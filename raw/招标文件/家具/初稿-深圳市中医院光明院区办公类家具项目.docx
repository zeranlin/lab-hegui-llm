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9EC0B2">
      <w:pPr>
        <w:pStyle w:val="38"/>
        <w:widowControl/>
        <w:jc w:val="center"/>
        <w:outlineLvl w:val="1"/>
        <w:rPr>
          <w:rFonts w:ascii="黑体" w:hAnsi="宋体" w:eastAsia="黑体" w:cs="黑体"/>
          <w:sz w:val="40"/>
          <w:szCs w:val="40"/>
          <w:highlight w:val="none"/>
        </w:rPr>
      </w:pPr>
      <w:bookmarkStart w:id="0" w:name="_Hlk71456902"/>
      <w:r>
        <w:rPr>
          <w:rFonts w:hint="eastAsia" w:ascii="黑体" w:hAnsi="宋体" w:eastAsia="黑体" w:cs="黑体"/>
          <w:sz w:val="40"/>
          <w:szCs w:val="40"/>
          <w:highlight w:val="none"/>
        </w:rPr>
        <w:t>招标文件信息</w:t>
      </w:r>
    </w:p>
    <w:tbl>
      <w:tblPr>
        <w:tblStyle w:val="44"/>
        <w:tblW w:w="7943" w:type="dxa"/>
        <w:jc w:val="center"/>
        <w:tblCellSpacing w:w="0" w:type="dxa"/>
        <w:tblLayout w:type="fixed"/>
        <w:tblCellMar>
          <w:top w:w="45" w:type="dxa"/>
          <w:left w:w="45" w:type="dxa"/>
          <w:bottom w:w="45" w:type="dxa"/>
          <w:right w:w="45" w:type="dxa"/>
        </w:tblCellMar>
      </w:tblPr>
      <w:tblGrid>
        <w:gridCol w:w="2723"/>
        <w:gridCol w:w="5220"/>
      </w:tblGrid>
      <w:tr w14:paraId="58B6EAE3">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14:paraId="44A54152">
            <w:pPr>
              <w:widowControl/>
              <w:jc w:val="right"/>
              <w:rPr>
                <w:sz w:val="30"/>
                <w:szCs w:val="30"/>
                <w:highlight w:val="none"/>
              </w:rPr>
            </w:pPr>
            <w:r>
              <w:rPr>
                <w:rFonts w:ascii="宋体" w:hAnsi="宋体" w:cs="宋体"/>
                <w:kern w:val="0"/>
                <w:sz w:val="30"/>
                <w:szCs w:val="30"/>
                <w:highlight w:val="none"/>
                <w:lang w:bidi="ar"/>
              </w:rPr>
              <w:t>项目编号：</w:t>
            </w:r>
          </w:p>
        </w:tc>
        <w:tc>
          <w:tcPr>
            <w:tcW w:w="5220" w:type="dxa"/>
            <w:shd w:val="clear" w:color="auto" w:fill="auto"/>
            <w:vAlign w:val="center"/>
          </w:tcPr>
          <w:p w14:paraId="5317AEFC">
            <w:pPr>
              <w:widowControl/>
              <w:jc w:val="left"/>
              <w:rPr>
                <w:sz w:val="30"/>
                <w:szCs w:val="30"/>
                <w:highlight w:val="none"/>
              </w:rPr>
            </w:pPr>
            <w:r>
              <w:rPr>
                <w:rFonts w:ascii="宋体" w:hAnsi="宋体" w:cs="宋体"/>
                <w:kern w:val="0"/>
                <w:sz w:val="30"/>
                <w:szCs w:val="30"/>
                <w:highlight w:val="none"/>
                <w:lang w:bidi="ar"/>
              </w:rPr>
              <w:t>**********</w:t>
            </w:r>
          </w:p>
        </w:tc>
      </w:tr>
      <w:tr w14:paraId="0B1BC043">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14:paraId="79BC66D4">
            <w:pPr>
              <w:widowControl/>
              <w:jc w:val="right"/>
              <w:rPr>
                <w:sz w:val="30"/>
                <w:szCs w:val="30"/>
                <w:highlight w:val="none"/>
              </w:rPr>
            </w:pPr>
            <w:r>
              <w:rPr>
                <w:rFonts w:ascii="宋体" w:hAnsi="宋体" w:cs="宋体"/>
                <w:kern w:val="0"/>
                <w:sz w:val="30"/>
                <w:szCs w:val="30"/>
                <w:highlight w:val="none"/>
                <w:lang w:bidi="ar"/>
              </w:rPr>
              <w:t>项目名称：</w:t>
            </w:r>
          </w:p>
        </w:tc>
        <w:tc>
          <w:tcPr>
            <w:tcW w:w="5220" w:type="dxa"/>
            <w:shd w:val="clear" w:color="auto" w:fill="auto"/>
            <w:vAlign w:val="center"/>
          </w:tcPr>
          <w:p w14:paraId="16D61DC2">
            <w:pPr>
              <w:widowControl/>
              <w:jc w:val="left"/>
              <w:rPr>
                <w:sz w:val="30"/>
                <w:szCs w:val="30"/>
                <w:highlight w:val="none"/>
              </w:rPr>
            </w:pPr>
            <w:r>
              <w:rPr>
                <w:rFonts w:hint="eastAsia" w:ascii="宋体" w:hAnsi="宋体" w:cs="宋体"/>
                <w:kern w:val="0"/>
                <w:sz w:val="30"/>
                <w:szCs w:val="30"/>
                <w:highlight w:val="none"/>
                <w:lang w:bidi="ar"/>
              </w:rPr>
              <w:t>深圳市中医院光明院区办公类家具项目</w:t>
            </w:r>
          </w:p>
        </w:tc>
      </w:tr>
      <w:tr w14:paraId="655BD8B0">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14:paraId="6A894777">
            <w:pPr>
              <w:widowControl/>
              <w:jc w:val="right"/>
              <w:rPr>
                <w:sz w:val="30"/>
                <w:szCs w:val="30"/>
                <w:highlight w:val="none"/>
              </w:rPr>
            </w:pPr>
            <w:r>
              <w:rPr>
                <w:rFonts w:ascii="宋体" w:hAnsi="宋体" w:cs="宋体"/>
                <w:kern w:val="0"/>
                <w:sz w:val="30"/>
                <w:szCs w:val="30"/>
                <w:highlight w:val="none"/>
                <w:lang w:bidi="ar"/>
              </w:rPr>
              <w:t xml:space="preserve">包 </w:t>
            </w:r>
            <w:r>
              <w:rPr>
                <w:rFonts w:hint="eastAsia" w:ascii="宋体" w:hAnsi="宋体" w:cs="宋体"/>
                <w:kern w:val="0"/>
                <w:sz w:val="30"/>
                <w:szCs w:val="30"/>
                <w:highlight w:val="none"/>
                <w:lang w:val="en-US" w:eastAsia="zh-CN" w:bidi="ar"/>
              </w:rPr>
              <w:t xml:space="preserve">   </w:t>
            </w:r>
            <w:r>
              <w:rPr>
                <w:rFonts w:ascii="宋体" w:hAnsi="宋体" w:cs="宋体"/>
                <w:kern w:val="0"/>
                <w:sz w:val="30"/>
                <w:szCs w:val="30"/>
                <w:highlight w:val="none"/>
                <w:lang w:bidi="ar"/>
              </w:rPr>
              <w:t>号：</w:t>
            </w:r>
          </w:p>
        </w:tc>
        <w:tc>
          <w:tcPr>
            <w:tcW w:w="5220" w:type="dxa"/>
            <w:shd w:val="clear" w:color="auto" w:fill="auto"/>
            <w:vAlign w:val="center"/>
          </w:tcPr>
          <w:p w14:paraId="08AE2374">
            <w:pPr>
              <w:widowControl/>
              <w:jc w:val="left"/>
              <w:rPr>
                <w:sz w:val="30"/>
                <w:szCs w:val="30"/>
                <w:highlight w:val="none"/>
              </w:rPr>
            </w:pPr>
            <w:r>
              <w:rPr>
                <w:rFonts w:ascii="宋体" w:hAnsi="宋体" w:cs="宋体"/>
                <w:kern w:val="0"/>
                <w:sz w:val="30"/>
                <w:szCs w:val="30"/>
                <w:highlight w:val="none"/>
                <w:lang w:bidi="ar"/>
              </w:rPr>
              <w:t>A</w:t>
            </w:r>
          </w:p>
        </w:tc>
      </w:tr>
      <w:tr w14:paraId="4E436A7A">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14:paraId="5A010004">
            <w:pPr>
              <w:widowControl/>
              <w:jc w:val="right"/>
              <w:rPr>
                <w:sz w:val="30"/>
                <w:szCs w:val="30"/>
                <w:highlight w:val="none"/>
              </w:rPr>
            </w:pPr>
            <w:r>
              <w:rPr>
                <w:rFonts w:ascii="宋体" w:hAnsi="宋体" w:cs="宋体"/>
                <w:kern w:val="0"/>
                <w:sz w:val="30"/>
                <w:szCs w:val="30"/>
                <w:highlight w:val="none"/>
                <w:lang w:bidi="ar"/>
              </w:rPr>
              <w:t>项目类型：</w:t>
            </w:r>
          </w:p>
        </w:tc>
        <w:tc>
          <w:tcPr>
            <w:tcW w:w="5220" w:type="dxa"/>
            <w:shd w:val="clear" w:color="auto" w:fill="auto"/>
            <w:vAlign w:val="center"/>
          </w:tcPr>
          <w:p w14:paraId="57E8E9DF">
            <w:pPr>
              <w:widowControl/>
              <w:jc w:val="left"/>
              <w:rPr>
                <w:sz w:val="30"/>
                <w:szCs w:val="30"/>
                <w:highlight w:val="none"/>
              </w:rPr>
            </w:pPr>
            <w:r>
              <w:rPr>
                <w:rFonts w:ascii="宋体" w:hAnsi="宋体" w:cs="宋体"/>
                <w:kern w:val="0"/>
                <w:sz w:val="30"/>
                <w:szCs w:val="30"/>
                <w:highlight w:val="none"/>
                <w:lang w:bidi="ar"/>
              </w:rPr>
              <w:t>货物类</w:t>
            </w:r>
          </w:p>
        </w:tc>
      </w:tr>
      <w:tr w14:paraId="0D7AAADF">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14:paraId="6BA7DC94">
            <w:pPr>
              <w:widowControl/>
              <w:jc w:val="right"/>
              <w:rPr>
                <w:sz w:val="30"/>
                <w:szCs w:val="30"/>
                <w:highlight w:val="none"/>
              </w:rPr>
            </w:pPr>
            <w:r>
              <w:rPr>
                <w:rFonts w:ascii="宋体" w:hAnsi="宋体" w:cs="宋体"/>
                <w:kern w:val="0"/>
                <w:sz w:val="30"/>
                <w:szCs w:val="30"/>
                <w:highlight w:val="none"/>
                <w:lang w:bidi="ar"/>
              </w:rPr>
              <w:t>采购方式：</w:t>
            </w:r>
          </w:p>
        </w:tc>
        <w:tc>
          <w:tcPr>
            <w:tcW w:w="5220" w:type="dxa"/>
            <w:shd w:val="clear" w:color="auto" w:fill="auto"/>
            <w:vAlign w:val="center"/>
          </w:tcPr>
          <w:p w14:paraId="1D0DBCFD">
            <w:pPr>
              <w:widowControl/>
              <w:jc w:val="left"/>
              <w:rPr>
                <w:sz w:val="30"/>
                <w:szCs w:val="30"/>
                <w:highlight w:val="none"/>
              </w:rPr>
            </w:pPr>
            <w:r>
              <w:rPr>
                <w:rFonts w:ascii="宋体" w:hAnsi="宋体" w:cs="宋体"/>
                <w:kern w:val="0"/>
                <w:sz w:val="30"/>
                <w:szCs w:val="30"/>
                <w:highlight w:val="none"/>
                <w:lang w:bidi="ar"/>
              </w:rPr>
              <w:t>公开招标</w:t>
            </w:r>
          </w:p>
        </w:tc>
      </w:tr>
      <w:tr w14:paraId="05013A4D">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14:paraId="28BA53D4">
            <w:pPr>
              <w:widowControl/>
              <w:jc w:val="right"/>
              <w:rPr>
                <w:sz w:val="30"/>
                <w:szCs w:val="30"/>
                <w:highlight w:val="none"/>
              </w:rPr>
            </w:pPr>
            <w:r>
              <w:rPr>
                <w:rFonts w:ascii="宋体" w:hAnsi="宋体" w:cs="宋体"/>
                <w:kern w:val="0"/>
                <w:sz w:val="30"/>
                <w:szCs w:val="30"/>
                <w:highlight w:val="none"/>
                <w:lang w:bidi="ar"/>
              </w:rPr>
              <w:t>货币类型：</w:t>
            </w:r>
          </w:p>
        </w:tc>
        <w:tc>
          <w:tcPr>
            <w:tcW w:w="5220" w:type="dxa"/>
            <w:shd w:val="clear" w:color="auto" w:fill="auto"/>
            <w:vAlign w:val="center"/>
          </w:tcPr>
          <w:p w14:paraId="0AB3223F">
            <w:pPr>
              <w:widowControl/>
              <w:jc w:val="left"/>
              <w:rPr>
                <w:sz w:val="30"/>
                <w:szCs w:val="30"/>
                <w:highlight w:val="none"/>
              </w:rPr>
            </w:pPr>
            <w:r>
              <w:rPr>
                <w:rFonts w:ascii="宋体" w:hAnsi="宋体" w:cs="宋体"/>
                <w:kern w:val="0"/>
                <w:sz w:val="30"/>
                <w:szCs w:val="30"/>
                <w:highlight w:val="none"/>
                <w:lang w:bidi="ar"/>
              </w:rPr>
              <w:t>人民币</w:t>
            </w:r>
          </w:p>
        </w:tc>
      </w:tr>
      <w:tr w14:paraId="498DFE20">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14:paraId="5F9E74E7">
            <w:pPr>
              <w:widowControl/>
              <w:jc w:val="right"/>
              <w:rPr>
                <w:sz w:val="30"/>
                <w:szCs w:val="30"/>
                <w:highlight w:val="none"/>
              </w:rPr>
            </w:pPr>
            <w:r>
              <w:rPr>
                <w:rFonts w:ascii="宋体" w:hAnsi="宋体" w:cs="宋体"/>
                <w:kern w:val="0"/>
                <w:sz w:val="30"/>
                <w:szCs w:val="30"/>
                <w:highlight w:val="none"/>
                <w:lang w:bidi="ar"/>
              </w:rPr>
              <w:t>评标方法：</w:t>
            </w:r>
          </w:p>
        </w:tc>
        <w:tc>
          <w:tcPr>
            <w:tcW w:w="5220" w:type="dxa"/>
            <w:shd w:val="clear" w:color="auto" w:fill="auto"/>
            <w:vAlign w:val="center"/>
          </w:tcPr>
          <w:p w14:paraId="6A6D47A8">
            <w:pPr>
              <w:widowControl/>
              <w:jc w:val="left"/>
              <w:rPr>
                <w:sz w:val="30"/>
                <w:szCs w:val="30"/>
                <w:highlight w:val="none"/>
              </w:rPr>
            </w:pPr>
            <w:r>
              <w:rPr>
                <w:rFonts w:ascii="宋体" w:hAnsi="宋体" w:cs="宋体"/>
                <w:kern w:val="0"/>
                <w:sz w:val="30"/>
                <w:szCs w:val="30"/>
                <w:highlight w:val="none"/>
                <w:lang w:bidi="ar"/>
              </w:rPr>
              <w:t>综合评分法</w:t>
            </w:r>
          </w:p>
        </w:tc>
      </w:tr>
      <w:bookmarkEnd w:id="0"/>
    </w:tbl>
    <w:p w14:paraId="69207B89">
      <w:pPr>
        <w:pStyle w:val="38"/>
        <w:widowControl/>
        <w:jc w:val="center"/>
        <w:outlineLvl w:val="1"/>
        <w:rPr>
          <w:rFonts w:hint="eastAsia" w:ascii="黑体" w:hAnsi="宋体" w:eastAsia="黑体" w:cs="黑体"/>
          <w:sz w:val="40"/>
          <w:szCs w:val="40"/>
          <w:highlight w:val="none"/>
        </w:rPr>
        <w:sectPr>
          <w:headerReference r:id="rId5" w:type="first"/>
          <w:footerReference r:id="rId6" w:type="default"/>
          <w:footerReference r:id="rId7" w:type="even"/>
          <w:pgSz w:w="11907" w:h="16840"/>
          <w:pgMar w:top="1440" w:right="1418" w:bottom="1440" w:left="1418" w:header="851" w:footer="992" w:gutter="0"/>
          <w:cols w:space="425" w:num="1"/>
          <w:titlePg/>
          <w:docGrid w:linePitch="462" w:charSpace="0"/>
        </w:sectPr>
      </w:pPr>
    </w:p>
    <w:p w14:paraId="1258421F">
      <w:pPr>
        <w:pStyle w:val="38"/>
        <w:widowControl/>
        <w:jc w:val="center"/>
        <w:outlineLvl w:val="1"/>
        <w:rPr>
          <w:rFonts w:ascii="黑体" w:hAnsi="宋体" w:eastAsia="黑体" w:cs="黑体"/>
          <w:sz w:val="40"/>
          <w:szCs w:val="40"/>
          <w:highlight w:val="none"/>
        </w:rPr>
      </w:pPr>
      <w:r>
        <w:rPr>
          <w:rFonts w:hint="eastAsia" w:ascii="黑体" w:hAnsi="宋体" w:eastAsia="黑体" w:cs="黑体"/>
          <w:sz w:val="40"/>
          <w:szCs w:val="40"/>
          <w:highlight w:val="none"/>
        </w:rPr>
        <w:t>资格性审查表</w:t>
      </w:r>
    </w:p>
    <w:tbl>
      <w:tblPr>
        <w:tblStyle w:val="44"/>
        <w:tblW w:w="9078"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20" w:type="dxa"/>
          <w:left w:w="108" w:type="dxa"/>
          <w:bottom w:w="20" w:type="dxa"/>
          <w:right w:w="108" w:type="dxa"/>
        </w:tblCellMar>
      </w:tblPr>
      <w:tblGrid>
        <w:gridCol w:w="794"/>
        <w:gridCol w:w="8284"/>
      </w:tblGrid>
      <w:tr w14:paraId="2223E3A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E6EFFA"/>
            <w:vAlign w:val="center"/>
          </w:tcPr>
          <w:p w14:paraId="35B67D23">
            <w:pPr>
              <w:widowControl/>
              <w:jc w:val="center"/>
              <w:rPr>
                <w:sz w:val="28"/>
                <w:szCs w:val="28"/>
                <w:highlight w:val="none"/>
              </w:rPr>
            </w:pPr>
            <w:r>
              <w:rPr>
                <w:rFonts w:ascii="宋体" w:hAnsi="宋体" w:cs="宋体"/>
                <w:kern w:val="0"/>
                <w:sz w:val="28"/>
                <w:szCs w:val="28"/>
                <w:highlight w:val="none"/>
                <w:lang w:bidi="ar"/>
              </w:rPr>
              <w:t>序号</w:t>
            </w:r>
          </w:p>
        </w:tc>
        <w:tc>
          <w:tcPr>
            <w:tcW w:w="8284" w:type="dxa"/>
            <w:tcBorders>
              <w:top w:val="single" w:color="000000" w:sz="8" w:space="0"/>
              <w:left w:val="single" w:color="000000" w:sz="8" w:space="0"/>
              <w:bottom w:val="single" w:color="000000" w:sz="8" w:space="0"/>
              <w:right w:val="single" w:color="000000" w:sz="8" w:space="0"/>
            </w:tcBorders>
            <w:shd w:val="clear" w:color="auto" w:fill="E6EFFA"/>
            <w:vAlign w:val="center"/>
          </w:tcPr>
          <w:p w14:paraId="12888717">
            <w:pPr>
              <w:widowControl/>
              <w:jc w:val="center"/>
              <w:rPr>
                <w:sz w:val="28"/>
                <w:szCs w:val="28"/>
                <w:highlight w:val="none"/>
              </w:rPr>
            </w:pPr>
            <w:r>
              <w:rPr>
                <w:rFonts w:ascii="宋体" w:hAnsi="宋体" w:cs="宋体"/>
                <w:kern w:val="0"/>
                <w:sz w:val="28"/>
                <w:szCs w:val="28"/>
                <w:highlight w:val="none"/>
                <w:lang w:bidi="ar"/>
              </w:rPr>
              <w:t>内容</w:t>
            </w:r>
          </w:p>
        </w:tc>
      </w:tr>
      <w:tr w14:paraId="6FEDD4A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tcPr>
          <w:p w14:paraId="6224F948">
            <w:pPr>
              <w:widowControl/>
              <w:jc w:val="center"/>
              <w:textAlignment w:val="top"/>
              <w:rPr>
                <w:szCs w:val="21"/>
                <w:highlight w:val="none"/>
              </w:rPr>
            </w:pPr>
            <w:r>
              <w:rPr>
                <w:rFonts w:ascii="宋体" w:hAnsi="宋体" w:cs="宋体"/>
                <w:kern w:val="0"/>
                <w:szCs w:val="21"/>
                <w:highlight w:val="none"/>
                <w:lang w:bidi="ar"/>
              </w:rPr>
              <w:t>1</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1E4BD959">
            <w:pPr>
              <w:widowControl/>
              <w:jc w:val="left"/>
              <w:textAlignment w:val="top"/>
              <w:rPr>
                <w:szCs w:val="21"/>
                <w:highlight w:val="none"/>
              </w:rPr>
            </w:pPr>
            <w:r>
              <w:rPr>
                <w:rFonts w:ascii="宋体" w:hAnsi="宋体" w:cs="宋体"/>
                <w:kern w:val="0"/>
                <w:szCs w:val="21"/>
                <w:highlight w:val="none"/>
                <w:lang w:bidi="ar"/>
              </w:rPr>
              <w:t>投标人不</w:t>
            </w:r>
            <w:r>
              <w:rPr>
                <w:rFonts w:hint="eastAsia" w:ascii="宋体" w:hAnsi="宋体" w:cs="宋体"/>
                <w:kern w:val="0"/>
                <w:szCs w:val="21"/>
                <w:highlight w:val="none"/>
                <w:lang w:bidi="ar"/>
              </w:rPr>
              <w:t>符合</w:t>
            </w:r>
            <w:r>
              <w:rPr>
                <w:rFonts w:ascii="宋体" w:hAnsi="宋体" w:cs="宋体"/>
                <w:kern w:val="0"/>
                <w:szCs w:val="21"/>
                <w:highlight w:val="none"/>
                <w:lang w:bidi="ar"/>
              </w:rPr>
              <w:t>资格要求，或未提交相应的资格证明资料（详见招标公告</w:t>
            </w:r>
            <w:r>
              <w:rPr>
                <w:rFonts w:hint="eastAsia" w:ascii="宋体" w:hAnsi="宋体"/>
                <w:szCs w:val="21"/>
                <w:highlight w:val="none"/>
              </w:rPr>
              <w:t>投标人资格要求，即申请人的资格要求</w:t>
            </w:r>
            <w:r>
              <w:rPr>
                <w:rFonts w:ascii="宋体" w:hAnsi="宋体" w:cs="宋体"/>
                <w:kern w:val="0"/>
                <w:szCs w:val="21"/>
                <w:highlight w:val="none"/>
                <w:lang w:bidi="ar"/>
              </w:rPr>
              <w:t>）</w:t>
            </w:r>
          </w:p>
        </w:tc>
      </w:tr>
    </w:tbl>
    <w:p w14:paraId="42C423A0">
      <w:pPr>
        <w:pStyle w:val="38"/>
        <w:widowControl/>
        <w:spacing w:before="280" w:beforeAutospacing="0"/>
        <w:jc w:val="center"/>
        <w:outlineLvl w:val="1"/>
        <w:rPr>
          <w:rFonts w:ascii="黑体" w:hAnsi="宋体" w:eastAsia="黑体" w:cs="黑体"/>
          <w:sz w:val="40"/>
          <w:szCs w:val="40"/>
          <w:highlight w:val="none"/>
        </w:rPr>
      </w:pPr>
      <w:r>
        <w:rPr>
          <w:rFonts w:hint="eastAsia" w:ascii="黑体" w:hAnsi="宋体" w:eastAsia="黑体" w:cs="黑体"/>
          <w:sz w:val="40"/>
          <w:szCs w:val="40"/>
          <w:highlight w:val="none"/>
        </w:rPr>
        <w:t>符合性审查表</w:t>
      </w:r>
    </w:p>
    <w:tbl>
      <w:tblPr>
        <w:tblStyle w:val="44"/>
        <w:tblW w:w="9078"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20" w:type="dxa"/>
          <w:left w:w="108" w:type="dxa"/>
          <w:bottom w:w="20" w:type="dxa"/>
          <w:right w:w="108" w:type="dxa"/>
        </w:tblCellMar>
      </w:tblPr>
      <w:tblGrid>
        <w:gridCol w:w="794"/>
        <w:gridCol w:w="8284"/>
      </w:tblGrid>
      <w:tr w14:paraId="08BF5E4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E6EFFA"/>
            <w:vAlign w:val="center"/>
          </w:tcPr>
          <w:p w14:paraId="6192D286">
            <w:pPr>
              <w:widowControl/>
              <w:jc w:val="center"/>
              <w:rPr>
                <w:sz w:val="28"/>
                <w:szCs w:val="28"/>
                <w:highlight w:val="none"/>
              </w:rPr>
            </w:pPr>
            <w:r>
              <w:rPr>
                <w:rFonts w:ascii="宋体" w:hAnsi="宋体" w:cs="宋体"/>
                <w:kern w:val="0"/>
                <w:sz w:val="28"/>
                <w:szCs w:val="28"/>
                <w:highlight w:val="none"/>
                <w:lang w:bidi="ar"/>
              </w:rPr>
              <w:t>序号</w:t>
            </w:r>
          </w:p>
        </w:tc>
        <w:tc>
          <w:tcPr>
            <w:tcW w:w="8284" w:type="dxa"/>
            <w:tcBorders>
              <w:top w:val="single" w:color="000000" w:sz="8" w:space="0"/>
              <w:left w:val="single" w:color="000000" w:sz="8" w:space="0"/>
              <w:bottom w:val="single" w:color="000000" w:sz="8" w:space="0"/>
              <w:right w:val="single" w:color="000000" w:sz="8" w:space="0"/>
            </w:tcBorders>
            <w:shd w:val="clear" w:color="auto" w:fill="E6EFFA"/>
            <w:vAlign w:val="center"/>
          </w:tcPr>
          <w:p w14:paraId="2B87686B">
            <w:pPr>
              <w:widowControl/>
              <w:jc w:val="center"/>
              <w:rPr>
                <w:sz w:val="28"/>
                <w:szCs w:val="28"/>
                <w:highlight w:val="none"/>
              </w:rPr>
            </w:pPr>
            <w:r>
              <w:rPr>
                <w:rFonts w:ascii="宋体" w:hAnsi="宋体" w:cs="宋体"/>
                <w:kern w:val="0"/>
                <w:sz w:val="28"/>
                <w:szCs w:val="28"/>
                <w:highlight w:val="none"/>
                <w:lang w:bidi="ar"/>
              </w:rPr>
              <w:t>内容</w:t>
            </w:r>
          </w:p>
        </w:tc>
      </w:tr>
      <w:tr w14:paraId="034006E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5D9B800">
            <w:pPr>
              <w:widowControl/>
              <w:jc w:val="center"/>
              <w:textAlignment w:val="top"/>
              <w:rPr>
                <w:szCs w:val="21"/>
                <w:highlight w:val="none"/>
              </w:rPr>
            </w:pPr>
            <w:r>
              <w:rPr>
                <w:rFonts w:ascii="宋体" w:hAnsi="宋体" w:cs="宋体"/>
                <w:kern w:val="0"/>
                <w:szCs w:val="21"/>
                <w:highlight w:val="none"/>
                <w:lang w:bidi="ar"/>
              </w:rPr>
              <w:t>1</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0A778C5A">
            <w:pPr>
              <w:widowControl/>
              <w:jc w:val="left"/>
              <w:textAlignment w:val="top"/>
              <w:rPr>
                <w:szCs w:val="21"/>
                <w:highlight w:val="none"/>
              </w:rPr>
            </w:pPr>
            <w:r>
              <w:rPr>
                <w:rFonts w:hint="eastAsia"/>
                <w:highlight w:val="none"/>
                <w:lang w:val="en-US" w:eastAsia="zh-CN"/>
              </w:rPr>
              <w:t>不得</w:t>
            </w:r>
            <w:r>
              <w:rPr>
                <w:rFonts w:hint="eastAsia"/>
                <w:highlight w:val="none"/>
              </w:rPr>
              <w:t>将一个包的内容拆开投标；</w:t>
            </w:r>
          </w:p>
        </w:tc>
      </w:tr>
      <w:tr w14:paraId="0CA4B23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72907F0">
            <w:pPr>
              <w:widowControl/>
              <w:jc w:val="center"/>
              <w:textAlignment w:val="top"/>
              <w:rPr>
                <w:szCs w:val="21"/>
                <w:highlight w:val="none"/>
              </w:rPr>
            </w:pPr>
            <w:r>
              <w:rPr>
                <w:rFonts w:ascii="宋体" w:hAnsi="宋体" w:cs="宋体"/>
                <w:kern w:val="0"/>
                <w:szCs w:val="21"/>
                <w:highlight w:val="none"/>
                <w:lang w:bidi="ar"/>
              </w:rPr>
              <w:t>2</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3AF47617">
            <w:pPr>
              <w:widowControl/>
              <w:jc w:val="left"/>
              <w:textAlignment w:val="top"/>
              <w:rPr>
                <w:szCs w:val="21"/>
                <w:highlight w:val="none"/>
              </w:rPr>
            </w:pPr>
            <w:r>
              <w:rPr>
                <w:rFonts w:hint="eastAsia"/>
                <w:highlight w:val="none"/>
              </w:rPr>
              <w:t>对同一项目投标时，</w:t>
            </w:r>
            <w:r>
              <w:rPr>
                <w:rFonts w:hint="eastAsia"/>
                <w:highlight w:val="none"/>
                <w:lang w:val="en-US" w:eastAsia="zh-CN"/>
              </w:rPr>
              <w:t>不得</w:t>
            </w:r>
            <w:r>
              <w:rPr>
                <w:rFonts w:hint="eastAsia"/>
                <w:highlight w:val="none"/>
              </w:rPr>
              <w:t>提供两套以上的投标方案（招标文件另有规定的除外）；</w:t>
            </w:r>
          </w:p>
        </w:tc>
      </w:tr>
      <w:tr w14:paraId="61E66AE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98BB6C1">
            <w:pPr>
              <w:widowControl/>
              <w:jc w:val="center"/>
              <w:textAlignment w:val="top"/>
              <w:rPr>
                <w:szCs w:val="21"/>
                <w:highlight w:val="none"/>
              </w:rPr>
            </w:pPr>
            <w:r>
              <w:rPr>
                <w:rFonts w:ascii="宋体" w:hAnsi="宋体" w:cs="宋体"/>
                <w:kern w:val="0"/>
                <w:szCs w:val="21"/>
                <w:highlight w:val="none"/>
                <w:lang w:bidi="ar"/>
              </w:rPr>
              <w:t>3</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5A51812F">
            <w:pPr>
              <w:widowControl/>
              <w:jc w:val="left"/>
              <w:textAlignment w:val="top"/>
              <w:rPr>
                <w:szCs w:val="21"/>
                <w:highlight w:val="none"/>
              </w:rPr>
            </w:pPr>
            <w:r>
              <w:rPr>
                <w:rFonts w:hint="eastAsia"/>
                <w:highlight w:val="none"/>
              </w:rPr>
              <w:t>分项报价或投标总价</w:t>
            </w:r>
            <w:r>
              <w:rPr>
                <w:rFonts w:hint="eastAsia"/>
                <w:highlight w:val="none"/>
                <w:lang w:val="en-US" w:eastAsia="zh-CN"/>
              </w:rPr>
              <w:t>不得</w:t>
            </w:r>
            <w:r>
              <w:rPr>
                <w:rFonts w:hint="eastAsia"/>
                <w:highlight w:val="none"/>
              </w:rPr>
              <w:t>高于</w:t>
            </w:r>
            <w:bookmarkStart w:id="1" w:name="_Hlk71832186"/>
            <w:r>
              <w:rPr>
                <w:rFonts w:hint="eastAsia"/>
                <w:highlight w:val="none"/>
              </w:rPr>
              <w:t>相应预算金额（或设定的预算金额下的最高限价）</w:t>
            </w:r>
            <w:bookmarkEnd w:id="1"/>
            <w:r>
              <w:rPr>
                <w:rFonts w:hint="eastAsia"/>
                <w:highlight w:val="none"/>
              </w:rPr>
              <w:t>；</w:t>
            </w:r>
          </w:p>
        </w:tc>
      </w:tr>
      <w:tr w14:paraId="0C5E7C6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32ED5F4">
            <w:pPr>
              <w:widowControl/>
              <w:jc w:val="center"/>
              <w:textAlignment w:val="top"/>
              <w:rPr>
                <w:szCs w:val="21"/>
                <w:highlight w:val="none"/>
              </w:rPr>
            </w:pPr>
            <w:r>
              <w:rPr>
                <w:rFonts w:ascii="宋体" w:hAnsi="宋体" w:cs="宋体"/>
                <w:kern w:val="0"/>
                <w:szCs w:val="21"/>
                <w:highlight w:val="none"/>
                <w:lang w:bidi="ar"/>
              </w:rPr>
              <w:t>4</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20314366">
            <w:pPr>
              <w:widowControl/>
              <w:jc w:val="left"/>
              <w:textAlignment w:val="top"/>
              <w:rPr>
                <w:szCs w:val="21"/>
                <w:highlight w:val="none"/>
              </w:rPr>
            </w:pPr>
            <w:r>
              <w:rPr>
                <w:rFonts w:hint="eastAsia"/>
                <w:highlight w:val="none"/>
              </w:rPr>
              <w:t>评审委员会认为投标人的报价明显低于其他通过符合性审查投标人的报价，有可能影响产品质量或者不能诚信履约的，应当要求其在评审现场合理的时间内提供书面说明，必要时提交相关证明材料；在此情况下，投标人仍不能证明其报价合理性的（评审委员会成员对投标人提供的说明材料判断不一致的，按照“少数服从多数”的原则确定评审委员会的意见）；</w:t>
            </w:r>
          </w:p>
        </w:tc>
      </w:tr>
      <w:tr w14:paraId="5AE4966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85C3A9C">
            <w:pPr>
              <w:widowControl/>
              <w:jc w:val="center"/>
              <w:textAlignment w:val="top"/>
              <w:rPr>
                <w:szCs w:val="21"/>
                <w:highlight w:val="none"/>
              </w:rPr>
            </w:pPr>
            <w:r>
              <w:rPr>
                <w:rFonts w:ascii="宋体" w:hAnsi="宋体" w:cs="宋体"/>
                <w:kern w:val="0"/>
                <w:szCs w:val="21"/>
                <w:highlight w:val="none"/>
                <w:lang w:bidi="ar"/>
              </w:rPr>
              <w:t>5</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0FA59A17">
            <w:pPr>
              <w:widowControl/>
              <w:jc w:val="left"/>
              <w:textAlignment w:val="top"/>
              <w:rPr>
                <w:szCs w:val="21"/>
                <w:highlight w:val="none"/>
              </w:rPr>
            </w:pPr>
            <w:r>
              <w:rPr>
                <w:rFonts w:hint="eastAsia"/>
                <w:highlight w:val="none"/>
              </w:rPr>
              <w:t>所投货物、服务在技术、商务等方面没有实质性满足招标文件要求的（是否实质性满足招标文件要求，由评审委员会根据实质性条款响应情况做出评判</w:t>
            </w:r>
            <w:r>
              <w:rPr>
                <w:rFonts w:hint="eastAsia"/>
                <w:highlight w:val="none"/>
                <w:lang w:eastAsia="zh-CN"/>
              </w:rPr>
              <w:t>；</w:t>
            </w:r>
            <w:r>
              <w:rPr>
                <w:rFonts w:hint="eastAsia"/>
                <w:highlight w:val="none"/>
                <w:lang w:val="en-US" w:eastAsia="zh-CN"/>
              </w:rPr>
              <w:t>若招标文件未设置实质性条款，不得据此做投标无效处理</w:t>
            </w:r>
            <w:r>
              <w:rPr>
                <w:rFonts w:hint="eastAsia"/>
                <w:highlight w:val="none"/>
              </w:rPr>
              <w:t>）；</w:t>
            </w:r>
          </w:p>
        </w:tc>
      </w:tr>
      <w:tr w14:paraId="0815282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E477675">
            <w:pPr>
              <w:widowControl/>
              <w:jc w:val="center"/>
              <w:textAlignment w:val="top"/>
              <w:rPr>
                <w:szCs w:val="21"/>
                <w:highlight w:val="none"/>
              </w:rPr>
            </w:pPr>
            <w:r>
              <w:rPr>
                <w:rFonts w:ascii="宋体" w:hAnsi="宋体" w:cs="宋体"/>
                <w:kern w:val="0"/>
                <w:szCs w:val="21"/>
                <w:highlight w:val="none"/>
                <w:lang w:bidi="ar"/>
              </w:rPr>
              <w:t>6</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0988CB2F">
            <w:pPr>
              <w:widowControl/>
              <w:jc w:val="left"/>
              <w:textAlignment w:val="top"/>
              <w:rPr>
                <w:rFonts w:hint="eastAsia"/>
                <w:highlight w:val="none"/>
              </w:rPr>
            </w:pPr>
            <w:r>
              <w:rPr>
                <w:rFonts w:hint="eastAsia"/>
                <w:highlight w:val="none"/>
              </w:rPr>
              <w:t>未按招标文件所提供的样式填写《投标函》；未按招标文件所提供的《政府采购投标及履约承诺函》进行承诺；未按招标文件对投标文件组成的要求提供投标文件；</w:t>
            </w:r>
          </w:p>
        </w:tc>
      </w:tr>
      <w:tr w14:paraId="3B9DEA3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BA26857">
            <w:pPr>
              <w:widowControl/>
              <w:jc w:val="center"/>
              <w:textAlignment w:val="top"/>
              <w:rPr>
                <w:rFonts w:hint="eastAsia"/>
                <w:highlight w:val="none"/>
              </w:rPr>
            </w:pPr>
            <w:r>
              <w:rPr>
                <w:rFonts w:hint="eastAsia"/>
                <w:highlight w:val="none"/>
              </w:rPr>
              <w:t>7</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6CDE05D7">
            <w:pPr>
              <w:widowControl/>
              <w:jc w:val="left"/>
              <w:textAlignment w:val="top"/>
              <w:rPr>
                <w:rFonts w:hint="eastAsia"/>
                <w:highlight w:val="none"/>
              </w:rPr>
            </w:pPr>
            <w:r>
              <w:rPr>
                <w:rFonts w:hint="eastAsia"/>
                <w:highlight w:val="none"/>
                <w:lang w:val="en-US" w:eastAsia="zh-CN"/>
              </w:rPr>
              <w:t>采购标的/所投产品/货物清单/报价等任意一类有缺漏项或响应不全，</w:t>
            </w:r>
            <w:r>
              <w:rPr>
                <w:rFonts w:hint="eastAsia"/>
                <w:highlight w:val="none"/>
              </w:rPr>
              <w:t>或者对招标文件规定的项目需求内容或者需求数量进行修改，评审委员会判定投标响应不满足采购需求；</w:t>
            </w:r>
          </w:p>
        </w:tc>
      </w:tr>
      <w:tr w14:paraId="3113F74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0258AD5">
            <w:pPr>
              <w:widowControl/>
              <w:jc w:val="center"/>
              <w:textAlignment w:val="top"/>
              <w:rPr>
                <w:szCs w:val="21"/>
                <w:highlight w:val="none"/>
              </w:rPr>
            </w:pPr>
            <w:r>
              <w:rPr>
                <w:rFonts w:ascii="宋体" w:hAnsi="宋体" w:cs="宋体"/>
                <w:kern w:val="0"/>
                <w:szCs w:val="21"/>
                <w:highlight w:val="none"/>
                <w:lang w:bidi="ar"/>
              </w:rPr>
              <w:t>8</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0BC8E53E">
            <w:pPr>
              <w:widowControl/>
              <w:jc w:val="left"/>
              <w:textAlignment w:val="top"/>
              <w:rPr>
                <w:rFonts w:hint="eastAsia"/>
                <w:highlight w:val="none"/>
              </w:rPr>
            </w:pPr>
            <w:r>
              <w:rPr>
                <w:rFonts w:hint="eastAsia"/>
                <w:highlight w:val="none"/>
              </w:rPr>
              <w:t>投标文件存在列放位置错误，导致属于信息公开情形的没有被公开；</w:t>
            </w:r>
          </w:p>
        </w:tc>
      </w:tr>
      <w:tr w14:paraId="67D7410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CDA7B07">
            <w:pPr>
              <w:widowControl/>
              <w:jc w:val="center"/>
              <w:textAlignment w:val="top"/>
              <w:rPr>
                <w:szCs w:val="21"/>
                <w:highlight w:val="none"/>
              </w:rPr>
            </w:pPr>
            <w:r>
              <w:rPr>
                <w:rFonts w:ascii="宋体" w:hAnsi="宋体" w:cs="宋体"/>
                <w:kern w:val="0"/>
                <w:szCs w:val="21"/>
                <w:highlight w:val="none"/>
                <w:lang w:bidi="ar"/>
              </w:rPr>
              <w:t>9</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4D896D5C">
            <w:pPr>
              <w:widowControl/>
              <w:jc w:val="left"/>
              <w:textAlignment w:val="top"/>
              <w:rPr>
                <w:rFonts w:hint="eastAsia"/>
                <w:highlight w:val="none"/>
              </w:rPr>
            </w:pPr>
            <w:r>
              <w:rPr>
                <w:rFonts w:hint="eastAsia"/>
                <w:highlight w:val="none"/>
              </w:rPr>
              <w:t>投标文件电子文档</w:t>
            </w:r>
            <w:r>
              <w:rPr>
                <w:rFonts w:hint="eastAsia"/>
                <w:highlight w:val="none"/>
                <w:lang w:val="en-US" w:eastAsia="zh-CN"/>
              </w:rPr>
              <w:t>不得</w:t>
            </w:r>
            <w:r>
              <w:rPr>
                <w:rFonts w:hint="eastAsia"/>
                <w:highlight w:val="none"/>
              </w:rPr>
              <w:t>带病毒；</w:t>
            </w:r>
          </w:p>
        </w:tc>
      </w:tr>
      <w:tr w14:paraId="71BDF27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13FED57">
            <w:pPr>
              <w:widowControl/>
              <w:jc w:val="center"/>
              <w:textAlignment w:val="top"/>
              <w:rPr>
                <w:szCs w:val="21"/>
                <w:highlight w:val="none"/>
              </w:rPr>
            </w:pPr>
            <w:r>
              <w:rPr>
                <w:rFonts w:ascii="宋体" w:hAnsi="宋体" w:cs="宋体"/>
                <w:kern w:val="0"/>
                <w:szCs w:val="21"/>
                <w:highlight w:val="none"/>
                <w:lang w:bidi="ar"/>
              </w:rPr>
              <w:t>10</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522D53C4">
            <w:pPr>
              <w:widowControl/>
              <w:jc w:val="left"/>
              <w:textAlignment w:val="top"/>
              <w:rPr>
                <w:rFonts w:hint="eastAsia"/>
                <w:highlight w:val="none"/>
              </w:rPr>
            </w:pPr>
            <w:r>
              <w:rPr>
                <w:rFonts w:hint="eastAsia"/>
                <w:highlight w:val="none"/>
              </w:rPr>
              <w:t>投标文件用不属于本公司的电子密钥或电子营业执照进行加密的；</w:t>
            </w:r>
          </w:p>
        </w:tc>
      </w:tr>
      <w:tr w14:paraId="6A7920D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rHeight w:val="280" w:hRule="atLeast"/>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85D19BC">
            <w:pPr>
              <w:widowControl/>
              <w:jc w:val="center"/>
              <w:textAlignment w:val="top"/>
              <w:rPr>
                <w:rFonts w:hint="eastAsia" w:eastAsia="宋体"/>
                <w:szCs w:val="24"/>
                <w:highlight w:val="none"/>
                <w:lang w:val="en-US" w:eastAsia="zh-CN"/>
              </w:rPr>
            </w:pPr>
            <w:r>
              <w:rPr>
                <w:rFonts w:hint="eastAsia"/>
                <w:szCs w:val="24"/>
                <w:highlight w:val="none"/>
                <w:lang w:val="en-US" w:eastAsia="zh-CN"/>
              </w:rPr>
              <w:t>11</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14C19CFB">
            <w:pPr>
              <w:widowControl/>
              <w:jc w:val="left"/>
              <w:textAlignment w:val="top"/>
              <w:rPr>
                <w:rFonts w:hint="eastAsia"/>
                <w:highlight w:val="none"/>
                <w:lang w:eastAsia="zh-CN"/>
              </w:rPr>
            </w:pPr>
            <w:r>
              <w:rPr>
                <w:rFonts w:hint="eastAsia"/>
                <w:highlight w:val="none"/>
              </w:rPr>
              <w:t>不同投标供应商投标文件“文件制作机器码”一致</w:t>
            </w:r>
            <w:r>
              <w:rPr>
                <w:rFonts w:hint="eastAsia"/>
                <w:highlight w:val="none"/>
                <w:lang w:eastAsia="zh-CN"/>
              </w:rPr>
              <w:t>；</w:t>
            </w:r>
          </w:p>
        </w:tc>
      </w:tr>
      <w:tr w14:paraId="3A8401B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F47AA8E">
            <w:pPr>
              <w:widowControl/>
              <w:jc w:val="center"/>
              <w:textAlignment w:val="top"/>
              <w:rPr>
                <w:rFonts w:hint="eastAsia" w:eastAsia="宋体"/>
                <w:szCs w:val="24"/>
                <w:highlight w:val="none"/>
                <w:lang w:val="en-US" w:eastAsia="zh-CN"/>
              </w:rPr>
            </w:pPr>
            <w:r>
              <w:rPr>
                <w:rFonts w:hint="eastAsia"/>
                <w:szCs w:val="24"/>
                <w:highlight w:val="none"/>
                <w:lang w:val="en-US" w:eastAsia="zh-CN"/>
              </w:rPr>
              <w:t>12</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26619F11">
            <w:pPr>
              <w:widowControl/>
              <w:jc w:val="left"/>
              <w:textAlignment w:val="top"/>
              <w:rPr>
                <w:rFonts w:hint="eastAsia"/>
                <w:highlight w:val="none"/>
                <w:lang w:eastAsia="zh-CN"/>
              </w:rPr>
            </w:pPr>
            <w:r>
              <w:rPr>
                <w:rFonts w:hint="eastAsia"/>
                <w:highlight w:val="none"/>
              </w:rPr>
              <w:t>不同投标供应商投标文件“文件创建标识码”一致</w:t>
            </w:r>
            <w:r>
              <w:rPr>
                <w:rFonts w:hint="eastAsia"/>
                <w:highlight w:val="none"/>
                <w:lang w:eastAsia="zh-CN"/>
              </w:rPr>
              <w:t>；</w:t>
            </w:r>
          </w:p>
        </w:tc>
      </w:tr>
      <w:tr w14:paraId="09F5526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22BD9D8">
            <w:pPr>
              <w:widowControl/>
              <w:jc w:val="center"/>
              <w:textAlignment w:val="top"/>
              <w:rPr>
                <w:rFonts w:hint="default" w:eastAsia="宋体"/>
                <w:szCs w:val="21"/>
                <w:highlight w:val="none"/>
                <w:lang w:val="en-US" w:eastAsia="zh-CN"/>
              </w:rPr>
            </w:pPr>
            <w:r>
              <w:rPr>
                <w:rFonts w:hint="eastAsia" w:ascii="宋体" w:hAnsi="宋体" w:cs="宋体"/>
                <w:kern w:val="0"/>
                <w:szCs w:val="21"/>
                <w:highlight w:val="none"/>
                <w:lang w:val="en-US" w:eastAsia="zh-CN" w:bidi="ar"/>
              </w:rPr>
              <w:t>13</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11241A46">
            <w:pPr>
              <w:widowControl/>
              <w:jc w:val="left"/>
              <w:textAlignment w:val="top"/>
              <w:rPr>
                <w:rFonts w:hint="eastAsia"/>
                <w:highlight w:val="none"/>
              </w:rPr>
            </w:pPr>
            <w:r>
              <w:rPr>
                <w:rFonts w:hint="eastAsia"/>
                <w:highlight w:val="none"/>
              </w:rPr>
              <w:t>法律、法规、规章、规范性文件规定的其他情形。</w:t>
            </w:r>
          </w:p>
        </w:tc>
      </w:tr>
    </w:tbl>
    <w:p w14:paraId="7C58EE4D">
      <w:pPr>
        <w:pStyle w:val="38"/>
        <w:widowControl/>
        <w:jc w:val="center"/>
        <w:outlineLvl w:val="1"/>
        <w:rPr>
          <w:rFonts w:hint="eastAsia" w:ascii="黑体" w:hAnsi="宋体" w:eastAsia="黑体" w:cs="黑体"/>
          <w:sz w:val="40"/>
          <w:szCs w:val="40"/>
          <w:highlight w:val="none"/>
        </w:rPr>
        <w:sectPr>
          <w:pgSz w:w="11907" w:h="16840"/>
          <w:pgMar w:top="1440" w:right="1418" w:bottom="1440" w:left="1418" w:header="851" w:footer="992" w:gutter="0"/>
          <w:cols w:space="425" w:num="1"/>
          <w:titlePg/>
          <w:docGrid w:linePitch="462" w:charSpace="0"/>
        </w:sectPr>
      </w:pPr>
    </w:p>
    <w:p w14:paraId="73BD2BCC">
      <w:pPr>
        <w:pStyle w:val="38"/>
        <w:widowControl/>
        <w:jc w:val="center"/>
        <w:outlineLvl w:val="1"/>
        <w:rPr>
          <w:rFonts w:ascii="黑体" w:hAnsi="宋体" w:eastAsia="黑体" w:cs="黑体"/>
          <w:sz w:val="40"/>
          <w:szCs w:val="40"/>
          <w:highlight w:val="none"/>
        </w:rPr>
      </w:pPr>
      <w:r>
        <w:rPr>
          <w:rFonts w:hint="eastAsia" w:ascii="黑体" w:hAnsi="宋体" w:eastAsia="黑体" w:cs="黑体"/>
          <w:sz w:val="40"/>
          <w:szCs w:val="40"/>
          <w:highlight w:val="none"/>
        </w:rPr>
        <w:t>评标信息</w:t>
      </w:r>
    </w:p>
    <w:tbl>
      <w:tblPr>
        <w:tblStyle w:val="44"/>
        <w:tblW w:w="9141" w:type="dxa"/>
        <w:jc w:val="center"/>
        <w:tblCellSpacing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45" w:type="dxa"/>
          <w:left w:w="45" w:type="dxa"/>
          <w:bottom w:w="45" w:type="dxa"/>
          <w:right w:w="45" w:type="dxa"/>
        </w:tblCellMar>
      </w:tblPr>
      <w:tblGrid>
        <w:gridCol w:w="9078"/>
      </w:tblGrid>
      <w:tr w14:paraId="075F73E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45" w:type="dxa"/>
            <w:left w:w="45" w:type="dxa"/>
            <w:bottom w:w="45" w:type="dxa"/>
            <w:right w:w="45" w:type="dxa"/>
          </w:tblCellMar>
        </w:tblPrEx>
        <w:trPr>
          <w:tblCellSpacing w:w="0" w:type="dxa"/>
          <w:jc w:val="center"/>
        </w:trPr>
        <w:tc>
          <w:tcPr>
            <w:tcW w:w="9078" w:type="dxa"/>
            <w:shd w:val="clear" w:color="auto" w:fill="auto"/>
            <w:vAlign w:val="center"/>
          </w:tcPr>
          <w:p w14:paraId="394BFFC7">
            <w:pPr>
              <w:jc w:val="left"/>
              <w:rPr>
                <w:rFonts w:ascii="宋体"/>
                <w:b/>
                <w:bCs/>
                <w:sz w:val="24"/>
                <w:highlight w:val="none"/>
              </w:rPr>
            </w:pPr>
            <w:r>
              <w:rPr>
                <w:b/>
                <w:bCs/>
                <w:highlight w:val="none"/>
              </w:rPr>
              <w:t>评标方法：</w:t>
            </w:r>
            <w:r>
              <w:rPr>
                <w:rFonts w:hint="eastAsia" w:ascii="Times New Roman" w:eastAsia="宋体"/>
                <w:b/>
                <w:bCs/>
                <w:highlight w:val="none"/>
                <w:lang w:val="en-US" w:eastAsia="zh-CN"/>
              </w:rPr>
              <w:t>最低价法</w:t>
            </w:r>
            <w:r>
              <w:rPr>
                <w:rFonts w:hint="default"/>
                <w:b/>
                <w:bCs/>
                <w:highlight w:val="none"/>
                <w:lang w:val="en-US"/>
              </w:rPr>
              <w:t>/</w:t>
            </w:r>
            <w:r>
              <w:rPr>
                <w:b/>
                <w:bCs/>
                <w:highlight w:val="none"/>
              </w:rPr>
              <w:t>综合评分法</w:t>
            </w:r>
          </w:p>
        </w:tc>
      </w:tr>
      <w:tr w14:paraId="644330D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45" w:type="dxa"/>
            <w:left w:w="45" w:type="dxa"/>
            <w:bottom w:w="45" w:type="dxa"/>
            <w:right w:w="45" w:type="dxa"/>
          </w:tblCellMar>
        </w:tblPrEx>
        <w:trPr>
          <w:tblCellSpacing w:w="0" w:type="dxa"/>
          <w:jc w:val="center"/>
        </w:trPr>
        <w:tc>
          <w:tcPr>
            <w:tcW w:w="9078" w:type="dxa"/>
            <w:shd w:val="clear" w:color="auto" w:fill="auto"/>
            <w:vAlign w:val="center"/>
          </w:tcPr>
          <w:p w14:paraId="39B79F40">
            <w:pPr>
              <w:keepNext w:val="0"/>
              <w:keepLines w:val="0"/>
              <w:pageBreakBefore w:val="0"/>
              <w:kinsoku/>
              <w:wordWrap/>
              <w:overflowPunct/>
              <w:topLinePunct w:val="0"/>
              <w:autoSpaceDE/>
              <w:autoSpaceDN/>
              <w:bidi w:val="0"/>
              <w:adjustRightInd/>
              <w:snapToGrid/>
              <w:spacing w:beforeAutospacing="0" w:afterAutospacing="0" w:line="240" w:lineRule="auto"/>
              <w:ind w:firstLine="420"/>
              <w:textAlignment w:val="auto"/>
              <w:rPr>
                <w:rFonts w:hint="eastAsia" w:eastAsia="宋体"/>
                <w:szCs w:val="21"/>
                <w:highlight w:val="none"/>
                <w:lang w:eastAsia="zh-CN"/>
              </w:rPr>
            </w:pPr>
            <w:r>
              <w:rPr>
                <w:szCs w:val="21"/>
                <w:highlight w:val="none"/>
              </w:rPr>
              <w:t>综合评分法，</w:t>
            </w:r>
            <w:r>
              <w:rPr>
                <w:rFonts w:hint="eastAsia"/>
                <w:szCs w:val="21"/>
                <w:highlight w:val="none"/>
              </w:rPr>
              <w:t>是指投标文件满足招标文件全部实质性要求，且按照评审因素的量化指标评审得分最高的投标人为中标候选人的评标方法。</w:t>
            </w:r>
            <w:r>
              <w:rPr>
                <w:rFonts w:hint="eastAsia"/>
                <w:szCs w:val="21"/>
                <w:highlight w:val="none"/>
                <w:lang w:eastAsia="zh-CN"/>
              </w:rPr>
              <w:t>（</w:t>
            </w:r>
            <w:r>
              <w:rPr>
                <w:rFonts w:hint="eastAsia"/>
                <w:szCs w:val="21"/>
                <w:highlight w:val="none"/>
                <w:lang w:val="en-US" w:eastAsia="zh-CN"/>
              </w:rPr>
              <w:t>适用于中标候选人为1家的情形</w:t>
            </w:r>
            <w:r>
              <w:rPr>
                <w:rFonts w:hint="eastAsia"/>
                <w:szCs w:val="21"/>
                <w:highlight w:val="none"/>
                <w:lang w:eastAsia="zh-CN"/>
              </w:rPr>
              <w:t>）</w:t>
            </w:r>
          </w:p>
          <w:p w14:paraId="05693F36">
            <w:pPr>
              <w:keepNext w:val="0"/>
              <w:keepLines w:val="0"/>
              <w:pageBreakBefore w:val="0"/>
              <w:kinsoku/>
              <w:wordWrap/>
              <w:overflowPunct/>
              <w:topLinePunct w:val="0"/>
              <w:autoSpaceDE/>
              <w:autoSpaceDN/>
              <w:bidi w:val="0"/>
              <w:adjustRightInd/>
              <w:snapToGrid/>
              <w:spacing w:beforeAutospacing="0" w:afterAutospacing="0" w:line="240" w:lineRule="auto"/>
              <w:ind w:firstLine="420"/>
              <w:textAlignment w:val="auto"/>
              <w:rPr>
                <w:rFonts w:hint="eastAsia" w:eastAsia="宋体"/>
                <w:szCs w:val="21"/>
                <w:highlight w:val="none"/>
                <w:lang w:eastAsia="zh-CN"/>
              </w:rPr>
            </w:pPr>
            <w:r>
              <w:rPr>
                <w:szCs w:val="21"/>
                <w:highlight w:val="none"/>
              </w:rPr>
              <w:t>综合评分法，</w:t>
            </w:r>
            <w:r>
              <w:rPr>
                <w:rFonts w:hint="eastAsia"/>
                <w:szCs w:val="21"/>
                <w:highlight w:val="none"/>
              </w:rPr>
              <w:t>是指投标文件满足招标文件全部实质性要求，且按照评审因素的量化指标评审得分</w:t>
            </w:r>
            <w:r>
              <w:rPr>
                <w:rFonts w:hint="eastAsia"/>
                <w:szCs w:val="21"/>
                <w:highlight w:val="none"/>
                <w:lang w:val="en-US" w:eastAsia="zh-CN"/>
              </w:rPr>
              <w:t>排名前列</w:t>
            </w:r>
            <w:r>
              <w:rPr>
                <w:szCs w:val="21"/>
                <w:highlight w:val="none"/>
              </w:rPr>
              <w:t>的投标人为中标候选人的评标方法。</w:t>
            </w:r>
            <w:r>
              <w:rPr>
                <w:rFonts w:hint="eastAsia" w:eastAsia="宋体"/>
                <w:szCs w:val="21"/>
                <w:highlight w:val="none"/>
                <w:lang w:eastAsia="zh-CN"/>
              </w:rPr>
              <w:t>（</w:t>
            </w:r>
            <w:r>
              <w:rPr>
                <w:rFonts w:hint="eastAsia" w:ascii="Times New Roman" w:eastAsia="宋体"/>
                <w:szCs w:val="21"/>
                <w:highlight w:val="none"/>
                <w:lang w:val="en-US" w:eastAsia="zh-CN"/>
              </w:rPr>
              <w:t>适用于中标候选人为</w:t>
            </w:r>
            <w:r>
              <w:rPr>
                <w:rFonts w:hint="eastAsia"/>
                <w:szCs w:val="21"/>
                <w:highlight w:val="none"/>
                <w:lang w:val="en-US" w:eastAsia="zh-CN"/>
              </w:rPr>
              <w:t>2家或以上</w:t>
            </w:r>
            <w:r>
              <w:rPr>
                <w:rFonts w:hint="eastAsia" w:ascii="Times New Roman" w:eastAsia="宋体"/>
                <w:szCs w:val="21"/>
                <w:highlight w:val="none"/>
                <w:lang w:val="en-US" w:eastAsia="zh-CN"/>
              </w:rPr>
              <w:t>的情形</w:t>
            </w:r>
            <w:r>
              <w:rPr>
                <w:rFonts w:hint="eastAsia" w:eastAsia="宋体"/>
                <w:szCs w:val="21"/>
                <w:highlight w:val="none"/>
                <w:lang w:eastAsia="zh-CN"/>
              </w:rPr>
              <w:t>）</w:t>
            </w:r>
          </w:p>
          <w:p w14:paraId="1CD6F0CA">
            <w:pPr>
              <w:keepNext w:val="0"/>
              <w:keepLines w:val="0"/>
              <w:pageBreakBefore w:val="0"/>
              <w:kinsoku/>
              <w:wordWrap/>
              <w:overflowPunct/>
              <w:topLinePunct w:val="0"/>
              <w:autoSpaceDE/>
              <w:autoSpaceDN/>
              <w:bidi w:val="0"/>
              <w:adjustRightInd/>
              <w:snapToGrid/>
              <w:spacing w:beforeAutospacing="0" w:afterAutospacing="0" w:line="240" w:lineRule="auto"/>
              <w:ind w:firstLine="420"/>
              <w:textAlignment w:val="auto"/>
              <w:rPr>
                <w:highlight w:val="none"/>
              </w:rPr>
            </w:pPr>
          </w:p>
          <w:p w14:paraId="2261AD7E">
            <w:pPr>
              <w:keepNext w:val="0"/>
              <w:keepLines w:val="0"/>
              <w:pageBreakBefore w:val="0"/>
              <w:kinsoku/>
              <w:wordWrap/>
              <w:overflowPunct/>
              <w:topLinePunct w:val="0"/>
              <w:autoSpaceDE/>
              <w:autoSpaceDN/>
              <w:bidi w:val="0"/>
              <w:adjustRightInd/>
              <w:snapToGrid/>
              <w:spacing w:beforeAutospacing="0" w:afterAutospacing="0" w:line="240" w:lineRule="auto"/>
              <w:ind w:firstLine="420"/>
              <w:textAlignment w:val="auto"/>
              <w:rPr>
                <w:szCs w:val="21"/>
                <w:highlight w:val="none"/>
              </w:rPr>
            </w:pPr>
            <w:r>
              <w:rPr>
                <w:szCs w:val="21"/>
                <w:highlight w:val="none"/>
              </w:rPr>
              <w:t>价格分计算方法：</w:t>
            </w:r>
          </w:p>
          <w:p w14:paraId="33568BAE">
            <w:pPr>
              <w:pStyle w:val="38"/>
              <w:keepNext w:val="0"/>
              <w:keepLines w:val="0"/>
              <w:pageBreakBefore w:val="0"/>
              <w:widowControl/>
              <w:kinsoku/>
              <w:wordWrap/>
              <w:overflowPunct/>
              <w:topLinePunct w:val="0"/>
              <w:autoSpaceDE/>
              <w:autoSpaceDN/>
              <w:bidi w:val="0"/>
              <w:adjustRightInd/>
              <w:snapToGrid/>
              <w:spacing w:beforeAutospacing="0" w:afterAutospacing="0" w:line="240" w:lineRule="auto"/>
              <w:ind w:left="420"/>
              <w:textAlignment w:val="auto"/>
              <w:rPr>
                <w:kern w:val="2"/>
                <w:sz w:val="21"/>
                <w:szCs w:val="21"/>
                <w:highlight w:val="none"/>
              </w:rPr>
            </w:pPr>
            <w:r>
              <w:rPr>
                <w:kern w:val="2"/>
                <w:sz w:val="21"/>
                <w:szCs w:val="21"/>
                <w:highlight w:val="none"/>
              </w:rPr>
              <w:t xml:space="preserve">采用低价优先法计算，即满足招标文件要求且投标价格最低的投标报价为评标基准价，其价格分为满分。其他投标人的价格分统一按照下列公式计算： </w:t>
            </w:r>
            <w:r>
              <w:rPr>
                <w:kern w:val="2"/>
                <w:sz w:val="21"/>
                <w:szCs w:val="21"/>
                <w:highlight w:val="none"/>
              </w:rPr>
              <w:br w:type="textWrapping"/>
            </w:r>
            <w:r>
              <w:rPr>
                <w:kern w:val="2"/>
                <w:sz w:val="21"/>
                <w:szCs w:val="21"/>
                <w:highlight w:val="none"/>
              </w:rPr>
              <w:t xml:space="preserve">投标报价得分=(评标基准价／投标报价)×100 </w:t>
            </w:r>
            <w:r>
              <w:rPr>
                <w:kern w:val="2"/>
                <w:sz w:val="21"/>
                <w:szCs w:val="21"/>
                <w:highlight w:val="none"/>
              </w:rPr>
              <w:br w:type="textWrapping"/>
            </w:r>
            <w:r>
              <w:rPr>
                <w:kern w:val="2"/>
                <w:sz w:val="21"/>
                <w:szCs w:val="21"/>
                <w:highlight w:val="none"/>
              </w:rPr>
              <w:t xml:space="preserve">评标总得分＝F1×A1＋F2×A2＋……＋Fn×An </w:t>
            </w:r>
            <w:r>
              <w:rPr>
                <w:kern w:val="2"/>
                <w:sz w:val="21"/>
                <w:szCs w:val="21"/>
                <w:highlight w:val="none"/>
              </w:rPr>
              <w:br w:type="textWrapping"/>
            </w:r>
            <w:r>
              <w:rPr>
                <w:kern w:val="2"/>
                <w:sz w:val="21"/>
                <w:szCs w:val="21"/>
                <w:highlight w:val="none"/>
              </w:rPr>
              <w:t xml:space="preserve">F1、F2……Fn分别为各项评审因素的得分； </w:t>
            </w:r>
            <w:r>
              <w:rPr>
                <w:kern w:val="2"/>
                <w:sz w:val="21"/>
                <w:szCs w:val="21"/>
                <w:highlight w:val="none"/>
              </w:rPr>
              <w:br w:type="textWrapping"/>
            </w:r>
            <w:r>
              <w:rPr>
                <w:kern w:val="2"/>
                <w:sz w:val="21"/>
                <w:szCs w:val="21"/>
                <w:highlight w:val="none"/>
              </w:rPr>
              <w:t xml:space="preserve">A1、A2、……An 分别为各项评审因素所占的权重(A1＋A2＋……＋An＝1)。 </w:t>
            </w:r>
            <w:r>
              <w:rPr>
                <w:kern w:val="2"/>
                <w:sz w:val="21"/>
                <w:szCs w:val="21"/>
                <w:highlight w:val="none"/>
              </w:rPr>
              <w:br w:type="textWrapping"/>
            </w:r>
            <w:r>
              <w:rPr>
                <w:kern w:val="2"/>
                <w:sz w:val="21"/>
                <w:szCs w:val="21"/>
                <w:highlight w:val="none"/>
              </w:rPr>
              <w:t>评标过程中，不得去掉报价中的最高报价和最低报价。</w:t>
            </w:r>
          </w:p>
          <w:p w14:paraId="06CDD44E">
            <w:pPr>
              <w:pStyle w:val="38"/>
              <w:keepNext w:val="0"/>
              <w:keepLines w:val="0"/>
              <w:pageBreakBefore w:val="0"/>
              <w:widowControl/>
              <w:kinsoku/>
              <w:wordWrap/>
              <w:overflowPunct/>
              <w:topLinePunct w:val="0"/>
              <w:autoSpaceDE/>
              <w:autoSpaceDN/>
              <w:bidi w:val="0"/>
              <w:adjustRightInd/>
              <w:snapToGrid/>
              <w:spacing w:beforeAutospacing="0" w:afterAutospacing="0" w:line="240" w:lineRule="auto"/>
              <w:ind w:left="420"/>
              <w:textAlignment w:val="auto"/>
              <w:rPr>
                <w:rFonts w:hint="eastAsia"/>
                <w:kern w:val="2"/>
                <w:sz w:val="21"/>
                <w:szCs w:val="21"/>
                <w:highlight w:val="none"/>
              </w:rPr>
            </w:pPr>
            <w:r>
              <w:rPr>
                <w:rFonts w:hint="eastAsia"/>
                <w:kern w:val="2"/>
                <w:sz w:val="21"/>
                <w:szCs w:val="21"/>
                <w:highlight w:val="none"/>
              </w:rPr>
              <w:t>因落实政府采购政策进行价格调整的，以调整后的价格计算评标基准价和投标报价。</w:t>
            </w:r>
          </w:p>
          <w:p w14:paraId="3DC94203">
            <w:pPr>
              <w:pStyle w:val="38"/>
              <w:keepNext w:val="0"/>
              <w:keepLines w:val="0"/>
              <w:pageBreakBefore w:val="0"/>
              <w:widowControl/>
              <w:kinsoku/>
              <w:wordWrap/>
              <w:overflowPunct/>
              <w:topLinePunct w:val="0"/>
              <w:autoSpaceDE/>
              <w:autoSpaceDN/>
              <w:bidi w:val="0"/>
              <w:adjustRightInd/>
              <w:snapToGrid/>
              <w:spacing w:beforeAutospacing="0" w:afterAutospacing="0" w:line="240" w:lineRule="auto"/>
              <w:ind w:left="420"/>
              <w:textAlignment w:val="auto"/>
              <w:rPr>
                <w:highlight w:val="none"/>
              </w:rPr>
            </w:pPr>
          </w:p>
          <w:p w14:paraId="355074AA">
            <w:pPr>
              <w:pStyle w:val="38"/>
              <w:keepNext w:val="0"/>
              <w:keepLines w:val="0"/>
              <w:pageBreakBefore w:val="0"/>
              <w:widowControl/>
              <w:kinsoku/>
              <w:wordWrap/>
              <w:overflowPunct/>
              <w:topLinePunct w:val="0"/>
              <w:autoSpaceDE/>
              <w:autoSpaceDN/>
              <w:bidi w:val="0"/>
              <w:adjustRightInd/>
              <w:snapToGrid/>
              <w:spacing w:beforeAutospacing="0" w:afterAutospacing="0" w:line="240" w:lineRule="auto"/>
              <w:ind w:left="420"/>
              <w:textAlignment w:val="auto"/>
              <w:rPr>
                <w:highlight w:val="none"/>
              </w:rPr>
            </w:pPr>
            <w:r>
              <w:rPr>
                <w:rFonts w:hint="eastAsia"/>
                <w:b/>
                <w:bCs/>
                <w:highlight w:val="none"/>
              </w:rPr>
              <w:t>注：投标人的“技术规格响应情况”“技术规格偏离情况”等必须与客观实际保持一致，响应不实且情节严重的，经查实，将依法记入供应商诚信档案或受到行政处罚。</w:t>
            </w:r>
          </w:p>
        </w:tc>
      </w:tr>
    </w:tbl>
    <w:p w14:paraId="5EB5062B">
      <w:pPr>
        <w:rPr>
          <w:rFonts w:ascii="Times New Roman" w:hAnsi="Times New Roman" w:eastAsia="宋体" w:cs="Times New Roman"/>
          <w:vanish/>
          <w:sz w:val="24"/>
          <w:highlight w:val="none"/>
        </w:rPr>
      </w:pPr>
    </w:p>
    <w:tbl>
      <w:tblPr>
        <w:tblStyle w:val="4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
        <w:gridCol w:w="426"/>
        <w:gridCol w:w="1814"/>
        <w:gridCol w:w="720"/>
        <w:gridCol w:w="755"/>
        <w:gridCol w:w="4328"/>
      </w:tblGrid>
      <w:tr w14:paraId="1C61C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jc w:val="center"/>
        </w:trPr>
        <w:tc>
          <w:tcPr>
            <w:tcW w:w="417" w:type="dxa"/>
            <w:vAlign w:val="center"/>
          </w:tcPr>
          <w:p w14:paraId="636B35DA">
            <w:pPr>
              <w:spacing w:line="240" w:lineRule="auto"/>
              <w:jc w:val="center"/>
              <w:rPr>
                <w:rFonts w:hint="eastAsia" w:ascii="宋体" w:hAnsi="宋体" w:eastAsia="宋体" w:cs="宋体"/>
                <w:b w:val="0"/>
                <w:bCs w:val="0"/>
                <w:sz w:val="21"/>
                <w:szCs w:val="21"/>
                <w:highlight w:val="none"/>
              </w:rPr>
            </w:pPr>
            <w:r>
              <w:rPr>
                <w:rFonts w:hint="eastAsia" w:ascii="宋体" w:hAnsi="宋体" w:eastAsia="宋体" w:cs="宋体"/>
                <w:b w:val="0"/>
                <w:bCs w:val="0"/>
                <w:sz w:val="21"/>
                <w:szCs w:val="21"/>
                <w:highlight w:val="none"/>
              </w:rPr>
              <w:t>序号</w:t>
            </w:r>
          </w:p>
        </w:tc>
        <w:tc>
          <w:tcPr>
            <w:tcW w:w="3705" w:type="dxa"/>
            <w:gridSpan w:val="4"/>
            <w:vAlign w:val="center"/>
          </w:tcPr>
          <w:p w14:paraId="7F8DD2E0">
            <w:pPr>
              <w:spacing w:line="240" w:lineRule="auto"/>
              <w:jc w:val="center"/>
              <w:rPr>
                <w:rFonts w:hint="eastAsia" w:ascii="宋体" w:hAnsi="宋体" w:eastAsia="宋体" w:cs="宋体"/>
                <w:b w:val="0"/>
                <w:bCs w:val="0"/>
                <w:sz w:val="21"/>
                <w:szCs w:val="21"/>
                <w:highlight w:val="none"/>
              </w:rPr>
            </w:pPr>
            <w:r>
              <w:rPr>
                <w:rFonts w:hint="eastAsia" w:ascii="宋体" w:hAnsi="宋体" w:eastAsia="宋体" w:cs="宋体"/>
                <w:b w:val="0"/>
                <w:bCs w:val="0"/>
                <w:sz w:val="21"/>
                <w:szCs w:val="21"/>
                <w:highlight w:val="none"/>
              </w:rPr>
              <w:t>评分项</w:t>
            </w:r>
          </w:p>
        </w:tc>
        <w:tc>
          <w:tcPr>
            <w:tcW w:w="4328" w:type="dxa"/>
            <w:vAlign w:val="center"/>
          </w:tcPr>
          <w:p w14:paraId="7CCB03E7">
            <w:pPr>
              <w:spacing w:line="240" w:lineRule="auto"/>
              <w:jc w:val="center"/>
              <w:rPr>
                <w:rFonts w:hint="eastAsia" w:ascii="宋体" w:hAnsi="宋体" w:eastAsia="宋体" w:cs="宋体"/>
                <w:b w:val="0"/>
                <w:bCs w:val="0"/>
                <w:sz w:val="21"/>
                <w:szCs w:val="21"/>
                <w:highlight w:val="none"/>
              </w:rPr>
            </w:pPr>
            <w:r>
              <w:rPr>
                <w:rFonts w:hint="eastAsia" w:ascii="宋体" w:hAnsi="宋体" w:eastAsia="宋体" w:cs="宋体"/>
                <w:b w:val="0"/>
                <w:bCs w:val="0"/>
                <w:sz w:val="21"/>
                <w:szCs w:val="21"/>
                <w:highlight w:val="none"/>
              </w:rPr>
              <w:t>权重</w:t>
            </w:r>
          </w:p>
        </w:tc>
      </w:tr>
      <w:tr w14:paraId="51B91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417" w:type="dxa"/>
            <w:vAlign w:val="center"/>
          </w:tcPr>
          <w:p w14:paraId="5ED9A5B6">
            <w:pPr>
              <w:spacing w:line="240" w:lineRule="auto"/>
              <w:jc w:val="center"/>
              <w:rPr>
                <w:rFonts w:hint="eastAsia" w:ascii="宋体" w:hAnsi="宋体" w:eastAsia="宋体" w:cs="宋体"/>
                <w:b w:val="0"/>
                <w:bCs w:val="0"/>
                <w:sz w:val="21"/>
                <w:szCs w:val="21"/>
                <w:highlight w:val="none"/>
              </w:rPr>
            </w:pPr>
            <w:r>
              <w:rPr>
                <w:rFonts w:hint="eastAsia" w:ascii="宋体" w:hAnsi="宋体" w:eastAsia="宋体" w:cs="宋体"/>
                <w:b w:val="0"/>
                <w:bCs w:val="0"/>
                <w:sz w:val="21"/>
                <w:szCs w:val="21"/>
                <w:highlight w:val="none"/>
              </w:rPr>
              <w:t>1</w:t>
            </w:r>
          </w:p>
        </w:tc>
        <w:tc>
          <w:tcPr>
            <w:tcW w:w="3705" w:type="dxa"/>
            <w:gridSpan w:val="4"/>
            <w:vAlign w:val="center"/>
          </w:tcPr>
          <w:p w14:paraId="2AB0A060">
            <w:pPr>
              <w:spacing w:line="240" w:lineRule="auto"/>
              <w:jc w:val="center"/>
              <w:rPr>
                <w:rFonts w:hint="eastAsia" w:ascii="宋体" w:hAnsi="宋体" w:eastAsia="宋体" w:cs="宋体"/>
                <w:b w:val="0"/>
                <w:bCs w:val="0"/>
                <w:sz w:val="21"/>
                <w:szCs w:val="21"/>
                <w:highlight w:val="none"/>
              </w:rPr>
            </w:pPr>
            <w:r>
              <w:rPr>
                <w:rFonts w:hint="eastAsia" w:ascii="宋体" w:hAnsi="宋体" w:eastAsia="宋体" w:cs="宋体"/>
                <w:b w:val="0"/>
                <w:bCs w:val="0"/>
                <w:sz w:val="21"/>
                <w:szCs w:val="21"/>
                <w:highlight w:val="none"/>
              </w:rPr>
              <w:t>价格</w:t>
            </w:r>
          </w:p>
        </w:tc>
        <w:tc>
          <w:tcPr>
            <w:tcW w:w="4328" w:type="dxa"/>
            <w:vAlign w:val="center"/>
          </w:tcPr>
          <w:p w14:paraId="0EF06E90">
            <w:pPr>
              <w:spacing w:line="240" w:lineRule="auto"/>
              <w:jc w:val="center"/>
              <w:rPr>
                <w:rFonts w:hint="eastAsia" w:ascii="宋体" w:hAnsi="宋体" w:eastAsia="宋体" w:cs="宋体"/>
                <w:b w:val="0"/>
                <w:bCs w:val="0"/>
                <w:sz w:val="21"/>
                <w:szCs w:val="21"/>
                <w:highlight w:val="none"/>
                <w:lang w:val="en-US" w:eastAsia="zh-CN"/>
              </w:rPr>
            </w:pPr>
            <w:r>
              <w:rPr>
                <w:rFonts w:hint="eastAsia" w:ascii="宋体" w:hAnsi="宋体" w:eastAsia="宋体" w:cs="宋体"/>
                <w:b w:val="0"/>
                <w:bCs w:val="0"/>
                <w:sz w:val="21"/>
                <w:szCs w:val="21"/>
                <w:highlight w:val="none"/>
                <w:lang w:val="en-US" w:eastAsia="zh-CN"/>
              </w:rPr>
              <w:t>35</w:t>
            </w:r>
          </w:p>
        </w:tc>
      </w:tr>
      <w:tr w14:paraId="24508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417" w:type="dxa"/>
            <w:vAlign w:val="center"/>
          </w:tcPr>
          <w:p w14:paraId="39F48CD4">
            <w:pPr>
              <w:spacing w:line="240" w:lineRule="auto"/>
              <w:jc w:val="center"/>
              <w:rPr>
                <w:rFonts w:hint="eastAsia" w:ascii="宋体" w:hAnsi="宋体" w:eastAsia="宋体" w:cs="宋体"/>
                <w:b w:val="0"/>
                <w:bCs w:val="0"/>
                <w:sz w:val="21"/>
                <w:szCs w:val="21"/>
                <w:highlight w:val="none"/>
              </w:rPr>
            </w:pPr>
            <w:r>
              <w:rPr>
                <w:rFonts w:hint="eastAsia" w:ascii="宋体" w:hAnsi="宋体" w:eastAsia="宋体" w:cs="宋体"/>
                <w:b w:val="0"/>
                <w:bCs w:val="0"/>
                <w:sz w:val="21"/>
                <w:szCs w:val="21"/>
                <w:highlight w:val="none"/>
              </w:rPr>
              <w:t>2</w:t>
            </w:r>
          </w:p>
        </w:tc>
        <w:tc>
          <w:tcPr>
            <w:tcW w:w="3705" w:type="dxa"/>
            <w:gridSpan w:val="4"/>
            <w:vAlign w:val="center"/>
          </w:tcPr>
          <w:p w14:paraId="22296391">
            <w:pPr>
              <w:spacing w:line="240" w:lineRule="auto"/>
              <w:jc w:val="center"/>
              <w:rPr>
                <w:rFonts w:hint="eastAsia" w:ascii="宋体" w:hAnsi="宋体" w:eastAsia="宋体" w:cs="宋体"/>
                <w:b w:val="0"/>
                <w:bCs w:val="0"/>
                <w:sz w:val="21"/>
                <w:szCs w:val="21"/>
                <w:highlight w:val="none"/>
              </w:rPr>
            </w:pPr>
            <w:r>
              <w:rPr>
                <w:rFonts w:hint="eastAsia" w:ascii="宋体" w:hAnsi="宋体" w:eastAsia="宋体" w:cs="宋体"/>
                <w:b w:val="0"/>
                <w:bCs w:val="0"/>
                <w:sz w:val="21"/>
                <w:szCs w:val="21"/>
                <w:highlight w:val="none"/>
              </w:rPr>
              <w:t>技术部分</w:t>
            </w:r>
          </w:p>
        </w:tc>
        <w:tc>
          <w:tcPr>
            <w:tcW w:w="4328" w:type="dxa"/>
            <w:vAlign w:val="center"/>
          </w:tcPr>
          <w:p w14:paraId="5F37D517">
            <w:pPr>
              <w:spacing w:line="240" w:lineRule="auto"/>
              <w:jc w:val="center"/>
              <w:rPr>
                <w:rFonts w:hint="eastAsia" w:ascii="宋体" w:hAnsi="宋体" w:eastAsia="宋体" w:cs="宋体"/>
                <w:b w:val="0"/>
                <w:bCs w:val="0"/>
                <w:sz w:val="21"/>
                <w:szCs w:val="21"/>
                <w:highlight w:val="none"/>
                <w:lang w:val="en-US" w:eastAsia="zh-CN"/>
              </w:rPr>
            </w:pPr>
            <w:r>
              <w:rPr>
                <w:rFonts w:hint="eastAsia" w:ascii="宋体" w:hAnsi="宋体" w:eastAsia="宋体" w:cs="宋体"/>
                <w:b w:val="0"/>
                <w:bCs w:val="0"/>
                <w:sz w:val="21"/>
                <w:szCs w:val="21"/>
                <w:highlight w:val="none"/>
                <w:lang w:val="en-US" w:eastAsia="zh-CN"/>
              </w:rPr>
              <w:t>53</w:t>
            </w:r>
          </w:p>
        </w:tc>
      </w:tr>
      <w:tr w14:paraId="5D153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417" w:type="dxa"/>
            <w:vMerge w:val="restart"/>
            <w:vAlign w:val="center"/>
          </w:tcPr>
          <w:p w14:paraId="37588C9F">
            <w:pPr>
              <w:spacing w:line="240" w:lineRule="auto"/>
              <w:jc w:val="center"/>
              <w:rPr>
                <w:rFonts w:hint="eastAsia" w:ascii="宋体" w:hAnsi="宋体" w:eastAsia="宋体" w:cs="宋体"/>
                <w:b w:val="0"/>
                <w:bCs w:val="0"/>
                <w:sz w:val="21"/>
                <w:szCs w:val="21"/>
                <w:highlight w:val="none"/>
              </w:rPr>
            </w:pPr>
          </w:p>
        </w:tc>
        <w:tc>
          <w:tcPr>
            <w:tcW w:w="416" w:type="dxa"/>
            <w:vAlign w:val="center"/>
          </w:tcPr>
          <w:p w14:paraId="5C1BBFD8">
            <w:pPr>
              <w:spacing w:line="240" w:lineRule="auto"/>
              <w:jc w:val="center"/>
              <w:rPr>
                <w:rFonts w:hint="eastAsia" w:ascii="宋体" w:hAnsi="宋体" w:eastAsia="宋体" w:cs="宋体"/>
                <w:b w:val="0"/>
                <w:bCs w:val="0"/>
                <w:sz w:val="21"/>
                <w:szCs w:val="21"/>
                <w:highlight w:val="none"/>
              </w:rPr>
            </w:pPr>
            <w:r>
              <w:rPr>
                <w:rFonts w:hint="eastAsia" w:ascii="宋体" w:hAnsi="宋体" w:eastAsia="宋体" w:cs="宋体"/>
                <w:b w:val="0"/>
                <w:bCs w:val="0"/>
                <w:sz w:val="21"/>
                <w:szCs w:val="21"/>
                <w:highlight w:val="none"/>
              </w:rPr>
              <w:t>序号</w:t>
            </w:r>
          </w:p>
        </w:tc>
        <w:tc>
          <w:tcPr>
            <w:tcW w:w="1814" w:type="dxa"/>
            <w:vAlign w:val="center"/>
          </w:tcPr>
          <w:p w14:paraId="2562472C">
            <w:pPr>
              <w:spacing w:line="240" w:lineRule="auto"/>
              <w:jc w:val="center"/>
              <w:rPr>
                <w:rFonts w:hint="eastAsia" w:ascii="宋体" w:hAnsi="宋体" w:eastAsia="宋体" w:cs="宋体"/>
                <w:b w:val="0"/>
                <w:bCs w:val="0"/>
                <w:sz w:val="21"/>
                <w:szCs w:val="21"/>
                <w:highlight w:val="none"/>
              </w:rPr>
            </w:pPr>
            <w:r>
              <w:rPr>
                <w:rFonts w:hint="eastAsia" w:ascii="宋体" w:hAnsi="宋体" w:eastAsia="宋体" w:cs="宋体"/>
                <w:b w:val="0"/>
                <w:bCs w:val="0"/>
                <w:sz w:val="21"/>
                <w:szCs w:val="21"/>
                <w:highlight w:val="none"/>
              </w:rPr>
              <w:t>评审因素</w:t>
            </w:r>
          </w:p>
        </w:tc>
        <w:tc>
          <w:tcPr>
            <w:tcW w:w="720" w:type="dxa"/>
            <w:vAlign w:val="center"/>
          </w:tcPr>
          <w:p w14:paraId="401B8826">
            <w:pPr>
              <w:spacing w:line="240" w:lineRule="auto"/>
              <w:jc w:val="center"/>
              <w:rPr>
                <w:rFonts w:hint="eastAsia" w:ascii="宋体" w:hAnsi="宋体" w:eastAsia="宋体" w:cs="宋体"/>
                <w:b w:val="0"/>
                <w:bCs w:val="0"/>
                <w:sz w:val="21"/>
                <w:szCs w:val="21"/>
                <w:highlight w:val="none"/>
              </w:rPr>
            </w:pPr>
            <w:r>
              <w:rPr>
                <w:rFonts w:hint="eastAsia" w:ascii="宋体" w:hAnsi="宋体" w:eastAsia="宋体" w:cs="宋体"/>
                <w:b w:val="0"/>
                <w:bCs w:val="0"/>
                <w:sz w:val="21"/>
                <w:szCs w:val="21"/>
                <w:highlight w:val="none"/>
              </w:rPr>
              <w:t>权重</w:t>
            </w:r>
          </w:p>
        </w:tc>
        <w:tc>
          <w:tcPr>
            <w:tcW w:w="755" w:type="dxa"/>
            <w:vAlign w:val="center"/>
          </w:tcPr>
          <w:p w14:paraId="0D5354BE">
            <w:pPr>
              <w:spacing w:line="240" w:lineRule="auto"/>
              <w:jc w:val="center"/>
              <w:rPr>
                <w:rFonts w:hint="eastAsia" w:ascii="宋体" w:hAnsi="宋体" w:eastAsia="宋体" w:cs="宋体"/>
                <w:b w:val="0"/>
                <w:bCs w:val="0"/>
                <w:sz w:val="21"/>
                <w:szCs w:val="21"/>
                <w:highlight w:val="none"/>
              </w:rPr>
            </w:pPr>
            <w:r>
              <w:rPr>
                <w:rFonts w:hint="eastAsia" w:ascii="宋体" w:hAnsi="宋体" w:eastAsia="宋体" w:cs="宋体"/>
                <w:b w:val="0"/>
                <w:bCs w:val="0"/>
                <w:sz w:val="21"/>
                <w:szCs w:val="21"/>
                <w:highlight w:val="none"/>
              </w:rPr>
              <w:t>评分方式</w:t>
            </w:r>
          </w:p>
        </w:tc>
        <w:tc>
          <w:tcPr>
            <w:tcW w:w="4328" w:type="dxa"/>
            <w:vAlign w:val="center"/>
          </w:tcPr>
          <w:p w14:paraId="0614A9BC">
            <w:pPr>
              <w:spacing w:line="240" w:lineRule="auto"/>
              <w:jc w:val="center"/>
              <w:rPr>
                <w:rFonts w:hint="eastAsia" w:ascii="宋体" w:hAnsi="宋体" w:eastAsia="宋体" w:cs="宋体"/>
                <w:b w:val="0"/>
                <w:bCs w:val="0"/>
                <w:sz w:val="21"/>
                <w:szCs w:val="21"/>
                <w:highlight w:val="none"/>
              </w:rPr>
            </w:pPr>
            <w:r>
              <w:rPr>
                <w:rFonts w:hint="eastAsia" w:ascii="宋体" w:hAnsi="宋体" w:eastAsia="宋体" w:cs="宋体"/>
                <w:b w:val="0"/>
                <w:bCs w:val="0"/>
                <w:sz w:val="21"/>
                <w:szCs w:val="21"/>
                <w:highlight w:val="none"/>
              </w:rPr>
              <w:t>评分准则</w:t>
            </w:r>
          </w:p>
        </w:tc>
      </w:tr>
      <w:tr w14:paraId="343CD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8" w:hRule="atLeast"/>
          <w:jc w:val="center"/>
        </w:trPr>
        <w:tc>
          <w:tcPr>
            <w:tcW w:w="417" w:type="dxa"/>
            <w:vMerge w:val="continue"/>
            <w:vAlign w:val="center"/>
          </w:tcPr>
          <w:p w14:paraId="12158281">
            <w:pPr>
              <w:keepNext/>
              <w:keepLines/>
              <w:spacing w:before="340" w:after="330" w:line="240" w:lineRule="auto"/>
              <w:jc w:val="center"/>
              <w:outlineLvl w:val="0"/>
              <w:rPr>
                <w:rFonts w:hint="eastAsia" w:ascii="宋体" w:hAnsi="宋体" w:eastAsia="宋体" w:cs="宋体"/>
                <w:b w:val="0"/>
                <w:bCs w:val="0"/>
                <w:sz w:val="21"/>
                <w:szCs w:val="21"/>
                <w:highlight w:val="none"/>
              </w:rPr>
            </w:pPr>
          </w:p>
        </w:tc>
        <w:tc>
          <w:tcPr>
            <w:tcW w:w="416" w:type="dxa"/>
            <w:vAlign w:val="center"/>
          </w:tcPr>
          <w:p w14:paraId="6BEF606A">
            <w:pPr>
              <w:spacing w:line="240" w:lineRule="auto"/>
              <w:jc w:val="center"/>
              <w:rPr>
                <w:rFonts w:hint="eastAsia" w:ascii="宋体" w:hAnsi="宋体" w:eastAsia="宋体" w:cs="宋体"/>
                <w:b w:val="0"/>
                <w:bCs w:val="0"/>
                <w:sz w:val="21"/>
                <w:szCs w:val="21"/>
                <w:highlight w:val="none"/>
              </w:rPr>
            </w:pPr>
            <w:r>
              <w:rPr>
                <w:rFonts w:hint="eastAsia" w:ascii="宋体" w:hAnsi="宋体" w:eastAsia="宋体" w:cs="宋体"/>
                <w:b w:val="0"/>
                <w:bCs w:val="0"/>
                <w:sz w:val="21"/>
                <w:szCs w:val="21"/>
                <w:highlight w:val="none"/>
              </w:rPr>
              <w:t>1</w:t>
            </w:r>
          </w:p>
        </w:tc>
        <w:tc>
          <w:tcPr>
            <w:tcW w:w="1814" w:type="dxa"/>
            <w:vAlign w:val="center"/>
          </w:tcPr>
          <w:p w14:paraId="7E2AF54E">
            <w:pPr>
              <w:spacing w:line="240" w:lineRule="auto"/>
              <w:jc w:val="center"/>
              <w:rPr>
                <w:rFonts w:hint="eastAsia" w:ascii="宋体" w:hAnsi="宋体" w:eastAsia="宋体" w:cs="宋体"/>
                <w:b w:val="0"/>
                <w:bCs w:val="0"/>
                <w:color w:val="FF0000"/>
                <w:sz w:val="21"/>
                <w:szCs w:val="21"/>
                <w:highlight w:val="none"/>
              </w:rPr>
            </w:pPr>
            <w:r>
              <w:rPr>
                <w:rFonts w:hint="eastAsia" w:ascii="宋体" w:hAnsi="宋体" w:eastAsia="宋体" w:cs="宋体"/>
                <w:b w:val="0"/>
                <w:bCs w:val="0"/>
                <w:sz w:val="21"/>
                <w:szCs w:val="21"/>
                <w:highlight w:val="none"/>
              </w:rPr>
              <w:t>技术保障措施</w:t>
            </w:r>
          </w:p>
        </w:tc>
        <w:tc>
          <w:tcPr>
            <w:tcW w:w="720" w:type="dxa"/>
            <w:vAlign w:val="center"/>
          </w:tcPr>
          <w:p w14:paraId="09221B46">
            <w:pPr>
              <w:spacing w:line="240" w:lineRule="auto"/>
              <w:jc w:val="center"/>
              <w:rPr>
                <w:rFonts w:hint="eastAsia" w:ascii="宋体" w:hAnsi="宋体" w:eastAsia="宋体" w:cs="宋体"/>
                <w:b w:val="0"/>
                <w:bCs w:val="0"/>
                <w:sz w:val="21"/>
                <w:szCs w:val="21"/>
                <w:highlight w:val="none"/>
                <w:lang w:eastAsia="zh-CN"/>
              </w:rPr>
            </w:pPr>
            <w:r>
              <w:rPr>
                <w:rFonts w:hint="eastAsia" w:ascii="宋体" w:hAnsi="宋体" w:eastAsia="宋体" w:cs="宋体"/>
                <w:b w:val="0"/>
                <w:bCs w:val="0"/>
                <w:sz w:val="21"/>
                <w:szCs w:val="21"/>
                <w:highlight w:val="none"/>
                <w:lang w:val="en-US" w:eastAsia="zh-CN"/>
              </w:rPr>
              <w:t>3</w:t>
            </w:r>
          </w:p>
        </w:tc>
        <w:tc>
          <w:tcPr>
            <w:tcW w:w="755" w:type="dxa"/>
            <w:vAlign w:val="center"/>
          </w:tcPr>
          <w:p w14:paraId="42F5B15B">
            <w:pPr>
              <w:spacing w:line="240" w:lineRule="auto"/>
              <w:jc w:val="center"/>
              <w:rPr>
                <w:rFonts w:hint="eastAsia" w:ascii="宋体" w:hAnsi="宋体" w:eastAsia="宋体" w:cs="宋体"/>
                <w:b w:val="0"/>
                <w:bCs w:val="0"/>
                <w:sz w:val="21"/>
                <w:szCs w:val="21"/>
                <w:highlight w:val="none"/>
              </w:rPr>
            </w:pPr>
            <w:r>
              <w:rPr>
                <w:rFonts w:hint="eastAsia" w:ascii="宋体" w:hAnsi="宋体" w:eastAsia="宋体" w:cs="宋体"/>
                <w:b w:val="0"/>
                <w:bCs w:val="0"/>
                <w:sz w:val="21"/>
                <w:szCs w:val="21"/>
                <w:highlight w:val="none"/>
              </w:rPr>
              <w:t>专家打分</w:t>
            </w:r>
          </w:p>
        </w:tc>
        <w:tc>
          <w:tcPr>
            <w:tcW w:w="4328" w:type="dxa"/>
            <w:vAlign w:val="center"/>
          </w:tcPr>
          <w:p w14:paraId="6F950CCD">
            <w:pPr>
              <w:widowControl/>
              <w:wordWrap w:val="0"/>
              <w:spacing w:line="240" w:lineRule="auto"/>
              <w:jc w:val="left"/>
              <w:textAlignment w:val="top"/>
              <w:rPr>
                <w:rFonts w:hint="eastAsia" w:ascii="宋体" w:hAnsi="宋体" w:eastAsia="宋体" w:cs="宋体"/>
                <w:b w:val="0"/>
                <w:bCs w:val="0"/>
                <w:sz w:val="21"/>
                <w:szCs w:val="21"/>
                <w:highlight w:val="none"/>
                <w:lang w:val="en-US" w:eastAsia="zh-CN"/>
              </w:rPr>
            </w:pPr>
            <w:commentRangeStart w:id="0"/>
            <w:r>
              <w:rPr>
                <w:rFonts w:hint="eastAsia" w:ascii="宋体" w:hAnsi="宋体" w:eastAsia="宋体" w:cs="宋体"/>
                <w:b w:val="0"/>
                <w:bCs w:val="0"/>
                <w:sz w:val="21"/>
                <w:szCs w:val="21"/>
                <w:highlight w:val="none"/>
                <w:lang w:val="en-US" w:eastAsia="zh-CN"/>
              </w:rPr>
              <w:t>（一）评分内容：</w:t>
            </w:r>
            <w:commentRangeEnd w:id="0"/>
            <w:r>
              <w:commentReference w:id="0"/>
            </w:r>
          </w:p>
          <w:p w14:paraId="5571B788">
            <w:pPr>
              <w:widowControl/>
              <w:wordWrap w:val="0"/>
              <w:spacing w:line="240" w:lineRule="auto"/>
              <w:jc w:val="left"/>
              <w:textAlignment w:val="top"/>
              <w:rPr>
                <w:rFonts w:hint="eastAsia" w:ascii="宋体" w:hAnsi="宋体" w:eastAsia="宋体" w:cs="宋体"/>
                <w:b w:val="0"/>
                <w:bCs w:val="0"/>
                <w:sz w:val="21"/>
                <w:szCs w:val="21"/>
                <w:highlight w:val="none"/>
                <w:lang w:val="en-US" w:eastAsia="zh-CN"/>
              </w:rPr>
            </w:pPr>
            <w:r>
              <w:rPr>
                <w:rFonts w:hint="eastAsia" w:ascii="宋体" w:hAnsi="宋体" w:eastAsia="宋体" w:cs="宋体"/>
                <w:b w:val="0"/>
                <w:bCs w:val="0"/>
                <w:sz w:val="21"/>
                <w:szCs w:val="21"/>
                <w:highlight w:val="none"/>
                <w:lang w:val="en-US" w:eastAsia="zh-CN"/>
              </w:rPr>
              <w:t>提供以下主要生产设备的证明资料，设备包含 ：1.数控加工中心；2.电子开料据；3.封边机；4.六排钻机及八排钻机；5.砂光机；6.UV油漆涂装设备；7.除尘设备；8.环保油漆除尘处理设备。</w:t>
            </w:r>
          </w:p>
          <w:p w14:paraId="153208BA">
            <w:pPr>
              <w:widowControl/>
              <w:wordWrap w:val="0"/>
              <w:spacing w:line="240" w:lineRule="auto"/>
              <w:jc w:val="left"/>
              <w:textAlignment w:val="top"/>
              <w:rPr>
                <w:rFonts w:hint="eastAsia" w:ascii="宋体" w:hAnsi="宋体" w:eastAsia="宋体" w:cs="宋体"/>
                <w:b w:val="0"/>
                <w:bCs w:val="0"/>
                <w:sz w:val="21"/>
                <w:szCs w:val="21"/>
                <w:highlight w:val="none"/>
                <w:lang w:val="en-US" w:eastAsia="zh-CN"/>
              </w:rPr>
            </w:pPr>
            <w:r>
              <w:rPr>
                <w:rFonts w:hint="eastAsia" w:ascii="宋体" w:hAnsi="宋体" w:eastAsia="宋体" w:cs="宋体"/>
                <w:b w:val="0"/>
                <w:bCs w:val="0"/>
                <w:sz w:val="21"/>
                <w:szCs w:val="21"/>
                <w:highlight w:val="none"/>
                <w:lang w:val="en-US" w:eastAsia="zh-CN"/>
              </w:rPr>
              <w:t>具有上述全部8项设备的得100分，具有上述任意6项设备的得50分，具有上述任意4项设备的得20分，其他情况不得分。</w:t>
            </w:r>
          </w:p>
          <w:p w14:paraId="2C570698">
            <w:pPr>
              <w:widowControl/>
              <w:wordWrap w:val="0"/>
              <w:spacing w:line="240" w:lineRule="auto"/>
              <w:jc w:val="left"/>
              <w:textAlignment w:val="top"/>
              <w:rPr>
                <w:rFonts w:hint="eastAsia" w:ascii="宋体" w:hAnsi="宋体" w:eastAsia="宋体" w:cs="宋体"/>
                <w:b w:val="0"/>
                <w:bCs w:val="0"/>
                <w:sz w:val="21"/>
                <w:szCs w:val="21"/>
                <w:highlight w:val="none"/>
                <w:lang w:val="en-US" w:eastAsia="zh-CN"/>
              </w:rPr>
            </w:pPr>
            <w:r>
              <w:rPr>
                <w:rFonts w:hint="eastAsia" w:ascii="宋体" w:hAnsi="宋体" w:eastAsia="宋体" w:cs="宋体"/>
                <w:b w:val="0"/>
                <w:bCs w:val="0"/>
                <w:sz w:val="21"/>
                <w:szCs w:val="21"/>
                <w:highlight w:val="none"/>
                <w:lang w:val="en-US" w:eastAsia="zh-CN"/>
              </w:rPr>
              <w:t>（二）评审依据：</w:t>
            </w:r>
          </w:p>
          <w:p w14:paraId="2C66D66D">
            <w:pPr>
              <w:widowControl/>
              <w:wordWrap w:val="0"/>
              <w:spacing w:line="240" w:lineRule="auto"/>
              <w:jc w:val="left"/>
              <w:textAlignment w:val="top"/>
              <w:rPr>
                <w:rFonts w:hint="eastAsia" w:ascii="宋体" w:hAnsi="宋体" w:eastAsia="宋体" w:cs="宋体"/>
                <w:b w:val="0"/>
                <w:bCs w:val="0"/>
                <w:sz w:val="21"/>
                <w:szCs w:val="21"/>
                <w:highlight w:val="none"/>
                <w:lang w:val="en-US" w:eastAsia="zh-CN"/>
              </w:rPr>
            </w:pPr>
            <w:r>
              <w:rPr>
                <w:rFonts w:hint="eastAsia" w:ascii="宋体" w:hAnsi="宋体" w:eastAsia="宋体" w:cs="宋体"/>
                <w:b w:val="0"/>
                <w:bCs w:val="0"/>
                <w:sz w:val="21"/>
                <w:szCs w:val="21"/>
                <w:highlight w:val="none"/>
                <w:lang w:val="en-US" w:eastAsia="zh-CN"/>
              </w:rPr>
              <w:t>1.需提供设备的实物照片；</w:t>
            </w:r>
          </w:p>
          <w:p w14:paraId="47D4B003">
            <w:pPr>
              <w:widowControl/>
              <w:wordWrap w:val="0"/>
              <w:spacing w:line="240" w:lineRule="auto"/>
              <w:jc w:val="left"/>
              <w:textAlignment w:val="top"/>
              <w:rPr>
                <w:rFonts w:hint="eastAsia" w:ascii="宋体" w:hAnsi="宋体" w:eastAsia="宋体" w:cs="宋体"/>
                <w:b w:val="0"/>
                <w:bCs w:val="0"/>
                <w:sz w:val="21"/>
                <w:szCs w:val="21"/>
                <w:highlight w:val="none"/>
                <w:lang w:val="en-US" w:eastAsia="zh-CN"/>
              </w:rPr>
            </w:pPr>
            <w:r>
              <w:rPr>
                <w:rFonts w:hint="eastAsia" w:ascii="宋体" w:hAnsi="宋体" w:eastAsia="宋体" w:cs="宋体"/>
                <w:b w:val="0"/>
                <w:bCs w:val="0"/>
                <w:sz w:val="21"/>
                <w:szCs w:val="21"/>
                <w:highlight w:val="none"/>
                <w:lang w:val="en-US" w:eastAsia="zh-CN"/>
              </w:rPr>
              <w:t>2.自有设备需提供签订的设备购买合同关键页及购买发票扫描件(抬头名称需为投标人或所投产品制造商)；如是租赁设备的需提供投标人或所投产品制造商与出租方签订的租赁合同关键页、租金支付发票、对公银行转账单以及出租方购买设备的发票扫描件。</w:t>
            </w:r>
          </w:p>
          <w:p w14:paraId="09C5F9E4">
            <w:pPr>
              <w:widowControl/>
              <w:wordWrap w:val="0"/>
              <w:spacing w:line="240" w:lineRule="auto"/>
              <w:jc w:val="left"/>
              <w:textAlignment w:val="top"/>
              <w:rPr>
                <w:rFonts w:hint="eastAsia" w:ascii="宋体" w:hAnsi="宋体" w:eastAsia="宋体" w:cs="宋体"/>
                <w:b w:val="0"/>
                <w:bCs w:val="0"/>
                <w:sz w:val="21"/>
                <w:szCs w:val="21"/>
                <w:highlight w:val="none"/>
                <w:lang w:val="en-US" w:eastAsia="zh-CN"/>
              </w:rPr>
            </w:pPr>
            <w:r>
              <w:rPr>
                <w:rFonts w:hint="eastAsia" w:ascii="宋体" w:hAnsi="宋体" w:eastAsia="宋体" w:cs="宋体"/>
                <w:b w:val="0"/>
                <w:bCs w:val="0"/>
                <w:sz w:val="21"/>
                <w:szCs w:val="21"/>
                <w:highlight w:val="none"/>
                <w:lang w:val="en-US" w:eastAsia="zh-CN"/>
              </w:rPr>
              <w:t>3.名称不完全一致的设备需同时提供书面说明，以证明是同种设备；若名称不一致又未提供说明的，由评审委员会判定是否符合文件要求。同种设备不可重复计分。</w:t>
            </w:r>
          </w:p>
          <w:p w14:paraId="6EF5E42C">
            <w:pPr>
              <w:widowControl/>
              <w:wordWrap w:val="0"/>
              <w:spacing w:line="240" w:lineRule="auto"/>
              <w:jc w:val="left"/>
              <w:textAlignment w:val="top"/>
              <w:rPr>
                <w:rFonts w:hint="eastAsia" w:ascii="宋体" w:hAnsi="宋体" w:eastAsia="宋体" w:cs="宋体"/>
                <w:b w:val="0"/>
                <w:bCs w:val="0"/>
                <w:sz w:val="21"/>
                <w:szCs w:val="21"/>
                <w:highlight w:val="none"/>
              </w:rPr>
            </w:pPr>
            <w:r>
              <w:rPr>
                <w:rFonts w:hint="eastAsia" w:ascii="宋体" w:hAnsi="宋体" w:eastAsia="宋体" w:cs="宋体"/>
                <w:b w:val="0"/>
                <w:bCs w:val="0"/>
                <w:sz w:val="21"/>
                <w:szCs w:val="21"/>
                <w:highlight w:val="none"/>
                <w:lang w:val="en-US" w:eastAsia="zh-CN"/>
              </w:rPr>
              <w:t>注：设备发票或合同的公司名称须与投标人或所投产品制造商名称一致，如前后名称有变更的，提供市场监督管理局出具的“公司准予变更登记通知书”。</w:t>
            </w:r>
          </w:p>
        </w:tc>
      </w:tr>
      <w:tr w14:paraId="1B839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417" w:type="dxa"/>
            <w:vMerge w:val="continue"/>
            <w:vAlign w:val="center"/>
          </w:tcPr>
          <w:p w14:paraId="0A43C64E">
            <w:pPr>
              <w:keepNext/>
              <w:keepLines/>
              <w:spacing w:before="260" w:after="260" w:line="240" w:lineRule="auto"/>
              <w:jc w:val="center"/>
              <w:outlineLvl w:val="2"/>
              <w:rPr>
                <w:rFonts w:hint="eastAsia" w:ascii="宋体" w:hAnsi="宋体" w:eastAsia="宋体" w:cs="宋体"/>
                <w:b w:val="0"/>
                <w:bCs w:val="0"/>
                <w:sz w:val="21"/>
                <w:szCs w:val="21"/>
                <w:highlight w:val="none"/>
              </w:rPr>
            </w:pPr>
          </w:p>
        </w:tc>
        <w:tc>
          <w:tcPr>
            <w:tcW w:w="416" w:type="dxa"/>
            <w:vAlign w:val="center"/>
          </w:tcPr>
          <w:p w14:paraId="7DB8D843">
            <w:pPr>
              <w:spacing w:line="240" w:lineRule="auto"/>
              <w:jc w:val="center"/>
              <w:rPr>
                <w:rFonts w:hint="eastAsia" w:ascii="宋体" w:hAnsi="宋体" w:eastAsia="宋体" w:cs="宋体"/>
                <w:b w:val="0"/>
                <w:bCs w:val="0"/>
                <w:sz w:val="21"/>
                <w:szCs w:val="21"/>
                <w:highlight w:val="none"/>
              </w:rPr>
            </w:pPr>
            <w:r>
              <w:rPr>
                <w:rFonts w:hint="eastAsia" w:ascii="宋体" w:hAnsi="宋体" w:eastAsia="宋体" w:cs="宋体"/>
                <w:b w:val="0"/>
                <w:bCs w:val="0"/>
                <w:sz w:val="21"/>
                <w:szCs w:val="21"/>
                <w:highlight w:val="none"/>
              </w:rPr>
              <w:t>2</w:t>
            </w:r>
          </w:p>
        </w:tc>
        <w:tc>
          <w:tcPr>
            <w:tcW w:w="1814" w:type="dxa"/>
            <w:vAlign w:val="center"/>
          </w:tcPr>
          <w:p w14:paraId="6738BCB3">
            <w:pPr>
              <w:spacing w:line="240" w:lineRule="auto"/>
              <w:jc w:val="center"/>
              <w:rPr>
                <w:rFonts w:hint="eastAsia" w:ascii="宋体" w:hAnsi="宋体" w:eastAsia="宋体" w:cs="宋体"/>
                <w:b w:val="0"/>
                <w:bCs w:val="0"/>
                <w:sz w:val="21"/>
                <w:szCs w:val="21"/>
                <w:highlight w:val="none"/>
              </w:rPr>
            </w:pPr>
            <w:r>
              <w:rPr>
                <w:rFonts w:hint="eastAsia" w:ascii="宋体" w:hAnsi="宋体" w:eastAsia="宋体" w:cs="宋体"/>
                <w:b w:val="0"/>
                <w:bCs w:val="0"/>
                <w:kern w:val="0"/>
                <w:sz w:val="21"/>
                <w:szCs w:val="21"/>
                <w:highlight w:val="none"/>
              </w:rPr>
              <w:t>技术要求偏离情况</w:t>
            </w:r>
          </w:p>
        </w:tc>
        <w:tc>
          <w:tcPr>
            <w:tcW w:w="720" w:type="dxa"/>
            <w:vAlign w:val="center"/>
          </w:tcPr>
          <w:p w14:paraId="6FD29E5F">
            <w:pPr>
              <w:spacing w:line="240" w:lineRule="auto"/>
              <w:jc w:val="center"/>
              <w:rPr>
                <w:rFonts w:hint="eastAsia" w:ascii="宋体" w:hAnsi="宋体" w:eastAsia="宋体" w:cs="宋体"/>
                <w:b w:val="0"/>
                <w:bCs w:val="0"/>
                <w:sz w:val="21"/>
                <w:szCs w:val="21"/>
                <w:highlight w:val="none"/>
                <w:lang w:val="en-US" w:eastAsia="zh-CN"/>
              </w:rPr>
            </w:pPr>
            <w:r>
              <w:rPr>
                <w:rFonts w:hint="eastAsia" w:ascii="宋体" w:hAnsi="宋体" w:eastAsia="宋体" w:cs="宋体"/>
                <w:b w:val="0"/>
                <w:bCs w:val="0"/>
                <w:sz w:val="21"/>
                <w:szCs w:val="21"/>
                <w:highlight w:val="none"/>
                <w:lang w:val="en-US" w:eastAsia="zh-CN"/>
              </w:rPr>
              <w:t>46</w:t>
            </w:r>
          </w:p>
        </w:tc>
        <w:tc>
          <w:tcPr>
            <w:tcW w:w="755" w:type="dxa"/>
            <w:vAlign w:val="center"/>
          </w:tcPr>
          <w:p w14:paraId="5A37D8E6">
            <w:pPr>
              <w:spacing w:line="240" w:lineRule="auto"/>
              <w:jc w:val="center"/>
              <w:rPr>
                <w:rFonts w:hint="eastAsia" w:ascii="宋体" w:hAnsi="宋体" w:eastAsia="宋体" w:cs="宋体"/>
                <w:b w:val="0"/>
                <w:bCs w:val="0"/>
                <w:sz w:val="21"/>
                <w:szCs w:val="21"/>
                <w:highlight w:val="none"/>
              </w:rPr>
            </w:pPr>
            <w:r>
              <w:rPr>
                <w:rFonts w:hint="eastAsia" w:ascii="宋体" w:hAnsi="宋体" w:eastAsia="宋体" w:cs="宋体"/>
                <w:b w:val="0"/>
                <w:bCs w:val="0"/>
                <w:sz w:val="21"/>
                <w:szCs w:val="21"/>
                <w:highlight w:val="none"/>
              </w:rPr>
              <w:t>专家打分</w:t>
            </w:r>
          </w:p>
        </w:tc>
        <w:tc>
          <w:tcPr>
            <w:tcW w:w="4328" w:type="dxa"/>
            <w:vAlign w:val="center"/>
          </w:tcPr>
          <w:p w14:paraId="5E78C329">
            <w:pPr>
              <w:widowControl/>
              <w:wordWrap w:val="0"/>
              <w:spacing w:line="240" w:lineRule="auto"/>
              <w:jc w:val="left"/>
              <w:textAlignment w:val="top"/>
              <w:rPr>
                <w:rFonts w:hint="eastAsia" w:ascii="宋体" w:hAnsi="宋体" w:eastAsia="宋体" w:cs="宋体"/>
                <w:b w:val="0"/>
                <w:bCs w:val="0"/>
                <w:sz w:val="21"/>
                <w:szCs w:val="21"/>
                <w:highlight w:val="none"/>
              </w:rPr>
            </w:pPr>
            <w:r>
              <w:rPr>
                <w:rFonts w:hint="eastAsia" w:ascii="宋体" w:hAnsi="宋体" w:eastAsia="宋体" w:cs="宋体"/>
                <w:b w:val="0"/>
                <w:bCs w:val="0"/>
                <w:sz w:val="21"/>
                <w:szCs w:val="21"/>
                <w:highlight w:val="none"/>
              </w:rPr>
              <w:t>投标人应如实填写《技术要求偏离表》，评审委员会根据技术需求参数响应情况进行打分，各项技术参数指标及要求全部满足的得100分，</w:t>
            </w:r>
            <w:commentRangeStart w:id="1"/>
            <w:r>
              <w:rPr>
                <w:rFonts w:hint="eastAsia" w:ascii="宋体" w:hAnsi="宋体" w:eastAsia="宋体" w:cs="宋体"/>
                <w:b w:val="0"/>
                <w:bCs w:val="0"/>
                <w:sz w:val="21"/>
                <w:szCs w:val="21"/>
                <w:highlight w:val="none"/>
              </w:rPr>
              <w:t>所有标注“▲”的重要参数每项负偏离一扣</w:t>
            </w:r>
            <w:r>
              <w:rPr>
                <w:rFonts w:hint="eastAsia" w:ascii="宋体" w:hAnsi="宋体" w:eastAsia="宋体" w:cs="宋体"/>
                <w:b w:val="0"/>
                <w:bCs w:val="0"/>
                <w:sz w:val="21"/>
                <w:szCs w:val="21"/>
                <w:highlight w:val="none"/>
                <w:lang w:val="en-US" w:eastAsia="zh-CN"/>
              </w:rPr>
              <w:t>4.5</w:t>
            </w:r>
            <w:r>
              <w:rPr>
                <w:rFonts w:hint="eastAsia" w:ascii="宋体" w:hAnsi="宋体" w:eastAsia="宋体" w:cs="宋体"/>
                <w:b w:val="0"/>
                <w:bCs w:val="0"/>
                <w:sz w:val="21"/>
                <w:szCs w:val="21"/>
                <w:highlight w:val="none"/>
              </w:rPr>
              <w:t>分，一般参数每负偏离一条扣</w:t>
            </w:r>
            <w:r>
              <w:rPr>
                <w:rFonts w:hint="eastAsia" w:ascii="宋体" w:hAnsi="宋体" w:eastAsia="宋体" w:cs="宋体"/>
                <w:b w:val="0"/>
                <w:bCs w:val="0"/>
                <w:sz w:val="21"/>
                <w:szCs w:val="21"/>
                <w:highlight w:val="none"/>
                <w:lang w:val="en-US" w:eastAsia="zh-CN"/>
              </w:rPr>
              <w:t>0.001</w:t>
            </w:r>
            <w:r>
              <w:rPr>
                <w:rFonts w:hint="eastAsia" w:ascii="宋体" w:hAnsi="宋体" w:eastAsia="宋体" w:cs="宋体"/>
                <w:b w:val="0"/>
                <w:bCs w:val="0"/>
                <w:sz w:val="21"/>
                <w:szCs w:val="21"/>
                <w:highlight w:val="none"/>
              </w:rPr>
              <w:t>分，扣完为止。</w:t>
            </w:r>
            <w:commentRangeEnd w:id="1"/>
            <w:r>
              <w:commentReference w:id="1"/>
            </w:r>
          </w:p>
        </w:tc>
      </w:tr>
      <w:tr w14:paraId="31B73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5" w:hRule="atLeast"/>
          <w:jc w:val="center"/>
        </w:trPr>
        <w:tc>
          <w:tcPr>
            <w:tcW w:w="417" w:type="dxa"/>
            <w:vMerge w:val="continue"/>
            <w:vAlign w:val="center"/>
          </w:tcPr>
          <w:p w14:paraId="4C03109F">
            <w:pPr>
              <w:keepNext/>
              <w:keepLines/>
              <w:spacing w:before="260" w:after="160" w:line="240" w:lineRule="auto"/>
              <w:jc w:val="center"/>
              <w:outlineLvl w:val="2"/>
              <w:rPr>
                <w:rFonts w:hint="eastAsia" w:ascii="宋体" w:hAnsi="宋体" w:eastAsia="宋体" w:cs="宋体"/>
                <w:b w:val="0"/>
                <w:bCs w:val="0"/>
                <w:sz w:val="21"/>
                <w:szCs w:val="21"/>
                <w:highlight w:val="none"/>
              </w:rPr>
            </w:pPr>
          </w:p>
        </w:tc>
        <w:tc>
          <w:tcPr>
            <w:tcW w:w="416" w:type="dxa"/>
            <w:vAlign w:val="center"/>
          </w:tcPr>
          <w:p w14:paraId="6FDF03BE">
            <w:pPr>
              <w:spacing w:line="240" w:lineRule="auto"/>
              <w:jc w:val="center"/>
              <w:rPr>
                <w:rFonts w:hint="eastAsia" w:ascii="宋体" w:hAnsi="宋体" w:eastAsia="宋体" w:cs="宋体"/>
                <w:b w:val="0"/>
                <w:bCs w:val="0"/>
                <w:sz w:val="21"/>
                <w:szCs w:val="21"/>
                <w:highlight w:val="none"/>
                <w:lang w:eastAsia="zh-CN"/>
              </w:rPr>
            </w:pPr>
            <w:r>
              <w:rPr>
                <w:rFonts w:hint="eastAsia" w:ascii="宋体" w:hAnsi="宋体" w:eastAsia="宋体" w:cs="宋体"/>
                <w:b w:val="0"/>
                <w:bCs w:val="0"/>
                <w:sz w:val="21"/>
                <w:szCs w:val="21"/>
                <w:highlight w:val="none"/>
                <w:lang w:val="en-US" w:eastAsia="zh-CN"/>
              </w:rPr>
              <w:t>3</w:t>
            </w:r>
          </w:p>
        </w:tc>
        <w:tc>
          <w:tcPr>
            <w:tcW w:w="1814" w:type="dxa"/>
            <w:vAlign w:val="center"/>
          </w:tcPr>
          <w:p w14:paraId="02D3A48F">
            <w:pPr>
              <w:spacing w:line="240" w:lineRule="auto"/>
              <w:jc w:val="center"/>
              <w:rPr>
                <w:rFonts w:hint="eastAsia" w:ascii="宋体" w:hAnsi="宋体" w:eastAsia="宋体" w:cs="宋体"/>
                <w:b w:val="0"/>
                <w:bCs w:val="0"/>
                <w:color w:val="FF0000"/>
                <w:sz w:val="21"/>
                <w:szCs w:val="21"/>
                <w:highlight w:val="none"/>
              </w:rPr>
            </w:pPr>
            <w:r>
              <w:rPr>
                <w:rFonts w:hint="eastAsia" w:ascii="宋体" w:hAnsi="宋体" w:eastAsia="宋体" w:cs="宋体"/>
                <w:b w:val="0"/>
                <w:bCs w:val="0"/>
                <w:sz w:val="21"/>
                <w:szCs w:val="21"/>
                <w:highlight w:val="none"/>
              </w:rPr>
              <w:t>样品</w:t>
            </w:r>
          </w:p>
        </w:tc>
        <w:tc>
          <w:tcPr>
            <w:tcW w:w="720" w:type="dxa"/>
            <w:vAlign w:val="center"/>
          </w:tcPr>
          <w:p w14:paraId="28AD7C9B">
            <w:pPr>
              <w:spacing w:line="240" w:lineRule="auto"/>
              <w:jc w:val="center"/>
              <w:rPr>
                <w:rFonts w:hint="eastAsia" w:ascii="宋体" w:hAnsi="宋体" w:eastAsia="宋体" w:cs="宋体"/>
                <w:b w:val="0"/>
                <w:bCs w:val="0"/>
                <w:sz w:val="21"/>
                <w:szCs w:val="21"/>
                <w:highlight w:val="none"/>
                <w:lang w:eastAsia="zh-CN"/>
              </w:rPr>
            </w:pPr>
            <w:r>
              <w:rPr>
                <w:rFonts w:hint="eastAsia" w:ascii="宋体" w:hAnsi="宋体" w:eastAsia="宋体" w:cs="宋体"/>
                <w:b w:val="0"/>
                <w:bCs w:val="0"/>
                <w:sz w:val="21"/>
                <w:szCs w:val="21"/>
                <w:highlight w:val="none"/>
                <w:lang w:val="en-US" w:eastAsia="zh-CN"/>
              </w:rPr>
              <w:t>3</w:t>
            </w:r>
          </w:p>
        </w:tc>
        <w:tc>
          <w:tcPr>
            <w:tcW w:w="755" w:type="dxa"/>
            <w:vAlign w:val="center"/>
          </w:tcPr>
          <w:p w14:paraId="7A4B593D">
            <w:pPr>
              <w:spacing w:line="240" w:lineRule="auto"/>
              <w:jc w:val="center"/>
              <w:rPr>
                <w:rFonts w:hint="eastAsia" w:ascii="宋体" w:hAnsi="宋体" w:eastAsia="宋体" w:cs="宋体"/>
                <w:b w:val="0"/>
                <w:bCs w:val="0"/>
                <w:sz w:val="21"/>
                <w:szCs w:val="21"/>
                <w:highlight w:val="none"/>
              </w:rPr>
            </w:pPr>
            <w:r>
              <w:rPr>
                <w:rFonts w:hint="eastAsia" w:ascii="宋体" w:hAnsi="宋体" w:eastAsia="宋体" w:cs="宋体"/>
                <w:b w:val="0"/>
                <w:bCs w:val="0"/>
                <w:sz w:val="21"/>
                <w:szCs w:val="21"/>
                <w:highlight w:val="none"/>
              </w:rPr>
              <w:t>专家打分</w:t>
            </w:r>
          </w:p>
        </w:tc>
        <w:tc>
          <w:tcPr>
            <w:tcW w:w="4328" w:type="dxa"/>
            <w:vAlign w:val="center"/>
          </w:tcPr>
          <w:p w14:paraId="5B89FDE7">
            <w:pPr>
              <w:widowControl/>
              <w:wordWrap w:val="0"/>
              <w:spacing w:line="240" w:lineRule="auto"/>
              <w:jc w:val="left"/>
              <w:textAlignment w:val="top"/>
              <w:rPr>
                <w:rFonts w:hint="eastAsia" w:ascii="宋体" w:hAnsi="宋体" w:eastAsia="宋体" w:cs="宋体"/>
                <w:b w:val="0"/>
                <w:bCs w:val="0"/>
                <w:sz w:val="21"/>
                <w:szCs w:val="21"/>
                <w:highlight w:val="none"/>
              </w:rPr>
            </w:pPr>
            <w:r>
              <w:rPr>
                <w:rFonts w:hint="eastAsia" w:ascii="宋体" w:hAnsi="宋体" w:eastAsia="宋体" w:cs="宋体"/>
                <w:b w:val="0"/>
                <w:bCs w:val="0"/>
                <w:sz w:val="21"/>
                <w:szCs w:val="21"/>
                <w:highlight w:val="none"/>
              </w:rPr>
              <w:t>评审委员会根据“样品要求”的要求对投标人提供的样品进行综合评审打分：</w:t>
            </w:r>
            <w:r>
              <w:rPr>
                <w:rFonts w:hint="eastAsia" w:ascii="宋体" w:hAnsi="宋体" w:eastAsia="宋体" w:cs="宋体"/>
                <w:b w:val="0"/>
                <w:bCs w:val="0"/>
                <w:sz w:val="21"/>
                <w:szCs w:val="21"/>
                <w:highlight w:val="none"/>
              </w:rPr>
              <w:br w:type="textWrapping"/>
            </w:r>
            <w:r>
              <w:rPr>
                <w:rFonts w:hint="eastAsia" w:ascii="宋体" w:hAnsi="宋体" w:eastAsia="宋体" w:cs="宋体"/>
                <w:b w:val="0"/>
                <w:bCs w:val="0"/>
                <w:sz w:val="21"/>
                <w:szCs w:val="21"/>
                <w:highlight w:val="none"/>
              </w:rPr>
              <w:t>1</w:t>
            </w:r>
            <w:r>
              <w:rPr>
                <w:rFonts w:hint="eastAsia" w:ascii="宋体" w:hAnsi="宋体" w:eastAsia="宋体" w:cs="宋体"/>
                <w:b w:val="0"/>
                <w:bCs w:val="0"/>
                <w:sz w:val="21"/>
                <w:szCs w:val="21"/>
                <w:highlight w:val="none"/>
                <w:lang w:val="en-US" w:eastAsia="zh-CN"/>
              </w:rPr>
              <w:t>.</w:t>
            </w:r>
            <w:r>
              <w:rPr>
                <w:rFonts w:hint="eastAsia" w:ascii="宋体" w:hAnsi="宋体" w:eastAsia="宋体" w:cs="宋体"/>
                <w:b w:val="0"/>
                <w:bCs w:val="0"/>
                <w:sz w:val="21"/>
                <w:szCs w:val="21"/>
                <w:highlight w:val="none"/>
              </w:rPr>
              <w:t>投标人提供符合技术参数的样品得60分，不符合技术参数的样品不得分；</w:t>
            </w:r>
            <w:r>
              <w:rPr>
                <w:rFonts w:hint="eastAsia" w:ascii="宋体" w:hAnsi="宋体" w:eastAsia="宋体" w:cs="宋体"/>
                <w:b w:val="0"/>
                <w:bCs w:val="0"/>
                <w:sz w:val="21"/>
                <w:szCs w:val="21"/>
                <w:highlight w:val="none"/>
              </w:rPr>
              <w:br w:type="textWrapping"/>
            </w:r>
            <w:r>
              <w:rPr>
                <w:rFonts w:hint="eastAsia" w:ascii="宋体" w:hAnsi="宋体" w:eastAsia="宋体" w:cs="宋体"/>
                <w:b w:val="0"/>
                <w:bCs w:val="0"/>
                <w:sz w:val="21"/>
                <w:szCs w:val="21"/>
                <w:highlight w:val="none"/>
              </w:rPr>
              <w:t>2</w:t>
            </w:r>
            <w:r>
              <w:rPr>
                <w:rFonts w:hint="eastAsia" w:ascii="宋体" w:hAnsi="宋体" w:eastAsia="宋体" w:cs="宋体"/>
                <w:b w:val="0"/>
                <w:bCs w:val="0"/>
                <w:sz w:val="21"/>
                <w:szCs w:val="21"/>
                <w:highlight w:val="none"/>
                <w:lang w:val="en-US" w:eastAsia="zh-CN"/>
              </w:rPr>
              <w:t>.</w:t>
            </w:r>
            <w:r>
              <w:rPr>
                <w:rFonts w:hint="eastAsia" w:ascii="宋体" w:hAnsi="宋体" w:eastAsia="宋体" w:cs="宋体"/>
                <w:b w:val="0"/>
                <w:bCs w:val="0"/>
                <w:sz w:val="21"/>
                <w:szCs w:val="21"/>
                <w:highlight w:val="none"/>
              </w:rPr>
              <w:t>在此基础上，评标委员会对各供应商提供的样品按以下标准进行评分：</w:t>
            </w:r>
            <w:r>
              <w:rPr>
                <w:rFonts w:hint="eastAsia" w:ascii="宋体" w:hAnsi="宋体" w:eastAsia="宋体" w:cs="宋体"/>
                <w:b w:val="0"/>
                <w:bCs w:val="0"/>
                <w:sz w:val="21"/>
                <w:szCs w:val="21"/>
                <w:highlight w:val="none"/>
              </w:rPr>
              <w:br w:type="textWrapping"/>
            </w:r>
            <w:r>
              <w:rPr>
                <w:rFonts w:hint="eastAsia" w:ascii="宋体" w:hAnsi="宋体" w:eastAsia="宋体" w:cs="宋体"/>
                <w:b w:val="0"/>
                <w:bCs w:val="0"/>
                <w:sz w:val="21"/>
                <w:szCs w:val="21"/>
                <w:highlight w:val="none"/>
              </w:rPr>
              <w:t>(1)优评分标准：样品材质和工艺质量好，且制作工艺和设计合理精美的，加40分；</w:t>
            </w:r>
            <w:r>
              <w:rPr>
                <w:rFonts w:hint="eastAsia" w:ascii="宋体" w:hAnsi="宋体" w:eastAsia="宋体" w:cs="宋体"/>
                <w:b w:val="0"/>
                <w:bCs w:val="0"/>
                <w:sz w:val="21"/>
                <w:szCs w:val="21"/>
                <w:highlight w:val="none"/>
              </w:rPr>
              <w:br w:type="textWrapping"/>
            </w:r>
            <w:r>
              <w:rPr>
                <w:rFonts w:hint="eastAsia" w:ascii="宋体" w:hAnsi="宋体" w:eastAsia="宋体" w:cs="宋体"/>
                <w:b w:val="0"/>
                <w:bCs w:val="0"/>
                <w:sz w:val="21"/>
                <w:szCs w:val="21"/>
                <w:highlight w:val="none"/>
              </w:rPr>
              <w:t>(2)良评分标准：样品材质和工艺质量较好，且制作工艺和设计较合理精美的，加30分；</w:t>
            </w:r>
            <w:r>
              <w:rPr>
                <w:rFonts w:hint="eastAsia" w:ascii="宋体" w:hAnsi="宋体" w:eastAsia="宋体" w:cs="宋体"/>
                <w:b w:val="0"/>
                <w:bCs w:val="0"/>
                <w:sz w:val="21"/>
                <w:szCs w:val="21"/>
                <w:highlight w:val="none"/>
              </w:rPr>
              <w:br w:type="textWrapping"/>
            </w:r>
            <w:r>
              <w:rPr>
                <w:rFonts w:hint="eastAsia" w:ascii="宋体" w:hAnsi="宋体" w:eastAsia="宋体" w:cs="宋体"/>
                <w:b w:val="0"/>
                <w:bCs w:val="0"/>
                <w:sz w:val="21"/>
                <w:szCs w:val="21"/>
                <w:highlight w:val="none"/>
              </w:rPr>
              <w:t>(3)中评分标准：样品材质和工艺质量一般，且制作工艺和设计基本合理精美的，加10分；</w:t>
            </w:r>
            <w:r>
              <w:rPr>
                <w:rFonts w:hint="eastAsia" w:ascii="宋体" w:hAnsi="宋体" w:eastAsia="宋体" w:cs="宋体"/>
                <w:b w:val="0"/>
                <w:bCs w:val="0"/>
                <w:sz w:val="21"/>
                <w:szCs w:val="21"/>
                <w:highlight w:val="none"/>
              </w:rPr>
              <w:br w:type="textWrapping"/>
            </w:r>
            <w:r>
              <w:rPr>
                <w:rFonts w:hint="eastAsia" w:ascii="宋体" w:hAnsi="宋体" w:eastAsia="宋体" w:cs="宋体"/>
                <w:b w:val="0"/>
                <w:bCs w:val="0"/>
                <w:sz w:val="21"/>
                <w:szCs w:val="21"/>
                <w:highlight w:val="none"/>
              </w:rPr>
              <w:t>(4)差评分标准：样品材质和工艺质量差，且制作工艺和设计差的，不加分。若评审为差，需书面说明理由并记录在档。</w:t>
            </w:r>
            <w:r>
              <w:rPr>
                <w:rFonts w:hint="eastAsia" w:ascii="宋体" w:hAnsi="宋体" w:eastAsia="宋体" w:cs="宋体"/>
                <w:b w:val="0"/>
                <w:bCs w:val="0"/>
                <w:sz w:val="21"/>
                <w:szCs w:val="21"/>
                <w:highlight w:val="none"/>
              </w:rPr>
              <w:br w:type="textWrapping"/>
            </w:r>
            <w:r>
              <w:rPr>
                <w:rFonts w:hint="eastAsia" w:ascii="宋体" w:hAnsi="宋体" w:eastAsia="宋体" w:cs="宋体"/>
                <w:b w:val="0"/>
                <w:bCs w:val="0"/>
                <w:sz w:val="21"/>
                <w:szCs w:val="21"/>
                <w:highlight w:val="none"/>
              </w:rPr>
              <w:t>以上累计最高得100分。</w:t>
            </w:r>
          </w:p>
        </w:tc>
      </w:tr>
      <w:tr w14:paraId="01FBE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17" w:type="dxa"/>
            <w:vAlign w:val="center"/>
          </w:tcPr>
          <w:p w14:paraId="663D82E4">
            <w:pPr>
              <w:keepNext/>
              <w:keepLines/>
              <w:spacing w:before="260" w:after="160" w:line="240" w:lineRule="auto"/>
              <w:jc w:val="center"/>
              <w:outlineLvl w:val="2"/>
              <w:rPr>
                <w:rFonts w:hint="eastAsia" w:ascii="宋体" w:hAnsi="宋体" w:eastAsia="宋体" w:cs="宋体"/>
                <w:b w:val="0"/>
                <w:bCs w:val="0"/>
                <w:sz w:val="21"/>
                <w:szCs w:val="21"/>
                <w:highlight w:val="none"/>
              </w:rPr>
            </w:pPr>
          </w:p>
        </w:tc>
        <w:tc>
          <w:tcPr>
            <w:tcW w:w="416" w:type="dxa"/>
            <w:vAlign w:val="center"/>
          </w:tcPr>
          <w:p w14:paraId="36EB2C22">
            <w:pPr>
              <w:spacing w:line="240" w:lineRule="auto"/>
              <w:jc w:val="center"/>
              <w:rPr>
                <w:rFonts w:hint="eastAsia" w:ascii="宋体" w:hAnsi="宋体" w:eastAsia="宋体" w:cs="宋体"/>
                <w:b w:val="0"/>
                <w:bCs w:val="0"/>
                <w:sz w:val="21"/>
                <w:szCs w:val="21"/>
                <w:highlight w:val="none"/>
                <w:lang w:val="en-US" w:eastAsia="zh-CN"/>
              </w:rPr>
            </w:pPr>
            <w:r>
              <w:rPr>
                <w:rFonts w:hint="eastAsia" w:ascii="宋体" w:hAnsi="宋体" w:eastAsia="宋体" w:cs="宋体"/>
                <w:b w:val="0"/>
                <w:bCs w:val="0"/>
                <w:sz w:val="21"/>
                <w:szCs w:val="21"/>
                <w:highlight w:val="none"/>
                <w:lang w:val="en-US" w:eastAsia="zh-CN"/>
              </w:rPr>
              <w:t>4</w:t>
            </w:r>
          </w:p>
        </w:tc>
        <w:tc>
          <w:tcPr>
            <w:tcW w:w="1814" w:type="dxa"/>
            <w:vAlign w:val="center"/>
          </w:tcPr>
          <w:p w14:paraId="2EE4DDAE">
            <w:pPr>
              <w:wordWrap w:val="0"/>
              <w:spacing w:line="240" w:lineRule="auto"/>
              <w:jc w:val="center"/>
              <w:rPr>
                <w:rFonts w:hint="eastAsia" w:ascii="宋体" w:hAnsi="宋体" w:eastAsia="宋体" w:cs="宋体"/>
                <w:b w:val="0"/>
                <w:bCs w:val="0"/>
                <w:color w:val="FF0000"/>
                <w:sz w:val="21"/>
                <w:szCs w:val="21"/>
                <w:highlight w:val="none"/>
              </w:rPr>
            </w:pPr>
            <w:r>
              <w:rPr>
                <w:rFonts w:hint="eastAsia" w:ascii="宋体" w:hAnsi="宋体" w:eastAsia="宋体" w:cs="宋体"/>
                <w:b w:val="0"/>
                <w:bCs w:val="0"/>
                <w:sz w:val="21"/>
                <w:szCs w:val="21"/>
                <w:highlight w:val="none"/>
              </w:rPr>
              <w:t>节能环保情况</w:t>
            </w:r>
          </w:p>
        </w:tc>
        <w:tc>
          <w:tcPr>
            <w:tcW w:w="720" w:type="dxa"/>
            <w:vAlign w:val="center"/>
          </w:tcPr>
          <w:p w14:paraId="3049EEEC">
            <w:pPr>
              <w:wordWrap w:val="0"/>
              <w:spacing w:line="240" w:lineRule="auto"/>
              <w:jc w:val="center"/>
              <w:rPr>
                <w:rFonts w:hint="eastAsia" w:ascii="宋体" w:hAnsi="宋体" w:eastAsia="宋体" w:cs="宋体"/>
                <w:b w:val="0"/>
                <w:bCs w:val="0"/>
                <w:sz w:val="21"/>
                <w:szCs w:val="21"/>
                <w:highlight w:val="none"/>
                <w:lang w:eastAsia="zh-CN"/>
              </w:rPr>
            </w:pPr>
            <w:r>
              <w:rPr>
                <w:rFonts w:hint="eastAsia" w:ascii="宋体" w:hAnsi="宋体" w:eastAsia="宋体" w:cs="宋体"/>
                <w:b w:val="0"/>
                <w:bCs w:val="0"/>
                <w:sz w:val="21"/>
                <w:szCs w:val="21"/>
                <w:highlight w:val="none"/>
                <w:lang w:val="en-US" w:eastAsia="zh-CN"/>
              </w:rPr>
              <w:t>1</w:t>
            </w:r>
          </w:p>
        </w:tc>
        <w:tc>
          <w:tcPr>
            <w:tcW w:w="755" w:type="dxa"/>
            <w:vAlign w:val="center"/>
          </w:tcPr>
          <w:p w14:paraId="6E90E50F">
            <w:pPr>
              <w:spacing w:line="240" w:lineRule="auto"/>
              <w:jc w:val="center"/>
              <w:rPr>
                <w:rFonts w:hint="eastAsia" w:ascii="宋体" w:hAnsi="宋体" w:eastAsia="宋体" w:cs="宋体"/>
                <w:b w:val="0"/>
                <w:bCs w:val="0"/>
                <w:sz w:val="21"/>
                <w:szCs w:val="21"/>
                <w:highlight w:val="none"/>
              </w:rPr>
            </w:pPr>
            <w:r>
              <w:rPr>
                <w:rFonts w:hint="eastAsia" w:ascii="宋体" w:hAnsi="宋体" w:eastAsia="宋体" w:cs="宋体"/>
                <w:b w:val="0"/>
                <w:bCs w:val="0"/>
                <w:sz w:val="21"/>
                <w:szCs w:val="21"/>
                <w:highlight w:val="none"/>
              </w:rPr>
              <w:t>专家打分</w:t>
            </w:r>
          </w:p>
        </w:tc>
        <w:tc>
          <w:tcPr>
            <w:tcW w:w="4328" w:type="dxa"/>
            <w:vAlign w:val="top"/>
          </w:tcPr>
          <w:p w14:paraId="470B9E6B">
            <w:pPr>
              <w:widowControl/>
              <w:wordWrap w:val="0"/>
              <w:spacing w:line="240" w:lineRule="auto"/>
              <w:jc w:val="left"/>
              <w:textAlignment w:val="top"/>
              <w:rPr>
                <w:rFonts w:hint="eastAsia" w:ascii="宋体" w:hAnsi="宋体" w:eastAsia="宋体" w:cs="宋体"/>
                <w:b w:val="0"/>
                <w:bCs w:val="0"/>
                <w:sz w:val="21"/>
                <w:szCs w:val="21"/>
                <w:highlight w:val="none"/>
              </w:rPr>
            </w:pPr>
            <w:r>
              <w:commentReference w:id="2"/>
            </w:r>
            <w:r>
              <w:rPr>
                <w:rFonts w:hint="eastAsia" w:ascii="宋体" w:hAnsi="宋体" w:eastAsia="宋体" w:cs="宋体"/>
                <w:b w:val="0"/>
                <w:bCs w:val="0"/>
                <w:sz w:val="21"/>
                <w:szCs w:val="21"/>
                <w:highlight w:val="none"/>
              </w:rPr>
              <w:t>（一）评分内容：</w:t>
            </w:r>
          </w:p>
          <w:p w14:paraId="19C0B345">
            <w:pPr>
              <w:widowControl/>
              <w:wordWrap w:val="0"/>
              <w:spacing w:line="240" w:lineRule="auto"/>
              <w:jc w:val="left"/>
              <w:textAlignment w:val="top"/>
              <w:rPr>
                <w:rFonts w:hint="eastAsia" w:ascii="宋体" w:hAnsi="宋体" w:eastAsia="宋体" w:cs="宋体"/>
                <w:b w:val="0"/>
                <w:bCs w:val="0"/>
                <w:sz w:val="21"/>
                <w:szCs w:val="21"/>
                <w:highlight w:val="none"/>
              </w:rPr>
            </w:pPr>
            <w:r>
              <w:rPr>
                <w:rFonts w:hint="eastAsia" w:ascii="宋体" w:hAnsi="宋体" w:eastAsia="宋体" w:cs="宋体"/>
                <w:b w:val="0"/>
                <w:bCs w:val="0"/>
                <w:sz w:val="21"/>
                <w:szCs w:val="21"/>
                <w:highlight w:val="none"/>
              </w:rPr>
              <w:t>根据《关于印发节能产品政府采购品目清单的通知 》（财库〔2019〕19号）以及《关于印发环境标志产品政府采购品目清单的通知》（财库〔2019〕18号）的要求，</w:t>
            </w:r>
            <w:r>
              <w:rPr>
                <w:rFonts w:hint="eastAsia" w:ascii="宋体" w:hAnsi="宋体" w:eastAsia="宋体" w:cs="宋体"/>
                <w:b w:val="0"/>
                <w:bCs w:val="0"/>
                <w:sz w:val="21"/>
                <w:szCs w:val="21"/>
                <w:highlight w:val="none"/>
                <w:lang w:val="en-US" w:eastAsia="zh-CN"/>
              </w:rPr>
              <w:t>供应商</w:t>
            </w:r>
            <w:r>
              <w:rPr>
                <w:rFonts w:hint="eastAsia" w:ascii="宋体" w:hAnsi="宋体" w:eastAsia="宋体" w:cs="宋体"/>
                <w:b w:val="0"/>
                <w:bCs w:val="0"/>
                <w:sz w:val="21"/>
                <w:szCs w:val="21"/>
                <w:highlight w:val="none"/>
              </w:rPr>
              <w:t>所投任一产品（以第三章 用户需求书 二、货物需求明细中“货物名称”为准）被列入节能产品政府采购品目清单（政府强制采购产品除外）或环境标志产品政府采购品目清单的得100分。</w:t>
            </w:r>
          </w:p>
          <w:p w14:paraId="178DEFA3">
            <w:pPr>
              <w:widowControl/>
              <w:wordWrap w:val="0"/>
              <w:spacing w:line="240" w:lineRule="auto"/>
              <w:jc w:val="left"/>
              <w:textAlignment w:val="top"/>
              <w:rPr>
                <w:rFonts w:hint="eastAsia" w:ascii="宋体" w:hAnsi="宋体" w:eastAsia="宋体" w:cs="宋体"/>
                <w:b w:val="0"/>
                <w:bCs w:val="0"/>
                <w:sz w:val="21"/>
                <w:szCs w:val="21"/>
                <w:highlight w:val="none"/>
              </w:rPr>
            </w:pPr>
            <w:r>
              <w:rPr>
                <w:rFonts w:hint="eastAsia" w:ascii="宋体" w:hAnsi="宋体" w:eastAsia="宋体" w:cs="宋体"/>
                <w:b w:val="0"/>
                <w:bCs w:val="0"/>
                <w:sz w:val="21"/>
                <w:szCs w:val="21"/>
                <w:highlight w:val="none"/>
              </w:rPr>
              <w:t>（二）评分依据：</w:t>
            </w:r>
          </w:p>
          <w:p w14:paraId="0422E005">
            <w:pPr>
              <w:widowControl/>
              <w:wordWrap w:val="0"/>
              <w:spacing w:line="240" w:lineRule="auto"/>
              <w:jc w:val="left"/>
              <w:textAlignment w:val="top"/>
              <w:rPr>
                <w:rFonts w:hint="eastAsia" w:ascii="宋体" w:hAnsi="宋体" w:eastAsia="宋体" w:cs="宋体"/>
                <w:b w:val="0"/>
                <w:bCs w:val="0"/>
                <w:sz w:val="21"/>
                <w:szCs w:val="21"/>
                <w:highlight w:val="none"/>
                <w:lang w:eastAsia="zh-CN"/>
              </w:rPr>
            </w:pPr>
            <w:r>
              <w:rPr>
                <w:rFonts w:hint="eastAsia" w:ascii="宋体" w:hAnsi="宋体" w:eastAsia="宋体" w:cs="宋体"/>
                <w:b w:val="0"/>
                <w:bCs w:val="0"/>
                <w:sz w:val="21"/>
                <w:szCs w:val="21"/>
                <w:highlight w:val="none"/>
              </w:rPr>
              <w:t>需提供依据《市场监管总局关于发布参与实施政府采购节能产品、环境标志产品认证机构名录的公告》（2019年第16号）确定的认证机构出具的、处于有效期之内的节能产品、环境标志产品认证证书扫描件。未提供或不符合的不得分。</w:t>
            </w:r>
          </w:p>
        </w:tc>
      </w:tr>
      <w:tr w14:paraId="0A6BD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417" w:type="dxa"/>
            <w:vAlign w:val="center"/>
          </w:tcPr>
          <w:p w14:paraId="52655D0F">
            <w:pPr>
              <w:spacing w:line="240" w:lineRule="auto"/>
              <w:jc w:val="center"/>
              <w:rPr>
                <w:rFonts w:hint="eastAsia" w:ascii="宋体" w:hAnsi="宋体" w:eastAsia="宋体" w:cs="宋体"/>
                <w:b w:val="0"/>
                <w:bCs w:val="0"/>
                <w:sz w:val="21"/>
                <w:szCs w:val="21"/>
                <w:highlight w:val="none"/>
              </w:rPr>
            </w:pPr>
            <w:r>
              <w:rPr>
                <w:rFonts w:hint="eastAsia" w:ascii="宋体" w:hAnsi="宋体" w:eastAsia="宋体" w:cs="宋体"/>
                <w:b w:val="0"/>
                <w:bCs w:val="0"/>
                <w:sz w:val="21"/>
                <w:szCs w:val="21"/>
                <w:highlight w:val="none"/>
              </w:rPr>
              <w:t>3</w:t>
            </w:r>
          </w:p>
        </w:tc>
        <w:tc>
          <w:tcPr>
            <w:tcW w:w="3705" w:type="dxa"/>
            <w:gridSpan w:val="4"/>
            <w:vAlign w:val="center"/>
          </w:tcPr>
          <w:p w14:paraId="11629858">
            <w:pPr>
              <w:spacing w:line="240" w:lineRule="auto"/>
              <w:jc w:val="center"/>
              <w:rPr>
                <w:rFonts w:hint="eastAsia" w:ascii="宋体" w:hAnsi="宋体" w:eastAsia="宋体" w:cs="宋体"/>
                <w:b w:val="0"/>
                <w:bCs w:val="0"/>
                <w:sz w:val="21"/>
                <w:szCs w:val="21"/>
                <w:highlight w:val="none"/>
              </w:rPr>
            </w:pPr>
            <w:r>
              <w:rPr>
                <w:rFonts w:hint="eastAsia" w:ascii="宋体" w:hAnsi="宋体" w:eastAsia="宋体" w:cs="宋体"/>
                <w:b w:val="0"/>
                <w:bCs w:val="0"/>
                <w:sz w:val="21"/>
                <w:szCs w:val="21"/>
                <w:highlight w:val="none"/>
              </w:rPr>
              <w:t>商务部分</w:t>
            </w:r>
          </w:p>
        </w:tc>
        <w:tc>
          <w:tcPr>
            <w:tcW w:w="4328" w:type="dxa"/>
            <w:vAlign w:val="center"/>
          </w:tcPr>
          <w:p w14:paraId="39096784">
            <w:pPr>
              <w:spacing w:line="240" w:lineRule="auto"/>
              <w:jc w:val="center"/>
              <w:rPr>
                <w:rFonts w:hint="eastAsia" w:ascii="宋体" w:hAnsi="宋体" w:eastAsia="宋体" w:cs="宋体"/>
                <w:b w:val="0"/>
                <w:bCs w:val="0"/>
                <w:sz w:val="21"/>
                <w:szCs w:val="21"/>
                <w:highlight w:val="none"/>
                <w:lang w:eastAsia="zh-CN"/>
              </w:rPr>
            </w:pPr>
            <w:r>
              <w:rPr>
                <w:rFonts w:hint="eastAsia" w:ascii="宋体" w:hAnsi="宋体" w:eastAsia="宋体" w:cs="宋体"/>
                <w:b w:val="0"/>
                <w:bCs w:val="0"/>
                <w:sz w:val="21"/>
                <w:szCs w:val="21"/>
                <w:highlight w:val="none"/>
                <w:lang w:val="en-US" w:eastAsia="zh-CN"/>
              </w:rPr>
              <w:t>3</w:t>
            </w:r>
          </w:p>
        </w:tc>
      </w:tr>
      <w:tr w14:paraId="0A4CA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17" w:type="dxa"/>
            <w:vMerge w:val="restart"/>
            <w:vAlign w:val="center"/>
          </w:tcPr>
          <w:p w14:paraId="7A1B55ED">
            <w:pPr>
              <w:keepNext/>
              <w:keepLines/>
              <w:spacing w:before="340" w:after="330" w:line="240" w:lineRule="auto"/>
              <w:jc w:val="center"/>
              <w:outlineLvl w:val="0"/>
              <w:rPr>
                <w:rFonts w:hint="eastAsia" w:ascii="宋体" w:hAnsi="宋体" w:eastAsia="宋体" w:cs="宋体"/>
                <w:b w:val="0"/>
                <w:bCs w:val="0"/>
                <w:sz w:val="21"/>
                <w:szCs w:val="21"/>
                <w:highlight w:val="none"/>
              </w:rPr>
            </w:pPr>
          </w:p>
        </w:tc>
        <w:tc>
          <w:tcPr>
            <w:tcW w:w="416" w:type="dxa"/>
            <w:vAlign w:val="center"/>
          </w:tcPr>
          <w:p w14:paraId="6339269A">
            <w:pPr>
              <w:spacing w:line="240" w:lineRule="auto"/>
              <w:jc w:val="center"/>
              <w:rPr>
                <w:rFonts w:hint="eastAsia" w:ascii="宋体" w:hAnsi="宋体" w:eastAsia="宋体" w:cs="宋体"/>
                <w:b w:val="0"/>
                <w:bCs w:val="0"/>
                <w:sz w:val="21"/>
                <w:szCs w:val="21"/>
                <w:highlight w:val="none"/>
              </w:rPr>
            </w:pPr>
            <w:r>
              <w:rPr>
                <w:rFonts w:hint="eastAsia" w:ascii="宋体" w:hAnsi="宋体" w:eastAsia="宋体" w:cs="宋体"/>
                <w:b w:val="0"/>
                <w:bCs w:val="0"/>
                <w:sz w:val="21"/>
                <w:szCs w:val="21"/>
                <w:highlight w:val="none"/>
              </w:rPr>
              <w:t>序号</w:t>
            </w:r>
          </w:p>
        </w:tc>
        <w:tc>
          <w:tcPr>
            <w:tcW w:w="1814" w:type="dxa"/>
            <w:vAlign w:val="center"/>
          </w:tcPr>
          <w:p w14:paraId="3226C1E0">
            <w:pPr>
              <w:spacing w:line="240" w:lineRule="auto"/>
              <w:jc w:val="center"/>
              <w:rPr>
                <w:rFonts w:hint="eastAsia" w:ascii="宋体" w:hAnsi="宋体" w:eastAsia="宋体" w:cs="宋体"/>
                <w:b w:val="0"/>
                <w:bCs w:val="0"/>
                <w:sz w:val="21"/>
                <w:szCs w:val="21"/>
                <w:highlight w:val="none"/>
              </w:rPr>
            </w:pPr>
            <w:r>
              <w:rPr>
                <w:rFonts w:hint="eastAsia" w:ascii="宋体" w:hAnsi="宋体" w:eastAsia="宋体" w:cs="宋体"/>
                <w:b w:val="0"/>
                <w:bCs w:val="0"/>
                <w:sz w:val="21"/>
                <w:szCs w:val="21"/>
                <w:highlight w:val="none"/>
              </w:rPr>
              <w:t>评审因素</w:t>
            </w:r>
          </w:p>
        </w:tc>
        <w:tc>
          <w:tcPr>
            <w:tcW w:w="720" w:type="dxa"/>
            <w:vAlign w:val="center"/>
          </w:tcPr>
          <w:p w14:paraId="5D1155C0">
            <w:pPr>
              <w:spacing w:line="240" w:lineRule="auto"/>
              <w:jc w:val="center"/>
              <w:rPr>
                <w:rFonts w:hint="eastAsia" w:ascii="宋体" w:hAnsi="宋体" w:eastAsia="宋体" w:cs="宋体"/>
                <w:b w:val="0"/>
                <w:bCs w:val="0"/>
                <w:sz w:val="21"/>
                <w:szCs w:val="21"/>
                <w:highlight w:val="none"/>
              </w:rPr>
            </w:pPr>
            <w:r>
              <w:rPr>
                <w:rFonts w:hint="eastAsia" w:ascii="宋体" w:hAnsi="宋体" w:eastAsia="宋体" w:cs="宋体"/>
                <w:b w:val="0"/>
                <w:bCs w:val="0"/>
                <w:sz w:val="21"/>
                <w:szCs w:val="21"/>
                <w:highlight w:val="none"/>
              </w:rPr>
              <w:t>权重</w:t>
            </w:r>
          </w:p>
        </w:tc>
        <w:tc>
          <w:tcPr>
            <w:tcW w:w="755" w:type="dxa"/>
            <w:vAlign w:val="center"/>
          </w:tcPr>
          <w:p w14:paraId="3C0EB0B3">
            <w:pPr>
              <w:spacing w:line="240" w:lineRule="auto"/>
              <w:jc w:val="center"/>
              <w:rPr>
                <w:rFonts w:hint="eastAsia" w:ascii="宋体" w:hAnsi="宋体" w:eastAsia="宋体" w:cs="宋体"/>
                <w:b w:val="0"/>
                <w:bCs w:val="0"/>
                <w:sz w:val="21"/>
                <w:szCs w:val="21"/>
                <w:highlight w:val="none"/>
              </w:rPr>
            </w:pPr>
            <w:r>
              <w:rPr>
                <w:rFonts w:hint="eastAsia" w:ascii="宋体" w:hAnsi="宋体" w:eastAsia="宋体" w:cs="宋体"/>
                <w:b w:val="0"/>
                <w:bCs w:val="0"/>
                <w:sz w:val="21"/>
                <w:szCs w:val="21"/>
                <w:highlight w:val="none"/>
              </w:rPr>
              <w:t>评分方式</w:t>
            </w:r>
          </w:p>
        </w:tc>
        <w:tc>
          <w:tcPr>
            <w:tcW w:w="4328" w:type="dxa"/>
            <w:vAlign w:val="center"/>
          </w:tcPr>
          <w:p w14:paraId="05FAC63D">
            <w:pPr>
              <w:spacing w:line="240" w:lineRule="auto"/>
              <w:jc w:val="center"/>
              <w:rPr>
                <w:rFonts w:hint="eastAsia" w:ascii="宋体" w:hAnsi="宋体" w:eastAsia="宋体" w:cs="宋体"/>
                <w:b w:val="0"/>
                <w:bCs w:val="0"/>
                <w:sz w:val="21"/>
                <w:szCs w:val="21"/>
                <w:highlight w:val="none"/>
              </w:rPr>
            </w:pPr>
            <w:r>
              <w:rPr>
                <w:rFonts w:hint="eastAsia" w:ascii="宋体" w:hAnsi="宋体" w:eastAsia="宋体" w:cs="宋体"/>
                <w:b w:val="0"/>
                <w:bCs w:val="0"/>
                <w:sz w:val="21"/>
                <w:szCs w:val="21"/>
                <w:highlight w:val="none"/>
              </w:rPr>
              <w:t>评分准则</w:t>
            </w:r>
          </w:p>
        </w:tc>
      </w:tr>
      <w:tr w14:paraId="3891C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17" w:type="dxa"/>
            <w:vMerge w:val="continue"/>
            <w:vAlign w:val="center"/>
          </w:tcPr>
          <w:p w14:paraId="4083AD39">
            <w:pPr>
              <w:keepNext/>
              <w:keepLines/>
              <w:spacing w:before="340" w:after="330" w:line="240" w:lineRule="auto"/>
              <w:jc w:val="center"/>
              <w:outlineLvl w:val="0"/>
              <w:rPr>
                <w:rFonts w:hint="eastAsia" w:ascii="宋体" w:hAnsi="宋体" w:eastAsia="宋体" w:cs="宋体"/>
                <w:b w:val="0"/>
                <w:bCs w:val="0"/>
                <w:sz w:val="21"/>
                <w:szCs w:val="21"/>
                <w:highlight w:val="none"/>
              </w:rPr>
            </w:pPr>
          </w:p>
        </w:tc>
        <w:tc>
          <w:tcPr>
            <w:tcW w:w="416" w:type="dxa"/>
            <w:vAlign w:val="center"/>
          </w:tcPr>
          <w:p w14:paraId="08FBA906">
            <w:pPr>
              <w:spacing w:line="240" w:lineRule="auto"/>
              <w:jc w:val="center"/>
              <w:rPr>
                <w:rFonts w:hint="eastAsia" w:ascii="宋体" w:hAnsi="宋体" w:eastAsia="宋体" w:cs="宋体"/>
                <w:b w:val="0"/>
                <w:bCs w:val="0"/>
                <w:sz w:val="21"/>
                <w:szCs w:val="21"/>
                <w:highlight w:val="none"/>
              </w:rPr>
            </w:pPr>
            <w:r>
              <w:rPr>
                <w:rFonts w:hint="eastAsia" w:ascii="宋体" w:hAnsi="宋体" w:eastAsia="宋体" w:cs="宋体"/>
                <w:b w:val="0"/>
                <w:bCs w:val="0"/>
                <w:sz w:val="21"/>
                <w:szCs w:val="21"/>
                <w:highlight w:val="none"/>
              </w:rPr>
              <w:t>1</w:t>
            </w:r>
          </w:p>
        </w:tc>
        <w:tc>
          <w:tcPr>
            <w:tcW w:w="1814" w:type="dxa"/>
            <w:vAlign w:val="center"/>
          </w:tcPr>
          <w:p w14:paraId="6C1B2073">
            <w:pPr>
              <w:spacing w:line="240" w:lineRule="auto"/>
              <w:jc w:val="center"/>
              <w:rPr>
                <w:rFonts w:hint="eastAsia" w:ascii="宋体" w:hAnsi="宋体" w:eastAsia="宋体" w:cs="宋体"/>
                <w:b w:val="0"/>
                <w:bCs w:val="0"/>
                <w:sz w:val="21"/>
                <w:szCs w:val="21"/>
                <w:highlight w:val="none"/>
              </w:rPr>
            </w:pPr>
            <w:r>
              <w:rPr>
                <w:rFonts w:hint="eastAsia" w:ascii="宋体" w:hAnsi="宋体" w:eastAsia="宋体" w:cs="宋体"/>
                <w:b w:val="0"/>
                <w:bCs w:val="0"/>
                <w:sz w:val="21"/>
                <w:szCs w:val="21"/>
                <w:highlight w:val="none"/>
              </w:rPr>
              <w:t>免费保修期内售后服务条款偏离情况</w:t>
            </w:r>
          </w:p>
        </w:tc>
        <w:tc>
          <w:tcPr>
            <w:tcW w:w="720" w:type="dxa"/>
            <w:vAlign w:val="center"/>
          </w:tcPr>
          <w:p w14:paraId="7F8943C1">
            <w:pPr>
              <w:spacing w:line="240" w:lineRule="auto"/>
              <w:jc w:val="center"/>
              <w:rPr>
                <w:rFonts w:hint="eastAsia" w:ascii="宋体" w:hAnsi="宋体" w:eastAsia="宋体" w:cs="宋体"/>
                <w:b w:val="0"/>
                <w:bCs w:val="0"/>
                <w:sz w:val="21"/>
                <w:szCs w:val="21"/>
                <w:highlight w:val="none"/>
                <w:lang w:eastAsia="zh-CN"/>
              </w:rPr>
            </w:pPr>
            <w:r>
              <w:rPr>
                <w:rFonts w:hint="eastAsia" w:ascii="宋体" w:hAnsi="宋体" w:eastAsia="宋体" w:cs="宋体"/>
                <w:b w:val="0"/>
                <w:bCs w:val="0"/>
                <w:sz w:val="21"/>
                <w:szCs w:val="21"/>
                <w:highlight w:val="none"/>
                <w:lang w:val="en-US" w:eastAsia="zh-CN"/>
              </w:rPr>
              <w:t>1</w:t>
            </w:r>
          </w:p>
        </w:tc>
        <w:tc>
          <w:tcPr>
            <w:tcW w:w="755" w:type="dxa"/>
            <w:vAlign w:val="center"/>
          </w:tcPr>
          <w:p w14:paraId="2BCFC108">
            <w:pPr>
              <w:spacing w:line="240" w:lineRule="auto"/>
              <w:jc w:val="center"/>
              <w:rPr>
                <w:rFonts w:hint="eastAsia" w:ascii="宋体" w:hAnsi="宋体" w:eastAsia="宋体" w:cs="宋体"/>
                <w:b w:val="0"/>
                <w:bCs w:val="0"/>
                <w:sz w:val="21"/>
                <w:szCs w:val="21"/>
                <w:highlight w:val="none"/>
              </w:rPr>
            </w:pPr>
            <w:r>
              <w:rPr>
                <w:rFonts w:hint="eastAsia" w:ascii="宋体" w:hAnsi="宋体" w:eastAsia="宋体" w:cs="宋体"/>
                <w:b w:val="0"/>
                <w:bCs w:val="0"/>
                <w:sz w:val="21"/>
                <w:szCs w:val="21"/>
                <w:highlight w:val="none"/>
              </w:rPr>
              <w:t>专家评分</w:t>
            </w:r>
          </w:p>
        </w:tc>
        <w:tc>
          <w:tcPr>
            <w:tcW w:w="4328" w:type="dxa"/>
            <w:vAlign w:val="center"/>
          </w:tcPr>
          <w:p w14:paraId="57FC1579">
            <w:pPr>
              <w:spacing w:line="240" w:lineRule="auto"/>
              <w:rPr>
                <w:rFonts w:hint="eastAsia" w:ascii="宋体" w:hAnsi="宋体" w:eastAsia="宋体" w:cs="宋体"/>
                <w:b w:val="0"/>
                <w:bCs w:val="0"/>
                <w:sz w:val="21"/>
                <w:szCs w:val="21"/>
                <w:highlight w:val="none"/>
              </w:rPr>
            </w:pPr>
            <w:r>
              <w:rPr>
                <w:rFonts w:hint="eastAsia" w:ascii="宋体" w:hAnsi="宋体" w:eastAsia="宋体" w:cs="宋体"/>
                <w:b w:val="0"/>
                <w:bCs w:val="0"/>
                <w:sz w:val="21"/>
                <w:szCs w:val="21"/>
                <w:highlight w:val="none"/>
              </w:rPr>
              <w:t>投标人应如实填写《商务要求偏离表（免费保修期内售后服务要求）》，评审委员会根据响应情况进行打分，全部满足要求的得100分，每负偏离一项扣</w:t>
            </w:r>
            <w:r>
              <w:rPr>
                <w:rFonts w:hint="eastAsia" w:ascii="宋体" w:hAnsi="宋体" w:eastAsia="宋体" w:cs="宋体"/>
                <w:b w:val="0"/>
                <w:bCs w:val="0"/>
                <w:sz w:val="21"/>
                <w:szCs w:val="21"/>
                <w:highlight w:val="none"/>
                <w:lang w:val="en-US" w:eastAsia="zh-CN"/>
              </w:rPr>
              <w:t>10</w:t>
            </w:r>
            <w:r>
              <w:rPr>
                <w:rFonts w:hint="eastAsia" w:ascii="宋体" w:hAnsi="宋体" w:eastAsia="宋体" w:cs="宋体"/>
                <w:b w:val="0"/>
                <w:bCs w:val="0"/>
                <w:sz w:val="21"/>
                <w:szCs w:val="21"/>
                <w:highlight w:val="none"/>
              </w:rPr>
              <w:t>分，扣完为止。</w:t>
            </w:r>
          </w:p>
        </w:tc>
      </w:tr>
      <w:tr w14:paraId="6C460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17" w:type="dxa"/>
            <w:vMerge w:val="continue"/>
            <w:vAlign w:val="center"/>
          </w:tcPr>
          <w:p w14:paraId="74D8293B">
            <w:pPr>
              <w:keepNext/>
              <w:keepLines/>
              <w:spacing w:before="260" w:after="260" w:line="240" w:lineRule="auto"/>
              <w:jc w:val="center"/>
              <w:outlineLvl w:val="2"/>
              <w:rPr>
                <w:rFonts w:hint="eastAsia" w:ascii="宋体" w:hAnsi="宋体" w:eastAsia="宋体" w:cs="宋体"/>
                <w:b w:val="0"/>
                <w:bCs w:val="0"/>
                <w:sz w:val="21"/>
                <w:szCs w:val="21"/>
                <w:highlight w:val="none"/>
              </w:rPr>
            </w:pPr>
          </w:p>
        </w:tc>
        <w:tc>
          <w:tcPr>
            <w:tcW w:w="416" w:type="dxa"/>
            <w:vAlign w:val="center"/>
          </w:tcPr>
          <w:p w14:paraId="4B2B8300">
            <w:pPr>
              <w:spacing w:line="240" w:lineRule="auto"/>
              <w:jc w:val="center"/>
              <w:rPr>
                <w:rFonts w:hint="eastAsia" w:ascii="宋体" w:hAnsi="宋体" w:eastAsia="宋体" w:cs="宋体"/>
                <w:b w:val="0"/>
                <w:bCs w:val="0"/>
                <w:sz w:val="21"/>
                <w:szCs w:val="21"/>
                <w:highlight w:val="none"/>
              </w:rPr>
            </w:pPr>
            <w:r>
              <w:rPr>
                <w:rFonts w:hint="eastAsia" w:ascii="宋体" w:hAnsi="宋体" w:eastAsia="宋体" w:cs="宋体"/>
                <w:b w:val="0"/>
                <w:bCs w:val="0"/>
                <w:sz w:val="21"/>
                <w:szCs w:val="21"/>
                <w:highlight w:val="none"/>
              </w:rPr>
              <w:t>2</w:t>
            </w:r>
          </w:p>
        </w:tc>
        <w:tc>
          <w:tcPr>
            <w:tcW w:w="1814" w:type="dxa"/>
            <w:vAlign w:val="center"/>
          </w:tcPr>
          <w:p w14:paraId="4E6DC969">
            <w:pPr>
              <w:spacing w:line="240" w:lineRule="auto"/>
              <w:jc w:val="center"/>
              <w:rPr>
                <w:rFonts w:hint="eastAsia" w:ascii="宋体" w:hAnsi="宋体" w:eastAsia="宋体" w:cs="宋体"/>
                <w:b w:val="0"/>
                <w:bCs w:val="0"/>
                <w:color w:val="FF0000"/>
                <w:sz w:val="21"/>
                <w:szCs w:val="21"/>
                <w:highlight w:val="none"/>
              </w:rPr>
            </w:pPr>
            <w:r>
              <w:rPr>
                <w:rFonts w:hint="eastAsia" w:ascii="宋体" w:hAnsi="宋体" w:eastAsia="宋体" w:cs="宋体"/>
                <w:b w:val="0"/>
                <w:bCs w:val="0"/>
                <w:sz w:val="21"/>
                <w:szCs w:val="21"/>
                <w:highlight w:val="none"/>
              </w:rPr>
              <w:t>免费保修期外售后服务条款偏离情况</w:t>
            </w:r>
          </w:p>
        </w:tc>
        <w:tc>
          <w:tcPr>
            <w:tcW w:w="720" w:type="dxa"/>
            <w:vAlign w:val="center"/>
          </w:tcPr>
          <w:p w14:paraId="4161C8C4">
            <w:pPr>
              <w:spacing w:line="240" w:lineRule="auto"/>
              <w:jc w:val="center"/>
              <w:rPr>
                <w:rFonts w:hint="eastAsia" w:ascii="宋体" w:hAnsi="宋体" w:eastAsia="宋体" w:cs="宋体"/>
                <w:b w:val="0"/>
                <w:bCs w:val="0"/>
                <w:sz w:val="21"/>
                <w:szCs w:val="21"/>
                <w:highlight w:val="none"/>
                <w:lang w:eastAsia="zh-CN"/>
              </w:rPr>
            </w:pPr>
            <w:r>
              <w:rPr>
                <w:rFonts w:hint="eastAsia" w:ascii="宋体" w:hAnsi="宋体" w:eastAsia="宋体" w:cs="宋体"/>
                <w:b w:val="0"/>
                <w:bCs w:val="0"/>
                <w:sz w:val="21"/>
                <w:szCs w:val="21"/>
                <w:highlight w:val="none"/>
                <w:lang w:val="en-US" w:eastAsia="zh-CN"/>
              </w:rPr>
              <w:t>1</w:t>
            </w:r>
          </w:p>
        </w:tc>
        <w:tc>
          <w:tcPr>
            <w:tcW w:w="755" w:type="dxa"/>
            <w:vAlign w:val="center"/>
          </w:tcPr>
          <w:p w14:paraId="7D556AEC">
            <w:pPr>
              <w:spacing w:line="240" w:lineRule="auto"/>
              <w:jc w:val="center"/>
              <w:rPr>
                <w:rFonts w:hint="eastAsia" w:ascii="宋体" w:hAnsi="宋体" w:eastAsia="宋体" w:cs="宋体"/>
                <w:b w:val="0"/>
                <w:bCs w:val="0"/>
                <w:sz w:val="21"/>
                <w:szCs w:val="21"/>
                <w:highlight w:val="none"/>
              </w:rPr>
            </w:pPr>
            <w:r>
              <w:rPr>
                <w:rFonts w:hint="eastAsia" w:ascii="宋体" w:hAnsi="宋体" w:eastAsia="宋体" w:cs="宋体"/>
                <w:b w:val="0"/>
                <w:bCs w:val="0"/>
                <w:sz w:val="21"/>
                <w:szCs w:val="21"/>
                <w:highlight w:val="none"/>
              </w:rPr>
              <w:t>专家评分</w:t>
            </w:r>
          </w:p>
        </w:tc>
        <w:tc>
          <w:tcPr>
            <w:tcW w:w="4328" w:type="dxa"/>
            <w:vAlign w:val="center"/>
          </w:tcPr>
          <w:p w14:paraId="4C92C775">
            <w:pPr>
              <w:spacing w:line="240" w:lineRule="auto"/>
              <w:rPr>
                <w:rFonts w:hint="eastAsia" w:ascii="宋体" w:hAnsi="宋体" w:eastAsia="宋体" w:cs="宋体"/>
                <w:b w:val="0"/>
                <w:bCs w:val="0"/>
                <w:sz w:val="21"/>
                <w:szCs w:val="21"/>
                <w:highlight w:val="none"/>
              </w:rPr>
            </w:pPr>
            <w:r>
              <w:rPr>
                <w:rFonts w:hint="eastAsia" w:ascii="宋体" w:hAnsi="宋体" w:eastAsia="宋体" w:cs="宋体"/>
                <w:b w:val="0"/>
                <w:bCs w:val="0"/>
                <w:sz w:val="21"/>
                <w:szCs w:val="21"/>
                <w:highlight w:val="none"/>
              </w:rPr>
              <w:t>投标人应如实填写《商务要求偏离表（免费保修期外售后服务要求）》，评审委员会根据响应情况进行打分，全部满足要求的得100分，每负偏离一项扣</w:t>
            </w:r>
            <w:r>
              <w:rPr>
                <w:rFonts w:hint="eastAsia" w:ascii="宋体" w:hAnsi="宋体" w:eastAsia="宋体" w:cs="宋体"/>
                <w:b w:val="0"/>
                <w:bCs w:val="0"/>
                <w:sz w:val="21"/>
                <w:szCs w:val="21"/>
                <w:highlight w:val="none"/>
                <w:lang w:val="en-US" w:eastAsia="zh-CN"/>
              </w:rPr>
              <w:t>34</w:t>
            </w:r>
            <w:r>
              <w:rPr>
                <w:rFonts w:hint="eastAsia" w:ascii="宋体" w:hAnsi="宋体" w:eastAsia="宋体" w:cs="宋体"/>
                <w:b w:val="0"/>
                <w:bCs w:val="0"/>
                <w:sz w:val="21"/>
                <w:szCs w:val="21"/>
                <w:highlight w:val="none"/>
              </w:rPr>
              <w:t>分，扣完为止。</w:t>
            </w:r>
          </w:p>
        </w:tc>
      </w:tr>
      <w:tr w14:paraId="0CEE8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17" w:type="dxa"/>
            <w:vMerge w:val="continue"/>
            <w:vAlign w:val="center"/>
          </w:tcPr>
          <w:p w14:paraId="0A55CCC4">
            <w:pPr>
              <w:keepNext/>
              <w:keepLines/>
              <w:spacing w:before="260" w:after="260" w:line="240" w:lineRule="auto"/>
              <w:jc w:val="center"/>
              <w:outlineLvl w:val="2"/>
              <w:rPr>
                <w:rFonts w:hint="eastAsia" w:ascii="宋体" w:hAnsi="宋体" w:eastAsia="宋体" w:cs="宋体"/>
                <w:b w:val="0"/>
                <w:bCs w:val="0"/>
                <w:sz w:val="21"/>
                <w:szCs w:val="21"/>
                <w:highlight w:val="none"/>
              </w:rPr>
            </w:pPr>
          </w:p>
        </w:tc>
        <w:tc>
          <w:tcPr>
            <w:tcW w:w="416" w:type="dxa"/>
            <w:vAlign w:val="center"/>
          </w:tcPr>
          <w:p w14:paraId="6D24E33E">
            <w:pPr>
              <w:spacing w:line="240" w:lineRule="auto"/>
              <w:jc w:val="center"/>
              <w:rPr>
                <w:rFonts w:hint="eastAsia" w:ascii="宋体" w:hAnsi="宋体" w:eastAsia="宋体" w:cs="宋体"/>
                <w:b w:val="0"/>
                <w:bCs w:val="0"/>
                <w:sz w:val="21"/>
                <w:szCs w:val="21"/>
                <w:highlight w:val="none"/>
              </w:rPr>
            </w:pPr>
            <w:r>
              <w:rPr>
                <w:rFonts w:hint="eastAsia" w:ascii="宋体" w:hAnsi="宋体" w:eastAsia="宋体" w:cs="宋体"/>
                <w:b w:val="0"/>
                <w:bCs w:val="0"/>
                <w:sz w:val="21"/>
                <w:szCs w:val="21"/>
                <w:highlight w:val="none"/>
              </w:rPr>
              <w:t>3</w:t>
            </w:r>
          </w:p>
        </w:tc>
        <w:tc>
          <w:tcPr>
            <w:tcW w:w="1814" w:type="dxa"/>
            <w:vAlign w:val="center"/>
          </w:tcPr>
          <w:p w14:paraId="1B33ADDF">
            <w:pPr>
              <w:spacing w:line="240" w:lineRule="auto"/>
              <w:jc w:val="center"/>
              <w:rPr>
                <w:rFonts w:hint="eastAsia" w:ascii="宋体" w:hAnsi="宋体" w:eastAsia="宋体" w:cs="宋体"/>
                <w:b w:val="0"/>
                <w:bCs w:val="0"/>
                <w:sz w:val="21"/>
                <w:szCs w:val="21"/>
                <w:highlight w:val="none"/>
              </w:rPr>
            </w:pPr>
            <w:r>
              <w:rPr>
                <w:rFonts w:hint="eastAsia" w:ascii="宋体" w:hAnsi="宋体" w:eastAsia="宋体" w:cs="宋体"/>
                <w:b w:val="0"/>
                <w:bCs w:val="0"/>
                <w:sz w:val="21"/>
                <w:szCs w:val="21"/>
                <w:highlight w:val="none"/>
              </w:rPr>
              <w:t>其他商务条款偏离情况</w:t>
            </w:r>
          </w:p>
        </w:tc>
        <w:tc>
          <w:tcPr>
            <w:tcW w:w="720" w:type="dxa"/>
            <w:vAlign w:val="center"/>
          </w:tcPr>
          <w:p w14:paraId="0F24C22C">
            <w:pPr>
              <w:spacing w:line="240" w:lineRule="auto"/>
              <w:jc w:val="center"/>
              <w:rPr>
                <w:rFonts w:hint="eastAsia" w:ascii="宋体" w:hAnsi="宋体" w:eastAsia="宋体" w:cs="宋体"/>
                <w:b w:val="0"/>
                <w:bCs w:val="0"/>
                <w:sz w:val="21"/>
                <w:szCs w:val="21"/>
                <w:highlight w:val="none"/>
                <w:lang w:eastAsia="zh-CN"/>
              </w:rPr>
            </w:pPr>
            <w:r>
              <w:rPr>
                <w:rFonts w:hint="eastAsia" w:ascii="宋体" w:hAnsi="宋体" w:eastAsia="宋体" w:cs="宋体"/>
                <w:b w:val="0"/>
                <w:bCs w:val="0"/>
                <w:sz w:val="21"/>
                <w:szCs w:val="21"/>
                <w:highlight w:val="none"/>
                <w:lang w:val="en-US" w:eastAsia="zh-CN"/>
              </w:rPr>
              <w:t>1</w:t>
            </w:r>
          </w:p>
        </w:tc>
        <w:tc>
          <w:tcPr>
            <w:tcW w:w="755" w:type="dxa"/>
            <w:vAlign w:val="center"/>
          </w:tcPr>
          <w:p w14:paraId="40A29249">
            <w:pPr>
              <w:spacing w:line="240" w:lineRule="auto"/>
              <w:jc w:val="center"/>
              <w:rPr>
                <w:rFonts w:hint="eastAsia" w:ascii="宋体" w:hAnsi="宋体" w:eastAsia="宋体" w:cs="宋体"/>
                <w:b w:val="0"/>
                <w:bCs w:val="0"/>
                <w:sz w:val="21"/>
                <w:szCs w:val="21"/>
                <w:highlight w:val="none"/>
              </w:rPr>
            </w:pPr>
            <w:r>
              <w:rPr>
                <w:rFonts w:hint="eastAsia" w:ascii="宋体" w:hAnsi="宋体" w:eastAsia="宋体" w:cs="宋体"/>
                <w:b w:val="0"/>
                <w:bCs w:val="0"/>
                <w:sz w:val="21"/>
                <w:szCs w:val="21"/>
                <w:highlight w:val="none"/>
              </w:rPr>
              <w:t>专家评分</w:t>
            </w:r>
          </w:p>
        </w:tc>
        <w:tc>
          <w:tcPr>
            <w:tcW w:w="4328" w:type="dxa"/>
            <w:vAlign w:val="center"/>
          </w:tcPr>
          <w:p w14:paraId="10E0DF8B">
            <w:pPr>
              <w:spacing w:line="240" w:lineRule="auto"/>
              <w:rPr>
                <w:rFonts w:hint="eastAsia" w:ascii="宋体" w:hAnsi="宋体" w:eastAsia="宋体" w:cs="宋体"/>
                <w:b w:val="0"/>
                <w:bCs w:val="0"/>
                <w:sz w:val="21"/>
                <w:szCs w:val="21"/>
                <w:highlight w:val="none"/>
              </w:rPr>
            </w:pPr>
            <w:r>
              <w:rPr>
                <w:rFonts w:hint="eastAsia" w:ascii="宋体" w:hAnsi="宋体" w:eastAsia="宋体" w:cs="宋体"/>
                <w:b w:val="0"/>
                <w:bCs w:val="0"/>
                <w:sz w:val="21"/>
                <w:szCs w:val="21"/>
                <w:highlight w:val="none"/>
              </w:rPr>
              <w:t>投标人应如实填写《商务要求偏离表（其他商务要求）》，评审委员会根据响应情况进行打分，全部满足要求的得100分，每负偏离一项扣</w:t>
            </w:r>
            <w:r>
              <w:rPr>
                <w:rFonts w:hint="eastAsia" w:ascii="宋体" w:hAnsi="宋体" w:eastAsia="宋体" w:cs="宋体"/>
                <w:b w:val="0"/>
                <w:bCs w:val="0"/>
                <w:sz w:val="21"/>
                <w:szCs w:val="21"/>
                <w:highlight w:val="none"/>
                <w:lang w:val="en-US" w:eastAsia="zh-CN"/>
              </w:rPr>
              <w:t>3.5</w:t>
            </w:r>
            <w:r>
              <w:rPr>
                <w:rFonts w:hint="eastAsia" w:ascii="宋体" w:hAnsi="宋体" w:eastAsia="宋体" w:cs="宋体"/>
                <w:b w:val="0"/>
                <w:bCs w:val="0"/>
                <w:sz w:val="21"/>
                <w:szCs w:val="21"/>
                <w:highlight w:val="none"/>
              </w:rPr>
              <w:t>分，扣完为止。</w:t>
            </w:r>
          </w:p>
        </w:tc>
      </w:tr>
      <w:tr w14:paraId="79608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17" w:type="dxa"/>
            <w:vAlign w:val="center"/>
          </w:tcPr>
          <w:p w14:paraId="4A1B70BD">
            <w:pPr>
              <w:spacing w:line="240" w:lineRule="auto"/>
              <w:jc w:val="center"/>
              <w:rPr>
                <w:rFonts w:hint="eastAsia" w:ascii="宋体" w:hAnsi="宋体" w:eastAsia="宋体" w:cs="宋体"/>
                <w:b w:val="0"/>
                <w:bCs w:val="0"/>
                <w:sz w:val="21"/>
                <w:szCs w:val="21"/>
                <w:highlight w:val="none"/>
              </w:rPr>
            </w:pPr>
            <w:r>
              <w:rPr>
                <w:rFonts w:hint="eastAsia" w:ascii="宋体" w:hAnsi="宋体" w:eastAsia="宋体" w:cs="宋体"/>
                <w:b w:val="0"/>
                <w:bCs w:val="0"/>
                <w:sz w:val="21"/>
                <w:szCs w:val="21"/>
                <w:highlight w:val="none"/>
              </w:rPr>
              <w:t>4</w:t>
            </w:r>
          </w:p>
        </w:tc>
        <w:tc>
          <w:tcPr>
            <w:tcW w:w="3705" w:type="dxa"/>
            <w:gridSpan w:val="4"/>
            <w:vAlign w:val="center"/>
          </w:tcPr>
          <w:p w14:paraId="5B629090">
            <w:pPr>
              <w:spacing w:line="240" w:lineRule="auto"/>
              <w:jc w:val="center"/>
              <w:rPr>
                <w:rFonts w:hint="eastAsia" w:ascii="宋体" w:hAnsi="宋体" w:eastAsia="宋体" w:cs="宋体"/>
                <w:b w:val="0"/>
                <w:bCs w:val="0"/>
                <w:sz w:val="21"/>
                <w:szCs w:val="21"/>
                <w:highlight w:val="none"/>
              </w:rPr>
            </w:pPr>
            <w:r>
              <w:rPr>
                <w:rFonts w:hint="eastAsia" w:ascii="宋体" w:hAnsi="宋体" w:eastAsia="宋体" w:cs="宋体"/>
                <w:b w:val="0"/>
                <w:bCs w:val="0"/>
                <w:sz w:val="21"/>
                <w:szCs w:val="21"/>
                <w:highlight w:val="none"/>
              </w:rPr>
              <w:t>诚信情况</w:t>
            </w:r>
          </w:p>
        </w:tc>
        <w:tc>
          <w:tcPr>
            <w:tcW w:w="4328" w:type="dxa"/>
            <w:vAlign w:val="center"/>
          </w:tcPr>
          <w:p w14:paraId="6F418588">
            <w:pPr>
              <w:widowControl w:val="0"/>
              <w:pBdr>
                <w:bottom w:val="none" w:color="auto" w:sz="0" w:space="0"/>
              </w:pBdr>
              <w:snapToGrid w:val="0"/>
              <w:spacing w:line="240" w:lineRule="auto"/>
              <w:jc w:val="center"/>
              <w:rPr>
                <w:rFonts w:hint="eastAsia" w:ascii="宋体" w:hAnsi="宋体" w:eastAsia="宋体" w:cs="宋体"/>
                <w:b w:val="0"/>
                <w:bCs w:val="0"/>
                <w:kern w:val="2"/>
                <w:sz w:val="21"/>
                <w:szCs w:val="21"/>
                <w:highlight w:val="none"/>
                <w:lang w:val="en-US" w:eastAsia="zh-CN" w:bidi="ar-SA"/>
              </w:rPr>
            </w:pPr>
            <w:r>
              <w:rPr>
                <w:rFonts w:hint="eastAsia" w:ascii="宋体" w:hAnsi="宋体" w:eastAsia="宋体" w:cs="宋体"/>
                <w:b w:val="0"/>
                <w:bCs w:val="0"/>
                <w:kern w:val="2"/>
                <w:sz w:val="21"/>
                <w:szCs w:val="21"/>
                <w:highlight w:val="none"/>
                <w:lang w:val="en-US" w:eastAsia="zh-CN" w:bidi="ar-SA"/>
              </w:rPr>
              <w:t>5</w:t>
            </w:r>
          </w:p>
        </w:tc>
      </w:tr>
      <w:tr w14:paraId="6CA33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17" w:type="dxa"/>
            <w:vMerge w:val="restart"/>
            <w:vAlign w:val="center"/>
          </w:tcPr>
          <w:p w14:paraId="4A8879ED">
            <w:pPr>
              <w:spacing w:line="240" w:lineRule="auto"/>
              <w:jc w:val="center"/>
              <w:rPr>
                <w:rFonts w:hint="eastAsia" w:ascii="宋体" w:hAnsi="宋体" w:eastAsia="宋体" w:cs="宋体"/>
                <w:b w:val="0"/>
                <w:bCs w:val="0"/>
                <w:sz w:val="21"/>
                <w:szCs w:val="21"/>
                <w:highlight w:val="none"/>
              </w:rPr>
            </w:pPr>
          </w:p>
        </w:tc>
        <w:tc>
          <w:tcPr>
            <w:tcW w:w="416" w:type="dxa"/>
            <w:vAlign w:val="center"/>
          </w:tcPr>
          <w:p w14:paraId="1ACB71EE">
            <w:pPr>
              <w:spacing w:line="240" w:lineRule="auto"/>
              <w:jc w:val="center"/>
              <w:rPr>
                <w:rFonts w:hint="eastAsia" w:ascii="宋体" w:hAnsi="宋体" w:eastAsia="宋体" w:cs="宋体"/>
                <w:b w:val="0"/>
                <w:bCs w:val="0"/>
                <w:sz w:val="21"/>
                <w:szCs w:val="21"/>
                <w:highlight w:val="none"/>
              </w:rPr>
            </w:pPr>
            <w:r>
              <w:rPr>
                <w:rFonts w:hint="eastAsia" w:ascii="宋体" w:hAnsi="宋体" w:eastAsia="宋体" w:cs="宋体"/>
                <w:b w:val="0"/>
                <w:bCs w:val="0"/>
                <w:sz w:val="21"/>
                <w:szCs w:val="21"/>
                <w:highlight w:val="none"/>
              </w:rPr>
              <w:t>序号</w:t>
            </w:r>
          </w:p>
        </w:tc>
        <w:tc>
          <w:tcPr>
            <w:tcW w:w="1814" w:type="dxa"/>
            <w:vAlign w:val="center"/>
          </w:tcPr>
          <w:p w14:paraId="2893B0C4">
            <w:pPr>
              <w:spacing w:line="240" w:lineRule="auto"/>
              <w:jc w:val="center"/>
              <w:rPr>
                <w:rFonts w:hint="eastAsia" w:ascii="宋体" w:hAnsi="宋体" w:eastAsia="宋体" w:cs="宋体"/>
                <w:b w:val="0"/>
                <w:bCs w:val="0"/>
                <w:sz w:val="21"/>
                <w:szCs w:val="21"/>
                <w:highlight w:val="none"/>
              </w:rPr>
            </w:pPr>
            <w:r>
              <w:rPr>
                <w:rFonts w:hint="eastAsia" w:ascii="宋体" w:hAnsi="宋体" w:eastAsia="宋体" w:cs="宋体"/>
                <w:b w:val="0"/>
                <w:bCs w:val="0"/>
                <w:sz w:val="21"/>
                <w:szCs w:val="21"/>
                <w:highlight w:val="none"/>
              </w:rPr>
              <w:t>评审因素</w:t>
            </w:r>
          </w:p>
        </w:tc>
        <w:tc>
          <w:tcPr>
            <w:tcW w:w="720" w:type="dxa"/>
            <w:vAlign w:val="center"/>
          </w:tcPr>
          <w:p w14:paraId="4FB91BE5">
            <w:pPr>
              <w:spacing w:line="240" w:lineRule="auto"/>
              <w:jc w:val="center"/>
              <w:rPr>
                <w:rFonts w:hint="eastAsia" w:ascii="宋体" w:hAnsi="宋体" w:eastAsia="宋体" w:cs="宋体"/>
                <w:b w:val="0"/>
                <w:bCs w:val="0"/>
                <w:sz w:val="21"/>
                <w:szCs w:val="21"/>
                <w:highlight w:val="none"/>
              </w:rPr>
            </w:pPr>
            <w:r>
              <w:rPr>
                <w:rFonts w:hint="eastAsia" w:ascii="宋体" w:hAnsi="宋体" w:eastAsia="宋体" w:cs="宋体"/>
                <w:b w:val="0"/>
                <w:bCs w:val="0"/>
                <w:sz w:val="21"/>
                <w:szCs w:val="21"/>
                <w:highlight w:val="none"/>
              </w:rPr>
              <w:t>权重</w:t>
            </w:r>
          </w:p>
        </w:tc>
        <w:tc>
          <w:tcPr>
            <w:tcW w:w="755" w:type="dxa"/>
            <w:vAlign w:val="center"/>
          </w:tcPr>
          <w:p w14:paraId="39411884">
            <w:pPr>
              <w:spacing w:line="240" w:lineRule="auto"/>
              <w:jc w:val="center"/>
              <w:rPr>
                <w:rFonts w:hint="eastAsia" w:ascii="宋体" w:hAnsi="宋体" w:eastAsia="宋体" w:cs="宋体"/>
                <w:b w:val="0"/>
                <w:bCs w:val="0"/>
                <w:sz w:val="21"/>
                <w:szCs w:val="21"/>
                <w:highlight w:val="none"/>
              </w:rPr>
            </w:pPr>
            <w:r>
              <w:rPr>
                <w:rFonts w:hint="eastAsia" w:ascii="宋体" w:hAnsi="宋体" w:eastAsia="宋体" w:cs="宋体"/>
                <w:b w:val="0"/>
                <w:bCs w:val="0"/>
                <w:sz w:val="21"/>
                <w:szCs w:val="21"/>
                <w:highlight w:val="none"/>
              </w:rPr>
              <w:t>评分方式</w:t>
            </w:r>
          </w:p>
        </w:tc>
        <w:tc>
          <w:tcPr>
            <w:tcW w:w="4328" w:type="dxa"/>
            <w:vAlign w:val="center"/>
          </w:tcPr>
          <w:p w14:paraId="1EDA2B25">
            <w:pPr>
              <w:spacing w:line="240" w:lineRule="auto"/>
              <w:jc w:val="center"/>
              <w:rPr>
                <w:rFonts w:hint="eastAsia" w:ascii="宋体" w:hAnsi="宋体" w:eastAsia="宋体" w:cs="宋体"/>
                <w:b w:val="0"/>
                <w:bCs w:val="0"/>
                <w:sz w:val="21"/>
                <w:szCs w:val="21"/>
                <w:highlight w:val="none"/>
              </w:rPr>
            </w:pPr>
            <w:r>
              <w:rPr>
                <w:rFonts w:hint="eastAsia" w:ascii="宋体" w:hAnsi="宋体" w:eastAsia="宋体" w:cs="宋体"/>
                <w:b w:val="0"/>
                <w:bCs w:val="0"/>
                <w:sz w:val="21"/>
                <w:szCs w:val="21"/>
                <w:highlight w:val="none"/>
              </w:rPr>
              <w:t>评分准则</w:t>
            </w:r>
          </w:p>
        </w:tc>
      </w:tr>
      <w:tr w14:paraId="0936E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417" w:type="dxa"/>
            <w:vMerge w:val="continue"/>
            <w:vAlign w:val="center"/>
          </w:tcPr>
          <w:p w14:paraId="6DF1F45E">
            <w:pPr>
              <w:keepNext/>
              <w:keepLines/>
              <w:spacing w:before="340" w:after="330" w:line="240" w:lineRule="auto"/>
              <w:jc w:val="center"/>
              <w:outlineLvl w:val="0"/>
              <w:rPr>
                <w:rFonts w:hint="eastAsia" w:ascii="宋体" w:hAnsi="宋体" w:eastAsia="宋体" w:cs="宋体"/>
                <w:b w:val="0"/>
                <w:bCs w:val="0"/>
                <w:sz w:val="21"/>
                <w:szCs w:val="21"/>
                <w:highlight w:val="none"/>
              </w:rPr>
            </w:pPr>
          </w:p>
        </w:tc>
        <w:tc>
          <w:tcPr>
            <w:tcW w:w="416" w:type="dxa"/>
            <w:vAlign w:val="center"/>
          </w:tcPr>
          <w:p w14:paraId="37D0A511">
            <w:pPr>
              <w:spacing w:line="240" w:lineRule="auto"/>
              <w:jc w:val="center"/>
              <w:rPr>
                <w:rFonts w:hint="eastAsia" w:ascii="宋体" w:hAnsi="宋体" w:eastAsia="宋体" w:cs="宋体"/>
                <w:b w:val="0"/>
                <w:bCs w:val="0"/>
                <w:sz w:val="21"/>
                <w:szCs w:val="21"/>
                <w:highlight w:val="none"/>
              </w:rPr>
            </w:pPr>
            <w:r>
              <w:rPr>
                <w:rFonts w:hint="eastAsia" w:ascii="宋体" w:hAnsi="宋体" w:eastAsia="宋体" w:cs="宋体"/>
                <w:b w:val="0"/>
                <w:bCs w:val="0"/>
                <w:sz w:val="21"/>
                <w:szCs w:val="21"/>
                <w:highlight w:val="none"/>
              </w:rPr>
              <w:t>1</w:t>
            </w:r>
          </w:p>
        </w:tc>
        <w:tc>
          <w:tcPr>
            <w:tcW w:w="1814" w:type="dxa"/>
            <w:vAlign w:val="center"/>
          </w:tcPr>
          <w:p w14:paraId="503AE2E1">
            <w:pPr>
              <w:spacing w:line="240" w:lineRule="auto"/>
              <w:jc w:val="center"/>
              <w:rPr>
                <w:rFonts w:hint="eastAsia" w:ascii="宋体" w:hAnsi="宋体" w:eastAsia="宋体" w:cs="宋体"/>
                <w:b w:val="0"/>
                <w:bCs w:val="0"/>
                <w:sz w:val="21"/>
                <w:szCs w:val="21"/>
                <w:highlight w:val="none"/>
              </w:rPr>
            </w:pPr>
            <w:r>
              <w:rPr>
                <w:rFonts w:hint="eastAsia" w:ascii="宋体" w:hAnsi="宋体" w:eastAsia="宋体" w:cs="宋体"/>
                <w:b w:val="0"/>
                <w:bCs w:val="0"/>
                <w:sz w:val="21"/>
                <w:szCs w:val="21"/>
                <w:highlight w:val="none"/>
              </w:rPr>
              <w:t>诚信</w:t>
            </w:r>
          </w:p>
        </w:tc>
        <w:tc>
          <w:tcPr>
            <w:tcW w:w="720" w:type="dxa"/>
            <w:vAlign w:val="center"/>
          </w:tcPr>
          <w:p w14:paraId="74808DD9">
            <w:pPr>
              <w:spacing w:line="240" w:lineRule="auto"/>
              <w:jc w:val="center"/>
              <w:rPr>
                <w:rFonts w:hint="eastAsia" w:ascii="宋体" w:hAnsi="宋体" w:eastAsia="宋体" w:cs="宋体"/>
                <w:b w:val="0"/>
                <w:bCs w:val="0"/>
                <w:sz w:val="21"/>
                <w:szCs w:val="21"/>
                <w:highlight w:val="none"/>
              </w:rPr>
            </w:pPr>
            <w:r>
              <w:rPr>
                <w:rFonts w:hint="eastAsia" w:ascii="宋体" w:hAnsi="宋体" w:eastAsia="宋体" w:cs="宋体"/>
                <w:b w:val="0"/>
                <w:bCs w:val="0"/>
                <w:sz w:val="21"/>
                <w:szCs w:val="21"/>
                <w:highlight w:val="none"/>
              </w:rPr>
              <w:t>5</w:t>
            </w:r>
          </w:p>
        </w:tc>
        <w:tc>
          <w:tcPr>
            <w:tcW w:w="755" w:type="dxa"/>
            <w:vAlign w:val="center"/>
          </w:tcPr>
          <w:p w14:paraId="7960C5A8">
            <w:pPr>
              <w:spacing w:line="240" w:lineRule="auto"/>
              <w:jc w:val="center"/>
              <w:rPr>
                <w:rFonts w:hint="eastAsia" w:ascii="宋体" w:hAnsi="宋体" w:eastAsia="宋体" w:cs="宋体"/>
                <w:b w:val="0"/>
                <w:bCs w:val="0"/>
                <w:sz w:val="21"/>
                <w:szCs w:val="21"/>
                <w:highlight w:val="none"/>
              </w:rPr>
            </w:pPr>
            <w:r>
              <w:rPr>
                <w:rFonts w:hint="eastAsia" w:ascii="宋体" w:hAnsi="宋体" w:eastAsia="宋体" w:cs="宋体"/>
                <w:b w:val="0"/>
                <w:bCs w:val="0"/>
                <w:sz w:val="21"/>
                <w:szCs w:val="21"/>
                <w:highlight w:val="none"/>
              </w:rPr>
              <w:t>专家评分</w:t>
            </w:r>
          </w:p>
        </w:tc>
        <w:tc>
          <w:tcPr>
            <w:tcW w:w="4328" w:type="dxa"/>
          </w:tcPr>
          <w:p w14:paraId="266C3CA5">
            <w:pPr>
              <w:spacing w:line="240" w:lineRule="auto"/>
              <w:rPr>
                <w:rFonts w:hint="eastAsia" w:ascii="宋体" w:hAnsi="宋体" w:eastAsia="宋体" w:cs="宋体"/>
                <w:b w:val="0"/>
                <w:bCs w:val="0"/>
                <w:sz w:val="21"/>
                <w:szCs w:val="21"/>
                <w:highlight w:val="none"/>
                <w:lang w:val="en-US" w:eastAsia="zh-CN"/>
              </w:rPr>
            </w:pPr>
            <w:r>
              <w:rPr>
                <w:rFonts w:hint="eastAsia" w:ascii="宋体" w:hAnsi="宋体" w:eastAsia="宋体" w:cs="宋体"/>
                <w:b w:val="0"/>
                <w:bCs w:val="0"/>
                <w:sz w:val="21"/>
                <w:szCs w:val="21"/>
                <w:highlight w:val="none"/>
                <w:lang w:val="en-US" w:eastAsia="zh-CN"/>
              </w:rPr>
              <w:t>（一）评分内容：</w:t>
            </w:r>
          </w:p>
          <w:p w14:paraId="4229BCA4">
            <w:pPr>
              <w:spacing w:line="240" w:lineRule="auto"/>
              <w:rPr>
                <w:rFonts w:hint="eastAsia" w:ascii="宋体" w:hAnsi="宋体" w:eastAsia="宋体" w:cs="宋体"/>
                <w:b w:val="0"/>
                <w:bCs w:val="0"/>
                <w:sz w:val="21"/>
                <w:szCs w:val="21"/>
                <w:highlight w:val="none"/>
              </w:rPr>
            </w:pPr>
            <w:r>
              <w:rPr>
                <w:rFonts w:hint="eastAsia" w:ascii="宋体" w:hAnsi="宋体" w:eastAsia="宋体" w:cs="宋体"/>
                <w:b w:val="0"/>
                <w:bCs w:val="0"/>
                <w:sz w:val="21"/>
                <w:szCs w:val="21"/>
                <w:highlight w:val="none"/>
              </w:rPr>
              <w:t>供应商存在《深圳市财政局政府采购供应商信用信息管理办法》（深财规〔2023〕3号）列明的一般行政处罚信息、一般违法失信记录信息的，本项不得分，不存在上述情形的本项得100分。供应商无需提供任何证明材料，评标过程中由工作人员向评审委员会提供有关供应商诚信查询结果。</w:t>
            </w:r>
          </w:p>
          <w:p w14:paraId="409CB959">
            <w:pPr>
              <w:spacing w:line="240" w:lineRule="auto"/>
              <w:rPr>
                <w:rFonts w:hint="eastAsia" w:ascii="宋体" w:hAnsi="宋体" w:eastAsia="宋体" w:cs="宋体"/>
                <w:b w:val="0"/>
                <w:bCs w:val="0"/>
                <w:sz w:val="21"/>
                <w:szCs w:val="21"/>
                <w:highlight w:val="none"/>
                <w:lang w:val="en-US" w:eastAsia="zh-CN"/>
              </w:rPr>
            </w:pPr>
            <w:r>
              <w:rPr>
                <w:rFonts w:hint="eastAsia" w:ascii="宋体" w:hAnsi="宋体" w:eastAsia="宋体" w:cs="宋体"/>
                <w:b w:val="0"/>
                <w:bCs w:val="0"/>
                <w:sz w:val="21"/>
                <w:szCs w:val="21"/>
                <w:highlight w:val="none"/>
                <w:lang w:val="en-US" w:eastAsia="zh-CN"/>
              </w:rPr>
              <w:t>（二）评分依据：</w:t>
            </w:r>
          </w:p>
          <w:p w14:paraId="28390AF2">
            <w:pPr>
              <w:spacing w:line="240" w:lineRule="auto"/>
              <w:rPr>
                <w:rFonts w:hint="eastAsia" w:ascii="宋体" w:hAnsi="宋体" w:eastAsia="宋体" w:cs="宋体"/>
                <w:b w:val="0"/>
                <w:bCs w:val="0"/>
                <w:sz w:val="21"/>
                <w:szCs w:val="21"/>
                <w:highlight w:val="none"/>
              </w:rPr>
            </w:pPr>
            <w:r>
              <w:rPr>
                <w:rFonts w:hint="eastAsia" w:ascii="宋体" w:hAnsi="宋体" w:eastAsia="宋体" w:cs="宋体"/>
                <w:b w:val="0"/>
                <w:bCs w:val="0"/>
                <w:sz w:val="21"/>
                <w:szCs w:val="21"/>
                <w:highlight w:val="none"/>
              </w:rPr>
              <w:t>查询渠道：通过“信用中国”（www.creditchina.gov.cn，下载信用信息报告）、“中国政府采购网”（www.ccgp.gov.cn）以及“深圳市政府采购监管网”（http://zfcg.sz.gov.cn）查询供应商信用信息，信用信息以开标当日的查询结果为准。</w:t>
            </w:r>
          </w:p>
        </w:tc>
      </w:tr>
      <w:tr w14:paraId="17929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17" w:type="dxa"/>
            <w:vAlign w:val="center"/>
          </w:tcPr>
          <w:p w14:paraId="2EE55A70">
            <w:pPr>
              <w:spacing w:line="240" w:lineRule="auto"/>
              <w:jc w:val="center"/>
              <w:rPr>
                <w:rFonts w:hint="eastAsia" w:ascii="宋体" w:hAnsi="宋体" w:eastAsia="宋体" w:cs="宋体"/>
                <w:b w:val="0"/>
                <w:bCs w:val="0"/>
                <w:sz w:val="21"/>
                <w:szCs w:val="21"/>
                <w:highlight w:val="none"/>
              </w:rPr>
            </w:pPr>
            <w:r>
              <w:rPr>
                <w:rFonts w:hint="eastAsia" w:ascii="宋体" w:hAnsi="宋体" w:eastAsia="宋体" w:cs="宋体"/>
                <w:b w:val="0"/>
                <w:bCs w:val="0"/>
                <w:sz w:val="21"/>
                <w:szCs w:val="21"/>
                <w:highlight w:val="none"/>
              </w:rPr>
              <w:t>5</w:t>
            </w:r>
          </w:p>
        </w:tc>
        <w:tc>
          <w:tcPr>
            <w:tcW w:w="3705" w:type="dxa"/>
            <w:gridSpan w:val="4"/>
            <w:vAlign w:val="center"/>
          </w:tcPr>
          <w:p w14:paraId="3D3550EF">
            <w:pPr>
              <w:spacing w:line="240" w:lineRule="auto"/>
              <w:jc w:val="center"/>
              <w:rPr>
                <w:rFonts w:hint="eastAsia" w:ascii="宋体" w:hAnsi="宋体" w:eastAsia="宋体" w:cs="宋体"/>
                <w:b w:val="0"/>
                <w:bCs w:val="0"/>
                <w:sz w:val="21"/>
                <w:szCs w:val="21"/>
                <w:highlight w:val="none"/>
              </w:rPr>
            </w:pPr>
            <w:r>
              <w:rPr>
                <w:rFonts w:hint="eastAsia" w:ascii="宋体" w:hAnsi="宋体" w:eastAsia="宋体" w:cs="宋体"/>
                <w:b w:val="0"/>
                <w:bCs w:val="0"/>
                <w:sz w:val="21"/>
                <w:szCs w:val="21"/>
                <w:highlight w:val="none"/>
              </w:rPr>
              <w:t>综合实力</w:t>
            </w:r>
          </w:p>
        </w:tc>
        <w:tc>
          <w:tcPr>
            <w:tcW w:w="4328" w:type="dxa"/>
            <w:vAlign w:val="center"/>
          </w:tcPr>
          <w:p w14:paraId="61BCD8F8">
            <w:pPr>
              <w:widowControl w:val="0"/>
              <w:pBdr>
                <w:bottom w:val="none" w:color="auto" w:sz="0" w:space="0"/>
              </w:pBdr>
              <w:snapToGrid w:val="0"/>
              <w:spacing w:line="240" w:lineRule="auto"/>
              <w:jc w:val="center"/>
              <w:rPr>
                <w:rFonts w:hint="eastAsia" w:ascii="宋体" w:hAnsi="宋体" w:eastAsia="宋体" w:cs="宋体"/>
                <w:b w:val="0"/>
                <w:bCs w:val="0"/>
                <w:kern w:val="2"/>
                <w:sz w:val="21"/>
                <w:szCs w:val="21"/>
                <w:highlight w:val="none"/>
                <w:lang w:val="en-US" w:eastAsia="zh-CN" w:bidi="ar-SA"/>
              </w:rPr>
            </w:pPr>
            <w:r>
              <w:rPr>
                <w:rFonts w:hint="eastAsia" w:ascii="宋体" w:hAnsi="宋体" w:eastAsia="宋体" w:cs="宋体"/>
                <w:b w:val="0"/>
                <w:bCs w:val="0"/>
                <w:kern w:val="2"/>
                <w:sz w:val="21"/>
                <w:szCs w:val="21"/>
                <w:highlight w:val="none"/>
                <w:lang w:val="en-US" w:eastAsia="zh-CN" w:bidi="ar-SA"/>
              </w:rPr>
              <w:t>4</w:t>
            </w:r>
          </w:p>
        </w:tc>
      </w:tr>
      <w:tr w14:paraId="277B6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17" w:type="dxa"/>
            <w:vMerge w:val="restart"/>
            <w:vAlign w:val="center"/>
          </w:tcPr>
          <w:p w14:paraId="29BDD70E">
            <w:pPr>
              <w:keepNext/>
              <w:keepLines/>
              <w:spacing w:before="260" w:after="260" w:line="240" w:lineRule="auto"/>
              <w:jc w:val="center"/>
              <w:outlineLvl w:val="2"/>
              <w:rPr>
                <w:rFonts w:hint="eastAsia" w:ascii="宋体" w:hAnsi="宋体" w:eastAsia="宋体" w:cs="宋体"/>
                <w:b w:val="0"/>
                <w:bCs w:val="0"/>
                <w:sz w:val="21"/>
                <w:szCs w:val="21"/>
                <w:highlight w:val="none"/>
              </w:rPr>
            </w:pPr>
          </w:p>
        </w:tc>
        <w:tc>
          <w:tcPr>
            <w:tcW w:w="416" w:type="dxa"/>
            <w:vAlign w:val="center"/>
          </w:tcPr>
          <w:p w14:paraId="228CDF37">
            <w:pPr>
              <w:spacing w:line="240" w:lineRule="auto"/>
              <w:jc w:val="center"/>
              <w:rPr>
                <w:rFonts w:hint="eastAsia" w:ascii="宋体" w:hAnsi="宋体" w:eastAsia="宋体" w:cs="宋体"/>
                <w:b w:val="0"/>
                <w:bCs w:val="0"/>
                <w:sz w:val="21"/>
                <w:szCs w:val="21"/>
                <w:highlight w:val="none"/>
              </w:rPr>
            </w:pPr>
            <w:r>
              <w:rPr>
                <w:rFonts w:hint="eastAsia" w:ascii="宋体" w:hAnsi="宋体" w:eastAsia="宋体" w:cs="宋体"/>
                <w:b w:val="0"/>
                <w:bCs w:val="0"/>
                <w:sz w:val="21"/>
                <w:szCs w:val="21"/>
                <w:highlight w:val="none"/>
              </w:rPr>
              <w:t>序号</w:t>
            </w:r>
          </w:p>
        </w:tc>
        <w:tc>
          <w:tcPr>
            <w:tcW w:w="1814" w:type="dxa"/>
            <w:vAlign w:val="center"/>
          </w:tcPr>
          <w:p w14:paraId="3D99E38D">
            <w:pPr>
              <w:spacing w:line="240" w:lineRule="auto"/>
              <w:jc w:val="center"/>
              <w:rPr>
                <w:rFonts w:hint="eastAsia" w:ascii="宋体" w:hAnsi="宋体" w:eastAsia="宋体" w:cs="宋体"/>
                <w:b w:val="0"/>
                <w:bCs w:val="0"/>
                <w:sz w:val="21"/>
                <w:szCs w:val="21"/>
                <w:highlight w:val="none"/>
              </w:rPr>
            </w:pPr>
            <w:r>
              <w:rPr>
                <w:rFonts w:hint="eastAsia" w:ascii="宋体" w:hAnsi="宋体" w:eastAsia="宋体" w:cs="宋体"/>
                <w:b w:val="0"/>
                <w:bCs w:val="0"/>
                <w:sz w:val="21"/>
                <w:szCs w:val="21"/>
                <w:highlight w:val="none"/>
              </w:rPr>
              <w:t>评审因素</w:t>
            </w:r>
          </w:p>
        </w:tc>
        <w:tc>
          <w:tcPr>
            <w:tcW w:w="720" w:type="dxa"/>
            <w:vAlign w:val="center"/>
          </w:tcPr>
          <w:p w14:paraId="78A08E29">
            <w:pPr>
              <w:spacing w:line="240" w:lineRule="auto"/>
              <w:jc w:val="center"/>
              <w:rPr>
                <w:rFonts w:hint="eastAsia" w:ascii="宋体" w:hAnsi="宋体" w:eastAsia="宋体" w:cs="宋体"/>
                <w:b w:val="0"/>
                <w:bCs w:val="0"/>
                <w:sz w:val="21"/>
                <w:szCs w:val="21"/>
                <w:highlight w:val="none"/>
              </w:rPr>
            </w:pPr>
            <w:r>
              <w:rPr>
                <w:rFonts w:hint="eastAsia" w:ascii="宋体" w:hAnsi="宋体" w:eastAsia="宋体" w:cs="宋体"/>
                <w:b w:val="0"/>
                <w:bCs w:val="0"/>
                <w:sz w:val="21"/>
                <w:szCs w:val="21"/>
                <w:highlight w:val="none"/>
              </w:rPr>
              <w:t>权重</w:t>
            </w:r>
          </w:p>
        </w:tc>
        <w:tc>
          <w:tcPr>
            <w:tcW w:w="755" w:type="dxa"/>
            <w:vAlign w:val="center"/>
          </w:tcPr>
          <w:p w14:paraId="2CFDADD2">
            <w:pPr>
              <w:spacing w:line="240" w:lineRule="auto"/>
              <w:jc w:val="center"/>
              <w:rPr>
                <w:rFonts w:hint="eastAsia" w:ascii="宋体" w:hAnsi="宋体" w:eastAsia="宋体" w:cs="宋体"/>
                <w:b w:val="0"/>
                <w:bCs w:val="0"/>
                <w:sz w:val="21"/>
                <w:szCs w:val="21"/>
                <w:highlight w:val="none"/>
              </w:rPr>
            </w:pPr>
            <w:r>
              <w:rPr>
                <w:rFonts w:hint="eastAsia" w:ascii="宋体" w:hAnsi="宋体" w:eastAsia="宋体" w:cs="宋体"/>
                <w:b w:val="0"/>
                <w:bCs w:val="0"/>
                <w:sz w:val="21"/>
                <w:szCs w:val="21"/>
                <w:highlight w:val="none"/>
              </w:rPr>
              <w:t>评分方式</w:t>
            </w:r>
          </w:p>
        </w:tc>
        <w:tc>
          <w:tcPr>
            <w:tcW w:w="4328" w:type="dxa"/>
            <w:vAlign w:val="center"/>
          </w:tcPr>
          <w:p w14:paraId="299AAD13">
            <w:pPr>
              <w:spacing w:line="240" w:lineRule="auto"/>
              <w:jc w:val="center"/>
              <w:rPr>
                <w:rFonts w:hint="eastAsia" w:ascii="宋体" w:hAnsi="宋体" w:eastAsia="宋体" w:cs="宋体"/>
                <w:b w:val="0"/>
                <w:bCs w:val="0"/>
                <w:sz w:val="21"/>
                <w:szCs w:val="21"/>
                <w:highlight w:val="none"/>
              </w:rPr>
            </w:pPr>
            <w:r>
              <w:rPr>
                <w:rFonts w:hint="eastAsia" w:ascii="宋体" w:hAnsi="宋体" w:eastAsia="宋体" w:cs="宋体"/>
                <w:b w:val="0"/>
                <w:bCs w:val="0"/>
                <w:sz w:val="21"/>
                <w:szCs w:val="21"/>
                <w:highlight w:val="none"/>
              </w:rPr>
              <w:t>评分准则</w:t>
            </w:r>
          </w:p>
        </w:tc>
      </w:tr>
      <w:tr w14:paraId="2F2A5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17" w:type="dxa"/>
            <w:vMerge w:val="continue"/>
            <w:vAlign w:val="center"/>
          </w:tcPr>
          <w:p w14:paraId="437240E4">
            <w:pPr>
              <w:keepNext/>
              <w:keepLines/>
              <w:spacing w:before="260" w:after="260" w:line="240" w:lineRule="auto"/>
              <w:jc w:val="center"/>
              <w:outlineLvl w:val="2"/>
              <w:rPr>
                <w:rFonts w:hint="eastAsia" w:ascii="宋体" w:hAnsi="宋体" w:eastAsia="宋体" w:cs="宋体"/>
                <w:b w:val="0"/>
                <w:bCs w:val="0"/>
                <w:sz w:val="21"/>
                <w:szCs w:val="21"/>
                <w:highlight w:val="none"/>
              </w:rPr>
            </w:pPr>
          </w:p>
        </w:tc>
        <w:tc>
          <w:tcPr>
            <w:tcW w:w="416" w:type="dxa"/>
            <w:vAlign w:val="center"/>
          </w:tcPr>
          <w:p w14:paraId="239600D8">
            <w:pPr>
              <w:spacing w:line="240" w:lineRule="auto"/>
              <w:jc w:val="center"/>
              <w:rPr>
                <w:rFonts w:hint="eastAsia" w:ascii="宋体" w:hAnsi="宋体" w:eastAsia="宋体" w:cs="宋体"/>
                <w:b w:val="0"/>
                <w:bCs w:val="0"/>
                <w:sz w:val="21"/>
                <w:szCs w:val="21"/>
                <w:highlight w:val="none"/>
              </w:rPr>
            </w:pPr>
            <w:r>
              <w:rPr>
                <w:rFonts w:hint="eastAsia" w:ascii="宋体" w:hAnsi="宋体" w:eastAsia="宋体" w:cs="宋体"/>
                <w:b w:val="0"/>
                <w:bCs w:val="0"/>
                <w:sz w:val="21"/>
                <w:szCs w:val="21"/>
                <w:highlight w:val="none"/>
              </w:rPr>
              <w:t>1</w:t>
            </w:r>
          </w:p>
        </w:tc>
        <w:tc>
          <w:tcPr>
            <w:tcW w:w="1814" w:type="dxa"/>
            <w:vAlign w:val="center"/>
          </w:tcPr>
          <w:p w14:paraId="00CC26C9">
            <w:pPr>
              <w:spacing w:line="240" w:lineRule="auto"/>
              <w:jc w:val="center"/>
              <w:rPr>
                <w:rFonts w:hint="eastAsia" w:ascii="宋体" w:hAnsi="宋体" w:eastAsia="宋体" w:cs="宋体"/>
                <w:b w:val="0"/>
                <w:bCs w:val="0"/>
                <w:color w:val="FF0000"/>
                <w:sz w:val="21"/>
                <w:szCs w:val="21"/>
                <w:highlight w:val="none"/>
              </w:rPr>
            </w:pPr>
            <w:r>
              <w:rPr>
                <w:rFonts w:hint="eastAsia" w:ascii="宋体" w:hAnsi="宋体" w:eastAsia="宋体" w:cs="宋体"/>
                <w:b w:val="0"/>
                <w:bCs w:val="0"/>
                <w:sz w:val="21"/>
                <w:szCs w:val="21"/>
                <w:highlight w:val="none"/>
                <w:lang w:eastAsia="zh-CN"/>
              </w:rPr>
              <w:t>供应商认证情况</w:t>
            </w:r>
          </w:p>
        </w:tc>
        <w:tc>
          <w:tcPr>
            <w:tcW w:w="720" w:type="dxa"/>
            <w:vAlign w:val="center"/>
          </w:tcPr>
          <w:p w14:paraId="2E335F51">
            <w:pPr>
              <w:spacing w:line="240" w:lineRule="auto"/>
              <w:jc w:val="center"/>
              <w:rPr>
                <w:rFonts w:hint="eastAsia" w:ascii="宋体" w:hAnsi="宋体" w:eastAsia="宋体" w:cs="宋体"/>
                <w:b w:val="0"/>
                <w:bCs w:val="0"/>
                <w:sz w:val="21"/>
                <w:szCs w:val="21"/>
                <w:highlight w:val="none"/>
                <w:lang w:eastAsia="zh-CN"/>
              </w:rPr>
            </w:pPr>
            <w:r>
              <w:rPr>
                <w:rFonts w:hint="eastAsia" w:ascii="宋体" w:hAnsi="宋体" w:eastAsia="宋体" w:cs="宋体"/>
                <w:b w:val="0"/>
                <w:bCs w:val="0"/>
                <w:sz w:val="21"/>
                <w:szCs w:val="21"/>
                <w:highlight w:val="none"/>
                <w:lang w:val="en-US" w:eastAsia="zh-CN"/>
              </w:rPr>
              <w:t>2</w:t>
            </w:r>
          </w:p>
        </w:tc>
        <w:tc>
          <w:tcPr>
            <w:tcW w:w="755" w:type="dxa"/>
            <w:vAlign w:val="center"/>
          </w:tcPr>
          <w:p w14:paraId="21FA99AA">
            <w:pPr>
              <w:spacing w:line="240" w:lineRule="auto"/>
              <w:jc w:val="center"/>
              <w:rPr>
                <w:rFonts w:hint="eastAsia" w:ascii="宋体" w:hAnsi="宋体" w:eastAsia="宋体" w:cs="宋体"/>
                <w:b w:val="0"/>
                <w:bCs w:val="0"/>
                <w:sz w:val="21"/>
                <w:szCs w:val="21"/>
                <w:highlight w:val="none"/>
              </w:rPr>
            </w:pPr>
            <w:r>
              <w:rPr>
                <w:rFonts w:hint="eastAsia" w:ascii="宋体" w:hAnsi="宋体" w:eastAsia="宋体" w:cs="宋体"/>
                <w:b w:val="0"/>
                <w:bCs w:val="0"/>
                <w:sz w:val="21"/>
                <w:szCs w:val="21"/>
                <w:highlight w:val="none"/>
              </w:rPr>
              <w:t>专家打分</w:t>
            </w:r>
          </w:p>
        </w:tc>
        <w:tc>
          <w:tcPr>
            <w:tcW w:w="4328" w:type="dxa"/>
          </w:tcPr>
          <w:p w14:paraId="67B43555">
            <w:pPr>
              <w:spacing w:line="240" w:lineRule="auto"/>
              <w:rPr>
                <w:rFonts w:hint="eastAsia" w:ascii="宋体" w:hAnsi="宋体" w:eastAsia="宋体" w:cs="宋体"/>
                <w:b w:val="0"/>
                <w:bCs w:val="0"/>
                <w:sz w:val="21"/>
                <w:szCs w:val="21"/>
                <w:highlight w:val="none"/>
                <w:lang w:val="en-US" w:eastAsia="zh-CN"/>
              </w:rPr>
            </w:pPr>
            <w:r>
              <w:rPr>
                <w:rFonts w:hint="eastAsia" w:ascii="宋体" w:hAnsi="宋体" w:eastAsia="宋体" w:cs="宋体"/>
                <w:b w:val="0"/>
                <w:bCs w:val="0"/>
                <w:sz w:val="21"/>
                <w:szCs w:val="21"/>
                <w:highlight w:val="none"/>
                <w:lang w:val="en-US" w:eastAsia="zh-CN"/>
              </w:rPr>
              <w:t>（一）评分内容：</w:t>
            </w:r>
          </w:p>
          <w:p w14:paraId="78E71D52">
            <w:pPr>
              <w:spacing w:line="240" w:lineRule="auto"/>
              <w:rPr>
                <w:rFonts w:hint="eastAsia" w:ascii="宋体" w:hAnsi="宋体" w:eastAsia="宋体" w:cs="宋体"/>
                <w:b w:val="0"/>
                <w:bCs w:val="0"/>
                <w:sz w:val="21"/>
                <w:szCs w:val="21"/>
                <w:highlight w:val="none"/>
                <w:lang w:val="en-US" w:eastAsia="zh-CN"/>
              </w:rPr>
            </w:pPr>
            <w:r>
              <w:rPr>
                <w:rFonts w:hint="eastAsia" w:ascii="宋体" w:hAnsi="宋体" w:eastAsia="宋体" w:cs="宋体"/>
                <w:b w:val="0"/>
                <w:bCs w:val="0"/>
                <w:sz w:val="21"/>
                <w:szCs w:val="21"/>
                <w:highlight w:val="none"/>
                <w:lang w:val="en-US" w:eastAsia="zh-CN"/>
              </w:rPr>
              <w:t>考察投标人或所投产品制造商的认证情况：</w:t>
            </w:r>
          </w:p>
          <w:p w14:paraId="7DBFCC0C">
            <w:pPr>
              <w:spacing w:line="240" w:lineRule="auto"/>
              <w:rPr>
                <w:rFonts w:hint="eastAsia" w:ascii="宋体" w:hAnsi="宋体" w:eastAsia="宋体" w:cs="宋体"/>
                <w:b w:val="0"/>
                <w:bCs w:val="0"/>
                <w:sz w:val="21"/>
                <w:szCs w:val="21"/>
                <w:highlight w:val="none"/>
                <w:lang w:val="en-US" w:eastAsia="zh-CN"/>
              </w:rPr>
            </w:pPr>
            <w:r>
              <w:rPr>
                <w:rFonts w:hint="eastAsia" w:ascii="宋体" w:hAnsi="宋体" w:eastAsia="宋体" w:cs="宋体"/>
                <w:b w:val="0"/>
                <w:bCs w:val="0"/>
                <w:sz w:val="21"/>
                <w:szCs w:val="21"/>
                <w:highlight w:val="none"/>
                <w:lang w:val="en-US" w:eastAsia="zh-CN"/>
              </w:rPr>
              <w:t>1.具有中国环境标志产品认证证书</w:t>
            </w:r>
            <w:commentRangeStart w:id="3"/>
            <w:r>
              <w:rPr>
                <w:rFonts w:hint="eastAsia" w:ascii="宋体" w:hAnsi="宋体" w:eastAsia="宋体" w:cs="宋体"/>
                <w:b w:val="0"/>
                <w:bCs w:val="0"/>
                <w:sz w:val="21"/>
                <w:szCs w:val="21"/>
                <w:highlight w:val="none"/>
                <w:lang w:val="en-US" w:eastAsia="zh-CN"/>
              </w:rPr>
              <w:t>，认证单元及认证产品需同时包含【①人造板类家具（会议台、茶水柜、大班台、条形桌）；②软体家具③综合类木家（办公台、文件柜、茶几、办公椅）】</w:t>
            </w:r>
            <w:commentRangeEnd w:id="3"/>
            <w:r>
              <w:commentReference w:id="3"/>
            </w:r>
            <w:r>
              <w:rPr>
                <w:rFonts w:hint="eastAsia" w:ascii="宋体" w:hAnsi="宋体" w:eastAsia="宋体" w:cs="宋体"/>
                <w:b w:val="0"/>
                <w:bCs w:val="0"/>
                <w:sz w:val="21"/>
                <w:szCs w:val="21"/>
                <w:highlight w:val="none"/>
                <w:lang w:val="en-US" w:eastAsia="zh-CN"/>
              </w:rPr>
              <w:t>得25分。</w:t>
            </w:r>
          </w:p>
          <w:p w14:paraId="38A80F33">
            <w:pPr>
              <w:spacing w:line="240" w:lineRule="auto"/>
              <w:rPr>
                <w:rFonts w:hint="eastAsia" w:ascii="宋体" w:hAnsi="宋体" w:eastAsia="宋体" w:cs="宋体"/>
                <w:b w:val="0"/>
                <w:bCs w:val="0"/>
                <w:sz w:val="21"/>
                <w:szCs w:val="21"/>
                <w:highlight w:val="none"/>
                <w:lang w:val="en-US" w:eastAsia="zh-CN"/>
              </w:rPr>
            </w:pPr>
            <w:r>
              <w:rPr>
                <w:rFonts w:hint="eastAsia" w:ascii="宋体" w:hAnsi="宋体" w:eastAsia="宋体" w:cs="宋体"/>
                <w:b w:val="0"/>
                <w:bCs w:val="0"/>
                <w:sz w:val="21"/>
                <w:szCs w:val="21"/>
                <w:highlight w:val="none"/>
                <w:lang w:val="en-US" w:eastAsia="zh-CN"/>
              </w:rPr>
              <w:t>2.具有中国环保认证产品认证证书，产品名称需同时包含：</w:t>
            </w:r>
            <w:commentRangeStart w:id="4"/>
            <w:r>
              <w:rPr>
                <w:rFonts w:hint="eastAsia" w:ascii="宋体" w:hAnsi="宋体" w:eastAsia="宋体" w:cs="宋体"/>
                <w:b w:val="0"/>
                <w:bCs w:val="0"/>
                <w:sz w:val="21"/>
                <w:szCs w:val="21"/>
                <w:highlight w:val="none"/>
                <w:lang w:val="en-US" w:eastAsia="zh-CN"/>
              </w:rPr>
              <w:t>【①木制办公家具(桌 椅 柜 台)】；②【软体家具/沙发(布沙发 皮沙发)】</w:t>
            </w:r>
            <w:commentRangeEnd w:id="4"/>
            <w:r>
              <w:commentReference w:id="4"/>
            </w:r>
            <w:r>
              <w:rPr>
                <w:rFonts w:hint="eastAsia" w:ascii="宋体" w:hAnsi="宋体" w:eastAsia="宋体" w:cs="宋体"/>
                <w:b w:val="0"/>
                <w:bCs w:val="0"/>
                <w:sz w:val="21"/>
                <w:szCs w:val="21"/>
                <w:highlight w:val="none"/>
                <w:lang w:val="en-US" w:eastAsia="zh-CN"/>
              </w:rPr>
              <w:t>的得25分。</w:t>
            </w:r>
          </w:p>
          <w:p w14:paraId="0F5F10D8">
            <w:pPr>
              <w:spacing w:line="240" w:lineRule="auto"/>
              <w:rPr>
                <w:rFonts w:hint="eastAsia" w:ascii="宋体" w:hAnsi="宋体" w:eastAsia="宋体" w:cs="宋体"/>
                <w:b w:val="0"/>
                <w:bCs w:val="0"/>
                <w:sz w:val="21"/>
                <w:szCs w:val="21"/>
                <w:highlight w:val="none"/>
                <w:lang w:val="en-US" w:eastAsia="zh-CN"/>
              </w:rPr>
            </w:pPr>
            <w:r>
              <w:rPr>
                <w:rFonts w:hint="eastAsia" w:ascii="宋体" w:hAnsi="宋体" w:eastAsia="宋体" w:cs="宋体"/>
                <w:b w:val="0"/>
                <w:bCs w:val="0"/>
                <w:sz w:val="21"/>
                <w:szCs w:val="21"/>
                <w:highlight w:val="none"/>
                <w:lang w:val="en-US" w:eastAsia="zh-CN"/>
              </w:rPr>
              <w:t>3.具有</w:t>
            </w:r>
            <w:commentRangeStart w:id="5"/>
            <w:r>
              <w:rPr>
                <w:rFonts w:hint="eastAsia" w:ascii="宋体" w:hAnsi="宋体" w:eastAsia="宋体" w:cs="宋体"/>
                <w:b w:val="0"/>
                <w:bCs w:val="0"/>
                <w:sz w:val="21"/>
                <w:szCs w:val="21"/>
                <w:highlight w:val="none"/>
                <w:lang w:val="en-US" w:eastAsia="zh-CN"/>
              </w:rPr>
              <w:t>售后服务认证证书</w:t>
            </w:r>
            <w:commentRangeEnd w:id="5"/>
            <w:r>
              <w:commentReference w:id="5"/>
            </w:r>
            <w:r>
              <w:rPr>
                <w:rFonts w:hint="eastAsia" w:ascii="宋体" w:hAnsi="宋体" w:eastAsia="宋体" w:cs="宋体"/>
                <w:b w:val="0"/>
                <w:bCs w:val="0"/>
                <w:sz w:val="21"/>
                <w:szCs w:val="21"/>
                <w:highlight w:val="none"/>
                <w:lang w:val="en-US" w:eastAsia="zh-CN"/>
              </w:rPr>
              <w:t>(含五星级或以上)，认证范围需包含：办公家具得25分；</w:t>
            </w:r>
          </w:p>
          <w:p w14:paraId="5C3CD57A">
            <w:pPr>
              <w:spacing w:line="240" w:lineRule="auto"/>
              <w:rPr>
                <w:rFonts w:hint="eastAsia" w:ascii="宋体" w:hAnsi="宋体" w:eastAsia="宋体" w:cs="宋体"/>
                <w:b w:val="0"/>
                <w:bCs w:val="0"/>
                <w:sz w:val="21"/>
                <w:szCs w:val="21"/>
                <w:highlight w:val="none"/>
                <w:lang w:val="en-US" w:eastAsia="zh-CN"/>
              </w:rPr>
            </w:pPr>
            <w:r>
              <w:rPr>
                <w:rFonts w:hint="eastAsia" w:ascii="宋体" w:hAnsi="宋体" w:eastAsia="宋体" w:cs="宋体"/>
                <w:b w:val="0"/>
                <w:bCs w:val="0"/>
                <w:sz w:val="21"/>
                <w:szCs w:val="21"/>
                <w:highlight w:val="none"/>
                <w:lang w:val="en-US" w:eastAsia="zh-CN"/>
              </w:rPr>
              <w:t>4.具有家具定制服务认证证书(五星级),认证范围需包含：办公家具、</w:t>
            </w:r>
            <w:commentRangeStart w:id="6"/>
            <w:r>
              <w:rPr>
                <w:rFonts w:hint="eastAsia" w:ascii="宋体" w:hAnsi="宋体" w:eastAsia="宋体" w:cs="宋体"/>
                <w:b w:val="0"/>
                <w:bCs w:val="0"/>
                <w:sz w:val="21"/>
                <w:szCs w:val="21"/>
                <w:highlight w:val="none"/>
                <w:lang w:val="en-US" w:eastAsia="zh-CN"/>
              </w:rPr>
              <w:t>医院用家具</w:t>
            </w:r>
            <w:commentRangeEnd w:id="6"/>
            <w:r>
              <w:commentReference w:id="6"/>
            </w:r>
            <w:r>
              <w:rPr>
                <w:rFonts w:hint="eastAsia" w:ascii="宋体" w:hAnsi="宋体" w:eastAsia="宋体" w:cs="宋体"/>
                <w:b w:val="0"/>
                <w:bCs w:val="0"/>
                <w:sz w:val="21"/>
                <w:szCs w:val="21"/>
                <w:highlight w:val="none"/>
                <w:lang w:val="en-US" w:eastAsia="zh-CN"/>
              </w:rPr>
              <w:t>的得25分；以上累计最高得100分。</w:t>
            </w:r>
          </w:p>
          <w:p w14:paraId="5CBBB6E7">
            <w:pPr>
              <w:spacing w:line="240" w:lineRule="auto"/>
              <w:jc w:val="left"/>
              <w:rPr>
                <w:rFonts w:hint="eastAsia" w:ascii="宋体" w:hAnsi="宋体" w:eastAsia="宋体" w:cs="宋体"/>
                <w:b w:val="0"/>
                <w:bCs w:val="0"/>
                <w:sz w:val="21"/>
                <w:szCs w:val="21"/>
                <w:highlight w:val="none"/>
                <w:lang w:val="en-US" w:eastAsia="zh-CN"/>
              </w:rPr>
            </w:pPr>
            <w:r>
              <w:rPr>
                <w:rFonts w:hint="eastAsia" w:ascii="宋体" w:hAnsi="宋体" w:eastAsia="宋体" w:cs="宋体"/>
                <w:b w:val="0"/>
                <w:bCs w:val="0"/>
                <w:sz w:val="21"/>
                <w:szCs w:val="21"/>
                <w:highlight w:val="none"/>
                <w:lang w:val="en-US" w:eastAsia="zh-CN"/>
              </w:rPr>
              <w:t>（二）评分依据：</w:t>
            </w:r>
          </w:p>
          <w:p w14:paraId="510F606A">
            <w:pPr>
              <w:spacing w:line="240" w:lineRule="auto"/>
              <w:jc w:val="left"/>
              <w:rPr>
                <w:rFonts w:hint="eastAsia" w:ascii="宋体" w:hAnsi="宋体" w:eastAsia="宋体" w:cs="宋体"/>
                <w:b w:val="0"/>
                <w:bCs w:val="0"/>
                <w:sz w:val="21"/>
                <w:szCs w:val="21"/>
                <w:highlight w:val="none"/>
                <w:lang w:val="en-US" w:eastAsia="zh-CN"/>
              </w:rPr>
            </w:pPr>
            <w:r>
              <w:rPr>
                <w:rFonts w:hint="eastAsia" w:ascii="宋体" w:hAnsi="宋体" w:eastAsia="宋体" w:cs="宋体"/>
                <w:b w:val="0"/>
                <w:bCs w:val="0"/>
                <w:sz w:val="21"/>
                <w:szCs w:val="21"/>
                <w:highlight w:val="none"/>
                <w:lang w:val="en-US" w:eastAsia="zh-CN"/>
              </w:rPr>
              <w:t>1.要求提供所有有效的认证证书扫描件，及出具证书官网或全国认证认可信息公共服务平台（http://cx.cnca.cn/）的证书查询记录。认证证书在公开渠道无法查询的，需提供颁发机构的证明材料，证明证书真实有效。评分中出现无证明资料或专家无法凭所提供资料判断是否得分的情况，一律作不得分处理。</w:t>
            </w:r>
          </w:p>
          <w:p w14:paraId="364FE82F">
            <w:pPr>
              <w:spacing w:line="240" w:lineRule="auto"/>
              <w:jc w:val="left"/>
              <w:rPr>
                <w:rFonts w:hint="eastAsia" w:ascii="宋体" w:hAnsi="宋体" w:eastAsia="宋体" w:cs="宋体"/>
                <w:b w:val="0"/>
                <w:bCs w:val="0"/>
                <w:sz w:val="21"/>
                <w:szCs w:val="21"/>
                <w:highlight w:val="none"/>
                <w:lang w:val="en-US" w:eastAsia="zh-CN"/>
              </w:rPr>
            </w:pPr>
            <w:r>
              <w:rPr>
                <w:rFonts w:hint="eastAsia" w:ascii="宋体" w:hAnsi="宋体" w:eastAsia="宋体" w:cs="宋体"/>
                <w:b w:val="0"/>
                <w:bCs w:val="0"/>
                <w:sz w:val="21"/>
                <w:szCs w:val="21"/>
                <w:highlight w:val="none"/>
                <w:lang w:val="en-US" w:eastAsia="zh-CN"/>
              </w:rPr>
              <w:t>2.由社会组织颁发的证书，还需同时提供该组织在“中国社会组织政务服务平台（全国社会组织信用信息公示平台）https://chinanpo.mca.gov.cn/”的查询截图（截图需体现网址且状态为正常），否则该证书不得分。</w:t>
            </w:r>
          </w:p>
        </w:tc>
      </w:tr>
      <w:tr w14:paraId="1D40D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3" w:hRule="atLeast"/>
          <w:jc w:val="center"/>
        </w:trPr>
        <w:tc>
          <w:tcPr>
            <w:tcW w:w="417" w:type="dxa"/>
            <w:vMerge w:val="continue"/>
            <w:vAlign w:val="center"/>
          </w:tcPr>
          <w:p w14:paraId="0F8EAB23">
            <w:pPr>
              <w:keepNext/>
              <w:keepLines/>
              <w:spacing w:before="260" w:after="260" w:line="240" w:lineRule="auto"/>
              <w:jc w:val="center"/>
              <w:outlineLvl w:val="2"/>
              <w:rPr>
                <w:rFonts w:hint="eastAsia" w:ascii="宋体" w:hAnsi="宋体" w:eastAsia="宋体" w:cs="宋体"/>
                <w:b w:val="0"/>
                <w:bCs w:val="0"/>
                <w:sz w:val="21"/>
                <w:szCs w:val="21"/>
                <w:highlight w:val="none"/>
              </w:rPr>
            </w:pPr>
          </w:p>
        </w:tc>
        <w:tc>
          <w:tcPr>
            <w:tcW w:w="416" w:type="dxa"/>
            <w:vAlign w:val="center"/>
          </w:tcPr>
          <w:p w14:paraId="02E63C56">
            <w:pPr>
              <w:spacing w:line="240" w:lineRule="auto"/>
              <w:jc w:val="center"/>
              <w:rPr>
                <w:rFonts w:hint="eastAsia" w:ascii="宋体" w:hAnsi="宋体" w:eastAsia="宋体" w:cs="宋体"/>
                <w:b w:val="0"/>
                <w:bCs w:val="0"/>
                <w:sz w:val="21"/>
                <w:szCs w:val="21"/>
                <w:highlight w:val="none"/>
                <w:lang w:eastAsia="zh-CN"/>
              </w:rPr>
            </w:pPr>
            <w:r>
              <w:rPr>
                <w:rFonts w:hint="eastAsia" w:ascii="宋体" w:hAnsi="宋体" w:eastAsia="宋体" w:cs="宋体"/>
                <w:b w:val="0"/>
                <w:bCs w:val="0"/>
                <w:sz w:val="21"/>
                <w:szCs w:val="21"/>
                <w:highlight w:val="none"/>
                <w:lang w:val="en-US" w:eastAsia="zh-CN"/>
              </w:rPr>
              <w:t>2</w:t>
            </w:r>
          </w:p>
        </w:tc>
        <w:tc>
          <w:tcPr>
            <w:tcW w:w="1814" w:type="dxa"/>
            <w:vAlign w:val="center"/>
          </w:tcPr>
          <w:p w14:paraId="5708978B">
            <w:pPr>
              <w:widowControl w:val="0"/>
              <w:pBdr>
                <w:bottom w:val="none" w:color="auto" w:sz="0" w:space="0"/>
              </w:pBdr>
              <w:snapToGrid w:val="0"/>
              <w:spacing w:line="240" w:lineRule="auto"/>
              <w:jc w:val="center"/>
              <w:rPr>
                <w:rFonts w:hint="eastAsia" w:ascii="宋体" w:hAnsi="宋体" w:eastAsia="宋体" w:cs="宋体"/>
                <w:b w:val="0"/>
                <w:bCs w:val="0"/>
                <w:kern w:val="2"/>
                <w:sz w:val="21"/>
                <w:szCs w:val="21"/>
                <w:highlight w:val="none"/>
                <w:lang w:val="en-US" w:eastAsia="zh-CN" w:bidi="ar-SA"/>
              </w:rPr>
            </w:pPr>
            <w:r>
              <w:rPr>
                <w:rFonts w:hint="eastAsia" w:ascii="宋体" w:hAnsi="宋体" w:eastAsia="宋体" w:cs="宋体"/>
                <w:b w:val="0"/>
                <w:bCs w:val="0"/>
                <w:kern w:val="2"/>
                <w:sz w:val="21"/>
                <w:szCs w:val="21"/>
                <w:highlight w:val="none"/>
                <w:lang w:val="en-US" w:eastAsia="zh-CN" w:bidi="ar-SA"/>
              </w:rPr>
              <w:t>供应商同类业绩</w:t>
            </w:r>
          </w:p>
        </w:tc>
        <w:tc>
          <w:tcPr>
            <w:tcW w:w="720" w:type="dxa"/>
            <w:vAlign w:val="center"/>
          </w:tcPr>
          <w:p w14:paraId="7622F399">
            <w:pPr>
              <w:spacing w:line="240" w:lineRule="auto"/>
              <w:jc w:val="center"/>
              <w:rPr>
                <w:rFonts w:hint="eastAsia" w:ascii="宋体" w:hAnsi="宋体" w:eastAsia="宋体" w:cs="宋体"/>
                <w:b w:val="0"/>
                <w:bCs w:val="0"/>
                <w:sz w:val="21"/>
                <w:szCs w:val="21"/>
                <w:highlight w:val="none"/>
                <w:lang w:eastAsia="zh-CN"/>
              </w:rPr>
            </w:pPr>
            <w:r>
              <w:rPr>
                <w:rFonts w:hint="eastAsia" w:ascii="宋体" w:hAnsi="宋体" w:eastAsia="宋体" w:cs="宋体"/>
                <w:b w:val="0"/>
                <w:bCs w:val="0"/>
                <w:sz w:val="21"/>
                <w:szCs w:val="21"/>
                <w:highlight w:val="none"/>
                <w:lang w:val="en-US" w:eastAsia="zh-CN"/>
              </w:rPr>
              <w:t>2</w:t>
            </w:r>
          </w:p>
        </w:tc>
        <w:tc>
          <w:tcPr>
            <w:tcW w:w="755" w:type="dxa"/>
            <w:vAlign w:val="center"/>
          </w:tcPr>
          <w:p w14:paraId="64C743CF">
            <w:pPr>
              <w:spacing w:line="240" w:lineRule="auto"/>
              <w:jc w:val="center"/>
              <w:rPr>
                <w:rFonts w:hint="eastAsia" w:ascii="宋体" w:hAnsi="宋体" w:eastAsia="宋体" w:cs="宋体"/>
                <w:b w:val="0"/>
                <w:bCs w:val="0"/>
                <w:sz w:val="21"/>
                <w:szCs w:val="21"/>
                <w:highlight w:val="none"/>
              </w:rPr>
            </w:pPr>
            <w:r>
              <w:rPr>
                <w:rFonts w:hint="eastAsia" w:ascii="宋体" w:hAnsi="宋体" w:eastAsia="宋体" w:cs="宋体"/>
                <w:b w:val="0"/>
                <w:bCs w:val="0"/>
                <w:sz w:val="21"/>
                <w:szCs w:val="21"/>
                <w:highlight w:val="none"/>
              </w:rPr>
              <w:t>专家打分</w:t>
            </w:r>
          </w:p>
        </w:tc>
        <w:tc>
          <w:tcPr>
            <w:tcW w:w="4328" w:type="dxa"/>
          </w:tcPr>
          <w:p w14:paraId="110BB790">
            <w:pPr>
              <w:spacing w:line="240" w:lineRule="auto"/>
              <w:rPr>
                <w:rFonts w:hint="eastAsia" w:ascii="宋体" w:hAnsi="宋体" w:eastAsia="宋体" w:cs="宋体"/>
                <w:b w:val="0"/>
                <w:bCs w:val="0"/>
                <w:sz w:val="21"/>
                <w:szCs w:val="21"/>
                <w:highlight w:val="none"/>
              </w:rPr>
            </w:pPr>
            <w:r>
              <w:rPr>
                <w:rFonts w:hint="eastAsia" w:ascii="宋体" w:hAnsi="宋体" w:eastAsia="宋体" w:cs="宋体"/>
                <w:b w:val="0"/>
                <w:bCs w:val="0"/>
                <w:sz w:val="21"/>
                <w:szCs w:val="21"/>
                <w:highlight w:val="none"/>
                <w:lang w:eastAsia="zh-CN"/>
              </w:rPr>
              <w:t>（一）评分内容</w:t>
            </w:r>
            <w:r>
              <w:rPr>
                <w:rFonts w:hint="eastAsia" w:ascii="宋体" w:hAnsi="宋体" w:eastAsia="宋体" w:cs="宋体"/>
                <w:b w:val="0"/>
                <w:bCs w:val="0"/>
                <w:sz w:val="21"/>
                <w:szCs w:val="21"/>
                <w:highlight w:val="none"/>
              </w:rPr>
              <w:t>：提供自20</w:t>
            </w:r>
            <w:r>
              <w:rPr>
                <w:rFonts w:hint="eastAsia" w:ascii="宋体" w:hAnsi="宋体" w:eastAsia="宋体" w:cs="宋体"/>
                <w:b w:val="0"/>
                <w:bCs w:val="0"/>
                <w:sz w:val="21"/>
                <w:szCs w:val="21"/>
                <w:highlight w:val="none"/>
                <w:lang w:val="en-US" w:eastAsia="zh-CN"/>
              </w:rPr>
              <w:t>22</w:t>
            </w:r>
            <w:r>
              <w:rPr>
                <w:rFonts w:hint="eastAsia" w:ascii="宋体" w:hAnsi="宋体" w:eastAsia="宋体" w:cs="宋体"/>
                <w:b w:val="0"/>
                <w:bCs w:val="0"/>
                <w:sz w:val="21"/>
                <w:szCs w:val="21"/>
                <w:highlight w:val="none"/>
              </w:rPr>
              <w:t>年</w:t>
            </w:r>
            <w:r>
              <w:rPr>
                <w:rFonts w:hint="eastAsia" w:ascii="宋体" w:hAnsi="宋体" w:eastAsia="宋体" w:cs="宋体"/>
                <w:b w:val="0"/>
                <w:bCs w:val="0"/>
                <w:sz w:val="21"/>
                <w:szCs w:val="21"/>
                <w:highlight w:val="none"/>
                <w:lang w:val="en-US" w:eastAsia="zh-CN"/>
              </w:rPr>
              <w:t>1</w:t>
            </w:r>
            <w:r>
              <w:rPr>
                <w:rFonts w:hint="eastAsia" w:ascii="宋体" w:hAnsi="宋体" w:eastAsia="宋体" w:cs="宋体"/>
                <w:b w:val="0"/>
                <w:bCs w:val="0"/>
                <w:sz w:val="21"/>
                <w:szCs w:val="21"/>
                <w:highlight w:val="none"/>
              </w:rPr>
              <w:t>月</w:t>
            </w:r>
            <w:r>
              <w:rPr>
                <w:rFonts w:hint="eastAsia" w:ascii="宋体" w:hAnsi="宋体" w:eastAsia="宋体" w:cs="宋体"/>
                <w:b w:val="0"/>
                <w:bCs w:val="0"/>
                <w:sz w:val="21"/>
                <w:szCs w:val="21"/>
                <w:highlight w:val="none"/>
                <w:lang w:val="en-US" w:eastAsia="zh-CN"/>
              </w:rPr>
              <w:t>1</w:t>
            </w:r>
            <w:r>
              <w:rPr>
                <w:rFonts w:hint="eastAsia" w:ascii="宋体" w:hAnsi="宋体" w:eastAsia="宋体" w:cs="宋体"/>
                <w:b w:val="0"/>
                <w:bCs w:val="0"/>
                <w:sz w:val="21"/>
                <w:szCs w:val="21"/>
                <w:highlight w:val="none"/>
              </w:rPr>
              <w:t>日至本项目投标截止日，以合同签订时间为准</w:t>
            </w:r>
            <w:r>
              <w:rPr>
                <w:rFonts w:hint="eastAsia" w:ascii="宋体" w:hAnsi="宋体" w:eastAsia="宋体" w:cs="宋体"/>
                <w:b w:val="0"/>
                <w:bCs w:val="0"/>
                <w:sz w:val="21"/>
                <w:szCs w:val="21"/>
                <w:highlight w:val="none"/>
                <w:lang w:eastAsia="zh-CN"/>
              </w:rPr>
              <w:t>的</w:t>
            </w:r>
            <w:r>
              <w:rPr>
                <w:rFonts w:hint="eastAsia" w:ascii="宋体" w:hAnsi="宋体" w:eastAsia="宋体" w:cs="宋体"/>
                <w:b w:val="0"/>
                <w:bCs w:val="0"/>
                <w:sz w:val="21"/>
                <w:szCs w:val="21"/>
                <w:highlight w:val="none"/>
              </w:rPr>
              <w:t>办公家具类同类业绩，提供</w:t>
            </w:r>
            <w:r>
              <w:rPr>
                <w:rFonts w:hint="eastAsia" w:ascii="宋体" w:hAnsi="宋体" w:eastAsia="宋体" w:cs="宋体"/>
                <w:b w:val="0"/>
                <w:bCs w:val="0"/>
                <w:sz w:val="21"/>
                <w:szCs w:val="21"/>
                <w:highlight w:val="none"/>
                <w:lang w:val="en-US" w:eastAsia="zh-CN"/>
              </w:rPr>
              <w:t>4</w:t>
            </w:r>
            <w:r>
              <w:rPr>
                <w:rFonts w:hint="eastAsia" w:ascii="宋体" w:hAnsi="宋体" w:eastAsia="宋体" w:cs="宋体"/>
                <w:b w:val="0"/>
                <w:bCs w:val="0"/>
                <w:sz w:val="21"/>
                <w:szCs w:val="21"/>
                <w:highlight w:val="none"/>
              </w:rPr>
              <w:t>个即得满分，提供</w:t>
            </w:r>
            <w:r>
              <w:rPr>
                <w:rFonts w:hint="eastAsia" w:ascii="宋体" w:hAnsi="宋体" w:eastAsia="宋体" w:cs="宋体"/>
                <w:b w:val="0"/>
                <w:bCs w:val="0"/>
                <w:sz w:val="21"/>
                <w:szCs w:val="21"/>
                <w:highlight w:val="none"/>
                <w:lang w:val="en-US" w:eastAsia="zh-CN"/>
              </w:rPr>
              <w:t>3</w:t>
            </w:r>
            <w:r>
              <w:rPr>
                <w:rFonts w:hint="eastAsia" w:ascii="宋体" w:hAnsi="宋体" w:eastAsia="宋体" w:cs="宋体"/>
                <w:b w:val="0"/>
                <w:bCs w:val="0"/>
                <w:sz w:val="21"/>
                <w:szCs w:val="21"/>
                <w:highlight w:val="none"/>
              </w:rPr>
              <w:t>个得60分，提供</w:t>
            </w:r>
            <w:r>
              <w:rPr>
                <w:rFonts w:hint="eastAsia" w:ascii="宋体" w:hAnsi="宋体" w:eastAsia="宋体" w:cs="宋体"/>
                <w:b w:val="0"/>
                <w:bCs w:val="0"/>
                <w:sz w:val="21"/>
                <w:szCs w:val="21"/>
                <w:highlight w:val="none"/>
                <w:lang w:val="en-US" w:eastAsia="zh-CN"/>
              </w:rPr>
              <w:t>2</w:t>
            </w:r>
            <w:r>
              <w:rPr>
                <w:rFonts w:hint="eastAsia" w:ascii="宋体" w:hAnsi="宋体" w:eastAsia="宋体" w:cs="宋体"/>
                <w:b w:val="0"/>
                <w:bCs w:val="0"/>
                <w:sz w:val="21"/>
                <w:szCs w:val="21"/>
                <w:highlight w:val="none"/>
              </w:rPr>
              <w:t>个得30分，提供</w:t>
            </w:r>
            <w:r>
              <w:rPr>
                <w:rFonts w:hint="eastAsia" w:ascii="宋体" w:hAnsi="宋体" w:eastAsia="宋体" w:cs="宋体"/>
                <w:b w:val="0"/>
                <w:bCs w:val="0"/>
                <w:sz w:val="21"/>
                <w:szCs w:val="21"/>
                <w:highlight w:val="none"/>
                <w:lang w:val="en-US" w:eastAsia="zh-CN"/>
              </w:rPr>
              <w:t>1</w:t>
            </w:r>
            <w:r>
              <w:rPr>
                <w:rFonts w:hint="eastAsia" w:ascii="宋体" w:hAnsi="宋体" w:eastAsia="宋体" w:cs="宋体"/>
                <w:b w:val="0"/>
                <w:bCs w:val="0"/>
                <w:sz w:val="21"/>
                <w:szCs w:val="21"/>
                <w:highlight w:val="none"/>
              </w:rPr>
              <w:t>个得</w:t>
            </w:r>
            <w:r>
              <w:rPr>
                <w:rFonts w:hint="eastAsia" w:ascii="宋体" w:hAnsi="宋体" w:eastAsia="宋体" w:cs="宋体"/>
                <w:b w:val="0"/>
                <w:bCs w:val="0"/>
                <w:sz w:val="21"/>
                <w:szCs w:val="21"/>
                <w:highlight w:val="none"/>
                <w:lang w:val="en-US" w:eastAsia="zh-CN"/>
              </w:rPr>
              <w:t>10</w:t>
            </w:r>
            <w:r>
              <w:rPr>
                <w:rFonts w:hint="eastAsia" w:ascii="宋体" w:hAnsi="宋体" w:eastAsia="宋体" w:cs="宋体"/>
                <w:b w:val="0"/>
                <w:bCs w:val="0"/>
                <w:sz w:val="21"/>
                <w:szCs w:val="21"/>
                <w:highlight w:val="none"/>
              </w:rPr>
              <w:t>分，未提供的不得分。</w:t>
            </w:r>
          </w:p>
          <w:p w14:paraId="76DF9D17">
            <w:pPr>
              <w:spacing w:line="240" w:lineRule="auto"/>
              <w:rPr>
                <w:rFonts w:hint="eastAsia" w:ascii="宋体" w:hAnsi="宋体" w:eastAsia="宋体" w:cs="宋体"/>
                <w:b w:val="0"/>
                <w:bCs w:val="0"/>
                <w:sz w:val="21"/>
                <w:szCs w:val="21"/>
                <w:highlight w:val="none"/>
              </w:rPr>
            </w:pPr>
            <w:r>
              <w:rPr>
                <w:rFonts w:hint="eastAsia" w:ascii="宋体" w:hAnsi="宋体" w:eastAsia="宋体" w:cs="宋体"/>
                <w:b w:val="0"/>
                <w:bCs w:val="0"/>
                <w:sz w:val="21"/>
                <w:szCs w:val="21"/>
                <w:highlight w:val="none"/>
                <w:lang w:eastAsia="zh-CN"/>
              </w:rPr>
              <w:t>（二）评分依据</w:t>
            </w:r>
            <w:r>
              <w:rPr>
                <w:rFonts w:hint="eastAsia" w:ascii="宋体" w:hAnsi="宋体" w:eastAsia="宋体" w:cs="宋体"/>
                <w:b w:val="0"/>
                <w:bCs w:val="0"/>
                <w:sz w:val="21"/>
                <w:szCs w:val="21"/>
                <w:highlight w:val="none"/>
              </w:rPr>
              <w:t>：投标人需在投标文件中提供每一个项目的合同关键页(含签订合同双方的单位名称、合同项目名称、含签订合同双方的落款盖章、签订日期的关键页)扫描件，否则不得分。评分中出现无证明资料或专家无法凭所提供资料判断是否得分的情况，一律作不得分处理。</w:t>
            </w:r>
          </w:p>
        </w:tc>
      </w:tr>
    </w:tbl>
    <w:p w14:paraId="6B5FDDC5">
      <w:pPr>
        <w:pStyle w:val="19"/>
        <w:rPr>
          <w:highlight w:val="none"/>
        </w:rPr>
      </w:pPr>
    </w:p>
    <w:p w14:paraId="530347B7">
      <w:pPr>
        <w:rPr>
          <w:highlight w:val="none"/>
        </w:rPr>
        <w:sectPr>
          <w:pgSz w:w="11907" w:h="16840"/>
          <w:pgMar w:top="1440" w:right="1418" w:bottom="1440" w:left="1418" w:header="851" w:footer="992" w:gutter="0"/>
          <w:cols w:space="425" w:num="1"/>
          <w:titlePg/>
          <w:docGrid w:linePitch="462" w:charSpace="0"/>
        </w:sectPr>
      </w:pPr>
    </w:p>
    <w:p w14:paraId="724A74AC">
      <w:pPr>
        <w:jc w:val="center"/>
        <w:rPr>
          <w:b/>
          <w:sz w:val="84"/>
          <w:szCs w:val="84"/>
          <w:highlight w:val="none"/>
        </w:rPr>
      </w:pPr>
    </w:p>
    <w:p w14:paraId="153E71B5">
      <w:pPr>
        <w:jc w:val="center"/>
        <w:rPr>
          <w:b/>
          <w:sz w:val="84"/>
          <w:szCs w:val="84"/>
          <w:highlight w:val="none"/>
        </w:rPr>
      </w:pPr>
    </w:p>
    <w:p w14:paraId="79E9890A">
      <w:pPr>
        <w:jc w:val="center"/>
        <w:rPr>
          <w:b/>
          <w:sz w:val="84"/>
          <w:szCs w:val="84"/>
          <w:highlight w:val="none"/>
        </w:rPr>
      </w:pPr>
    </w:p>
    <w:p w14:paraId="7B7B0932">
      <w:pPr>
        <w:jc w:val="center"/>
        <w:rPr>
          <w:b/>
          <w:sz w:val="120"/>
          <w:szCs w:val="120"/>
          <w:highlight w:val="none"/>
        </w:rPr>
      </w:pPr>
      <w:r>
        <w:rPr>
          <w:rFonts w:hint="eastAsia"/>
          <w:b/>
          <w:sz w:val="120"/>
          <w:szCs w:val="120"/>
          <w:highlight w:val="none"/>
        </w:rPr>
        <w:t>政府采购</w:t>
      </w:r>
    </w:p>
    <w:p w14:paraId="290930B6">
      <w:pPr>
        <w:jc w:val="center"/>
        <w:rPr>
          <w:b/>
          <w:sz w:val="120"/>
          <w:szCs w:val="120"/>
          <w:highlight w:val="none"/>
        </w:rPr>
      </w:pPr>
      <w:r>
        <w:rPr>
          <w:rFonts w:hint="eastAsia"/>
          <w:b/>
          <w:sz w:val="120"/>
          <w:szCs w:val="120"/>
          <w:highlight w:val="none"/>
        </w:rPr>
        <w:t>招标文件</w:t>
      </w:r>
    </w:p>
    <w:p w14:paraId="0BF5D7E6">
      <w:pPr>
        <w:jc w:val="center"/>
        <w:rPr>
          <w:b/>
          <w:sz w:val="52"/>
          <w:szCs w:val="52"/>
          <w:highlight w:val="none"/>
        </w:rPr>
      </w:pPr>
      <w:r>
        <w:rPr>
          <w:rFonts w:hint="eastAsia"/>
          <w:b/>
          <w:sz w:val="52"/>
          <w:szCs w:val="52"/>
          <w:highlight w:val="none"/>
        </w:rPr>
        <w:t>（货物类）</w:t>
      </w:r>
    </w:p>
    <w:p w14:paraId="61A3D92D">
      <w:pPr>
        <w:rPr>
          <w:highlight w:val="none"/>
        </w:rPr>
      </w:pPr>
    </w:p>
    <w:p w14:paraId="23FE682B">
      <w:pPr>
        <w:rPr>
          <w:highlight w:val="none"/>
        </w:rPr>
      </w:pPr>
    </w:p>
    <w:p w14:paraId="09EBCD23">
      <w:pPr>
        <w:rPr>
          <w:highlight w:val="none"/>
        </w:rPr>
      </w:pPr>
    </w:p>
    <w:p w14:paraId="5ED68B72">
      <w:pPr>
        <w:rPr>
          <w:highlight w:val="none"/>
        </w:rPr>
      </w:pPr>
    </w:p>
    <w:p w14:paraId="3EF7829C">
      <w:pPr>
        <w:rPr>
          <w:highlight w:val="none"/>
        </w:rPr>
      </w:pPr>
    </w:p>
    <w:p w14:paraId="423C6AFB">
      <w:pPr>
        <w:rPr>
          <w:highlight w:val="none"/>
        </w:rPr>
      </w:pPr>
    </w:p>
    <w:p w14:paraId="206CFF74">
      <w:pPr>
        <w:rPr>
          <w:highlight w:val="none"/>
        </w:rPr>
      </w:pPr>
    </w:p>
    <w:p w14:paraId="1355618F">
      <w:pPr>
        <w:rPr>
          <w:highlight w:val="none"/>
        </w:rPr>
      </w:pPr>
    </w:p>
    <w:p w14:paraId="14FA1E9F">
      <w:pPr>
        <w:rPr>
          <w:highlight w:val="none"/>
        </w:rPr>
      </w:pPr>
    </w:p>
    <w:p w14:paraId="021C9775">
      <w:pPr>
        <w:rPr>
          <w:highlight w:val="none"/>
        </w:rPr>
      </w:pPr>
    </w:p>
    <w:p w14:paraId="2ECE9D53">
      <w:pPr>
        <w:rPr>
          <w:highlight w:val="none"/>
        </w:rPr>
      </w:pPr>
    </w:p>
    <w:p w14:paraId="027826FF">
      <w:pPr>
        <w:rPr>
          <w:highlight w:val="none"/>
        </w:rPr>
      </w:pPr>
    </w:p>
    <w:p w14:paraId="25047D8D">
      <w:pPr>
        <w:rPr>
          <w:highlight w:val="none"/>
        </w:rPr>
      </w:pPr>
    </w:p>
    <w:p w14:paraId="04CFBB54">
      <w:pPr>
        <w:rPr>
          <w:highlight w:val="none"/>
        </w:rPr>
      </w:pPr>
    </w:p>
    <w:p w14:paraId="37D4FD17">
      <w:pPr>
        <w:rPr>
          <w:highlight w:val="none"/>
        </w:rPr>
      </w:pPr>
    </w:p>
    <w:p w14:paraId="79BBA56F">
      <w:pPr>
        <w:rPr>
          <w:highlight w:val="none"/>
        </w:rPr>
      </w:pPr>
    </w:p>
    <w:p w14:paraId="6F315785">
      <w:pPr>
        <w:rPr>
          <w:highlight w:val="none"/>
        </w:rPr>
      </w:pPr>
    </w:p>
    <w:p w14:paraId="69F9B348">
      <w:pPr>
        <w:rPr>
          <w:highlight w:val="none"/>
        </w:rPr>
      </w:pPr>
    </w:p>
    <w:p w14:paraId="75BF0376">
      <w:pPr>
        <w:rPr>
          <w:highlight w:val="none"/>
        </w:rPr>
      </w:pPr>
    </w:p>
    <w:p w14:paraId="662107F0">
      <w:pPr>
        <w:jc w:val="center"/>
        <w:rPr>
          <w:b/>
          <w:sz w:val="44"/>
          <w:szCs w:val="44"/>
          <w:highlight w:val="none"/>
        </w:rPr>
      </w:pPr>
      <w:bookmarkStart w:id="2" w:name="_Hlk71465316"/>
      <w:r>
        <w:rPr>
          <w:rFonts w:hint="eastAsia"/>
          <w:b/>
          <w:sz w:val="44"/>
          <w:szCs w:val="44"/>
          <w:highlight w:val="none"/>
        </w:rPr>
        <w:t>深圳公共资源交易中心</w:t>
      </w:r>
    </w:p>
    <w:p w14:paraId="1A00C809">
      <w:pPr>
        <w:jc w:val="center"/>
        <w:rPr>
          <w:b/>
          <w:sz w:val="44"/>
          <w:szCs w:val="44"/>
          <w:highlight w:val="none"/>
        </w:rPr>
      </w:pPr>
      <w:r>
        <w:rPr>
          <w:rFonts w:hint="eastAsia"/>
          <w:b/>
          <w:sz w:val="44"/>
          <w:szCs w:val="44"/>
          <w:highlight w:val="none"/>
        </w:rPr>
        <w:t>（</w:t>
      </w:r>
      <w:r>
        <w:rPr>
          <w:b/>
          <w:sz w:val="44"/>
          <w:szCs w:val="44"/>
          <w:highlight w:val="none"/>
        </w:rPr>
        <w:t>20</w:t>
      </w:r>
      <w:r>
        <w:rPr>
          <w:rFonts w:hint="eastAsia"/>
          <w:b/>
          <w:sz w:val="44"/>
          <w:szCs w:val="44"/>
          <w:highlight w:val="none"/>
        </w:rPr>
        <w:t>2</w:t>
      </w:r>
      <w:r>
        <w:rPr>
          <w:rFonts w:hint="eastAsia"/>
          <w:b/>
          <w:sz w:val="44"/>
          <w:szCs w:val="44"/>
          <w:highlight w:val="none"/>
          <w:lang w:val="en-US" w:eastAsia="zh-CN"/>
        </w:rPr>
        <w:t>4</w:t>
      </w:r>
      <w:r>
        <w:rPr>
          <w:rFonts w:hint="eastAsia"/>
          <w:b/>
          <w:sz w:val="44"/>
          <w:szCs w:val="44"/>
          <w:highlight w:val="none"/>
        </w:rPr>
        <w:t>）</w:t>
      </w:r>
    </w:p>
    <w:bookmarkEnd w:id="2"/>
    <w:p w14:paraId="59DB76D0">
      <w:pPr>
        <w:widowControl/>
        <w:jc w:val="center"/>
        <w:rPr>
          <w:highlight w:val="none"/>
        </w:rPr>
      </w:pPr>
    </w:p>
    <w:p w14:paraId="0DD7F824">
      <w:pPr>
        <w:widowControl/>
        <w:jc w:val="center"/>
        <w:rPr>
          <w:highlight w:val="none"/>
        </w:rPr>
      </w:pPr>
      <w:r>
        <w:rPr>
          <w:highlight w:val="none"/>
        </w:rPr>
        <w:br w:type="page"/>
      </w:r>
    </w:p>
    <w:p w14:paraId="5667E8B4">
      <w:pPr>
        <w:ind w:firstLine="3654" w:firstLineChars="1300"/>
        <w:rPr>
          <w:rFonts w:ascii="宋体" w:hAnsi="宋体"/>
          <w:color w:val="FF0000"/>
          <w:szCs w:val="21"/>
          <w:highlight w:val="none"/>
        </w:rPr>
      </w:pPr>
      <w:bookmarkStart w:id="3" w:name="_Hlk73564573"/>
      <w:r>
        <w:rPr>
          <w:rFonts w:hint="eastAsia" w:ascii="宋体" w:hAnsi="宋体" w:eastAsia="黑体"/>
          <w:b/>
          <w:bCs/>
          <w:color w:val="FF0000"/>
          <w:kern w:val="44"/>
          <w:sz w:val="28"/>
          <w:szCs w:val="44"/>
          <w:highlight w:val="none"/>
        </w:rPr>
        <w:t>警示条款</w:t>
      </w:r>
    </w:p>
    <w:p w14:paraId="400E939A">
      <w:pPr>
        <w:ind w:firstLine="400" w:firstLineChars="200"/>
        <w:rPr>
          <w:rFonts w:ascii="宋体" w:hAnsi="宋体"/>
          <w:color w:val="FF0000"/>
          <w:sz w:val="20"/>
          <w:szCs w:val="20"/>
          <w:highlight w:val="none"/>
        </w:rPr>
      </w:pPr>
      <w:r>
        <w:rPr>
          <w:rFonts w:hint="eastAsia" w:ascii="宋体" w:hAnsi="宋体"/>
          <w:color w:val="FF0000"/>
          <w:sz w:val="20"/>
          <w:szCs w:val="20"/>
          <w:highlight w:val="none"/>
        </w:rPr>
        <w:t>一、</w:t>
      </w:r>
      <w:r>
        <w:rPr>
          <w:rFonts w:hint="eastAsia" w:ascii="宋体" w:hAnsi="宋体"/>
          <w:b/>
          <w:bCs/>
          <w:color w:val="FF0000"/>
          <w:sz w:val="20"/>
          <w:szCs w:val="20"/>
          <w:highlight w:val="none"/>
        </w:rPr>
        <w:t>《深圳经济特区政府采购条例》第五十七条</w:t>
      </w:r>
      <w:r>
        <w:rPr>
          <w:rFonts w:hint="eastAsia" w:ascii="宋体" w:hAnsi="宋体"/>
          <w:color w:val="FF0000"/>
          <w:sz w:val="20"/>
          <w:szCs w:val="20"/>
          <w:highlight w:val="none"/>
        </w:rPr>
        <w:t xml:space="preserve"> 供应商在政府采购中，有下列行为之一的，一至三年内禁止其参与本市政府采购，并由主管部门记入供应商诚信档案，处采购金额千分之十以上千分之二十以下的罚款；情节严重的，取消其参与本市政府采购资格，处采购金额千分之二十以上千分之三十以下的罚款，并由市场监管部门依法吊销其营业执照；给他人造成损失的，依法承担赔偿责任；构成犯罪的，依法追究刑事责任：</w:t>
      </w:r>
    </w:p>
    <w:p w14:paraId="447F8D66">
      <w:pPr>
        <w:ind w:firstLine="400" w:firstLineChars="200"/>
        <w:rPr>
          <w:rFonts w:ascii="宋体" w:hAnsi="宋体"/>
          <w:color w:val="FF0000"/>
          <w:sz w:val="20"/>
          <w:szCs w:val="20"/>
          <w:highlight w:val="none"/>
        </w:rPr>
      </w:pPr>
      <w:r>
        <w:rPr>
          <w:rFonts w:hint="eastAsia" w:ascii="宋体" w:hAnsi="宋体"/>
          <w:color w:val="FF0000"/>
          <w:sz w:val="20"/>
          <w:szCs w:val="20"/>
          <w:highlight w:val="none"/>
        </w:rPr>
        <w:t>（一）在采购活动中应当回避而未回避的；</w:t>
      </w:r>
    </w:p>
    <w:p w14:paraId="0F2EAAFF">
      <w:pPr>
        <w:ind w:firstLine="400" w:firstLineChars="200"/>
        <w:rPr>
          <w:rFonts w:ascii="宋体" w:hAnsi="宋体"/>
          <w:color w:val="FF0000"/>
          <w:sz w:val="20"/>
          <w:szCs w:val="20"/>
          <w:highlight w:val="none"/>
        </w:rPr>
      </w:pPr>
      <w:r>
        <w:rPr>
          <w:rFonts w:hint="eastAsia" w:ascii="宋体" w:hAnsi="宋体"/>
          <w:color w:val="FF0000"/>
          <w:sz w:val="20"/>
          <w:szCs w:val="20"/>
          <w:highlight w:val="none"/>
        </w:rPr>
        <w:t>（二）未按本条例规定签订、履行采购合同，造成严重后果的；</w:t>
      </w:r>
    </w:p>
    <w:p w14:paraId="19E5E2B8">
      <w:pPr>
        <w:ind w:firstLine="400" w:firstLineChars="200"/>
        <w:rPr>
          <w:rFonts w:ascii="宋体" w:hAnsi="宋体"/>
          <w:color w:val="FF0000"/>
          <w:sz w:val="20"/>
          <w:szCs w:val="20"/>
          <w:highlight w:val="none"/>
        </w:rPr>
      </w:pPr>
      <w:r>
        <w:rPr>
          <w:rFonts w:hint="eastAsia" w:ascii="宋体" w:hAnsi="宋体"/>
          <w:color w:val="FF0000"/>
          <w:sz w:val="20"/>
          <w:szCs w:val="20"/>
          <w:highlight w:val="none"/>
        </w:rPr>
        <w:t>（三）隐瞒真实情况，提供虚假资料的；</w:t>
      </w:r>
    </w:p>
    <w:p w14:paraId="5AC1082C">
      <w:pPr>
        <w:ind w:firstLine="400" w:firstLineChars="200"/>
        <w:rPr>
          <w:rFonts w:ascii="宋体" w:hAnsi="宋体"/>
          <w:color w:val="FF0000"/>
          <w:sz w:val="20"/>
          <w:szCs w:val="20"/>
          <w:highlight w:val="none"/>
        </w:rPr>
      </w:pPr>
      <w:r>
        <w:rPr>
          <w:rFonts w:hint="eastAsia" w:ascii="宋体" w:hAnsi="宋体"/>
          <w:color w:val="FF0000"/>
          <w:sz w:val="20"/>
          <w:szCs w:val="20"/>
          <w:highlight w:val="none"/>
        </w:rPr>
        <w:t>（四）以非法手段排斥其他供应商参与竞争的；</w:t>
      </w:r>
    </w:p>
    <w:p w14:paraId="18D47AFE">
      <w:pPr>
        <w:ind w:firstLine="400" w:firstLineChars="200"/>
        <w:rPr>
          <w:rFonts w:ascii="宋体" w:hAnsi="宋体"/>
          <w:color w:val="FF0000"/>
          <w:sz w:val="20"/>
          <w:szCs w:val="20"/>
          <w:highlight w:val="none"/>
        </w:rPr>
      </w:pPr>
      <w:r>
        <w:rPr>
          <w:rFonts w:hint="eastAsia" w:ascii="宋体" w:hAnsi="宋体"/>
          <w:color w:val="FF0000"/>
          <w:sz w:val="20"/>
          <w:szCs w:val="20"/>
          <w:highlight w:val="none"/>
        </w:rPr>
        <w:t>（五）与其他采购参加人串通投标的；</w:t>
      </w:r>
    </w:p>
    <w:p w14:paraId="12B5BC30">
      <w:pPr>
        <w:ind w:firstLine="400" w:firstLineChars="200"/>
        <w:rPr>
          <w:rFonts w:ascii="宋体" w:hAnsi="宋体"/>
          <w:color w:val="FF0000"/>
          <w:sz w:val="20"/>
          <w:szCs w:val="20"/>
          <w:highlight w:val="none"/>
        </w:rPr>
      </w:pPr>
      <w:r>
        <w:rPr>
          <w:rFonts w:hint="eastAsia" w:ascii="宋体" w:hAnsi="宋体"/>
          <w:color w:val="FF0000"/>
          <w:sz w:val="20"/>
          <w:szCs w:val="20"/>
          <w:highlight w:val="none"/>
        </w:rPr>
        <w:t>（六）恶意投诉的；</w:t>
      </w:r>
    </w:p>
    <w:p w14:paraId="6E4DB9BF">
      <w:pPr>
        <w:ind w:firstLine="400" w:firstLineChars="200"/>
        <w:rPr>
          <w:rFonts w:ascii="宋体" w:hAnsi="宋体"/>
          <w:color w:val="FF0000"/>
          <w:sz w:val="20"/>
          <w:szCs w:val="20"/>
          <w:highlight w:val="none"/>
        </w:rPr>
      </w:pPr>
      <w:r>
        <w:rPr>
          <w:rFonts w:hint="eastAsia" w:ascii="宋体" w:hAnsi="宋体"/>
          <w:color w:val="FF0000"/>
          <w:sz w:val="20"/>
          <w:szCs w:val="20"/>
          <w:highlight w:val="none"/>
        </w:rPr>
        <w:t>（七）向采购项目相关人行贿或者提供其他不当利益的；</w:t>
      </w:r>
    </w:p>
    <w:p w14:paraId="7465853F">
      <w:pPr>
        <w:ind w:firstLine="400" w:firstLineChars="200"/>
        <w:rPr>
          <w:rFonts w:ascii="宋体" w:hAnsi="宋体"/>
          <w:color w:val="FF0000"/>
          <w:sz w:val="20"/>
          <w:szCs w:val="20"/>
          <w:highlight w:val="none"/>
        </w:rPr>
      </w:pPr>
      <w:r>
        <w:rPr>
          <w:rFonts w:hint="eastAsia" w:ascii="宋体" w:hAnsi="宋体"/>
          <w:color w:val="FF0000"/>
          <w:sz w:val="20"/>
          <w:szCs w:val="20"/>
          <w:highlight w:val="none"/>
        </w:rPr>
        <w:t>（八）阻碍、抗拒主管部门监督检查的；</w:t>
      </w:r>
    </w:p>
    <w:p w14:paraId="7C809276">
      <w:pPr>
        <w:ind w:firstLine="400" w:firstLineChars="200"/>
        <w:rPr>
          <w:rFonts w:ascii="宋体" w:hAnsi="宋体"/>
          <w:color w:val="FF0000"/>
          <w:sz w:val="20"/>
          <w:szCs w:val="20"/>
          <w:highlight w:val="none"/>
        </w:rPr>
      </w:pPr>
      <w:r>
        <w:rPr>
          <w:rFonts w:hint="eastAsia" w:ascii="宋体" w:hAnsi="宋体"/>
          <w:color w:val="FF0000"/>
          <w:sz w:val="20"/>
          <w:szCs w:val="20"/>
          <w:highlight w:val="none"/>
        </w:rPr>
        <w:t>（九）其他违反本条例规定的行为。</w:t>
      </w:r>
    </w:p>
    <w:p w14:paraId="2637A5BE">
      <w:pPr>
        <w:ind w:firstLine="402" w:firstLineChars="200"/>
        <w:rPr>
          <w:rFonts w:ascii="宋体" w:hAnsi="宋体"/>
          <w:color w:val="FF0000"/>
          <w:sz w:val="20"/>
          <w:szCs w:val="20"/>
          <w:highlight w:val="none"/>
        </w:rPr>
      </w:pPr>
      <w:r>
        <w:rPr>
          <w:rFonts w:hint="eastAsia" w:ascii="宋体" w:hAnsi="宋体"/>
          <w:b/>
          <w:bCs/>
          <w:color w:val="FF0000"/>
          <w:sz w:val="20"/>
          <w:szCs w:val="20"/>
          <w:highlight w:val="none"/>
        </w:rPr>
        <w:t>二、《深圳经济特区政府采购条例实施细则》第七十五条</w:t>
      </w:r>
      <w:r>
        <w:rPr>
          <w:rFonts w:hint="eastAsia" w:ascii="宋体" w:hAnsi="宋体"/>
          <w:b/>
          <w:bCs/>
          <w:color w:val="FF0000"/>
          <w:sz w:val="20"/>
          <w:szCs w:val="20"/>
          <w:highlight w:val="none"/>
          <w:lang w:val="en-US" w:eastAsia="zh-CN"/>
        </w:rPr>
        <w:t xml:space="preserve"> </w:t>
      </w:r>
      <w:r>
        <w:rPr>
          <w:rFonts w:hint="eastAsia" w:ascii="宋体" w:hAnsi="宋体"/>
          <w:color w:val="FF0000"/>
          <w:sz w:val="20"/>
          <w:szCs w:val="20"/>
          <w:highlight w:val="none"/>
        </w:rPr>
        <w:t>供应商有下列情形</w:t>
      </w:r>
      <w:r>
        <w:rPr>
          <w:rFonts w:hint="eastAsia" w:ascii="宋体" w:hAnsi="宋体"/>
          <w:color w:val="FF0000"/>
          <w:sz w:val="20"/>
          <w:szCs w:val="20"/>
          <w:highlight w:val="none"/>
          <w:lang w:val="en-US" w:eastAsia="zh-CN"/>
        </w:rPr>
        <w:t>之一</w:t>
      </w:r>
      <w:r>
        <w:rPr>
          <w:rFonts w:hint="eastAsia" w:ascii="宋体" w:hAnsi="宋体"/>
          <w:color w:val="FF0000"/>
          <w:sz w:val="20"/>
          <w:szCs w:val="20"/>
          <w:highlight w:val="none"/>
        </w:rPr>
        <w:t>的，属于采购条例所称的串通投标行为，按照采购条例第五十七条有关规定处理：（一）投标供应商之间相互约定给予未中标的供应商利益补偿</w:t>
      </w:r>
      <w:r>
        <w:rPr>
          <w:rFonts w:hint="eastAsia" w:ascii="宋体" w:hAnsi="宋体"/>
          <w:color w:val="FF0000"/>
          <w:sz w:val="20"/>
          <w:szCs w:val="20"/>
          <w:highlight w:val="none"/>
          <w:lang w:eastAsia="zh-CN"/>
        </w:rPr>
        <w:t>。</w:t>
      </w:r>
      <w:r>
        <w:rPr>
          <w:rFonts w:hint="eastAsia" w:ascii="宋体" w:hAnsi="宋体"/>
          <w:color w:val="FF0000"/>
          <w:sz w:val="20"/>
          <w:szCs w:val="20"/>
          <w:highlight w:val="none"/>
        </w:rPr>
        <w:t>（二）不同投标供应商的法定代表人、主要经营负责人、项目投标授权代表人、项目负责人、主要技术人员为同一人、属同一单位或者在同一单位缴纳社会保险</w:t>
      </w:r>
      <w:r>
        <w:rPr>
          <w:rFonts w:hint="eastAsia" w:ascii="宋体" w:hAnsi="宋体"/>
          <w:color w:val="FF0000"/>
          <w:sz w:val="20"/>
          <w:szCs w:val="20"/>
          <w:highlight w:val="none"/>
          <w:lang w:eastAsia="zh-CN"/>
        </w:rPr>
        <w:t>。</w:t>
      </w:r>
      <w:r>
        <w:rPr>
          <w:rFonts w:hint="eastAsia" w:ascii="宋体" w:hAnsi="宋体"/>
          <w:color w:val="FF0000"/>
          <w:sz w:val="20"/>
          <w:szCs w:val="20"/>
          <w:highlight w:val="none"/>
        </w:rPr>
        <w:t>（三）不同投标供应商的投标文件由同一单位或者同一人编制，或者由同一人分阶段参与编制的</w:t>
      </w:r>
      <w:r>
        <w:rPr>
          <w:rFonts w:hint="eastAsia" w:ascii="宋体" w:hAnsi="宋体"/>
          <w:color w:val="FF0000"/>
          <w:sz w:val="20"/>
          <w:szCs w:val="20"/>
          <w:highlight w:val="none"/>
          <w:lang w:eastAsia="zh-CN"/>
        </w:rPr>
        <w:t>。</w:t>
      </w:r>
      <w:r>
        <w:rPr>
          <w:rFonts w:hint="eastAsia" w:ascii="宋体" w:hAnsi="宋体"/>
          <w:color w:val="FF0000"/>
          <w:sz w:val="20"/>
          <w:szCs w:val="20"/>
          <w:highlight w:val="none"/>
        </w:rPr>
        <w:t>（四）不同投标供应商的投标文件或部分投标文件相互混装</w:t>
      </w:r>
      <w:r>
        <w:rPr>
          <w:rFonts w:hint="eastAsia" w:ascii="宋体" w:hAnsi="宋体"/>
          <w:color w:val="FF0000"/>
          <w:sz w:val="20"/>
          <w:szCs w:val="20"/>
          <w:highlight w:val="none"/>
          <w:lang w:eastAsia="zh-CN"/>
        </w:rPr>
        <w:t>。</w:t>
      </w:r>
      <w:r>
        <w:rPr>
          <w:rFonts w:hint="eastAsia" w:ascii="宋体" w:hAnsi="宋体"/>
          <w:color w:val="FF0000"/>
          <w:sz w:val="20"/>
          <w:szCs w:val="20"/>
          <w:highlight w:val="none"/>
        </w:rPr>
        <w:t>（五）不同投标供应商的投标文件内容存在非正常一致</w:t>
      </w:r>
      <w:r>
        <w:rPr>
          <w:rFonts w:hint="eastAsia" w:ascii="宋体" w:hAnsi="宋体"/>
          <w:color w:val="FF0000"/>
          <w:sz w:val="20"/>
          <w:szCs w:val="20"/>
          <w:highlight w:val="none"/>
          <w:lang w:eastAsia="zh-CN"/>
        </w:rPr>
        <w:t>。</w:t>
      </w:r>
      <w:r>
        <w:rPr>
          <w:rFonts w:hint="eastAsia" w:ascii="宋体" w:hAnsi="宋体"/>
          <w:color w:val="FF0000"/>
          <w:sz w:val="20"/>
          <w:szCs w:val="20"/>
          <w:highlight w:val="none"/>
        </w:rPr>
        <w:t>（六）由同一单位工作人员为两家以上（含两家）供应商进行同一项投标活动的</w:t>
      </w:r>
      <w:r>
        <w:rPr>
          <w:rFonts w:hint="eastAsia" w:ascii="宋体" w:hAnsi="宋体"/>
          <w:color w:val="FF0000"/>
          <w:sz w:val="20"/>
          <w:szCs w:val="20"/>
          <w:highlight w:val="none"/>
          <w:lang w:eastAsia="zh-CN"/>
        </w:rPr>
        <w:t>。</w:t>
      </w:r>
      <w:r>
        <w:rPr>
          <w:rFonts w:hint="eastAsia" w:ascii="宋体" w:hAnsi="宋体"/>
          <w:color w:val="FF0000"/>
          <w:sz w:val="20"/>
          <w:szCs w:val="20"/>
          <w:highlight w:val="none"/>
        </w:rPr>
        <w:t>（七）主管部门依照法律、法规认定的其他情形。</w:t>
      </w:r>
    </w:p>
    <w:p w14:paraId="27CEB855">
      <w:pPr>
        <w:ind w:firstLine="402" w:firstLineChars="200"/>
        <w:rPr>
          <w:rFonts w:ascii="宋体" w:hAnsi="宋体"/>
          <w:color w:val="FF0000"/>
          <w:sz w:val="20"/>
          <w:szCs w:val="20"/>
          <w:highlight w:val="none"/>
        </w:rPr>
      </w:pPr>
      <w:r>
        <w:rPr>
          <w:rFonts w:hint="eastAsia" w:ascii="宋体" w:hAnsi="宋体"/>
          <w:b/>
          <w:bCs/>
          <w:color w:val="FF0000"/>
          <w:sz w:val="20"/>
          <w:szCs w:val="20"/>
          <w:highlight w:val="none"/>
        </w:rPr>
        <w:t>三、《深圳经济特区政府采购条例实施细则》第七十七条</w:t>
      </w:r>
      <w:r>
        <w:rPr>
          <w:rFonts w:hint="eastAsia" w:ascii="宋体" w:hAnsi="宋体"/>
          <w:b/>
          <w:bCs/>
          <w:color w:val="FF0000"/>
          <w:sz w:val="20"/>
          <w:szCs w:val="20"/>
          <w:highlight w:val="none"/>
          <w:lang w:val="en-US" w:eastAsia="zh-CN"/>
        </w:rPr>
        <w:t xml:space="preserve"> </w:t>
      </w:r>
      <w:r>
        <w:rPr>
          <w:rFonts w:hint="eastAsia" w:ascii="宋体" w:hAnsi="宋体"/>
          <w:color w:val="FF0000"/>
          <w:sz w:val="20"/>
          <w:szCs w:val="20"/>
          <w:highlight w:val="none"/>
        </w:rPr>
        <w:t>供应商有下列情形之一的，属于隐瞒真实情况，提供虚假资料，按照采购条例第五十七</w:t>
      </w:r>
      <w:r>
        <w:rPr>
          <w:rFonts w:hint="eastAsia" w:ascii="宋体" w:hAnsi="宋体"/>
          <w:color w:val="FF0000"/>
          <w:sz w:val="20"/>
          <w:szCs w:val="20"/>
          <w:highlight w:val="none"/>
          <w:lang w:val="en-US" w:eastAsia="zh-CN"/>
        </w:rPr>
        <w:t>条</w:t>
      </w:r>
      <w:r>
        <w:rPr>
          <w:rFonts w:hint="eastAsia" w:ascii="宋体" w:hAnsi="宋体"/>
          <w:color w:val="FF0000"/>
          <w:sz w:val="20"/>
          <w:szCs w:val="20"/>
          <w:highlight w:val="none"/>
        </w:rPr>
        <w:t>的有关规定处理：（一）通过转让或者租借等方式从其他单位获取资格或者资质证书投标的</w:t>
      </w:r>
      <w:r>
        <w:rPr>
          <w:rFonts w:hint="eastAsia" w:ascii="宋体" w:hAnsi="宋体"/>
          <w:color w:val="FF0000"/>
          <w:sz w:val="20"/>
          <w:szCs w:val="20"/>
          <w:highlight w:val="none"/>
          <w:lang w:eastAsia="zh-CN"/>
        </w:rPr>
        <w:t>。</w:t>
      </w:r>
      <w:r>
        <w:rPr>
          <w:rFonts w:hint="eastAsia" w:ascii="宋体" w:hAnsi="宋体"/>
          <w:color w:val="FF0000"/>
          <w:sz w:val="20"/>
          <w:szCs w:val="20"/>
          <w:highlight w:val="none"/>
        </w:rPr>
        <w:t>（二）由其他单位或者其他单位负责人在投标供应商编制的投标文件上加盖印章或者签字的</w:t>
      </w:r>
      <w:r>
        <w:rPr>
          <w:rFonts w:hint="eastAsia" w:ascii="宋体" w:hAnsi="宋体"/>
          <w:color w:val="FF0000"/>
          <w:sz w:val="20"/>
          <w:szCs w:val="20"/>
          <w:highlight w:val="none"/>
          <w:lang w:eastAsia="zh-CN"/>
        </w:rPr>
        <w:t>。</w:t>
      </w:r>
      <w:r>
        <w:rPr>
          <w:rFonts w:hint="eastAsia" w:ascii="宋体" w:hAnsi="宋体"/>
          <w:color w:val="FF0000"/>
          <w:sz w:val="20"/>
          <w:szCs w:val="20"/>
          <w:highlight w:val="none"/>
        </w:rPr>
        <w:t>（三）项目负责人或者主要技术人员不是本单位人员的</w:t>
      </w:r>
      <w:r>
        <w:rPr>
          <w:rFonts w:hint="eastAsia" w:ascii="宋体" w:hAnsi="宋体"/>
          <w:color w:val="FF0000"/>
          <w:sz w:val="20"/>
          <w:szCs w:val="20"/>
          <w:highlight w:val="none"/>
          <w:lang w:eastAsia="zh-CN"/>
        </w:rPr>
        <w:t>。</w:t>
      </w:r>
      <w:r>
        <w:rPr>
          <w:rFonts w:hint="eastAsia" w:ascii="宋体" w:hAnsi="宋体"/>
          <w:color w:val="FF0000"/>
          <w:sz w:val="20"/>
          <w:szCs w:val="20"/>
          <w:highlight w:val="none"/>
        </w:rPr>
        <w:t>（四）投标保证金不是从投标供应商基本账户转出的</w:t>
      </w:r>
      <w:r>
        <w:rPr>
          <w:rFonts w:hint="eastAsia" w:ascii="宋体" w:hAnsi="宋体"/>
          <w:color w:val="FF0000"/>
          <w:sz w:val="20"/>
          <w:szCs w:val="20"/>
          <w:highlight w:val="none"/>
          <w:lang w:eastAsia="zh-CN"/>
        </w:rPr>
        <w:t>。</w:t>
      </w:r>
      <w:r>
        <w:rPr>
          <w:rFonts w:hint="eastAsia" w:ascii="宋体" w:hAnsi="宋体"/>
          <w:color w:val="FF0000"/>
          <w:sz w:val="20"/>
          <w:szCs w:val="20"/>
          <w:highlight w:val="none"/>
        </w:rPr>
        <w:t>（五）其他隐瞒真实情况、提供虚假资料的行为。</w:t>
      </w:r>
    </w:p>
    <w:p w14:paraId="7018A4C0">
      <w:pPr>
        <w:ind w:firstLine="400" w:firstLineChars="200"/>
        <w:rPr>
          <w:rFonts w:ascii="宋体" w:hAnsi="宋体"/>
          <w:color w:val="FF0000"/>
          <w:sz w:val="20"/>
          <w:szCs w:val="20"/>
          <w:highlight w:val="none"/>
        </w:rPr>
      </w:pPr>
      <w:r>
        <w:rPr>
          <w:rFonts w:hint="eastAsia" w:ascii="宋体" w:hAnsi="宋体"/>
          <w:color w:val="FF0000"/>
          <w:sz w:val="20"/>
          <w:szCs w:val="20"/>
          <w:highlight w:val="none"/>
        </w:rPr>
        <w:t>投标供应商不能提供项目负责人或者主要技术人员的劳动合同、社会保险等劳动关系证明材料的，视为存在前款第（三）项规定的情形。</w:t>
      </w:r>
    </w:p>
    <w:bookmarkEnd w:id="3"/>
    <w:p w14:paraId="3658B576">
      <w:pPr>
        <w:ind w:firstLine="422" w:firstLineChars="200"/>
        <w:rPr>
          <w:rFonts w:hint="eastAsia"/>
          <w:b/>
          <w:color w:val="FF0000"/>
          <w:highlight w:val="none"/>
        </w:rPr>
      </w:pPr>
      <w:r>
        <w:rPr>
          <w:rFonts w:hint="eastAsia"/>
          <w:b/>
          <w:color w:val="FF0000"/>
          <w:highlight w:val="none"/>
        </w:rPr>
        <w:t>四、请投标供应商阅读《政府采购违法行为风险知悉确认书》（内容详见“投标文件附件（信息不公开部分）”中节点“投标人认为需要加以说明的其他内容（格式自定）”），并经各投标供应商负责人或投标授权代表签字并加盖单位公章后，扫描上传至投标文件一并提交。注：该风险知悉确认书用于对供应商违法行为的警示，不作为供应商资格性审查及符合性审查条件。</w:t>
      </w:r>
    </w:p>
    <w:p w14:paraId="15C1DBC3">
      <w:pPr>
        <w:ind w:firstLine="400" w:firstLineChars="200"/>
        <w:rPr>
          <w:rFonts w:hint="eastAsia"/>
          <w:b w:val="0"/>
          <w:bCs/>
          <w:color w:val="FF0000"/>
          <w:sz w:val="20"/>
          <w:szCs w:val="20"/>
          <w:highlight w:val="none"/>
          <w:lang w:val="en-US" w:eastAsia="zh-CN"/>
        </w:rPr>
      </w:pPr>
      <w:r>
        <w:rPr>
          <w:rFonts w:hint="eastAsia"/>
          <w:b w:val="0"/>
          <w:bCs/>
          <w:color w:val="FF0000"/>
          <w:sz w:val="20"/>
          <w:szCs w:val="20"/>
          <w:highlight w:val="none"/>
          <w:lang w:val="en-US" w:eastAsia="zh-CN"/>
        </w:rPr>
        <w:t>五、供应商在使用深圳政府采购智慧平台的投标文件制作工具创建投标文件时，该工具将自动在投标文件中记录文件创建标识码，同时提取投标文件制作电脑的网卡MAC地址、硬盘序列号、CPU序列号、主板序列号和工具标识号，经加密生成文件制作机器码并在投标文件中记录。文件制作机器码一致表明不同供应商使用了同一设备编制投标文件，文件创建标识码一致表明不同供应商的投标文件为同一份文件，IP地址一致表明上传投标文件时使用了相同的网络。</w:t>
      </w:r>
    </w:p>
    <w:p w14:paraId="63E32AE5">
      <w:pPr>
        <w:ind w:firstLine="400" w:firstLineChars="200"/>
        <w:rPr>
          <w:rFonts w:hint="eastAsia"/>
          <w:b w:val="0"/>
          <w:bCs/>
          <w:color w:val="FF0000"/>
          <w:sz w:val="20"/>
          <w:szCs w:val="20"/>
          <w:highlight w:val="none"/>
          <w:lang w:val="en-US" w:eastAsia="zh-CN"/>
        </w:rPr>
      </w:pPr>
      <w:r>
        <w:rPr>
          <w:rFonts w:hint="eastAsia"/>
          <w:b w:val="0"/>
          <w:bCs/>
          <w:color w:val="FF0000"/>
          <w:sz w:val="20"/>
          <w:szCs w:val="20"/>
          <w:highlight w:val="none"/>
          <w:lang w:val="en-US" w:eastAsia="zh-CN"/>
        </w:rPr>
        <w:t>为避免出现不同供应商投标文件的文件制作机器码、文件创建标识码、IP地址一致的异常情况，建议各供应商编制、上传投标文件时不要使用公共电脑设备或公共网络。</w:t>
      </w:r>
    </w:p>
    <w:p w14:paraId="2F50610C">
      <w:pPr>
        <w:ind w:firstLine="400" w:firstLineChars="200"/>
        <w:rPr>
          <w:rFonts w:hint="eastAsia"/>
          <w:b w:val="0"/>
          <w:bCs/>
          <w:color w:val="FF0000"/>
          <w:sz w:val="20"/>
          <w:szCs w:val="20"/>
          <w:highlight w:val="none"/>
          <w:lang w:val="en-US" w:eastAsia="zh-CN"/>
        </w:rPr>
      </w:pPr>
      <w:r>
        <w:rPr>
          <w:rFonts w:hint="eastAsia"/>
          <w:b w:val="0"/>
          <w:bCs/>
          <w:color w:val="FF0000"/>
          <w:sz w:val="20"/>
          <w:szCs w:val="20"/>
          <w:highlight w:val="none"/>
          <w:lang w:val="en-US" w:eastAsia="zh-CN"/>
        </w:rPr>
        <w:t>根据《深圳经济特区政府采购条例实施细则》第七十五条规定，不同投标供应商的投标文件由同一单位或者同一人编制，或者由同一人分阶段参与编制的，或者由同一单位工作人员为两家以上（含两家）供应商进行同一项投标活动的，属于串通投标行为。一经查实，供应商将面临罚款、一定年限内禁止参与政府采购活动、</w:t>
      </w:r>
      <w:r>
        <w:rPr>
          <w:rFonts w:hint="eastAsia" w:ascii="宋体" w:hAnsi="宋体"/>
          <w:color w:val="FF0000"/>
          <w:sz w:val="20"/>
          <w:szCs w:val="20"/>
          <w:highlight w:val="none"/>
        </w:rPr>
        <w:t>取消参与本市政府采购资格</w:t>
      </w:r>
      <w:r>
        <w:rPr>
          <w:rFonts w:hint="eastAsia" w:hAnsi="宋体"/>
          <w:color w:val="FF0000"/>
          <w:sz w:val="20"/>
          <w:szCs w:val="20"/>
          <w:highlight w:val="none"/>
          <w:lang w:eastAsia="zh-CN"/>
        </w:rPr>
        <w:t>、</w:t>
      </w:r>
      <w:r>
        <w:rPr>
          <w:rFonts w:hint="eastAsia" w:ascii="宋体" w:hAnsi="宋体"/>
          <w:color w:val="FF0000"/>
          <w:sz w:val="20"/>
          <w:szCs w:val="20"/>
          <w:highlight w:val="none"/>
        </w:rPr>
        <w:t>依法吊销其营业</w:t>
      </w:r>
      <w:r>
        <w:rPr>
          <w:rFonts w:hint="eastAsia" w:hAnsi="宋体"/>
          <w:color w:val="FF0000"/>
          <w:sz w:val="20"/>
          <w:szCs w:val="20"/>
          <w:highlight w:val="none"/>
          <w:lang w:val="en-US" w:eastAsia="zh-CN"/>
        </w:rPr>
        <w:t>执照等行政处罚，</w:t>
      </w:r>
      <w:r>
        <w:rPr>
          <w:rFonts w:hint="eastAsia" w:ascii="宋体" w:hAnsi="宋体"/>
          <w:color w:val="FF0000"/>
          <w:sz w:val="20"/>
          <w:szCs w:val="20"/>
          <w:highlight w:val="none"/>
        </w:rPr>
        <w:t>构成犯罪的，依法追究刑事责任</w:t>
      </w:r>
      <w:r>
        <w:rPr>
          <w:rFonts w:hint="eastAsia"/>
          <w:b w:val="0"/>
          <w:bCs/>
          <w:color w:val="FF0000"/>
          <w:sz w:val="20"/>
          <w:szCs w:val="20"/>
          <w:highlight w:val="none"/>
          <w:lang w:val="en-US" w:eastAsia="zh-CN"/>
        </w:rPr>
        <w:t>，请各供应商独立编制、上传投标文件，妥善保管和使用电子秘钥。</w:t>
      </w:r>
    </w:p>
    <w:p w14:paraId="4C2D27AD">
      <w:pPr>
        <w:ind w:firstLine="400" w:firstLineChars="200"/>
        <w:rPr>
          <w:rFonts w:ascii="宋体" w:hAnsi="宋体"/>
          <w:color w:val="FF0000"/>
          <w:sz w:val="20"/>
          <w:szCs w:val="20"/>
          <w:highlight w:val="none"/>
        </w:rPr>
        <w:sectPr>
          <w:pgSz w:w="11907" w:h="16840"/>
          <w:pgMar w:top="1440" w:right="1797" w:bottom="1440" w:left="1797" w:header="851" w:footer="992" w:gutter="0"/>
          <w:cols w:space="425" w:num="1"/>
          <w:titlePg/>
          <w:docGrid w:linePitch="462" w:charSpace="0"/>
        </w:sectPr>
      </w:pPr>
    </w:p>
    <w:p w14:paraId="7E0A0582">
      <w:pPr>
        <w:keepNext w:val="0"/>
        <w:keepLines w:val="0"/>
        <w:pageBreakBefore w:val="0"/>
        <w:widowControl w:val="0"/>
        <w:kinsoku/>
        <w:wordWrap/>
        <w:overflowPunct/>
        <w:topLinePunct w:val="0"/>
        <w:autoSpaceDE/>
        <w:autoSpaceDN/>
        <w:bidi w:val="0"/>
        <w:adjustRightInd/>
        <w:snapToGrid/>
        <w:spacing w:before="464" w:beforeLines="100" w:after="464" w:afterLines="100"/>
        <w:jc w:val="center"/>
        <w:textAlignment w:val="auto"/>
        <w:rPr>
          <w:rFonts w:hint="eastAsia" w:ascii="黑体" w:hAnsi="黑体" w:eastAsia="黑体" w:cs="黑体"/>
          <w:b/>
          <w:bCs/>
          <w:sz w:val="28"/>
          <w:szCs w:val="36"/>
          <w:highlight w:val="none"/>
        </w:rPr>
      </w:pPr>
      <w:bookmarkStart w:id="4" w:name="_Hlk72218009"/>
      <w:r>
        <w:rPr>
          <w:rFonts w:hint="eastAsia" w:ascii="黑体" w:hAnsi="黑体" w:eastAsia="黑体" w:cs="黑体"/>
          <w:b/>
          <w:bCs/>
          <w:sz w:val="28"/>
          <w:szCs w:val="36"/>
          <w:highlight w:val="none"/>
        </w:rPr>
        <w:t>目   录</w:t>
      </w:r>
    </w:p>
    <w:p w14:paraId="13F30D8F">
      <w:pPr>
        <w:outlineLvl w:val="0"/>
        <w:rPr>
          <w:b/>
          <w:sz w:val="24"/>
          <w:highlight w:val="none"/>
        </w:rPr>
      </w:pPr>
      <w:r>
        <w:rPr>
          <w:rFonts w:hint="eastAsia"/>
          <w:b/>
          <w:sz w:val="24"/>
          <w:highlight w:val="none"/>
        </w:rPr>
        <w:t xml:space="preserve">第一册  </w:t>
      </w:r>
      <w:r>
        <w:rPr>
          <w:rFonts w:hint="eastAsia"/>
          <w:b/>
          <w:sz w:val="24"/>
          <w:highlight w:val="none"/>
          <w:lang w:val="en-US" w:eastAsia="zh-CN"/>
        </w:rPr>
        <w:t xml:space="preserve">  </w:t>
      </w:r>
      <w:r>
        <w:rPr>
          <w:rFonts w:hint="eastAsia"/>
          <w:b/>
          <w:sz w:val="24"/>
          <w:highlight w:val="none"/>
        </w:rPr>
        <w:t>专用条款</w:t>
      </w:r>
    </w:p>
    <w:p w14:paraId="2A46B958">
      <w:pPr>
        <w:ind w:firstLine="960" w:firstLineChars="400"/>
        <w:rPr>
          <w:sz w:val="24"/>
          <w:highlight w:val="none"/>
        </w:rPr>
      </w:pPr>
      <w:r>
        <w:rPr>
          <w:rFonts w:hint="eastAsia"/>
          <w:sz w:val="24"/>
          <w:highlight w:val="none"/>
        </w:rPr>
        <w:t>关键信息</w:t>
      </w:r>
    </w:p>
    <w:p w14:paraId="308BE3AA">
      <w:pPr>
        <w:ind w:left="630" w:leftChars="300" w:firstLine="630" w:firstLineChars="300"/>
        <w:rPr>
          <w:rFonts w:ascii="宋体" w:hAnsi="宋体"/>
          <w:szCs w:val="21"/>
          <w:highlight w:val="none"/>
        </w:rPr>
      </w:pPr>
      <w:r>
        <w:rPr>
          <w:rFonts w:hint="eastAsia" w:ascii="宋体" w:hAnsi="宋体"/>
          <w:szCs w:val="21"/>
          <w:highlight w:val="none"/>
        </w:rPr>
        <w:t>第一章  招标公告</w:t>
      </w:r>
    </w:p>
    <w:p w14:paraId="371EBBC7">
      <w:pPr>
        <w:ind w:left="630" w:leftChars="300" w:firstLine="630" w:firstLineChars="300"/>
        <w:rPr>
          <w:rFonts w:ascii="宋体" w:hAnsi="宋体"/>
          <w:szCs w:val="21"/>
          <w:highlight w:val="none"/>
        </w:rPr>
      </w:pPr>
      <w:r>
        <w:rPr>
          <w:rFonts w:hint="eastAsia" w:ascii="宋体" w:hAnsi="宋体"/>
          <w:szCs w:val="21"/>
          <w:highlight w:val="none"/>
        </w:rPr>
        <w:t xml:space="preserve">第二章  </w:t>
      </w:r>
      <w:bookmarkStart w:id="5" w:name="_Hlk71994379"/>
      <w:r>
        <w:rPr>
          <w:rFonts w:hint="eastAsia" w:ascii="宋体" w:hAnsi="宋体"/>
          <w:szCs w:val="21"/>
          <w:highlight w:val="none"/>
        </w:rPr>
        <w:t>对通用条款的补充内容及其他关键信息</w:t>
      </w:r>
      <w:bookmarkEnd w:id="5"/>
    </w:p>
    <w:p w14:paraId="7F3CA4C6">
      <w:pPr>
        <w:ind w:left="630" w:leftChars="300" w:firstLine="630" w:firstLineChars="300"/>
        <w:rPr>
          <w:rFonts w:ascii="宋体" w:hAnsi="宋体"/>
          <w:szCs w:val="21"/>
          <w:highlight w:val="none"/>
        </w:rPr>
      </w:pPr>
      <w:r>
        <w:rPr>
          <w:rFonts w:hint="eastAsia" w:ascii="宋体" w:hAnsi="宋体"/>
          <w:szCs w:val="21"/>
          <w:highlight w:val="none"/>
        </w:rPr>
        <w:t xml:space="preserve">第三章 </w:t>
      </w:r>
      <w:r>
        <w:rPr>
          <w:rFonts w:ascii="宋体" w:hAnsi="宋体"/>
          <w:szCs w:val="21"/>
          <w:highlight w:val="none"/>
        </w:rPr>
        <w:t xml:space="preserve"> </w:t>
      </w:r>
      <w:r>
        <w:rPr>
          <w:rFonts w:hint="eastAsia" w:ascii="宋体" w:hAnsi="宋体"/>
          <w:szCs w:val="21"/>
          <w:highlight w:val="none"/>
        </w:rPr>
        <w:t>用户需求书</w:t>
      </w:r>
    </w:p>
    <w:p w14:paraId="6C6C9F06">
      <w:pPr>
        <w:ind w:left="630" w:leftChars="300" w:firstLine="630" w:firstLineChars="300"/>
        <w:rPr>
          <w:rFonts w:ascii="宋体" w:hAnsi="宋体"/>
          <w:szCs w:val="21"/>
          <w:highlight w:val="none"/>
        </w:rPr>
      </w:pPr>
      <w:r>
        <w:rPr>
          <w:rFonts w:hint="eastAsia" w:ascii="宋体" w:hAnsi="宋体"/>
          <w:szCs w:val="21"/>
          <w:highlight w:val="none"/>
        </w:rPr>
        <w:t xml:space="preserve">第四章 </w:t>
      </w:r>
      <w:r>
        <w:rPr>
          <w:rFonts w:ascii="宋体" w:hAnsi="宋体"/>
          <w:szCs w:val="21"/>
          <w:highlight w:val="none"/>
        </w:rPr>
        <w:t xml:space="preserve"> </w:t>
      </w:r>
      <w:r>
        <w:rPr>
          <w:rFonts w:hint="eastAsia" w:ascii="宋体" w:hAnsi="宋体"/>
          <w:szCs w:val="21"/>
          <w:highlight w:val="none"/>
        </w:rPr>
        <w:t>投标文件组成要求及格式</w:t>
      </w:r>
    </w:p>
    <w:p w14:paraId="118CC7C8">
      <w:pPr>
        <w:ind w:left="630" w:leftChars="300" w:firstLine="630" w:firstLineChars="300"/>
        <w:rPr>
          <w:rFonts w:ascii="宋体" w:hAnsi="宋体"/>
          <w:szCs w:val="21"/>
          <w:highlight w:val="none"/>
        </w:rPr>
      </w:pPr>
      <w:r>
        <w:rPr>
          <w:rFonts w:hint="eastAsia" w:ascii="宋体" w:hAnsi="宋体"/>
          <w:szCs w:val="21"/>
          <w:highlight w:val="none"/>
        </w:rPr>
        <w:t>第五章  合同条款及格式</w:t>
      </w:r>
    </w:p>
    <w:p w14:paraId="3599A4F4">
      <w:pPr>
        <w:rPr>
          <w:b/>
          <w:sz w:val="24"/>
          <w:highlight w:val="none"/>
        </w:rPr>
      </w:pPr>
    </w:p>
    <w:p w14:paraId="09D5471D">
      <w:pPr>
        <w:outlineLvl w:val="0"/>
        <w:rPr>
          <w:b/>
          <w:sz w:val="24"/>
          <w:highlight w:val="none"/>
        </w:rPr>
      </w:pPr>
      <w:r>
        <w:rPr>
          <w:rFonts w:hint="eastAsia"/>
          <w:b/>
          <w:sz w:val="24"/>
          <w:highlight w:val="none"/>
        </w:rPr>
        <w:t>第二册</w:t>
      </w:r>
      <w:r>
        <w:rPr>
          <w:rFonts w:hint="eastAsia"/>
          <w:b/>
          <w:sz w:val="24"/>
          <w:highlight w:val="none"/>
          <w:lang w:val="en-US" w:eastAsia="zh-CN"/>
        </w:rPr>
        <w:t xml:space="preserve">  </w:t>
      </w:r>
      <w:r>
        <w:rPr>
          <w:rFonts w:hint="eastAsia"/>
          <w:b/>
          <w:sz w:val="24"/>
          <w:highlight w:val="none"/>
        </w:rPr>
        <w:t xml:space="preserve">  通用条款</w:t>
      </w:r>
    </w:p>
    <w:p w14:paraId="15AE1671">
      <w:pPr>
        <w:ind w:left="630" w:leftChars="300" w:firstLine="630" w:firstLineChars="300"/>
        <w:rPr>
          <w:rFonts w:hint="eastAsia" w:ascii="宋体" w:hAnsi="宋体" w:eastAsia="宋体"/>
          <w:szCs w:val="21"/>
          <w:highlight w:val="none"/>
        </w:rPr>
      </w:pPr>
      <w:r>
        <w:rPr>
          <w:rFonts w:hint="eastAsia" w:ascii="宋体" w:hAnsi="宋体" w:eastAsia="宋体"/>
          <w:szCs w:val="21"/>
          <w:highlight w:val="none"/>
        </w:rPr>
        <w:t>第一章  总则</w:t>
      </w:r>
    </w:p>
    <w:p w14:paraId="7D33C126">
      <w:pPr>
        <w:ind w:left="630" w:leftChars="300" w:firstLine="630" w:firstLineChars="300"/>
        <w:rPr>
          <w:rFonts w:hint="eastAsia" w:ascii="宋体" w:hAnsi="宋体" w:eastAsia="宋体"/>
          <w:szCs w:val="21"/>
          <w:highlight w:val="none"/>
        </w:rPr>
      </w:pPr>
      <w:r>
        <w:rPr>
          <w:rFonts w:hint="eastAsia" w:ascii="宋体" w:hAnsi="宋体" w:eastAsia="宋体"/>
          <w:szCs w:val="21"/>
          <w:highlight w:val="none"/>
        </w:rPr>
        <w:t>第二章  招标文件</w:t>
      </w:r>
    </w:p>
    <w:p w14:paraId="092B5D0E">
      <w:pPr>
        <w:ind w:left="630" w:leftChars="300" w:firstLine="630" w:firstLineChars="300"/>
        <w:rPr>
          <w:rFonts w:hint="eastAsia" w:ascii="宋体" w:hAnsi="宋体" w:eastAsia="宋体"/>
          <w:szCs w:val="21"/>
          <w:highlight w:val="none"/>
        </w:rPr>
      </w:pPr>
      <w:r>
        <w:rPr>
          <w:rFonts w:hint="eastAsia" w:ascii="宋体" w:hAnsi="宋体" w:eastAsia="宋体"/>
          <w:szCs w:val="21"/>
          <w:highlight w:val="none"/>
        </w:rPr>
        <w:t>第三章  投标文件的编制</w:t>
      </w:r>
    </w:p>
    <w:p w14:paraId="12B48C41">
      <w:pPr>
        <w:ind w:left="630" w:leftChars="300" w:firstLine="630" w:firstLineChars="300"/>
        <w:rPr>
          <w:rFonts w:hint="eastAsia" w:ascii="宋体" w:hAnsi="宋体" w:eastAsia="宋体"/>
          <w:szCs w:val="21"/>
          <w:highlight w:val="none"/>
        </w:rPr>
      </w:pPr>
      <w:r>
        <w:rPr>
          <w:rFonts w:hint="eastAsia" w:ascii="宋体" w:hAnsi="宋体" w:eastAsia="宋体"/>
          <w:szCs w:val="21"/>
          <w:highlight w:val="none"/>
        </w:rPr>
        <w:t>第四章  投标文件的递交</w:t>
      </w:r>
    </w:p>
    <w:p w14:paraId="1528DCC4">
      <w:pPr>
        <w:ind w:left="630" w:leftChars="300" w:firstLine="630" w:firstLineChars="300"/>
        <w:rPr>
          <w:rFonts w:hint="eastAsia" w:ascii="宋体" w:hAnsi="宋体" w:eastAsia="宋体"/>
          <w:szCs w:val="21"/>
          <w:highlight w:val="none"/>
        </w:rPr>
      </w:pPr>
      <w:r>
        <w:rPr>
          <w:rFonts w:hint="eastAsia" w:ascii="宋体" w:hAnsi="宋体" w:eastAsia="宋体"/>
          <w:szCs w:val="21"/>
          <w:highlight w:val="none"/>
        </w:rPr>
        <w:t>第五章  开标</w:t>
      </w:r>
    </w:p>
    <w:p w14:paraId="5C2A84B2">
      <w:pPr>
        <w:ind w:left="630" w:leftChars="300" w:firstLine="630" w:firstLineChars="300"/>
        <w:rPr>
          <w:rFonts w:hint="eastAsia" w:ascii="宋体" w:hAnsi="宋体" w:eastAsia="宋体"/>
          <w:szCs w:val="21"/>
          <w:highlight w:val="none"/>
        </w:rPr>
      </w:pPr>
      <w:r>
        <w:rPr>
          <w:rFonts w:hint="eastAsia" w:ascii="宋体" w:hAnsi="宋体" w:eastAsia="宋体"/>
          <w:szCs w:val="21"/>
          <w:highlight w:val="none"/>
        </w:rPr>
        <w:t>第六章  评审要求</w:t>
      </w:r>
    </w:p>
    <w:p w14:paraId="40E0A483">
      <w:pPr>
        <w:ind w:left="630" w:leftChars="300" w:firstLine="630" w:firstLineChars="300"/>
        <w:rPr>
          <w:rFonts w:hint="eastAsia" w:ascii="宋体" w:hAnsi="宋体" w:eastAsia="宋体"/>
          <w:szCs w:val="21"/>
          <w:highlight w:val="none"/>
        </w:rPr>
      </w:pPr>
      <w:r>
        <w:rPr>
          <w:rFonts w:hint="eastAsia" w:ascii="宋体" w:hAnsi="宋体" w:eastAsia="宋体"/>
          <w:szCs w:val="21"/>
          <w:highlight w:val="none"/>
        </w:rPr>
        <w:t>第七章  评审程序及评审方法</w:t>
      </w:r>
    </w:p>
    <w:p w14:paraId="6EBA2E5E">
      <w:pPr>
        <w:ind w:left="630" w:leftChars="300" w:firstLine="630" w:firstLineChars="300"/>
        <w:rPr>
          <w:rFonts w:hint="eastAsia" w:ascii="宋体" w:hAnsi="宋体" w:eastAsia="宋体"/>
          <w:szCs w:val="21"/>
          <w:highlight w:val="none"/>
        </w:rPr>
      </w:pPr>
      <w:r>
        <w:rPr>
          <w:rFonts w:hint="eastAsia" w:ascii="宋体" w:hAnsi="宋体" w:eastAsia="宋体"/>
          <w:szCs w:val="21"/>
          <w:highlight w:val="none"/>
        </w:rPr>
        <w:t>第八章  定标及公示</w:t>
      </w:r>
    </w:p>
    <w:p w14:paraId="2F9B9A13">
      <w:pPr>
        <w:ind w:left="630" w:leftChars="300" w:firstLine="630" w:firstLineChars="300"/>
        <w:rPr>
          <w:rFonts w:hint="eastAsia" w:ascii="宋体" w:hAnsi="宋体" w:eastAsia="宋体"/>
          <w:szCs w:val="21"/>
          <w:highlight w:val="none"/>
        </w:rPr>
      </w:pPr>
      <w:r>
        <w:rPr>
          <w:rFonts w:hint="eastAsia" w:ascii="宋体" w:hAnsi="宋体" w:eastAsia="宋体"/>
          <w:szCs w:val="21"/>
          <w:highlight w:val="none"/>
        </w:rPr>
        <w:t>第九章  公开招标失败的后续处理</w:t>
      </w:r>
    </w:p>
    <w:p w14:paraId="5D2525B2">
      <w:pPr>
        <w:ind w:left="630" w:leftChars="300" w:firstLine="630" w:firstLineChars="300"/>
        <w:rPr>
          <w:rFonts w:hint="eastAsia" w:ascii="宋体" w:hAnsi="宋体" w:eastAsia="宋体"/>
          <w:szCs w:val="21"/>
          <w:highlight w:val="none"/>
        </w:rPr>
      </w:pPr>
      <w:r>
        <w:rPr>
          <w:rFonts w:hint="eastAsia" w:ascii="宋体" w:hAnsi="宋体" w:eastAsia="宋体"/>
          <w:szCs w:val="21"/>
          <w:highlight w:val="none"/>
        </w:rPr>
        <w:t>第十章  合同的授予与备案</w:t>
      </w:r>
    </w:p>
    <w:p w14:paraId="1E2CD9D6">
      <w:pPr>
        <w:ind w:left="630" w:leftChars="300" w:firstLine="630" w:firstLineChars="300"/>
        <w:rPr>
          <w:rFonts w:hint="eastAsia" w:ascii="宋体" w:hAnsi="宋体" w:eastAsia="宋体"/>
          <w:szCs w:val="21"/>
          <w:highlight w:val="none"/>
        </w:rPr>
      </w:pPr>
      <w:r>
        <w:rPr>
          <w:rFonts w:hint="eastAsia" w:ascii="宋体" w:hAnsi="宋体" w:eastAsia="宋体"/>
          <w:szCs w:val="21"/>
          <w:highlight w:val="none"/>
        </w:rPr>
        <w:t>第十一章  质疑处理</w:t>
      </w:r>
    </w:p>
    <w:p w14:paraId="26E3B2B7">
      <w:pPr>
        <w:pStyle w:val="19"/>
        <w:rPr>
          <w:rFonts w:hint="eastAsia"/>
          <w:highlight w:val="none"/>
        </w:rPr>
      </w:pPr>
    </w:p>
    <w:p w14:paraId="3AFEE483">
      <w:pPr>
        <w:pStyle w:val="18"/>
        <w:rPr>
          <w:rFonts w:hint="eastAsia"/>
          <w:highlight w:val="none"/>
        </w:rPr>
        <w:sectPr>
          <w:pgSz w:w="11907" w:h="16840"/>
          <w:pgMar w:top="1440" w:right="1797" w:bottom="1440" w:left="1797" w:header="851" w:footer="992" w:gutter="0"/>
          <w:cols w:space="425" w:num="1"/>
          <w:titlePg/>
          <w:docGrid w:linePitch="462" w:charSpace="0"/>
        </w:sectPr>
      </w:pPr>
    </w:p>
    <w:bookmarkEnd w:id="4"/>
    <w:p w14:paraId="4EB7FCB9">
      <w:pPr>
        <w:pStyle w:val="2"/>
        <w:rPr>
          <w:color w:val="FF0000"/>
          <w:sz w:val="24"/>
          <w:highlight w:val="none"/>
        </w:rPr>
      </w:pPr>
      <w:bookmarkStart w:id="6" w:name="bt投标人须知"/>
      <w:bookmarkEnd w:id="6"/>
      <w:bookmarkStart w:id="7" w:name="bt其他资料由投标人自定"/>
      <w:bookmarkEnd w:id="7"/>
      <w:bookmarkStart w:id="8" w:name="bt说明"/>
      <w:bookmarkEnd w:id="8"/>
      <w:bookmarkStart w:id="9" w:name="bt开标一览表"/>
      <w:bookmarkEnd w:id="9"/>
      <w:bookmarkStart w:id="10" w:name="bt本工程承诺书"/>
      <w:bookmarkEnd w:id="10"/>
      <w:bookmarkStart w:id="11" w:name="bt项目管理班子配备情况"/>
      <w:bookmarkEnd w:id="11"/>
      <w:bookmarkStart w:id="12" w:name="bt投标函"/>
      <w:bookmarkEnd w:id="12"/>
      <w:bookmarkStart w:id="13" w:name="bt投标报价汇总表"/>
      <w:bookmarkEnd w:id="13"/>
      <w:bookmarkStart w:id="14" w:name="bt投标文件签署授权委托书"/>
      <w:bookmarkEnd w:id="14"/>
      <w:bookmarkStart w:id="15" w:name="bt其他资料2"/>
      <w:bookmarkEnd w:id="15"/>
      <w:bookmarkStart w:id="16" w:name="bt投标人情况介绍"/>
      <w:bookmarkEnd w:id="16"/>
      <w:bookmarkStart w:id="17" w:name="bt技术标投标文件格式"/>
      <w:bookmarkEnd w:id="17"/>
      <w:bookmarkStart w:id="18" w:name="合同格式"/>
      <w:bookmarkEnd w:id="18"/>
      <w:bookmarkStart w:id="19" w:name="bt合同条款"/>
      <w:bookmarkEnd w:id="19"/>
      <w:bookmarkStart w:id="20" w:name="bt合同格式"/>
      <w:bookmarkEnd w:id="20"/>
      <w:bookmarkStart w:id="21" w:name="bt合同条款及格式"/>
      <w:bookmarkEnd w:id="21"/>
      <w:bookmarkStart w:id="22" w:name="bt商务标投标文件格式"/>
      <w:bookmarkEnd w:id="22"/>
      <w:r>
        <w:rPr>
          <w:rFonts w:hint="eastAsia"/>
          <w:highlight w:val="none"/>
        </w:rPr>
        <w:t>第一册  专用条款</w:t>
      </w:r>
    </w:p>
    <w:p w14:paraId="2CE8FD16">
      <w:pPr>
        <w:pStyle w:val="5"/>
        <w:rPr>
          <w:sz w:val="28"/>
          <w:szCs w:val="28"/>
          <w:highlight w:val="none"/>
        </w:rPr>
      </w:pPr>
      <w:r>
        <w:rPr>
          <w:rFonts w:hint="eastAsia"/>
          <w:sz w:val="28"/>
          <w:szCs w:val="28"/>
          <w:highlight w:val="none"/>
        </w:rPr>
        <w:t>第一章  招标公告</w:t>
      </w:r>
    </w:p>
    <w:p w14:paraId="5EAA2517">
      <w:pPr>
        <w:spacing w:line="360" w:lineRule="auto"/>
        <w:rPr>
          <w:rFonts w:ascii="宋体" w:hAnsi="宋体" w:cs="宋体"/>
          <w:b/>
          <w:bCs/>
          <w:kern w:val="0"/>
          <w:szCs w:val="21"/>
          <w:highlight w:val="none"/>
        </w:rPr>
      </w:pPr>
      <w:r>
        <w:rPr>
          <w:rFonts w:hint="eastAsia" w:ascii="宋体" w:hAnsi="宋体" w:cs="宋体"/>
          <w:b/>
          <w:bCs/>
          <w:kern w:val="0"/>
          <w:szCs w:val="21"/>
          <w:highlight w:val="none"/>
        </w:rPr>
        <w:t>申请人的资格要求：</w:t>
      </w:r>
    </w:p>
    <w:p w14:paraId="0E76D164">
      <w:pPr>
        <w:ind w:firstLine="630" w:firstLineChars="300"/>
        <w:rPr>
          <w:rFonts w:hint="eastAsia" w:ascii="宋体" w:hAnsi="宋体" w:eastAsia="宋体" w:cs="宋体"/>
          <w:kern w:val="0"/>
          <w:szCs w:val="21"/>
          <w:highlight w:val="none"/>
          <w:lang w:eastAsia="zh-CN"/>
        </w:rPr>
      </w:pPr>
      <w:r>
        <w:rPr>
          <w:rFonts w:hint="eastAsia" w:ascii="宋体" w:hAnsi="宋体" w:cs="宋体"/>
          <w:kern w:val="0"/>
          <w:szCs w:val="21"/>
          <w:highlight w:val="none"/>
        </w:rPr>
        <w:t>1</w:t>
      </w:r>
      <w:r>
        <w:rPr>
          <w:rFonts w:ascii="宋体" w:hAnsi="宋体" w:cs="宋体"/>
          <w:kern w:val="0"/>
          <w:szCs w:val="21"/>
          <w:highlight w:val="none"/>
        </w:rPr>
        <w:t>.</w:t>
      </w:r>
      <w:bookmarkStart w:id="23" w:name="_Hlk72162904"/>
      <w:r>
        <w:rPr>
          <w:rFonts w:hint="eastAsia" w:ascii="宋体" w:hAnsi="宋体" w:cs="宋体"/>
          <w:kern w:val="0"/>
          <w:szCs w:val="21"/>
          <w:highlight w:val="none"/>
        </w:rPr>
        <w:t>具有独立法人资格或是具有独立承担民事责任能力的其</w:t>
      </w:r>
      <w:r>
        <w:rPr>
          <w:rFonts w:hint="eastAsia" w:ascii="宋体" w:hAnsi="宋体" w:cs="宋体"/>
          <w:kern w:val="0"/>
          <w:szCs w:val="21"/>
          <w:highlight w:val="none"/>
          <w:lang w:val="en-US" w:eastAsia="zh-CN"/>
        </w:rPr>
        <w:t>他</w:t>
      </w:r>
      <w:r>
        <w:rPr>
          <w:rFonts w:hint="eastAsia" w:ascii="宋体" w:hAnsi="宋体" w:cs="宋体"/>
          <w:kern w:val="0"/>
          <w:szCs w:val="21"/>
          <w:highlight w:val="none"/>
        </w:rPr>
        <w:t>组织（提供营业执照或事业单位法人证书等证明资料扫描件；如果参与投标的供应商为分公司则须提供分公司营业执照、其所属集团（或总公司）等具有独立法人资格的组织出具的授权函或承诺书，但只接受直接授权，不接受逐级授权，并同时提供总公司营业执照。不接受同一集团（或总公司）授权两家或以上分公司同时参与本项目投标，也不接受集团（或总公司）与分公司同时参与本项目投标，如出现上述情形，该两家或以上供应商的投标文件均按无效投标处理）；</w:t>
      </w:r>
      <w:bookmarkEnd w:id="23"/>
    </w:p>
    <w:p w14:paraId="74F7AB52">
      <w:pPr>
        <w:ind w:firstLine="630" w:firstLineChars="300"/>
        <w:rPr>
          <w:rFonts w:ascii="宋体" w:hAnsi="宋体" w:cs="宋体"/>
          <w:kern w:val="0"/>
          <w:szCs w:val="21"/>
          <w:highlight w:val="none"/>
        </w:rPr>
      </w:pPr>
      <w:r>
        <w:rPr>
          <w:rFonts w:hint="eastAsia" w:ascii="宋体" w:hAnsi="宋体" w:cs="宋体"/>
          <w:color w:val="FF0000"/>
          <w:kern w:val="0"/>
          <w:szCs w:val="21"/>
          <w:highlight w:val="none"/>
        </w:rPr>
        <w:t>2.本项目不接受联合体投标（由供应商在《政府采购投标及履约承诺函》中作出声明），是否接受投标人选用进口产品参与投标详见招标文件“货物需求明细”表</w:t>
      </w:r>
      <w:r>
        <w:rPr>
          <w:rFonts w:hint="eastAsia" w:ascii="宋体" w:hAnsi="宋体" w:cs="宋体"/>
          <w:color w:val="FF0000"/>
          <w:kern w:val="0"/>
          <w:szCs w:val="21"/>
          <w:highlight w:val="none"/>
          <w:lang w:eastAsia="zh-CN"/>
        </w:rPr>
        <w:t>；</w:t>
      </w:r>
    </w:p>
    <w:p w14:paraId="7B11AFD0">
      <w:pPr>
        <w:ind w:firstLine="630" w:firstLineChars="300"/>
        <w:rPr>
          <w:rFonts w:ascii="宋体" w:hAnsi="宋体" w:cs="宋体"/>
          <w:kern w:val="0"/>
          <w:szCs w:val="21"/>
          <w:highlight w:val="none"/>
        </w:rPr>
      </w:pPr>
      <w:r>
        <w:rPr>
          <w:rFonts w:hint="eastAsia" w:ascii="宋体" w:hAnsi="宋体" w:cs="宋体"/>
          <w:kern w:val="0"/>
          <w:szCs w:val="21"/>
          <w:highlight w:val="none"/>
        </w:rPr>
        <w:t>3</w:t>
      </w:r>
      <w:r>
        <w:rPr>
          <w:rFonts w:ascii="宋体" w:hAnsi="宋体" w:cs="宋体"/>
          <w:kern w:val="0"/>
          <w:szCs w:val="21"/>
          <w:highlight w:val="none"/>
        </w:rPr>
        <w:t>.</w:t>
      </w:r>
      <w:r>
        <w:rPr>
          <w:rFonts w:hint="eastAsia" w:ascii="宋体" w:hAnsi="宋体" w:cs="宋体"/>
          <w:kern w:val="0"/>
          <w:szCs w:val="21"/>
          <w:highlight w:val="none"/>
        </w:rPr>
        <w:t>参与本项目政府采购活动时不存在被有关部门禁止参与政府采购活动且在有效期内的情况（由供应商在《政府采购投标及履约承诺函》中作出声明）；</w:t>
      </w:r>
    </w:p>
    <w:p w14:paraId="6C352249">
      <w:pPr>
        <w:ind w:firstLine="630" w:firstLineChars="300"/>
        <w:rPr>
          <w:rFonts w:ascii="宋体" w:hAnsi="宋体" w:cs="宋体"/>
          <w:kern w:val="0"/>
          <w:szCs w:val="21"/>
          <w:highlight w:val="none"/>
        </w:rPr>
      </w:pPr>
      <w:r>
        <w:rPr>
          <w:rFonts w:hint="eastAsia" w:ascii="宋体" w:hAnsi="宋体" w:cs="宋体"/>
          <w:kern w:val="0"/>
          <w:szCs w:val="21"/>
          <w:highlight w:val="none"/>
          <w:lang w:val="en-US" w:eastAsia="zh-CN"/>
        </w:rPr>
        <w:t>4</w:t>
      </w:r>
      <w:r>
        <w:rPr>
          <w:rFonts w:ascii="宋体" w:hAnsi="宋体" w:cs="宋体"/>
          <w:kern w:val="0"/>
          <w:szCs w:val="21"/>
          <w:highlight w:val="none"/>
        </w:rPr>
        <w:t>.</w:t>
      </w:r>
      <w:r>
        <w:rPr>
          <w:rFonts w:hint="eastAsia" w:ascii="宋体" w:hAnsi="宋体" w:cs="宋体"/>
          <w:kern w:val="0"/>
          <w:szCs w:val="21"/>
          <w:highlight w:val="none"/>
        </w:rPr>
        <w:t>具备《中华人民共和国政府采购法》第二十二条第一款的条件（由供应商在《政府采购投标及履约承诺函》中作出声明）；</w:t>
      </w:r>
    </w:p>
    <w:p w14:paraId="15FCBB7A">
      <w:pPr>
        <w:ind w:firstLine="630" w:firstLineChars="300"/>
        <w:rPr>
          <w:rFonts w:hint="eastAsia" w:ascii="宋体" w:hAnsi="宋体" w:cs="宋体"/>
          <w:kern w:val="0"/>
          <w:szCs w:val="21"/>
          <w:highlight w:val="none"/>
          <w:lang w:val="en-US" w:eastAsia="zh-CN"/>
        </w:rPr>
      </w:pPr>
      <w:r>
        <w:rPr>
          <w:rFonts w:hint="eastAsia" w:ascii="宋体" w:hAnsi="宋体" w:cs="宋体"/>
          <w:kern w:val="0"/>
          <w:szCs w:val="21"/>
          <w:highlight w:val="none"/>
          <w:lang w:val="en-US" w:eastAsia="zh-CN"/>
        </w:rPr>
        <w:t>5</w:t>
      </w:r>
      <w:r>
        <w:rPr>
          <w:rFonts w:ascii="宋体" w:hAnsi="宋体" w:cs="宋体"/>
          <w:kern w:val="0"/>
          <w:szCs w:val="21"/>
          <w:highlight w:val="none"/>
        </w:rPr>
        <w:t>.</w:t>
      </w:r>
      <w:r>
        <w:rPr>
          <w:rFonts w:hint="eastAsia" w:ascii="宋体" w:hAnsi="宋体" w:cs="宋体"/>
          <w:kern w:val="0"/>
          <w:szCs w:val="21"/>
          <w:highlight w:val="none"/>
        </w:rPr>
        <w:t>未被列入失信被执行人、重大税收违法案件当事人名单、政府采购严重违法失信行为记录名单（由供应商在《政府采购投标及履约承诺函》中作出声明）</w:t>
      </w:r>
      <w:r>
        <w:rPr>
          <w:rFonts w:hint="eastAsia" w:ascii="宋体" w:hAnsi="宋体" w:cs="宋体"/>
          <w:kern w:val="0"/>
          <w:szCs w:val="21"/>
          <w:highlight w:val="none"/>
          <w:lang w:val="en-US" w:eastAsia="zh-CN"/>
        </w:rPr>
        <w:t>；</w:t>
      </w:r>
    </w:p>
    <w:p w14:paraId="7C47E56F">
      <w:pPr>
        <w:ind w:firstLine="630" w:firstLineChars="300"/>
        <w:rPr>
          <w:rFonts w:hint="default" w:ascii="宋体" w:hAnsi="宋体" w:cs="宋体"/>
          <w:color w:val="FF0000"/>
          <w:kern w:val="0"/>
          <w:szCs w:val="21"/>
          <w:highlight w:val="none"/>
          <w:lang w:val="en-US" w:eastAsia="zh-CN"/>
        </w:rPr>
      </w:pPr>
      <w:r>
        <w:rPr>
          <w:rFonts w:hint="eastAsia" w:ascii="宋体" w:hAnsi="宋体" w:cs="宋体"/>
          <w:color w:val="FF0000"/>
          <w:kern w:val="0"/>
          <w:szCs w:val="21"/>
          <w:highlight w:val="none"/>
          <w:lang w:val="en-US" w:eastAsia="zh-CN"/>
        </w:rPr>
        <w:t>6.不存在《深圳市财政局政府采购供应商信用信息管理办法》（深财规〔2023〕3号）列明的严重违法失信行为</w:t>
      </w:r>
      <w:r>
        <w:rPr>
          <w:rFonts w:hint="eastAsia" w:ascii="宋体" w:hAnsi="宋体" w:cs="宋体"/>
          <w:color w:val="FF0000"/>
          <w:kern w:val="0"/>
          <w:szCs w:val="21"/>
          <w:highlight w:val="none"/>
        </w:rPr>
        <w:t>（由供应商在《政府采购投标及履约承诺函》中作出声明）</w:t>
      </w:r>
      <w:r>
        <w:rPr>
          <w:rFonts w:hint="eastAsia" w:ascii="宋体" w:hAnsi="宋体" w:cs="宋体"/>
          <w:color w:val="FF0000"/>
          <w:kern w:val="0"/>
          <w:szCs w:val="21"/>
          <w:highlight w:val="none"/>
          <w:lang w:val="en-US" w:eastAsia="zh-CN"/>
        </w:rPr>
        <w:t>；</w:t>
      </w:r>
    </w:p>
    <w:p w14:paraId="75B0F0E3">
      <w:pPr>
        <w:ind w:firstLine="630" w:firstLineChars="300"/>
        <w:rPr>
          <w:rFonts w:hint="eastAsia" w:ascii="宋体" w:hAnsi="宋体" w:eastAsia="宋体" w:cs="宋体"/>
          <w:kern w:val="0"/>
          <w:szCs w:val="21"/>
          <w:highlight w:val="none"/>
          <w:lang w:eastAsia="zh-CN"/>
        </w:rPr>
      </w:pPr>
      <w:r>
        <w:rPr>
          <w:rFonts w:hint="eastAsia" w:ascii="宋体" w:hAnsi="宋体" w:cs="宋体"/>
          <w:kern w:val="0"/>
          <w:szCs w:val="21"/>
          <w:highlight w:val="none"/>
          <w:lang w:val="en-US" w:eastAsia="zh-CN"/>
        </w:rPr>
        <w:t>7</w:t>
      </w:r>
      <w:r>
        <w:rPr>
          <w:rFonts w:hint="eastAsia" w:ascii="宋体" w:hAnsi="宋体" w:cs="宋体"/>
          <w:kern w:val="0"/>
          <w:szCs w:val="21"/>
          <w:highlight w:val="none"/>
        </w:rPr>
        <w:t>.单位负责人为同一人或者存在直接控股、管理关系的不同供应商，不得参加同一合同项下的政府采购活动；为采购项目提供整体设计、规范编制或者项目管理、监理、检测等服务的供应商，不得再参加该采购项目的其他采购活动（由供应商在《政府采购投标及履约承诺函》中作出声明）</w:t>
      </w:r>
      <w:r>
        <w:rPr>
          <w:rFonts w:hint="eastAsia" w:ascii="宋体" w:hAnsi="宋体" w:cs="宋体"/>
          <w:kern w:val="0"/>
          <w:szCs w:val="21"/>
          <w:highlight w:val="none"/>
          <w:lang w:val="en-US" w:eastAsia="zh-CN"/>
        </w:rPr>
        <w:t>；</w:t>
      </w:r>
    </w:p>
    <w:p w14:paraId="7D6A28FB">
      <w:pPr>
        <w:ind w:firstLine="630" w:firstLineChars="300"/>
        <w:rPr>
          <w:rFonts w:ascii="宋体" w:hAnsi="宋体" w:cs="宋体"/>
          <w:b/>
          <w:bCs/>
          <w:kern w:val="0"/>
          <w:szCs w:val="21"/>
          <w:highlight w:val="none"/>
        </w:rPr>
      </w:pPr>
      <w:r>
        <w:rPr>
          <w:rFonts w:hint="eastAsia" w:ascii="宋体" w:hAnsi="宋体" w:cs="宋体"/>
          <w:kern w:val="0"/>
          <w:szCs w:val="21"/>
          <w:highlight w:val="none"/>
          <w:lang w:val="en-US" w:eastAsia="zh-CN"/>
        </w:rPr>
        <w:t>8</w:t>
      </w:r>
      <w:r>
        <w:rPr>
          <w:rFonts w:hint="eastAsia" w:ascii="宋体" w:hAnsi="宋体" w:cs="宋体"/>
          <w:kern w:val="0"/>
          <w:szCs w:val="21"/>
          <w:highlight w:val="none"/>
        </w:rPr>
        <w:t>.本项目是（否）专门面向中小企业采购：</w:t>
      </w:r>
      <w:commentRangeStart w:id="7"/>
      <w:r>
        <w:rPr>
          <w:rFonts w:hint="eastAsia" w:ascii="宋体" w:hAnsi="宋体" w:cs="宋体"/>
          <w:kern w:val="0"/>
          <w:szCs w:val="21"/>
          <w:highlight w:val="none"/>
        </w:rPr>
        <w:sym w:font="Wingdings" w:char="00A8"/>
      </w:r>
      <w:r>
        <w:rPr>
          <w:rFonts w:hint="eastAsia" w:ascii="宋体" w:hAnsi="宋体" w:cs="宋体"/>
          <w:kern w:val="0"/>
          <w:szCs w:val="21"/>
          <w:highlight w:val="none"/>
        </w:rPr>
        <w:t>是，供应商提供的货物全部由符合政策要求的中小微企业、残疾人福利性</w:t>
      </w:r>
      <w:r>
        <w:rPr>
          <w:rFonts w:hint="eastAsia" w:ascii="宋体" w:hAnsi="宋体" w:cs="宋体"/>
          <w:kern w:val="0"/>
          <w:szCs w:val="21"/>
          <w:highlight w:val="none"/>
          <w:lang w:val="en-US" w:eastAsia="zh-CN"/>
        </w:rPr>
        <w:t>单位或</w:t>
      </w:r>
      <w:r>
        <w:rPr>
          <w:rFonts w:hint="eastAsia" w:ascii="宋体" w:hAnsi="宋体" w:cs="宋体"/>
          <w:kern w:val="0"/>
          <w:szCs w:val="21"/>
          <w:highlight w:val="none"/>
        </w:rPr>
        <w:t>监狱企业制造（由供应商在《中小企业声明函、残疾人福利性单位声明函及监狱企业声明函》中作出声明</w:t>
      </w:r>
      <w:r>
        <w:rPr>
          <w:rFonts w:hint="eastAsia" w:ascii="宋体" w:hAnsi="宋体" w:cs="宋体"/>
          <w:kern w:val="0"/>
          <w:szCs w:val="21"/>
          <w:highlight w:val="none"/>
          <w:lang w:eastAsia="zh-CN"/>
        </w:rPr>
        <w:t>；</w:t>
      </w:r>
      <w:r>
        <w:rPr>
          <w:rFonts w:hint="eastAsia" w:ascii="宋体" w:hAnsi="宋体" w:cs="宋体"/>
          <w:kern w:val="0"/>
          <w:szCs w:val="21"/>
          <w:highlight w:val="none"/>
          <w:lang w:val="en-US" w:eastAsia="zh-CN"/>
        </w:rPr>
        <w:t>未提供声明函或声明函不符合“填写指引”的，按资格审查不通过处理</w:t>
      </w:r>
      <w:r>
        <w:rPr>
          <w:rFonts w:hint="eastAsia" w:ascii="宋体" w:hAnsi="宋体" w:cs="宋体"/>
          <w:kern w:val="0"/>
          <w:szCs w:val="21"/>
          <w:highlight w:val="none"/>
        </w:rPr>
        <w:t>）；</w:t>
      </w:r>
      <w:r>
        <w:rPr>
          <w:rFonts w:hint="eastAsia" w:ascii="宋体" w:hAnsi="宋体" w:cs="宋体"/>
          <w:kern w:val="0"/>
          <w:szCs w:val="21"/>
          <w:highlight w:val="none"/>
        </w:rPr>
        <w:sym w:font="Wingdings" w:char="00A8"/>
      </w:r>
      <w:r>
        <w:rPr>
          <w:rFonts w:hint="eastAsia" w:ascii="宋体" w:hAnsi="宋体" w:cs="宋体"/>
          <w:kern w:val="0"/>
          <w:szCs w:val="21"/>
          <w:highlight w:val="none"/>
        </w:rPr>
        <w:t>否</w:t>
      </w:r>
      <w:commentRangeEnd w:id="7"/>
      <w:r>
        <w:rPr>
          <w:highlight w:val="none"/>
        </w:rPr>
        <w:commentReference w:id="7"/>
      </w:r>
      <w:r>
        <w:rPr>
          <w:rFonts w:hint="eastAsia" w:ascii="宋体" w:hAnsi="宋体" w:cs="宋体"/>
          <w:kern w:val="0"/>
          <w:szCs w:val="21"/>
          <w:highlight w:val="none"/>
          <w:lang w:eastAsia="zh-CN"/>
        </w:rPr>
        <w:t>。</w:t>
      </w:r>
    </w:p>
    <w:p w14:paraId="30242CAD">
      <w:pPr>
        <w:keepNext w:val="0"/>
        <w:keepLines w:val="0"/>
        <w:pageBreakBefore w:val="0"/>
        <w:widowControl w:val="0"/>
        <w:kinsoku/>
        <w:wordWrap w:val="0"/>
        <w:overflowPunct/>
        <w:topLinePunct w:val="0"/>
        <w:autoSpaceDE/>
        <w:autoSpaceDN/>
        <w:bidi w:val="0"/>
        <w:adjustRightInd/>
        <w:snapToGrid/>
        <w:ind w:firstLine="420" w:firstLineChars="200"/>
        <w:textAlignment w:val="auto"/>
        <w:rPr>
          <w:rFonts w:ascii="宋体" w:hAnsi="宋体" w:cs="宋体"/>
          <w:kern w:val="0"/>
          <w:szCs w:val="21"/>
          <w:highlight w:val="none"/>
        </w:rPr>
      </w:pPr>
      <w:r>
        <w:rPr>
          <w:rFonts w:hint="eastAsia" w:ascii="宋体" w:hAnsi="宋体" w:cs="宋体"/>
          <w:kern w:val="0"/>
          <w:szCs w:val="21"/>
          <w:highlight w:val="none"/>
        </w:rPr>
        <w:t>注：（1）“信用中国”（www.creditchina.gov.cn</w:t>
      </w:r>
      <w:r>
        <w:rPr>
          <w:rFonts w:hint="eastAsia" w:ascii="宋体" w:hAnsi="宋体" w:cs="宋体"/>
          <w:kern w:val="0"/>
          <w:szCs w:val="21"/>
          <w:highlight w:val="none"/>
          <w:lang w:eastAsia="zh-CN"/>
        </w:rPr>
        <w:t>，</w:t>
      </w:r>
      <w:r>
        <w:rPr>
          <w:rFonts w:hint="eastAsia" w:ascii="宋体" w:hAnsi="宋体" w:cs="宋体"/>
          <w:kern w:val="0"/>
          <w:szCs w:val="21"/>
          <w:highlight w:val="none"/>
          <w:lang w:val="en-US" w:eastAsia="zh-CN"/>
        </w:rPr>
        <w:t>查询</w:t>
      </w:r>
      <w:r>
        <w:rPr>
          <w:rFonts w:hint="eastAsia" w:ascii="宋体" w:hAnsi="宋体" w:cs="宋体"/>
          <w:kern w:val="0"/>
          <w:szCs w:val="21"/>
          <w:highlight w:val="none"/>
        </w:rPr>
        <w:t>“信用服务”栏的“重大税收违法失信主体”“失信被执行人”</w:t>
      </w:r>
      <w:r>
        <w:rPr>
          <w:rFonts w:hint="eastAsia" w:ascii="宋体" w:hAnsi="宋体" w:cs="宋体"/>
          <w:kern w:val="0"/>
          <w:szCs w:val="21"/>
          <w:highlight w:val="none"/>
          <w:lang w:val="en-US" w:eastAsia="zh-CN"/>
        </w:rPr>
        <w:t>或者下载信用信息报告）</w:t>
      </w:r>
      <w:r>
        <w:rPr>
          <w:rFonts w:hint="eastAsia" w:ascii="宋体" w:hAnsi="宋体" w:cs="宋体"/>
          <w:kern w:val="0"/>
          <w:szCs w:val="21"/>
          <w:highlight w:val="none"/>
        </w:rPr>
        <w:t>，“中国政府采购网”（www.ccgp.gov.cn）中的“政府采购严重违法失信行为记录名单”，以及“深圳市政府采购监管网”（http://zfcg.sz.gov.cn）为供应商信用信息的查询渠道，相关信息以开标当日的查询结果为准；</w:t>
      </w:r>
    </w:p>
    <w:p w14:paraId="527BD81B">
      <w:pPr>
        <w:ind w:firstLine="420" w:firstLineChars="200"/>
        <w:rPr>
          <w:rFonts w:ascii="宋体" w:hAnsi="宋体"/>
          <w:highlight w:val="none"/>
        </w:rPr>
      </w:pPr>
      <w:r>
        <w:rPr>
          <w:rFonts w:hint="eastAsia" w:ascii="宋体" w:hAnsi="宋体"/>
          <w:highlight w:val="none"/>
        </w:rPr>
        <w:t>（2）供应商投标（上传投标文件）必须先行办理注册手续，具体请按照本公告“六、其他补充事宜</w:t>
      </w:r>
      <w:r>
        <w:rPr>
          <w:rFonts w:ascii="宋体" w:hAnsi="宋体"/>
          <w:highlight w:val="none"/>
        </w:rPr>
        <w:t>”</w:t>
      </w:r>
      <w:r>
        <w:rPr>
          <w:rFonts w:hint="eastAsia" w:ascii="宋体" w:hAnsi="宋体"/>
          <w:highlight w:val="none"/>
        </w:rPr>
        <w:t>相关内容指引办理。</w:t>
      </w:r>
    </w:p>
    <w:p w14:paraId="537BD156">
      <w:pPr>
        <w:ind w:firstLine="420" w:firstLineChars="200"/>
        <w:rPr>
          <w:rFonts w:ascii="宋体" w:hAnsi="宋体"/>
          <w:highlight w:val="none"/>
        </w:rPr>
      </w:pPr>
    </w:p>
    <w:p w14:paraId="5108F6D6">
      <w:pPr>
        <w:ind w:firstLine="442" w:firstLineChars="200"/>
        <w:rPr>
          <w:b/>
          <w:highlight w:val="none"/>
        </w:rPr>
      </w:pPr>
      <w:r>
        <w:rPr>
          <w:rFonts w:hint="eastAsia"/>
          <w:b/>
          <w:sz w:val="22"/>
          <w:szCs w:val="18"/>
          <w:highlight w:val="none"/>
        </w:rPr>
        <w:t>完整公告内容详见：深圳公共资源交易网（</w:t>
      </w:r>
      <w:r>
        <w:rPr>
          <w:b/>
          <w:sz w:val="22"/>
          <w:szCs w:val="18"/>
          <w:highlight w:val="none"/>
        </w:rPr>
        <w:t>https://www.szggzy.com</w:t>
      </w:r>
      <w:r>
        <w:rPr>
          <w:rFonts w:hint="eastAsia"/>
          <w:b/>
          <w:sz w:val="22"/>
          <w:szCs w:val="18"/>
          <w:highlight w:val="none"/>
        </w:rPr>
        <w:t>）</w:t>
      </w:r>
    </w:p>
    <w:p w14:paraId="16437E8D">
      <w:pPr>
        <w:ind w:firstLine="422" w:firstLineChars="200"/>
        <w:rPr>
          <w:b/>
          <w:highlight w:val="none"/>
        </w:rPr>
      </w:pPr>
    </w:p>
    <w:p w14:paraId="32D0C9A7">
      <w:pPr>
        <w:rPr>
          <w:sz w:val="24"/>
          <w:highlight w:val="none"/>
        </w:rPr>
        <w:sectPr>
          <w:pgSz w:w="11907" w:h="16840"/>
          <w:pgMar w:top="1440" w:right="1797" w:bottom="1440" w:left="1797" w:header="851" w:footer="992" w:gutter="0"/>
          <w:cols w:space="425" w:num="1"/>
          <w:titlePg/>
          <w:docGrid w:linePitch="462" w:charSpace="0"/>
        </w:sectPr>
      </w:pPr>
    </w:p>
    <w:p w14:paraId="5A6459E7">
      <w:pPr>
        <w:pStyle w:val="5"/>
        <w:rPr>
          <w:sz w:val="28"/>
          <w:szCs w:val="28"/>
          <w:highlight w:val="none"/>
        </w:rPr>
      </w:pPr>
      <w:r>
        <w:rPr>
          <w:rFonts w:hint="eastAsia"/>
          <w:sz w:val="28"/>
          <w:szCs w:val="28"/>
          <w:highlight w:val="none"/>
        </w:rPr>
        <w:t xml:space="preserve">第二章 </w:t>
      </w:r>
      <w:bookmarkStart w:id="24" w:name="_Hlk71926094"/>
      <w:r>
        <w:rPr>
          <w:rFonts w:hint="eastAsia"/>
          <w:sz w:val="28"/>
          <w:szCs w:val="28"/>
          <w:highlight w:val="none"/>
        </w:rPr>
        <w:t>对通用条款的补充内容及其他关键信息</w:t>
      </w:r>
      <w:bookmarkEnd w:id="24"/>
    </w:p>
    <w:p w14:paraId="6C43437E">
      <w:pPr>
        <w:pStyle w:val="5"/>
        <w:spacing w:before="120" w:beforeLines="50" w:after="120" w:afterLines="50"/>
        <w:rPr>
          <w:szCs w:val="24"/>
          <w:highlight w:val="none"/>
        </w:rPr>
      </w:pPr>
      <w:bookmarkStart w:id="25" w:name="_Toc101074876"/>
      <w:bookmarkStart w:id="26" w:name="_Toc73521547"/>
      <w:bookmarkStart w:id="27" w:name="_Toc60631620"/>
      <w:bookmarkStart w:id="28" w:name="_Toc73521635"/>
      <w:bookmarkStart w:id="29" w:name="_Toc60560625"/>
      <w:bookmarkStart w:id="30" w:name="_Toc73518117"/>
      <w:bookmarkStart w:id="31" w:name="_Toc100052364"/>
      <w:bookmarkStart w:id="32" w:name="_Toc73517639"/>
      <w:r>
        <w:rPr>
          <w:rFonts w:hint="eastAsia"/>
          <w:szCs w:val="24"/>
          <w:highlight w:val="none"/>
        </w:rPr>
        <w:t>一、对通用条款的补充内容</w:t>
      </w:r>
    </w:p>
    <w:bookmarkEnd w:id="25"/>
    <w:bookmarkEnd w:id="26"/>
    <w:bookmarkEnd w:id="27"/>
    <w:bookmarkEnd w:id="28"/>
    <w:bookmarkEnd w:id="29"/>
    <w:bookmarkEnd w:id="30"/>
    <w:bookmarkEnd w:id="31"/>
    <w:bookmarkEnd w:id="32"/>
    <w:tbl>
      <w:tblPr>
        <w:tblStyle w:val="44"/>
        <w:tblW w:w="8367" w:type="dxa"/>
        <w:jc w:val="cente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978"/>
        <w:gridCol w:w="2409"/>
        <w:gridCol w:w="4980"/>
      </w:tblGrid>
      <w:tr w14:paraId="70681BC4">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29E486ED">
            <w:pPr>
              <w:jc w:val="center"/>
              <w:rPr>
                <w:rFonts w:ascii="宋体" w:hAnsi="宋体"/>
                <w:b/>
                <w:bCs/>
                <w:highlight w:val="none"/>
              </w:rPr>
            </w:pPr>
            <w:bookmarkStart w:id="33" w:name="_Hlk72218097"/>
            <w:r>
              <w:rPr>
                <w:rFonts w:hint="eastAsia" w:ascii="宋体" w:hAnsi="宋体"/>
                <w:b/>
                <w:bCs/>
                <w:highlight w:val="none"/>
              </w:rPr>
              <w:t>通用条款序号</w:t>
            </w:r>
          </w:p>
        </w:tc>
        <w:tc>
          <w:tcPr>
            <w:tcW w:w="2409" w:type="dxa"/>
            <w:vAlign w:val="center"/>
          </w:tcPr>
          <w:p w14:paraId="6FA474AD">
            <w:pPr>
              <w:jc w:val="center"/>
              <w:rPr>
                <w:rFonts w:ascii="宋体" w:hAnsi="宋体"/>
                <w:b/>
                <w:bCs/>
                <w:highlight w:val="none"/>
              </w:rPr>
            </w:pPr>
            <w:r>
              <w:rPr>
                <w:rFonts w:hint="eastAsia" w:ascii="宋体" w:hAnsi="宋体"/>
                <w:b/>
                <w:bCs/>
                <w:highlight w:val="none"/>
              </w:rPr>
              <w:t>涉及事项</w:t>
            </w:r>
          </w:p>
        </w:tc>
        <w:tc>
          <w:tcPr>
            <w:tcW w:w="4980" w:type="dxa"/>
            <w:vAlign w:val="center"/>
          </w:tcPr>
          <w:p w14:paraId="042F2A81">
            <w:pPr>
              <w:jc w:val="center"/>
              <w:rPr>
                <w:rFonts w:ascii="宋体" w:hAnsi="宋体"/>
                <w:b/>
                <w:bCs/>
                <w:highlight w:val="none"/>
              </w:rPr>
            </w:pPr>
            <w:r>
              <w:rPr>
                <w:rFonts w:hint="eastAsia" w:ascii="宋体" w:hAnsi="宋体"/>
                <w:b/>
                <w:bCs/>
                <w:highlight w:val="none"/>
              </w:rPr>
              <w:t xml:space="preserve">具 </w:t>
            </w:r>
            <w:r>
              <w:rPr>
                <w:rFonts w:ascii="宋体" w:hAnsi="宋体"/>
                <w:b/>
                <w:bCs/>
                <w:highlight w:val="none"/>
              </w:rPr>
              <w:t xml:space="preserve"> </w:t>
            </w:r>
            <w:r>
              <w:rPr>
                <w:rFonts w:hint="eastAsia" w:ascii="宋体" w:hAnsi="宋体"/>
                <w:b/>
                <w:bCs/>
                <w:highlight w:val="none"/>
              </w:rPr>
              <w:t xml:space="preserve">体 </w:t>
            </w:r>
            <w:r>
              <w:rPr>
                <w:rFonts w:ascii="宋体" w:hAnsi="宋体"/>
                <w:b/>
                <w:bCs/>
                <w:highlight w:val="none"/>
              </w:rPr>
              <w:t xml:space="preserve"> </w:t>
            </w:r>
            <w:r>
              <w:rPr>
                <w:rFonts w:hint="eastAsia" w:ascii="宋体" w:hAnsi="宋体"/>
                <w:b/>
                <w:bCs/>
                <w:highlight w:val="none"/>
              </w:rPr>
              <w:t xml:space="preserve">补 </w:t>
            </w:r>
            <w:r>
              <w:rPr>
                <w:rFonts w:ascii="宋体" w:hAnsi="宋体"/>
                <w:b/>
                <w:bCs/>
                <w:highlight w:val="none"/>
              </w:rPr>
              <w:t xml:space="preserve"> </w:t>
            </w:r>
            <w:r>
              <w:rPr>
                <w:rFonts w:hint="eastAsia" w:ascii="宋体" w:hAnsi="宋体"/>
                <w:b/>
                <w:bCs/>
                <w:highlight w:val="none"/>
              </w:rPr>
              <w:t xml:space="preserve">充 </w:t>
            </w:r>
            <w:r>
              <w:rPr>
                <w:rFonts w:ascii="宋体" w:hAnsi="宋体"/>
                <w:b/>
                <w:bCs/>
                <w:highlight w:val="none"/>
              </w:rPr>
              <w:t xml:space="preserve"> </w:t>
            </w:r>
            <w:r>
              <w:rPr>
                <w:rFonts w:hint="eastAsia" w:ascii="宋体" w:hAnsi="宋体"/>
                <w:b/>
                <w:bCs/>
                <w:highlight w:val="none"/>
              </w:rPr>
              <w:t xml:space="preserve">内 </w:t>
            </w:r>
            <w:r>
              <w:rPr>
                <w:rFonts w:ascii="宋体" w:hAnsi="宋体"/>
                <w:b/>
                <w:bCs/>
                <w:highlight w:val="none"/>
              </w:rPr>
              <w:t xml:space="preserve"> </w:t>
            </w:r>
            <w:r>
              <w:rPr>
                <w:rFonts w:hint="eastAsia" w:ascii="宋体" w:hAnsi="宋体"/>
                <w:b/>
                <w:bCs/>
                <w:highlight w:val="none"/>
              </w:rPr>
              <w:t>容</w:t>
            </w:r>
          </w:p>
        </w:tc>
      </w:tr>
      <w:tr w14:paraId="2CB1EB46">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3A0FA08D">
            <w:pPr>
              <w:jc w:val="center"/>
              <w:rPr>
                <w:rFonts w:ascii="宋体" w:hAnsi="宋体"/>
                <w:highlight w:val="none"/>
              </w:rPr>
            </w:pPr>
            <w:r>
              <w:rPr>
                <w:rFonts w:hint="eastAsia" w:ascii="宋体" w:hAnsi="宋体"/>
                <w:highlight w:val="none"/>
              </w:rPr>
              <w:t>3</w:t>
            </w:r>
            <w:r>
              <w:rPr>
                <w:rFonts w:ascii="宋体" w:hAnsi="宋体"/>
                <w:highlight w:val="none"/>
              </w:rPr>
              <w:t>.1</w:t>
            </w:r>
          </w:p>
        </w:tc>
        <w:tc>
          <w:tcPr>
            <w:tcW w:w="2409" w:type="dxa"/>
            <w:vAlign w:val="center"/>
          </w:tcPr>
          <w:p w14:paraId="2D281055">
            <w:pPr>
              <w:jc w:val="center"/>
              <w:rPr>
                <w:highlight w:val="none"/>
              </w:rPr>
            </w:pPr>
            <w:r>
              <w:rPr>
                <w:rFonts w:hint="eastAsia"/>
                <w:highlight w:val="none"/>
              </w:rPr>
              <w:t>采购人</w:t>
            </w:r>
          </w:p>
        </w:tc>
        <w:tc>
          <w:tcPr>
            <w:tcW w:w="4980" w:type="dxa"/>
            <w:vAlign w:val="center"/>
          </w:tcPr>
          <w:p w14:paraId="3AC25B04">
            <w:pPr>
              <w:jc w:val="center"/>
              <w:rPr>
                <w:rFonts w:ascii="宋体" w:hAnsi="宋体"/>
                <w:highlight w:val="none"/>
              </w:rPr>
            </w:pPr>
            <w:r>
              <w:rPr>
                <w:rFonts w:hint="eastAsia" w:ascii="宋体" w:hAnsi="宋体" w:eastAsia="宋体" w:cs="宋体"/>
                <w:color w:val="auto"/>
                <w:sz w:val="21"/>
                <w:szCs w:val="18"/>
                <w:highlight w:val="none"/>
              </w:rPr>
              <w:t>深圳市中医院</w:t>
            </w:r>
          </w:p>
        </w:tc>
      </w:tr>
      <w:tr w14:paraId="1FE7F509">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511C6628">
            <w:pPr>
              <w:jc w:val="center"/>
              <w:rPr>
                <w:rFonts w:ascii="宋体" w:hAnsi="宋体"/>
                <w:highlight w:val="none"/>
              </w:rPr>
            </w:pPr>
            <w:r>
              <w:rPr>
                <w:rFonts w:hint="eastAsia" w:ascii="宋体" w:hAnsi="宋体"/>
                <w:highlight w:val="none"/>
              </w:rPr>
              <w:t>3</w:t>
            </w:r>
            <w:r>
              <w:rPr>
                <w:rFonts w:ascii="宋体" w:hAnsi="宋体"/>
                <w:highlight w:val="none"/>
              </w:rPr>
              <w:t>.2</w:t>
            </w:r>
          </w:p>
        </w:tc>
        <w:tc>
          <w:tcPr>
            <w:tcW w:w="2409" w:type="dxa"/>
            <w:vAlign w:val="center"/>
          </w:tcPr>
          <w:p w14:paraId="4DFEC9FD">
            <w:pPr>
              <w:jc w:val="center"/>
              <w:rPr>
                <w:rFonts w:ascii="宋体" w:hAnsi="宋体"/>
                <w:highlight w:val="none"/>
              </w:rPr>
            </w:pPr>
            <w:r>
              <w:rPr>
                <w:rFonts w:hint="eastAsia" w:ascii="宋体" w:hAnsi="宋体"/>
                <w:highlight w:val="none"/>
              </w:rPr>
              <w:t>政府集中采购机构</w:t>
            </w:r>
          </w:p>
        </w:tc>
        <w:tc>
          <w:tcPr>
            <w:tcW w:w="4980" w:type="dxa"/>
            <w:vAlign w:val="center"/>
          </w:tcPr>
          <w:p w14:paraId="07758B45">
            <w:pPr>
              <w:jc w:val="center"/>
              <w:rPr>
                <w:rFonts w:hint="eastAsia" w:ascii="宋体" w:hAnsi="宋体"/>
                <w:highlight w:val="none"/>
              </w:rPr>
            </w:pPr>
            <w:r>
              <w:rPr>
                <w:rFonts w:hint="eastAsia" w:ascii="宋体" w:hAnsi="宋体"/>
                <w:highlight w:val="none"/>
              </w:rPr>
              <w:t>深圳公共资源交易中心</w:t>
            </w:r>
          </w:p>
          <w:p w14:paraId="645686DE">
            <w:pPr>
              <w:jc w:val="center"/>
              <w:rPr>
                <w:rFonts w:ascii="宋体" w:hAnsi="宋体"/>
                <w:highlight w:val="none"/>
              </w:rPr>
            </w:pPr>
            <w:r>
              <w:rPr>
                <w:rFonts w:hint="eastAsia" w:ascii="宋体" w:hAnsi="宋体"/>
                <w:highlight w:val="none"/>
              </w:rPr>
              <w:t>（深圳交易集团有限公司政府采购业务分公司）</w:t>
            </w:r>
          </w:p>
        </w:tc>
      </w:tr>
      <w:tr w14:paraId="65BF8B7A">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322AA474">
            <w:pPr>
              <w:jc w:val="center"/>
              <w:rPr>
                <w:rFonts w:ascii="宋体" w:hAnsi="宋体"/>
                <w:highlight w:val="none"/>
              </w:rPr>
            </w:pPr>
            <w:r>
              <w:rPr>
                <w:rFonts w:hint="eastAsia" w:ascii="宋体" w:hAnsi="宋体"/>
                <w:highlight w:val="none"/>
              </w:rPr>
              <w:t>5</w:t>
            </w:r>
            <w:r>
              <w:rPr>
                <w:rFonts w:ascii="宋体" w:hAnsi="宋体"/>
                <w:highlight w:val="none"/>
              </w:rPr>
              <w:t>.3</w:t>
            </w:r>
          </w:p>
        </w:tc>
        <w:tc>
          <w:tcPr>
            <w:tcW w:w="2409" w:type="dxa"/>
            <w:vAlign w:val="center"/>
          </w:tcPr>
          <w:p w14:paraId="62668332">
            <w:pPr>
              <w:jc w:val="center"/>
              <w:rPr>
                <w:rFonts w:ascii="宋体" w:hAnsi="宋体"/>
                <w:highlight w:val="none"/>
              </w:rPr>
            </w:pPr>
            <w:r>
              <w:rPr>
                <w:rFonts w:hint="eastAsia" w:ascii="宋体" w:hAnsi="宋体"/>
                <w:highlight w:val="none"/>
              </w:rPr>
              <w:t>联合体投标</w:t>
            </w:r>
          </w:p>
        </w:tc>
        <w:tc>
          <w:tcPr>
            <w:tcW w:w="4980" w:type="dxa"/>
            <w:vAlign w:val="center"/>
          </w:tcPr>
          <w:p w14:paraId="71739CE4">
            <w:pPr>
              <w:jc w:val="center"/>
              <w:rPr>
                <w:rFonts w:hint="eastAsia" w:ascii="宋体" w:hAnsi="宋体" w:eastAsia="宋体"/>
                <w:highlight w:val="none"/>
                <w:lang w:eastAsia="zh-CN"/>
              </w:rPr>
            </w:pPr>
            <w:r>
              <w:rPr>
                <w:rFonts w:hint="eastAsia" w:ascii="宋体" w:hAnsi="宋体"/>
                <w:highlight w:val="none"/>
                <w:lang w:val="en-US" w:eastAsia="zh-CN"/>
              </w:rPr>
              <w:t>详见第一章  招标公告  申请人的资格要求：</w:t>
            </w:r>
          </w:p>
        </w:tc>
      </w:tr>
      <w:tr w14:paraId="35811871">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70481912">
            <w:pPr>
              <w:jc w:val="center"/>
              <w:rPr>
                <w:rFonts w:ascii="宋体" w:hAnsi="宋体"/>
                <w:highlight w:val="none"/>
              </w:rPr>
            </w:pPr>
            <w:r>
              <w:rPr>
                <w:rFonts w:hint="eastAsia" w:ascii="宋体" w:hAnsi="宋体"/>
                <w:highlight w:val="none"/>
              </w:rPr>
              <w:t>9</w:t>
            </w:r>
          </w:p>
        </w:tc>
        <w:tc>
          <w:tcPr>
            <w:tcW w:w="2409" w:type="dxa"/>
            <w:vAlign w:val="center"/>
          </w:tcPr>
          <w:p w14:paraId="3E582982">
            <w:pPr>
              <w:jc w:val="center"/>
              <w:rPr>
                <w:rFonts w:ascii="宋体" w:hAnsi="宋体"/>
                <w:highlight w:val="none"/>
              </w:rPr>
            </w:pPr>
            <w:r>
              <w:rPr>
                <w:rFonts w:hint="eastAsia" w:ascii="宋体" w:hAnsi="宋体"/>
                <w:highlight w:val="none"/>
              </w:rPr>
              <w:t>踏勘现场</w:t>
            </w:r>
          </w:p>
        </w:tc>
        <w:tc>
          <w:tcPr>
            <w:tcW w:w="4980" w:type="dxa"/>
            <w:vAlign w:val="center"/>
          </w:tcPr>
          <w:p w14:paraId="3C3A2987">
            <w:pPr>
              <w:jc w:val="center"/>
              <w:rPr>
                <w:rFonts w:ascii="宋体" w:hAnsi="宋体"/>
                <w:highlight w:val="none"/>
              </w:rPr>
            </w:pPr>
            <w:r>
              <w:rPr>
                <w:rFonts w:hint="eastAsia" w:ascii="宋体" w:hAnsi="宋体" w:eastAsia="宋体" w:cs="Times New Roman"/>
                <w:highlight w:val="none"/>
              </w:rPr>
              <w:t>不组织</w:t>
            </w:r>
          </w:p>
        </w:tc>
      </w:tr>
      <w:tr w14:paraId="2AF58F6A">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08992C48">
            <w:pPr>
              <w:jc w:val="center"/>
              <w:rPr>
                <w:rFonts w:ascii="宋体" w:hAnsi="宋体"/>
                <w:highlight w:val="none"/>
              </w:rPr>
            </w:pPr>
            <w:r>
              <w:rPr>
                <w:rFonts w:hint="eastAsia" w:ascii="宋体" w:hAnsi="宋体"/>
                <w:highlight w:val="none"/>
              </w:rPr>
              <w:t>1</w:t>
            </w:r>
            <w:r>
              <w:rPr>
                <w:rFonts w:ascii="宋体" w:hAnsi="宋体"/>
                <w:highlight w:val="none"/>
              </w:rPr>
              <w:t>0</w:t>
            </w:r>
          </w:p>
        </w:tc>
        <w:tc>
          <w:tcPr>
            <w:tcW w:w="2409" w:type="dxa"/>
            <w:vAlign w:val="center"/>
          </w:tcPr>
          <w:p w14:paraId="35AB98B1">
            <w:pPr>
              <w:jc w:val="center"/>
              <w:rPr>
                <w:rFonts w:ascii="宋体" w:hAnsi="宋体"/>
                <w:highlight w:val="none"/>
              </w:rPr>
            </w:pPr>
            <w:r>
              <w:rPr>
                <w:rFonts w:hint="eastAsia" w:ascii="宋体" w:hAnsi="宋体"/>
                <w:highlight w:val="none"/>
              </w:rPr>
              <w:t>标前会议</w:t>
            </w:r>
          </w:p>
        </w:tc>
        <w:tc>
          <w:tcPr>
            <w:tcW w:w="4980" w:type="dxa"/>
            <w:vAlign w:val="center"/>
          </w:tcPr>
          <w:p w14:paraId="6FD893FF">
            <w:pPr>
              <w:jc w:val="center"/>
              <w:rPr>
                <w:rFonts w:ascii="宋体" w:hAnsi="宋体"/>
                <w:highlight w:val="none"/>
              </w:rPr>
            </w:pPr>
            <w:r>
              <w:rPr>
                <w:rFonts w:hint="eastAsia" w:ascii="宋体" w:hAnsi="宋体"/>
                <w:highlight w:val="none"/>
              </w:rPr>
              <w:t>不组织</w:t>
            </w:r>
          </w:p>
        </w:tc>
      </w:tr>
      <w:tr w14:paraId="06A8E030">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799BE088">
            <w:pPr>
              <w:jc w:val="center"/>
              <w:rPr>
                <w:rFonts w:ascii="宋体" w:hAnsi="宋体"/>
                <w:highlight w:val="none"/>
              </w:rPr>
            </w:pPr>
            <w:r>
              <w:rPr>
                <w:rFonts w:hint="eastAsia" w:ascii="宋体" w:hAnsi="宋体"/>
                <w:highlight w:val="none"/>
              </w:rPr>
              <w:t>1</w:t>
            </w:r>
            <w:r>
              <w:rPr>
                <w:rFonts w:ascii="宋体" w:hAnsi="宋体"/>
                <w:highlight w:val="none"/>
              </w:rPr>
              <w:t>2</w:t>
            </w:r>
            <w:r>
              <w:rPr>
                <w:rFonts w:hint="eastAsia" w:ascii="宋体" w:hAnsi="宋体"/>
                <w:highlight w:val="none"/>
              </w:rPr>
              <w:t>/1</w:t>
            </w:r>
            <w:r>
              <w:rPr>
                <w:rFonts w:ascii="宋体" w:hAnsi="宋体"/>
                <w:highlight w:val="none"/>
              </w:rPr>
              <w:t>3</w:t>
            </w:r>
          </w:p>
        </w:tc>
        <w:tc>
          <w:tcPr>
            <w:tcW w:w="2409" w:type="dxa"/>
            <w:vAlign w:val="center"/>
          </w:tcPr>
          <w:p w14:paraId="1B84ED8E">
            <w:pPr>
              <w:jc w:val="center"/>
              <w:rPr>
                <w:rFonts w:ascii="宋体" w:hAnsi="宋体"/>
                <w:highlight w:val="none"/>
              </w:rPr>
            </w:pPr>
            <w:r>
              <w:rPr>
                <w:rFonts w:hint="eastAsia" w:ascii="宋体" w:hAnsi="宋体"/>
                <w:highlight w:val="none"/>
              </w:rPr>
              <w:t>招标文件的澄清和修改</w:t>
            </w:r>
          </w:p>
        </w:tc>
        <w:tc>
          <w:tcPr>
            <w:tcW w:w="4980" w:type="dxa"/>
            <w:vAlign w:val="center"/>
          </w:tcPr>
          <w:p w14:paraId="0708675A">
            <w:pPr>
              <w:jc w:val="center"/>
              <w:rPr>
                <w:rFonts w:ascii="宋体" w:hAnsi="宋体"/>
                <w:highlight w:val="none"/>
              </w:rPr>
            </w:pPr>
            <w:r>
              <w:rPr>
                <w:rFonts w:hint="eastAsia" w:ascii="宋体" w:hAnsi="宋体"/>
                <w:highlight w:val="none"/>
              </w:rPr>
              <w:t>投标截止日三日前，投标人有义务在招标期间在政府集中采购机构网站浏览与本项目有关的澄清和修改信息</w:t>
            </w:r>
          </w:p>
        </w:tc>
      </w:tr>
      <w:tr w14:paraId="01E616CE">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43A5D2C1">
            <w:pPr>
              <w:jc w:val="center"/>
              <w:rPr>
                <w:rFonts w:ascii="宋体" w:hAnsi="宋体"/>
                <w:highlight w:val="none"/>
              </w:rPr>
            </w:pPr>
            <w:r>
              <w:rPr>
                <w:rFonts w:hint="eastAsia" w:ascii="宋体" w:hAnsi="宋体"/>
                <w:highlight w:val="none"/>
              </w:rPr>
              <w:t>2</w:t>
            </w:r>
            <w:r>
              <w:rPr>
                <w:rFonts w:ascii="宋体" w:hAnsi="宋体"/>
                <w:highlight w:val="none"/>
              </w:rPr>
              <w:t>0</w:t>
            </w:r>
          </w:p>
        </w:tc>
        <w:tc>
          <w:tcPr>
            <w:tcW w:w="2409" w:type="dxa"/>
            <w:vAlign w:val="center"/>
          </w:tcPr>
          <w:p w14:paraId="1969F309">
            <w:pPr>
              <w:jc w:val="center"/>
              <w:rPr>
                <w:rFonts w:ascii="宋体" w:hAnsi="宋体"/>
                <w:highlight w:val="none"/>
              </w:rPr>
            </w:pPr>
            <w:r>
              <w:rPr>
                <w:rFonts w:hint="eastAsia" w:ascii="宋体" w:hAnsi="宋体"/>
                <w:highlight w:val="none"/>
              </w:rPr>
              <w:t>投标有效期</w:t>
            </w:r>
          </w:p>
        </w:tc>
        <w:tc>
          <w:tcPr>
            <w:tcW w:w="4980" w:type="dxa"/>
            <w:vAlign w:val="center"/>
          </w:tcPr>
          <w:p w14:paraId="3F801DA1">
            <w:pPr>
              <w:jc w:val="center"/>
              <w:rPr>
                <w:rFonts w:ascii="宋体" w:hAnsi="宋体"/>
                <w:highlight w:val="none"/>
              </w:rPr>
            </w:pPr>
            <w:r>
              <w:rPr>
                <w:rFonts w:hint="eastAsia" w:ascii="宋体" w:hAnsi="宋体"/>
                <w:highlight w:val="none"/>
              </w:rPr>
              <w:t>120个日历日</w:t>
            </w:r>
          </w:p>
        </w:tc>
      </w:tr>
      <w:tr w14:paraId="7B03655D">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6BBA7BD7">
            <w:pPr>
              <w:jc w:val="center"/>
              <w:rPr>
                <w:rFonts w:ascii="宋体" w:hAnsi="宋体"/>
                <w:highlight w:val="none"/>
              </w:rPr>
            </w:pPr>
            <w:r>
              <w:rPr>
                <w:rFonts w:hint="eastAsia" w:ascii="宋体" w:hAnsi="宋体"/>
                <w:highlight w:val="none"/>
              </w:rPr>
              <w:t>2</w:t>
            </w:r>
            <w:r>
              <w:rPr>
                <w:rFonts w:ascii="宋体" w:hAnsi="宋体"/>
                <w:highlight w:val="none"/>
              </w:rPr>
              <w:t>2</w:t>
            </w:r>
          </w:p>
        </w:tc>
        <w:tc>
          <w:tcPr>
            <w:tcW w:w="2409" w:type="dxa"/>
            <w:vAlign w:val="center"/>
          </w:tcPr>
          <w:p w14:paraId="0280BEE7">
            <w:pPr>
              <w:jc w:val="center"/>
              <w:rPr>
                <w:rFonts w:ascii="宋体" w:hAnsi="宋体"/>
                <w:highlight w:val="none"/>
              </w:rPr>
            </w:pPr>
            <w:r>
              <w:rPr>
                <w:rFonts w:hint="eastAsia" w:ascii="宋体" w:hAnsi="宋体"/>
                <w:highlight w:val="none"/>
              </w:rPr>
              <w:t>投标人的替代方案</w:t>
            </w:r>
          </w:p>
        </w:tc>
        <w:tc>
          <w:tcPr>
            <w:tcW w:w="4980" w:type="dxa"/>
            <w:vAlign w:val="center"/>
          </w:tcPr>
          <w:p w14:paraId="44DE4DEE">
            <w:pPr>
              <w:jc w:val="center"/>
              <w:rPr>
                <w:rFonts w:ascii="宋体" w:hAnsi="宋体"/>
                <w:highlight w:val="none"/>
              </w:rPr>
            </w:pPr>
            <w:r>
              <w:rPr>
                <w:rFonts w:hint="eastAsia" w:ascii="宋体" w:hAnsi="宋体"/>
                <w:highlight w:val="none"/>
              </w:rPr>
              <w:t>不接受</w:t>
            </w:r>
          </w:p>
        </w:tc>
      </w:tr>
      <w:tr w14:paraId="559C7AC9">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4FD38AA7">
            <w:pPr>
              <w:jc w:val="center"/>
              <w:rPr>
                <w:rFonts w:ascii="宋体" w:hAnsi="宋体"/>
                <w:highlight w:val="none"/>
              </w:rPr>
            </w:pPr>
            <w:r>
              <w:rPr>
                <w:rFonts w:hint="eastAsia" w:ascii="宋体" w:hAnsi="宋体"/>
                <w:highlight w:val="none"/>
              </w:rPr>
              <w:t>2</w:t>
            </w:r>
            <w:r>
              <w:rPr>
                <w:rFonts w:ascii="宋体" w:hAnsi="宋体"/>
                <w:highlight w:val="none"/>
              </w:rPr>
              <w:t>5</w:t>
            </w:r>
          </w:p>
        </w:tc>
        <w:tc>
          <w:tcPr>
            <w:tcW w:w="2409" w:type="dxa"/>
            <w:vAlign w:val="center"/>
          </w:tcPr>
          <w:p w14:paraId="3A420B14">
            <w:pPr>
              <w:jc w:val="center"/>
              <w:rPr>
                <w:rFonts w:ascii="宋体" w:hAnsi="宋体"/>
                <w:highlight w:val="none"/>
              </w:rPr>
            </w:pPr>
            <w:r>
              <w:rPr>
                <w:rFonts w:hint="eastAsia" w:ascii="宋体" w:hAnsi="宋体"/>
                <w:highlight w:val="none"/>
              </w:rPr>
              <w:t>投标文件的大小</w:t>
            </w:r>
          </w:p>
        </w:tc>
        <w:tc>
          <w:tcPr>
            <w:tcW w:w="4980" w:type="dxa"/>
            <w:vAlign w:val="center"/>
          </w:tcPr>
          <w:p w14:paraId="738FBC39">
            <w:pPr>
              <w:jc w:val="center"/>
              <w:rPr>
                <w:rFonts w:ascii="宋体" w:hAnsi="宋体"/>
                <w:highlight w:val="none"/>
              </w:rPr>
            </w:pPr>
            <w:r>
              <w:rPr>
                <w:rFonts w:hint="eastAsia" w:ascii="宋体" w:hAnsi="宋体"/>
                <w:highlight w:val="none"/>
              </w:rPr>
              <w:t>投标文件大小不得超过100MB</w:t>
            </w:r>
          </w:p>
        </w:tc>
      </w:tr>
      <w:tr w14:paraId="05ABFAC9">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3D0988B2">
            <w:pPr>
              <w:jc w:val="center"/>
              <w:rPr>
                <w:rFonts w:ascii="宋体" w:hAnsi="宋体"/>
                <w:highlight w:val="none"/>
              </w:rPr>
            </w:pPr>
            <w:r>
              <w:rPr>
                <w:rFonts w:hint="eastAsia" w:ascii="宋体" w:hAnsi="宋体"/>
                <w:highlight w:val="none"/>
              </w:rPr>
              <w:t>2</w:t>
            </w:r>
            <w:r>
              <w:rPr>
                <w:rFonts w:ascii="宋体" w:hAnsi="宋体"/>
                <w:highlight w:val="none"/>
              </w:rPr>
              <w:t>6</w:t>
            </w:r>
          </w:p>
        </w:tc>
        <w:tc>
          <w:tcPr>
            <w:tcW w:w="2409" w:type="dxa"/>
            <w:vAlign w:val="center"/>
          </w:tcPr>
          <w:p w14:paraId="15062238">
            <w:pPr>
              <w:jc w:val="center"/>
              <w:rPr>
                <w:rFonts w:ascii="宋体" w:hAnsi="宋体"/>
                <w:highlight w:val="none"/>
              </w:rPr>
            </w:pPr>
            <w:bookmarkStart w:id="34" w:name="_Hlk71664860"/>
            <w:r>
              <w:rPr>
                <w:rFonts w:hint="eastAsia" w:ascii="宋体" w:hAnsi="宋体"/>
                <w:highlight w:val="none"/>
              </w:rPr>
              <w:t>样品、现场演示、方案讲解</w:t>
            </w:r>
            <w:bookmarkEnd w:id="34"/>
          </w:p>
        </w:tc>
        <w:tc>
          <w:tcPr>
            <w:tcW w:w="4980" w:type="dxa"/>
            <w:vAlign w:val="center"/>
          </w:tcPr>
          <w:p w14:paraId="4C70E140">
            <w:pPr>
              <w:jc w:val="center"/>
              <w:rPr>
                <w:rFonts w:ascii="宋体" w:hAnsi="宋体"/>
                <w:highlight w:val="none"/>
              </w:rPr>
            </w:pPr>
            <w:r>
              <w:rPr>
                <w:rFonts w:hint="eastAsia" w:ascii="宋体" w:hAnsi="宋体"/>
                <w:highlight w:val="none"/>
              </w:rPr>
              <w:t>如有样品、演示、方案讲解，具体安排见第三章 用户需求书相关要求</w:t>
            </w:r>
          </w:p>
        </w:tc>
      </w:tr>
      <w:tr w14:paraId="3C52468E">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3D1F7E51">
            <w:pPr>
              <w:jc w:val="center"/>
              <w:rPr>
                <w:rFonts w:ascii="宋体" w:hAnsi="宋体"/>
                <w:highlight w:val="none"/>
              </w:rPr>
            </w:pPr>
            <w:r>
              <w:rPr>
                <w:rFonts w:hint="eastAsia" w:ascii="宋体" w:hAnsi="宋体"/>
                <w:highlight w:val="none"/>
              </w:rPr>
              <w:t>3</w:t>
            </w:r>
            <w:r>
              <w:rPr>
                <w:rFonts w:ascii="宋体" w:hAnsi="宋体"/>
                <w:highlight w:val="none"/>
              </w:rPr>
              <w:t>7</w:t>
            </w:r>
          </w:p>
        </w:tc>
        <w:tc>
          <w:tcPr>
            <w:tcW w:w="2409" w:type="dxa"/>
            <w:vAlign w:val="center"/>
          </w:tcPr>
          <w:p w14:paraId="430E7242">
            <w:pPr>
              <w:jc w:val="center"/>
              <w:rPr>
                <w:rFonts w:ascii="宋体" w:hAnsi="宋体"/>
                <w:highlight w:val="none"/>
              </w:rPr>
            </w:pPr>
            <w:r>
              <w:rPr>
                <w:rFonts w:hint="eastAsia" w:ascii="宋体" w:hAnsi="宋体"/>
                <w:highlight w:val="none"/>
              </w:rPr>
              <w:t>评审方法</w:t>
            </w:r>
          </w:p>
        </w:tc>
        <w:tc>
          <w:tcPr>
            <w:tcW w:w="4980" w:type="dxa"/>
            <w:vAlign w:val="center"/>
          </w:tcPr>
          <w:p w14:paraId="42AC7A3B">
            <w:pPr>
              <w:jc w:val="left"/>
              <w:rPr>
                <w:rFonts w:ascii="宋体" w:hAnsi="宋体"/>
                <w:highlight w:val="none"/>
              </w:rPr>
            </w:pPr>
            <w:commentRangeStart w:id="8"/>
            <w:r>
              <w:rPr>
                <w:rFonts w:hint="eastAsia" w:ascii="宋体" w:hAnsi="宋体"/>
                <w:highlight w:val="none"/>
              </w:rPr>
              <w:t>综合评分法</w:t>
            </w:r>
            <w:commentRangeEnd w:id="8"/>
            <w:r>
              <w:rPr>
                <w:highlight w:val="none"/>
              </w:rPr>
              <w:commentReference w:id="8"/>
            </w:r>
          </w:p>
        </w:tc>
      </w:tr>
      <w:tr w14:paraId="1BA9FAA7">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35" w:hRule="atLeast"/>
          <w:jc w:val="center"/>
        </w:trPr>
        <w:tc>
          <w:tcPr>
            <w:tcW w:w="978" w:type="dxa"/>
            <w:vAlign w:val="center"/>
          </w:tcPr>
          <w:p w14:paraId="5351730D">
            <w:pPr>
              <w:jc w:val="center"/>
              <w:rPr>
                <w:rFonts w:ascii="宋体" w:hAnsi="宋体"/>
                <w:highlight w:val="none"/>
              </w:rPr>
            </w:pPr>
            <w:r>
              <w:rPr>
                <w:rFonts w:hint="eastAsia" w:ascii="宋体" w:hAnsi="宋体"/>
                <w:highlight w:val="none"/>
              </w:rPr>
              <w:t>3</w:t>
            </w:r>
            <w:r>
              <w:rPr>
                <w:rFonts w:ascii="宋体" w:hAnsi="宋体"/>
                <w:highlight w:val="none"/>
              </w:rPr>
              <w:t>8</w:t>
            </w:r>
          </w:p>
        </w:tc>
        <w:tc>
          <w:tcPr>
            <w:tcW w:w="2409" w:type="dxa"/>
            <w:vAlign w:val="center"/>
          </w:tcPr>
          <w:p w14:paraId="4946E83D">
            <w:pPr>
              <w:jc w:val="center"/>
              <w:rPr>
                <w:rFonts w:ascii="宋体" w:hAnsi="宋体"/>
                <w:highlight w:val="none"/>
              </w:rPr>
            </w:pPr>
            <w:r>
              <w:rPr>
                <w:rFonts w:hint="eastAsia" w:ascii="宋体" w:hAnsi="宋体"/>
                <w:highlight w:val="none"/>
              </w:rPr>
              <w:t>定标方法</w:t>
            </w:r>
          </w:p>
        </w:tc>
        <w:tc>
          <w:tcPr>
            <w:tcW w:w="4980" w:type="dxa"/>
            <w:vAlign w:val="center"/>
          </w:tcPr>
          <w:p w14:paraId="0347877E">
            <w:pPr>
              <w:jc w:val="left"/>
              <w:rPr>
                <w:rFonts w:hint="eastAsia" w:ascii="宋体" w:hAnsi="宋体"/>
                <w:highlight w:val="none"/>
              </w:rPr>
            </w:pPr>
            <w:commentRangeStart w:id="9"/>
            <w:r>
              <w:rPr>
                <w:rFonts w:hint="eastAsia" w:ascii="宋体" w:hAnsi="宋体"/>
                <w:highlight w:val="none"/>
              </w:rPr>
              <w:t>□ 非评定分离</w:t>
            </w:r>
          </w:p>
          <w:p w14:paraId="7683268D">
            <w:pPr>
              <w:jc w:val="left"/>
              <w:rPr>
                <w:rFonts w:hint="eastAsia" w:ascii="宋体" w:hAnsi="宋体"/>
                <w:highlight w:val="none"/>
              </w:rPr>
            </w:pPr>
            <w:r>
              <w:rPr>
                <w:rFonts w:hint="eastAsia" w:ascii="宋体" w:hAnsi="宋体"/>
                <w:highlight w:val="none"/>
              </w:rPr>
              <w:t>□ 评定分离</w:t>
            </w:r>
            <w:commentRangeEnd w:id="9"/>
            <w:r>
              <w:rPr>
                <w:highlight w:val="none"/>
              </w:rPr>
              <w:commentReference w:id="9"/>
            </w:r>
          </w:p>
          <w:p w14:paraId="50D6A98E">
            <w:pPr>
              <w:jc w:val="left"/>
              <w:rPr>
                <w:rFonts w:ascii="宋体" w:hAnsi="宋体"/>
                <w:highlight w:val="none"/>
              </w:rPr>
            </w:pPr>
            <w:r>
              <w:rPr>
                <w:rFonts w:hint="eastAsia" w:ascii="宋体" w:hAnsi="宋体"/>
                <w:highlight w:val="none"/>
              </w:rPr>
              <w:t>本项目推荐的候选中标供应商不进行排名，且中标（成交）结果信息公示内容仅公示候选中标供应商名单，不公示得分和排名。</w:t>
            </w:r>
          </w:p>
        </w:tc>
      </w:tr>
      <w:tr w14:paraId="61EA50F5">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1FC58CDC">
            <w:pPr>
              <w:jc w:val="center"/>
              <w:rPr>
                <w:rFonts w:ascii="宋体" w:hAnsi="宋体"/>
                <w:highlight w:val="none"/>
              </w:rPr>
            </w:pPr>
            <w:r>
              <w:rPr>
                <w:rFonts w:hint="eastAsia" w:ascii="宋体" w:hAnsi="宋体"/>
                <w:highlight w:val="none"/>
              </w:rPr>
              <w:t>4</w:t>
            </w:r>
            <w:r>
              <w:rPr>
                <w:rFonts w:ascii="宋体" w:hAnsi="宋体"/>
                <w:highlight w:val="none"/>
              </w:rPr>
              <w:t>6</w:t>
            </w:r>
          </w:p>
        </w:tc>
        <w:tc>
          <w:tcPr>
            <w:tcW w:w="2409" w:type="dxa"/>
            <w:vAlign w:val="center"/>
          </w:tcPr>
          <w:p w14:paraId="41634437">
            <w:pPr>
              <w:jc w:val="center"/>
              <w:rPr>
                <w:rFonts w:ascii="宋体" w:hAnsi="宋体"/>
                <w:highlight w:val="none"/>
              </w:rPr>
            </w:pPr>
            <w:r>
              <w:rPr>
                <w:rFonts w:hint="eastAsia" w:ascii="宋体" w:hAnsi="宋体"/>
                <w:highlight w:val="none"/>
              </w:rPr>
              <w:t>履约担保</w:t>
            </w:r>
          </w:p>
        </w:tc>
        <w:tc>
          <w:tcPr>
            <w:tcW w:w="4980" w:type="dxa"/>
            <w:vAlign w:val="center"/>
          </w:tcPr>
          <w:p w14:paraId="1A842E78">
            <w:pPr>
              <w:jc w:val="left"/>
              <w:rPr>
                <w:rFonts w:ascii="宋体" w:hAnsi="宋体"/>
                <w:highlight w:val="none"/>
              </w:rPr>
            </w:pPr>
            <w:commentRangeStart w:id="10"/>
            <w:r>
              <w:rPr>
                <w:rFonts w:hint="eastAsia" w:ascii="宋体" w:hAnsi="宋体"/>
                <w:b/>
                <w:highlight w:val="none"/>
              </w:rPr>
              <w:t xml:space="preserve">□ </w:t>
            </w:r>
            <w:r>
              <w:rPr>
                <w:rFonts w:hint="eastAsia" w:ascii="宋体" w:hAnsi="宋体"/>
                <w:highlight w:val="none"/>
              </w:rPr>
              <w:t>不需要</w:t>
            </w:r>
          </w:p>
          <w:p w14:paraId="2A18782F">
            <w:pPr>
              <w:jc w:val="left"/>
              <w:rPr>
                <w:rFonts w:ascii="宋体" w:hAnsi="宋体" w:eastAsia="宋体" w:cs="Times New Roman"/>
                <w:kern w:val="2"/>
                <w:sz w:val="21"/>
                <w:szCs w:val="24"/>
                <w:highlight w:val="none"/>
                <w:lang w:val="en-US" w:eastAsia="zh-CN" w:bidi="ar-SA"/>
              </w:rPr>
            </w:pPr>
            <w:r>
              <w:rPr>
                <w:rFonts w:hint="eastAsia" w:ascii="宋体" w:hAnsi="宋体"/>
                <w:b/>
                <w:highlight w:val="none"/>
              </w:rPr>
              <w:t>□</w:t>
            </w:r>
            <w:r>
              <w:rPr>
                <w:rFonts w:hint="eastAsia" w:ascii="宋体" w:hAnsi="宋体"/>
                <w:highlight w:val="none"/>
              </w:rPr>
              <w:t xml:space="preserve"> 需要</w:t>
            </w:r>
            <w:commentRangeEnd w:id="10"/>
            <w:r>
              <w:rPr>
                <w:highlight w:val="none"/>
              </w:rPr>
              <w:commentReference w:id="10"/>
            </w:r>
            <w:r>
              <w:rPr>
                <w:rFonts w:hint="eastAsia" w:ascii="宋体" w:hAnsi="宋体"/>
                <w:highlight w:val="none"/>
              </w:rPr>
              <w:t>，</w:t>
            </w:r>
            <w:r>
              <w:rPr>
                <w:rFonts w:hint="eastAsia"/>
                <w:highlight w:val="none"/>
              </w:rPr>
              <w:t xml:space="preserve">合同金额的    </w:t>
            </w:r>
            <w:commentRangeStart w:id="11"/>
            <w:r>
              <w:rPr>
                <w:rFonts w:hint="eastAsia"/>
                <w:highlight w:val="none"/>
              </w:rPr>
              <w:t>%</w:t>
            </w:r>
            <w:commentRangeEnd w:id="11"/>
            <w:r>
              <w:rPr>
                <w:rStyle w:val="53"/>
                <w:rFonts w:ascii="宋体"/>
                <w:kern w:val="0"/>
                <w:highlight w:val="none"/>
              </w:rPr>
              <w:commentReference w:id="11"/>
            </w:r>
            <w:r>
              <w:rPr>
                <w:rFonts w:hint="eastAsia"/>
                <w:highlight w:val="none"/>
              </w:rPr>
              <w:t>，投标供应商自主选择以支票、汇票、本票、保函等非现金形式缴纳或提交。</w:t>
            </w:r>
            <w:commentRangeStart w:id="12"/>
            <w:r>
              <w:rPr>
                <w:rFonts w:hint="eastAsia"/>
                <w:highlight w:val="none"/>
              </w:rPr>
              <w:t>履约保证金在中标人履行完成合同约定权利义务事项在合同期满之日起             日内按原方式退还，不计利息。</w:t>
            </w:r>
            <w:commentRangeEnd w:id="12"/>
            <w:r>
              <w:rPr>
                <w:rStyle w:val="53"/>
                <w:rFonts w:ascii="宋体"/>
                <w:kern w:val="0"/>
                <w:highlight w:val="none"/>
              </w:rPr>
              <w:commentReference w:id="12"/>
            </w:r>
            <w:r>
              <w:rPr>
                <w:rFonts w:hint="eastAsia"/>
                <w:highlight w:val="none"/>
              </w:rPr>
              <w:t>采购人逾期退还履约保证金的，向中标人每日偿付履约保证金的</w:t>
            </w:r>
            <w:commentRangeStart w:id="13"/>
            <w:r>
              <w:rPr>
                <w:rFonts w:hint="eastAsia"/>
                <w:highlight w:val="none"/>
              </w:rPr>
              <w:t>0.5</w:t>
            </w:r>
            <w:commentRangeEnd w:id="13"/>
            <w:r>
              <w:rPr>
                <w:highlight w:val="none"/>
              </w:rPr>
              <w:commentReference w:id="13"/>
            </w:r>
            <w:r>
              <w:rPr>
                <w:rFonts w:hint="eastAsia"/>
                <w:highlight w:val="none"/>
              </w:rPr>
              <w:t>‰的利息。因中标人原因而未能达到本项目验收标准或验收不通过的，履约保证金不予退还。</w:t>
            </w:r>
          </w:p>
        </w:tc>
      </w:tr>
    </w:tbl>
    <w:p w14:paraId="331AAEA9">
      <w:pPr>
        <w:rPr>
          <w:b/>
          <w:highlight w:val="none"/>
        </w:rPr>
      </w:pPr>
      <w:r>
        <w:rPr>
          <w:rFonts w:hint="eastAsia"/>
          <w:szCs w:val="21"/>
          <w:highlight w:val="none"/>
        </w:rPr>
        <w:t>备注：本表是通用条款相关条款的补充和明确，如与通用条款内容相冲突的，以本表为准。</w:t>
      </w:r>
    </w:p>
    <w:bookmarkEnd w:id="33"/>
    <w:p w14:paraId="78235156">
      <w:pPr>
        <w:pStyle w:val="5"/>
        <w:spacing w:before="120" w:beforeLines="50" w:after="120" w:afterLines="50"/>
        <w:rPr>
          <w:szCs w:val="24"/>
          <w:highlight w:val="none"/>
        </w:rPr>
      </w:pPr>
      <w:bookmarkStart w:id="35" w:name="_Hlk72218117"/>
      <w:r>
        <w:rPr>
          <w:rFonts w:hint="eastAsia"/>
          <w:szCs w:val="24"/>
          <w:highlight w:val="none"/>
        </w:rPr>
        <w:t>二、其他关键信息</w:t>
      </w:r>
    </w:p>
    <w:p w14:paraId="55FCAE43">
      <w:pPr>
        <w:ind w:firstLine="422" w:firstLineChars="200"/>
        <w:rPr>
          <w:b/>
          <w:bCs/>
          <w:highlight w:val="none"/>
        </w:rPr>
      </w:pPr>
      <w:bookmarkStart w:id="36" w:name="_Hlk72579427"/>
      <w:r>
        <w:rPr>
          <w:rFonts w:hint="eastAsia"/>
          <w:b/>
          <w:bCs/>
          <w:highlight w:val="none"/>
        </w:rPr>
        <w:t>（一）与“对通用条款的补充内容”章节相关的事项</w:t>
      </w:r>
    </w:p>
    <w:p w14:paraId="61AD0A2B">
      <w:pPr>
        <w:spacing w:line="276" w:lineRule="auto"/>
        <w:jc w:val="left"/>
        <w:rPr>
          <w:rFonts w:asciiTheme="minorEastAsia" w:hAnsiTheme="minorEastAsia" w:eastAsiaTheme="minorEastAsia"/>
          <w:b/>
          <w:kern w:val="0"/>
          <w:szCs w:val="20"/>
          <w:highlight w:val="none"/>
        </w:rPr>
      </w:pPr>
      <w:r>
        <w:rPr>
          <w:rFonts w:hint="eastAsia" w:asciiTheme="minorEastAsia" w:hAnsiTheme="minorEastAsia" w:eastAsiaTheme="minorEastAsia"/>
          <w:b/>
          <w:kern w:val="0"/>
          <w:szCs w:val="20"/>
          <w:highlight w:val="none"/>
        </w:rPr>
        <w:t>1、评标定标信息</w:t>
      </w:r>
    </w:p>
    <w:p w14:paraId="28C91621">
      <w:pPr>
        <w:jc w:val="center"/>
        <w:rPr>
          <w:highlight w:val="none"/>
        </w:rPr>
      </w:pPr>
      <w:commentRangeStart w:id="14"/>
      <w:r>
        <w:rPr>
          <w:rFonts w:hint="eastAsia"/>
          <w:b/>
          <w:highlight w:val="none"/>
        </w:rPr>
        <w:t>非评定分离项目</w:t>
      </w:r>
    </w:p>
    <w:tbl>
      <w:tblPr>
        <w:tblStyle w:val="45"/>
        <w:tblW w:w="84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2"/>
        <w:gridCol w:w="4176"/>
      </w:tblGrid>
      <w:tr w14:paraId="7F5D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2" w:type="dxa"/>
          </w:tcPr>
          <w:p w14:paraId="04D75677">
            <w:pPr>
              <w:jc w:val="center"/>
              <w:rPr>
                <w:highlight w:val="none"/>
              </w:rPr>
            </w:pPr>
            <w:r>
              <w:rPr>
                <w:rFonts w:hint="eastAsia"/>
                <w:highlight w:val="none"/>
              </w:rPr>
              <w:t>评标方法</w:t>
            </w:r>
          </w:p>
        </w:tc>
        <w:tc>
          <w:tcPr>
            <w:tcW w:w="4176" w:type="dxa"/>
          </w:tcPr>
          <w:p w14:paraId="35E0E3AD">
            <w:pPr>
              <w:jc w:val="center"/>
              <w:rPr>
                <w:rFonts w:hint="default" w:eastAsia="宋体"/>
                <w:highlight w:val="none"/>
                <w:lang w:val="en-US" w:eastAsia="zh-CN"/>
              </w:rPr>
            </w:pPr>
            <w:r>
              <w:rPr>
                <w:rFonts w:hint="eastAsia"/>
                <w:highlight w:val="none"/>
              </w:rPr>
              <w:t>综合评分法</w:t>
            </w:r>
          </w:p>
        </w:tc>
      </w:tr>
      <w:tr w14:paraId="2414F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2" w:type="dxa"/>
          </w:tcPr>
          <w:p w14:paraId="5D1B853F">
            <w:pPr>
              <w:jc w:val="center"/>
              <w:rPr>
                <w:highlight w:val="none"/>
              </w:rPr>
            </w:pPr>
            <w:r>
              <w:rPr>
                <w:rFonts w:hint="eastAsia"/>
                <w:highlight w:val="none"/>
              </w:rPr>
              <w:t>候选中标供应商家数</w:t>
            </w:r>
          </w:p>
        </w:tc>
        <w:tc>
          <w:tcPr>
            <w:tcW w:w="4176" w:type="dxa"/>
          </w:tcPr>
          <w:p w14:paraId="62853633">
            <w:pPr>
              <w:jc w:val="center"/>
              <w:rPr>
                <w:rFonts w:hint="eastAsia" w:eastAsia="宋体"/>
                <w:highlight w:val="none"/>
                <w:lang w:val="en-US" w:eastAsia="zh-CN"/>
              </w:rPr>
            </w:pPr>
            <w:r>
              <w:rPr>
                <w:rFonts w:hint="eastAsia"/>
                <w:highlight w:val="none"/>
                <w:lang w:val="en-US" w:eastAsia="zh-CN"/>
              </w:rPr>
              <w:t>3</w:t>
            </w:r>
          </w:p>
        </w:tc>
      </w:tr>
      <w:tr w14:paraId="61C63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2" w:type="dxa"/>
          </w:tcPr>
          <w:p w14:paraId="3537974D">
            <w:pPr>
              <w:jc w:val="center"/>
              <w:rPr>
                <w:highlight w:val="none"/>
              </w:rPr>
            </w:pPr>
            <w:r>
              <w:rPr>
                <w:rFonts w:hint="eastAsia"/>
                <w:highlight w:val="none"/>
              </w:rPr>
              <w:t>中标供应商家数</w:t>
            </w:r>
          </w:p>
        </w:tc>
        <w:tc>
          <w:tcPr>
            <w:tcW w:w="4176" w:type="dxa"/>
          </w:tcPr>
          <w:p w14:paraId="026616E5">
            <w:pPr>
              <w:jc w:val="center"/>
              <w:rPr>
                <w:highlight w:val="none"/>
              </w:rPr>
            </w:pPr>
            <w:r>
              <w:rPr>
                <w:rFonts w:hint="eastAsia"/>
                <w:highlight w:val="none"/>
              </w:rPr>
              <w:t>1</w:t>
            </w:r>
          </w:p>
        </w:tc>
      </w:tr>
    </w:tbl>
    <w:p w14:paraId="53FA80CD">
      <w:pPr>
        <w:pStyle w:val="19"/>
        <w:rPr>
          <w:highlight w:val="none"/>
        </w:rPr>
      </w:pPr>
    </w:p>
    <w:p w14:paraId="52119DCC">
      <w:pPr>
        <w:jc w:val="center"/>
        <w:rPr>
          <w:b/>
          <w:highlight w:val="none"/>
        </w:rPr>
      </w:pPr>
      <w:r>
        <w:rPr>
          <w:rFonts w:hint="eastAsia"/>
          <w:b/>
          <w:highlight w:val="none"/>
        </w:rPr>
        <w:t>评定分离项目</w:t>
      </w:r>
      <w:commentRangeEnd w:id="14"/>
      <w:r>
        <w:rPr>
          <w:highlight w:val="none"/>
        </w:rPr>
        <w:commentReference w:id="14"/>
      </w:r>
    </w:p>
    <w:tbl>
      <w:tblPr>
        <w:tblStyle w:val="45"/>
        <w:tblW w:w="84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4"/>
        <w:gridCol w:w="4174"/>
      </w:tblGrid>
      <w:tr w14:paraId="7BEA1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tcPr>
          <w:p w14:paraId="4723D90F">
            <w:pPr>
              <w:jc w:val="center"/>
              <w:rPr>
                <w:highlight w:val="none"/>
              </w:rPr>
            </w:pPr>
            <w:r>
              <w:rPr>
                <w:rFonts w:hint="eastAsia"/>
                <w:highlight w:val="none"/>
              </w:rPr>
              <w:t>评标方法</w:t>
            </w:r>
          </w:p>
        </w:tc>
        <w:tc>
          <w:tcPr>
            <w:tcW w:w="4174" w:type="dxa"/>
          </w:tcPr>
          <w:p w14:paraId="44C6F446">
            <w:pPr>
              <w:jc w:val="center"/>
              <w:rPr>
                <w:highlight w:val="none"/>
              </w:rPr>
            </w:pPr>
            <w:r>
              <w:rPr>
                <w:rFonts w:hint="eastAsia"/>
                <w:highlight w:val="none"/>
              </w:rPr>
              <w:t>综合评分法</w:t>
            </w:r>
          </w:p>
        </w:tc>
      </w:tr>
      <w:tr w14:paraId="4EE56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tcPr>
          <w:p w14:paraId="2D51018D">
            <w:pPr>
              <w:jc w:val="center"/>
              <w:rPr>
                <w:highlight w:val="none"/>
              </w:rPr>
            </w:pPr>
            <w:r>
              <w:rPr>
                <w:rFonts w:hint="eastAsia"/>
                <w:highlight w:val="none"/>
              </w:rPr>
              <w:t>定标方法</w:t>
            </w:r>
          </w:p>
        </w:tc>
        <w:tc>
          <w:tcPr>
            <w:tcW w:w="4174" w:type="dxa"/>
          </w:tcPr>
          <w:p w14:paraId="678C7BC5">
            <w:pPr>
              <w:jc w:val="center"/>
              <w:rPr>
                <w:highlight w:val="none"/>
              </w:rPr>
            </w:pPr>
            <w:r>
              <w:rPr>
                <w:rFonts w:hint="eastAsia"/>
                <w:highlight w:val="none"/>
              </w:rPr>
              <w:t>自定法</w:t>
            </w:r>
          </w:p>
        </w:tc>
      </w:tr>
      <w:tr w14:paraId="5DA31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tcPr>
          <w:p w14:paraId="78C8EFAB">
            <w:pPr>
              <w:jc w:val="center"/>
              <w:rPr>
                <w:highlight w:val="none"/>
              </w:rPr>
            </w:pPr>
            <w:r>
              <w:rPr>
                <w:rFonts w:hint="eastAsia"/>
                <w:highlight w:val="none"/>
              </w:rPr>
              <w:t>推荐候选中标供应商家数</w:t>
            </w:r>
          </w:p>
        </w:tc>
        <w:tc>
          <w:tcPr>
            <w:tcW w:w="4174" w:type="dxa"/>
          </w:tcPr>
          <w:p w14:paraId="73137052">
            <w:pPr>
              <w:jc w:val="center"/>
              <w:rPr>
                <w:highlight w:val="none"/>
              </w:rPr>
            </w:pPr>
            <w:r>
              <w:rPr>
                <w:rFonts w:hint="eastAsia"/>
                <w:highlight w:val="none"/>
              </w:rPr>
              <w:t>3</w:t>
            </w:r>
          </w:p>
        </w:tc>
      </w:tr>
      <w:tr w14:paraId="04027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tcPr>
          <w:p w14:paraId="6BC86895">
            <w:pPr>
              <w:jc w:val="center"/>
              <w:rPr>
                <w:highlight w:val="none"/>
              </w:rPr>
            </w:pPr>
            <w:r>
              <w:rPr>
                <w:rFonts w:hint="eastAsia"/>
                <w:highlight w:val="none"/>
              </w:rPr>
              <w:t>中标供应商家数</w:t>
            </w:r>
          </w:p>
        </w:tc>
        <w:tc>
          <w:tcPr>
            <w:tcW w:w="4174" w:type="dxa"/>
          </w:tcPr>
          <w:p w14:paraId="3A6A1632">
            <w:pPr>
              <w:jc w:val="center"/>
              <w:rPr>
                <w:highlight w:val="none"/>
              </w:rPr>
            </w:pPr>
            <w:r>
              <w:rPr>
                <w:rFonts w:hint="eastAsia"/>
                <w:highlight w:val="none"/>
              </w:rPr>
              <w:t>1</w:t>
            </w:r>
          </w:p>
        </w:tc>
      </w:tr>
    </w:tbl>
    <w:p w14:paraId="0BA04C38">
      <w:pPr>
        <w:ind w:firstLine="422" w:firstLineChars="200"/>
        <w:rPr>
          <w:rFonts w:hint="eastAsia"/>
          <w:b/>
          <w:highlight w:val="none"/>
        </w:rPr>
      </w:pPr>
    </w:p>
    <w:p w14:paraId="478796E3">
      <w:pPr>
        <w:ind w:firstLine="422" w:firstLineChars="200"/>
        <w:rPr>
          <w:b/>
          <w:highlight w:val="none"/>
        </w:rPr>
      </w:pPr>
      <w:r>
        <w:rPr>
          <w:rFonts w:hint="eastAsia"/>
          <w:b/>
          <w:highlight w:val="none"/>
        </w:rPr>
        <w:t>（二）其他事项</w:t>
      </w:r>
      <w:bookmarkEnd w:id="36"/>
    </w:p>
    <w:p w14:paraId="578B8495">
      <w:pPr>
        <w:ind w:firstLine="422" w:firstLineChars="200"/>
        <w:rPr>
          <w:rFonts w:hint="default" w:eastAsia="宋体"/>
          <w:b/>
          <w:bCs/>
          <w:highlight w:val="none"/>
          <w:lang w:val="en-US" w:eastAsia="zh-CN"/>
        </w:rPr>
      </w:pPr>
      <w:r>
        <w:rPr>
          <w:b/>
          <w:bCs/>
          <w:highlight w:val="none"/>
        </w:rPr>
        <w:t>1</w:t>
      </w:r>
      <w:r>
        <w:rPr>
          <w:rFonts w:hint="eastAsia"/>
          <w:b/>
          <w:bCs/>
          <w:highlight w:val="none"/>
          <w:lang w:val="en-US" w:eastAsia="zh-CN"/>
        </w:rPr>
        <w:t>.关于享受</w:t>
      </w:r>
      <w:r>
        <w:rPr>
          <w:rFonts w:hint="eastAsia"/>
          <w:b/>
          <w:bCs/>
          <w:highlight w:val="none"/>
        </w:rPr>
        <w:t>优惠政策的主体</w:t>
      </w:r>
      <w:r>
        <w:rPr>
          <w:rFonts w:hint="eastAsia"/>
          <w:b/>
          <w:bCs/>
          <w:highlight w:val="none"/>
          <w:lang w:eastAsia="zh-CN"/>
        </w:rPr>
        <w:t>、</w:t>
      </w:r>
      <w:r>
        <w:rPr>
          <w:rFonts w:hint="eastAsia"/>
          <w:b/>
          <w:bCs/>
          <w:highlight w:val="none"/>
        </w:rPr>
        <w:t>价格扣除比例</w:t>
      </w:r>
      <w:r>
        <w:rPr>
          <w:rFonts w:hint="eastAsia"/>
          <w:b/>
          <w:bCs/>
          <w:highlight w:val="none"/>
          <w:lang w:val="en-US" w:eastAsia="zh-CN"/>
        </w:rPr>
        <w:t>及采购标的所属行业</w:t>
      </w:r>
    </w:p>
    <w:p w14:paraId="25B115B5">
      <w:pPr>
        <w:ind w:firstLine="420" w:firstLineChars="200"/>
        <w:rPr>
          <w:rFonts w:hint="default" w:eastAsia="宋体"/>
          <w:highlight w:val="none"/>
          <w:lang w:val="en-US" w:eastAsia="zh-CN"/>
        </w:rPr>
      </w:pPr>
      <w:r>
        <w:rPr>
          <w:rFonts w:hint="eastAsia"/>
          <w:highlight w:val="none"/>
        </w:rPr>
        <w:t>（1）</w:t>
      </w:r>
      <w:r>
        <w:rPr>
          <w:rFonts w:hint="eastAsia"/>
          <w:highlight w:val="none"/>
          <w:lang w:val="en-US" w:eastAsia="zh-CN"/>
        </w:rPr>
        <w:t>专门面向中小企业采购的项目，不再执行价格扣除比例。</w:t>
      </w:r>
    </w:p>
    <w:p w14:paraId="54A500C7">
      <w:pPr>
        <w:ind w:firstLine="420" w:firstLineChars="200"/>
        <w:rPr>
          <w:highlight w:val="none"/>
        </w:rPr>
      </w:pPr>
      <w:r>
        <w:rPr>
          <w:rFonts w:hint="eastAsia"/>
          <w:highlight w:val="none"/>
          <w:lang w:eastAsia="zh-CN"/>
        </w:rPr>
        <w:t>（</w:t>
      </w:r>
      <w:r>
        <w:rPr>
          <w:rFonts w:hint="eastAsia"/>
          <w:highlight w:val="none"/>
          <w:lang w:val="en-US" w:eastAsia="zh-CN"/>
        </w:rPr>
        <w:t>2</w:t>
      </w:r>
      <w:r>
        <w:rPr>
          <w:rFonts w:hint="eastAsia"/>
          <w:highlight w:val="none"/>
          <w:lang w:eastAsia="zh-CN"/>
        </w:rPr>
        <w:t>）</w:t>
      </w:r>
      <w:r>
        <w:rPr>
          <w:rFonts w:hint="eastAsia"/>
          <w:highlight w:val="none"/>
          <w:lang w:val="en-US" w:eastAsia="zh-CN"/>
        </w:rPr>
        <w:t>非</w:t>
      </w:r>
      <w:r>
        <w:rPr>
          <w:rFonts w:hint="eastAsia" w:ascii="Times New Roman" w:eastAsia="宋体"/>
          <w:highlight w:val="none"/>
          <w:lang w:val="en-US" w:eastAsia="zh-CN"/>
        </w:rPr>
        <w:t>专门面向中小企业采购的项目，</w:t>
      </w:r>
      <w:r>
        <w:rPr>
          <w:rFonts w:hint="eastAsia"/>
          <w:highlight w:val="none"/>
          <w:lang w:val="en-US" w:eastAsia="zh-CN"/>
        </w:rPr>
        <w:t>应</w:t>
      </w:r>
      <w:r>
        <w:rPr>
          <w:rFonts w:hint="eastAsia" w:ascii="Times New Roman" w:eastAsia="宋体"/>
          <w:highlight w:val="none"/>
          <w:lang w:val="en-US" w:eastAsia="zh-CN"/>
        </w:rPr>
        <w:t>执行价格扣除比例</w:t>
      </w:r>
      <w:r>
        <w:rPr>
          <w:rFonts w:hint="eastAsia"/>
          <w:highlight w:val="none"/>
          <w:lang w:val="en-US" w:eastAsia="zh-CN"/>
        </w:rPr>
        <w:t>：</w:t>
      </w:r>
      <w:r>
        <w:rPr>
          <w:rFonts w:hint="eastAsia"/>
          <w:highlight w:val="none"/>
        </w:rPr>
        <w:t>投标人提供的货物（以招标文件用户需求书“货物清单明细”的“货物名称”一栏为准）全部均由优惠主体制造，则对其投标总价给予</w:t>
      </w:r>
      <w:r>
        <w:rPr>
          <w:b/>
          <w:bCs/>
          <w:color w:val="FF0000"/>
          <w:sz w:val="24"/>
          <w:szCs w:val="32"/>
          <w:highlight w:val="none"/>
          <w:u w:val="single"/>
        </w:rPr>
        <w:t xml:space="preserve">  </w:t>
      </w:r>
      <w:r>
        <w:rPr>
          <w:rFonts w:hint="eastAsia"/>
          <w:b/>
          <w:bCs/>
          <w:color w:val="FF0000"/>
          <w:sz w:val="24"/>
          <w:szCs w:val="32"/>
          <w:highlight w:val="none"/>
          <w:u w:val="single"/>
          <w:lang w:val="en-US" w:eastAsia="zh-CN"/>
        </w:rPr>
        <w:t xml:space="preserve">   </w:t>
      </w:r>
      <w:r>
        <w:rPr>
          <w:b/>
          <w:bCs/>
          <w:color w:val="FF0000"/>
          <w:sz w:val="24"/>
          <w:szCs w:val="32"/>
          <w:highlight w:val="none"/>
          <w:u w:val="single"/>
        </w:rPr>
        <w:t xml:space="preserve">  </w:t>
      </w:r>
      <w:r>
        <w:rPr>
          <w:rFonts w:hint="eastAsia"/>
          <w:b/>
          <w:bCs/>
          <w:color w:val="FF0000"/>
          <w:sz w:val="24"/>
          <w:szCs w:val="32"/>
          <w:highlight w:val="none"/>
          <w:u w:val="single"/>
          <w:lang w:val="en-US" w:eastAsia="zh-CN"/>
        </w:rPr>
        <w:t xml:space="preserve"> </w:t>
      </w:r>
      <w:r>
        <w:rPr>
          <w:b/>
          <w:bCs/>
          <w:color w:val="FF0000"/>
          <w:sz w:val="24"/>
          <w:szCs w:val="32"/>
          <w:highlight w:val="none"/>
          <w:u w:val="none"/>
        </w:rPr>
        <w:t>%</w:t>
      </w:r>
      <w:r>
        <w:rPr>
          <w:rFonts w:hint="eastAsia"/>
          <w:color w:val="000000" w:themeColor="text1"/>
          <w:highlight w:val="none"/>
          <w:u w:val="none"/>
          <w:lang w:eastAsia="zh-CN"/>
          <w14:textFill>
            <w14:solidFill>
              <w14:schemeClr w14:val="tx1"/>
            </w14:solidFill>
          </w14:textFill>
        </w:rPr>
        <w:t>（</w:t>
      </w:r>
      <w:r>
        <w:rPr>
          <w:rFonts w:hint="eastAsia"/>
          <w:color w:val="000000" w:themeColor="text1"/>
          <w:highlight w:val="none"/>
          <w:u w:val="none"/>
          <w:lang w:val="en-US" w:eastAsia="zh-CN"/>
          <w14:textFill>
            <w14:solidFill>
              <w14:schemeClr w14:val="tx1"/>
            </w14:solidFill>
          </w14:textFill>
        </w:rPr>
        <w:t>10%~20%</w:t>
      </w:r>
      <w:r>
        <w:rPr>
          <w:rFonts w:hint="eastAsia"/>
          <w:color w:val="000000" w:themeColor="text1"/>
          <w:highlight w:val="none"/>
          <w:u w:val="none"/>
          <w:lang w:eastAsia="zh-CN"/>
          <w14:textFill>
            <w14:solidFill>
              <w14:schemeClr w14:val="tx1"/>
            </w14:solidFill>
          </w14:textFill>
        </w:rPr>
        <w:t>）</w:t>
      </w:r>
      <w:r>
        <w:rPr>
          <w:rFonts w:hint="eastAsia"/>
          <w:highlight w:val="none"/>
        </w:rPr>
        <w:t>的扣除，用扣除后的价格参与评审。满足多项优惠政策的</w:t>
      </w:r>
      <w:r>
        <w:rPr>
          <w:rFonts w:hint="eastAsia"/>
          <w:highlight w:val="none"/>
          <w:lang w:val="en-US" w:eastAsia="zh-CN"/>
        </w:rPr>
        <w:t>供应商</w:t>
      </w:r>
      <w:r>
        <w:rPr>
          <w:rFonts w:hint="eastAsia"/>
          <w:highlight w:val="none"/>
        </w:rPr>
        <w:t>，不重复享受多项价格扣除政策。</w:t>
      </w:r>
    </w:p>
    <w:p w14:paraId="2B152970">
      <w:pPr>
        <w:ind w:firstLine="420" w:firstLineChars="200"/>
        <w:rPr>
          <w:highlight w:val="none"/>
        </w:rPr>
      </w:pPr>
      <w:r>
        <w:rPr>
          <w:rFonts w:hint="eastAsia"/>
          <w:highlight w:val="none"/>
        </w:rPr>
        <w:t>备注：（a）优惠主体包括小型企业、微型企业、监狱企业、残疾人福利性单位；中小企业是指在中华人民共和国境内依法设立，依据国务院批准的中小企业划分标准确定的中型企业、小型企业、微型企业，但与大企业的负责人为同一人，或者与大企业存在直接控股、管理关系的除外；符合中小企业划分标准的个体工商户，在政府采购活动中视同中小企业；(</w:t>
      </w:r>
      <w:r>
        <w:rPr>
          <w:highlight w:val="none"/>
        </w:rPr>
        <w:t>b)</w:t>
      </w:r>
      <w:r>
        <w:rPr>
          <w:rFonts w:hint="eastAsia"/>
          <w:highlight w:val="none"/>
        </w:rPr>
        <w:t>优惠主体制造是指货物由优惠主体生产且使用该优惠主体商号或者注册商标；投标人提供的货物既有优惠主体制造货物，又有非优惠主体制造货物的，不给予价格扣除。</w:t>
      </w:r>
    </w:p>
    <w:p w14:paraId="6ED6FD59">
      <w:pPr>
        <w:ind w:firstLine="420" w:firstLineChars="200"/>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sz w:val="21"/>
          <w:szCs w:val="21"/>
          <w:highlight w:val="none"/>
        </w:rPr>
        <w:t>（</w:t>
      </w:r>
      <w:r>
        <w:rPr>
          <w:rFonts w:hint="eastAsia" w:asciiTheme="minorEastAsia" w:hAnsiTheme="minorEastAsia" w:eastAsiaTheme="minorEastAsia" w:cstheme="minorEastAsia"/>
          <w:sz w:val="21"/>
          <w:szCs w:val="21"/>
          <w:highlight w:val="none"/>
          <w:lang w:val="en-US" w:eastAsia="zh-CN"/>
        </w:rPr>
        <w:t>3</w:t>
      </w:r>
      <w:r>
        <w:rPr>
          <w:rFonts w:hint="eastAsia" w:asciiTheme="minorEastAsia" w:hAnsiTheme="minorEastAsia" w:eastAsiaTheme="minorEastAsia" w:cstheme="minorEastAsia"/>
          <w:sz w:val="21"/>
          <w:szCs w:val="21"/>
          <w:highlight w:val="none"/>
        </w:rPr>
        <w:t>）</w:t>
      </w:r>
      <w:bookmarkStart w:id="37" w:name="_Hlk71970739"/>
      <w:r>
        <w:rPr>
          <w:rFonts w:hint="eastAsia" w:asciiTheme="minorEastAsia" w:hAnsiTheme="minorEastAsia" w:eastAsiaTheme="minorEastAsia" w:cstheme="minorEastAsia"/>
          <w:sz w:val="21"/>
          <w:szCs w:val="21"/>
          <w:highlight w:val="none"/>
        </w:rPr>
        <w:t>中小企业参加政府采购活动，应当按照国务院批准的《中小企业划型标准规定》（工信部联企业〔2011〕300号）、《金融业企业划型标准规定》（银发〔2015〕309号）和《财政部 工业和信息化部关于印发〈政府采购促进中小企业发展管理办法〉的通知》（财库〔2020〕46号）的规定，出具《中小企业声明函》，</w:t>
      </w:r>
      <w:r>
        <w:rPr>
          <w:rFonts w:hint="eastAsia" w:asciiTheme="minorEastAsia" w:hAnsiTheme="minorEastAsia" w:eastAsiaTheme="minorEastAsia" w:cstheme="minorEastAsia"/>
          <w:b/>
          <w:bCs/>
          <w:color w:val="FF0000"/>
          <w:sz w:val="21"/>
          <w:szCs w:val="21"/>
          <w:highlight w:val="none"/>
        </w:rPr>
        <w:t>《中小企业声明函》中相关企业所属行业应当与采购标的所属行业相一致。</w:t>
      </w:r>
      <w:r>
        <w:rPr>
          <w:rFonts w:hint="eastAsia" w:asciiTheme="minorEastAsia" w:hAnsiTheme="minorEastAsia" w:eastAsiaTheme="minorEastAsia" w:cstheme="minorEastAsia"/>
          <w:sz w:val="21"/>
          <w:szCs w:val="21"/>
          <w:highlight w:val="none"/>
        </w:rPr>
        <w:t>本项目采购标的（货物）对应的中小企业划分标准所属行业为</w:t>
      </w:r>
      <w:commentRangeStart w:id="15"/>
      <w:r>
        <w:rPr>
          <w:rFonts w:hint="eastAsia" w:asciiTheme="minorEastAsia" w:hAnsiTheme="minorEastAsia" w:eastAsiaTheme="minorEastAsia" w:cstheme="minorEastAsia"/>
          <w:b/>
          <w:bCs/>
          <w:color w:val="FF0000"/>
          <w:sz w:val="24"/>
          <w:szCs w:val="24"/>
          <w:highlight w:val="none"/>
          <w:u w:val="single"/>
        </w:rPr>
        <w:t xml:space="preserve">   </w:t>
      </w:r>
      <w:r>
        <w:rPr>
          <w:rFonts w:hint="eastAsia" w:asciiTheme="minorEastAsia" w:hAnsiTheme="minorEastAsia" w:eastAsiaTheme="minorEastAsia" w:cstheme="minorEastAsia"/>
          <w:b/>
          <w:bCs/>
          <w:color w:val="FF0000"/>
          <w:sz w:val="24"/>
          <w:szCs w:val="24"/>
          <w:highlight w:val="none"/>
          <w:u w:val="single"/>
          <w:lang w:val="en-US" w:eastAsia="zh-CN"/>
        </w:rPr>
        <w:t xml:space="preserve">  </w:t>
      </w:r>
      <w:r>
        <w:rPr>
          <w:rFonts w:hint="eastAsia" w:asciiTheme="minorEastAsia" w:hAnsiTheme="minorEastAsia" w:eastAsiaTheme="minorEastAsia" w:cstheme="minorEastAsia"/>
          <w:b/>
          <w:bCs/>
          <w:color w:val="FF0000"/>
          <w:sz w:val="24"/>
          <w:szCs w:val="24"/>
          <w:highlight w:val="none"/>
          <w:u w:val="single"/>
        </w:rPr>
        <w:t xml:space="preserve"> </w:t>
      </w:r>
      <w:r>
        <w:rPr>
          <w:rFonts w:hint="eastAsia" w:asciiTheme="minorEastAsia" w:hAnsiTheme="minorEastAsia" w:eastAsiaTheme="minorEastAsia" w:cstheme="minorEastAsia"/>
          <w:b/>
          <w:bCs/>
          <w:sz w:val="24"/>
          <w:szCs w:val="24"/>
          <w:highlight w:val="none"/>
        </w:rPr>
        <w:t>业</w:t>
      </w:r>
      <w:commentRangeEnd w:id="15"/>
      <w:r>
        <w:rPr>
          <w:highlight w:val="none"/>
        </w:rPr>
        <w:commentReference w:id="15"/>
      </w:r>
      <w:r>
        <w:rPr>
          <w:rFonts w:hint="eastAsia" w:asciiTheme="minorEastAsia" w:hAnsiTheme="minorEastAsia" w:eastAsiaTheme="minorEastAsia" w:cstheme="minorEastAsia"/>
          <w:sz w:val="21"/>
          <w:szCs w:val="21"/>
          <w:highlight w:val="none"/>
        </w:rPr>
        <w:t>。</w:t>
      </w:r>
      <w:bookmarkEnd w:id="37"/>
    </w:p>
    <w:p w14:paraId="48A72AB4">
      <w:pPr>
        <w:ind w:firstLine="420" w:firstLineChars="200"/>
        <w:rPr>
          <w:highlight w:val="none"/>
        </w:rPr>
      </w:pPr>
      <w:r>
        <w:rPr>
          <w:rFonts w:hint="eastAsia" w:asciiTheme="minorEastAsia" w:hAnsiTheme="minorEastAsia" w:eastAsiaTheme="minorEastAsia" w:cstheme="minorEastAsia"/>
          <w:sz w:val="21"/>
          <w:szCs w:val="21"/>
          <w:highlight w:val="none"/>
        </w:rPr>
        <w:t>（</w:t>
      </w:r>
      <w:r>
        <w:rPr>
          <w:rFonts w:hint="eastAsia" w:asciiTheme="minorEastAsia" w:hAnsiTheme="minorEastAsia" w:eastAsiaTheme="minorEastAsia" w:cstheme="minorEastAsia"/>
          <w:sz w:val="21"/>
          <w:szCs w:val="21"/>
          <w:highlight w:val="none"/>
          <w:lang w:val="en-US" w:eastAsia="zh-CN"/>
        </w:rPr>
        <w:t>4</w:t>
      </w:r>
      <w:r>
        <w:rPr>
          <w:rFonts w:hint="eastAsia" w:asciiTheme="minorEastAsia" w:hAnsiTheme="minorEastAsia" w:eastAsiaTheme="minorEastAsia" w:cstheme="minorEastAsia"/>
          <w:sz w:val="21"/>
          <w:szCs w:val="21"/>
          <w:highlight w:val="none"/>
        </w:rPr>
        <w:t>）小型企业、微型企业、残疾人福利性单位作为优惠主体的认定资料为《中小企业声明函》、《残疾人福利性单</w:t>
      </w:r>
      <w:r>
        <w:rPr>
          <w:rFonts w:hint="eastAsia"/>
          <w:highlight w:val="none"/>
        </w:rPr>
        <w:t>位声明函》；监狱企业作为优惠主体的认定资料为省级以上监狱管理局、戒毒管理局出具的监狱企业证明文件。声明函样式见本招标文件第一册专用条款第</w:t>
      </w:r>
      <w:r>
        <w:rPr>
          <w:rFonts w:hint="eastAsia"/>
          <w:highlight w:val="none"/>
          <w:lang w:val="en-US" w:eastAsia="zh-CN"/>
        </w:rPr>
        <w:t>四</w:t>
      </w:r>
      <w:r>
        <w:rPr>
          <w:rFonts w:hint="eastAsia"/>
          <w:highlight w:val="none"/>
        </w:rPr>
        <w:t>章“投标文件格式、附件”中“</w:t>
      </w:r>
      <w:r>
        <w:rPr>
          <w:rFonts w:hint="eastAsia"/>
          <w:highlight w:val="none"/>
          <w:lang w:val="en-US" w:eastAsia="zh-CN"/>
        </w:rPr>
        <w:t>三、</w:t>
      </w:r>
      <w:r>
        <w:rPr>
          <w:rFonts w:hint="eastAsia"/>
          <w:highlight w:val="none"/>
        </w:rPr>
        <w:t>投标人情况及资格证明文件”章节提供的格式）。</w:t>
      </w:r>
    </w:p>
    <w:p w14:paraId="2459DF39">
      <w:pPr>
        <w:ind w:firstLine="420" w:firstLineChars="200"/>
        <w:rPr>
          <w:rFonts w:hint="eastAsia" w:eastAsia="宋体"/>
          <w:highlight w:val="none"/>
        </w:rPr>
      </w:pPr>
      <w:r>
        <w:rPr>
          <w:rFonts w:hint="eastAsia"/>
          <w:highlight w:val="none"/>
        </w:rPr>
        <w:t>（</w:t>
      </w:r>
      <w:r>
        <w:rPr>
          <w:rFonts w:hint="eastAsia"/>
          <w:highlight w:val="none"/>
          <w:lang w:val="en-US" w:eastAsia="zh-CN"/>
        </w:rPr>
        <w:t>5</w:t>
      </w:r>
      <w:r>
        <w:rPr>
          <w:rFonts w:hint="eastAsia"/>
          <w:highlight w:val="none"/>
        </w:rPr>
        <w:t>）</w:t>
      </w:r>
      <w:r>
        <w:rPr>
          <w:rFonts w:hint="eastAsia" w:eastAsia="宋体"/>
          <w:highlight w:val="none"/>
        </w:rPr>
        <w:t>享受价格扣除获得政府采购合同的，小微企业不得将合同分包给大中型企业。</w:t>
      </w:r>
    </w:p>
    <w:p w14:paraId="4842062C">
      <w:pPr>
        <w:spacing w:after="0" w:line="240" w:lineRule="auto"/>
        <w:ind w:firstLine="420" w:firstLineChars="200"/>
        <w:jc w:val="left"/>
        <w:rPr>
          <w:rFonts w:hint="eastAsia" w:eastAsia="宋体"/>
          <w:highlight w:val="none"/>
        </w:rPr>
      </w:pPr>
    </w:p>
    <w:p w14:paraId="37B67773">
      <w:pPr>
        <w:spacing w:after="0" w:line="240" w:lineRule="auto"/>
        <w:ind w:firstLine="422" w:firstLineChars="200"/>
        <w:jc w:val="left"/>
        <w:rPr>
          <w:rFonts w:hint="eastAsia" w:ascii="Times New Roman" w:hAnsi="Times New Roman" w:eastAsia="宋体" w:cs="Times New Roman"/>
          <w:b/>
          <w:color w:val="000000" w:themeColor="text1"/>
          <w:highlight w:val="none"/>
          <w14:textFill>
            <w14:solidFill>
              <w14:schemeClr w14:val="tx1"/>
            </w14:solidFill>
          </w14:textFill>
        </w:rPr>
      </w:pPr>
      <w:r>
        <w:rPr>
          <w:rFonts w:hint="eastAsia" w:ascii="Times New Roman" w:hAnsi="Times New Roman" w:eastAsia="宋体" w:cs="Times New Roman"/>
          <w:b/>
          <w:color w:val="000000" w:themeColor="text1"/>
          <w:highlight w:val="none"/>
          <w14:textFill>
            <w14:solidFill>
              <w14:schemeClr w14:val="tx1"/>
            </w14:solidFill>
          </w14:textFill>
        </w:rPr>
        <w:t>2</w:t>
      </w:r>
      <w:r>
        <w:rPr>
          <w:rFonts w:hint="eastAsia" w:ascii="Times New Roman" w:hAnsi="Times New Roman" w:eastAsia="宋体" w:cs="Times New Roman"/>
          <w:b/>
          <w:color w:val="000000" w:themeColor="text1"/>
          <w:highlight w:val="none"/>
          <w:lang w:val="en-US" w:eastAsia="zh-CN"/>
          <w14:textFill>
            <w14:solidFill>
              <w14:schemeClr w14:val="tx1"/>
            </w14:solidFill>
          </w14:textFill>
        </w:rPr>
        <w:t>.</w:t>
      </w:r>
      <w:r>
        <w:rPr>
          <w:rFonts w:hint="eastAsia" w:ascii="Times New Roman" w:hAnsi="Times New Roman" w:eastAsia="宋体" w:cs="Times New Roman"/>
          <w:b/>
          <w:color w:val="000000" w:themeColor="text1"/>
          <w:highlight w:val="none"/>
          <w14:textFill>
            <w14:solidFill>
              <w14:schemeClr w14:val="tx1"/>
            </w14:solidFill>
          </w14:textFill>
        </w:rPr>
        <w:t>关于政府采购订单融资政策</w:t>
      </w:r>
    </w:p>
    <w:p w14:paraId="492EB842">
      <w:pPr>
        <w:ind w:firstLine="420" w:firstLineChars="200"/>
        <w:rPr>
          <w:rFonts w:hint="eastAsia" w:eastAsia="宋体"/>
          <w:highlight w:val="none"/>
        </w:rPr>
      </w:pPr>
      <w:r>
        <w:rPr>
          <w:rFonts w:hint="eastAsia" w:eastAsia="宋体"/>
          <w:highlight w:val="none"/>
        </w:rPr>
        <w:t>为深入贯彻落实国家深化政府采购制度改革精神，充分发挥政府采购扶持中小企业发展的政策功能，缓解中小微企业融资难、融资贵的问题，根据《深圳市财政局关于加大力度运用政府采购订单融资政策支持企业发展的通知》要求，参与深圳市政府采购活动供应商可凭借所获取的深圳市政府采购中标通知书与采购合同，向参与订单融资业务的金融机构提出融资申请，金融机构以各自信贷政策为基础，为中标（成交）供应商提供融资授信</w:t>
      </w:r>
      <w:r>
        <w:rPr>
          <w:rFonts w:hint="eastAsia" w:eastAsia="宋体"/>
          <w:highlight w:val="none"/>
          <w:lang w:eastAsia="zh-CN"/>
        </w:rPr>
        <w:t>。</w:t>
      </w:r>
      <w:r>
        <w:rPr>
          <w:rFonts w:hint="eastAsia" w:eastAsia="宋体"/>
          <w:highlight w:val="none"/>
        </w:rPr>
        <w:t>订单融资具体流程可登录深圳要素交易金融服务平台(https://finance.szexgrp.com/gtm/web/guarantee/#/)，相关政策法规参阅深圳市政府采购监管网（http://zfcg.sz.gov.cn/）信息公开栏目。</w:t>
      </w:r>
    </w:p>
    <w:p w14:paraId="09972AE1">
      <w:pPr>
        <w:ind w:firstLine="420" w:firstLineChars="200"/>
        <w:rPr>
          <w:rFonts w:hint="eastAsia" w:eastAsia="宋体"/>
          <w:highlight w:val="none"/>
        </w:rPr>
      </w:pPr>
    </w:p>
    <w:p w14:paraId="0CB6D13B">
      <w:pPr>
        <w:spacing w:after="0" w:line="240" w:lineRule="auto"/>
        <w:ind w:firstLine="422" w:firstLineChars="200"/>
        <w:jc w:val="left"/>
        <w:rPr>
          <w:rFonts w:hint="eastAsia" w:ascii="Times New Roman" w:hAnsi="Times New Roman" w:eastAsia="宋体" w:cs="Times New Roman"/>
          <w:b/>
          <w:color w:val="000000" w:themeColor="text1"/>
          <w:highlight w:val="none"/>
          <w14:textFill>
            <w14:solidFill>
              <w14:schemeClr w14:val="tx1"/>
            </w14:solidFill>
          </w14:textFill>
        </w:rPr>
      </w:pPr>
      <w:r>
        <w:rPr>
          <w:rFonts w:hint="eastAsia" w:ascii="Times New Roman" w:hAnsi="Times New Roman" w:eastAsia="宋体" w:cs="Times New Roman"/>
          <w:b/>
          <w:color w:val="000000" w:themeColor="text1"/>
          <w:highlight w:val="none"/>
          <w14:textFill>
            <w14:solidFill>
              <w14:schemeClr w14:val="tx1"/>
            </w14:solidFill>
          </w14:textFill>
        </w:rPr>
        <w:t>3</w:t>
      </w:r>
      <w:bookmarkStart w:id="38" w:name="_Hlk76855768"/>
      <w:bookmarkStart w:id="39" w:name="_Hlk72594729"/>
      <w:r>
        <w:rPr>
          <w:rFonts w:hint="eastAsia" w:ascii="Times New Roman" w:hAnsi="Times New Roman" w:eastAsia="宋体" w:cs="Times New Roman"/>
          <w:b/>
          <w:color w:val="000000" w:themeColor="text1"/>
          <w:highlight w:val="none"/>
          <w:lang w:val="en-US" w:eastAsia="zh-CN"/>
          <w14:textFill>
            <w14:solidFill>
              <w14:schemeClr w14:val="tx1"/>
            </w14:solidFill>
          </w14:textFill>
        </w:rPr>
        <w:t>.</w:t>
      </w:r>
      <w:r>
        <w:rPr>
          <w:rFonts w:hint="eastAsia" w:ascii="Times New Roman" w:hAnsi="Times New Roman" w:eastAsia="宋体" w:cs="Times New Roman"/>
          <w:b/>
          <w:color w:val="000000" w:themeColor="text1"/>
          <w:highlight w:val="none"/>
          <w14:textFill>
            <w14:solidFill>
              <w14:schemeClr w14:val="tx1"/>
            </w14:solidFill>
          </w14:textFill>
        </w:rPr>
        <w:t>本项目</w:t>
      </w:r>
      <w:r>
        <w:rPr>
          <w:rFonts w:hint="eastAsia" w:ascii="Times New Roman" w:hAnsi="Times New Roman" w:eastAsia="宋体" w:cs="Times New Roman"/>
          <w:b/>
          <w:color w:val="000000" w:themeColor="text1"/>
          <w:highlight w:val="none"/>
          <w:lang w:val="en-US" w:eastAsia="zh-CN"/>
          <w14:textFill>
            <w14:solidFill>
              <w14:schemeClr w14:val="tx1"/>
            </w14:solidFill>
          </w14:textFill>
        </w:rPr>
        <w:t>不</w:t>
      </w:r>
      <w:r>
        <w:rPr>
          <w:rFonts w:hint="eastAsia" w:ascii="Times New Roman" w:hAnsi="Times New Roman" w:eastAsia="宋体" w:cs="Times New Roman"/>
          <w:b/>
          <w:color w:val="000000" w:themeColor="text1"/>
          <w:highlight w:val="none"/>
          <w14:textFill>
            <w14:solidFill>
              <w14:schemeClr w14:val="tx1"/>
            </w14:solidFill>
          </w14:textFill>
        </w:rPr>
        <w:t>收取代理服务费。</w:t>
      </w:r>
    </w:p>
    <w:bookmarkEnd w:id="38"/>
    <w:bookmarkEnd w:id="39"/>
    <w:p w14:paraId="7B558DFB">
      <w:pPr>
        <w:spacing w:after="0" w:line="240" w:lineRule="auto"/>
        <w:ind w:firstLine="422" w:firstLineChars="200"/>
        <w:jc w:val="left"/>
        <w:rPr>
          <w:rFonts w:ascii="Times New Roman" w:hAnsi="Times New Roman" w:eastAsia="宋体" w:cs="Times New Roman"/>
          <w:b/>
          <w:color w:val="000000" w:themeColor="text1"/>
          <w:highlight w:val="none"/>
          <w14:textFill>
            <w14:solidFill>
              <w14:schemeClr w14:val="tx1"/>
            </w14:solidFill>
          </w14:textFill>
        </w:rPr>
      </w:pPr>
    </w:p>
    <w:p w14:paraId="50368B4B">
      <w:pPr>
        <w:spacing w:after="0" w:line="240" w:lineRule="auto"/>
        <w:ind w:firstLine="422" w:firstLineChars="200"/>
        <w:jc w:val="left"/>
        <w:rPr>
          <w:rFonts w:ascii="宋体" w:hAnsi="宋体" w:eastAsia="宋体" w:cs="宋体"/>
          <w:b/>
          <w:color w:val="000000" w:themeColor="text1"/>
          <w:szCs w:val="21"/>
          <w:highlight w:val="none"/>
          <w14:textFill>
            <w14:solidFill>
              <w14:schemeClr w14:val="tx1"/>
            </w14:solidFill>
          </w14:textFill>
        </w:rPr>
      </w:pPr>
      <w:r>
        <w:rPr>
          <w:rFonts w:ascii="Times New Roman" w:hAnsi="Times New Roman" w:eastAsia="宋体" w:cs="Times New Roman"/>
          <w:b/>
          <w:color w:val="000000" w:themeColor="text1"/>
          <w:highlight w:val="none"/>
          <w14:textFill>
            <w14:solidFill>
              <w14:schemeClr w14:val="tx1"/>
            </w14:solidFill>
          </w14:textFill>
        </w:rPr>
        <w:t>4</w:t>
      </w:r>
      <w:r>
        <w:rPr>
          <w:rFonts w:hint="eastAsia" w:cs="Times New Roman"/>
          <w:b/>
          <w:color w:val="000000" w:themeColor="text1"/>
          <w:highlight w:val="none"/>
          <w:lang w:val="en-US" w:eastAsia="zh-CN"/>
          <w14:textFill>
            <w14:solidFill>
              <w14:schemeClr w14:val="tx1"/>
            </w14:solidFill>
          </w14:textFill>
        </w:rPr>
        <w:t>.</w:t>
      </w:r>
      <w:r>
        <w:rPr>
          <w:rFonts w:hint="eastAsia" w:ascii="Times New Roman" w:hAnsi="Times New Roman" w:eastAsia="宋体" w:cs="Times New Roman"/>
          <w:b/>
          <w:color w:val="000000" w:themeColor="text1"/>
          <w:highlight w:val="none"/>
          <w14:textFill>
            <w14:solidFill>
              <w14:schemeClr w14:val="tx1"/>
            </w14:solidFill>
          </w14:textFill>
        </w:rPr>
        <w:t>其他说明</w:t>
      </w:r>
    </w:p>
    <w:p w14:paraId="18691925">
      <w:pPr>
        <w:wordWrap w:val="0"/>
        <w:spacing w:after="0" w:line="240" w:lineRule="auto"/>
        <w:ind w:firstLine="420" w:firstLineChars="200"/>
        <w:rPr>
          <w:rFonts w:ascii="Times New Roman" w:hAnsi="Times New Roman" w:eastAsia="宋体" w:cs="Times New Roman"/>
          <w:highlight w:val="none"/>
        </w:rPr>
      </w:pPr>
      <w:r>
        <w:rPr>
          <w:rFonts w:ascii="Times New Roman" w:hAnsi="Times New Roman" w:eastAsia="宋体" w:cs="Times New Roman"/>
          <w:highlight w:val="none"/>
        </w:rPr>
        <w:t>本项目允许使用电子营业执照加、解密，投标（应答）供应商在使用“投标文件制作专用软件”制作投标（应答）文件时，可以通过微信扫码功能调用“电子营业执照”小程序制作、加密、解密投标（应答）响应文件。供应商加密投标（应答）响应文件与开标解密必</w:t>
      </w:r>
      <w:r>
        <w:rPr>
          <w:rFonts w:ascii="Times New Roman" w:hAnsi="Times New Roman" w:eastAsia="宋体" w:cs="Times New Roman"/>
          <w:highlight w:val="none"/>
        </w:rPr>
        <w:t>须使用同一种方式，否则解密失败，导致投标无效（即：使用电子执照加密的，后续开标只能使用电子执照解密）。</w:t>
      </w:r>
    </w:p>
    <w:p w14:paraId="66EA13A3">
      <w:pPr>
        <w:wordWrap w:val="0"/>
        <w:spacing w:after="0" w:line="240" w:lineRule="auto"/>
        <w:ind w:firstLine="420" w:firstLineChars="200"/>
        <w:rPr>
          <w:rFonts w:ascii="Times New Roman" w:hAnsi="Times New Roman" w:eastAsia="宋体" w:cs="Times New Roman"/>
          <w:highlight w:val="none"/>
        </w:rPr>
      </w:pPr>
      <w:r>
        <w:rPr>
          <w:rFonts w:ascii="Times New Roman" w:hAnsi="Times New Roman" w:eastAsia="宋体" w:cs="Times New Roman"/>
          <w:highlight w:val="none"/>
        </w:rPr>
        <w:t>重要提示：</w:t>
      </w:r>
    </w:p>
    <w:p w14:paraId="28C7B0C9">
      <w:pPr>
        <w:wordWrap w:val="0"/>
        <w:spacing w:after="0" w:line="240" w:lineRule="auto"/>
        <w:ind w:firstLine="420" w:firstLineChars="200"/>
        <w:rPr>
          <w:rFonts w:ascii="Times New Roman" w:hAnsi="Times New Roman" w:eastAsia="宋体" w:cs="Times New Roman"/>
          <w:highlight w:val="none"/>
        </w:rPr>
      </w:pPr>
      <w:r>
        <w:rPr>
          <w:rFonts w:ascii="Times New Roman" w:hAnsi="Times New Roman" w:eastAsia="宋体" w:cs="Times New Roman"/>
          <w:highlight w:val="none"/>
        </w:rPr>
        <w:t>1</w:t>
      </w:r>
      <w:r>
        <w:rPr>
          <w:rFonts w:hint="eastAsia" w:ascii="Times New Roman" w:hAnsi="Times New Roman" w:eastAsia="宋体" w:cs="Times New Roman"/>
          <w:highlight w:val="none"/>
          <w:lang w:eastAsia="zh-CN"/>
        </w:rPr>
        <w:t>.</w:t>
      </w:r>
      <w:r>
        <w:rPr>
          <w:rFonts w:ascii="Times New Roman" w:hAnsi="Times New Roman" w:eastAsia="宋体" w:cs="Times New Roman"/>
          <w:highlight w:val="none"/>
        </w:rPr>
        <w:t>使用电子营业执照功能时，请确保已经在手机微信安装 “电子营业执照”小程序，或已安装了“电子营业执</w:t>
      </w:r>
      <w:r>
        <w:rPr>
          <w:rFonts w:ascii="Times New Roman" w:hAnsi="Times New Roman" w:eastAsia="宋体" w:cs="Times New Roman"/>
          <w:highlight w:val="none"/>
        </w:rPr>
        <w:t>照”APP，并且在 “电子营业执照”小程序/app中完成相应的下载电子营业执照、法人授权、备份密钥等操作（具体详见国家工商总局网站），电子投标地区必须选择 “广东省-深圳市-深圳政府采购智慧平台”（请根据手机小程序/app提示进行设置，或拨打电子营业执照平台技术支持电话010-86355313，15921122750）。</w:t>
      </w:r>
    </w:p>
    <w:p w14:paraId="063561D7">
      <w:pPr>
        <w:wordWrap w:val="0"/>
        <w:spacing w:after="0" w:line="240" w:lineRule="auto"/>
        <w:ind w:firstLine="420" w:firstLineChars="200"/>
        <w:rPr>
          <w:rFonts w:ascii="Times New Roman" w:hAnsi="Times New Roman" w:eastAsia="宋体" w:cs="Times New Roman"/>
          <w:highlight w:val="none"/>
        </w:rPr>
      </w:pPr>
      <w:r>
        <w:rPr>
          <w:rFonts w:ascii="Times New Roman" w:hAnsi="Times New Roman" w:eastAsia="宋体" w:cs="Times New Roman"/>
          <w:highlight w:val="none"/>
        </w:rPr>
        <w:t>2</w:t>
      </w:r>
      <w:r>
        <w:rPr>
          <w:rFonts w:hint="eastAsia" w:ascii="Times New Roman" w:hAnsi="Times New Roman" w:eastAsia="宋体" w:cs="Times New Roman"/>
          <w:highlight w:val="none"/>
          <w:lang w:eastAsia="zh-CN"/>
        </w:rPr>
        <w:t>.</w:t>
      </w:r>
      <w:r>
        <w:rPr>
          <w:rFonts w:ascii="Times New Roman" w:hAnsi="Times New Roman" w:eastAsia="宋体" w:cs="Times New Roman"/>
          <w:highlight w:val="none"/>
        </w:rPr>
        <w:t>电子营业执照应用于投标文件制作和加解密属于创新应用场景，如不熟悉操作可能导致错过投标截止时间，系统已提供加密、测试解密和撤回重新上传的功能，各投标人须预留充足时间，提前制作和加密上传投标文件。</w:t>
      </w:r>
    </w:p>
    <w:p w14:paraId="168905B5">
      <w:pPr>
        <w:wordWrap w:val="0"/>
        <w:spacing w:after="0"/>
        <w:ind w:firstLine="420"/>
        <w:rPr>
          <w:highlight w:val="none"/>
        </w:rPr>
      </w:pPr>
      <w:r>
        <w:rPr>
          <w:rFonts w:ascii="Times New Roman" w:hAnsi="Times New Roman" w:eastAsia="宋体" w:cs="Times New Roman"/>
          <w:highlight w:val="none"/>
        </w:rPr>
        <w:t>3</w:t>
      </w:r>
      <w:r>
        <w:rPr>
          <w:rFonts w:hint="default" w:ascii="Times New Roman" w:hAnsi="Times New Roman" w:eastAsia="宋体" w:cs="Times New Roman"/>
          <w:highlight w:val="none"/>
          <w:lang w:eastAsia="zh-CN"/>
        </w:rPr>
        <w:t>.</w:t>
      </w:r>
      <w:r>
        <w:rPr>
          <w:rFonts w:ascii="Times New Roman" w:hAnsi="Times New Roman" w:eastAsia="宋体" w:cs="Times New Roman"/>
          <w:highlight w:val="none"/>
        </w:rPr>
        <w:t>已办理数字证书（电子密钥）的用户，可以继续使用数字证书完成投标活动。未申请电子营业执照或无法通过电子营业执照完成投标文件制作和加解密的用户，必须使用电子密钥进行投标文件制作和加解密，咨询电话0755-83948165，4008301330（CA办理指引详见链接https://www.szzfcg.cn/portal/documentView.do?method=view&amp;id=597167584）。</w:t>
      </w:r>
    </w:p>
    <w:p w14:paraId="5C3EDFDA">
      <w:pPr>
        <w:pStyle w:val="19"/>
        <w:rPr>
          <w:b/>
          <w:highlight w:val="none"/>
        </w:rPr>
      </w:pPr>
    </w:p>
    <w:p w14:paraId="65E434E8">
      <w:pPr>
        <w:pStyle w:val="19"/>
        <w:rPr>
          <w:b/>
          <w:highlight w:val="none"/>
        </w:rPr>
        <w:sectPr>
          <w:pgSz w:w="11907" w:h="16840"/>
          <w:pgMar w:top="1440" w:right="1797" w:bottom="1440" w:left="1797" w:header="851" w:footer="992" w:gutter="0"/>
          <w:cols w:space="425" w:num="1"/>
          <w:titlePg/>
          <w:docGrid w:linePitch="462" w:charSpace="0"/>
        </w:sectPr>
      </w:pPr>
    </w:p>
    <w:bookmarkEnd w:id="35"/>
    <w:p w14:paraId="7071A57A">
      <w:pPr>
        <w:pStyle w:val="5"/>
        <w:rPr>
          <w:sz w:val="28"/>
          <w:szCs w:val="28"/>
          <w:highlight w:val="none"/>
        </w:rPr>
      </w:pPr>
      <w:r>
        <w:rPr>
          <w:rFonts w:hint="eastAsia"/>
          <w:sz w:val="28"/>
          <w:szCs w:val="28"/>
          <w:highlight w:val="none"/>
        </w:rPr>
        <w:t>第三章 用户需求书</w:t>
      </w:r>
    </w:p>
    <w:p w14:paraId="3AA68BE9">
      <w:pPr>
        <w:pStyle w:val="5"/>
        <w:spacing w:before="120" w:beforeLines="50" w:after="120" w:afterLines="50"/>
        <w:rPr>
          <w:szCs w:val="24"/>
          <w:highlight w:val="none"/>
        </w:rPr>
      </w:pPr>
      <w:r>
        <w:rPr>
          <w:rFonts w:hint="eastAsia"/>
          <w:szCs w:val="24"/>
          <w:highlight w:val="none"/>
        </w:rPr>
        <w:t>一、项目基本信息</w:t>
      </w:r>
    </w:p>
    <w:p w14:paraId="170A6DA0">
      <w:pPr>
        <w:rPr>
          <w:rFonts w:ascii="宋体" w:hAnsi="宋体"/>
          <w:b/>
          <w:color w:val="FF0000"/>
          <w:szCs w:val="21"/>
          <w:highlight w:val="none"/>
        </w:rPr>
      </w:pPr>
    </w:p>
    <w:tbl>
      <w:tblPr>
        <w:tblStyle w:val="44"/>
        <w:tblW w:w="48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2"/>
        <w:gridCol w:w="1708"/>
        <w:gridCol w:w="8665"/>
        <w:gridCol w:w="2489"/>
      </w:tblGrid>
      <w:tr w14:paraId="61ECD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68" w:type="pct"/>
            <w:vAlign w:val="center"/>
          </w:tcPr>
          <w:p w14:paraId="1A7253CD">
            <w:pPr>
              <w:jc w:val="center"/>
              <w:rPr>
                <w:bCs/>
                <w:szCs w:val="21"/>
                <w:highlight w:val="none"/>
              </w:rPr>
            </w:pPr>
            <w:r>
              <w:rPr>
                <w:rFonts w:hint="eastAsia"/>
                <w:bCs/>
                <w:szCs w:val="21"/>
                <w:highlight w:val="none"/>
              </w:rPr>
              <w:t>序号</w:t>
            </w:r>
          </w:p>
        </w:tc>
        <w:tc>
          <w:tcPr>
            <w:tcW w:w="615" w:type="pct"/>
            <w:vAlign w:val="center"/>
          </w:tcPr>
          <w:p w14:paraId="79E3E38B">
            <w:pPr>
              <w:jc w:val="center"/>
              <w:rPr>
                <w:bCs/>
                <w:szCs w:val="21"/>
                <w:highlight w:val="none"/>
              </w:rPr>
            </w:pPr>
            <w:r>
              <w:rPr>
                <w:rFonts w:hint="eastAsia"/>
                <w:szCs w:val="21"/>
                <w:highlight w:val="none"/>
              </w:rPr>
              <w:t>采购计划编号</w:t>
            </w:r>
          </w:p>
        </w:tc>
        <w:tc>
          <w:tcPr>
            <w:tcW w:w="3120" w:type="pct"/>
            <w:vAlign w:val="center"/>
          </w:tcPr>
          <w:p w14:paraId="2526885C">
            <w:pPr>
              <w:jc w:val="center"/>
              <w:rPr>
                <w:bCs/>
                <w:szCs w:val="21"/>
                <w:highlight w:val="none"/>
              </w:rPr>
            </w:pPr>
            <w:r>
              <w:rPr>
                <w:rFonts w:hint="eastAsia"/>
                <w:bCs/>
                <w:szCs w:val="21"/>
                <w:highlight w:val="none"/>
              </w:rPr>
              <w:t>采购项目名称</w:t>
            </w:r>
          </w:p>
        </w:tc>
        <w:tc>
          <w:tcPr>
            <w:tcW w:w="896" w:type="pct"/>
            <w:vAlign w:val="center"/>
          </w:tcPr>
          <w:p w14:paraId="23BB4BE3">
            <w:pPr>
              <w:jc w:val="center"/>
              <w:rPr>
                <w:b/>
                <w:bCs/>
                <w:color w:val="FF0000"/>
                <w:szCs w:val="21"/>
                <w:highlight w:val="none"/>
              </w:rPr>
            </w:pPr>
            <w:r>
              <w:rPr>
                <w:rFonts w:hint="eastAsia"/>
                <w:b/>
                <w:bCs/>
                <w:color w:val="FF0000"/>
                <w:szCs w:val="21"/>
                <w:highlight w:val="none"/>
                <w:lang w:eastAsia="zh-CN"/>
              </w:rPr>
              <w:t>预算金额</w:t>
            </w:r>
            <w:r>
              <w:rPr>
                <w:rFonts w:hint="eastAsia"/>
                <w:b/>
                <w:bCs/>
                <w:color w:val="FF0000"/>
                <w:szCs w:val="21"/>
                <w:highlight w:val="none"/>
              </w:rPr>
              <w:t>（元）</w:t>
            </w:r>
          </w:p>
        </w:tc>
      </w:tr>
      <w:tr w14:paraId="693D2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68" w:type="pct"/>
            <w:vAlign w:val="center"/>
          </w:tcPr>
          <w:p w14:paraId="3F8BC7D1">
            <w:pPr>
              <w:jc w:val="center"/>
              <w:rPr>
                <w:rFonts w:hint="eastAsia" w:eastAsia="宋体"/>
                <w:szCs w:val="21"/>
                <w:highlight w:val="none"/>
              </w:rPr>
            </w:pPr>
            <w:r>
              <w:rPr>
                <w:rFonts w:hint="eastAsia" w:eastAsia="宋体"/>
                <w:szCs w:val="21"/>
                <w:highlight w:val="none"/>
              </w:rPr>
              <w:t>1</w:t>
            </w:r>
          </w:p>
        </w:tc>
        <w:tc>
          <w:tcPr>
            <w:tcW w:w="615" w:type="pct"/>
            <w:vAlign w:val="center"/>
          </w:tcPr>
          <w:p w14:paraId="1421E9EC">
            <w:pPr>
              <w:jc w:val="center"/>
              <w:rPr>
                <w:rFonts w:hint="eastAsia" w:eastAsia="宋体"/>
                <w:szCs w:val="21"/>
                <w:highlight w:val="none"/>
              </w:rPr>
            </w:pPr>
            <w:r>
              <w:rPr>
                <w:rFonts w:hint="eastAsia" w:eastAsia="宋体"/>
                <w:szCs w:val="21"/>
                <w:highlight w:val="none"/>
              </w:rPr>
              <w:t>PLAN-******</w:t>
            </w:r>
          </w:p>
        </w:tc>
        <w:tc>
          <w:tcPr>
            <w:tcW w:w="3120" w:type="pct"/>
            <w:vAlign w:val="center"/>
          </w:tcPr>
          <w:p w14:paraId="462299CA">
            <w:pPr>
              <w:jc w:val="center"/>
              <w:rPr>
                <w:rFonts w:hint="eastAsia" w:eastAsia="宋体"/>
                <w:szCs w:val="21"/>
                <w:highlight w:val="none"/>
              </w:rPr>
            </w:pPr>
            <w:r>
              <w:rPr>
                <w:rFonts w:hint="eastAsia" w:eastAsia="宋体"/>
                <w:szCs w:val="21"/>
                <w:highlight w:val="none"/>
              </w:rPr>
              <w:t>深圳市中医院光明院区办公类家具项目</w:t>
            </w:r>
          </w:p>
        </w:tc>
        <w:tc>
          <w:tcPr>
            <w:tcW w:w="896" w:type="pct"/>
            <w:vAlign w:val="center"/>
          </w:tcPr>
          <w:p w14:paraId="5CDE039F">
            <w:pPr>
              <w:jc w:val="center"/>
              <w:rPr>
                <w:bCs/>
                <w:color w:val="FF0000"/>
                <w:szCs w:val="21"/>
                <w:highlight w:val="none"/>
              </w:rPr>
            </w:pPr>
          </w:p>
        </w:tc>
      </w:tr>
    </w:tbl>
    <w:p w14:paraId="67EDDD75">
      <w:pPr>
        <w:rPr>
          <w:rFonts w:hint="eastAsia"/>
          <w:szCs w:val="24"/>
          <w:highlight w:val="none"/>
        </w:rPr>
      </w:pPr>
      <w:bookmarkStart w:id="40" w:name="_Hlk72258617"/>
    </w:p>
    <w:p w14:paraId="423B092A">
      <w:pPr>
        <w:pStyle w:val="5"/>
        <w:spacing w:before="120" w:beforeLines="50" w:after="120" w:afterLines="50"/>
        <w:rPr>
          <w:szCs w:val="24"/>
          <w:highlight w:val="none"/>
        </w:rPr>
      </w:pPr>
      <w:r>
        <w:rPr>
          <w:rFonts w:hint="eastAsia"/>
          <w:szCs w:val="24"/>
          <w:highlight w:val="none"/>
        </w:rPr>
        <w:t>二、</w:t>
      </w:r>
      <w:bookmarkStart w:id="41" w:name="_Hlk72073432"/>
      <w:r>
        <w:rPr>
          <w:rFonts w:hint="eastAsia"/>
          <w:szCs w:val="24"/>
          <w:highlight w:val="none"/>
        </w:rPr>
        <w:t>货物需求明细</w:t>
      </w:r>
      <w:bookmarkEnd w:id="41"/>
    </w:p>
    <w:tbl>
      <w:tblPr>
        <w:tblStyle w:val="479"/>
        <w:tblW w:w="13867"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34"/>
        <w:gridCol w:w="1714"/>
        <w:gridCol w:w="1080"/>
        <w:gridCol w:w="960"/>
        <w:gridCol w:w="4838"/>
        <w:gridCol w:w="2013"/>
        <w:gridCol w:w="2228"/>
      </w:tblGrid>
      <w:tr w14:paraId="7A2D63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vAlign w:val="center"/>
          </w:tcPr>
          <w:p w14:paraId="3CF857AC">
            <w:pPr>
              <w:pStyle w:val="478"/>
              <w:keepNext w:val="0"/>
              <w:keepLines w:val="0"/>
              <w:pageBreakBefore w:val="0"/>
              <w:widowControl/>
              <w:shd w:val="clear"/>
              <w:kinsoku w:val="0"/>
              <w:wordWrap/>
              <w:overflowPunct/>
              <w:topLinePunct w:val="0"/>
              <w:autoSpaceDE w:val="0"/>
              <w:autoSpaceDN w:val="0"/>
              <w:bidi w:val="0"/>
              <w:adjustRightInd w:val="0"/>
              <w:snapToGrid w:val="0"/>
              <w:spacing w:before="36" w:line="240" w:lineRule="auto"/>
              <w:ind w:left="78"/>
              <w:jc w:val="center"/>
              <w:textAlignment w:val="baseline"/>
              <w:rPr>
                <w:b/>
                <w:bCs/>
                <w:color w:val="auto"/>
                <w:spacing w:val="6"/>
                <w:highlight w:val="none"/>
                <w:shd w:val="clear"/>
              </w:rPr>
            </w:pPr>
            <w:r>
              <w:rPr>
                <w:b/>
                <w:bCs/>
                <w:color w:val="auto"/>
                <w:spacing w:val="6"/>
                <w:highlight w:val="none"/>
                <w:shd w:val="clear"/>
              </w:rPr>
              <w:t>序 号</w:t>
            </w:r>
          </w:p>
        </w:tc>
        <w:tc>
          <w:tcPr>
            <w:tcW w:w="1714" w:type="dxa"/>
            <w:vAlign w:val="center"/>
          </w:tcPr>
          <w:p w14:paraId="4AC60AC3">
            <w:pPr>
              <w:pStyle w:val="478"/>
              <w:keepNext w:val="0"/>
              <w:keepLines w:val="0"/>
              <w:pageBreakBefore w:val="0"/>
              <w:widowControl/>
              <w:shd w:val="clear"/>
              <w:kinsoku w:val="0"/>
              <w:wordWrap/>
              <w:overflowPunct/>
              <w:topLinePunct w:val="0"/>
              <w:autoSpaceDE w:val="0"/>
              <w:autoSpaceDN w:val="0"/>
              <w:bidi w:val="0"/>
              <w:adjustRightInd w:val="0"/>
              <w:snapToGrid w:val="0"/>
              <w:spacing w:before="36" w:line="240" w:lineRule="auto"/>
              <w:ind w:left="78"/>
              <w:jc w:val="center"/>
              <w:textAlignment w:val="baseline"/>
              <w:rPr>
                <w:b/>
                <w:bCs/>
                <w:color w:val="auto"/>
                <w:spacing w:val="6"/>
                <w:highlight w:val="none"/>
                <w:shd w:val="clear"/>
              </w:rPr>
            </w:pPr>
            <w:r>
              <w:rPr>
                <w:b/>
                <w:bCs/>
                <w:color w:val="auto"/>
                <w:spacing w:val="6"/>
                <w:highlight w:val="none"/>
                <w:shd w:val="clear"/>
              </w:rPr>
              <w:t>货物名称</w:t>
            </w:r>
          </w:p>
        </w:tc>
        <w:tc>
          <w:tcPr>
            <w:tcW w:w="1080" w:type="dxa"/>
            <w:vAlign w:val="center"/>
          </w:tcPr>
          <w:p w14:paraId="0D50A7CA">
            <w:pPr>
              <w:pStyle w:val="478"/>
              <w:keepNext w:val="0"/>
              <w:keepLines w:val="0"/>
              <w:pageBreakBefore w:val="0"/>
              <w:widowControl/>
              <w:shd w:val="clear"/>
              <w:kinsoku w:val="0"/>
              <w:wordWrap/>
              <w:overflowPunct/>
              <w:topLinePunct w:val="0"/>
              <w:autoSpaceDE w:val="0"/>
              <w:autoSpaceDN w:val="0"/>
              <w:bidi w:val="0"/>
              <w:adjustRightInd w:val="0"/>
              <w:snapToGrid w:val="0"/>
              <w:spacing w:before="36" w:line="240" w:lineRule="auto"/>
              <w:ind w:left="78"/>
              <w:jc w:val="center"/>
              <w:textAlignment w:val="baseline"/>
              <w:rPr>
                <w:b/>
                <w:bCs/>
                <w:color w:val="auto"/>
                <w:spacing w:val="6"/>
                <w:highlight w:val="none"/>
                <w:shd w:val="clear"/>
              </w:rPr>
            </w:pPr>
            <w:r>
              <w:rPr>
                <w:b/>
                <w:bCs/>
                <w:color w:val="auto"/>
                <w:spacing w:val="6"/>
                <w:highlight w:val="none"/>
                <w:shd w:val="clear"/>
              </w:rPr>
              <w:t>数量</w:t>
            </w:r>
          </w:p>
        </w:tc>
        <w:tc>
          <w:tcPr>
            <w:tcW w:w="960" w:type="dxa"/>
            <w:vAlign w:val="center"/>
          </w:tcPr>
          <w:p w14:paraId="64CD471B">
            <w:pPr>
              <w:pStyle w:val="478"/>
              <w:keepNext w:val="0"/>
              <w:keepLines w:val="0"/>
              <w:pageBreakBefore w:val="0"/>
              <w:widowControl/>
              <w:shd w:val="clear"/>
              <w:kinsoku w:val="0"/>
              <w:wordWrap/>
              <w:overflowPunct/>
              <w:topLinePunct w:val="0"/>
              <w:autoSpaceDE w:val="0"/>
              <w:autoSpaceDN w:val="0"/>
              <w:bidi w:val="0"/>
              <w:adjustRightInd w:val="0"/>
              <w:snapToGrid w:val="0"/>
              <w:spacing w:before="36" w:line="240" w:lineRule="auto"/>
              <w:ind w:left="78"/>
              <w:jc w:val="center"/>
              <w:textAlignment w:val="baseline"/>
              <w:rPr>
                <w:b/>
                <w:bCs/>
                <w:color w:val="auto"/>
                <w:spacing w:val="6"/>
                <w:highlight w:val="none"/>
                <w:shd w:val="clear"/>
              </w:rPr>
            </w:pPr>
            <w:r>
              <w:rPr>
                <w:b/>
                <w:bCs/>
                <w:color w:val="auto"/>
                <w:spacing w:val="6"/>
                <w:highlight w:val="none"/>
                <w:shd w:val="clear"/>
              </w:rPr>
              <w:t>单位</w:t>
            </w:r>
          </w:p>
        </w:tc>
        <w:tc>
          <w:tcPr>
            <w:tcW w:w="4838" w:type="dxa"/>
            <w:vAlign w:val="center"/>
          </w:tcPr>
          <w:p w14:paraId="43CB0FC6">
            <w:pPr>
              <w:pStyle w:val="478"/>
              <w:keepNext w:val="0"/>
              <w:keepLines w:val="0"/>
              <w:pageBreakBefore w:val="0"/>
              <w:widowControl/>
              <w:shd w:val="clear"/>
              <w:kinsoku w:val="0"/>
              <w:wordWrap/>
              <w:overflowPunct/>
              <w:topLinePunct w:val="0"/>
              <w:autoSpaceDE w:val="0"/>
              <w:autoSpaceDN w:val="0"/>
              <w:bidi w:val="0"/>
              <w:adjustRightInd w:val="0"/>
              <w:snapToGrid w:val="0"/>
              <w:spacing w:before="36" w:line="240" w:lineRule="auto"/>
              <w:ind w:left="78"/>
              <w:jc w:val="center"/>
              <w:textAlignment w:val="baseline"/>
              <w:rPr>
                <w:b/>
                <w:bCs/>
                <w:color w:val="auto"/>
                <w:spacing w:val="6"/>
                <w:highlight w:val="none"/>
                <w:shd w:val="clear"/>
              </w:rPr>
            </w:pPr>
            <w:r>
              <w:rPr>
                <w:b/>
                <w:bCs/>
                <w:color w:val="auto"/>
                <w:spacing w:val="6"/>
                <w:highlight w:val="none"/>
                <w:shd w:val="clear"/>
              </w:rPr>
              <w:t>备注</w:t>
            </w:r>
          </w:p>
        </w:tc>
        <w:tc>
          <w:tcPr>
            <w:tcW w:w="2013" w:type="dxa"/>
            <w:vAlign w:val="center"/>
          </w:tcPr>
          <w:p w14:paraId="0F55A247">
            <w:pPr>
              <w:pStyle w:val="478"/>
              <w:keepNext w:val="0"/>
              <w:keepLines w:val="0"/>
              <w:pageBreakBefore w:val="0"/>
              <w:widowControl/>
              <w:shd w:val="clear"/>
              <w:kinsoku w:val="0"/>
              <w:wordWrap/>
              <w:overflowPunct/>
              <w:topLinePunct w:val="0"/>
              <w:autoSpaceDE w:val="0"/>
              <w:autoSpaceDN w:val="0"/>
              <w:bidi w:val="0"/>
              <w:adjustRightInd w:val="0"/>
              <w:snapToGrid w:val="0"/>
              <w:spacing w:before="36" w:line="240" w:lineRule="auto"/>
              <w:ind w:left="78"/>
              <w:jc w:val="center"/>
              <w:textAlignment w:val="baseline"/>
              <w:rPr>
                <w:rFonts w:hint="default" w:eastAsia="宋体"/>
                <w:b/>
                <w:bCs/>
                <w:color w:val="auto"/>
                <w:spacing w:val="6"/>
                <w:highlight w:val="none"/>
                <w:shd w:val="clear"/>
                <w:lang w:val="en-US" w:eastAsia="zh-CN"/>
              </w:rPr>
            </w:pPr>
            <w:r>
              <w:rPr>
                <w:rFonts w:hint="eastAsia"/>
                <w:b/>
                <w:bCs/>
                <w:color w:val="auto"/>
                <w:spacing w:val="6"/>
                <w:highlight w:val="none"/>
                <w:shd w:val="clear"/>
                <w:lang w:val="en-US" w:eastAsia="zh-CN"/>
              </w:rPr>
              <w:t>是否接受进口</w:t>
            </w:r>
          </w:p>
        </w:tc>
        <w:tc>
          <w:tcPr>
            <w:tcW w:w="2228" w:type="dxa"/>
            <w:vAlign w:val="center"/>
          </w:tcPr>
          <w:p w14:paraId="0458A919">
            <w:pPr>
              <w:pStyle w:val="478"/>
              <w:keepNext w:val="0"/>
              <w:keepLines w:val="0"/>
              <w:pageBreakBefore w:val="0"/>
              <w:widowControl/>
              <w:shd w:val="clear"/>
              <w:kinsoku w:val="0"/>
              <w:wordWrap/>
              <w:overflowPunct/>
              <w:topLinePunct w:val="0"/>
              <w:autoSpaceDE w:val="0"/>
              <w:autoSpaceDN w:val="0"/>
              <w:bidi w:val="0"/>
              <w:adjustRightInd w:val="0"/>
              <w:snapToGrid w:val="0"/>
              <w:spacing w:before="36" w:line="240" w:lineRule="auto"/>
              <w:ind w:left="78"/>
              <w:jc w:val="center"/>
              <w:textAlignment w:val="baseline"/>
              <w:rPr>
                <w:rFonts w:hint="eastAsia" w:eastAsia="宋体"/>
                <w:b/>
                <w:bCs/>
                <w:color w:val="auto"/>
                <w:spacing w:val="6"/>
                <w:highlight w:val="none"/>
                <w:shd w:val="clear"/>
                <w:lang w:val="en-US" w:eastAsia="zh-CN"/>
              </w:rPr>
            </w:pPr>
            <w:commentRangeStart w:id="16"/>
            <w:r>
              <w:rPr>
                <w:rFonts w:hint="eastAsia"/>
                <w:b/>
                <w:bCs/>
                <w:color w:val="auto"/>
                <w:spacing w:val="6"/>
                <w:highlight w:val="none"/>
                <w:shd w:val="clear"/>
                <w:lang w:val="en-US" w:eastAsia="zh-CN"/>
              </w:rPr>
              <w:t>预算金额（元）</w:t>
            </w:r>
            <w:commentRangeEnd w:id="16"/>
            <w:r>
              <w:commentReference w:id="16"/>
            </w:r>
          </w:p>
        </w:tc>
      </w:tr>
      <w:tr w14:paraId="313D4F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3867" w:type="dxa"/>
            <w:gridSpan w:val="7"/>
            <w:shd w:val="clear" w:color="auto" w:fill="BFD8C2"/>
            <w:vAlign w:val="center"/>
          </w:tcPr>
          <w:p w14:paraId="48B33AEC">
            <w:pPr>
              <w:pStyle w:val="478"/>
              <w:keepNext w:val="0"/>
              <w:keepLines w:val="0"/>
              <w:pageBreakBefore w:val="0"/>
              <w:widowControl/>
              <w:shd w:val="clear"/>
              <w:kinsoku w:val="0"/>
              <w:wordWrap/>
              <w:overflowPunct/>
              <w:topLinePunct w:val="0"/>
              <w:autoSpaceDE w:val="0"/>
              <w:autoSpaceDN w:val="0"/>
              <w:bidi w:val="0"/>
              <w:adjustRightInd w:val="0"/>
              <w:snapToGrid w:val="0"/>
              <w:spacing w:before="36" w:line="240" w:lineRule="auto"/>
              <w:ind w:left="78"/>
              <w:jc w:val="center"/>
              <w:textAlignment w:val="baseline"/>
              <w:rPr>
                <w:b/>
                <w:bCs/>
                <w:color w:val="auto"/>
                <w:spacing w:val="6"/>
                <w:highlight w:val="none"/>
                <w:shd w:val="clear"/>
              </w:rPr>
            </w:pPr>
            <w:r>
              <w:rPr>
                <w:b/>
                <w:bCs/>
                <w:color w:val="auto"/>
                <w:spacing w:val="6"/>
                <w:highlight w:val="none"/>
                <w:shd w:val="clear"/>
              </w:rPr>
              <w:t>局级(30 m²办公室)2间</w:t>
            </w:r>
          </w:p>
        </w:tc>
      </w:tr>
      <w:tr w14:paraId="4E8385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90" w:hRule="atLeast"/>
          <w:jc w:val="center"/>
        </w:trPr>
        <w:tc>
          <w:tcPr>
            <w:tcW w:w="1034" w:type="dxa"/>
            <w:vAlign w:val="center"/>
          </w:tcPr>
          <w:p w14:paraId="41C71E15">
            <w:pPr>
              <w:pStyle w:val="478"/>
              <w:keepNext w:val="0"/>
              <w:keepLines w:val="0"/>
              <w:pageBreakBefore w:val="0"/>
              <w:widowControl/>
              <w:numPr>
                <w:ilvl w:val="0"/>
                <w:numId w:val="7"/>
              </w:numPr>
              <w:kinsoku w:val="0"/>
              <w:wordWrap/>
              <w:overflowPunct/>
              <w:topLinePunct w:val="0"/>
              <w:autoSpaceDE w:val="0"/>
              <w:autoSpaceDN w:val="0"/>
              <w:bidi w:val="0"/>
              <w:adjustRightInd w:val="0"/>
              <w:snapToGrid w:val="0"/>
              <w:spacing w:line="240" w:lineRule="auto"/>
              <w:ind w:left="425" w:leftChars="0" w:hanging="425" w:firstLineChars="0"/>
              <w:jc w:val="center"/>
              <w:textAlignment w:val="baseline"/>
              <w:rPr>
                <w:color w:val="auto"/>
                <w:highlight w:val="none"/>
              </w:rPr>
            </w:pPr>
          </w:p>
        </w:tc>
        <w:tc>
          <w:tcPr>
            <w:tcW w:w="1714" w:type="dxa"/>
            <w:vAlign w:val="center"/>
          </w:tcPr>
          <w:p w14:paraId="1DB264AD">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leftChars="0"/>
              <w:jc w:val="center"/>
              <w:textAlignment w:val="baseline"/>
              <w:rPr>
                <w:color w:val="auto"/>
                <w:highlight w:val="none"/>
              </w:rPr>
            </w:pPr>
            <w:r>
              <w:rPr>
                <w:color w:val="auto"/>
                <w:spacing w:val="7"/>
                <w:sz w:val="21"/>
                <w:szCs w:val="21"/>
                <w:highlight w:val="none"/>
              </w:rPr>
              <w:t>大班台</w:t>
            </w:r>
          </w:p>
        </w:tc>
        <w:tc>
          <w:tcPr>
            <w:tcW w:w="1080" w:type="dxa"/>
            <w:vAlign w:val="center"/>
          </w:tcPr>
          <w:p w14:paraId="5319325E">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highlight w:val="none"/>
              </w:rPr>
              <w:t>2</w:t>
            </w:r>
          </w:p>
        </w:tc>
        <w:tc>
          <w:tcPr>
            <w:tcW w:w="960" w:type="dxa"/>
            <w:vAlign w:val="center"/>
          </w:tcPr>
          <w:p w14:paraId="50F82686">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highlight w:val="none"/>
              </w:rPr>
              <w:t>张</w:t>
            </w:r>
          </w:p>
        </w:tc>
        <w:tc>
          <w:tcPr>
            <w:tcW w:w="4838" w:type="dxa"/>
            <w:vAlign w:val="top"/>
          </w:tcPr>
          <w:p w14:paraId="45049937">
            <w:pPr>
              <w:pStyle w:val="478"/>
              <w:keepNext w:val="0"/>
              <w:keepLines w:val="0"/>
              <w:pageBreakBefore w:val="0"/>
              <w:widowControl/>
              <w:kinsoku w:val="0"/>
              <w:wordWrap/>
              <w:overflowPunct/>
              <w:topLinePunct w:val="0"/>
              <w:autoSpaceDE w:val="0"/>
              <w:autoSpaceDN w:val="0"/>
              <w:bidi w:val="0"/>
              <w:adjustRightInd w:val="0"/>
              <w:snapToGrid w:val="0"/>
              <w:spacing w:before="38" w:line="240" w:lineRule="auto"/>
              <w:ind w:left="104"/>
              <w:textAlignment w:val="baseline"/>
              <w:rPr>
                <w:color w:val="auto"/>
                <w:highlight w:val="none"/>
              </w:rPr>
            </w:pPr>
            <w:r>
              <w:rPr>
                <w:color w:val="auto"/>
                <w:highlight w:val="none"/>
              </w:rPr>
              <w:t>行政科研楼</w:t>
            </w:r>
            <w:r>
              <w:rPr>
                <w:rFonts w:hint="eastAsia"/>
                <w:color w:val="auto"/>
                <w:highlight w:val="none"/>
                <w:lang w:val="en-US" w:eastAsia="zh-CN"/>
              </w:rPr>
              <w:t xml:space="preserve"> </w:t>
            </w:r>
            <w:r>
              <w:rPr>
                <w:color w:val="auto"/>
                <w:highlight w:val="none"/>
              </w:rPr>
              <w:t>6F:</w:t>
            </w:r>
            <w:r>
              <w:rPr>
                <w:rFonts w:hint="eastAsia"/>
                <w:color w:val="auto"/>
                <w:highlight w:val="none"/>
                <w:lang w:val="en-US" w:eastAsia="zh-CN"/>
              </w:rPr>
              <w:t xml:space="preserve"> </w:t>
            </w:r>
            <w:r>
              <w:rPr>
                <w:color w:val="auto"/>
                <w:highlight w:val="none"/>
              </w:rPr>
              <w:t>30平办公室(2间)2张</w:t>
            </w:r>
          </w:p>
        </w:tc>
        <w:tc>
          <w:tcPr>
            <w:tcW w:w="2013" w:type="dxa"/>
            <w:vAlign w:val="top"/>
          </w:tcPr>
          <w:p w14:paraId="111293A8">
            <w:pPr>
              <w:pStyle w:val="478"/>
              <w:keepNext w:val="0"/>
              <w:keepLines w:val="0"/>
              <w:pageBreakBefore w:val="0"/>
              <w:widowControl/>
              <w:kinsoku w:val="0"/>
              <w:wordWrap/>
              <w:overflowPunct/>
              <w:topLinePunct w:val="0"/>
              <w:autoSpaceDE w:val="0"/>
              <w:autoSpaceDN w:val="0"/>
              <w:bidi w:val="0"/>
              <w:adjustRightInd w:val="0"/>
              <w:snapToGrid w:val="0"/>
              <w:spacing w:before="38" w:line="240" w:lineRule="auto"/>
              <w:ind w:left="104"/>
              <w:textAlignment w:val="baseline"/>
              <w:rPr>
                <w:color w:val="auto"/>
                <w:highlight w:val="none"/>
              </w:rPr>
            </w:pPr>
          </w:p>
        </w:tc>
        <w:tc>
          <w:tcPr>
            <w:tcW w:w="2228" w:type="dxa"/>
            <w:vAlign w:val="top"/>
          </w:tcPr>
          <w:p w14:paraId="4B031C0D">
            <w:pPr>
              <w:pStyle w:val="478"/>
              <w:keepNext w:val="0"/>
              <w:keepLines w:val="0"/>
              <w:pageBreakBefore w:val="0"/>
              <w:widowControl/>
              <w:kinsoku w:val="0"/>
              <w:wordWrap/>
              <w:overflowPunct/>
              <w:topLinePunct w:val="0"/>
              <w:autoSpaceDE w:val="0"/>
              <w:autoSpaceDN w:val="0"/>
              <w:bidi w:val="0"/>
              <w:adjustRightInd w:val="0"/>
              <w:snapToGrid w:val="0"/>
              <w:spacing w:before="38" w:line="240" w:lineRule="auto"/>
              <w:ind w:left="104"/>
              <w:textAlignment w:val="baseline"/>
              <w:rPr>
                <w:color w:val="auto"/>
                <w:highlight w:val="none"/>
              </w:rPr>
            </w:pPr>
          </w:p>
        </w:tc>
      </w:tr>
      <w:tr w14:paraId="350422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90" w:hRule="atLeast"/>
          <w:jc w:val="center"/>
        </w:trPr>
        <w:tc>
          <w:tcPr>
            <w:tcW w:w="1034" w:type="dxa"/>
            <w:vAlign w:val="center"/>
          </w:tcPr>
          <w:p w14:paraId="74EB1812">
            <w:pPr>
              <w:pStyle w:val="478"/>
              <w:keepNext w:val="0"/>
              <w:keepLines w:val="0"/>
              <w:pageBreakBefore w:val="0"/>
              <w:widowControl/>
              <w:numPr>
                <w:ilvl w:val="0"/>
                <w:numId w:val="7"/>
              </w:numPr>
              <w:kinsoku w:val="0"/>
              <w:wordWrap/>
              <w:overflowPunct/>
              <w:topLinePunct w:val="0"/>
              <w:autoSpaceDE w:val="0"/>
              <w:autoSpaceDN w:val="0"/>
              <w:bidi w:val="0"/>
              <w:adjustRightInd w:val="0"/>
              <w:snapToGrid w:val="0"/>
              <w:spacing w:line="240" w:lineRule="auto"/>
              <w:ind w:left="425" w:leftChars="0" w:hanging="425" w:firstLineChars="0"/>
              <w:jc w:val="center"/>
              <w:textAlignment w:val="baseline"/>
              <w:rPr>
                <w:color w:val="auto"/>
                <w:highlight w:val="none"/>
              </w:rPr>
            </w:pPr>
          </w:p>
        </w:tc>
        <w:tc>
          <w:tcPr>
            <w:tcW w:w="1714" w:type="dxa"/>
            <w:vAlign w:val="center"/>
          </w:tcPr>
          <w:p w14:paraId="551D4F31">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leftChars="0"/>
              <w:jc w:val="center"/>
              <w:textAlignment w:val="baseline"/>
              <w:rPr>
                <w:color w:val="auto"/>
                <w:highlight w:val="none"/>
              </w:rPr>
            </w:pPr>
            <w:r>
              <w:rPr>
                <w:color w:val="auto"/>
                <w:spacing w:val="3"/>
                <w:sz w:val="21"/>
                <w:szCs w:val="21"/>
                <w:highlight w:val="none"/>
              </w:rPr>
              <w:t>大班椅</w:t>
            </w:r>
          </w:p>
        </w:tc>
        <w:tc>
          <w:tcPr>
            <w:tcW w:w="1080" w:type="dxa"/>
            <w:vAlign w:val="center"/>
          </w:tcPr>
          <w:p w14:paraId="4E4E19AA">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highlight w:val="none"/>
              </w:rPr>
              <w:t>2</w:t>
            </w:r>
          </w:p>
        </w:tc>
        <w:tc>
          <w:tcPr>
            <w:tcW w:w="960" w:type="dxa"/>
            <w:vAlign w:val="center"/>
          </w:tcPr>
          <w:p w14:paraId="13F1D80A">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highlight w:val="none"/>
              </w:rPr>
              <w:t>张</w:t>
            </w:r>
          </w:p>
        </w:tc>
        <w:tc>
          <w:tcPr>
            <w:tcW w:w="4838" w:type="dxa"/>
            <w:vAlign w:val="top"/>
          </w:tcPr>
          <w:p w14:paraId="56099312">
            <w:pPr>
              <w:pStyle w:val="478"/>
              <w:keepNext w:val="0"/>
              <w:keepLines w:val="0"/>
              <w:pageBreakBefore w:val="0"/>
              <w:widowControl/>
              <w:kinsoku w:val="0"/>
              <w:wordWrap/>
              <w:overflowPunct/>
              <w:topLinePunct w:val="0"/>
              <w:autoSpaceDE w:val="0"/>
              <w:autoSpaceDN w:val="0"/>
              <w:bidi w:val="0"/>
              <w:adjustRightInd w:val="0"/>
              <w:snapToGrid w:val="0"/>
              <w:spacing w:before="39" w:line="240" w:lineRule="auto"/>
              <w:ind w:left="104"/>
              <w:textAlignment w:val="baseline"/>
              <w:rPr>
                <w:color w:val="auto"/>
                <w:highlight w:val="none"/>
              </w:rPr>
            </w:pPr>
            <w:r>
              <w:rPr>
                <w:color w:val="auto"/>
                <w:spacing w:val="5"/>
                <w:highlight w:val="none"/>
              </w:rPr>
              <w:t>行政科研楼</w:t>
            </w:r>
            <w:r>
              <w:rPr>
                <w:rFonts w:hint="eastAsia"/>
                <w:color w:val="auto"/>
                <w:spacing w:val="5"/>
                <w:highlight w:val="none"/>
                <w:lang w:val="en-US" w:eastAsia="zh-CN"/>
              </w:rPr>
              <w:t xml:space="preserve"> </w:t>
            </w:r>
            <w:r>
              <w:rPr>
                <w:color w:val="auto"/>
                <w:spacing w:val="5"/>
                <w:highlight w:val="none"/>
              </w:rPr>
              <w:t>6F:</w:t>
            </w:r>
            <w:r>
              <w:rPr>
                <w:rFonts w:hint="eastAsia"/>
                <w:color w:val="auto"/>
                <w:spacing w:val="5"/>
                <w:highlight w:val="none"/>
                <w:lang w:val="en-US" w:eastAsia="zh-CN"/>
              </w:rPr>
              <w:t xml:space="preserve"> </w:t>
            </w:r>
            <w:r>
              <w:rPr>
                <w:color w:val="auto"/>
                <w:spacing w:val="5"/>
                <w:highlight w:val="none"/>
              </w:rPr>
              <w:t>30平办公室(2间)2张、</w:t>
            </w:r>
          </w:p>
        </w:tc>
        <w:tc>
          <w:tcPr>
            <w:tcW w:w="2013" w:type="dxa"/>
            <w:vAlign w:val="top"/>
          </w:tcPr>
          <w:p w14:paraId="61141277">
            <w:pPr>
              <w:pStyle w:val="478"/>
              <w:keepNext w:val="0"/>
              <w:keepLines w:val="0"/>
              <w:pageBreakBefore w:val="0"/>
              <w:widowControl/>
              <w:kinsoku w:val="0"/>
              <w:wordWrap/>
              <w:overflowPunct/>
              <w:topLinePunct w:val="0"/>
              <w:autoSpaceDE w:val="0"/>
              <w:autoSpaceDN w:val="0"/>
              <w:bidi w:val="0"/>
              <w:adjustRightInd w:val="0"/>
              <w:snapToGrid w:val="0"/>
              <w:spacing w:before="39" w:line="240" w:lineRule="auto"/>
              <w:ind w:left="104"/>
              <w:textAlignment w:val="baseline"/>
              <w:rPr>
                <w:color w:val="auto"/>
                <w:spacing w:val="5"/>
                <w:highlight w:val="none"/>
              </w:rPr>
            </w:pPr>
          </w:p>
        </w:tc>
        <w:tc>
          <w:tcPr>
            <w:tcW w:w="2228" w:type="dxa"/>
            <w:vAlign w:val="top"/>
          </w:tcPr>
          <w:p w14:paraId="4A63A25C">
            <w:pPr>
              <w:pStyle w:val="478"/>
              <w:keepNext w:val="0"/>
              <w:keepLines w:val="0"/>
              <w:pageBreakBefore w:val="0"/>
              <w:widowControl/>
              <w:kinsoku w:val="0"/>
              <w:wordWrap/>
              <w:overflowPunct/>
              <w:topLinePunct w:val="0"/>
              <w:autoSpaceDE w:val="0"/>
              <w:autoSpaceDN w:val="0"/>
              <w:bidi w:val="0"/>
              <w:adjustRightInd w:val="0"/>
              <w:snapToGrid w:val="0"/>
              <w:spacing w:before="39" w:line="240" w:lineRule="auto"/>
              <w:ind w:left="104"/>
              <w:textAlignment w:val="baseline"/>
              <w:rPr>
                <w:color w:val="auto"/>
                <w:spacing w:val="5"/>
                <w:highlight w:val="none"/>
              </w:rPr>
            </w:pPr>
          </w:p>
        </w:tc>
      </w:tr>
      <w:tr w14:paraId="219A9C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90" w:hRule="atLeast"/>
          <w:jc w:val="center"/>
        </w:trPr>
        <w:tc>
          <w:tcPr>
            <w:tcW w:w="1034" w:type="dxa"/>
            <w:vAlign w:val="center"/>
          </w:tcPr>
          <w:p w14:paraId="79C45F48">
            <w:pPr>
              <w:pStyle w:val="478"/>
              <w:keepNext w:val="0"/>
              <w:keepLines w:val="0"/>
              <w:pageBreakBefore w:val="0"/>
              <w:widowControl/>
              <w:numPr>
                <w:ilvl w:val="0"/>
                <w:numId w:val="7"/>
              </w:numPr>
              <w:kinsoku w:val="0"/>
              <w:wordWrap/>
              <w:overflowPunct/>
              <w:topLinePunct w:val="0"/>
              <w:autoSpaceDE w:val="0"/>
              <w:autoSpaceDN w:val="0"/>
              <w:bidi w:val="0"/>
              <w:adjustRightInd w:val="0"/>
              <w:snapToGrid w:val="0"/>
              <w:spacing w:line="240" w:lineRule="auto"/>
              <w:ind w:left="425" w:leftChars="0" w:hanging="425" w:firstLineChars="0"/>
              <w:jc w:val="center"/>
              <w:textAlignment w:val="baseline"/>
              <w:rPr>
                <w:color w:val="auto"/>
                <w:highlight w:val="none"/>
              </w:rPr>
            </w:pPr>
          </w:p>
        </w:tc>
        <w:tc>
          <w:tcPr>
            <w:tcW w:w="1714" w:type="dxa"/>
            <w:vAlign w:val="center"/>
          </w:tcPr>
          <w:p w14:paraId="11697765">
            <w:pPr>
              <w:pStyle w:val="18"/>
              <w:keepNext w:val="0"/>
              <w:keepLines w:val="0"/>
              <w:pageBreakBefore w:val="0"/>
              <w:widowControl w:val="0"/>
              <w:wordWrap/>
              <w:overflowPunct/>
              <w:topLinePunct w:val="0"/>
              <w:bidi w:val="0"/>
              <w:snapToGrid/>
              <w:spacing w:line="240" w:lineRule="auto"/>
              <w:jc w:val="center"/>
              <w:rPr>
                <w:color w:val="auto"/>
                <w:highlight w:val="none"/>
              </w:rPr>
            </w:pPr>
            <w:r>
              <w:rPr>
                <w:b w:val="0"/>
                <w:bCs w:val="0"/>
                <w:color w:val="auto"/>
                <w:spacing w:val="2"/>
                <w:sz w:val="21"/>
                <w:szCs w:val="21"/>
                <w:highlight w:val="none"/>
              </w:rPr>
              <w:t>大班前椅</w:t>
            </w:r>
          </w:p>
        </w:tc>
        <w:tc>
          <w:tcPr>
            <w:tcW w:w="1080" w:type="dxa"/>
            <w:vAlign w:val="center"/>
          </w:tcPr>
          <w:p w14:paraId="1153C1A9">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highlight w:val="none"/>
              </w:rPr>
              <w:t>4</w:t>
            </w:r>
          </w:p>
        </w:tc>
        <w:tc>
          <w:tcPr>
            <w:tcW w:w="960" w:type="dxa"/>
            <w:vAlign w:val="center"/>
          </w:tcPr>
          <w:p w14:paraId="149C4E05">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highlight w:val="none"/>
              </w:rPr>
              <w:t>张</w:t>
            </w:r>
          </w:p>
        </w:tc>
        <w:tc>
          <w:tcPr>
            <w:tcW w:w="4838" w:type="dxa"/>
            <w:vAlign w:val="top"/>
          </w:tcPr>
          <w:p w14:paraId="58268568">
            <w:pPr>
              <w:pStyle w:val="478"/>
              <w:keepNext w:val="0"/>
              <w:keepLines w:val="0"/>
              <w:pageBreakBefore w:val="0"/>
              <w:widowControl/>
              <w:kinsoku w:val="0"/>
              <w:wordWrap/>
              <w:overflowPunct/>
              <w:topLinePunct w:val="0"/>
              <w:autoSpaceDE w:val="0"/>
              <w:autoSpaceDN w:val="0"/>
              <w:bidi w:val="0"/>
              <w:adjustRightInd w:val="0"/>
              <w:snapToGrid w:val="0"/>
              <w:spacing w:before="41" w:line="240" w:lineRule="auto"/>
              <w:ind w:left="104"/>
              <w:textAlignment w:val="baseline"/>
              <w:rPr>
                <w:color w:val="auto"/>
                <w:highlight w:val="none"/>
              </w:rPr>
            </w:pPr>
            <w:r>
              <w:rPr>
                <w:color w:val="auto"/>
                <w:highlight w:val="none"/>
              </w:rPr>
              <w:t>30平办公室(2间)4张</w:t>
            </w:r>
          </w:p>
        </w:tc>
        <w:tc>
          <w:tcPr>
            <w:tcW w:w="2013" w:type="dxa"/>
            <w:vAlign w:val="top"/>
          </w:tcPr>
          <w:p w14:paraId="6864D335">
            <w:pPr>
              <w:pStyle w:val="478"/>
              <w:keepNext w:val="0"/>
              <w:keepLines w:val="0"/>
              <w:pageBreakBefore w:val="0"/>
              <w:widowControl/>
              <w:kinsoku w:val="0"/>
              <w:wordWrap/>
              <w:overflowPunct/>
              <w:topLinePunct w:val="0"/>
              <w:autoSpaceDE w:val="0"/>
              <w:autoSpaceDN w:val="0"/>
              <w:bidi w:val="0"/>
              <w:adjustRightInd w:val="0"/>
              <w:snapToGrid w:val="0"/>
              <w:spacing w:before="41" w:line="240" w:lineRule="auto"/>
              <w:ind w:left="104"/>
              <w:textAlignment w:val="baseline"/>
              <w:rPr>
                <w:color w:val="auto"/>
                <w:highlight w:val="none"/>
              </w:rPr>
            </w:pPr>
          </w:p>
        </w:tc>
        <w:tc>
          <w:tcPr>
            <w:tcW w:w="2228" w:type="dxa"/>
            <w:vAlign w:val="top"/>
          </w:tcPr>
          <w:p w14:paraId="43FCA6E8">
            <w:pPr>
              <w:pStyle w:val="478"/>
              <w:keepNext w:val="0"/>
              <w:keepLines w:val="0"/>
              <w:pageBreakBefore w:val="0"/>
              <w:widowControl/>
              <w:kinsoku w:val="0"/>
              <w:wordWrap/>
              <w:overflowPunct/>
              <w:topLinePunct w:val="0"/>
              <w:autoSpaceDE w:val="0"/>
              <w:autoSpaceDN w:val="0"/>
              <w:bidi w:val="0"/>
              <w:adjustRightInd w:val="0"/>
              <w:snapToGrid w:val="0"/>
              <w:spacing w:before="41" w:line="240" w:lineRule="auto"/>
              <w:ind w:left="104"/>
              <w:textAlignment w:val="baseline"/>
              <w:rPr>
                <w:color w:val="auto"/>
                <w:highlight w:val="none"/>
              </w:rPr>
            </w:pPr>
          </w:p>
        </w:tc>
      </w:tr>
      <w:tr w14:paraId="0E93E8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vAlign w:val="center"/>
          </w:tcPr>
          <w:p w14:paraId="028ACFE6">
            <w:pPr>
              <w:pStyle w:val="478"/>
              <w:keepNext w:val="0"/>
              <w:keepLines w:val="0"/>
              <w:pageBreakBefore w:val="0"/>
              <w:widowControl/>
              <w:numPr>
                <w:ilvl w:val="0"/>
                <w:numId w:val="7"/>
              </w:numPr>
              <w:kinsoku w:val="0"/>
              <w:wordWrap/>
              <w:overflowPunct/>
              <w:topLinePunct w:val="0"/>
              <w:autoSpaceDE w:val="0"/>
              <w:autoSpaceDN w:val="0"/>
              <w:bidi w:val="0"/>
              <w:adjustRightInd w:val="0"/>
              <w:snapToGrid w:val="0"/>
              <w:spacing w:line="240" w:lineRule="auto"/>
              <w:ind w:left="425" w:leftChars="0" w:hanging="425" w:firstLineChars="0"/>
              <w:jc w:val="center"/>
              <w:textAlignment w:val="baseline"/>
              <w:rPr>
                <w:color w:val="auto"/>
                <w:highlight w:val="none"/>
              </w:rPr>
            </w:pPr>
          </w:p>
        </w:tc>
        <w:tc>
          <w:tcPr>
            <w:tcW w:w="1714" w:type="dxa"/>
            <w:vAlign w:val="center"/>
          </w:tcPr>
          <w:p w14:paraId="22733D4B">
            <w:pPr>
              <w:pStyle w:val="478"/>
              <w:keepNext w:val="0"/>
              <w:keepLines w:val="0"/>
              <w:pageBreakBefore w:val="0"/>
              <w:widowControl/>
              <w:kinsoku w:val="0"/>
              <w:wordWrap/>
              <w:overflowPunct/>
              <w:topLinePunct w:val="0"/>
              <w:autoSpaceDE w:val="0"/>
              <w:autoSpaceDN w:val="0"/>
              <w:bidi w:val="0"/>
              <w:adjustRightInd w:val="0"/>
              <w:snapToGrid w:val="0"/>
              <w:spacing w:before="0" w:line="240" w:lineRule="auto"/>
              <w:ind w:left="0" w:leftChars="0"/>
              <w:jc w:val="center"/>
              <w:textAlignment w:val="baseline"/>
              <w:rPr>
                <w:color w:val="auto"/>
                <w:highlight w:val="none"/>
              </w:rPr>
            </w:pPr>
            <w:r>
              <w:rPr>
                <w:color w:val="auto"/>
                <w:spacing w:val="3"/>
                <w:sz w:val="21"/>
                <w:szCs w:val="21"/>
                <w:highlight w:val="none"/>
              </w:rPr>
              <w:t>茶水柜</w:t>
            </w:r>
          </w:p>
        </w:tc>
        <w:tc>
          <w:tcPr>
            <w:tcW w:w="1080" w:type="dxa"/>
            <w:vAlign w:val="center"/>
          </w:tcPr>
          <w:p w14:paraId="104CFDAE">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highlight w:val="none"/>
              </w:rPr>
              <w:t>2</w:t>
            </w:r>
          </w:p>
        </w:tc>
        <w:tc>
          <w:tcPr>
            <w:tcW w:w="960" w:type="dxa"/>
            <w:vAlign w:val="center"/>
          </w:tcPr>
          <w:p w14:paraId="60044A07">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highlight w:val="none"/>
              </w:rPr>
              <w:t>个</w:t>
            </w:r>
          </w:p>
        </w:tc>
        <w:tc>
          <w:tcPr>
            <w:tcW w:w="4838" w:type="dxa"/>
            <w:vAlign w:val="top"/>
          </w:tcPr>
          <w:p w14:paraId="00011DAC">
            <w:pPr>
              <w:pStyle w:val="478"/>
              <w:keepNext w:val="0"/>
              <w:keepLines w:val="0"/>
              <w:pageBreakBefore w:val="0"/>
              <w:widowControl/>
              <w:kinsoku w:val="0"/>
              <w:wordWrap/>
              <w:overflowPunct/>
              <w:topLinePunct w:val="0"/>
              <w:autoSpaceDE w:val="0"/>
              <w:autoSpaceDN w:val="0"/>
              <w:bidi w:val="0"/>
              <w:adjustRightInd w:val="0"/>
              <w:snapToGrid w:val="0"/>
              <w:spacing w:before="120" w:line="240" w:lineRule="auto"/>
              <w:ind w:left="104"/>
              <w:textAlignment w:val="baseline"/>
              <w:rPr>
                <w:color w:val="auto"/>
                <w:highlight w:val="none"/>
              </w:rPr>
            </w:pPr>
            <w:r>
              <w:rPr>
                <w:color w:val="auto"/>
                <w:spacing w:val="5"/>
                <w:highlight w:val="none"/>
              </w:rPr>
              <w:t>行政科研楼</w:t>
            </w:r>
            <w:r>
              <w:rPr>
                <w:rFonts w:hint="eastAsia"/>
                <w:color w:val="auto"/>
                <w:spacing w:val="5"/>
                <w:highlight w:val="none"/>
                <w:lang w:val="en-US" w:eastAsia="zh-CN"/>
              </w:rPr>
              <w:t xml:space="preserve"> </w:t>
            </w:r>
            <w:r>
              <w:rPr>
                <w:color w:val="auto"/>
                <w:spacing w:val="5"/>
                <w:highlight w:val="none"/>
              </w:rPr>
              <w:t>6F:</w:t>
            </w:r>
            <w:r>
              <w:rPr>
                <w:rFonts w:hint="eastAsia"/>
                <w:color w:val="auto"/>
                <w:spacing w:val="5"/>
                <w:highlight w:val="none"/>
                <w:lang w:val="en-US" w:eastAsia="zh-CN"/>
              </w:rPr>
              <w:t xml:space="preserve"> </w:t>
            </w:r>
            <w:r>
              <w:rPr>
                <w:color w:val="auto"/>
                <w:spacing w:val="5"/>
                <w:highlight w:val="none"/>
              </w:rPr>
              <w:t>30平办公室(2间)2个、</w:t>
            </w:r>
          </w:p>
        </w:tc>
        <w:tc>
          <w:tcPr>
            <w:tcW w:w="2013" w:type="dxa"/>
            <w:vAlign w:val="top"/>
          </w:tcPr>
          <w:p w14:paraId="19F22F92">
            <w:pPr>
              <w:pStyle w:val="478"/>
              <w:keepNext w:val="0"/>
              <w:keepLines w:val="0"/>
              <w:pageBreakBefore w:val="0"/>
              <w:widowControl/>
              <w:kinsoku w:val="0"/>
              <w:wordWrap/>
              <w:overflowPunct/>
              <w:topLinePunct w:val="0"/>
              <w:autoSpaceDE w:val="0"/>
              <w:autoSpaceDN w:val="0"/>
              <w:bidi w:val="0"/>
              <w:adjustRightInd w:val="0"/>
              <w:snapToGrid w:val="0"/>
              <w:spacing w:before="120" w:line="240" w:lineRule="auto"/>
              <w:ind w:left="104"/>
              <w:textAlignment w:val="baseline"/>
              <w:rPr>
                <w:color w:val="auto"/>
                <w:spacing w:val="5"/>
                <w:highlight w:val="none"/>
              </w:rPr>
            </w:pPr>
          </w:p>
        </w:tc>
        <w:tc>
          <w:tcPr>
            <w:tcW w:w="2228" w:type="dxa"/>
            <w:vAlign w:val="top"/>
          </w:tcPr>
          <w:p w14:paraId="759F1EB4">
            <w:pPr>
              <w:pStyle w:val="478"/>
              <w:keepNext w:val="0"/>
              <w:keepLines w:val="0"/>
              <w:pageBreakBefore w:val="0"/>
              <w:widowControl/>
              <w:kinsoku w:val="0"/>
              <w:wordWrap/>
              <w:overflowPunct/>
              <w:topLinePunct w:val="0"/>
              <w:autoSpaceDE w:val="0"/>
              <w:autoSpaceDN w:val="0"/>
              <w:bidi w:val="0"/>
              <w:adjustRightInd w:val="0"/>
              <w:snapToGrid w:val="0"/>
              <w:spacing w:before="120" w:line="240" w:lineRule="auto"/>
              <w:ind w:left="104"/>
              <w:textAlignment w:val="baseline"/>
              <w:rPr>
                <w:color w:val="auto"/>
                <w:spacing w:val="5"/>
                <w:highlight w:val="none"/>
              </w:rPr>
            </w:pPr>
          </w:p>
        </w:tc>
      </w:tr>
      <w:tr w14:paraId="71BA70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vAlign w:val="center"/>
          </w:tcPr>
          <w:p w14:paraId="71E1E72B">
            <w:pPr>
              <w:pStyle w:val="478"/>
              <w:keepNext w:val="0"/>
              <w:keepLines w:val="0"/>
              <w:pageBreakBefore w:val="0"/>
              <w:widowControl/>
              <w:numPr>
                <w:ilvl w:val="0"/>
                <w:numId w:val="7"/>
              </w:numPr>
              <w:kinsoku w:val="0"/>
              <w:wordWrap/>
              <w:overflowPunct/>
              <w:topLinePunct w:val="0"/>
              <w:autoSpaceDE w:val="0"/>
              <w:autoSpaceDN w:val="0"/>
              <w:bidi w:val="0"/>
              <w:adjustRightInd w:val="0"/>
              <w:snapToGrid w:val="0"/>
              <w:spacing w:line="240" w:lineRule="auto"/>
              <w:ind w:left="425" w:leftChars="0" w:hanging="425" w:firstLineChars="0"/>
              <w:jc w:val="center"/>
              <w:textAlignment w:val="baseline"/>
              <w:rPr>
                <w:color w:val="auto"/>
                <w:highlight w:val="none"/>
              </w:rPr>
            </w:pPr>
          </w:p>
        </w:tc>
        <w:tc>
          <w:tcPr>
            <w:tcW w:w="1714" w:type="dxa"/>
            <w:vAlign w:val="center"/>
          </w:tcPr>
          <w:p w14:paraId="3995A1A7">
            <w:pPr>
              <w:pStyle w:val="478"/>
              <w:keepNext w:val="0"/>
              <w:keepLines w:val="0"/>
              <w:pageBreakBefore w:val="0"/>
              <w:widowControl/>
              <w:kinsoku w:val="0"/>
              <w:wordWrap/>
              <w:overflowPunct/>
              <w:topLinePunct w:val="0"/>
              <w:autoSpaceDE w:val="0"/>
              <w:autoSpaceDN w:val="0"/>
              <w:bidi w:val="0"/>
              <w:adjustRightInd w:val="0"/>
              <w:snapToGrid w:val="0"/>
              <w:spacing w:before="0" w:line="240" w:lineRule="auto"/>
              <w:ind w:left="0" w:leftChars="0"/>
              <w:jc w:val="center"/>
              <w:textAlignment w:val="baseline"/>
              <w:rPr>
                <w:color w:val="auto"/>
                <w:highlight w:val="none"/>
              </w:rPr>
            </w:pPr>
            <w:r>
              <w:rPr>
                <w:color w:val="auto"/>
                <w:spacing w:val="-2"/>
                <w:sz w:val="21"/>
                <w:szCs w:val="21"/>
                <w:highlight w:val="none"/>
              </w:rPr>
              <w:t>单人接待沙发</w:t>
            </w:r>
          </w:p>
        </w:tc>
        <w:tc>
          <w:tcPr>
            <w:tcW w:w="1080" w:type="dxa"/>
            <w:vAlign w:val="center"/>
          </w:tcPr>
          <w:p w14:paraId="3C6D9395">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highlight w:val="none"/>
              </w:rPr>
              <w:t>4</w:t>
            </w:r>
          </w:p>
        </w:tc>
        <w:tc>
          <w:tcPr>
            <w:tcW w:w="960" w:type="dxa"/>
            <w:vAlign w:val="center"/>
          </w:tcPr>
          <w:p w14:paraId="36915708">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highlight w:val="none"/>
              </w:rPr>
              <w:t>张</w:t>
            </w:r>
          </w:p>
        </w:tc>
        <w:tc>
          <w:tcPr>
            <w:tcW w:w="4838" w:type="dxa"/>
            <w:vAlign w:val="top"/>
          </w:tcPr>
          <w:p w14:paraId="2FB40E10">
            <w:pPr>
              <w:pStyle w:val="478"/>
              <w:keepNext w:val="0"/>
              <w:keepLines w:val="0"/>
              <w:pageBreakBefore w:val="0"/>
              <w:widowControl/>
              <w:kinsoku w:val="0"/>
              <w:wordWrap/>
              <w:overflowPunct/>
              <w:topLinePunct w:val="0"/>
              <w:autoSpaceDE w:val="0"/>
              <w:autoSpaceDN w:val="0"/>
              <w:bidi w:val="0"/>
              <w:adjustRightInd w:val="0"/>
              <w:snapToGrid w:val="0"/>
              <w:spacing w:before="121" w:line="240" w:lineRule="auto"/>
              <w:ind w:left="104"/>
              <w:textAlignment w:val="baseline"/>
              <w:rPr>
                <w:color w:val="auto"/>
                <w:highlight w:val="none"/>
              </w:rPr>
            </w:pPr>
            <w:r>
              <w:rPr>
                <w:color w:val="auto"/>
                <w:highlight w:val="none"/>
              </w:rPr>
              <w:t>行政科研楼</w:t>
            </w:r>
            <w:r>
              <w:rPr>
                <w:rFonts w:hint="eastAsia"/>
                <w:color w:val="auto"/>
                <w:highlight w:val="none"/>
                <w:lang w:val="en-US" w:eastAsia="zh-CN"/>
              </w:rPr>
              <w:t xml:space="preserve"> </w:t>
            </w:r>
            <w:r>
              <w:rPr>
                <w:color w:val="auto"/>
                <w:highlight w:val="none"/>
              </w:rPr>
              <w:t>6F:</w:t>
            </w:r>
            <w:r>
              <w:rPr>
                <w:rFonts w:hint="eastAsia"/>
                <w:color w:val="auto"/>
                <w:highlight w:val="none"/>
                <w:lang w:val="en-US" w:eastAsia="zh-CN"/>
              </w:rPr>
              <w:t xml:space="preserve"> </w:t>
            </w:r>
            <w:r>
              <w:rPr>
                <w:color w:val="auto"/>
                <w:highlight w:val="none"/>
              </w:rPr>
              <w:t>30平办公室(2间)4个</w:t>
            </w:r>
          </w:p>
        </w:tc>
        <w:tc>
          <w:tcPr>
            <w:tcW w:w="2013" w:type="dxa"/>
            <w:vAlign w:val="top"/>
          </w:tcPr>
          <w:p w14:paraId="5B6CBB8A">
            <w:pPr>
              <w:pStyle w:val="478"/>
              <w:keepNext w:val="0"/>
              <w:keepLines w:val="0"/>
              <w:pageBreakBefore w:val="0"/>
              <w:widowControl/>
              <w:kinsoku w:val="0"/>
              <w:wordWrap/>
              <w:overflowPunct/>
              <w:topLinePunct w:val="0"/>
              <w:autoSpaceDE w:val="0"/>
              <w:autoSpaceDN w:val="0"/>
              <w:bidi w:val="0"/>
              <w:adjustRightInd w:val="0"/>
              <w:snapToGrid w:val="0"/>
              <w:spacing w:before="121" w:line="240" w:lineRule="auto"/>
              <w:ind w:left="104"/>
              <w:textAlignment w:val="baseline"/>
              <w:rPr>
                <w:color w:val="auto"/>
                <w:highlight w:val="none"/>
              </w:rPr>
            </w:pPr>
          </w:p>
        </w:tc>
        <w:tc>
          <w:tcPr>
            <w:tcW w:w="2228" w:type="dxa"/>
            <w:vAlign w:val="top"/>
          </w:tcPr>
          <w:p w14:paraId="5FE2734B">
            <w:pPr>
              <w:pStyle w:val="478"/>
              <w:keepNext w:val="0"/>
              <w:keepLines w:val="0"/>
              <w:pageBreakBefore w:val="0"/>
              <w:widowControl/>
              <w:kinsoku w:val="0"/>
              <w:wordWrap/>
              <w:overflowPunct/>
              <w:topLinePunct w:val="0"/>
              <w:autoSpaceDE w:val="0"/>
              <w:autoSpaceDN w:val="0"/>
              <w:bidi w:val="0"/>
              <w:adjustRightInd w:val="0"/>
              <w:snapToGrid w:val="0"/>
              <w:spacing w:before="121" w:line="240" w:lineRule="auto"/>
              <w:ind w:left="104"/>
              <w:textAlignment w:val="baseline"/>
              <w:rPr>
                <w:color w:val="auto"/>
                <w:highlight w:val="none"/>
              </w:rPr>
            </w:pPr>
          </w:p>
        </w:tc>
      </w:tr>
      <w:tr w14:paraId="4AAD78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vAlign w:val="center"/>
          </w:tcPr>
          <w:p w14:paraId="4472E275">
            <w:pPr>
              <w:pStyle w:val="478"/>
              <w:keepNext w:val="0"/>
              <w:keepLines w:val="0"/>
              <w:pageBreakBefore w:val="0"/>
              <w:widowControl/>
              <w:numPr>
                <w:ilvl w:val="0"/>
                <w:numId w:val="7"/>
              </w:numPr>
              <w:kinsoku w:val="0"/>
              <w:wordWrap/>
              <w:overflowPunct/>
              <w:topLinePunct w:val="0"/>
              <w:autoSpaceDE w:val="0"/>
              <w:autoSpaceDN w:val="0"/>
              <w:bidi w:val="0"/>
              <w:adjustRightInd w:val="0"/>
              <w:snapToGrid w:val="0"/>
              <w:spacing w:line="240" w:lineRule="auto"/>
              <w:ind w:left="425" w:leftChars="0" w:hanging="425" w:firstLineChars="0"/>
              <w:jc w:val="center"/>
              <w:textAlignment w:val="baseline"/>
              <w:rPr>
                <w:color w:val="auto"/>
                <w:highlight w:val="none"/>
              </w:rPr>
            </w:pPr>
          </w:p>
        </w:tc>
        <w:tc>
          <w:tcPr>
            <w:tcW w:w="1714" w:type="dxa"/>
            <w:vAlign w:val="center"/>
          </w:tcPr>
          <w:p w14:paraId="1936C372">
            <w:pPr>
              <w:pStyle w:val="478"/>
              <w:keepNext w:val="0"/>
              <w:keepLines w:val="0"/>
              <w:pageBreakBefore w:val="0"/>
              <w:widowControl/>
              <w:kinsoku w:val="0"/>
              <w:wordWrap/>
              <w:overflowPunct/>
              <w:topLinePunct w:val="0"/>
              <w:autoSpaceDE w:val="0"/>
              <w:autoSpaceDN w:val="0"/>
              <w:bidi w:val="0"/>
              <w:adjustRightInd w:val="0"/>
              <w:snapToGrid w:val="0"/>
              <w:spacing w:before="0" w:line="240" w:lineRule="auto"/>
              <w:ind w:left="0" w:leftChars="0"/>
              <w:jc w:val="center"/>
              <w:textAlignment w:val="baseline"/>
              <w:rPr>
                <w:color w:val="auto"/>
                <w:highlight w:val="none"/>
              </w:rPr>
            </w:pPr>
            <w:r>
              <w:rPr>
                <w:color w:val="auto"/>
                <w:spacing w:val="-2"/>
                <w:sz w:val="21"/>
                <w:szCs w:val="21"/>
                <w:highlight w:val="none"/>
              </w:rPr>
              <w:t>双人沙发</w:t>
            </w:r>
          </w:p>
        </w:tc>
        <w:tc>
          <w:tcPr>
            <w:tcW w:w="1080" w:type="dxa"/>
            <w:vAlign w:val="center"/>
          </w:tcPr>
          <w:p w14:paraId="253C11A7">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highlight w:val="none"/>
              </w:rPr>
              <w:t>2</w:t>
            </w:r>
          </w:p>
        </w:tc>
        <w:tc>
          <w:tcPr>
            <w:tcW w:w="960" w:type="dxa"/>
            <w:vAlign w:val="center"/>
          </w:tcPr>
          <w:p w14:paraId="0D778AF8">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highlight w:val="none"/>
              </w:rPr>
              <w:t>张</w:t>
            </w:r>
          </w:p>
        </w:tc>
        <w:tc>
          <w:tcPr>
            <w:tcW w:w="4838" w:type="dxa"/>
            <w:vAlign w:val="top"/>
          </w:tcPr>
          <w:p w14:paraId="636A8F2E">
            <w:pPr>
              <w:pStyle w:val="478"/>
              <w:keepNext w:val="0"/>
              <w:keepLines w:val="0"/>
              <w:pageBreakBefore w:val="0"/>
              <w:widowControl/>
              <w:kinsoku w:val="0"/>
              <w:wordWrap/>
              <w:overflowPunct/>
              <w:topLinePunct w:val="0"/>
              <w:autoSpaceDE w:val="0"/>
              <w:autoSpaceDN w:val="0"/>
              <w:bidi w:val="0"/>
              <w:adjustRightInd w:val="0"/>
              <w:snapToGrid w:val="0"/>
              <w:spacing w:before="122" w:line="240" w:lineRule="auto"/>
              <w:ind w:left="104"/>
              <w:textAlignment w:val="baseline"/>
              <w:rPr>
                <w:color w:val="auto"/>
                <w:highlight w:val="none"/>
              </w:rPr>
            </w:pPr>
            <w:r>
              <w:rPr>
                <w:color w:val="auto"/>
                <w:highlight w:val="none"/>
              </w:rPr>
              <w:t>行政科研楼</w:t>
            </w:r>
            <w:r>
              <w:rPr>
                <w:rFonts w:hint="eastAsia"/>
                <w:color w:val="auto"/>
                <w:highlight w:val="none"/>
                <w:lang w:val="en-US" w:eastAsia="zh-CN"/>
              </w:rPr>
              <w:t xml:space="preserve"> </w:t>
            </w:r>
            <w:r>
              <w:rPr>
                <w:color w:val="auto"/>
                <w:highlight w:val="none"/>
              </w:rPr>
              <w:t>6F:</w:t>
            </w:r>
            <w:r>
              <w:rPr>
                <w:rFonts w:hint="eastAsia"/>
                <w:color w:val="auto"/>
                <w:highlight w:val="none"/>
                <w:lang w:val="en-US" w:eastAsia="zh-CN"/>
              </w:rPr>
              <w:t xml:space="preserve"> </w:t>
            </w:r>
            <w:r>
              <w:rPr>
                <w:color w:val="auto"/>
                <w:highlight w:val="none"/>
              </w:rPr>
              <w:t>30平办公室(2间)2张</w:t>
            </w:r>
          </w:p>
        </w:tc>
        <w:tc>
          <w:tcPr>
            <w:tcW w:w="2013" w:type="dxa"/>
            <w:vAlign w:val="top"/>
          </w:tcPr>
          <w:p w14:paraId="7059FC41">
            <w:pPr>
              <w:pStyle w:val="478"/>
              <w:keepNext w:val="0"/>
              <w:keepLines w:val="0"/>
              <w:pageBreakBefore w:val="0"/>
              <w:widowControl/>
              <w:kinsoku w:val="0"/>
              <w:wordWrap/>
              <w:overflowPunct/>
              <w:topLinePunct w:val="0"/>
              <w:autoSpaceDE w:val="0"/>
              <w:autoSpaceDN w:val="0"/>
              <w:bidi w:val="0"/>
              <w:adjustRightInd w:val="0"/>
              <w:snapToGrid w:val="0"/>
              <w:spacing w:before="122" w:line="240" w:lineRule="auto"/>
              <w:ind w:left="104"/>
              <w:textAlignment w:val="baseline"/>
              <w:rPr>
                <w:color w:val="auto"/>
                <w:highlight w:val="none"/>
              </w:rPr>
            </w:pPr>
          </w:p>
        </w:tc>
        <w:tc>
          <w:tcPr>
            <w:tcW w:w="2228" w:type="dxa"/>
            <w:vAlign w:val="top"/>
          </w:tcPr>
          <w:p w14:paraId="03A9502B">
            <w:pPr>
              <w:pStyle w:val="478"/>
              <w:keepNext w:val="0"/>
              <w:keepLines w:val="0"/>
              <w:pageBreakBefore w:val="0"/>
              <w:widowControl/>
              <w:kinsoku w:val="0"/>
              <w:wordWrap/>
              <w:overflowPunct/>
              <w:topLinePunct w:val="0"/>
              <w:autoSpaceDE w:val="0"/>
              <w:autoSpaceDN w:val="0"/>
              <w:bidi w:val="0"/>
              <w:adjustRightInd w:val="0"/>
              <w:snapToGrid w:val="0"/>
              <w:spacing w:before="122" w:line="240" w:lineRule="auto"/>
              <w:ind w:left="104"/>
              <w:textAlignment w:val="baseline"/>
              <w:rPr>
                <w:color w:val="auto"/>
                <w:highlight w:val="none"/>
              </w:rPr>
            </w:pPr>
          </w:p>
        </w:tc>
      </w:tr>
      <w:tr w14:paraId="67DEA7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vAlign w:val="center"/>
          </w:tcPr>
          <w:p w14:paraId="1C49CE6D">
            <w:pPr>
              <w:pStyle w:val="478"/>
              <w:keepNext w:val="0"/>
              <w:keepLines w:val="0"/>
              <w:pageBreakBefore w:val="0"/>
              <w:widowControl/>
              <w:numPr>
                <w:ilvl w:val="0"/>
                <w:numId w:val="7"/>
              </w:numPr>
              <w:kinsoku w:val="0"/>
              <w:wordWrap/>
              <w:overflowPunct/>
              <w:topLinePunct w:val="0"/>
              <w:autoSpaceDE w:val="0"/>
              <w:autoSpaceDN w:val="0"/>
              <w:bidi w:val="0"/>
              <w:adjustRightInd w:val="0"/>
              <w:snapToGrid w:val="0"/>
              <w:spacing w:line="240" w:lineRule="auto"/>
              <w:ind w:left="425" w:leftChars="0" w:hanging="425" w:firstLineChars="0"/>
              <w:jc w:val="center"/>
              <w:textAlignment w:val="baseline"/>
              <w:rPr>
                <w:color w:val="auto"/>
                <w:highlight w:val="none"/>
              </w:rPr>
            </w:pPr>
          </w:p>
        </w:tc>
        <w:tc>
          <w:tcPr>
            <w:tcW w:w="1714" w:type="dxa"/>
            <w:vAlign w:val="center"/>
          </w:tcPr>
          <w:p w14:paraId="440EB936">
            <w:pPr>
              <w:pStyle w:val="478"/>
              <w:keepNext w:val="0"/>
              <w:keepLines w:val="0"/>
              <w:pageBreakBefore w:val="0"/>
              <w:widowControl/>
              <w:kinsoku w:val="0"/>
              <w:wordWrap/>
              <w:overflowPunct/>
              <w:topLinePunct w:val="0"/>
              <w:autoSpaceDE w:val="0"/>
              <w:autoSpaceDN w:val="0"/>
              <w:bidi w:val="0"/>
              <w:adjustRightInd w:val="0"/>
              <w:snapToGrid w:val="0"/>
              <w:spacing w:before="0" w:line="240" w:lineRule="auto"/>
              <w:ind w:left="0" w:leftChars="0"/>
              <w:jc w:val="center"/>
              <w:textAlignment w:val="baseline"/>
              <w:rPr>
                <w:color w:val="auto"/>
                <w:highlight w:val="none"/>
              </w:rPr>
            </w:pPr>
            <w:r>
              <w:rPr>
                <w:color w:val="auto"/>
                <w:spacing w:val="-2"/>
                <w:sz w:val="21"/>
                <w:szCs w:val="21"/>
                <w:highlight w:val="none"/>
              </w:rPr>
              <w:t>单人沙发</w:t>
            </w:r>
          </w:p>
        </w:tc>
        <w:tc>
          <w:tcPr>
            <w:tcW w:w="1080" w:type="dxa"/>
            <w:vAlign w:val="center"/>
          </w:tcPr>
          <w:p w14:paraId="2912D70A">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highlight w:val="none"/>
              </w:rPr>
              <w:t>4</w:t>
            </w:r>
          </w:p>
        </w:tc>
        <w:tc>
          <w:tcPr>
            <w:tcW w:w="960" w:type="dxa"/>
            <w:vAlign w:val="center"/>
          </w:tcPr>
          <w:p w14:paraId="3CC206A4">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highlight w:val="none"/>
              </w:rPr>
              <w:t>张</w:t>
            </w:r>
          </w:p>
        </w:tc>
        <w:tc>
          <w:tcPr>
            <w:tcW w:w="4838" w:type="dxa"/>
            <w:vAlign w:val="top"/>
          </w:tcPr>
          <w:p w14:paraId="609ABC10">
            <w:pPr>
              <w:pStyle w:val="478"/>
              <w:keepNext w:val="0"/>
              <w:keepLines w:val="0"/>
              <w:pageBreakBefore w:val="0"/>
              <w:widowControl/>
              <w:kinsoku w:val="0"/>
              <w:wordWrap/>
              <w:overflowPunct/>
              <w:topLinePunct w:val="0"/>
              <w:autoSpaceDE w:val="0"/>
              <w:autoSpaceDN w:val="0"/>
              <w:bidi w:val="0"/>
              <w:adjustRightInd w:val="0"/>
              <w:snapToGrid w:val="0"/>
              <w:spacing w:before="113" w:line="240" w:lineRule="auto"/>
              <w:ind w:left="104"/>
              <w:textAlignment w:val="baseline"/>
              <w:rPr>
                <w:color w:val="auto"/>
                <w:highlight w:val="none"/>
              </w:rPr>
            </w:pPr>
            <w:r>
              <w:rPr>
                <w:color w:val="auto"/>
                <w:spacing w:val="2"/>
                <w:highlight w:val="none"/>
              </w:rPr>
              <w:t>行政科研楼</w:t>
            </w:r>
            <w:r>
              <w:rPr>
                <w:rFonts w:hint="eastAsia"/>
                <w:color w:val="auto"/>
                <w:spacing w:val="2"/>
                <w:highlight w:val="none"/>
                <w:lang w:val="en-US" w:eastAsia="zh-CN"/>
              </w:rPr>
              <w:t xml:space="preserve"> </w:t>
            </w:r>
            <w:r>
              <w:rPr>
                <w:color w:val="auto"/>
                <w:spacing w:val="2"/>
                <w:highlight w:val="none"/>
              </w:rPr>
              <w:t>6F:</w:t>
            </w:r>
            <w:r>
              <w:rPr>
                <w:rFonts w:hint="eastAsia"/>
                <w:color w:val="auto"/>
                <w:spacing w:val="2"/>
                <w:highlight w:val="none"/>
                <w:lang w:val="en-US" w:eastAsia="zh-CN"/>
              </w:rPr>
              <w:t xml:space="preserve"> </w:t>
            </w:r>
            <w:r>
              <w:rPr>
                <w:color w:val="auto"/>
                <w:spacing w:val="2"/>
                <w:highlight w:val="none"/>
              </w:rPr>
              <w:t>30平办公室(2间)</w:t>
            </w:r>
          </w:p>
        </w:tc>
        <w:tc>
          <w:tcPr>
            <w:tcW w:w="2013" w:type="dxa"/>
            <w:vAlign w:val="top"/>
          </w:tcPr>
          <w:p w14:paraId="6020EEC0">
            <w:pPr>
              <w:pStyle w:val="478"/>
              <w:keepNext w:val="0"/>
              <w:keepLines w:val="0"/>
              <w:pageBreakBefore w:val="0"/>
              <w:widowControl/>
              <w:kinsoku w:val="0"/>
              <w:wordWrap/>
              <w:overflowPunct/>
              <w:topLinePunct w:val="0"/>
              <w:autoSpaceDE w:val="0"/>
              <w:autoSpaceDN w:val="0"/>
              <w:bidi w:val="0"/>
              <w:adjustRightInd w:val="0"/>
              <w:snapToGrid w:val="0"/>
              <w:spacing w:before="113" w:line="240" w:lineRule="auto"/>
              <w:ind w:left="104"/>
              <w:textAlignment w:val="baseline"/>
              <w:rPr>
                <w:color w:val="auto"/>
                <w:spacing w:val="2"/>
                <w:highlight w:val="none"/>
              </w:rPr>
            </w:pPr>
          </w:p>
        </w:tc>
        <w:tc>
          <w:tcPr>
            <w:tcW w:w="2228" w:type="dxa"/>
            <w:vAlign w:val="top"/>
          </w:tcPr>
          <w:p w14:paraId="1E247395">
            <w:pPr>
              <w:pStyle w:val="478"/>
              <w:keepNext w:val="0"/>
              <w:keepLines w:val="0"/>
              <w:pageBreakBefore w:val="0"/>
              <w:widowControl/>
              <w:kinsoku w:val="0"/>
              <w:wordWrap/>
              <w:overflowPunct/>
              <w:topLinePunct w:val="0"/>
              <w:autoSpaceDE w:val="0"/>
              <w:autoSpaceDN w:val="0"/>
              <w:bidi w:val="0"/>
              <w:adjustRightInd w:val="0"/>
              <w:snapToGrid w:val="0"/>
              <w:spacing w:before="113" w:line="240" w:lineRule="auto"/>
              <w:ind w:left="104"/>
              <w:textAlignment w:val="baseline"/>
              <w:rPr>
                <w:color w:val="auto"/>
                <w:spacing w:val="2"/>
                <w:highlight w:val="none"/>
              </w:rPr>
            </w:pPr>
          </w:p>
        </w:tc>
      </w:tr>
      <w:tr w14:paraId="47A6D6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vAlign w:val="center"/>
          </w:tcPr>
          <w:p w14:paraId="503A9D5A">
            <w:pPr>
              <w:pStyle w:val="478"/>
              <w:keepNext w:val="0"/>
              <w:keepLines w:val="0"/>
              <w:pageBreakBefore w:val="0"/>
              <w:widowControl/>
              <w:numPr>
                <w:ilvl w:val="0"/>
                <w:numId w:val="7"/>
              </w:numPr>
              <w:kinsoku w:val="0"/>
              <w:wordWrap/>
              <w:overflowPunct/>
              <w:topLinePunct w:val="0"/>
              <w:autoSpaceDE w:val="0"/>
              <w:autoSpaceDN w:val="0"/>
              <w:bidi w:val="0"/>
              <w:adjustRightInd w:val="0"/>
              <w:snapToGrid w:val="0"/>
              <w:spacing w:line="240" w:lineRule="auto"/>
              <w:ind w:left="425" w:leftChars="0" w:hanging="425" w:firstLineChars="0"/>
              <w:jc w:val="center"/>
              <w:textAlignment w:val="baseline"/>
              <w:rPr>
                <w:color w:val="auto"/>
                <w:highlight w:val="none"/>
              </w:rPr>
            </w:pPr>
          </w:p>
        </w:tc>
        <w:tc>
          <w:tcPr>
            <w:tcW w:w="1714" w:type="dxa"/>
            <w:vAlign w:val="center"/>
          </w:tcPr>
          <w:p w14:paraId="6E0DC661">
            <w:pPr>
              <w:pStyle w:val="478"/>
              <w:keepNext w:val="0"/>
              <w:keepLines w:val="0"/>
              <w:pageBreakBefore w:val="0"/>
              <w:widowControl/>
              <w:kinsoku w:val="0"/>
              <w:wordWrap/>
              <w:overflowPunct/>
              <w:topLinePunct w:val="0"/>
              <w:autoSpaceDE w:val="0"/>
              <w:autoSpaceDN w:val="0"/>
              <w:bidi w:val="0"/>
              <w:adjustRightInd w:val="0"/>
              <w:snapToGrid w:val="0"/>
              <w:spacing w:before="0" w:line="240" w:lineRule="auto"/>
              <w:ind w:left="0" w:leftChars="0"/>
              <w:jc w:val="center"/>
              <w:textAlignment w:val="baseline"/>
              <w:rPr>
                <w:color w:val="auto"/>
                <w:highlight w:val="none"/>
              </w:rPr>
            </w:pPr>
            <w:r>
              <w:rPr>
                <w:color w:val="auto"/>
                <w:spacing w:val="-3"/>
                <w:sz w:val="21"/>
                <w:szCs w:val="21"/>
                <w:highlight w:val="none"/>
              </w:rPr>
              <w:t>长茶几</w:t>
            </w:r>
          </w:p>
        </w:tc>
        <w:tc>
          <w:tcPr>
            <w:tcW w:w="1080" w:type="dxa"/>
            <w:vAlign w:val="center"/>
          </w:tcPr>
          <w:p w14:paraId="61DFB1A7">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highlight w:val="none"/>
              </w:rPr>
              <w:t>2</w:t>
            </w:r>
          </w:p>
        </w:tc>
        <w:tc>
          <w:tcPr>
            <w:tcW w:w="960" w:type="dxa"/>
            <w:vAlign w:val="center"/>
          </w:tcPr>
          <w:p w14:paraId="40826C4E">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highlight w:val="none"/>
              </w:rPr>
              <w:t>张</w:t>
            </w:r>
          </w:p>
        </w:tc>
        <w:tc>
          <w:tcPr>
            <w:tcW w:w="4838" w:type="dxa"/>
            <w:vAlign w:val="top"/>
          </w:tcPr>
          <w:p w14:paraId="21FA5E33">
            <w:pPr>
              <w:pStyle w:val="478"/>
              <w:keepNext w:val="0"/>
              <w:keepLines w:val="0"/>
              <w:pageBreakBefore w:val="0"/>
              <w:widowControl/>
              <w:kinsoku w:val="0"/>
              <w:wordWrap/>
              <w:overflowPunct/>
              <w:topLinePunct w:val="0"/>
              <w:autoSpaceDE w:val="0"/>
              <w:autoSpaceDN w:val="0"/>
              <w:bidi w:val="0"/>
              <w:adjustRightInd w:val="0"/>
              <w:snapToGrid w:val="0"/>
              <w:spacing w:before="124" w:line="240" w:lineRule="auto"/>
              <w:ind w:left="104"/>
              <w:textAlignment w:val="baseline"/>
              <w:rPr>
                <w:color w:val="auto"/>
                <w:highlight w:val="none"/>
              </w:rPr>
            </w:pPr>
            <w:r>
              <w:rPr>
                <w:color w:val="auto"/>
                <w:highlight w:val="none"/>
              </w:rPr>
              <w:t>设计漏项行政科研楼</w:t>
            </w:r>
            <w:r>
              <w:rPr>
                <w:rFonts w:hint="eastAsia"/>
                <w:color w:val="auto"/>
                <w:highlight w:val="none"/>
                <w:lang w:val="en-US" w:eastAsia="zh-CN"/>
              </w:rPr>
              <w:t xml:space="preserve"> </w:t>
            </w:r>
            <w:r>
              <w:rPr>
                <w:color w:val="auto"/>
                <w:highlight w:val="none"/>
              </w:rPr>
              <w:t>6F:</w:t>
            </w:r>
            <w:r>
              <w:rPr>
                <w:rFonts w:hint="eastAsia"/>
                <w:color w:val="auto"/>
                <w:highlight w:val="none"/>
                <w:lang w:val="en-US" w:eastAsia="zh-CN"/>
              </w:rPr>
              <w:t xml:space="preserve"> </w:t>
            </w:r>
            <w:r>
              <w:rPr>
                <w:color w:val="auto"/>
                <w:highlight w:val="none"/>
              </w:rPr>
              <w:t>30平办公室(2间)2张</w:t>
            </w:r>
          </w:p>
        </w:tc>
        <w:tc>
          <w:tcPr>
            <w:tcW w:w="2013" w:type="dxa"/>
            <w:vAlign w:val="top"/>
          </w:tcPr>
          <w:p w14:paraId="66EE98F2">
            <w:pPr>
              <w:pStyle w:val="478"/>
              <w:keepNext w:val="0"/>
              <w:keepLines w:val="0"/>
              <w:pageBreakBefore w:val="0"/>
              <w:widowControl/>
              <w:kinsoku w:val="0"/>
              <w:wordWrap/>
              <w:overflowPunct/>
              <w:topLinePunct w:val="0"/>
              <w:autoSpaceDE w:val="0"/>
              <w:autoSpaceDN w:val="0"/>
              <w:bidi w:val="0"/>
              <w:adjustRightInd w:val="0"/>
              <w:snapToGrid w:val="0"/>
              <w:spacing w:before="124" w:line="240" w:lineRule="auto"/>
              <w:ind w:left="104"/>
              <w:textAlignment w:val="baseline"/>
              <w:rPr>
                <w:color w:val="auto"/>
                <w:highlight w:val="none"/>
              </w:rPr>
            </w:pPr>
          </w:p>
        </w:tc>
        <w:tc>
          <w:tcPr>
            <w:tcW w:w="2228" w:type="dxa"/>
            <w:vAlign w:val="top"/>
          </w:tcPr>
          <w:p w14:paraId="45DB94D2">
            <w:pPr>
              <w:pStyle w:val="478"/>
              <w:keepNext w:val="0"/>
              <w:keepLines w:val="0"/>
              <w:pageBreakBefore w:val="0"/>
              <w:widowControl/>
              <w:kinsoku w:val="0"/>
              <w:wordWrap/>
              <w:overflowPunct/>
              <w:topLinePunct w:val="0"/>
              <w:autoSpaceDE w:val="0"/>
              <w:autoSpaceDN w:val="0"/>
              <w:bidi w:val="0"/>
              <w:adjustRightInd w:val="0"/>
              <w:snapToGrid w:val="0"/>
              <w:spacing w:before="124" w:line="240" w:lineRule="auto"/>
              <w:ind w:left="104"/>
              <w:textAlignment w:val="baseline"/>
              <w:rPr>
                <w:color w:val="auto"/>
                <w:highlight w:val="none"/>
              </w:rPr>
            </w:pPr>
          </w:p>
        </w:tc>
      </w:tr>
      <w:tr w14:paraId="6D6AD6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vAlign w:val="center"/>
          </w:tcPr>
          <w:p w14:paraId="06E40167">
            <w:pPr>
              <w:pStyle w:val="478"/>
              <w:keepNext w:val="0"/>
              <w:keepLines w:val="0"/>
              <w:pageBreakBefore w:val="0"/>
              <w:widowControl/>
              <w:numPr>
                <w:ilvl w:val="0"/>
                <w:numId w:val="7"/>
              </w:numPr>
              <w:kinsoku w:val="0"/>
              <w:wordWrap/>
              <w:overflowPunct/>
              <w:topLinePunct w:val="0"/>
              <w:autoSpaceDE w:val="0"/>
              <w:autoSpaceDN w:val="0"/>
              <w:bidi w:val="0"/>
              <w:adjustRightInd w:val="0"/>
              <w:snapToGrid w:val="0"/>
              <w:spacing w:line="240" w:lineRule="auto"/>
              <w:ind w:left="425" w:leftChars="0" w:hanging="425" w:firstLineChars="0"/>
              <w:jc w:val="center"/>
              <w:textAlignment w:val="baseline"/>
              <w:rPr>
                <w:color w:val="auto"/>
                <w:highlight w:val="none"/>
              </w:rPr>
            </w:pPr>
          </w:p>
        </w:tc>
        <w:tc>
          <w:tcPr>
            <w:tcW w:w="1714" w:type="dxa"/>
            <w:vAlign w:val="center"/>
          </w:tcPr>
          <w:p w14:paraId="62CF94A1">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leftChars="0"/>
              <w:jc w:val="center"/>
              <w:textAlignment w:val="baseline"/>
              <w:rPr>
                <w:color w:val="auto"/>
                <w:highlight w:val="none"/>
              </w:rPr>
            </w:pPr>
            <w:r>
              <w:rPr>
                <w:color w:val="auto"/>
                <w:spacing w:val="-2"/>
                <w:sz w:val="21"/>
                <w:szCs w:val="21"/>
                <w:highlight w:val="none"/>
              </w:rPr>
              <w:t>边几</w:t>
            </w:r>
          </w:p>
        </w:tc>
        <w:tc>
          <w:tcPr>
            <w:tcW w:w="1080" w:type="dxa"/>
            <w:vAlign w:val="center"/>
          </w:tcPr>
          <w:p w14:paraId="528C2E0B">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position w:val="-2"/>
                <w:highlight w:val="none"/>
              </w:rPr>
              <w:t>4</w:t>
            </w:r>
          </w:p>
        </w:tc>
        <w:tc>
          <w:tcPr>
            <w:tcW w:w="960" w:type="dxa"/>
            <w:vAlign w:val="center"/>
          </w:tcPr>
          <w:p w14:paraId="63C24093">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highlight w:val="none"/>
              </w:rPr>
              <w:t>张</w:t>
            </w:r>
          </w:p>
        </w:tc>
        <w:tc>
          <w:tcPr>
            <w:tcW w:w="4838" w:type="dxa"/>
            <w:vAlign w:val="top"/>
          </w:tcPr>
          <w:p w14:paraId="087244E2">
            <w:pPr>
              <w:pStyle w:val="478"/>
              <w:keepNext w:val="0"/>
              <w:keepLines w:val="0"/>
              <w:pageBreakBefore w:val="0"/>
              <w:widowControl/>
              <w:kinsoku w:val="0"/>
              <w:wordWrap/>
              <w:overflowPunct/>
              <w:topLinePunct w:val="0"/>
              <w:autoSpaceDE w:val="0"/>
              <w:autoSpaceDN w:val="0"/>
              <w:bidi w:val="0"/>
              <w:adjustRightInd w:val="0"/>
              <w:snapToGrid w:val="0"/>
              <w:spacing w:before="45" w:line="240" w:lineRule="auto"/>
              <w:ind w:left="104"/>
              <w:textAlignment w:val="baseline"/>
              <w:rPr>
                <w:color w:val="auto"/>
                <w:highlight w:val="none"/>
              </w:rPr>
            </w:pPr>
            <w:r>
              <w:rPr>
                <w:color w:val="auto"/>
                <w:highlight w:val="none"/>
              </w:rPr>
              <w:t>行政科研楼</w:t>
            </w:r>
            <w:r>
              <w:rPr>
                <w:rFonts w:hint="eastAsia"/>
                <w:color w:val="auto"/>
                <w:highlight w:val="none"/>
                <w:lang w:val="en-US" w:eastAsia="zh-CN"/>
              </w:rPr>
              <w:t xml:space="preserve"> </w:t>
            </w:r>
            <w:r>
              <w:rPr>
                <w:color w:val="auto"/>
                <w:highlight w:val="none"/>
              </w:rPr>
              <w:t>6F:</w:t>
            </w:r>
            <w:r>
              <w:rPr>
                <w:rFonts w:hint="eastAsia"/>
                <w:color w:val="auto"/>
                <w:highlight w:val="none"/>
                <w:lang w:val="en-US" w:eastAsia="zh-CN"/>
              </w:rPr>
              <w:t xml:space="preserve"> </w:t>
            </w:r>
            <w:r>
              <w:rPr>
                <w:color w:val="auto"/>
                <w:highlight w:val="none"/>
              </w:rPr>
              <w:t>30平办公室(2间)2*2张</w:t>
            </w:r>
          </w:p>
        </w:tc>
        <w:tc>
          <w:tcPr>
            <w:tcW w:w="2013" w:type="dxa"/>
            <w:vAlign w:val="top"/>
          </w:tcPr>
          <w:p w14:paraId="5D3EBA28">
            <w:pPr>
              <w:pStyle w:val="478"/>
              <w:keepNext w:val="0"/>
              <w:keepLines w:val="0"/>
              <w:pageBreakBefore w:val="0"/>
              <w:widowControl/>
              <w:kinsoku w:val="0"/>
              <w:wordWrap/>
              <w:overflowPunct/>
              <w:topLinePunct w:val="0"/>
              <w:autoSpaceDE w:val="0"/>
              <w:autoSpaceDN w:val="0"/>
              <w:bidi w:val="0"/>
              <w:adjustRightInd w:val="0"/>
              <w:snapToGrid w:val="0"/>
              <w:spacing w:before="45" w:line="240" w:lineRule="auto"/>
              <w:ind w:left="104"/>
              <w:textAlignment w:val="baseline"/>
              <w:rPr>
                <w:color w:val="auto"/>
                <w:highlight w:val="none"/>
              </w:rPr>
            </w:pPr>
          </w:p>
        </w:tc>
        <w:tc>
          <w:tcPr>
            <w:tcW w:w="2228" w:type="dxa"/>
            <w:vAlign w:val="top"/>
          </w:tcPr>
          <w:p w14:paraId="6A94D8B2">
            <w:pPr>
              <w:pStyle w:val="478"/>
              <w:keepNext w:val="0"/>
              <w:keepLines w:val="0"/>
              <w:pageBreakBefore w:val="0"/>
              <w:widowControl/>
              <w:kinsoku w:val="0"/>
              <w:wordWrap/>
              <w:overflowPunct/>
              <w:topLinePunct w:val="0"/>
              <w:autoSpaceDE w:val="0"/>
              <w:autoSpaceDN w:val="0"/>
              <w:bidi w:val="0"/>
              <w:adjustRightInd w:val="0"/>
              <w:snapToGrid w:val="0"/>
              <w:spacing w:before="45" w:line="240" w:lineRule="auto"/>
              <w:ind w:left="104"/>
              <w:textAlignment w:val="baseline"/>
              <w:rPr>
                <w:color w:val="auto"/>
                <w:highlight w:val="none"/>
              </w:rPr>
            </w:pPr>
          </w:p>
        </w:tc>
      </w:tr>
      <w:tr w14:paraId="6202CD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vAlign w:val="center"/>
          </w:tcPr>
          <w:p w14:paraId="731AF4AB">
            <w:pPr>
              <w:pStyle w:val="478"/>
              <w:keepNext w:val="0"/>
              <w:keepLines w:val="0"/>
              <w:pageBreakBefore w:val="0"/>
              <w:widowControl/>
              <w:numPr>
                <w:ilvl w:val="0"/>
                <w:numId w:val="7"/>
              </w:numPr>
              <w:kinsoku w:val="0"/>
              <w:wordWrap/>
              <w:overflowPunct/>
              <w:topLinePunct w:val="0"/>
              <w:autoSpaceDE w:val="0"/>
              <w:autoSpaceDN w:val="0"/>
              <w:bidi w:val="0"/>
              <w:adjustRightInd w:val="0"/>
              <w:snapToGrid w:val="0"/>
              <w:spacing w:line="240" w:lineRule="auto"/>
              <w:ind w:left="425" w:leftChars="0" w:hanging="425" w:firstLineChars="0"/>
              <w:jc w:val="center"/>
              <w:textAlignment w:val="baseline"/>
              <w:rPr>
                <w:color w:val="auto"/>
                <w:highlight w:val="none"/>
              </w:rPr>
            </w:pPr>
          </w:p>
        </w:tc>
        <w:tc>
          <w:tcPr>
            <w:tcW w:w="1714" w:type="dxa"/>
            <w:vAlign w:val="center"/>
          </w:tcPr>
          <w:p w14:paraId="7C431252">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leftChars="0"/>
              <w:jc w:val="center"/>
              <w:textAlignment w:val="baseline"/>
              <w:rPr>
                <w:color w:val="auto"/>
                <w:highlight w:val="none"/>
              </w:rPr>
            </w:pPr>
            <w:r>
              <w:rPr>
                <w:rFonts w:hint="eastAsia"/>
                <w:color w:val="auto"/>
                <w:spacing w:val="-2"/>
                <w:sz w:val="21"/>
                <w:szCs w:val="21"/>
                <w:highlight w:val="none"/>
                <w:lang w:val="en-US" w:eastAsia="zh-CN"/>
              </w:rPr>
              <w:t>套</w:t>
            </w:r>
            <w:r>
              <w:rPr>
                <w:color w:val="auto"/>
                <w:spacing w:val="-2"/>
                <w:sz w:val="21"/>
                <w:szCs w:val="21"/>
                <w:highlight w:val="none"/>
              </w:rPr>
              <w:t>床</w:t>
            </w:r>
            <w:r>
              <w:rPr>
                <w:rFonts w:hint="eastAsia"/>
                <w:color w:val="auto"/>
                <w:spacing w:val="-2"/>
                <w:sz w:val="21"/>
                <w:szCs w:val="21"/>
                <w:highlight w:val="none"/>
                <w:lang w:val="en-US" w:eastAsia="zh-CN"/>
              </w:rPr>
              <w:t>1</w:t>
            </w:r>
          </w:p>
        </w:tc>
        <w:tc>
          <w:tcPr>
            <w:tcW w:w="1080" w:type="dxa"/>
            <w:vAlign w:val="center"/>
          </w:tcPr>
          <w:p w14:paraId="376685FF">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leftChars="0"/>
              <w:jc w:val="center"/>
              <w:textAlignment w:val="baseline"/>
              <w:rPr>
                <w:color w:val="auto"/>
                <w:highlight w:val="none"/>
              </w:rPr>
            </w:pPr>
            <w:r>
              <w:rPr>
                <w:color w:val="auto"/>
                <w:position w:val="-2"/>
                <w:sz w:val="21"/>
                <w:szCs w:val="21"/>
                <w:highlight w:val="none"/>
              </w:rPr>
              <w:t>2</w:t>
            </w:r>
          </w:p>
        </w:tc>
        <w:tc>
          <w:tcPr>
            <w:tcW w:w="960" w:type="dxa"/>
            <w:vAlign w:val="center"/>
          </w:tcPr>
          <w:p w14:paraId="05DFEDA4">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leftChars="0"/>
              <w:jc w:val="center"/>
              <w:textAlignment w:val="baseline"/>
              <w:rPr>
                <w:color w:val="auto"/>
                <w:highlight w:val="none"/>
              </w:rPr>
            </w:pPr>
            <w:r>
              <w:rPr>
                <w:color w:val="auto"/>
                <w:sz w:val="21"/>
                <w:szCs w:val="21"/>
                <w:highlight w:val="none"/>
              </w:rPr>
              <w:t>张</w:t>
            </w:r>
          </w:p>
        </w:tc>
        <w:tc>
          <w:tcPr>
            <w:tcW w:w="4838" w:type="dxa"/>
            <w:vMerge w:val="restart"/>
            <w:vAlign w:val="center"/>
          </w:tcPr>
          <w:p w14:paraId="110E3AFE">
            <w:pPr>
              <w:pStyle w:val="478"/>
              <w:keepNext w:val="0"/>
              <w:keepLines w:val="0"/>
              <w:pageBreakBefore w:val="0"/>
              <w:widowControl/>
              <w:kinsoku w:val="0"/>
              <w:wordWrap/>
              <w:overflowPunct/>
              <w:topLinePunct w:val="0"/>
              <w:autoSpaceDE w:val="0"/>
              <w:autoSpaceDN w:val="0"/>
              <w:bidi w:val="0"/>
              <w:adjustRightInd w:val="0"/>
              <w:snapToGrid w:val="0"/>
              <w:spacing w:before="45" w:line="240" w:lineRule="auto"/>
              <w:ind w:left="104"/>
              <w:jc w:val="both"/>
              <w:textAlignment w:val="baseline"/>
              <w:rPr>
                <w:color w:val="auto"/>
                <w:highlight w:val="none"/>
              </w:rPr>
            </w:pPr>
            <w:r>
              <w:rPr>
                <w:color w:val="auto"/>
                <w:highlight w:val="none"/>
              </w:rPr>
              <w:t>行政科研楼</w:t>
            </w:r>
            <w:r>
              <w:rPr>
                <w:rFonts w:hint="eastAsia"/>
                <w:color w:val="auto"/>
                <w:highlight w:val="none"/>
                <w:lang w:val="en-US" w:eastAsia="zh-CN"/>
              </w:rPr>
              <w:t xml:space="preserve"> </w:t>
            </w:r>
            <w:r>
              <w:rPr>
                <w:color w:val="auto"/>
                <w:highlight w:val="none"/>
              </w:rPr>
              <w:t>6F;</w:t>
            </w:r>
            <w:r>
              <w:rPr>
                <w:rFonts w:hint="eastAsia"/>
                <w:color w:val="auto"/>
                <w:highlight w:val="none"/>
                <w:lang w:val="en-US" w:eastAsia="zh-CN"/>
              </w:rPr>
              <w:t xml:space="preserve"> </w:t>
            </w:r>
            <w:r>
              <w:rPr>
                <w:color w:val="auto"/>
                <w:highlight w:val="none"/>
              </w:rPr>
              <w:t>30平办公室(2间)2张</w:t>
            </w:r>
          </w:p>
        </w:tc>
        <w:tc>
          <w:tcPr>
            <w:tcW w:w="2013" w:type="dxa"/>
            <w:vAlign w:val="center"/>
          </w:tcPr>
          <w:p w14:paraId="26D20847">
            <w:pPr>
              <w:pStyle w:val="478"/>
              <w:keepNext w:val="0"/>
              <w:keepLines w:val="0"/>
              <w:pageBreakBefore w:val="0"/>
              <w:widowControl/>
              <w:kinsoku w:val="0"/>
              <w:wordWrap/>
              <w:overflowPunct/>
              <w:topLinePunct w:val="0"/>
              <w:autoSpaceDE w:val="0"/>
              <w:autoSpaceDN w:val="0"/>
              <w:bidi w:val="0"/>
              <w:adjustRightInd w:val="0"/>
              <w:snapToGrid w:val="0"/>
              <w:spacing w:before="45" w:line="240" w:lineRule="auto"/>
              <w:ind w:left="104"/>
              <w:jc w:val="both"/>
              <w:textAlignment w:val="baseline"/>
              <w:rPr>
                <w:color w:val="auto"/>
                <w:highlight w:val="none"/>
              </w:rPr>
            </w:pPr>
          </w:p>
        </w:tc>
        <w:tc>
          <w:tcPr>
            <w:tcW w:w="2228" w:type="dxa"/>
            <w:vAlign w:val="center"/>
          </w:tcPr>
          <w:p w14:paraId="32A95E43">
            <w:pPr>
              <w:pStyle w:val="478"/>
              <w:keepNext w:val="0"/>
              <w:keepLines w:val="0"/>
              <w:pageBreakBefore w:val="0"/>
              <w:widowControl/>
              <w:kinsoku w:val="0"/>
              <w:wordWrap/>
              <w:overflowPunct/>
              <w:topLinePunct w:val="0"/>
              <w:autoSpaceDE w:val="0"/>
              <w:autoSpaceDN w:val="0"/>
              <w:bidi w:val="0"/>
              <w:adjustRightInd w:val="0"/>
              <w:snapToGrid w:val="0"/>
              <w:spacing w:before="45" w:line="240" w:lineRule="auto"/>
              <w:ind w:left="104"/>
              <w:jc w:val="both"/>
              <w:textAlignment w:val="baseline"/>
              <w:rPr>
                <w:color w:val="auto"/>
                <w:highlight w:val="none"/>
              </w:rPr>
            </w:pPr>
          </w:p>
        </w:tc>
      </w:tr>
      <w:tr w14:paraId="7D3B95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11" w:hRule="atLeast"/>
          <w:jc w:val="center"/>
        </w:trPr>
        <w:tc>
          <w:tcPr>
            <w:tcW w:w="1034" w:type="dxa"/>
            <w:vAlign w:val="center"/>
          </w:tcPr>
          <w:p w14:paraId="5F11DC44">
            <w:pPr>
              <w:pStyle w:val="478"/>
              <w:keepNext w:val="0"/>
              <w:keepLines w:val="0"/>
              <w:pageBreakBefore w:val="0"/>
              <w:widowControl/>
              <w:numPr>
                <w:ilvl w:val="0"/>
                <w:numId w:val="7"/>
              </w:numPr>
              <w:kinsoku w:val="0"/>
              <w:wordWrap/>
              <w:overflowPunct/>
              <w:topLinePunct w:val="0"/>
              <w:autoSpaceDE w:val="0"/>
              <w:autoSpaceDN w:val="0"/>
              <w:bidi w:val="0"/>
              <w:adjustRightInd w:val="0"/>
              <w:snapToGrid w:val="0"/>
              <w:spacing w:line="240" w:lineRule="auto"/>
              <w:ind w:left="425" w:leftChars="0" w:hanging="425" w:firstLineChars="0"/>
              <w:jc w:val="center"/>
              <w:textAlignment w:val="baseline"/>
              <w:rPr>
                <w:color w:val="auto"/>
                <w:highlight w:val="none"/>
              </w:rPr>
            </w:pPr>
          </w:p>
        </w:tc>
        <w:tc>
          <w:tcPr>
            <w:tcW w:w="1714" w:type="dxa"/>
            <w:vAlign w:val="center"/>
          </w:tcPr>
          <w:p w14:paraId="1AF9643F">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leftChars="0"/>
              <w:jc w:val="center"/>
              <w:textAlignment w:val="baseline"/>
              <w:rPr>
                <w:color w:val="auto"/>
                <w:spacing w:val="-2"/>
                <w:highlight w:val="none"/>
              </w:rPr>
            </w:pPr>
            <w:r>
              <w:rPr>
                <w:rFonts w:hint="eastAsia"/>
                <w:color w:val="auto"/>
                <w:spacing w:val="-2"/>
                <w:sz w:val="21"/>
                <w:szCs w:val="21"/>
                <w:highlight w:val="none"/>
                <w:lang w:val="en-US" w:eastAsia="zh-CN"/>
              </w:rPr>
              <w:t>床垫1</w:t>
            </w:r>
          </w:p>
        </w:tc>
        <w:tc>
          <w:tcPr>
            <w:tcW w:w="1080" w:type="dxa"/>
            <w:vAlign w:val="center"/>
          </w:tcPr>
          <w:p w14:paraId="0925174D">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leftChars="0"/>
              <w:jc w:val="center"/>
              <w:textAlignment w:val="baseline"/>
              <w:rPr>
                <w:color w:val="auto"/>
                <w:position w:val="-2"/>
                <w:highlight w:val="none"/>
              </w:rPr>
            </w:pPr>
            <w:r>
              <w:rPr>
                <w:color w:val="auto"/>
                <w:position w:val="-2"/>
                <w:sz w:val="21"/>
                <w:szCs w:val="21"/>
                <w:highlight w:val="none"/>
              </w:rPr>
              <w:t>2</w:t>
            </w:r>
          </w:p>
        </w:tc>
        <w:tc>
          <w:tcPr>
            <w:tcW w:w="960" w:type="dxa"/>
            <w:vAlign w:val="center"/>
          </w:tcPr>
          <w:p w14:paraId="35C1EC51">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leftChars="0"/>
              <w:jc w:val="center"/>
              <w:textAlignment w:val="baseline"/>
              <w:rPr>
                <w:color w:val="auto"/>
                <w:highlight w:val="none"/>
              </w:rPr>
            </w:pPr>
            <w:r>
              <w:rPr>
                <w:color w:val="auto"/>
                <w:sz w:val="21"/>
                <w:szCs w:val="21"/>
                <w:highlight w:val="none"/>
              </w:rPr>
              <w:t>张</w:t>
            </w:r>
          </w:p>
        </w:tc>
        <w:tc>
          <w:tcPr>
            <w:tcW w:w="4838" w:type="dxa"/>
            <w:vMerge w:val="continue"/>
            <w:vAlign w:val="top"/>
          </w:tcPr>
          <w:p w14:paraId="4015E5E4">
            <w:pPr>
              <w:pStyle w:val="478"/>
              <w:keepNext w:val="0"/>
              <w:keepLines w:val="0"/>
              <w:pageBreakBefore w:val="0"/>
              <w:widowControl/>
              <w:kinsoku w:val="0"/>
              <w:wordWrap/>
              <w:overflowPunct/>
              <w:topLinePunct w:val="0"/>
              <w:autoSpaceDE w:val="0"/>
              <w:autoSpaceDN w:val="0"/>
              <w:bidi w:val="0"/>
              <w:adjustRightInd w:val="0"/>
              <w:snapToGrid w:val="0"/>
              <w:spacing w:before="45" w:line="240" w:lineRule="auto"/>
              <w:ind w:left="104"/>
              <w:textAlignment w:val="baseline"/>
              <w:rPr>
                <w:color w:val="auto"/>
                <w:highlight w:val="none"/>
              </w:rPr>
            </w:pPr>
          </w:p>
        </w:tc>
        <w:tc>
          <w:tcPr>
            <w:tcW w:w="2013" w:type="dxa"/>
            <w:vAlign w:val="top"/>
          </w:tcPr>
          <w:p w14:paraId="2AAB842F">
            <w:pPr>
              <w:pStyle w:val="478"/>
              <w:keepNext w:val="0"/>
              <w:keepLines w:val="0"/>
              <w:pageBreakBefore w:val="0"/>
              <w:widowControl/>
              <w:kinsoku w:val="0"/>
              <w:wordWrap/>
              <w:overflowPunct/>
              <w:topLinePunct w:val="0"/>
              <w:autoSpaceDE w:val="0"/>
              <w:autoSpaceDN w:val="0"/>
              <w:bidi w:val="0"/>
              <w:adjustRightInd w:val="0"/>
              <w:snapToGrid w:val="0"/>
              <w:spacing w:before="45" w:line="240" w:lineRule="auto"/>
              <w:ind w:left="104"/>
              <w:textAlignment w:val="baseline"/>
              <w:rPr>
                <w:color w:val="auto"/>
                <w:highlight w:val="none"/>
              </w:rPr>
            </w:pPr>
          </w:p>
        </w:tc>
        <w:tc>
          <w:tcPr>
            <w:tcW w:w="2228" w:type="dxa"/>
            <w:vAlign w:val="top"/>
          </w:tcPr>
          <w:p w14:paraId="0F47B86B">
            <w:pPr>
              <w:pStyle w:val="478"/>
              <w:keepNext w:val="0"/>
              <w:keepLines w:val="0"/>
              <w:pageBreakBefore w:val="0"/>
              <w:widowControl/>
              <w:kinsoku w:val="0"/>
              <w:wordWrap/>
              <w:overflowPunct/>
              <w:topLinePunct w:val="0"/>
              <w:autoSpaceDE w:val="0"/>
              <w:autoSpaceDN w:val="0"/>
              <w:bidi w:val="0"/>
              <w:adjustRightInd w:val="0"/>
              <w:snapToGrid w:val="0"/>
              <w:spacing w:before="45" w:line="240" w:lineRule="auto"/>
              <w:ind w:left="104"/>
              <w:textAlignment w:val="baseline"/>
              <w:rPr>
                <w:color w:val="auto"/>
                <w:highlight w:val="none"/>
              </w:rPr>
            </w:pPr>
          </w:p>
        </w:tc>
      </w:tr>
      <w:tr w14:paraId="509983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vAlign w:val="center"/>
          </w:tcPr>
          <w:p w14:paraId="398061AB">
            <w:pPr>
              <w:pStyle w:val="478"/>
              <w:keepNext w:val="0"/>
              <w:keepLines w:val="0"/>
              <w:pageBreakBefore w:val="0"/>
              <w:widowControl/>
              <w:numPr>
                <w:ilvl w:val="0"/>
                <w:numId w:val="7"/>
              </w:numPr>
              <w:kinsoku w:val="0"/>
              <w:wordWrap/>
              <w:overflowPunct/>
              <w:topLinePunct w:val="0"/>
              <w:autoSpaceDE w:val="0"/>
              <w:autoSpaceDN w:val="0"/>
              <w:bidi w:val="0"/>
              <w:adjustRightInd w:val="0"/>
              <w:snapToGrid w:val="0"/>
              <w:spacing w:line="240" w:lineRule="auto"/>
              <w:ind w:left="425" w:leftChars="0" w:hanging="425" w:firstLineChars="0"/>
              <w:jc w:val="center"/>
              <w:textAlignment w:val="baseline"/>
              <w:rPr>
                <w:color w:val="auto"/>
                <w:highlight w:val="none"/>
              </w:rPr>
            </w:pPr>
          </w:p>
        </w:tc>
        <w:tc>
          <w:tcPr>
            <w:tcW w:w="1714" w:type="dxa"/>
            <w:vAlign w:val="center"/>
          </w:tcPr>
          <w:p w14:paraId="05950EC9">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spacing w:val="-2"/>
                <w:highlight w:val="none"/>
              </w:rPr>
              <w:t>床头柜</w:t>
            </w:r>
          </w:p>
        </w:tc>
        <w:tc>
          <w:tcPr>
            <w:tcW w:w="1080" w:type="dxa"/>
            <w:vAlign w:val="center"/>
          </w:tcPr>
          <w:p w14:paraId="2B2E6A6F">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position w:val="-2"/>
                <w:highlight w:val="none"/>
              </w:rPr>
              <w:t>2</w:t>
            </w:r>
          </w:p>
        </w:tc>
        <w:tc>
          <w:tcPr>
            <w:tcW w:w="960" w:type="dxa"/>
            <w:vAlign w:val="center"/>
          </w:tcPr>
          <w:p w14:paraId="34CFAAE8">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highlight w:val="none"/>
              </w:rPr>
              <w:t>个</w:t>
            </w:r>
          </w:p>
        </w:tc>
        <w:tc>
          <w:tcPr>
            <w:tcW w:w="4838" w:type="dxa"/>
            <w:vAlign w:val="top"/>
          </w:tcPr>
          <w:p w14:paraId="67B75517">
            <w:pPr>
              <w:pStyle w:val="478"/>
              <w:keepNext w:val="0"/>
              <w:keepLines w:val="0"/>
              <w:pageBreakBefore w:val="0"/>
              <w:widowControl/>
              <w:kinsoku w:val="0"/>
              <w:wordWrap/>
              <w:overflowPunct/>
              <w:topLinePunct w:val="0"/>
              <w:autoSpaceDE w:val="0"/>
              <w:autoSpaceDN w:val="0"/>
              <w:bidi w:val="0"/>
              <w:adjustRightInd w:val="0"/>
              <w:snapToGrid w:val="0"/>
              <w:spacing w:before="46" w:line="240" w:lineRule="auto"/>
              <w:ind w:left="104"/>
              <w:textAlignment w:val="baseline"/>
              <w:rPr>
                <w:color w:val="auto"/>
                <w:highlight w:val="none"/>
              </w:rPr>
            </w:pPr>
            <w:r>
              <w:rPr>
                <w:color w:val="auto"/>
                <w:highlight w:val="none"/>
              </w:rPr>
              <w:t>行政科研楼</w:t>
            </w:r>
            <w:r>
              <w:rPr>
                <w:rFonts w:hint="eastAsia"/>
                <w:color w:val="auto"/>
                <w:highlight w:val="none"/>
                <w:lang w:val="en-US" w:eastAsia="zh-CN"/>
              </w:rPr>
              <w:t xml:space="preserve"> </w:t>
            </w:r>
            <w:r>
              <w:rPr>
                <w:color w:val="auto"/>
                <w:highlight w:val="none"/>
              </w:rPr>
              <w:t>6F:</w:t>
            </w:r>
            <w:r>
              <w:rPr>
                <w:rFonts w:hint="eastAsia"/>
                <w:color w:val="auto"/>
                <w:highlight w:val="none"/>
                <w:lang w:val="en-US" w:eastAsia="zh-CN"/>
              </w:rPr>
              <w:t xml:space="preserve"> </w:t>
            </w:r>
            <w:r>
              <w:rPr>
                <w:color w:val="auto"/>
                <w:highlight w:val="none"/>
              </w:rPr>
              <w:t>30平办公室(2间)2个</w:t>
            </w:r>
          </w:p>
        </w:tc>
        <w:tc>
          <w:tcPr>
            <w:tcW w:w="2013" w:type="dxa"/>
            <w:vAlign w:val="top"/>
          </w:tcPr>
          <w:p w14:paraId="6405E3A4">
            <w:pPr>
              <w:pStyle w:val="478"/>
              <w:keepNext w:val="0"/>
              <w:keepLines w:val="0"/>
              <w:pageBreakBefore w:val="0"/>
              <w:widowControl/>
              <w:kinsoku w:val="0"/>
              <w:wordWrap/>
              <w:overflowPunct/>
              <w:topLinePunct w:val="0"/>
              <w:autoSpaceDE w:val="0"/>
              <w:autoSpaceDN w:val="0"/>
              <w:bidi w:val="0"/>
              <w:adjustRightInd w:val="0"/>
              <w:snapToGrid w:val="0"/>
              <w:spacing w:before="46" w:line="240" w:lineRule="auto"/>
              <w:ind w:left="104"/>
              <w:textAlignment w:val="baseline"/>
              <w:rPr>
                <w:color w:val="auto"/>
                <w:highlight w:val="none"/>
              </w:rPr>
            </w:pPr>
          </w:p>
        </w:tc>
        <w:tc>
          <w:tcPr>
            <w:tcW w:w="2228" w:type="dxa"/>
            <w:vAlign w:val="top"/>
          </w:tcPr>
          <w:p w14:paraId="5085623A">
            <w:pPr>
              <w:pStyle w:val="478"/>
              <w:keepNext w:val="0"/>
              <w:keepLines w:val="0"/>
              <w:pageBreakBefore w:val="0"/>
              <w:widowControl/>
              <w:kinsoku w:val="0"/>
              <w:wordWrap/>
              <w:overflowPunct/>
              <w:topLinePunct w:val="0"/>
              <w:autoSpaceDE w:val="0"/>
              <w:autoSpaceDN w:val="0"/>
              <w:bidi w:val="0"/>
              <w:adjustRightInd w:val="0"/>
              <w:snapToGrid w:val="0"/>
              <w:spacing w:before="46" w:line="240" w:lineRule="auto"/>
              <w:ind w:left="104"/>
              <w:textAlignment w:val="baseline"/>
              <w:rPr>
                <w:color w:val="auto"/>
                <w:highlight w:val="none"/>
              </w:rPr>
            </w:pPr>
          </w:p>
        </w:tc>
      </w:tr>
      <w:tr w14:paraId="54D509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vAlign w:val="center"/>
          </w:tcPr>
          <w:p w14:paraId="2F184020">
            <w:pPr>
              <w:pStyle w:val="478"/>
              <w:keepNext w:val="0"/>
              <w:keepLines w:val="0"/>
              <w:pageBreakBefore w:val="0"/>
              <w:widowControl/>
              <w:numPr>
                <w:ilvl w:val="0"/>
                <w:numId w:val="7"/>
              </w:numPr>
              <w:kinsoku w:val="0"/>
              <w:wordWrap/>
              <w:overflowPunct/>
              <w:topLinePunct w:val="0"/>
              <w:autoSpaceDE w:val="0"/>
              <w:autoSpaceDN w:val="0"/>
              <w:bidi w:val="0"/>
              <w:adjustRightInd w:val="0"/>
              <w:snapToGrid w:val="0"/>
              <w:spacing w:line="240" w:lineRule="auto"/>
              <w:ind w:left="425" w:leftChars="0" w:hanging="425" w:firstLineChars="0"/>
              <w:jc w:val="center"/>
              <w:textAlignment w:val="baseline"/>
              <w:rPr>
                <w:color w:val="auto"/>
                <w:highlight w:val="none"/>
              </w:rPr>
            </w:pPr>
          </w:p>
        </w:tc>
        <w:tc>
          <w:tcPr>
            <w:tcW w:w="1714" w:type="dxa"/>
            <w:vAlign w:val="center"/>
          </w:tcPr>
          <w:p w14:paraId="26925087">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spacing w:val="3"/>
                <w:highlight w:val="none"/>
              </w:rPr>
              <w:t>定制柜</w:t>
            </w:r>
          </w:p>
        </w:tc>
        <w:tc>
          <w:tcPr>
            <w:tcW w:w="1080" w:type="dxa"/>
            <w:vAlign w:val="center"/>
          </w:tcPr>
          <w:p w14:paraId="58D97D41">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position w:val="-2"/>
                <w:highlight w:val="none"/>
              </w:rPr>
              <w:t>2</w:t>
            </w:r>
          </w:p>
        </w:tc>
        <w:tc>
          <w:tcPr>
            <w:tcW w:w="960" w:type="dxa"/>
            <w:vAlign w:val="center"/>
          </w:tcPr>
          <w:p w14:paraId="631BB37C">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highlight w:val="none"/>
              </w:rPr>
              <w:t>组</w:t>
            </w:r>
          </w:p>
        </w:tc>
        <w:tc>
          <w:tcPr>
            <w:tcW w:w="4838" w:type="dxa"/>
            <w:vAlign w:val="top"/>
          </w:tcPr>
          <w:p w14:paraId="2F1E68AD">
            <w:pPr>
              <w:pStyle w:val="478"/>
              <w:keepNext w:val="0"/>
              <w:keepLines w:val="0"/>
              <w:pageBreakBefore w:val="0"/>
              <w:widowControl/>
              <w:kinsoku w:val="0"/>
              <w:wordWrap/>
              <w:overflowPunct/>
              <w:topLinePunct w:val="0"/>
              <w:autoSpaceDE w:val="0"/>
              <w:autoSpaceDN w:val="0"/>
              <w:bidi w:val="0"/>
              <w:adjustRightInd w:val="0"/>
              <w:snapToGrid w:val="0"/>
              <w:spacing w:before="46" w:line="240" w:lineRule="auto"/>
              <w:ind w:left="104"/>
              <w:textAlignment w:val="baseline"/>
              <w:rPr>
                <w:color w:val="auto"/>
                <w:highlight w:val="none"/>
              </w:rPr>
            </w:pPr>
            <w:r>
              <w:rPr>
                <w:color w:val="auto"/>
                <w:spacing w:val="-1"/>
                <w:highlight w:val="none"/>
              </w:rPr>
              <w:t>行政科研楼</w:t>
            </w:r>
            <w:r>
              <w:rPr>
                <w:rFonts w:hint="eastAsia"/>
                <w:color w:val="auto"/>
                <w:spacing w:val="-1"/>
                <w:highlight w:val="none"/>
                <w:lang w:val="en-US" w:eastAsia="zh-CN"/>
              </w:rPr>
              <w:t xml:space="preserve"> </w:t>
            </w:r>
            <w:r>
              <w:rPr>
                <w:color w:val="auto"/>
                <w:spacing w:val="-1"/>
                <w:highlight w:val="none"/>
              </w:rPr>
              <w:t>6F:</w:t>
            </w:r>
            <w:r>
              <w:rPr>
                <w:rFonts w:hint="eastAsia"/>
                <w:color w:val="auto"/>
                <w:spacing w:val="-1"/>
                <w:highlight w:val="none"/>
                <w:lang w:val="en-US" w:eastAsia="zh-CN"/>
              </w:rPr>
              <w:t xml:space="preserve"> </w:t>
            </w:r>
            <w:r>
              <w:rPr>
                <w:color w:val="auto"/>
                <w:spacing w:val="-1"/>
                <w:highlight w:val="none"/>
              </w:rPr>
              <w:t>30平办公室(2间)2组</w:t>
            </w:r>
          </w:p>
        </w:tc>
        <w:tc>
          <w:tcPr>
            <w:tcW w:w="2013" w:type="dxa"/>
            <w:vAlign w:val="top"/>
          </w:tcPr>
          <w:p w14:paraId="5D26E5F3">
            <w:pPr>
              <w:pStyle w:val="478"/>
              <w:keepNext w:val="0"/>
              <w:keepLines w:val="0"/>
              <w:pageBreakBefore w:val="0"/>
              <w:widowControl/>
              <w:kinsoku w:val="0"/>
              <w:wordWrap/>
              <w:overflowPunct/>
              <w:topLinePunct w:val="0"/>
              <w:autoSpaceDE w:val="0"/>
              <w:autoSpaceDN w:val="0"/>
              <w:bidi w:val="0"/>
              <w:adjustRightInd w:val="0"/>
              <w:snapToGrid w:val="0"/>
              <w:spacing w:before="46" w:line="240" w:lineRule="auto"/>
              <w:ind w:left="104"/>
              <w:textAlignment w:val="baseline"/>
              <w:rPr>
                <w:color w:val="auto"/>
                <w:spacing w:val="-1"/>
                <w:highlight w:val="none"/>
              </w:rPr>
            </w:pPr>
          </w:p>
        </w:tc>
        <w:tc>
          <w:tcPr>
            <w:tcW w:w="2228" w:type="dxa"/>
            <w:vAlign w:val="top"/>
          </w:tcPr>
          <w:p w14:paraId="7412AA12">
            <w:pPr>
              <w:pStyle w:val="478"/>
              <w:keepNext w:val="0"/>
              <w:keepLines w:val="0"/>
              <w:pageBreakBefore w:val="0"/>
              <w:widowControl/>
              <w:kinsoku w:val="0"/>
              <w:wordWrap/>
              <w:overflowPunct/>
              <w:topLinePunct w:val="0"/>
              <w:autoSpaceDE w:val="0"/>
              <w:autoSpaceDN w:val="0"/>
              <w:bidi w:val="0"/>
              <w:adjustRightInd w:val="0"/>
              <w:snapToGrid w:val="0"/>
              <w:spacing w:before="46" w:line="240" w:lineRule="auto"/>
              <w:ind w:left="104"/>
              <w:textAlignment w:val="baseline"/>
              <w:rPr>
                <w:color w:val="auto"/>
                <w:spacing w:val="-1"/>
                <w:highlight w:val="none"/>
              </w:rPr>
            </w:pPr>
          </w:p>
        </w:tc>
      </w:tr>
      <w:tr w14:paraId="06C87D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vAlign w:val="center"/>
          </w:tcPr>
          <w:p w14:paraId="6ABDDBFA">
            <w:pPr>
              <w:pStyle w:val="478"/>
              <w:keepNext w:val="0"/>
              <w:keepLines w:val="0"/>
              <w:pageBreakBefore w:val="0"/>
              <w:widowControl/>
              <w:numPr>
                <w:ilvl w:val="0"/>
                <w:numId w:val="7"/>
              </w:numPr>
              <w:kinsoku w:val="0"/>
              <w:wordWrap/>
              <w:overflowPunct/>
              <w:topLinePunct w:val="0"/>
              <w:autoSpaceDE w:val="0"/>
              <w:autoSpaceDN w:val="0"/>
              <w:bidi w:val="0"/>
              <w:adjustRightInd w:val="0"/>
              <w:snapToGrid w:val="0"/>
              <w:spacing w:line="240" w:lineRule="auto"/>
              <w:ind w:left="425" w:leftChars="0" w:hanging="425" w:firstLineChars="0"/>
              <w:jc w:val="center"/>
              <w:textAlignment w:val="baseline"/>
              <w:rPr>
                <w:color w:val="auto"/>
                <w:highlight w:val="none"/>
              </w:rPr>
            </w:pPr>
          </w:p>
        </w:tc>
        <w:tc>
          <w:tcPr>
            <w:tcW w:w="1714" w:type="dxa"/>
            <w:vAlign w:val="center"/>
          </w:tcPr>
          <w:p w14:paraId="77D78289">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spacing w:val="3"/>
                <w:highlight w:val="none"/>
              </w:rPr>
              <w:t>办公桌</w:t>
            </w:r>
          </w:p>
        </w:tc>
        <w:tc>
          <w:tcPr>
            <w:tcW w:w="1080" w:type="dxa"/>
            <w:vAlign w:val="center"/>
          </w:tcPr>
          <w:p w14:paraId="4751CE18">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position w:val="-2"/>
                <w:highlight w:val="none"/>
              </w:rPr>
              <w:t>2</w:t>
            </w:r>
          </w:p>
        </w:tc>
        <w:tc>
          <w:tcPr>
            <w:tcW w:w="960" w:type="dxa"/>
            <w:vAlign w:val="center"/>
          </w:tcPr>
          <w:p w14:paraId="1A2F16DE">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highlight w:val="none"/>
              </w:rPr>
              <w:t>张</w:t>
            </w:r>
          </w:p>
        </w:tc>
        <w:tc>
          <w:tcPr>
            <w:tcW w:w="4838" w:type="dxa"/>
            <w:vAlign w:val="top"/>
          </w:tcPr>
          <w:p w14:paraId="52520E49">
            <w:pPr>
              <w:pStyle w:val="478"/>
              <w:keepNext w:val="0"/>
              <w:keepLines w:val="0"/>
              <w:pageBreakBefore w:val="0"/>
              <w:widowControl/>
              <w:kinsoku w:val="0"/>
              <w:wordWrap/>
              <w:overflowPunct/>
              <w:topLinePunct w:val="0"/>
              <w:autoSpaceDE w:val="0"/>
              <w:autoSpaceDN w:val="0"/>
              <w:bidi w:val="0"/>
              <w:adjustRightInd w:val="0"/>
              <w:snapToGrid w:val="0"/>
              <w:spacing w:before="46" w:line="240" w:lineRule="auto"/>
              <w:ind w:left="104"/>
              <w:textAlignment w:val="baseline"/>
              <w:rPr>
                <w:color w:val="auto"/>
                <w:highlight w:val="none"/>
              </w:rPr>
            </w:pPr>
            <w:r>
              <w:rPr>
                <w:color w:val="auto"/>
                <w:highlight w:val="none"/>
              </w:rPr>
              <w:t>行政科研楼</w:t>
            </w:r>
            <w:r>
              <w:rPr>
                <w:rFonts w:hint="eastAsia"/>
                <w:color w:val="auto"/>
                <w:highlight w:val="none"/>
                <w:lang w:val="en-US" w:eastAsia="zh-CN"/>
              </w:rPr>
              <w:t xml:space="preserve"> </w:t>
            </w:r>
            <w:r>
              <w:rPr>
                <w:color w:val="auto"/>
                <w:highlight w:val="none"/>
              </w:rPr>
              <w:t>6F:</w:t>
            </w:r>
            <w:r>
              <w:rPr>
                <w:rFonts w:hint="eastAsia"/>
                <w:color w:val="auto"/>
                <w:highlight w:val="none"/>
                <w:lang w:val="en-US" w:eastAsia="zh-CN"/>
              </w:rPr>
              <w:t xml:space="preserve"> </w:t>
            </w:r>
            <w:r>
              <w:rPr>
                <w:color w:val="auto"/>
                <w:highlight w:val="none"/>
              </w:rPr>
              <w:t>30平办公室(2间)2张</w:t>
            </w:r>
          </w:p>
        </w:tc>
        <w:tc>
          <w:tcPr>
            <w:tcW w:w="2013" w:type="dxa"/>
            <w:vAlign w:val="top"/>
          </w:tcPr>
          <w:p w14:paraId="576DE3AF">
            <w:pPr>
              <w:pStyle w:val="478"/>
              <w:keepNext w:val="0"/>
              <w:keepLines w:val="0"/>
              <w:pageBreakBefore w:val="0"/>
              <w:widowControl/>
              <w:kinsoku w:val="0"/>
              <w:wordWrap/>
              <w:overflowPunct/>
              <w:topLinePunct w:val="0"/>
              <w:autoSpaceDE w:val="0"/>
              <w:autoSpaceDN w:val="0"/>
              <w:bidi w:val="0"/>
              <w:adjustRightInd w:val="0"/>
              <w:snapToGrid w:val="0"/>
              <w:spacing w:before="46" w:line="240" w:lineRule="auto"/>
              <w:ind w:left="104"/>
              <w:textAlignment w:val="baseline"/>
              <w:rPr>
                <w:color w:val="auto"/>
                <w:highlight w:val="none"/>
              </w:rPr>
            </w:pPr>
          </w:p>
        </w:tc>
        <w:tc>
          <w:tcPr>
            <w:tcW w:w="2228" w:type="dxa"/>
            <w:vAlign w:val="top"/>
          </w:tcPr>
          <w:p w14:paraId="46600BCA">
            <w:pPr>
              <w:pStyle w:val="478"/>
              <w:keepNext w:val="0"/>
              <w:keepLines w:val="0"/>
              <w:pageBreakBefore w:val="0"/>
              <w:widowControl/>
              <w:kinsoku w:val="0"/>
              <w:wordWrap/>
              <w:overflowPunct/>
              <w:topLinePunct w:val="0"/>
              <w:autoSpaceDE w:val="0"/>
              <w:autoSpaceDN w:val="0"/>
              <w:bidi w:val="0"/>
              <w:adjustRightInd w:val="0"/>
              <w:snapToGrid w:val="0"/>
              <w:spacing w:before="46" w:line="240" w:lineRule="auto"/>
              <w:ind w:left="104"/>
              <w:textAlignment w:val="baseline"/>
              <w:rPr>
                <w:color w:val="auto"/>
                <w:highlight w:val="none"/>
              </w:rPr>
            </w:pPr>
          </w:p>
        </w:tc>
      </w:tr>
      <w:tr w14:paraId="07ED9C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vAlign w:val="center"/>
          </w:tcPr>
          <w:p w14:paraId="016F80B7">
            <w:pPr>
              <w:pStyle w:val="478"/>
              <w:keepNext w:val="0"/>
              <w:keepLines w:val="0"/>
              <w:pageBreakBefore w:val="0"/>
              <w:widowControl/>
              <w:numPr>
                <w:ilvl w:val="0"/>
                <w:numId w:val="7"/>
              </w:numPr>
              <w:kinsoku w:val="0"/>
              <w:wordWrap/>
              <w:overflowPunct/>
              <w:topLinePunct w:val="0"/>
              <w:autoSpaceDE w:val="0"/>
              <w:autoSpaceDN w:val="0"/>
              <w:bidi w:val="0"/>
              <w:adjustRightInd w:val="0"/>
              <w:snapToGrid w:val="0"/>
              <w:spacing w:line="240" w:lineRule="auto"/>
              <w:ind w:left="425" w:leftChars="0" w:hanging="425" w:firstLineChars="0"/>
              <w:jc w:val="center"/>
              <w:textAlignment w:val="baseline"/>
              <w:rPr>
                <w:color w:val="auto"/>
                <w:highlight w:val="none"/>
              </w:rPr>
            </w:pPr>
          </w:p>
        </w:tc>
        <w:tc>
          <w:tcPr>
            <w:tcW w:w="1714" w:type="dxa"/>
            <w:vAlign w:val="center"/>
          </w:tcPr>
          <w:p w14:paraId="1EF63B73">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spacing w:val="3"/>
                <w:highlight w:val="none"/>
              </w:rPr>
              <w:t>办公椅</w:t>
            </w:r>
          </w:p>
        </w:tc>
        <w:tc>
          <w:tcPr>
            <w:tcW w:w="1080" w:type="dxa"/>
            <w:vAlign w:val="center"/>
          </w:tcPr>
          <w:p w14:paraId="45078508">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position w:val="-2"/>
                <w:highlight w:val="none"/>
              </w:rPr>
              <w:t>2</w:t>
            </w:r>
          </w:p>
        </w:tc>
        <w:tc>
          <w:tcPr>
            <w:tcW w:w="960" w:type="dxa"/>
            <w:vAlign w:val="center"/>
          </w:tcPr>
          <w:p w14:paraId="4B3F7479">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highlight w:val="none"/>
              </w:rPr>
              <w:t>张</w:t>
            </w:r>
          </w:p>
        </w:tc>
        <w:tc>
          <w:tcPr>
            <w:tcW w:w="4838" w:type="dxa"/>
            <w:vAlign w:val="top"/>
          </w:tcPr>
          <w:p w14:paraId="71EFF228">
            <w:pPr>
              <w:pStyle w:val="478"/>
              <w:keepNext w:val="0"/>
              <w:keepLines w:val="0"/>
              <w:pageBreakBefore w:val="0"/>
              <w:widowControl/>
              <w:kinsoku w:val="0"/>
              <w:wordWrap/>
              <w:overflowPunct/>
              <w:topLinePunct w:val="0"/>
              <w:autoSpaceDE w:val="0"/>
              <w:autoSpaceDN w:val="0"/>
              <w:bidi w:val="0"/>
              <w:adjustRightInd w:val="0"/>
              <w:snapToGrid w:val="0"/>
              <w:spacing w:before="46" w:line="240" w:lineRule="auto"/>
              <w:ind w:left="104"/>
              <w:textAlignment w:val="baseline"/>
              <w:rPr>
                <w:color w:val="auto"/>
                <w:highlight w:val="none"/>
              </w:rPr>
            </w:pPr>
            <w:r>
              <w:rPr>
                <w:color w:val="auto"/>
                <w:spacing w:val="2"/>
                <w:highlight w:val="none"/>
              </w:rPr>
              <w:t>行政科研楼</w:t>
            </w:r>
            <w:r>
              <w:rPr>
                <w:rFonts w:hint="eastAsia"/>
                <w:color w:val="auto"/>
                <w:spacing w:val="2"/>
                <w:highlight w:val="none"/>
                <w:lang w:val="en-US" w:eastAsia="zh-CN"/>
              </w:rPr>
              <w:t xml:space="preserve"> </w:t>
            </w:r>
            <w:r>
              <w:rPr>
                <w:color w:val="auto"/>
                <w:spacing w:val="2"/>
                <w:highlight w:val="none"/>
              </w:rPr>
              <w:t>6F:</w:t>
            </w:r>
            <w:r>
              <w:rPr>
                <w:rFonts w:hint="eastAsia"/>
                <w:color w:val="auto"/>
                <w:spacing w:val="2"/>
                <w:highlight w:val="none"/>
                <w:lang w:val="en-US" w:eastAsia="zh-CN"/>
              </w:rPr>
              <w:t xml:space="preserve"> </w:t>
            </w:r>
            <w:r>
              <w:rPr>
                <w:color w:val="auto"/>
                <w:spacing w:val="2"/>
                <w:highlight w:val="none"/>
              </w:rPr>
              <w:t>30平办公室(2间)</w:t>
            </w:r>
          </w:p>
        </w:tc>
        <w:tc>
          <w:tcPr>
            <w:tcW w:w="2013" w:type="dxa"/>
            <w:vAlign w:val="top"/>
          </w:tcPr>
          <w:p w14:paraId="1D2DE37D">
            <w:pPr>
              <w:pStyle w:val="478"/>
              <w:keepNext w:val="0"/>
              <w:keepLines w:val="0"/>
              <w:pageBreakBefore w:val="0"/>
              <w:widowControl/>
              <w:kinsoku w:val="0"/>
              <w:wordWrap/>
              <w:overflowPunct/>
              <w:topLinePunct w:val="0"/>
              <w:autoSpaceDE w:val="0"/>
              <w:autoSpaceDN w:val="0"/>
              <w:bidi w:val="0"/>
              <w:adjustRightInd w:val="0"/>
              <w:snapToGrid w:val="0"/>
              <w:spacing w:before="46" w:line="240" w:lineRule="auto"/>
              <w:ind w:left="104"/>
              <w:textAlignment w:val="baseline"/>
              <w:rPr>
                <w:color w:val="auto"/>
                <w:spacing w:val="2"/>
                <w:highlight w:val="none"/>
              </w:rPr>
            </w:pPr>
          </w:p>
        </w:tc>
        <w:tc>
          <w:tcPr>
            <w:tcW w:w="2228" w:type="dxa"/>
            <w:vAlign w:val="top"/>
          </w:tcPr>
          <w:p w14:paraId="56A3C620">
            <w:pPr>
              <w:pStyle w:val="478"/>
              <w:keepNext w:val="0"/>
              <w:keepLines w:val="0"/>
              <w:pageBreakBefore w:val="0"/>
              <w:widowControl/>
              <w:kinsoku w:val="0"/>
              <w:wordWrap/>
              <w:overflowPunct/>
              <w:topLinePunct w:val="0"/>
              <w:autoSpaceDE w:val="0"/>
              <w:autoSpaceDN w:val="0"/>
              <w:bidi w:val="0"/>
              <w:adjustRightInd w:val="0"/>
              <w:snapToGrid w:val="0"/>
              <w:spacing w:before="46" w:line="240" w:lineRule="auto"/>
              <w:ind w:left="104"/>
              <w:textAlignment w:val="baseline"/>
              <w:rPr>
                <w:color w:val="auto"/>
                <w:spacing w:val="2"/>
                <w:highlight w:val="none"/>
              </w:rPr>
            </w:pPr>
          </w:p>
        </w:tc>
      </w:tr>
      <w:tr w14:paraId="735F86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9626" w:type="dxa"/>
            <w:gridSpan w:val="5"/>
            <w:shd w:val="clear" w:color="auto" w:fill="BFD8C2"/>
            <w:vAlign w:val="center"/>
          </w:tcPr>
          <w:p w14:paraId="4FC2B606">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left"/>
              <w:textAlignment w:val="baseline"/>
              <w:rPr>
                <w:color w:val="auto"/>
                <w:highlight w:val="none"/>
              </w:rPr>
            </w:pPr>
            <w:r>
              <w:rPr>
                <w:b/>
                <w:bCs/>
                <w:color w:val="auto"/>
                <w:spacing w:val="6"/>
                <w:highlight w:val="none"/>
              </w:rPr>
              <w:t>处级(24</w:t>
            </w:r>
            <w:r>
              <w:rPr>
                <w:color w:val="auto"/>
                <w:spacing w:val="6"/>
                <w:highlight w:val="none"/>
              </w:rPr>
              <w:t xml:space="preserve"> </w:t>
            </w:r>
            <w:r>
              <w:rPr>
                <w:b/>
                <w:bCs/>
                <w:color w:val="auto"/>
                <w:spacing w:val="6"/>
                <w:highlight w:val="none"/>
              </w:rPr>
              <w:t>m²办公室)7间</w:t>
            </w:r>
          </w:p>
        </w:tc>
        <w:tc>
          <w:tcPr>
            <w:tcW w:w="2013" w:type="dxa"/>
            <w:shd w:val="clear" w:color="auto" w:fill="BFD8C2"/>
            <w:vAlign w:val="center"/>
          </w:tcPr>
          <w:p w14:paraId="7B429791">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left"/>
              <w:textAlignment w:val="baseline"/>
              <w:rPr>
                <w:b/>
                <w:bCs/>
                <w:color w:val="auto"/>
                <w:spacing w:val="6"/>
                <w:highlight w:val="none"/>
              </w:rPr>
            </w:pPr>
          </w:p>
        </w:tc>
        <w:tc>
          <w:tcPr>
            <w:tcW w:w="2228" w:type="dxa"/>
            <w:shd w:val="clear" w:color="auto" w:fill="BFD8C2"/>
            <w:vAlign w:val="center"/>
          </w:tcPr>
          <w:p w14:paraId="5342C164">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left"/>
              <w:textAlignment w:val="baseline"/>
              <w:rPr>
                <w:b/>
                <w:bCs/>
                <w:color w:val="auto"/>
                <w:spacing w:val="6"/>
                <w:highlight w:val="none"/>
              </w:rPr>
            </w:pPr>
          </w:p>
        </w:tc>
      </w:tr>
      <w:tr w14:paraId="6AF597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vAlign w:val="center"/>
          </w:tcPr>
          <w:p w14:paraId="2151822D">
            <w:pPr>
              <w:pStyle w:val="478"/>
              <w:keepNext w:val="0"/>
              <w:keepLines w:val="0"/>
              <w:pageBreakBefore w:val="0"/>
              <w:widowControl/>
              <w:numPr>
                <w:ilvl w:val="0"/>
                <w:numId w:val="0"/>
              </w:numPr>
              <w:kinsoku w:val="0"/>
              <w:wordWrap/>
              <w:overflowPunct/>
              <w:topLinePunct w:val="0"/>
              <w:autoSpaceDE w:val="0"/>
              <w:autoSpaceDN w:val="0"/>
              <w:bidi w:val="0"/>
              <w:adjustRightInd w:val="0"/>
              <w:snapToGrid w:val="0"/>
              <w:spacing w:line="240" w:lineRule="auto"/>
              <w:ind w:left="425" w:leftChars="0" w:hanging="425" w:firstLineChars="0"/>
              <w:jc w:val="center"/>
              <w:textAlignment w:val="baseline"/>
              <w:rPr>
                <w:color w:val="auto"/>
                <w:highlight w:val="none"/>
              </w:rPr>
            </w:pPr>
            <w:r>
              <w:rPr>
                <w:rFonts w:hint="default" w:ascii="宋体" w:hAnsi="宋体" w:eastAsia="宋体" w:cs="宋体"/>
                <w:snapToGrid w:val="0"/>
                <w:color w:val="auto"/>
                <w:kern w:val="0"/>
                <w:sz w:val="22"/>
                <w:szCs w:val="22"/>
                <w:lang w:val="en-US" w:eastAsia="en-US" w:bidi="ar-SA"/>
              </w:rPr>
              <w:t>16</w:t>
            </w:r>
          </w:p>
        </w:tc>
        <w:tc>
          <w:tcPr>
            <w:tcW w:w="1714" w:type="dxa"/>
            <w:vAlign w:val="center"/>
          </w:tcPr>
          <w:p w14:paraId="45585415">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spacing w:val="7"/>
                <w:highlight w:val="none"/>
              </w:rPr>
              <w:t>班台1</w:t>
            </w:r>
          </w:p>
        </w:tc>
        <w:tc>
          <w:tcPr>
            <w:tcW w:w="1080" w:type="dxa"/>
            <w:vAlign w:val="center"/>
          </w:tcPr>
          <w:p w14:paraId="0506218F">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position w:val="-2"/>
                <w:highlight w:val="none"/>
              </w:rPr>
              <w:t>7</w:t>
            </w:r>
          </w:p>
        </w:tc>
        <w:tc>
          <w:tcPr>
            <w:tcW w:w="960" w:type="dxa"/>
            <w:vAlign w:val="center"/>
          </w:tcPr>
          <w:p w14:paraId="38D9E92F">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highlight w:val="none"/>
              </w:rPr>
              <w:t>张</w:t>
            </w:r>
          </w:p>
        </w:tc>
        <w:tc>
          <w:tcPr>
            <w:tcW w:w="4838" w:type="dxa"/>
            <w:vAlign w:val="top"/>
          </w:tcPr>
          <w:p w14:paraId="099ED7D0">
            <w:pPr>
              <w:pStyle w:val="478"/>
              <w:keepNext w:val="0"/>
              <w:keepLines w:val="0"/>
              <w:pageBreakBefore w:val="0"/>
              <w:widowControl/>
              <w:kinsoku w:val="0"/>
              <w:wordWrap/>
              <w:overflowPunct/>
              <w:topLinePunct w:val="0"/>
              <w:autoSpaceDE w:val="0"/>
              <w:autoSpaceDN w:val="0"/>
              <w:bidi w:val="0"/>
              <w:adjustRightInd w:val="0"/>
              <w:snapToGrid w:val="0"/>
              <w:spacing w:before="46" w:line="240" w:lineRule="auto"/>
              <w:ind w:left="104"/>
              <w:textAlignment w:val="baseline"/>
              <w:rPr>
                <w:color w:val="auto"/>
                <w:highlight w:val="none"/>
              </w:rPr>
            </w:pPr>
            <w:r>
              <w:rPr>
                <w:color w:val="auto"/>
                <w:highlight w:val="none"/>
              </w:rPr>
              <w:t>行政科研楼</w:t>
            </w:r>
            <w:r>
              <w:rPr>
                <w:rFonts w:hint="eastAsia"/>
                <w:color w:val="auto"/>
                <w:highlight w:val="none"/>
                <w:lang w:val="en-US" w:eastAsia="zh-CN"/>
              </w:rPr>
              <w:t xml:space="preserve"> </w:t>
            </w:r>
            <w:r>
              <w:rPr>
                <w:color w:val="auto"/>
                <w:highlight w:val="none"/>
              </w:rPr>
              <w:t>6F:</w:t>
            </w:r>
            <w:r>
              <w:rPr>
                <w:rFonts w:hint="eastAsia"/>
                <w:color w:val="auto"/>
                <w:highlight w:val="none"/>
                <w:lang w:val="en-US" w:eastAsia="zh-CN"/>
              </w:rPr>
              <w:t xml:space="preserve"> </w:t>
            </w:r>
            <w:r>
              <w:rPr>
                <w:color w:val="auto"/>
                <w:highlight w:val="none"/>
              </w:rPr>
              <w:t>24平办公室(7间)7张</w:t>
            </w:r>
          </w:p>
        </w:tc>
        <w:tc>
          <w:tcPr>
            <w:tcW w:w="2013" w:type="dxa"/>
            <w:vAlign w:val="top"/>
          </w:tcPr>
          <w:p w14:paraId="152149AA">
            <w:pPr>
              <w:pStyle w:val="478"/>
              <w:keepNext w:val="0"/>
              <w:keepLines w:val="0"/>
              <w:pageBreakBefore w:val="0"/>
              <w:widowControl/>
              <w:kinsoku w:val="0"/>
              <w:wordWrap/>
              <w:overflowPunct/>
              <w:topLinePunct w:val="0"/>
              <w:autoSpaceDE w:val="0"/>
              <w:autoSpaceDN w:val="0"/>
              <w:bidi w:val="0"/>
              <w:adjustRightInd w:val="0"/>
              <w:snapToGrid w:val="0"/>
              <w:spacing w:before="46" w:line="240" w:lineRule="auto"/>
              <w:ind w:left="104"/>
              <w:textAlignment w:val="baseline"/>
              <w:rPr>
                <w:color w:val="auto"/>
                <w:highlight w:val="none"/>
              </w:rPr>
            </w:pPr>
          </w:p>
        </w:tc>
        <w:tc>
          <w:tcPr>
            <w:tcW w:w="2228" w:type="dxa"/>
            <w:vAlign w:val="top"/>
          </w:tcPr>
          <w:p w14:paraId="654BC51D">
            <w:pPr>
              <w:pStyle w:val="478"/>
              <w:keepNext w:val="0"/>
              <w:keepLines w:val="0"/>
              <w:pageBreakBefore w:val="0"/>
              <w:widowControl/>
              <w:kinsoku w:val="0"/>
              <w:wordWrap/>
              <w:overflowPunct/>
              <w:topLinePunct w:val="0"/>
              <w:autoSpaceDE w:val="0"/>
              <w:autoSpaceDN w:val="0"/>
              <w:bidi w:val="0"/>
              <w:adjustRightInd w:val="0"/>
              <w:snapToGrid w:val="0"/>
              <w:spacing w:before="46" w:line="240" w:lineRule="auto"/>
              <w:ind w:left="104"/>
              <w:textAlignment w:val="baseline"/>
              <w:rPr>
                <w:color w:val="auto"/>
                <w:highlight w:val="none"/>
              </w:rPr>
            </w:pPr>
          </w:p>
        </w:tc>
      </w:tr>
      <w:tr w14:paraId="03C275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vAlign w:val="center"/>
          </w:tcPr>
          <w:p w14:paraId="063D551C">
            <w:pPr>
              <w:pStyle w:val="478"/>
              <w:keepNext w:val="0"/>
              <w:keepLines w:val="0"/>
              <w:pageBreakBefore w:val="0"/>
              <w:widowControl/>
              <w:numPr>
                <w:ilvl w:val="0"/>
                <w:numId w:val="0"/>
              </w:numPr>
              <w:kinsoku w:val="0"/>
              <w:wordWrap/>
              <w:overflowPunct/>
              <w:topLinePunct w:val="0"/>
              <w:autoSpaceDE w:val="0"/>
              <w:autoSpaceDN w:val="0"/>
              <w:bidi w:val="0"/>
              <w:adjustRightInd w:val="0"/>
              <w:snapToGrid w:val="0"/>
              <w:spacing w:line="240" w:lineRule="auto"/>
              <w:ind w:left="425" w:leftChars="0" w:hanging="425" w:firstLineChars="0"/>
              <w:jc w:val="center"/>
              <w:textAlignment w:val="baseline"/>
              <w:rPr>
                <w:color w:val="auto"/>
                <w:highlight w:val="none"/>
              </w:rPr>
            </w:pPr>
            <w:r>
              <w:rPr>
                <w:rFonts w:hint="default" w:ascii="宋体" w:hAnsi="宋体" w:eastAsia="宋体" w:cs="宋体"/>
                <w:snapToGrid w:val="0"/>
                <w:color w:val="auto"/>
                <w:kern w:val="0"/>
                <w:sz w:val="22"/>
                <w:szCs w:val="22"/>
                <w:lang w:val="en-US" w:eastAsia="en-US" w:bidi="ar-SA"/>
              </w:rPr>
              <w:t>17</w:t>
            </w:r>
          </w:p>
        </w:tc>
        <w:tc>
          <w:tcPr>
            <w:tcW w:w="1714" w:type="dxa"/>
            <w:vAlign w:val="center"/>
          </w:tcPr>
          <w:p w14:paraId="4A6F220F">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spacing w:val="11"/>
                <w:highlight w:val="none"/>
              </w:rPr>
              <w:t>副台</w:t>
            </w:r>
          </w:p>
        </w:tc>
        <w:tc>
          <w:tcPr>
            <w:tcW w:w="1080" w:type="dxa"/>
            <w:vAlign w:val="center"/>
          </w:tcPr>
          <w:p w14:paraId="3B37FD15">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position w:val="-2"/>
                <w:highlight w:val="none"/>
              </w:rPr>
              <w:t>7</w:t>
            </w:r>
          </w:p>
        </w:tc>
        <w:tc>
          <w:tcPr>
            <w:tcW w:w="960" w:type="dxa"/>
            <w:vAlign w:val="center"/>
          </w:tcPr>
          <w:p w14:paraId="1202A6D4">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highlight w:val="none"/>
              </w:rPr>
              <w:t>张</w:t>
            </w:r>
          </w:p>
        </w:tc>
        <w:tc>
          <w:tcPr>
            <w:tcW w:w="4838" w:type="dxa"/>
            <w:vAlign w:val="top"/>
          </w:tcPr>
          <w:p w14:paraId="30FCCB4E">
            <w:pPr>
              <w:pStyle w:val="478"/>
              <w:keepNext w:val="0"/>
              <w:keepLines w:val="0"/>
              <w:pageBreakBefore w:val="0"/>
              <w:widowControl/>
              <w:kinsoku w:val="0"/>
              <w:wordWrap/>
              <w:overflowPunct/>
              <w:topLinePunct w:val="0"/>
              <w:autoSpaceDE w:val="0"/>
              <w:autoSpaceDN w:val="0"/>
              <w:bidi w:val="0"/>
              <w:adjustRightInd w:val="0"/>
              <w:snapToGrid w:val="0"/>
              <w:spacing w:before="48" w:line="240" w:lineRule="auto"/>
              <w:ind w:left="104"/>
              <w:textAlignment w:val="baseline"/>
              <w:rPr>
                <w:color w:val="auto"/>
                <w:highlight w:val="none"/>
              </w:rPr>
            </w:pPr>
            <w:r>
              <w:rPr>
                <w:color w:val="auto"/>
                <w:highlight w:val="none"/>
              </w:rPr>
              <w:t>行政科研楼</w:t>
            </w:r>
            <w:r>
              <w:rPr>
                <w:rFonts w:hint="eastAsia"/>
                <w:color w:val="auto"/>
                <w:highlight w:val="none"/>
                <w:lang w:val="en-US" w:eastAsia="zh-CN"/>
              </w:rPr>
              <w:t xml:space="preserve"> </w:t>
            </w:r>
            <w:r>
              <w:rPr>
                <w:color w:val="auto"/>
                <w:highlight w:val="none"/>
              </w:rPr>
              <w:t>6F:</w:t>
            </w:r>
            <w:r>
              <w:rPr>
                <w:rFonts w:hint="eastAsia"/>
                <w:color w:val="auto"/>
                <w:highlight w:val="none"/>
                <w:lang w:val="en-US" w:eastAsia="zh-CN"/>
              </w:rPr>
              <w:t xml:space="preserve"> </w:t>
            </w:r>
            <w:r>
              <w:rPr>
                <w:color w:val="auto"/>
                <w:highlight w:val="none"/>
              </w:rPr>
              <w:t>24平办公室(7间)7张</w:t>
            </w:r>
          </w:p>
        </w:tc>
        <w:tc>
          <w:tcPr>
            <w:tcW w:w="2013" w:type="dxa"/>
            <w:vAlign w:val="top"/>
          </w:tcPr>
          <w:p w14:paraId="73495CB8">
            <w:pPr>
              <w:pStyle w:val="478"/>
              <w:keepNext w:val="0"/>
              <w:keepLines w:val="0"/>
              <w:pageBreakBefore w:val="0"/>
              <w:widowControl/>
              <w:kinsoku w:val="0"/>
              <w:wordWrap/>
              <w:overflowPunct/>
              <w:topLinePunct w:val="0"/>
              <w:autoSpaceDE w:val="0"/>
              <w:autoSpaceDN w:val="0"/>
              <w:bidi w:val="0"/>
              <w:adjustRightInd w:val="0"/>
              <w:snapToGrid w:val="0"/>
              <w:spacing w:before="48" w:line="240" w:lineRule="auto"/>
              <w:ind w:left="104"/>
              <w:textAlignment w:val="baseline"/>
              <w:rPr>
                <w:color w:val="auto"/>
                <w:highlight w:val="none"/>
              </w:rPr>
            </w:pPr>
          </w:p>
        </w:tc>
        <w:tc>
          <w:tcPr>
            <w:tcW w:w="2228" w:type="dxa"/>
            <w:vAlign w:val="top"/>
          </w:tcPr>
          <w:p w14:paraId="7930768A">
            <w:pPr>
              <w:pStyle w:val="478"/>
              <w:keepNext w:val="0"/>
              <w:keepLines w:val="0"/>
              <w:pageBreakBefore w:val="0"/>
              <w:widowControl/>
              <w:kinsoku w:val="0"/>
              <w:wordWrap/>
              <w:overflowPunct/>
              <w:topLinePunct w:val="0"/>
              <w:autoSpaceDE w:val="0"/>
              <w:autoSpaceDN w:val="0"/>
              <w:bidi w:val="0"/>
              <w:adjustRightInd w:val="0"/>
              <w:snapToGrid w:val="0"/>
              <w:spacing w:before="48" w:line="240" w:lineRule="auto"/>
              <w:ind w:left="104"/>
              <w:textAlignment w:val="baseline"/>
              <w:rPr>
                <w:color w:val="auto"/>
                <w:highlight w:val="none"/>
              </w:rPr>
            </w:pPr>
          </w:p>
        </w:tc>
      </w:tr>
      <w:tr w14:paraId="68BDD1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vAlign w:val="center"/>
          </w:tcPr>
          <w:p w14:paraId="361D6445">
            <w:pPr>
              <w:pStyle w:val="478"/>
              <w:keepNext w:val="0"/>
              <w:keepLines w:val="0"/>
              <w:pageBreakBefore w:val="0"/>
              <w:widowControl/>
              <w:numPr>
                <w:ilvl w:val="0"/>
                <w:numId w:val="0"/>
              </w:numPr>
              <w:kinsoku w:val="0"/>
              <w:wordWrap/>
              <w:overflowPunct/>
              <w:topLinePunct w:val="0"/>
              <w:autoSpaceDE w:val="0"/>
              <w:autoSpaceDN w:val="0"/>
              <w:bidi w:val="0"/>
              <w:adjustRightInd w:val="0"/>
              <w:snapToGrid w:val="0"/>
              <w:spacing w:line="240" w:lineRule="auto"/>
              <w:ind w:left="425" w:leftChars="0" w:hanging="425" w:firstLineChars="0"/>
              <w:jc w:val="center"/>
              <w:textAlignment w:val="baseline"/>
              <w:rPr>
                <w:color w:val="auto"/>
                <w:highlight w:val="none"/>
              </w:rPr>
            </w:pPr>
            <w:r>
              <w:rPr>
                <w:rFonts w:hint="default" w:ascii="宋体" w:hAnsi="宋体" w:eastAsia="宋体" w:cs="宋体"/>
                <w:snapToGrid w:val="0"/>
                <w:color w:val="auto"/>
                <w:kern w:val="0"/>
                <w:sz w:val="22"/>
                <w:szCs w:val="22"/>
                <w:lang w:val="en-US" w:eastAsia="en-US" w:bidi="ar-SA"/>
              </w:rPr>
              <w:t>18</w:t>
            </w:r>
          </w:p>
        </w:tc>
        <w:tc>
          <w:tcPr>
            <w:tcW w:w="1714" w:type="dxa"/>
            <w:vAlign w:val="center"/>
          </w:tcPr>
          <w:p w14:paraId="79D3504D">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spacing w:val="-2"/>
                <w:highlight w:val="none"/>
              </w:rPr>
              <w:t>底柜</w:t>
            </w:r>
          </w:p>
        </w:tc>
        <w:tc>
          <w:tcPr>
            <w:tcW w:w="1080" w:type="dxa"/>
            <w:vAlign w:val="center"/>
          </w:tcPr>
          <w:p w14:paraId="1FC55FC3">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highlight w:val="none"/>
              </w:rPr>
              <w:t>7</w:t>
            </w:r>
          </w:p>
        </w:tc>
        <w:tc>
          <w:tcPr>
            <w:tcW w:w="960" w:type="dxa"/>
            <w:vAlign w:val="center"/>
          </w:tcPr>
          <w:p w14:paraId="3FC1110D">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highlight w:val="none"/>
              </w:rPr>
              <w:t>个</w:t>
            </w:r>
          </w:p>
        </w:tc>
        <w:tc>
          <w:tcPr>
            <w:tcW w:w="4838" w:type="dxa"/>
            <w:vAlign w:val="top"/>
          </w:tcPr>
          <w:p w14:paraId="6BAB5120">
            <w:pPr>
              <w:pStyle w:val="478"/>
              <w:keepNext w:val="0"/>
              <w:keepLines w:val="0"/>
              <w:pageBreakBefore w:val="0"/>
              <w:widowControl/>
              <w:kinsoku w:val="0"/>
              <w:wordWrap/>
              <w:overflowPunct/>
              <w:topLinePunct w:val="0"/>
              <w:autoSpaceDE w:val="0"/>
              <w:autoSpaceDN w:val="0"/>
              <w:bidi w:val="0"/>
              <w:adjustRightInd w:val="0"/>
              <w:snapToGrid w:val="0"/>
              <w:spacing w:before="48" w:line="240" w:lineRule="auto"/>
              <w:ind w:left="104"/>
              <w:textAlignment w:val="baseline"/>
              <w:rPr>
                <w:color w:val="auto"/>
                <w:highlight w:val="none"/>
              </w:rPr>
            </w:pPr>
            <w:r>
              <w:rPr>
                <w:color w:val="auto"/>
                <w:highlight w:val="none"/>
              </w:rPr>
              <w:t>行政科研楼</w:t>
            </w:r>
            <w:r>
              <w:rPr>
                <w:rFonts w:hint="eastAsia"/>
                <w:color w:val="auto"/>
                <w:highlight w:val="none"/>
                <w:lang w:val="en-US" w:eastAsia="zh-CN"/>
              </w:rPr>
              <w:t xml:space="preserve"> </w:t>
            </w:r>
            <w:r>
              <w:rPr>
                <w:color w:val="auto"/>
                <w:highlight w:val="none"/>
              </w:rPr>
              <w:t>6F:</w:t>
            </w:r>
            <w:r>
              <w:rPr>
                <w:rFonts w:hint="eastAsia"/>
                <w:color w:val="auto"/>
                <w:highlight w:val="none"/>
                <w:lang w:val="en-US" w:eastAsia="zh-CN"/>
              </w:rPr>
              <w:t xml:space="preserve"> </w:t>
            </w:r>
            <w:r>
              <w:rPr>
                <w:color w:val="auto"/>
                <w:highlight w:val="none"/>
              </w:rPr>
              <w:t>24平办公室(7间)7个</w:t>
            </w:r>
          </w:p>
        </w:tc>
        <w:tc>
          <w:tcPr>
            <w:tcW w:w="2013" w:type="dxa"/>
            <w:vAlign w:val="top"/>
          </w:tcPr>
          <w:p w14:paraId="67C6190E">
            <w:pPr>
              <w:pStyle w:val="478"/>
              <w:keepNext w:val="0"/>
              <w:keepLines w:val="0"/>
              <w:pageBreakBefore w:val="0"/>
              <w:widowControl/>
              <w:kinsoku w:val="0"/>
              <w:wordWrap/>
              <w:overflowPunct/>
              <w:topLinePunct w:val="0"/>
              <w:autoSpaceDE w:val="0"/>
              <w:autoSpaceDN w:val="0"/>
              <w:bidi w:val="0"/>
              <w:adjustRightInd w:val="0"/>
              <w:snapToGrid w:val="0"/>
              <w:spacing w:before="48" w:line="240" w:lineRule="auto"/>
              <w:ind w:left="104"/>
              <w:textAlignment w:val="baseline"/>
              <w:rPr>
                <w:color w:val="auto"/>
                <w:highlight w:val="none"/>
              </w:rPr>
            </w:pPr>
          </w:p>
        </w:tc>
        <w:tc>
          <w:tcPr>
            <w:tcW w:w="2228" w:type="dxa"/>
            <w:vAlign w:val="top"/>
          </w:tcPr>
          <w:p w14:paraId="52415782">
            <w:pPr>
              <w:pStyle w:val="478"/>
              <w:keepNext w:val="0"/>
              <w:keepLines w:val="0"/>
              <w:pageBreakBefore w:val="0"/>
              <w:widowControl/>
              <w:kinsoku w:val="0"/>
              <w:wordWrap/>
              <w:overflowPunct/>
              <w:topLinePunct w:val="0"/>
              <w:autoSpaceDE w:val="0"/>
              <w:autoSpaceDN w:val="0"/>
              <w:bidi w:val="0"/>
              <w:adjustRightInd w:val="0"/>
              <w:snapToGrid w:val="0"/>
              <w:spacing w:before="48" w:line="240" w:lineRule="auto"/>
              <w:ind w:left="104"/>
              <w:textAlignment w:val="baseline"/>
              <w:rPr>
                <w:color w:val="auto"/>
                <w:highlight w:val="none"/>
              </w:rPr>
            </w:pPr>
          </w:p>
        </w:tc>
      </w:tr>
      <w:tr w14:paraId="74C351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vAlign w:val="center"/>
          </w:tcPr>
          <w:p w14:paraId="3A6C74F9">
            <w:pPr>
              <w:pStyle w:val="478"/>
              <w:keepNext w:val="0"/>
              <w:keepLines w:val="0"/>
              <w:pageBreakBefore w:val="0"/>
              <w:widowControl/>
              <w:numPr>
                <w:ilvl w:val="0"/>
                <w:numId w:val="0"/>
              </w:numPr>
              <w:kinsoku w:val="0"/>
              <w:wordWrap/>
              <w:overflowPunct/>
              <w:topLinePunct w:val="0"/>
              <w:autoSpaceDE w:val="0"/>
              <w:autoSpaceDN w:val="0"/>
              <w:bidi w:val="0"/>
              <w:adjustRightInd w:val="0"/>
              <w:snapToGrid w:val="0"/>
              <w:spacing w:line="240" w:lineRule="auto"/>
              <w:ind w:left="425" w:leftChars="0" w:hanging="425" w:firstLineChars="0"/>
              <w:jc w:val="center"/>
              <w:textAlignment w:val="baseline"/>
              <w:rPr>
                <w:color w:val="auto"/>
                <w:highlight w:val="none"/>
              </w:rPr>
            </w:pPr>
            <w:r>
              <w:rPr>
                <w:rFonts w:hint="default" w:ascii="宋体" w:hAnsi="宋体" w:eastAsia="宋体" w:cs="宋体"/>
                <w:snapToGrid w:val="0"/>
                <w:color w:val="auto"/>
                <w:kern w:val="0"/>
                <w:sz w:val="22"/>
                <w:szCs w:val="22"/>
                <w:lang w:val="en-US" w:eastAsia="en-US" w:bidi="ar-SA"/>
              </w:rPr>
              <w:t>19</w:t>
            </w:r>
          </w:p>
        </w:tc>
        <w:tc>
          <w:tcPr>
            <w:tcW w:w="1714" w:type="dxa"/>
            <w:vAlign w:val="center"/>
          </w:tcPr>
          <w:p w14:paraId="1B0EED94">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spacing w:val="3"/>
                <w:highlight w:val="none"/>
              </w:rPr>
              <w:t>茶水柜</w:t>
            </w:r>
          </w:p>
        </w:tc>
        <w:tc>
          <w:tcPr>
            <w:tcW w:w="1080" w:type="dxa"/>
            <w:vAlign w:val="center"/>
          </w:tcPr>
          <w:p w14:paraId="6215F5D2">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highlight w:val="none"/>
              </w:rPr>
              <w:t>7</w:t>
            </w:r>
          </w:p>
        </w:tc>
        <w:tc>
          <w:tcPr>
            <w:tcW w:w="960" w:type="dxa"/>
            <w:vAlign w:val="center"/>
          </w:tcPr>
          <w:p w14:paraId="3D5506E3">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highlight w:val="none"/>
              </w:rPr>
              <w:t>个</w:t>
            </w:r>
          </w:p>
        </w:tc>
        <w:tc>
          <w:tcPr>
            <w:tcW w:w="4838" w:type="dxa"/>
            <w:vAlign w:val="top"/>
          </w:tcPr>
          <w:p w14:paraId="4204522C">
            <w:pPr>
              <w:pStyle w:val="478"/>
              <w:keepNext w:val="0"/>
              <w:keepLines w:val="0"/>
              <w:pageBreakBefore w:val="0"/>
              <w:widowControl/>
              <w:kinsoku w:val="0"/>
              <w:wordWrap/>
              <w:overflowPunct/>
              <w:topLinePunct w:val="0"/>
              <w:autoSpaceDE w:val="0"/>
              <w:autoSpaceDN w:val="0"/>
              <w:bidi w:val="0"/>
              <w:adjustRightInd w:val="0"/>
              <w:snapToGrid w:val="0"/>
              <w:spacing w:before="112" w:line="240" w:lineRule="auto"/>
              <w:ind w:left="64"/>
              <w:textAlignment w:val="baseline"/>
              <w:rPr>
                <w:color w:val="auto"/>
                <w:highlight w:val="none"/>
              </w:rPr>
            </w:pPr>
            <w:r>
              <w:rPr>
                <w:color w:val="auto"/>
                <w:highlight w:val="none"/>
              </w:rPr>
              <w:t>设计漏项行政科研楼</w:t>
            </w:r>
            <w:r>
              <w:rPr>
                <w:rFonts w:hint="eastAsia"/>
                <w:color w:val="auto"/>
                <w:highlight w:val="none"/>
                <w:lang w:val="en-US" w:eastAsia="zh-CN"/>
              </w:rPr>
              <w:t xml:space="preserve"> </w:t>
            </w:r>
            <w:r>
              <w:rPr>
                <w:color w:val="auto"/>
                <w:highlight w:val="none"/>
              </w:rPr>
              <w:t>6F:</w:t>
            </w:r>
            <w:r>
              <w:rPr>
                <w:rFonts w:hint="eastAsia"/>
                <w:color w:val="auto"/>
                <w:highlight w:val="none"/>
                <w:lang w:val="en-US" w:eastAsia="zh-CN"/>
              </w:rPr>
              <w:t xml:space="preserve"> </w:t>
            </w:r>
            <w:r>
              <w:rPr>
                <w:color w:val="auto"/>
                <w:highlight w:val="none"/>
              </w:rPr>
              <w:t>24平办公室(7间)7个</w:t>
            </w:r>
          </w:p>
        </w:tc>
        <w:tc>
          <w:tcPr>
            <w:tcW w:w="2013" w:type="dxa"/>
            <w:vAlign w:val="top"/>
          </w:tcPr>
          <w:p w14:paraId="112449B9">
            <w:pPr>
              <w:pStyle w:val="478"/>
              <w:keepNext w:val="0"/>
              <w:keepLines w:val="0"/>
              <w:pageBreakBefore w:val="0"/>
              <w:widowControl/>
              <w:kinsoku w:val="0"/>
              <w:wordWrap/>
              <w:overflowPunct/>
              <w:topLinePunct w:val="0"/>
              <w:autoSpaceDE w:val="0"/>
              <w:autoSpaceDN w:val="0"/>
              <w:bidi w:val="0"/>
              <w:adjustRightInd w:val="0"/>
              <w:snapToGrid w:val="0"/>
              <w:spacing w:before="112" w:line="240" w:lineRule="auto"/>
              <w:ind w:left="64"/>
              <w:textAlignment w:val="baseline"/>
              <w:rPr>
                <w:color w:val="auto"/>
                <w:highlight w:val="none"/>
              </w:rPr>
            </w:pPr>
          </w:p>
        </w:tc>
        <w:tc>
          <w:tcPr>
            <w:tcW w:w="2228" w:type="dxa"/>
            <w:vAlign w:val="top"/>
          </w:tcPr>
          <w:p w14:paraId="7CFBC20A">
            <w:pPr>
              <w:pStyle w:val="478"/>
              <w:keepNext w:val="0"/>
              <w:keepLines w:val="0"/>
              <w:pageBreakBefore w:val="0"/>
              <w:widowControl/>
              <w:kinsoku w:val="0"/>
              <w:wordWrap/>
              <w:overflowPunct/>
              <w:topLinePunct w:val="0"/>
              <w:autoSpaceDE w:val="0"/>
              <w:autoSpaceDN w:val="0"/>
              <w:bidi w:val="0"/>
              <w:adjustRightInd w:val="0"/>
              <w:snapToGrid w:val="0"/>
              <w:spacing w:before="112" w:line="240" w:lineRule="auto"/>
              <w:ind w:left="64"/>
              <w:textAlignment w:val="baseline"/>
              <w:rPr>
                <w:color w:val="auto"/>
                <w:highlight w:val="none"/>
              </w:rPr>
            </w:pPr>
          </w:p>
        </w:tc>
      </w:tr>
      <w:tr w14:paraId="000751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vAlign w:val="center"/>
          </w:tcPr>
          <w:p w14:paraId="667B6246">
            <w:pPr>
              <w:pStyle w:val="478"/>
              <w:keepNext w:val="0"/>
              <w:keepLines w:val="0"/>
              <w:pageBreakBefore w:val="0"/>
              <w:widowControl/>
              <w:numPr>
                <w:ilvl w:val="0"/>
                <w:numId w:val="0"/>
              </w:numPr>
              <w:kinsoku w:val="0"/>
              <w:wordWrap/>
              <w:overflowPunct/>
              <w:topLinePunct w:val="0"/>
              <w:autoSpaceDE w:val="0"/>
              <w:autoSpaceDN w:val="0"/>
              <w:bidi w:val="0"/>
              <w:adjustRightInd w:val="0"/>
              <w:snapToGrid w:val="0"/>
              <w:spacing w:line="240" w:lineRule="auto"/>
              <w:ind w:left="425" w:leftChars="0" w:hanging="425" w:firstLineChars="0"/>
              <w:jc w:val="center"/>
              <w:textAlignment w:val="baseline"/>
              <w:rPr>
                <w:color w:val="auto"/>
                <w:highlight w:val="none"/>
              </w:rPr>
            </w:pPr>
            <w:r>
              <w:rPr>
                <w:rFonts w:hint="default" w:ascii="宋体" w:hAnsi="宋体" w:eastAsia="宋体" w:cs="宋体"/>
                <w:snapToGrid w:val="0"/>
                <w:color w:val="auto"/>
                <w:kern w:val="0"/>
                <w:sz w:val="22"/>
                <w:szCs w:val="22"/>
                <w:lang w:val="en-US" w:eastAsia="en-US" w:bidi="ar-SA"/>
              </w:rPr>
              <w:t>20</w:t>
            </w:r>
          </w:p>
        </w:tc>
        <w:tc>
          <w:tcPr>
            <w:tcW w:w="1714" w:type="dxa"/>
            <w:vAlign w:val="center"/>
          </w:tcPr>
          <w:p w14:paraId="60ABEA80">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spacing w:val="7"/>
                <w:highlight w:val="none"/>
              </w:rPr>
              <w:t>班椅1</w:t>
            </w:r>
          </w:p>
        </w:tc>
        <w:tc>
          <w:tcPr>
            <w:tcW w:w="1080" w:type="dxa"/>
            <w:vAlign w:val="center"/>
          </w:tcPr>
          <w:p w14:paraId="3123A8F3">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highlight w:val="none"/>
              </w:rPr>
              <w:t>7</w:t>
            </w:r>
          </w:p>
        </w:tc>
        <w:tc>
          <w:tcPr>
            <w:tcW w:w="960" w:type="dxa"/>
            <w:vAlign w:val="center"/>
          </w:tcPr>
          <w:p w14:paraId="6899696D">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highlight w:val="none"/>
              </w:rPr>
              <w:t>张</w:t>
            </w:r>
          </w:p>
        </w:tc>
        <w:tc>
          <w:tcPr>
            <w:tcW w:w="4838" w:type="dxa"/>
            <w:vAlign w:val="top"/>
          </w:tcPr>
          <w:p w14:paraId="5A1B5BE3">
            <w:pPr>
              <w:pStyle w:val="478"/>
              <w:keepNext w:val="0"/>
              <w:keepLines w:val="0"/>
              <w:pageBreakBefore w:val="0"/>
              <w:widowControl/>
              <w:kinsoku w:val="0"/>
              <w:wordWrap/>
              <w:overflowPunct/>
              <w:topLinePunct w:val="0"/>
              <w:autoSpaceDE w:val="0"/>
              <w:autoSpaceDN w:val="0"/>
              <w:bidi w:val="0"/>
              <w:adjustRightInd w:val="0"/>
              <w:snapToGrid w:val="0"/>
              <w:spacing w:before="48" w:line="240" w:lineRule="auto"/>
              <w:ind w:left="64"/>
              <w:textAlignment w:val="baseline"/>
              <w:rPr>
                <w:color w:val="auto"/>
                <w:highlight w:val="none"/>
              </w:rPr>
            </w:pPr>
            <w:r>
              <w:rPr>
                <w:color w:val="auto"/>
                <w:spacing w:val="2"/>
                <w:highlight w:val="none"/>
              </w:rPr>
              <w:t>行政科研楼</w:t>
            </w:r>
            <w:r>
              <w:rPr>
                <w:rFonts w:hint="eastAsia"/>
                <w:color w:val="auto"/>
                <w:spacing w:val="2"/>
                <w:highlight w:val="none"/>
                <w:lang w:val="en-US" w:eastAsia="zh-CN"/>
              </w:rPr>
              <w:t xml:space="preserve"> </w:t>
            </w:r>
            <w:r>
              <w:rPr>
                <w:color w:val="auto"/>
                <w:spacing w:val="2"/>
                <w:highlight w:val="none"/>
              </w:rPr>
              <w:t>6F:</w:t>
            </w:r>
            <w:r>
              <w:rPr>
                <w:rFonts w:hint="eastAsia"/>
                <w:color w:val="auto"/>
                <w:spacing w:val="2"/>
                <w:highlight w:val="none"/>
                <w:lang w:val="en-US" w:eastAsia="zh-CN"/>
              </w:rPr>
              <w:t xml:space="preserve"> </w:t>
            </w:r>
            <w:r>
              <w:rPr>
                <w:color w:val="auto"/>
                <w:spacing w:val="2"/>
                <w:highlight w:val="none"/>
              </w:rPr>
              <w:t>24平办公室(7间)</w:t>
            </w:r>
          </w:p>
        </w:tc>
        <w:tc>
          <w:tcPr>
            <w:tcW w:w="2013" w:type="dxa"/>
            <w:vAlign w:val="top"/>
          </w:tcPr>
          <w:p w14:paraId="5115A623">
            <w:pPr>
              <w:pStyle w:val="478"/>
              <w:keepNext w:val="0"/>
              <w:keepLines w:val="0"/>
              <w:pageBreakBefore w:val="0"/>
              <w:widowControl/>
              <w:kinsoku w:val="0"/>
              <w:wordWrap/>
              <w:overflowPunct/>
              <w:topLinePunct w:val="0"/>
              <w:autoSpaceDE w:val="0"/>
              <w:autoSpaceDN w:val="0"/>
              <w:bidi w:val="0"/>
              <w:adjustRightInd w:val="0"/>
              <w:snapToGrid w:val="0"/>
              <w:spacing w:before="48" w:line="240" w:lineRule="auto"/>
              <w:ind w:left="64"/>
              <w:textAlignment w:val="baseline"/>
              <w:rPr>
                <w:color w:val="auto"/>
                <w:spacing w:val="2"/>
                <w:highlight w:val="none"/>
              </w:rPr>
            </w:pPr>
          </w:p>
        </w:tc>
        <w:tc>
          <w:tcPr>
            <w:tcW w:w="2228" w:type="dxa"/>
            <w:vAlign w:val="top"/>
          </w:tcPr>
          <w:p w14:paraId="4D2BCE8F">
            <w:pPr>
              <w:pStyle w:val="478"/>
              <w:keepNext w:val="0"/>
              <w:keepLines w:val="0"/>
              <w:pageBreakBefore w:val="0"/>
              <w:widowControl/>
              <w:kinsoku w:val="0"/>
              <w:wordWrap/>
              <w:overflowPunct/>
              <w:topLinePunct w:val="0"/>
              <w:autoSpaceDE w:val="0"/>
              <w:autoSpaceDN w:val="0"/>
              <w:bidi w:val="0"/>
              <w:adjustRightInd w:val="0"/>
              <w:snapToGrid w:val="0"/>
              <w:spacing w:before="48" w:line="240" w:lineRule="auto"/>
              <w:ind w:left="64"/>
              <w:textAlignment w:val="baseline"/>
              <w:rPr>
                <w:color w:val="auto"/>
                <w:spacing w:val="2"/>
                <w:highlight w:val="none"/>
              </w:rPr>
            </w:pPr>
          </w:p>
        </w:tc>
      </w:tr>
      <w:tr w14:paraId="77C3D1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vAlign w:val="center"/>
          </w:tcPr>
          <w:p w14:paraId="6C3F9062">
            <w:pPr>
              <w:pStyle w:val="478"/>
              <w:keepNext w:val="0"/>
              <w:keepLines w:val="0"/>
              <w:pageBreakBefore w:val="0"/>
              <w:widowControl/>
              <w:numPr>
                <w:ilvl w:val="0"/>
                <w:numId w:val="0"/>
              </w:numPr>
              <w:kinsoku w:val="0"/>
              <w:wordWrap/>
              <w:overflowPunct/>
              <w:topLinePunct w:val="0"/>
              <w:autoSpaceDE w:val="0"/>
              <w:autoSpaceDN w:val="0"/>
              <w:bidi w:val="0"/>
              <w:adjustRightInd w:val="0"/>
              <w:snapToGrid w:val="0"/>
              <w:spacing w:line="240" w:lineRule="auto"/>
              <w:ind w:left="425" w:leftChars="0" w:hanging="425" w:firstLineChars="0"/>
              <w:jc w:val="center"/>
              <w:textAlignment w:val="baseline"/>
              <w:rPr>
                <w:color w:val="auto"/>
                <w:highlight w:val="none"/>
              </w:rPr>
            </w:pPr>
            <w:r>
              <w:rPr>
                <w:rFonts w:hint="default" w:ascii="宋体" w:hAnsi="宋体" w:eastAsia="宋体" w:cs="宋体"/>
                <w:snapToGrid w:val="0"/>
                <w:color w:val="auto"/>
                <w:kern w:val="0"/>
                <w:sz w:val="22"/>
                <w:szCs w:val="22"/>
                <w:lang w:val="en-US" w:eastAsia="en-US" w:bidi="ar-SA"/>
              </w:rPr>
              <w:t>21</w:t>
            </w:r>
          </w:p>
        </w:tc>
        <w:tc>
          <w:tcPr>
            <w:tcW w:w="1714" w:type="dxa"/>
            <w:vAlign w:val="center"/>
          </w:tcPr>
          <w:p w14:paraId="5D4BF903">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spacing w:val="-2"/>
                <w:highlight w:val="none"/>
              </w:rPr>
              <w:t>班前椅</w:t>
            </w:r>
          </w:p>
        </w:tc>
        <w:tc>
          <w:tcPr>
            <w:tcW w:w="1080" w:type="dxa"/>
            <w:vAlign w:val="center"/>
          </w:tcPr>
          <w:p w14:paraId="23D5975B">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spacing w:val="-7"/>
                <w:position w:val="-2"/>
                <w:highlight w:val="none"/>
              </w:rPr>
              <w:t>14</w:t>
            </w:r>
          </w:p>
        </w:tc>
        <w:tc>
          <w:tcPr>
            <w:tcW w:w="960" w:type="dxa"/>
            <w:vAlign w:val="center"/>
          </w:tcPr>
          <w:p w14:paraId="4D2F2F49">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highlight w:val="none"/>
              </w:rPr>
              <w:t>张</w:t>
            </w:r>
          </w:p>
        </w:tc>
        <w:tc>
          <w:tcPr>
            <w:tcW w:w="4838" w:type="dxa"/>
            <w:vAlign w:val="top"/>
          </w:tcPr>
          <w:p w14:paraId="038F720D">
            <w:pPr>
              <w:pStyle w:val="478"/>
              <w:keepNext w:val="0"/>
              <w:keepLines w:val="0"/>
              <w:pageBreakBefore w:val="0"/>
              <w:widowControl/>
              <w:kinsoku w:val="0"/>
              <w:wordWrap/>
              <w:overflowPunct/>
              <w:topLinePunct w:val="0"/>
              <w:autoSpaceDE w:val="0"/>
              <w:autoSpaceDN w:val="0"/>
              <w:bidi w:val="0"/>
              <w:adjustRightInd w:val="0"/>
              <w:snapToGrid w:val="0"/>
              <w:spacing w:before="39" w:line="240" w:lineRule="auto"/>
              <w:ind w:left="64"/>
              <w:textAlignment w:val="baseline"/>
              <w:rPr>
                <w:color w:val="auto"/>
                <w:highlight w:val="none"/>
              </w:rPr>
            </w:pPr>
            <w:r>
              <w:rPr>
                <w:color w:val="auto"/>
                <w:highlight w:val="none"/>
              </w:rPr>
              <w:t>行政科研楼</w:t>
            </w:r>
            <w:r>
              <w:rPr>
                <w:rFonts w:hint="eastAsia"/>
                <w:color w:val="auto"/>
                <w:highlight w:val="none"/>
                <w:lang w:val="en-US" w:eastAsia="zh-CN"/>
              </w:rPr>
              <w:t xml:space="preserve"> </w:t>
            </w:r>
            <w:r>
              <w:rPr>
                <w:color w:val="auto"/>
                <w:highlight w:val="none"/>
              </w:rPr>
              <w:t>6F:</w:t>
            </w:r>
            <w:r>
              <w:rPr>
                <w:rFonts w:hint="eastAsia"/>
                <w:color w:val="auto"/>
                <w:highlight w:val="none"/>
                <w:lang w:val="en-US" w:eastAsia="zh-CN"/>
              </w:rPr>
              <w:t xml:space="preserve"> </w:t>
            </w:r>
            <w:r>
              <w:rPr>
                <w:color w:val="auto"/>
                <w:highlight w:val="none"/>
              </w:rPr>
              <w:t>24平办公室(7间)14张</w:t>
            </w:r>
          </w:p>
        </w:tc>
        <w:tc>
          <w:tcPr>
            <w:tcW w:w="2013" w:type="dxa"/>
            <w:vAlign w:val="top"/>
          </w:tcPr>
          <w:p w14:paraId="7CCD2390">
            <w:pPr>
              <w:pStyle w:val="478"/>
              <w:keepNext w:val="0"/>
              <w:keepLines w:val="0"/>
              <w:pageBreakBefore w:val="0"/>
              <w:widowControl/>
              <w:kinsoku w:val="0"/>
              <w:wordWrap/>
              <w:overflowPunct/>
              <w:topLinePunct w:val="0"/>
              <w:autoSpaceDE w:val="0"/>
              <w:autoSpaceDN w:val="0"/>
              <w:bidi w:val="0"/>
              <w:adjustRightInd w:val="0"/>
              <w:snapToGrid w:val="0"/>
              <w:spacing w:before="39" w:line="240" w:lineRule="auto"/>
              <w:ind w:left="64"/>
              <w:textAlignment w:val="baseline"/>
              <w:rPr>
                <w:color w:val="auto"/>
                <w:highlight w:val="none"/>
              </w:rPr>
            </w:pPr>
          </w:p>
        </w:tc>
        <w:tc>
          <w:tcPr>
            <w:tcW w:w="2228" w:type="dxa"/>
            <w:vAlign w:val="top"/>
          </w:tcPr>
          <w:p w14:paraId="660D2D21">
            <w:pPr>
              <w:pStyle w:val="478"/>
              <w:keepNext w:val="0"/>
              <w:keepLines w:val="0"/>
              <w:pageBreakBefore w:val="0"/>
              <w:widowControl/>
              <w:kinsoku w:val="0"/>
              <w:wordWrap/>
              <w:overflowPunct/>
              <w:topLinePunct w:val="0"/>
              <w:autoSpaceDE w:val="0"/>
              <w:autoSpaceDN w:val="0"/>
              <w:bidi w:val="0"/>
              <w:adjustRightInd w:val="0"/>
              <w:snapToGrid w:val="0"/>
              <w:spacing w:before="39" w:line="240" w:lineRule="auto"/>
              <w:ind w:left="64"/>
              <w:textAlignment w:val="baseline"/>
              <w:rPr>
                <w:color w:val="auto"/>
                <w:highlight w:val="none"/>
              </w:rPr>
            </w:pPr>
          </w:p>
        </w:tc>
      </w:tr>
      <w:tr w14:paraId="7ABF8C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vAlign w:val="center"/>
          </w:tcPr>
          <w:p w14:paraId="5BA0764E">
            <w:pPr>
              <w:pStyle w:val="478"/>
              <w:keepNext w:val="0"/>
              <w:keepLines w:val="0"/>
              <w:pageBreakBefore w:val="0"/>
              <w:widowControl/>
              <w:numPr>
                <w:ilvl w:val="0"/>
                <w:numId w:val="0"/>
              </w:numPr>
              <w:kinsoku w:val="0"/>
              <w:wordWrap/>
              <w:overflowPunct/>
              <w:topLinePunct w:val="0"/>
              <w:autoSpaceDE w:val="0"/>
              <w:autoSpaceDN w:val="0"/>
              <w:bidi w:val="0"/>
              <w:adjustRightInd w:val="0"/>
              <w:snapToGrid w:val="0"/>
              <w:spacing w:line="240" w:lineRule="auto"/>
              <w:ind w:left="425" w:leftChars="0" w:hanging="425" w:firstLineChars="0"/>
              <w:jc w:val="center"/>
              <w:textAlignment w:val="baseline"/>
              <w:rPr>
                <w:color w:val="auto"/>
                <w:highlight w:val="none"/>
              </w:rPr>
            </w:pPr>
            <w:r>
              <w:rPr>
                <w:rFonts w:hint="default" w:ascii="宋体" w:hAnsi="宋体" w:eastAsia="宋体" w:cs="宋体"/>
                <w:snapToGrid w:val="0"/>
                <w:color w:val="auto"/>
                <w:kern w:val="0"/>
                <w:sz w:val="22"/>
                <w:szCs w:val="22"/>
                <w:lang w:val="en-US" w:eastAsia="en-US" w:bidi="ar-SA"/>
              </w:rPr>
              <w:t>22</w:t>
            </w:r>
          </w:p>
        </w:tc>
        <w:tc>
          <w:tcPr>
            <w:tcW w:w="1714" w:type="dxa"/>
            <w:vAlign w:val="center"/>
          </w:tcPr>
          <w:p w14:paraId="20A1497E">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spacing w:val="2"/>
                <w:highlight w:val="none"/>
              </w:rPr>
              <w:t>单人位接待沙发1</w:t>
            </w:r>
          </w:p>
        </w:tc>
        <w:tc>
          <w:tcPr>
            <w:tcW w:w="1080" w:type="dxa"/>
            <w:vAlign w:val="center"/>
          </w:tcPr>
          <w:p w14:paraId="5E34808B">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spacing w:val="-7"/>
                <w:highlight w:val="none"/>
              </w:rPr>
              <w:t>14</w:t>
            </w:r>
          </w:p>
        </w:tc>
        <w:tc>
          <w:tcPr>
            <w:tcW w:w="960" w:type="dxa"/>
            <w:vAlign w:val="center"/>
          </w:tcPr>
          <w:p w14:paraId="32A16A1B">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highlight w:val="none"/>
              </w:rPr>
              <w:t>张</w:t>
            </w:r>
          </w:p>
        </w:tc>
        <w:tc>
          <w:tcPr>
            <w:tcW w:w="4838" w:type="dxa"/>
            <w:vAlign w:val="top"/>
          </w:tcPr>
          <w:p w14:paraId="1CE81EA1">
            <w:pPr>
              <w:pStyle w:val="478"/>
              <w:keepNext w:val="0"/>
              <w:keepLines w:val="0"/>
              <w:pageBreakBefore w:val="0"/>
              <w:widowControl/>
              <w:kinsoku w:val="0"/>
              <w:wordWrap/>
              <w:overflowPunct/>
              <w:topLinePunct w:val="0"/>
              <w:autoSpaceDE w:val="0"/>
              <w:autoSpaceDN w:val="0"/>
              <w:bidi w:val="0"/>
              <w:adjustRightInd w:val="0"/>
              <w:snapToGrid w:val="0"/>
              <w:spacing w:before="118" w:line="240" w:lineRule="auto"/>
              <w:ind w:left="64"/>
              <w:textAlignment w:val="baseline"/>
              <w:rPr>
                <w:color w:val="auto"/>
                <w:highlight w:val="none"/>
              </w:rPr>
            </w:pPr>
            <w:r>
              <w:rPr>
                <w:color w:val="auto"/>
                <w:highlight w:val="none"/>
              </w:rPr>
              <w:t>行政科研楼</w:t>
            </w:r>
            <w:r>
              <w:rPr>
                <w:rFonts w:hint="eastAsia"/>
                <w:color w:val="auto"/>
                <w:highlight w:val="none"/>
                <w:lang w:val="en-US" w:eastAsia="zh-CN"/>
              </w:rPr>
              <w:t xml:space="preserve"> </w:t>
            </w:r>
            <w:r>
              <w:rPr>
                <w:color w:val="auto"/>
                <w:highlight w:val="none"/>
              </w:rPr>
              <w:t>6F:</w:t>
            </w:r>
            <w:r>
              <w:rPr>
                <w:rFonts w:hint="eastAsia"/>
                <w:color w:val="auto"/>
                <w:highlight w:val="none"/>
                <w:lang w:val="en-US" w:eastAsia="zh-CN"/>
              </w:rPr>
              <w:t xml:space="preserve"> </w:t>
            </w:r>
            <w:r>
              <w:rPr>
                <w:color w:val="auto"/>
                <w:highlight w:val="none"/>
              </w:rPr>
              <w:t>24平办公室(7间)14张</w:t>
            </w:r>
          </w:p>
        </w:tc>
        <w:tc>
          <w:tcPr>
            <w:tcW w:w="2013" w:type="dxa"/>
            <w:vAlign w:val="top"/>
          </w:tcPr>
          <w:p w14:paraId="7DEB0136">
            <w:pPr>
              <w:pStyle w:val="478"/>
              <w:keepNext w:val="0"/>
              <w:keepLines w:val="0"/>
              <w:pageBreakBefore w:val="0"/>
              <w:widowControl/>
              <w:kinsoku w:val="0"/>
              <w:wordWrap/>
              <w:overflowPunct/>
              <w:topLinePunct w:val="0"/>
              <w:autoSpaceDE w:val="0"/>
              <w:autoSpaceDN w:val="0"/>
              <w:bidi w:val="0"/>
              <w:adjustRightInd w:val="0"/>
              <w:snapToGrid w:val="0"/>
              <w:spacing w:before="118" w:line="240" w:lineRule="auto"/>
              <w:ind w:left="64"/>
              <w:textAlignment w:val="baseline"/>
              <w:rPr>
                <w:color w:val="auto"/>
                <w:highlight w:val="none"/>
              </w:rPr>
            </w:pPr>
          </w:p>
        </w:tc>
        <w:tc>
          <w:tcPr>
            <w:tcW w:w="2228" w:type="dxa"/>
            <w:vAlign w:val="top"/>
          </w:tcPr>
          <w:p w14:paraId="2EEDED53">
            <w:pPr>
              <w:pStyle w:val="478"/>
              <w:keepNext w:val="0"/>
              <w:keepLines w:val="0"/>
              <w:pageBreakBefore w:val="0"/>
              <w:widowControl/>
              <w:kinsoku w:val="0"/>
              <w:wordWrap/>
              <w:overflowPunct/>
              <w:topLinePunct w:val="0"/>
              <w:autoSpaceDE w:val="0"/>
              <w:autoSpaceDN w:val="0"/>
              <w:bidi w:val="0"/>
              <w:adjustRightInd w:val="0"/>
              <w:snapToGrid w:val="0"/>
              <w:spacing w:before="118" w:line="240" w:lineRule="auto"/>
              <w:ind w:left="64"/>
              <w:textAlignment w:val="baseline"/>
              <w:rPr>
                <w:color w:val="auto"/>
                <w:highlight w:val="none"/>
              </w:rPr>
            </w:pPr>
          </w:p>
        </w:tc>
      </w:tr>
      <w:tr w14:paraId="55904E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vAlign w:val="center"/>
          </w:tcPr>
          <w:p w14:paraId="1305F6A7">
            <w:pPr>
              <w:pStyle w:val="478"/>
              <w:keepNext w:val="0"/>
              <w:keepLines w:val="0"/>
              <w:pageBreakBefore w:val="0"/>
              <w:widowControl/>
              <w:numPr>
                <w:ilvl w:val="0"/>
                <w:numId w:val="0"/>
              </w:numPr>
              <w:kinsoku w:val="0"/>
              <w:wordWrap/>
              <w:overflowPunct/>
              <w:topLinePunct w:val="0"/>
              <w:autoSpaceDE w:val="0"/>
              <w:autoSpaceDN w:val="0"/>
              <w:bidi w:val="0"/>
              <w:adjustRightInd w:val="0"/>
              <w:snapToGrid w:val="0"/>
              <w:spacing w:line="240" w:lineRule="auto"/>
              <w:ind w:left="425" w:leftChars="0" w:hanging="425" w:firstLineChars="0"/>
              <w:jc w:val="center"/>
              <w:textAlignment w:val="baseline"/>
              <w:rPr>
                <w:color w:val="auto"/>
                <w:highlight w:val="none"/>
              </w:rPr>
            </w:pPr>
            <w:r>
              <w:rPr>
                <w:rFonts w:hint="default" w:ascii="宋体" w:hAnsi="宋体" w:eastAsia="宋体" w:cs="宋体"/>
                <w:snapToGrid w:val="0"/>
                <w:color w:val="auto"/>
                <w:kern w:val="0"/>
                <w:sz w:val="22"/>
                <w:szCs w:val="22"/>
                <w:lang w:val="en-US" w:eastAsia="en-US" w:bidi="ar-SA"/>
              </w:rPr>
              <w:t>23</w:t>
            </w:r>
          </w:p>
        </w:tc>
        <w:tc>
          <w:tcPr>
            <w:tcW w:w="1714" w:type="dxa"/>
            <w:vAlign w:val="center"/>
          </w:tcPr>
          <w:p w14:paraId="19229B4B">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spacing w:val="7"/>
                <w:highlight w:val="none"/>
              </w:rPr>
              <w:t>边几1</w:t>
            </w:r>
          </w:p>
        </w:tc>
        <w:tc>
          <w:tcPr>
            <w:tcW w:w="1080" w:type="dxa"/>
            <w:vAlign w:val="center"/>
          </w:tcPr>
          <w:p w14:paraId="6CB16817">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spacing w:val="-7"/>
                <w:highlight w:val="none"/>
              </w:rPr>
              <w:t>14</w:t>
            </w:r>
          </w:p>
        </w:tc>
        <w:tc>
          <w:tcPr>
            <w:tcW w:w="960" w:type="dxa"/>
            <w:vAlign w:val="center"/>
          </w:tcPr>
          <w:p w14:paraId="0D18995C">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highlight w:val="none"/>
              </w:rPr>
              <w:t>张</w:t>
            </w:r>
          </w:p>
        </w:tc>
        <w:tc>
          <w:tcPr>
            <w:tcW w:w="4838" w:type="dxa"/>
            <w:vAlign w:val="top"/>
          </w:tcPr>
          <w:p w14:paraId="3FB97520">
            <w:pPr>
              <w:pStyle w:val="478"/>
              <w:keepNext w:val="0"/>
              <w:keepLines w:val="0"/>
              <w:pageBreakBefore w:val="0"/>
              <w:widowControl/>
              <w:kinsoku w:val="0"/>
              <w:wordWrap/>
              <w:overflowPunct/>
              <w:topLinePunct w:val="0"/>
              <w:autoSpaceDE w:val="0"/>
              <w:autoSpaceDN w:val="0"/>
              <w:bidi w:val="0"/>
              <w:adjustRightInd w:val="0"/>
              <w:snapToGrid w:val="0"/>
              <w:spacing w:before="119" w:line="240" w:lineRule="auto"/>
              <w:ind w:left="64"/>
              <w:textAlignment w:val="baseline"/>
              <w:rPr>
                <w:color w:val="auto"/>
                <w:highlight w:val="none"/>
              </w:rPr>
            </w:pPr>
            <w:r>
              <w:rPr>
                <w:color w:val="auto"/>
                <w:highlight w:val="none"/>
              </w:rPr>
              <w:t>行政科研楼</w:t>
            </w:r>
            <w:r>
              <w:rPr>
                <w:rFonts w:hint="eastAsia"/>
                <w:color w:val="auto"/>
                <w:highlight w:val="none"/>
                <w:lang w:val="en-US" w:eastAsia="zh-CN"/>
              </w:rPr>
              <w:t xml:space="preserve"> </w:t>
            </w:r>
            <w:r>
              <w:rPr>
                <w:color w:val="auto"/>
                <w:highlight w:val="none"/>
              </w:rPr>
              <w:t>6F:</w:t>
            </w:r>
            <w:r>
              <w:rPr>
                <w:rFonts w:hint="eastAsia"/>
                <w:color w:val="auto"/>
                <w:highlight w:val="none"/>
                <w:lang w:val="en-US" w:eastAsia="zh-CN"/>
              </w:rPr>
              <w:t xml:space="preserve"> </w:t>
            </w:r>
            <w:r>
              <w:rPr>
                <w:color w:val="auto"/>
                <w:highlight w:val="none"/>
              </w:rPr>
              <w:t>24平办公室(7间)7张*2张</w:t>
            </w:r>
          </w:p>
        </w:tc>
        <w:tc>
          <w:tcPr>
            <w:tcW w:w="2013" w:type="dxa"/>
            <w:vAlign w:val="top"/>
          </w:tcPr>
          <w:p w14:paraId="4E76FE77">
            <w:pPr>
              <w:pStyle w:val="478"/>
              <w:keepNext w:val="0"/>
              <w:keepLines w:val="0"/>
              <w:pageBreakBefore w:val="0"/>
              <w:widowControl/>
              <w:kinsoku w:val="0"/>
              <w:wordWrap/>
              <w:overflowPunct/>
              <w:topLinePunct w:val="0"/>
              <w:autoSpaceDE w:val="0"/>
              <w:autoSpaceDN w:val="0"/>
              <w:bidi w:val="0"/>
              <w:adjustRightInd w:val="0"/>
              <w:snapToGrid w:val="0"/>
              <w:spacing w:before="119" w:line="240" w:lineRule="auto"/>
              <w:ind w:left="64"/>
              <w:textAlignment w:val="baseline"/>
              <w:rPr>
                <w:color w:val="auto"/>
                <w:highlight w:val="none"/>
              </w:rPr>
            </w:pPr>
          </w:p>
        </w:tc>
        <w:tc>
          <w:tcPr>
            <w:tcW w:w="2228" w:type="dxa"/>
            <w:vAlign w:val="top"/>
          </w:tcPr>
          <w:p w14:paraId="5DD73326">
            <w:pPr>
              <w:pStyle w:val="478"/>
              <w:keepNext w:val="0"/>
              <w:keepLines w:val="0"/>
              <w:pageBreakBefore w:val="0"/>
              <w:widowControl/>
              <w:kinsoku w:val="0"/>
              <w:wordWrap/>
              <w:overflowPunct/>
              <w:topLinePunct w:val="0"/>
              <w:autoSpaceDE w:val="0"/>
              <w:autoSpaceDN w:val="0"/>
              <w:bidi w:val="0"/>
              <w:adjustRightInd w:val="0"/>
              <w:snapToGrid w:val="0"/>
              <w:spacing w:before="119" w:line="240" w:lineRule="auto"/>
              <w:ind w:left="64"/>
              <w:textAlignment w:val="baseline"/>
              <w:rPr>
                <w:color w:val="auto"/>
                <w:highlight w:val="none"/>
              </w:rPr>
            </w:pPr>
          </w:p>
        </w:tc>
      </w:tr>
      <w:tr w14:paraId="2F3072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vAlign w:val="center"/>
          </w:tcPr>
          <w:p w14:paraId="627DE06B">
            <w:pPr>
              <w:pStyle w:val="478"/>
              <w:keepNext w:val="0"/>
              <w:keepLines w:val="0"/>
              <w:pageBreakBefore w:val="0"/>
              <w:widowControl/>
              <w:numPr>
                <w:ilvl w:val="0"/>
                <w:numId w:val="0"/>
              </w:numPr>
              <w:kinsoku w:val="0"/>
              <w:wordWrap/>
              <w:overflowPunct/>
              <w:topLinePunct w:val="0"/>
              <w:autoSpaceDE w:val="0"/>
              <w:autoSpaceDN w:val="0"/>
              <w:bidi w:val="0"/>
              <w:adjustRightInd w:val="0"/>
              <w:snapToGrid w:val="0"/>
              <w:spacing w:line="240" w:lineRule="auto"/>
              <w:ind w:left="425" w:leftChars="0" w:hanging="425" w:firstLineChars="0"/>
              <w:jc w:val="center"/>
              <w:textAlignment w:val="baseline"/>
              <w:rPr>
                <w:color w:val="auto"/>
                <w:highlight w:val="none"/>
              </w:rPr>
            </w:pPr>
            <w:r>
              <w:rPr>
                <w:rFonts w:hint="default" w:ascii="宋体" w:hAnsi="宋体" w:eastAsia="宋体" w:cs="宋体"/>
                <w:snapToGrid w:val="0"/>
                <w:color w:val="auto"/>
                <w:kern w:val="0"/>
                <w:sz w:val="22"/>
                <w:szCs w:val="22"/>
                <w:lang w:val="en-US" w:eastAsia="en-US" w:bidi="ar-SA"/>
              </w:rPr>
              <w:t>24</w:t>
            </w:r>
          </w:p>
        </w:tc>
        <w:tc>
          <w:tcPr>
            <w:tcW w:w="1714" w:type="dxa"/>
            <w:vAlign w:val="center"/>
          </w:tcPr>
          <w:p w14:paraId="00701187">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spacing w:val="4"/>
                <w:highlight w:val="none"/>
              </w:rPr>
              <w:t>双人沙发1</w:t>
            </w:r>
          </w:p>
        </w:tc>
        <w:tc>
          <w:tcPr>
            <w:tcW w:w="1080" w:type="dxa"/>
            <w:vAlign w:val="center"/>
          </w:tcPr>
          <w:p w14:paraId="781BE1B8">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highlight w:val="none"/>
              </w:rPr>
              <w:t>7</w:t>
            </w:r>
          </w:p>
        </w:tc>
        <w:tc>
          <w:tcPr>
            <w:tcW w:w="960" w:type="dxa"/>
            <w:vAlign w:val="center"/>
          </w:tcPr>
          <w:p w14:paraId="510F6E92">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highlight w:val="none"/>
              </w:rPr>
              <w:t>张</w:t>
            </w:r>
          </w:p>
        </w:tc>
        <w:tc>
          <w:tcPr>
            <w:tcW w:w="4838" w:type="dxa"/>
            <w:vAlign w:val="top"/>
          </w:tcPr>
          <w:p w14:paraId="29E7287D">
            <w:pPr>
              <w:pStyle w:val="478"/>
              <w:keepNext w:val="0"/>
              <w:keepLines w:val="0"/>
              <w:pageBreakBefore w:val="0"/>
              <w:widowControl/>
              <w:kinsoku w:val="0"/>
              <w:wordWrap/>
              <w:overflowPunct/>
              <w:topLinePunct w:val="0"/>
              <w:autoSpaceDE w:val="0"/>
              <w:autoSpaceDN w:val="0"/>
              <w:bidi w:val="0"/>
              <w:adjustRightInd w:val="0"/>
              <w:snapToGrid w:val="0"/>
              <w:spacing w:before="120" w:line="240" w:lineRule="auto"/>
              <w:ind w:left="64"/>
              <w:textAlignment w:val="baseline"/>
              <w:rPr>
                <w:color w:val="auto"/>
                <w:highlight w:val="none"/>
              </w:rPr>
            </w:pPr>
            <w:r>
              <w:rPr>
                <w:color w:val="auto"/>
                <w:highlight w:val="none"/>
              </w:rPr>
              <w:t>行政科研楼</w:t>
            </w:r>
            <w:r>
              <w:rPr>
                <w:rFonts w:hint="eastAsia"/>
                <w:color w:val="auto"/>
                <w:highlight w:val="none"/>
                <w:lang w:val="en-US" w:eastAsia="zh-CN"/>
              </w:rPr>
              <w:t xml:space="preserve"> </w:t>
            </w:r>
            <w:r>
              <w:rPr>
                <w:color w:val="auto"/>
                <w:highlight w:val="none"/>
              </w:rPr>
              <w:t>6F:</w:t>
            </w:r>
            <w:r>
              <w:rPr>
                <w:rFonts w:hint="eastAsia"/>
                <w:color w:val="auto"/>
                <w:highlight w:val="none"/>
                <w:lang w:val="en-US" w:eastAsia="zh-CN"/>
              </w:rPr>
              <w:t xml:space="preserve"> </w:t>
            </w:r>
            <w:r>
              <w:rPr>
                <w:color w:val="auto"/>
                <w:highlight w:val="none"/>
              </w:rPr>
              <w:t>24平办公室(7间)7张</w:t>
            </w:r>
          </w:p>
        </w:tc>
        <w:tc>
          <w:tcPr>
            <w:tcW w:w="2013" w:type="dxa"/>
            <w:vAlign w:val="top"/>
          </w:tcPr>
          <w:p w14:paraId="65DC098A">
            <w:pPr>
              <w:pStyle w:val="478"/>
              <w:keepNext w:val="0"/>
              <w:keepLines w:val="0"/>
              <w:pageBreakBefore w:val="0"/>
              <w:widowControl/>
              <w:kinsoku w:val="0"/>
              <w:wordWrap/>
              <w:overflowPunct/>
              <w:topLinePunct w:val="0"/>
              <w:autoSpaceDE w:val="0"/>
              <w:autoSpaceDN w:val="0"/>
              <w:bidi w:val="0"/>
              <w:adjustRightInd w:val="0"/>
              <w:snapToGrid w:val="0"/>
              <w:spacing w:before="120" w:line="240" w:lineRule="auto"/>
              <w:ind w:left="64"/>
              <w:textAlignment w:val="baseline"/>
              <w:rPr>
                <w:color w:val="auto"/>
                <w:highlight w:val="none"/>
              </w:rPr>
            </w:pPr>
          </w:p>
        </w:tc>
        <w:tc>
          <w:tcPr>
            <w:tcW w:w="2228" w:type="dxa"/>
            <w:vAlign w:val="top"/>
          </w:tcPr>
          <w:p w14:paraId="068A7513">
            <w:pPr>
              <w:pStyle w:val="478"/>
              <w:keepNext w:val="0"/>
              <w:keepLines w:val="0"/>
              <w:pageBreakBefore w:val="0"/>
              <w:widowControl/>
              <w:kinsoku w:val="0"/>
              <w:wordWrap/>
              <w:overflowPunct/>
              <w:topLinePunct w:val="0"/>
              <w:autoSpaceDE w:val="0"/>
              <w:autoSpaceDN w:val="0"/>
              <w:bidi w:val="0"/>
              <w:adjustRightInd w:val="0"/>
              <w:snapToGrid w:val="0"/>
              <w:spacing w:before="120" w:line="240" w:lineRule="auto"/>
              <w:ind w:left="64"/>
              <w:textAlignment w:val="baseline"/>
              <w:rPr>
                <w:color w:val="auto"/>
                <w:highlight w:val="none"/>
              </w:rPr>
            </w:pPr>
          </w:p>
        </w:tc>
      </w:tr>
      <w:tr w14:paraId="03880B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vAlign w:val="center"/>
          </w:tcPr>
          <w:p w14:paraId="18401E3A">
            <w:pPr>
              <w:pStyle w:val="478"/>
              <w:keepNext w:val="0"/>
              <w:keepLines w:val="0"/>
              <w:pageBreakBefore w:val="0"/>
              <w:widowControl/>
              <w:numPr>
                <w:ilvl w:val="0"/>
                <w:numId w:val="0"/>
              </w:numPr>
              <w:kinsoku w:val="0"/>
              <w:wordWrap/>
              <w:overflowPunct/>
              <w:topLinePunct w:val="0"/>
              <w:autoSpaceDE w:val="0"/>
              <w:autoSpaceDN w:val="0"/>
              <w:bidi w:val="0"/>
              <w:adjustRightInd w:val="0"/>
              <w:snapToGrid w:val="0"/>
              <w:spacing w:line="240" w:lineRule="auto"/>
              <w:ind w:left="425" w:leftChars="0" w:hanging="425" w:firstLineChars="0"/>
              <w:jc w:val="center"/>
              <w:textAlignment w:val="baseline"/>
              <w:rPr>
                <w:color w:val="auto"/>
                <w:highlight w:val="none"/>
              </w:rPr>
            </w:pPr>
            <w:r>
              <w:rPr>
                <w:rFonts w:hint="default" w:ascii="宋体" w:hAnsi="宋体" w:eastAsia="宋体" w:cs="宋体"/>
                <w:snapToGrid w:val="0"/>
                <w:color w:val="auto"/>
                <w:kern w:val="0"/>
                <w:sz w:val="22"/>
                <w:szCs w:val="22"/>
                <w:lang w:val="en-US" w:eastAsia="en-US" w:bidi="ar-SA"/>
              </w:rPr>
              <w:t>25</w:t>
            </w:r>
          </w:p>
        </w:tc>
        <w:tc>
          <w:tcPr>
            <w:tcW w:w="1714" w:type="dxa"/>
            <w:vAlign w:val="center"/>
          </w:tcPr>
          <w:p w14:paraId="2824496D">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spacing w:val="5"/>
                <w:highlight w:val="none"/>
              </w:rPr>
              <w:t>接待椅1</w:t>
            </w:r>
          </w:p>
        </w:tc>
        <w:tc>
          <w:tcPr>
            <w:tcW w:w="1080" w:type="dxa"/>
            <w:vAlign w:val="center"/>
          </w:tcPr>
          <w:p w14:paraId="69C0BC37">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highlight w:val="none"/>
              </w:rPr>
              <w:t>7</w:t>
            </w:r>
          </w:p>
        </w:tc>
        <w:tc>
          <w:tcPr>
            <w:tcW w:w="960" w:type="dxa"/>
            <w:vAlign w:val="center"/>
          </w:tcPr>
          <w:p w14:paraId="08C38040">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highlight w:val="none"/>
              </w:rPr>
              <w:t>张</w:t>
            </w:r>
          </w:p>
        </w:tc>
        <w:tc>
          <w:tcPr>
            <w:tcW w:w="4838" w:type="dxa"/>
            <w:vAlign w:val="top"/>
          </w:tcPr>
          <w:p w14:paraId="2605584C">
            <w:pPr>
              <w:pStyle w:val="478"/>
              <w:keepNext w:val="0"/>
              <w:keepLines w:val="0"/>
              <w:pageBreakBefore w:val="0"/>
              <w:widowControl/>
              <w:kinsoku w:val="0"/>
              <w:wordWrap/>
              <w:overflowPunct/>
              <w:topLinePunct w:val="0"/>
              <w:autoSpaceDE w:val="0"/>
              <w:autoSpaceDN w:val="0"/>
              <w:bidi w:val="0"/>
              <w:adjustRightInd w:val="0"/>
              <w:snapToGrid w:val="0"/>
              <w:spacing w:before="120" w:line="240" w:lineRule="auto"/>
              <w:ind w:left="64"/>
              <w:textAlignment w:val="baseline"/>
              <w:rPr>
                <w:color w:val="auto"/>
                <w:highlight w:val="none"/>
              </w:rPr>
            </w:pPr>
            <w:r>
              <w:rPr>
                <w:color w:val="auto"/>
                <w:highlight w:val="none"/>
              </w:rPr>
              <w:t>行政科研楼</w:t>
            </w:r>
            <w:r>
              <w:rPr>
                <w:rFonts w:hint="eastAsia"/>
                <w:color w:val="auto"/>
                <w:highlight w:val="none"/>
                <w:lang w:val="en-US" w:eastAsia="zh-CN"/>
              </w:rPr>
              <w:t xml:space="preserve"> </w:t>
            </w:r>
            <w:r>
              <w:rPr>
                <w:color w:val="auto"/>
                <w:highlight w:val="none"/>
              </w:rPr>
              <w:t>6F:</w:t>
            </w:r>
            <w:r>
              <w:rPr>
                <w:rFonts w:hint="eastAsia"/>
                <w:color w:val="auto"/>
                <w:highlight w:val="none"/>
                <w:lang w:val="en-US" w:eastAsia="zh-CN"/>
              </w:rPr>
              <w:t xml:space="preserve"> </w:t>
            </w:r>
            <w:r>
              <w:rPr>
                <w:color w:val="auto"/>
                <w:highlight w:val="none"/>
              </w:rPr>
              <w:t>24平办公室(7间)7张</w:t>
            </w:r>
          </w:p>
        </w:tc>
        <w:tc>
          <w:tcPr>
            <w:tcW w:w="2013" w:type="dxa"/>
            <w:vAlign w:val="top"/>
          </w:tcPr>
          <w:p w14:paraId="53F084E5">
            <w:pPr>
              <w:pStyle w:val="478"/>
              <w:keepNext w:val="0"/>
              <w:keepLines w:val="0"/>
              <w:pageBreakBefore w:val="0"/>
              <w:widowControl/>
              <w:kinsoku w:val="0"/>
              <w:wordWrap/>
              <w:overflowPunct/>
              <w:topLinePunct w:val="0"/>
              <w:autoSpaceDE w:val="0"/>
              <w:autoSpaceDN w:val="0"/>
              <w:bidi w:val="0"/>
              <w:adjustRightInd w:val="0"/>
              <w:snapToGrid w:val="0"/>
              <w:spacing w:before="120" w:line="240" w:lineRule="auto"/>
              <w:ind w:left="64"/>
              <w:textAlignment w:val="baseline"/>
              <w:rPr>
                <w:color w:val="auto"/>
                <w:highlight w:val="none"/>
              </w:rPr>
            </w:pPr>
          </w:p>
        </w:tc>
        <w:tc>
          <w:tcPr>
            <w:tcW w:w="2228" w:type="dxa"/>
            <w:vAlign w:val="top"/>
          </w:tcPr>
          <w:p w14:paraId="383F22AB">
            <w:pPr>
              <w:pStyle w:val="478"/>
              <w:keepNext w:val="0"/>
              <w:keepLines w:val="0"/>
              <w:pageBreakBefore w:val="0"/>
              <w:widowControl/>
              <w:kinsoku w:val="0"/>
              <w:wordWrap/>
              <w:overflowPunct/>
              <w:topLinePunct w:val="0"/>
              <w:autoSpaceDE w:val="0"/>
              <w:autoSpaceDN w:val="0"/>
              <w:bidi w:val="0"/>
              <w:adjustRightInd w:val="0"/>
              <w:snapToGrid w:val="0"/>
              <w:spacing w:before="120" w:line="240" w:lineRule="auto"/>
              <w:ind w:left="64"/>
              <w:textAlignment w:val="baseline"/>
              <w:rPr>
                <w:color w:val="auto"/>
                <w:highlight w:val="none"/>
              </w:rPr>
            </w:pPr>
          </w:p>
        </w:tc>
      </w:tr>
      <w:tr w14:paraId="77290E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vAlign w:val="center"/>
          </w:tcPr>
          <w:p w14:paraId="2ADF6722">
            <w:pPr>
              <w:pStyle w:val="478"/>
              <w:keepNext w:val="0"/>
              <w:keepLines w:val="0"/>
              <w:pageBreakBefore w:val="0"/>
              <w:widowControl/>
              <w:numPr>
                <w:ilvl w:val="0"/>
                <w:numId w:val="0"/>
              </w:numPr>
              <w:kinsoku w:val="0"/>
              <w:wordWrap/>
              <w:overflowPunct/>
              <w:topLinePunct w:val="0"/>
              <w:autoSpaceDE w:val="0"/>
              <w:autoSpaceDN w:val="0"/>
              <w:bidi w:val="0"/>
              <w:adjustRightInd w:val="0"/>
              <w:snapToGrid w:val="0"/>
              <w:spacing w:line="240" w:lineRule="auto"/>
              <w:ind w:left="425" w:leftChars="0" w:hanging="425" w:firstLineChars="0"/>
              <w:jc w:val="center"/>
              <w:textAlignment w:val="baseline"/>
              <w:rPr>
                <w:color w:val="auto"/>
                <w:highlight w:val="none"/>
              </w:rPr>
            </w:pPr>
            <w:r>
              <w:rPr>
                <w:rFonts w:hint="default" w:ascii="宋体" w:hAnsi="宋体" w:eastAsia="宋体" w:cs="宋体"/>
                <w:snapToGrid w:val="0"/>
                <w:color w:val="auto"/>
                <w:kern w:val="0"/>
                <w:sz w:val="22"/>
                <w:szCs w:val="22"/>
                <w:lang w:val="en-US" w:eastAsia="en-US" w:bidi="ar-SA"/>
              </w:rPr>
              <w:t>26</w:t>
            </w:r>
          </w:p>
        </w:tc>
        <w:tc>
          <w:tcPr>
            <w:tcW w:w="1714" w:type="dxa"/>
            <w:vAlign w:val="center"/>
          </w:tcPr>
          <w:p w14:paraId="1E0C8613">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spacing w:val="5"/>
                <w:highlight w:val="none"/>
              </w:rPr>
              <w:t>长茶几1</w:t>
            </w:r>
          </w:p>
        </w:tc>
        <w:tc>
          <w:tcPr>
            <w:tcW w:w="1080" w:type="dxa"/>
            <w:vAlign w:val="center"/>
          </w:tcPr>
          <w:p w14:paraId="0393E676">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highlight w:val="none"/>
              </w:rPr>
              <w:t>7</w:t>
            </w:r>
          </w:p>
        </w:tc>
        <w:tc>
          <w:tcPr>
            <w:tcW w:w="960" w:type="dxa"/>
            <w:vAlign w:val="center"/>
          </w:tcPr>
          <w:p w14:paraId="469CD92A">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highlight w:val="none"/>
              </w:rPr>
              <w:t>张</w:t>
            </w:r>
          </w:p>
        </w:tc>
        <w:tc>
          <w:tcPr>
            <w:tcW w:w="4838" w:type="dxa"/>
            <w:vAlign w:val="top"/>
          </w:tcPr>
          <w:p w14:paraId="671BC1BF">
            <w:pPr>
              <w:pStyle w:val="478"/>
              <w:keepNext w:val="0"/>
              <w:keepLines w:val="0"/>
              <w:pageBreakBefore w:val="0"/>
              <w:widowControl/>
              <w:kinsoku w:val="0"/>
              <w:wordWrap/>
              <w:overflowPunct/>
              <w:topLinePunct w:val="0"/>
              <w:autoSpaceDE w:val="0"/>
              <w:autoSpaceDN w:val="0"/>
              <w:bidi w:val="0"/>
              <w:adjustRightInd w:val="0"/>
              <w:snapToGrid w:val="0"/>
              <w:spacing w:before="111" w:line="240" w:lineRule="auto"/>
              <w:ind w:left="64"/>
              <w:textAlignment w:val="baseline"/>
              <w:rPr>
                <w:color w:val="auto"/>
                <w:highlight w:val="none"/>
              </w:rPr>
            </w:pPr>
            <w:r>
              <w:rPr>
                <w:color w:val="auto"/>
                <w:highlight w:val="none"/>
              </w:rPr>
              <w:t>行政科研楼</w:t>
            </w:r>
            <w:r>
              <w:rPr>
                <w:rFonts w:hint="eastAsia"/>
                <w:color w:val="auto"/>
                <w:highlight w:val="none"/>
                <w:lang w:val="en-US" w:eastAsia="zh-CN"/>
              </w:rPr>
              <w:t xml:space="preserve"> </w:t>
            </w:r>
            <w:r>
              <w:rPr>
                <w:color w:val="auto"/>
                <w:highlight w:val="none"/>
              </w:rPr>
              <w:t>6F:</w:t>
            </w:r>
            <w:r>
              <w:rPr>
                <w:rFonts w:hint="eastAsia"/>
                <w:color w:val="auto"/>
                <w:highlight w:val="none"/>
                <w:lang w:val="en-US" w:eastAsia="zh-CN"/>
              </w:rPr>
              <w:t xml:space="preserve"> </w:t>
            </w:r>
            <w:r>
              <w:rPr>
                <w:color w:val="auto"/>
                <w:highlight w:val="none"/>
              </w:rPr>
              <w:t>24平办公室(7间)7张</w:t>
            </w:r>
          </w:p>
        </w:tc>
        <w:tc>
          <w:tcPr>
            <w:tcW w:w="2013" w:type="dxa"/>
            <w:vAlign w:val="top"/>
          </w:tcPr>
          <w:p w14:paraId="3646E37D">
            <w:pPr>
              <w:pStyle w:val="478"/>
              <w:keepNext w:val="0"/>
              <w:keepLines w:val="0"/>
              <w:pageBreakBefore w:val="0"/>
              <w:widowControl/>
              <w:kinsoku w:val="0"/>
              <w:wordWrap/>
              <w:overflowPunct/>
              <w:topLinePunct w:val="0"/>
              <w:autoSpaceDE w:val="0"/>
              <w:autoSpaceDN w:val="0"/>
              <w:bidi w:val="0"/>
              <w:adjustRightInd w:val="0"/>
              <w:snapToGrid w:val="0"/>
              <w:spacing w:before="111" w:line="240" w:lineRule="auto"/>
              <w:ind w:left="64"/>
              <w:textAlignment w:val="baseline"/>
              <w:rPr>
                <w:color w:val="auto"/>
                <w:highlight w:val="none"/>
              </w:rPr>
            </w:pPr>
          </w:p>
        </w:tc>
        <w:tc>
          <w:tcPr>
            <w:tcW w:w="2228" w:type="dxa"/>
            <w:vAlign w:val="top"/>
          </w:tcPr>
          <w:p w14:paraId="389C77EB">
            <w:pPr>
              <w:pStyle w:val="478"/>
              <w:keepNext w:val="0"/>
              <w:keepLines w:val="0"/>
              <w:pageBreakBefore w:val="0"/>
              <w:widowControl/>
              <w:kinsoku w:val="0"/>
              <w:wordWrap/>
              <w:overflowPunct/>
              <w:topLinePunct w:val="0"/>
              <w:autoSpaceDE w:val="0"/>
              <w:autoSpaceDN w:val="0"/>
              <w:bidi w:val="0"/>
              <w:adjustRightInd w:val="0"/>
              <w:snapToGrid w:val="0"/>
              <w:spacing w:before="111" w:line="240" w:lineRule="auto"/>
              <w:ind w:left="64"/>
              <w:textAlignment w:val="baseline"/>
              <w:rPr>
                <w:color w:val="auto"/>
                <w:highlight w:val="none"/>
              </w:rPr>
            </w:pPr>
          </w:p>
        </w:tc>
      </w:tr>
      <w:tr w14:paraId="3E8E71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vAlign w:val="center"/>
          </w:tcPr>
          <w:p w14:paraId="3F952072">
            <w:pPr>
              <w:pStyle w:val="478"/>
              <w:keepNext w:val="0"/>
              <w:keepLines w:val="0"/>
              <w:pageBreakBefore w:val="0"/>
              <w:widowControl/>
              <w:numPr>
                <w:ilvl w:val="0"/>
                <w:numId w:val="0"/>
              </w:numPr>
              <w:kinsoku w:val="0"/>
              <w:wordWrap/>
              <w:overflowPunct/>
              <w:topLinePunct w:val="0"/>
              <w:autoSpaceDE w:val="0"/>
              <w:autoSpaceDN w:val="0"/>
              <w:bidi w:val="0"/>
              <w:adjustRightInd w:val="0"/>
              <w:snapToGrid w:val="0"/>
              <w:spacing w:line="240" w:lineRule="auto"/>
              <w:ind w:left="425" w:leftChars="0" w:hanging="425" w:firstLineChars="0"/>
              <w:jc w:val="center"/>
              <w:textAlignment w:val="baseline"/>
              <w:rPr>
                <w:color w:val="auto"/>
                <w:highlight w:val="none"/>
              </w:rPr>
            </w:pPr>
            <w:r>
              <w:rPr>
                <w:rFonts w:hint="default" w:ascii="宋体" w:hAnsi="宋体" w:eastAsia="宋体" w:cs="宋体"/>
                <w:snapToGrid w:val="0"/>
                <w:color w:val="auto"/>
                <w:kern w:val="0"/>
                <w:sz w:val="22"/>
                <w:szCs w:val="22"/>
                <w:lang w:val="en-US" w:eastAsia="en-US" w:bidi="ar-SA"/>
              </w:rPr>
              <w:t>27</w:t>
            </w:r>
          </w:p>
        </w:tc>
        <w:tc>
          <w:tcPr>
            <w:tcW w:w="1714" w:type="dxa"/>
            <w:vAlign w:val="center"/>
          </w:tcPr>
          <w:p w14:paraId="31D9D8CB">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leftChars="0"/>
              <w:jc w:val="center"/>
              <w:textAlignment w:val="baseline"/>
              <w:rPr>
                <w:color w:val="auto"/>
                <w:highlight w:val="none"/>
              </w:rPr>
            </w:pPr>
            <w:r>
              <w:rPr>
                <w:rFonts w:hint="eastAsia"/>
                <w:color w:val="auto"/>
                <w:spacing w:val="5"/>
                <w:sz w:val="21"/>
                <w:szCs w:val="21"/>
                <w:highlight w:val="none"/>
                <w:lang w:val="en-US" w:eastAsia="zh-CN"/>
              </w:rPr>
              <w:t>套床2</w:t>
            </w:r>
          </w:p>
        </w:tc>
        <w:tc>
          <w:tcPr>
            <w:tcW w:w="1080" w:type="dxa"/>
            <w:vAlign w:val="center"/>
          </w:tcPr>
          <w:p w14:paraId="7EFB7976">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highlight w:val="none"/>
              </w:rPr>
              <w:t>7</w:t>
            </w:r>
          </w:p>
        </w:tc>
        <w:tc>
          <w:tcPr>
            <w:tcW w:w="960" w:type="dxa"/>
            <w:vAlign w:val="center"/>
          </w:tcPr>
          <w:p w14:paraId="02067E41">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highlight w:val="none"/>
              </w:rPr>
              <w:t>张</w:t>
            </w:r>
          </w:p>
        </w:tc>
        <w:tc>
          <w:tcPr>
            <w:tcW w:w="4838" w:type="dxa"/>
            <w:vMerge w:val="restart"/>
            <w:vAlign w:val="center"/>
          </w:tcPr>
          <w:p w14:paraId="46EC0DD1">
            <w:pPr>
              <w:pStyle w:val="478"/>
              <w:keepNext w:val="0"/>
              <w:keepLines w:val="0"/>
              <w:pageBreakBefore w:val="0"/>
              <w:widowControl/>
              <w:kinsoku w:val="0"/>
              <w:wordWrap/>
              <w:overflowPunct/>
              <w:topLinePunct w:val="0"/>
              <w:autoSpaceDE w:val="0"/>
              <w:autoSpaceDN w:val="0"/>
              <w:bidi w:val="0"/>
              <w:adjustRightInd w:val="0"/>
              <w:snapToGrid w:val="0"/>
              <w:spacing w:before="52" w:line="240" w:lineRule="auto"/>
              <w:ind w:left="64"/>
              <w:jc w:val="both"/>
              <w:textAlignment w:val="baseline"/>
              <w:rPr>
                <w:color w:val="auto"/>
                <w:highlight w:val="none"/>
              </w:rPr>
            </w:pPr>
            <w:r>
              <w:rPr>
                <w:color w:val="auto"/>
                <w:highlight w:val="none"/>
              </w:rPr>
              <w:t>行政科研楼</w:t>
            </w:r>
            <w:r>
              <w:rPr>
                <w:rFonts w:hint="eastAsia"/>
                <w:color w:val="auto"/>
                <w:highlight w:val="none"/>
                <w:lang w:val="en-US" w:eastAsia="zh-CN"/>
              </w:rPr>
              <w:t xml:space="preserve"> </w:t>
            </w:r>
            <w:r>
              <w:rPr>
                <w:color w:val="auto"/>
                <w:highlight w:val="none"/>
              </w:rPr>
              <w:t>6F:</w:t>
            </w:r>
            <w:r>
              <w:rPr>
                <w:rFonts w:hint="eastAsia"/>
                <w:color w:val="auto"/>
                <w:highlight w:val="none"/>
                <w:lang w:val="en-US" w:eastAsia="zh-CN"/>
              </w:rPr>
              <w:t xml:space="preserve"> </w:t>
            </w:r>
            <w:r>
              <w:rPr>
                <w:color w:val="auto"/>
                <w:highlight w:val="none"/>
              </w:rPr>
              <w:t>24平办公室(7间)7张</w:t>
            </w:r>
          </w:p>
        </w:tc>
        <w:tc>
          <w:tcPr>
            <w:tcW w:w="2013" w:type="dxa"/>
            <w:vAlign w:val="center"/>
          </w:tcPr>
          <w:p w14:paraId="322EE81F">
            <w:pPr>
              <w:pStyle w:val="478"/>
              <w:keepNext w:val="0"/>
              <w:keepLines w:val="0"/>
              <w:pageBreakBefore w:val="0"/>
              <w:widowControl/>
              <w:kinsoku w:val="0"/>
              <w:wordWrap/>
              <w:overflowPunct/>
              <w:topLinePunct w:val="0"/>
              <w:autoSpaceDE w:val="0"/>
              <w:autoSpaceDN w:val="0"/>
              <w:bidi w:val="0"/>
              <w:adjustRightInd w:val="0"/>
              <w:snapToGrid w:val="0"/>
              <w:spacing w:before="52" w:line="240" w:lineRule="auto"/>
              <w:ind w:left="64"/>
              <w:jc w:val="both"/>
              <w:textAlignment w:val="baseline"/>
              <w:rPr>
                <w:color w:val="auto"/>
                <w:highlight w:val="none"/>
              </w:rPr>
            </w:pPr>
          </w:p>
        </w:tc>
        <w:tc>
          <w:tcPr>
            <w:tcW w:w="2228" w:type="dxa"/>
            <w:vAlign w:val="center"/>
          </w:tcPr>
          <w:p w14:paraId="5AABD07C">
            <w:pPr>
              <w:pStyle w:val="478"/>
              <w:keepNext w:val="0"/>
              <w:keepLines w:val="0"/>
              <w:pageBreakBefore w:val="0"/>
              <w:widowControl/>
              <w:kinsoku w:val="0"/>
              <w:wordWrap/>
              <w:overflowPunct/>
              <w:topLinePunct w:val="0"/>
              <w:autoSpaceDE w:val="0"/>
              <w:autoSpaceDN w:val="0"/>
              <w:bidi w:val="0"/>
              <w:adjustRightInd w:val="0"/>
              <w:snapToGrid w:val="0"/>
              <w:spacing w:before="52" w:line="240" w:lineRule="auto"/>
              <w:ind w:left="64"/>
              <w:jc w:val="both"/>
              <w:textAlignment w:val="baseline"/>
              <w:rPr>
                <w:color w:val="auto"/>
                <w:highlight w:val="none"/>
              </w:rPr>
            </w:pPr>
          </w:p>
        </w:tc>
      </w:tr>
      <w:tr w14:paraId="6B2493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vAlign w:val="center"/>
          </w:tcPr>
          <w:p w14:paraId="5F007DB6">
            <w:pPr>
              <w:pStyle w:val="478"/>
              <w:keepNext w:val="0"/>
              <w:keepLines w:val="0"/>
              <w:pageBreakBefore w:val="0"/>
              <w:widowControl/>
              <w:numPr>
                <w:ilvl w:val="0"/>
                <w:numId w:val="0"/>
              </w:numPr>
              <w:kinsoku w:val="0"/>
              <w:wordWrap/>
              <w:overflowPunct/>
              <w:topLinePunct w:val="0"/>
              <w:autoSpaceDE w:val="0"/>
              <w:autoSpaceDN w:val="0"/>
              <w:bidi w:val="0"/>
              <w:adjustRightInd w:val="0"/>
              <w:snapToGrid w:val="0"/>
              <w:spacing w:line="240" w:lineRule="auto"/>
              <w:ind w:left="425" w:leftChars="0" w:hanging="425" w:firstLineChars="0"/>
              <w:jc w:val="center"/>
              <w:textAlignment w:val="baseline"/>
              <w:rPr>
                <w:color w:val="auto"/>
                <w:highlight w:val="none"/>
              </w:rPr>
            </w:pPr>
            <w:r>
              <w:rPr>
                <w:rFonts w:hint="default" w:ascii="宋体" w:hAnsi="宋体" w:eastAsia="宋体" w:cs="宋体"/>
                <w:snapToGrid w:val="0"/>
                <w:color w:val="auto"/>
                <w:kern w:val="0"/>
                <w:sz w:val="22"/>
                <w:szCs w:val="22"/>
                <w:lang w:val="en-US" w:eastAsia="en-US" w:bidi="ar-SA"/>
              </w:rPr>
              <w:t>28</w:t>
            </w:r>
          </w:p>
        </w:tc>
        <w:tc>
          <w:tcPr>
            <w:tcW w:w="1714" w:type="dxa"/>
            <w:vAlign w:val="center"/>
          </w:tcPr>
          <w:p w14:paraId="579458C3">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leftChars="0"/>
              <w:jc w:val="center"/>
              <w:textAlignment w:val="baseline"/>
              <w:rPr>
                <w:color w:val="auto"/>
                <w:spacing w:val="5"/>
                <w:highlight w:val="none"/>
              </w:rPr>
            </w:pPr>
            <w:r>
              <w:rPr>
                <w:rFonts w:hint="eastAsia"/>
                <w:color w:val="auto"/>
                <w:spacing w:val="5"/>
                <w:sz w:val="21"/>
                <w:szCs w:val="21"/>
                <w:highlight w:val="none"/>
                <w:lang w:val="en-US" w:eastAsia="zh-CN"/>
              </w:rPr>
              <w:t>床垫2</w:t>
            </w:r>
          </w:p>
        </w:tc>
        <w:tc>
          <w:tcPr>
            <w:tcW w:w="1080" w:type="dxa"/>
            <w:vAlign w:val="center"/>
          </w:tcPr>
          <w:p w14:paraId="3747EA32">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leftChars="0"/>
              <w:jc w:val="center"/>
              <w:textAlignment w:val="baseline"/>
              <w:rPr>
                <w:color w:val="auto"/>
                <w:highlight w:val="none"/>
              </w:rPr>
            </w:pPr>
            <w:r>
              <w:rPr>
                <w:color w:val="auto"/>
                <w:highlight w:val="none"/>
              </w:rPr>
              <w:t>7</w:t>
            </w:r>
          </w:p>
        </w:tc>
        <w:tc>
          <w:tcPr>
            <w:tcW w:w="960" w:type="dxa"/>
            <w:vAlign w:val="center"/>
          </w:tcPr>
          <w:p w14:paraId="16E66221">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leftChars="0"/>
              <w:jc w:val="center"/>
              <w:textAlignment w:val="baseline"/>
              <w:rPr>
                <w:color w:val="auto"/>
                <w:highlight w:val="none"/>
              </w:rPr>
            </w:pPr>
            <w:r>
              <w:rPr>
                <w:color w:val="auto"/>
                <w:highlight w:val="none"/>
              </w:rPr>
              <w:t>张</w:t>
            </w:r>
          </w:p>
        </w:tc>
        <w:tc>
          <w:tcPr>
            <w:tcW w:w="4838" w:type="dxa"/>
            <w:vMerge w:val="continue"/>
            <w:vAlign w:val="top"/>
          </w:tcPr>
          <w:p w14:paraId="24F95442">
            <w:pPr>
              <w:pStyle w:val="478"/>
              <w:keepNext w:val="0"/>
              <w:keepLines w:val="0"/>
              <w:pageBreakBefore w:val="0"/>
              <w:widowControl/>
              <w:kinsoku w:val="0"/>
              <w:wordWrap/>
              <w:overflowPunct/>
              <w:topLinePunct w:val="0"/>
              <w:autoSpaceDE w:val="0"/>
              <w:autoSpaceDN w:val="0"/>
              <w:bidi w:val="0"/>
              <w:adjustRightInd w:val="0"/>
              <w:snapToGrid w:val="0"/>
              <w:spacing w:before="52" w:line="240" w:lineRule="auto"/>
              <w:ind w:left="64"/>
              <w:textAlignment w:val="baseline"/>
              <w:rPr>
                <w:color w:val="auto"/>
                <w:highlight w:val="none"/>
              </w:rPr>
            </w:pPr>
          </w:p>
        </w:tc>
        <w:tc>
          <w:tcPr>
            <w:tcW w:w="2013" w:type="dxa"/>
            <w:vAlign w:val="top"/>
          </w:tcPr>
          <w:p w14:paraId="0C7E19A7">
            <w:pPr>
              <w:pStyle w:val="478"/>
              <w:keepNext w:val="0"/>
              <w:keepLines w:val="0"/>
              <w:pageBreakBefore w:val="0"/>
              <w:widowControl/>
              <w:kinsoku w:val="0"/>
              <w:wordWrap/>
              <w:overflowPunct/>
              <w:topLinePunct w:val="0"/>
              <w:autoSpaceDE w:val="0"/>
              <w:autoSpaceDN w:val="0"/>
              <w:bidi w:val="0"/>
              <w:adjustRightInd w:val="0"/>
              <w:snapToGrid w:val="0"/>
              <w:spacing w:before="52" w:line="240" w:lineRule="auto"/>
              <w:ind w:left="64"/>
              <w:textAlignment w:val="baseline"/>
              <w:rPr>
                <w:color w:val="auto"/>
                <w:highlight w:val="none"/>
              </w:rPr>
            </w:pPr>
          </w:p>
        </w:tc>
        <w:tc>
          <w:tcPr>
            <w:tcW w:w="2228" w:type="dxa"/>
            <w:vAlign w:val="top"/>
          </w:tcPr>
          <w:p w14:paraId="03A5FFC6">
            <w:pPr>
              <w:pStyle w:val="478"/>
              <w:keepNext w:val="0"/>
              <w:keepLines w:val="0"/>
              <w:pageBreakBefore w:val="0"/>
              <w:widowControl/>
              <w:kinsoku w:val="0"/>
              <w:wordWrap/>
              <w:overflowPunct/>
              <w:topLinePunct w:val="0"/>
              <w:autoSpaceDE w:val="0"/>
              <w:autoSpaceDN w:val="0"/>
              <w:bidi w:val="0"/>
              <w:adjustRightInd w:val="0"/>
              <w:snapToGrid w:val="0"/>
              <w:spacing w:before="52" w:line="240" w:lineRule="auto"/>
              <w:ind w:left="64"/>
              <w:textAlignment w:val="baseline"/>
              <w:rPr>
                <w:color w:val="auto"/>
                <w:highlight w:val="none"/>
              </w:rPr>
            </w:pPr>
          </w:p>
        </w:tc>
      </w:tr>
      <w:tr w14:paraId="148449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vAlign w:val="center"/>
          </w:tcPr>
          <w:p w14:paraId="6621699C">
            <w:pPr>
              <w:pStyle w:val="478"/>
              <w:keepNext w:val="0"/>
              <w:keepLines w:val="0"/>
              <w:pageBreakBefore w:val="0"/>
              <w:widowControl/>
              <w:numPr>
                <w:ilvl w:val="0"/>
                <w:numId w:val="0"/>
              </w:numPr>
              <w:kinsoku w:val="0"/>
              <w:wordWrap/>
              <w:overflowPunct/>
              <w:topLinePunct w:val="0"/>
              <w:autoSpaceDE w:val="0"/>
              <w:autoSpaceDN w:val="0"/>
              <w:bidi w:val="0"/>
              <w:adjustRightInd w:val="0"/>
              <w:snapToGrid w:val="0"/>
              <w:spacing w:line="240" w:lineRule="auto"/>
              <w:ind w:left="425" w:leftChars="0" w:hanging="425" w:firstLineChars="0"/>
              <w:jc w:val="center"/>
              <w:textAlignment w:val="baseline"/>
              <w:rPr>
                <w:color w:val="auto"/>
                <w:highlight w:val="none"/>
              </w:rPr>
            </w:pPr>
            <w:r>
              <w:rPr>
                <w:rFonts w:hint="default" w:ascii="宋体" w:hAnsi="宋体" w:eastAsia="宋体" w:cs="宋体"/>
                <w:snapToGrid w:val="0"/>
                <w:color w:val="auto"/>
                <w:kern w:val="0"/>
                <w:sz w:val="22"/>
                <w:szCs w:val="22"/>
                <w:lang w:val="en-US" w:eastAsia="en-US" w:bidi="ar-SA"/>
              </w:rPr>
              <w:t>29</w:t>
            </w:r>
          </w:p>
        </w:tc>
        <w:tc>
          <w:tcPr>
            <w:tcW w:w="1714" w:type="dxa"/>
            <w:vAlign w:val="center"/>
          </w:tcPr>
          <w:p w14:paraId="0F88A693">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spacing w:val="3"/>
                <w:highlight w:val="none"/>
              </w:rPr>
              <w:t>定制柜</w:t>
            </w:r>
          </w:p>
        </w:tc>
        <w:tc>
          <w:tcPr>
            <w:tcW w:w="1080" w:type="dxa"/>
            <w:vAlign w:val="center"/>
          </w:tcPr>
          <w:p w14:paraId="28A77930">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position w:val="-2"/>
                <w:highlight w:val="none"/>
              </w:rPr>
              <w:t>7</w:t>
            </w:r>
          </w:p>
        </w:tc>
        <w:tc>
          <w:tcPr>
            <w:tcW w:w="960" w:type="dxa"/>
            <w:vAlign w:val="center"/>
          </w:tcPr>
          <w:p w14:paraId="62FAED92">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highlight w:val="none"/>
              </w:rPr>
              <w:t>组</w:t>
            </w:r>
          </w:p>
        </w:tc>
        <w:tc>
          <w:tcPr>
            <w:tcW w:w="4838" w:type="dxa"/>
            <w:vAlign w:val="top"/>
          </w:tcPr>
          <w:p w14:paraId="26739662">
            <w:pPr>
              <w:pStyle w:val="478"/>
              <w:keepNext w:val="0"/>
              <w:keepLines w:val="0"/>
              <w:pageBreakBefore w:val="0"/>
              <w:widowControl/>
              <w:kinsoku w:val="0"/>
              <w:wordWrap/>
              <w:overflowPunct/>
              <w:topLinePunct w:val="0"/>
              <w:autoSpaceDE w:val="0"/>
              <w:autoSpaceDN w:val="0"/>
              <w:bidi w:val="0"/>
              <w:adjustRightInd w:val="0"/>
              <w:snapToGrid w:val="0"/>
              <w:spacing w:before="41" w:line="240" w:lineRule="auto"/>
              <w:ind w:left="64"/>
              <w:textAlignment w:val="baseline"/>
              <w:rPr>
                <w:color w:val="auto"/>
                <w:highlight w:val="none"/>
              </w:rPr>
            </w:pPr>
            <w:r>
              <w:rPr>
                <w:color w:val="auto"/>
                <w:spacing w:val="-1"/>
                <w:highlight w:val="none"/>
              </w:rPr>
              <w:t>行政科研楼</w:t>
            </w:r>
            <w:r>
              <w:rPr>
                <w:rFonts w:hint="eastAsia"/>
                <w:color w:val="auto"/>
                <w:spacing w:val="-1"/>
                <w:highlight w:val="none"/>
                <w:lang w:val="en-US" w:eastAsia="zh-CN"/>
              </w:rPr>
              <w:t xml:space="preserve"> </w:t>
            </w:r>
            <w:r>
              <w:rPr>
                <w:color w:val="auto"/>
                <w:spacing w:val="-1"/>
                <w:highlight w:val="none"/>
              </w:rPr>
              <w:t>6F:</w:t>
            </w:r>
            <w:r>
              <w:rPr>
                <w:rFonts w:hint="eastAsia"/>
                <w:color w:val="auto"/>
                <w:spacing w:val="-1"/>
                <w:highlight w:val="none"/>
                <w:lang w:val="en-US" w:eastAsia="zh-CN"/>
              </w:rPr>
              <w:t xml:space="preserve"> </w:t>
            </w:r>
            <w:r>
              <w:rPr>
                <w:color w:val="auto"/>
                <w:spacing w:val="-1"/>
                <w:highlight w:val="none"/>
              </w:rPr>
              <w:t>24平办公室(7间)7组</w:t>
            </w:r>
          </w:p>
        </w:tc>
        <w:tc>
          <w:tcPr>
            <w:tcW w:w="2013" w:type="dxa"/>
            <w:vAlign w:val="top"/>
          </w:tcPr>
          <w:p w14:paraId="00BAFCA6">
            <w:pPr>
              <w:pStyle w:val="478"/>
              <w:keepNext w:val="0"/>
              <w:keepLines w:val="0"/>
              <w:pageBreakBefore w:val="0"/>
              <w:widowControl/>
              <w:kinsoku w:val="0"/>
              <w:wordWrap/>
              <w:overflowPunct/>
              <w:topLinePunct w:val="0"/>
              <w:autoSpaceDE w:val="0"/>
              <w:autoSpaceDN w:val="0"/>
              <w:bidi w:val="0"/>
              <w:adjustRightInd w:val="0"/>
              <w:snapToGrid w:val="0"/>
              <w:spacing w:before="41" w:line="240" w:lineRule="auto"/>
              <w:ind w:left="64"/>
              <w:textAlignment w:val="baseline"/>
              <w:rPr>
                <w:color w:val="auto"/>
                <w:spacing w:val="-1"/>
                <w:highlight w:val="none"/>
              </w:rPr>
            </w:pPr>
          </w:p>
        </w:tc>
        <w:tc>
          <w:tcPr>
            <w:tcW w:w="2228" w:type="dxa"/>
            <w:vAlign w:val="top"/>
          </w:tcPr>
          <w:p w14:paraId="6CA9030D">
            <w:pPr>
              <w:pStyle w:val="478"/>
              <w:keepNext w:val="0"/>
              <w:keepLines w:val="0"/>
              <w:pageBreakBefore w:val="0"/>
              <w:widowControl/>
              <w:kinsoku w:val="0"/>
              <w:wordWrap/>
              <w:overflowPunct/>
              <w:topLinePunct w:val="0"/>
              <w:autoSpaceDE w:val="0"/>
              <w:autoSpaceDN w:val="0"/>
              <w:bidi w:val="0"/>
              <w:adjustRightInd w:val="0"/>
              <w:snapToGrid w:val="0"/>
              <w:spacing w:before="41" w:line="240" w:lineRule="auto"/>
              <w:ind w:left="64"/>
              <w:textAlignment w:val="baseline"/>
              <w:rPr>
                <w:color w:val="auto"/>
                <w:spacing w:val="-1"/>
                <w:highlight w:val="none"/>
              </w:rPr>
            </w:pPr>
          </w:p>
        </w:tc>
      </w:tr>
      <w:tr w14:paraId="3B8E0F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9626" w:type="dxa"/>
            <w:gridSpan w:val="5"/>
            <w:shd w:val="clear" w:color="auto" w:fill="BFD8C2"/>
            <w:vAlign w:val="center"/>
          </w:tcPr>
          <w:p w14:paraId="1BEF67C1">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left"/>
              <w:textAlignment w:val="baseline"/>
              <w:rPr>
                <w:color w:val="auto"/>
                <w:highlight w:val="none"/>
              </w:rPr>
            </w:pPr>
            <w:r>
              <w:rPr>
                <w:b/>
                <w:bCs/>
                <w:color w:val="auto"/>
                <w:spacing w:val="4"/>
                <w:highlight w:val="none"/>
              </w:rPr>
              <w:t>6F(独立小办公室5间)</w:t>
            </w:r>
          </w:p>
        </w:tc>
        <w:tc>
          <w:tcPr>
            <w:tcW w:w="2013" w:type="dxa"/>
            <w:shd w:val="clear" w:color="auto" w:fill="BFD8C2"/>
            <w:vAlign w:val="center"/>
          </w:tcPr>
          <w:p w14:paraId="5B9322A6">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left"/>
              <w:textAlignment w:val="baseline"/>
              <w:rPr>
                <w:b/>
                <w:bCs/>
                <w:color w:val="auto"/>
                <w:spacing w:val="4"/>
                <w:highlight w:val="none"/>
              </w:rPr>
            </w:pPr>
          </w:p>
        </w:tc>
        <w:tc>
          <w:tcPr>
            <w:tcW w:w="2228" w:type="dxa"/>
            <w:shd w:val="clear" w:color="auto" w:fill="BFD8C2"/>
            <w:vAlign w:val="center"/>
          </w:tcPr>
          <w:p w14:paraId="7EBF20EB">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left"/>
              <w:textAlignment w:val="baseline"/>
              <w:rPr>
                <w:b/>
                <w:bCs/>
                <w:color w:val="auto"/>
                <w:spacing w:val="4"/>
                <w:highlight w:val="none"/>
              </w:rPr>
            </w:pPr>
          </w:p>
        </w:tc>
      </w:tr>
      <w:tr w14:paraId="236721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vAlign w:val="center"/>
          </w:tcPr>
          <w:p w14:paraId="1A8247D1">
            <w:pPr>
              <w:pStyle w:val="478"/>
              <w:keepNext w:val="0"/>
              <w:keepLines w:val="0"/>
              <w:pageBreakBefore w:val="0"/>
              <w:widowControl/>
              <w:numPr>
                <w:ilvl w:val="0"/>
                <w:numId w:val="0"/>
              </w:numPr>
              <w:kinsoku w:val="0"/>
              <w:wordWrap/>
              <w:overflowPunct/>
              <w:topLinePunct w:val="0"/>
              <w:autoSpaceDE w:val="0"/>
              <w:autoSpaceDN w:val="0"/>
              <w:bidi w:val="0"/>
              <w:adjustRightInd w:val="0"/>
              <w:snapToGrid w:val="0"/>
              <w:spacing w:line="240" w:lineRule="auto"/>
              <w:ind w:left="425" w:leftChars="0" w:hanging="425" w:firstLineChars="0"/>
              <w:jc w:val="center"/>
              <w:textAlignment w:val="baseline"/>
              <w:rPr>
                <w:color w:val="auto"/>
                <w:highlight w:val="none"/>
              </w:rPr>
            </w:pPr>
            <w:r>
              <w:rPr>
                <w:rFonts w:hint="default" w:ascii="宋体" w:hAnsi="宋体" w:eastAsia="宋体" w:cs="宋体"/>
                <w:snapToGrid w:val="0"/>
                <w:color w:val="auto"/>
                <w:kern w:val="0"/>
                <w:sz w:val="22"/>
                <w:szCs w:val="22"/>
                <w:lang w:val="en-US" w:eastAsia="en-US" w:bidi="ar-SA"/>
              </w:rPr>
              <w:t>30</w:t>
            </w:r>
          </w:p>
        </w:tc>
        <w:tc>
          <w:tcPr>
            <w:tcW w:w="1714" w:type="dxa"/>
            <w:vAlign w:val="center"/>
          </w:tcPr>
          <w:p w14:paraId="6F92C56D">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spacing w:val="4"/>
                <w:highlight w:val="none"/>
              </w:rPr>
              <w:t>班台2</w:t>
            </w:r>
          </w:p>
        </w:tc>
        <w:tc>
          <w:tcPr>
            <w:tcW w:w="1080" w:type="dxa"/>
            <w:vAlign w:val="center"/>
          </w:tcPr>
          <w:p w14:paraId="1FFAF66F">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position w:val="-2"/>
                <w:highlight w:val="none"/>
              </w:rPr>
              <w:t>5</w:t>
            </w:r>
          </w:p>
        </w:tc>
        <w:tc>
          <w:tcPr>
            <w:tcW w:w="960" w:type="dxa"/>
            <w:vAlign w:val="center"/>
          </w:tcPr>
          <w:p w14:paraId="1F3D247D">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highlight w:val="none"/>
              </w:rPr>
              <w:t>张</w:t>
            </w:r>
          </w:p>
        </w:tc>
        <w:tc>
          <w:tcPr>
            <w:tcW w:w="4838" w:type="dxa"/>
            <w:vAlign w:val="top"/>
          </w:tcPr>
          <w:p w14:paraId="3A7633FC">
            <w:pPr>
              <w:pStyle w:val="478"/>
              <w:keepNext w:val="0"/>
              <w:keepLines w:val="0"/>
              <w:pageBreakBefore w:val="0"/>
              <w:widowControl/>
              <w:kinsoku w:val="0"/>
              <w:wordWrap/>
              <w:overflowPunct/>
              <w:topLinePunct w:val="0"/>
              <w:autoSpaceDE w:val="0"/>
              <w:autoSpaceDN w:val="0"/>
              <w:bidi w:val="0"/>
              <w:adjustRightInd w:val="0"/>
              <w:snapToGrid w:val="0"/>
              <w:spacing w:before="42" w:line="240" w:lineRule="auto"/>
              <w:ind w:left="64"/>
              <w:textAlignment w:val="baseline"/>
              <w:rPr>
                <w:color w:val="auto"/>
                <w:highlight w:val="none"/>
              </w:rPr>
            </w:pPr>
            <w:r>
              <w:rPr>
                <w:color w:val="auto"/>
                <w:spacing w:val="2"/>
                <w:highlight w:val="none"/>
              </w:rPr>
              <w:t>行政科研楼</w:t>
            </w:r>
            <w:r>
              <w:rPr>
                <w:rFonts w:hint="eastAsia"/>
                <w:color w:val="auto"/>
                <w:spacing w:val="2"/>
                <w:highlight w:val="none"/>
                <w:lang w:val="en-US" w:eastAsia="zh-CN"/>
              </w:rPr>
              <w:t xml:space="preserve"> </w:t>
            </w:r>
            <w:r>
              <w:rPr>
                <w:color w:val="auto"/>
                <w:spacing w:val="2"/>
                <w:highlight w:val="none"/>
              </w:rPr>
              <w:t>6F:</w:t>
            </w:r>
            <w:r>
              <w:rPr>
                <w:rFonts w:hint="eastAsia"/>
                <w:color w:val="auto"/>
                <w:spacing w:val="2"/>
                <w:highlight w:val="none"/>
                <w:lang w:val="en-US" w:eastAsia="zh-CN"/>
              </w:rPr>
              <w:t xml:space="preserve"> </w:t>
            </w:r>
            <w:r>
              <w:rPr>
                <w:color w:val="auto"/>
                <w:spacing w:val="2"/>
                <w:highlight w:val="none"/>
              </w:rPr>
              <w:t>独立小办公室(5间);</w:t>
            </w:r>
          </w:p>
        </w:tc>
        <w:tc>
          <w:tcPr>
            <w:tcW w:w="2013" w:type="dxa"/>
            <w:vAlign w:val="top"/>
          </w:tcPr>
          <w:p w14:paraId="190D45D7">
            <w:pPr>
              <w:pStyle w:val="478"/>
              <w:keepNext w:val="0"/>
              <w:keepLines w:val="0"/>
              <w:pageBreakBefore w:val="0"/>
              <w:widowControl/>
              <w:kinsoku w:val="0"/>
              <w:wordWrap/>
              <w:overflowPunct/>
              <w:topLinePunct w:val="0"/>
              <w:autoSpaceDE w:val="0"/>
              <w:autoSpaceDN w:val="0"/>
              <w:bidi w:val="0"/>
              <w:adjustRightInd w:val="0"/>
              <w:snapToGrid w:val="0"/>
              <w:spacing w:before="42" w:line="240" w:lineRule="auto"/>
              <w:ind w:left="64"/>
              <w:textAlignment w:val="baseline"/>
              <w:rPr>
                <w:color w:val="auto"/>
                <w:spacing w:val="2"/>
                <w:highlight w:val="none"/>
              </w:rPr>
            </w:pPr>
          </w:p>
        </w:tc>
        <w:tc>
          <w:tcPr>
            <w:tcW w:w="2228" w:type="dxa"/>
            <w:vAlign w:val="top"/>
          </w:tcPr>
          <w:p w14:paraId="70630EE6">
            <w:pPr>
              <w:pStyle w:val="478"/>
              <w:keepNext w:val="0"/>
              <w:keepLines w:val="0"/>
              <w:pageBreakBefore w:val="0"/>
              <w:widowControl/>
              <w:kinsoku w:val="0"/>
              <w:wordWrap/>
              <w:overflowPunct/>
              <w:topLinePunct w:val="0"/>
              <w:autoSpaceDE w:val="0"/>
              <w:autoSpaceDN w:val="0"/>
              <w:bidi w:val="0"/>
              <w:adjustRightInd w:val="0"/>
              <w:snapToGrid w:val="0"/>
              <w:spacing w:before="42" w:line="240" w:lineRule="auto"/>
              <w:ind w:left="64"/>
              <w:textAlignment w:val="baseline"/>
              <w:rPr>
                <w:color w:val="auto"/>
                <w:spacing w:val="2"/>
                <w:highlight w:val="none"/>
              </w:rPr>
            </w:pPr>
          </w:p>
        </w:tc>
      </w:tr>
      <w:tr w14:paraId="7F87AE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vAlign w:val="center"/>
          </w:tcPr>
          <w:p w14:paraId="64C02433">
            <w:pPr>
              <w:pStyle w:val="478"/>
              <w:keepNext w:val="0"/>
              <w:keepLines w:val="0"/>
              <w:pageBreakBefore w:val="0"/>
              <w:widowControl/>
              <w:numPr>
                <w:ilvl w:val="0"/>
                <w:numId w:val="0"/>
              </w:numPr>
              <w:kinsoku w:val="0"/>
              <w:wordWrap/>
              <w:overflowPunct/>
              <w:topLinePunct w:val="0"/>
              <w:autoSpaceDE w:val="0"/>
              <w:autoSpaceDN w:val="0"/>
              <w:bidi w:val="0"/>
              <w:adjustRightInd w:val="0"/>
              <w:snapToGrid w:val="0"/>
              <w:spacing w:line="240" w:lineRule="auto"/>
              <w:ind w:left="425" w:leftChars="0" w:hanging="425" w:firstLineChars="0"/>
              <w:jc w:val="center"/>
              <w:textAlignment w:val="baseline"/>
              <w:rPr>
                <w:color w:val="auto"/>
                <w:highlight w:val="none"/>
              </w:rPr>
            </w:pPr>
            <w:r>
              <w:rPr>
                <w:rFonts w:hint="default" w:ascii="宋体" w:hAnsi="宋体" w:eastAsia="宋体" w:cs="宋体"/>
                <w:snapToGrid w:val="0"/>
                <w:color w:val="auto"/>
                <w:kern w:val="0"/>
                <w:sz w:val="22"/>
                <w:szCs w:val="22"/>
                <w:lang w:val="en-US" w:eastAsia="en-US" w:bidi="ar-SA"/>
              </w:rPr>
              <w:t>31</w:t>
            </w:r>
          </w:p>
        </w:tc>
        <w:tc>
          <w:tcPr>
            <w:tcW w:w="1714" w:type="dxa"/>
            <w:vAlign w:val="center"/>
          </w:tcPr>
          <w:p w14:paraId="2930F173">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spacing w:val="4"/>
                <w:highlight w:val="none"/>
              </w:rPr>
              <w:t>班椅2</w:t>
            </w:r>
          </w:p>
        </w:tc>
        <w:tc>
          <w:tcPr>
            <w:tcW w:w="1080" w:type="dxa"/>
            <w:vAlign w:val="center"/>
          </w:tcPr>
          <w:p w14:paraId="226545A7">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highlight w:val="none"/>
              </w:rPr>
              <w:t>5</w:t>
            </w:r>
          </w:p>
        </w:tc>
        <w:tc>
          <w:tcPr>
            <w:tcW w:w="960" w:type="dxa"/>
            <w:vAlign w:val="center"/>
          </w:tcPr>
          <w:p w14:paraId="533E576F">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highlight w:val="none"/>
              </w:rPr>
              <w:t>张</w:t>
            </w:r>
          </w:p>
        </w:tc>
        <w:tc>
          <w:tcPr>
            <w:tcW w:w="4838" w:type="dxa"/>
            <w:vAlign w:val="top"/>
          </w:tcPr>
          <w:p w14:paraId="297E773A">
            <w:pPr>
              <w:pStyle w:val="478"/>
              <w:keepNext w:val="0"/>
              <w:keepLines w:val="0"/>
              <w:pageBreakBefore w:val="0"/>
              <w:widowControl/>
              <w:kinsoku w:val="0"/>
              <w:wordWrap/>
              <w:overflowPunct/>
              <w:topLinePunct w:val="0"/>
              <w:autoSpaceDE w:val="0"/>
              <w:autoSpaceDN w:val="0"/>
              <w:bidi w:val="0"/>
              <w:adjustRightInd w:val="0"/>
              <w:snapToGrid w:val="0"/>
              <w:spacing w:before="53" w:line="240" w:lineRule="auto"/>
              <w:ind w:left="64"/>
              <w:textAlignment w:val="baseline"/>
              <w:rPr>
                <w:color w:val="auto"/>
                <w:highlight w:val="none"/>
              </w:rPr>
            </w:pPr>
            <w:r>
              <w:rPr>
                <w:color w:val="auto"/>
                <w:spacing w:val="2"/>
                <w:highlight w:val="none"/>
              </w:rPr>
              <w:t>行政科研楼</w:t>
            </w:r>
            <w:r>
              <w:rPr>
                <w:rFonts w:hint="eastAsia"/>
                <w:color w:val="auto"/>
                <w:spacing w:val="2"/>
                <w:highlight w:val="none"/>
                <w:lang w:val="en-US" w:eastAsia="zh-CN"/>
              </w:rPr>
              <w:t xml:space="preserve"> </w:t>
            </w:r>
            <w:r>
              <w:rPr>
                <w:color w:val="auto"/>
                <w:spacing w:val="2"/>
                <w:highlight w:val="none"/>
              </w:rPr>
              <w:t>6F:</w:t>
            </w:r>
            <w:r>
              <w:rPr>
                <w:rFonts w:hint="eastAsia"/>
                <w:color w:val="auto"/>
                <w:spacing w:val="2"/>
                <w:highlight w:val="none"/>
                <w:lang w:val="en-US" w:eastAsia="zh-CN"/>
              </w:rPr>
              <w:t xml:space="preserve"> </w:t>
            </w:r>
            <w:r>
              <w:rPr>
                <w:color w:val="auto"/>
                <w:spacing w:val="2"/>
                <w:highlight w:val="none"/>
              </w:rPr>
              <w:t>独立小办公室(5间);</w:t>
            </w:r>
          </w:p>
        </w:tc>
        <w:tc>
          <w:tcPr>
            <w:tcW w:w="2013" w:type="dxa"/>
            <w:vAlign w:val="top"/>
          </w:tcPr>
          <w:p w14:paraId="1A02E06B">
            <w:pPr>
              <w:pStyle w:val="478"/>
              <w:keepNext w:val="0"/>
              <w:keepLines w:val="0"/>
              <w:pageBreakBefore w:val="0"/>
              <w:widowControl/>
              <w:kinsoku w:val="0"/>
              <w:wordWrap/>
              <w:overflowPunct/>
              <w:topLinePunct w:val="0"/>
              <w:autoSpaceDE w:val="0"/>
              <w:autoSpaceDN w:val="0"/>
              <w:bidi w:val="0"/>
              <w:adjustRightInd w:val="0"/>
              <w:snapToGrid w:val="0"/>
              <w:spacing w:before="53" w:line="240" w:lineRule="auto"/>
              <w:ind w:left="64"/>
              <w:textAlignment w:val="baseline"/>
              <w:rPr>
                <w:color w:val="auto"/>
                <w:spacing w:val="2"/>
                <w:highlight w:val="none"/>
              </w:rPr>
            </w:pPr>
          </w:p>
        </w:tc>
        <w:tc>
          <w:tcPr>
            <w:tcW w:w="2228" w:type="dxa"/>
            <w:vAlign w:val="top"/>
          </w:tcPr>
          <w:p w14:paraId="34985C0D">
            <w:pPr>
              <w:pStyle w:val="478"/>
              <w:keepNext w:val="0"/>
              <w:keepLines w:val="0"/>
              <w:pageBreakBefore w:val="0"/>
              <w:widowControl/>
              <w:kinsoku w:val="0"/>
              <w:wordWrap/>
              <w:overflowPunct/>
              <w:topLinePunct w:val="0"/>
              <w:autoSpaceDE w:val="0"/>
              <w:autoSpaceDN w:val="0"/>
              <w:bidi w:val="0"/>
              <w:adjustRightInd w:val="0"/>
              <w:snapToGrid w:val="0"/>
              <w:spacing w:before="53" w:line="240" w:lineRule="auto"/>
              <w:ind w:left="64"/>
              <w:textAlignment w:val="baseline"/>
              <w:rPr>
                <w:color w:val="auto"/>
                <w:spacing w:val="2"/>
                <w:highlight w:val="none"/>
              </w:rPr>
            </w:pPr>
          </w:p>
        </w:tc>
      </w:tr>
      <w:tr w14:paraId="7E4F4E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vAlign w:val="center"/>
          </w:tcPr>
          <w:p w14:paraId="337E2DC0">
            <w:pPr>
              <w:pStyle w:val="478"/>
              <w:keepNext w:val="0"/>
              <w:keepLines w:val="0"/>
              <w:pageBreakBefore w:val="0"/>
              <w:widowControl/>
              <w:numPr>
                <w:ilvl w:val="0"/>
                <w:numId w:val="0"/>
              </w:numPr>
              <w:kinsoku w:val="0"/>
              <w:wordWrap/>
              <w:overflowPunct/>
              <w:topLinePunct w:val="0"/>
              <w:autoSpaceDE w:val="0"/>
              <w:autoSpaceDN w:val="0"/>
              <w:bidi w:val="0"/>
              <w:adjustRightInd w:val="0"/>
              <w:snapToGrid w:val="0"/>
              <w:spacing w:line="240" w:lineRule="auto"/>
              <w:ind w:left="425" w:leftChars="0" w:hanging="425" w:firstLineChars="0"/>
              <w:jc w:val="center"/>
              <w:textAlignment w:val="baseline"/>
              <w:rPr>
                <w:color w:val="auto"/>
                <w:highlight w:val="none"/>
              </w:rPr>
            </w:pPr>
            <w:r>
              <w:rPr>
                <w:rFonts w:hint="default" w:ascii="宋体" w:hAnsi="宋体" w:eastAsia="宋体" w:cs="宋体"/>
                <w:snapToGrid w:val="0"/>
                <w:color w:val="auto"/>
                <w:kern w:val="0"/>
                <w:sz w:val="22"/>
                <w:szCs w:val="22"/>
                <w:lang w:val="en-US" w:eastAsia="en-US" w:bidi="ar-SA"/>
              </w:rPr>
              <w:t>32</w:t>
            </w:r>
          </w:p>
        </w:tc>
        <w:tc>
          <w:tcPr>
            <w:tcW w:w="1714" w:type="dxa"/>
            <w:vAlign w:val="center"/>
          </w:tcPr>
          <w:p w14:paraId="54B2D59A">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spacing w:val="-2"/>
                <w:highlight w:val="none"/>
              </w:rPr>
              <w:t>班前椅</w:t>
            </w:r>
          </w:p>
        </w:tc>
        <w:tc>
          <w:tcPr>
            <w:tcW w:w="1080" w:type="dxa"/>
            <w:vAlign w:val="center"/>
          </w:tcPr>
          <w:p w14:paraId="0A9C8653">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spacing w:val="-7"/>
                <w:highlight w:val="none"/>
              </w:rPr>
              <w:t>10</w:t>
            </w:r>
          </w:p>
        </w:tc>
        <w:tc>
          <w:tcPr>
            <w:tcW w:w="960" w:type="dxa"/>
            <w:vAlign w:val="center"/>
          </w:tcPr>
          <w:p w14:paraId="77195CF0">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highlight w:val="none"/>
              </w:rPr>
              <w:t>张</w:t>
            </w:r>
          </w:p>
        </w:tc>
        <w:tc>
          <w:tcPr>
            <w:tcW w:w="4838" w:type="dxa"/>
            <w:vAlign w:val="top"/>
          </w:tcPr>
          <w:p w14:paraId="1CEAD162">
            <w:pPr>
              <w:pStyle w:val="478"/>
              <w:keepNext w:val="0"/>
              <w:keepLines w:val="0"/>
              <w:pageBreakBefore w:val="0"/>
              <w:widowControl/>
              <w:kinsoku w:val="0"/>
              <w:wordWrap/>
              <w:overflowPunct/>
              <w:topLinePunct w:val="0"/>
              <w:autoSpaceDE w:val="0"/>
              <w:autoSpaceDN w:val="0"/>
              <w:bidi w:val="0"/>
              <w:adjustRightInd w:val="0"/>
              <w:snapToGrid w:val="0"/>
              <w:spacing w:before="43" w:line="240" w:lineRule="auto"/>
              <w:ind w:left="64"/>
              <w:textAlignment w:val="baseline"/>
              <w:rPr>
                <w:color w:val="auto"/>
                <w:highlight w:val="none"/>
              </w:rPr>
            </w:pPr>
            <w:r>
              <w:rPr>
                <w:color w:val="auto"/>
                <w:spacing w:val="2"/>
                <w:highlight w:val="none"/>
              </w:rPr>
              <w:t>行政科研楼</w:t>
            </w:r>
            <w:r>
              <w:rPr>
                <w:rFonts w:hint="eastAsia"/>
                <w:color w:val="auto"/>
                <w:spacing w:val="2"/>
                <w:highlight w:val="none"/>
                <w:lang w:val="en-US" w:eastAsia="zh-CN"/>
              </w:rPr>
              <w:t xml:space="preserve"> </w:t>
            </w:r>
            <w:r>
              <w:rPr>
                <w:color w:val="auto"/>
                <w:spacing w:val="2"/>
                <w:highlight w:val="none"/>
              </w:rPr>
              <w:t>6F:</w:t>
            </w:r>
            <w:r>
              <w:rPr>
                <w:rFonts w:hint="eastAsia"/>
                <w:color w:val="auto"/>
                <w:spacing w:val="2"/>
                <w:highlight w:val="none"/>
                <w:lang w:val="en-US" w:eastAsia="zh-CN"/>
              </w:rPr>
              <w:t xml:space="preserve"> </w:t>
            </w:r>
            <w:r>
              <w:rPr>
                <w:color w:val="auto"/>
                <w:spacing w:val="2"/>
                <w:highlight w:val="none"/>
              </w:rPr>
              <w:t>独立小办公室(5间);</w:t>
            </w:r>
          </w:p>
        </w:tc>
        <w:tc>
          <w:tcPr>
            <w:tcW w:w="2013" w:type="dxa"/>
            <w:vAlign w:val="top"/>
          </w:tcPr>
          <w:p w14:paraId="76A7ADDD">
            <w:pPr>
              <w:pStyle w:val="478"/>
              <w:keepNext w:val="0"/>
              <w:keepLines w:val="0"/>
              <w:pageBreakBefore w:val="0"/>
              <w:widowControl/>
              <w:kinsoku w:val="0"/>
              <w:wordWrap/>
              <w:overflowPunct/>
              <w:topLinePunct w:val="0"/>
              <w:autoSpaceDE w:val="0"/>
              <w:autoSpaceDN w:val="0"/>
              <w:bidi w:val="0"/>
              <w:adjustRightInd w:val="0"/>
              <w:snapToGrid w:val="0"/>
              <w:spacing w:before="43" w:line="240" w:lineRule="auto"/>
              <w:ind w:left="64"/>
              <w:textAlignment w:val="baseline"/>
              <w:rPr>
                <w:color w:val="auto"/>
                <w:spacing w:val="2"/>
                <w:highlight w:val="none"/>
              </w:rPr>
            </w:pPr>
          </w:p>
        </w:tc>
        <w:tc>
          <w:tcPr>
            <w:tcW w:w="2228" w:type="dxa"/>
            <w:vAlign w:val="top"/>
          </w:tcPr>
          <w:p w14:paraId="221DA3FC">
            <w:pPr>
              <w:pStyle w:val="478"/>
              <w:keepNext w:val="0"/>
              <w:keepLines w:val="0"/>
              <w:pageBreakBefore w:val="0"/>
              <w:widowControl/>
              <w:kinsoku w:val="0"/>
              <w:wordWrap/>
              <w:overflowPunct/>
              <w:topLinePunct w:val="0"/>
              <w:autoSpaceDE w:val="0"/>
              <w:autoSpaceDN w:val="0"/>
              <w:bidi w:val="0"/>
              <w:adjustRightInd w:val="0"/>
              <w:snapToGrid w:val="0"/>
              <w:spacing w:before="43" w:line="240" w:lineRule="auto"/>
              <w:ind w:left="64"/>
              <w:textAlignment w:val="baseline"/>
              <w:rPr>
                <w:color w:val="auto"/>
                <w:spacing w:val="2"/>
                <w:highlight w:val="none"/>
              </w:rPr>
            </w:pPr>
          </w:p>
        </w:tc>
      </w:tr>
      <w:tr w14:paraId="25F4DE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vAlign w:val="center"/>
          </w:tcPr>
          <w:p w14:paraId="0484DD8A">
            <w:pPr>
              <w:pStyle w:val="478"/>
              <w:keepNext w:val="0"/>
              <w:keepLines w:val="0"/>
              <w:pageBreakBefore w:val="0"/>
              <w:widowControl/>
              <w:numPr>
                <w:ilvl w:val="0"/>
                <w:numId w:val="0"/>
              </w:numPr>
              <w:kinsoku w:val="0"/>
              <w:wordWrap/>
              <w:overflowPunct/>
              <w:topLinePunct w:val="0"/>
              <w:autoSpaceDE w:val="0"/>
              <w:autoSpaceDN w:val="0"/>
              <w:bidi w:val="0"/>
              <w:adjustRightInd w:val="0"/>
              <w:snapToGrid w:val="0"/>
              <w:spacing w:line="240" w:lineRule="auto"/>
              <w:ind w:left="425" w:leftChars="0" w:hanging="425" w:firstLineChars="0"/>
              <w:jc w:val="center"/>
              <w:textAlignment w:val="baseline"/>
              <w:rPr>
                <w:color w:val="auto"/>
                <w:highlight w:val="none"/>
              </w:rPr>
            </w:pPr>
            <w:r>
              <w:rPr>
                <w:rFonts w:hint="default" w:ascii="宋体" w:hAnsi="宋体" w:eastAsia="宋体" w:cs="宋体"/>
                <w:snapToGrid w:val="0"/>
                <w:color w:val="auto"/>
                <w:kern w:val="0"/>
                <w:sz w:val="22"/>
                <w:szCs w:val="22"/>
                <w:lang w:val="en-US" w:eastAsia="en-US" w:bidi="ar-SA"/>
              </w:rPr>
              <w:t>33</w:t>
            </w:r>
          </w:p>
        </w:tc>
        <w:tc>
          <w:tcPr>
            <w:tcW w:w="1714" w:type="dxa"/>
            <w:vAlign w:val="center"/>
          </w:tcPr>
          <w:p w14:paraId="11E980F3">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spacing w:val="2"/>
                <w:highlight w:val="none"/>
              </w:rPr>
              <w:t>双人沙发2</w:t>
            </w:r>
          </w:p>
        </w:tc>
        <w:tc>
          <w:tcPr>
            <w:tcW w:w="1080" w:type="dxa"/>
            <w:vAlign w:val="center"/>
          </w:tcPr>
          <w:p w14:paraId="2AFF0CFF">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highlight w:val="none"/>
              </w:rPr>
              <w:t>5</w:t>
            </w:r>
          </w:p>
        </w:tc>
        <w:tc>
          <w:tcPr>
            <w:tcW w:w="960" w:type="dxa"/>
            <w:vAlign w:val="center"/>
          </w:tcPr>
          <w:p w14:paraId="56328D1A">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highlight w:val="none"/>
              </w:rPr>
              <w:t>张</w:t>
            </w:r>
          </w:p>
        </w:tc>
        <w:tc>
          <w:tcPr>
            <w:tcW w:w="4838" w:type="dxa"/>
            <w:vAlign w:val="top"/>
          </w:tcPr>
          <w:p w14:paraId="348BF2A6">
            <w:pPr>
              <w:pStyle w:val="478"/>
              <w:keepNext w:val="0"/>
              <w:keepLines w:val="0"/>
              <w:pageBreakBefore w:val="0"/>
              <w:widowControl/>
              <w:kinsoku w:val="0"/>
              <w:wordWrap/>
              <w:overflowPunct/>
              <w:topLinePunct w:val="0"/>
              <w:autoSpaceDE w:val="0"/>
              <w:autoSpaceDN w:val="0"/>
              <w:bidi w:val="0"/>
              <w:adjustRightInd w:val="0"/>
              <w:snapToGrid w:val="0"/>
              <w:spacing w:before="43" w:line="240" w:lineRule="auto"/>
              <w:ind w:left="64"/>
              <w:textAlignment w:val="baseline"/>
              <w:rPr>
                <w:color w:val="auto"/>
                <w:highlight w:val="none"/>
              </w:rPr>
            </w:pPr>
            <w:r>
              <w:rPr>
                <w:color w:val="auto"/>
                <w:spacing w:val="2"/>
                <w:highlight w:val="none"/>
              </w:rPr>
              <w:t>行政科研楼</w:t>
            </w:r>
            <w:r>
              <w:rPr>
                <w:rFonts w:hint="eastAsia"/>
                <w:color w:val="auto"/>
                <w:spacing w:val="2"/>
                <w:highlight w:val="none"/>
                <w:lang w:val="en-US" w:eastAsia="zh-CN"/>
              </w:rPr>
              <w:t xml:space="preserve"> </w:t>
            </w:r>
            <w:r>
              <w:rPr>
                <w:color w:val="auto"/>
                <w:spacing w:val="2"/>
                <w:highlight w:val="none"/>
              </w:rPr>
              <w:t>6F:</w:t>
            </w:r>
            <w:r>
              <w:rPr>
                <w:rFonts w:hint="eastAsia"/>
                <w:color w:val="auto"/>
                <w:spacing w:val="2"/>
                <w:highlight w:val="none"/>
                <w:lang w:val="en-US" w:eastAsia="zh-CN"/>
              </w:rPr>
              <w:t xml:space="preserve"> </w:t>
            </w:r>
            <w:r>
              <w:rPr>
                <w:color w:val="auto"/>
                <w:spacing w:val="2"/>
                <w:highlight w:val="none"/>
              </w:rPr>
              <w:t>独立小办公室(5间);</w:t>
            </w:r>
          </w:p>
        </w:tc>
        <w:tc>
          <w:tcPr>
            <w:tcW w:w="2013" w:type="dxa"/>
            <w:vAlign w:val="top"/>
          </w:tcPr>
          <w:p w14:paraId="6A067AAD">
            <w:pPr>
              <w:pStyle w:val="478"/>
              <w:keepNext w:val="0"/>
              <w:keepLines w:val="0"/>
              <w:pageBreakBefore w:val="0"/>
              <w:widowControl/>
              <w:kinsoku w:val="0"/>
              <w:wordWrap/>
              <w:overflowPunct/>
              <w:topLinePunct w:val="0"/>
              <w:autoSpaceDE w:val="0"/>
              <w:autoSpaceDN w:val="0"/>
              <w:bidi w:val="0"/>
              <w:adjustRightInd w:val="0"/>
              <w:snapToGrid w:val="0"/>
              <w:spacing w:before="43" w:line="240" w:lineRule="auto"/>
              <w:ind w:left="64"/>
              <w:textAlignment w:val="baseline"/>
              <w:rPr>
                <w:color w:val="auto"/>
                <w:spacing w:val="2"/>
                <w:highlight w:val="none"/>
              </w:rPr>
            </w:pPr>
          </w:p>
        </w:tc>
        <w:tc>
          <w:tcPr>
            <w:tcW w:w="2228" w:type="dxa"/>
            <w:vAlign w:val="top"/>
          </w:tcPr>
          <w:p w14:paraId="0E2B2205">
            <w:pPr>
              <w:pStyle w:val="478"/>
              <w:keepNext w:val="0"/>
              <w:keepLines w:val="0"/>
              <w:pageBreakBefore w:val="0"/>
              <w:widowControl/>
              <w:kinsoku w:val="0"/>
              <w:wordWrap/>
              <w:overflowPunct/>
              <w:topLinePunct w:val="0"/>
              <w:autoSpaceDE w:val="0"/>
              <w:autoSpaceDN w:val="0"/>
              <w:bidi w:val="0"/>
              <w:adjustRightInd w:val="0"/>
              <w:snapToGrid w:val="0"/>
              <w:spacing w:before="43" w:line="240" w:lineRule="auto"/>
              <w:ind w:left="64"/>
              <w:textAlignment w:val="baseline"/>
              <w:rPr>
                <w:color w:val="auto"/>
                <w:spacing w:val="2"/>
                <w:highlight w:val="none"/>
              </w:rPr>
            </w:pPr>
          </w:p>
        </w:tc>
      </w:tr>
      <w:tr w14:paraId="548927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vAlign w:val="center"/>
          </w:tcPr>
          <w:p w14:paraId="304A347E">
            <w:pPr>
              <w:pStyle w:val="478"/>
              <w:keepNext w:val="0"/>
              <w:keepLines w:val="0"/>
              <w:pageBreakBefore w:val="0"/>
              <w:widowControl/>
              <w:numPr>
                <w:ilvl w:val="0"/>
                <w:numId w:val="0"/>
              </w:numPr>
              <w:kinsoku w:val="0"/>
              <w:wordWrap/>
              <w:overflowPunct/>
              <w:topLinePunct w:val="0"/>
              <w:autoSpaceDE w:val="0"/>
              <w:autoSpaceDN w:val="0"/>
              <w:bidi w:val="0"/>
              <w:adjustRightInd w:val="0"/>
              <w:snapToGrid w:val="0"/>
              <w:spacing w:line="240" w:lineRule="auto"/>
              <w:ind w:left="425" w:leftChars="0" w:hanging="425" w:firstLineChars="0"/>
              <w:jc w:val="center"/>
              <w:textAlignment w:val="baseline"/>
              <w:rPr>
                <w:color w:val="auto"/>
                <w:highlight w:val="none"/>
              </w:rPr>
            </w:pPr>
            <w:r>
              <w:rPr>
                <w:rFonts w:hint="default" w:ascii="宋体" w:hAnsi="宋体" w:eastAsia="宋体" w:cs="宋体"/>
                <w:snapToGrid w:val="0"/>
                <w:color w:val="auto"/>
                <w:kern w:val="0"/>
                <w:sz w:val="22"/>
                <w:szCs w:val="22"/>
                <w:lang w:val="en-US" w:eastAsia="en-US" w:bidi="ar-SA"/>
              </w:rPr>
              <w:t>34</w:t>
            </w:r>
          </w:p>
        </w:tc>
        <w:tc>
          <w:tcPr>
            <w:tcW w:w="1714" w:type="dxa"/>
            <w:vAlign w:val="center"/>
          </w:tcPr>
          <w:p w14:paraId="46298BBC">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spacing w:val="2"/>
                <w:highlight w:val="none"/>
              </w:rPr>
              <w:t>单人沙发2</w:t>
            </w:r>
          </w:p>
        </w:tc>
        <w:tc>
          <w:tcPr>
            <w:tcW w:w="1080" w:type="dxa"/>
            <w:vAlign w:val="center"/>
          </w:tcPr>
          <w:p w14:paraId="1BB0345E">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spacing w:val="-7"/>
                <w:highlight w:val="none"/>
              </w:rPr>
              <w:t>11</w:t>
            </w:r>
          </w:p>
        </w:tc>
        <w:tc>
          <w:tcPr>
            <w:tcW w:w="960" w:type="dxa"/>
            <w:vAlign w:val="center"/>
          </w:tcPr>
          <w:p w14:paraId="43A11710">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highlight w:val="none"/>
              </w:rPr>
              <w:t>张</w:t>
            </w:r>
          </w:p>
        </w:tc>
        <w:tc>
          <w:tcPr>
            <w:tcW w:w="4838" w:type="dxa"/>
            <w:vAlign w:val="top"/>
          </w:tcPr>
          <w:p w14:paraId="554DA73C">
            <w:pPr>
              <w:pStyle w:val="478"/>
              <w:keepNext w:val="0"/>
              <w:keepLines w:val="0"/>
              <w:pageBreakBefore w:val="0"/>
              <w:widowControl/>
              <w:kinsoku w:val="0"/>
              <w:wordWrap/>
              <w:overflowPunct/>
              <w:topLinePunct w:val="0"/>
              <w:autoSpaceDE w:val="0"/>
              <w:autoSpaceDN w:val="0"/>
              <w:bidi w:val="0"/>
              <w:adjustRightInd w:val="0"/>
              <w:snapToGrid w:val="0"/>
              <w:spacing w:before="43" w:line="240" w:lineRule="auto"/>
              <w:ind w:left="64"/>
              <w:textAlignment w:val="baseline"/>
              <w:rPr>
                <w:color w:val="auto"/>
                <w:highlight w:val="none"/>
              </w:rPr>
            </w:pPr>
            <w:r>
              <w:rPr>
                <w:color w:val="auto"/>
                <w:spacing w:val="2"/>
                <w:highlight w:val="none"/>
              </w:rPr>
              <w:t>行政科研楼</w:t>
            </w:r>
            <w:r>
              <w:rPr>
                <w:rFonts w:hint="eastAsia"/>
                <w:color w:val="auto"/>
                <w:spacing w:val="2"/>
                <w:highlight w:val="none"/>
                <w:lang w:val="en-US" w:eastAsia="zh-CN"/>
              </w:rPr>
              <w:t xml:space="preserve"> </w:t>
            </w:r>
            <w:r>
              <w:rPr>
                <w:color w:val="auto"/>
                <w:spacing w:val="2"/>
                <w:highlight w:val="none"/>
              </w:rPr>
              <w:t>6F:</w:t>
            </w:r>
            <w:r>
              <w:rPr>
                <w:rFonts w:hint="eastAsia"/>
                <w:color w:val="auto"/>
                <w:spacing w:val="2"/>
                <w:highlight w:val="none"/>
                <w:lang w:val="en-US" w:eastAsia="zh-CN"/>
              </w:rPr>
              <w:t xml:space="preserve"> </w:t>
            </w:r>
            <w:r>
              <w:rPr>
                <w:color w:val="auto"/>
                <w:spacing w:val="2"/>
                <w:highlight w:val="none"/>
              </w:rPr>
              <w:t>独立小办公室(5间);</w:t>
            </w:r>
          </w:p>
        </w:tc>
        <w:tc>
          <w:tcPr>
            <w:tcW w:w="2013" w:type="dxa"/>
            <w:vAlign w:val="top"/>
          </w:tcPr>
          <w:p w14:paraId="7932DCB9">
            <w:pPr>
              <w:pStyle w:val="478"/>
              <w:keepNext w:val="0"/>
              <w:keepLines w:val="0"/>
              <w:pageBreakBefore w:val="0"/>
              <w:widowControl/>
              <w:kinsoku w:val="0"/>
              <w:wordWrap/>
              <w:overflowPunct/>
              <w:topLinePunct w:val="0"/>
              <w:autoSpaceDE w:val="0"/>
              <w:autoSpaceDN w:val="0"/>
              <w:bidi w:val="0"/>
              <w:adjustRightInd w:val="0"/>
              <w:snapToGrid w:val="0"/>
              <w:spacing w:before="43" w:line="240" w:lineRule="auto"/>
              <w:ind w:left="64"/>
              <w:textAlignment w:val="baseline"/>
              <w:rPr>
                <w:color w:val="auto"/>
                <w:spacing w:val="2"/>
                <w:highlight w:val="none"/>
              </w:rPr>
            </w:pPr>
          </w:p>
        </w:tc>
        <w:tc>
          <w:tcPr>
            <w:tcW w:w="2228" w:type="dxa"/>
            <w:vAlign w:val="top"/>
          </w:tcPr>
          <w:p w14:paraId="31CC0D0C">
            <w:pPr>
              <w:pStyle w:val="478"/>
              <w:keepNext w:val="0"/>
              <w:keepLines w:val="0"/>
              <w:pageBreakBefore w:val="0"/>
              <w:widowControl/>
              <w:kinsoku w:val="0"/>
              <w:wordWrap/>
              <w:overflowPunct/>
              <w:topLinePunct w:val="0"/>
              <w:autoSpaceDE w:val="0"/>
              <w:autoSpaceDN w:val="0"/>
              <w:bidi w:val="0"/>
              <w:adjustRightInd w:val="0"/>
              <w:snapToGrid w:val="0"/>
              <w:spacing w:before="43" w:line="240" w:lineRule="auto"/>
              <w:ind w:left="64"/>
              <w:textAlignment w:val="baseline"/>
              <w:rPr>
                <w:color w:val="auto"/>
                <w:spacing w:val="2"/>
                <w:highlight w:val="none"/>
              </w:rPr>
            </w:pPr>
          </w:p>
        </w:tc>
      </w:tr>
      <w:tr w14:paraId="5B060C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vAlign w:val="center"/>
          </w:tcPr>
          <w:p w14:paraId="5D57AD9E">
            <w:pPr>
              <w:pStyle w:val="478"/>
              <w:keepNext w:val="0"/>
              <w:keepLines w:val="0"/>
              <w:pageBreakBefore w:val="0"/>
              <w:widowControl/>
              <w:numPr>
                <w:ilvl w:val="0"/>
                <w:numId w:val="0"/>
              </w:numPr>
              <w:kinsoku w:val="0"/>
              <w:wordWrap/>
              <w:overflowPunct/>
              <w:topLinePunct w:val="0"/>
              <w:autoSpaceDE w:val="0"/>
              <w:autoSpaceDN w:val="0"/>
              <w:bidi w:val="0"/>
              <w:adjustRightInd w:val="0"/>
              <w:snapToGrid w:val="0"/>
              <w:spacing w:line="240" w:lineRule="auto"/>
              <w:ind w:left="425" w:leftChars="0" w:hanging="425" w:firstLineChars="0"/>
              <w:jc w:val="center"/>
              <w:textAlignment w:val="baseline"/>
              <w:rPr>
                <w:color w:val="auto"/>
                <w:highlight w:val="none"/>
              </w:rPr>
            </w:pPr>
            <w:r>
              <w:rPr>
                <w:rFonts w:hint="default" w:ascii="宋体" w:hAnsi="宋体" w:eastAsia="宋体" w:cs="宋体"/>
                <w:snapToGrid w:val="0"/>
                <w:color w:val="auto"/>
                <w:kern w:val="0"/>
                <w:sz w:val="22"/>
                <w:szCs w:val="22"/>
                <w:lang w:val="en-US" w:eastAsia="en-US" w:bidi="ar-SA"/>
              </w:rPr>
              <w:t>35</w:t>
            </w:r>
          </w:p>
        </w:tc>
        <w:tc>
          <w:tcPr>
            <w:tcW w:w="1714" w:type="dxa"/>
            <w:vAlign w:val="center"/>
          </w:tcPr>
          <w:p w14:paraId="6F59A6BE">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spacing w:val="3"/>
                <w:highlight w:val="none"/>
              </w:rPr>
              <w:t>长茶几2</w:t>
            </w:r>
          </w:p>
        </w:tc>
        <w:tc>
          <w:tcPr>
            <w:tcW w:w="1080" w:type="dxa"/>
            <w:vAlign w:val="center"/>
          </w:tcPr>
          <w:p w14:paraId="1A8055D6">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position w:val="-2"/>
                <w:highlight w:val="none"/>
              </w:rPr>
              <w:t>5</w:t>
            </w:r>
          </w:p>
        </w:tc>
        <w:tc>
          <w:tcPr>
            <w:tcW w:w="960" w:type="dxa"/>
            <w:vAlign w:val="center"/>
          </w:tcPr>
          <w:p w14:paraId="67A4646B">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highlight w:val="none"/>
              </w:rPr>
              <w:t>张</w:t>
            </w:r>
          </w:p>
        </w:tc>
        <w:tc>
          <w:tcPr>
            <w:tcW w:w="4838" w:type="dxa"/>
            <w:vAlign w:val="top"/>
          </w:tcPr>
          <w:p w14:paraId="2C18B052">
            <w:pPr>
              <w:pStyle w:val="478"/>
              <w:keepNext w:val="0"/>
              <w:keepLines w:val="0"/>
              <w:pageBreakBefore w:val="0"/>
              <w:widowControl/>
              <w:kinsoku w:val="0"/>
              <w:wordWrap/>
              <w:overflowPunct/>
              <w:topLinePunct w:val="0"/>
              <w:autoSpaceDE w:val="0"/>
              <w:autoSpaceDN w:val="0"/>
              <w:bidi w:val="0"/>
              <w:adjustRightInd w:val="0"/>
              <w:snapToGrid w:val="0"/>
              <w:spacing w:before="43" w:line="240" w:lineRule="auto"/>
              <w:ind w:left="64"/>
              <w:textAlignment w:val="baseline"/>
              <w:rPr>
                <w:color w:val="auto"/>
                <w:highlight w:val="none"/>
              </w:rPr>
            </w:pPr>
            <w:r>
              <w:rPr>
                <w:color w:val="auto"/>
                <w:spacing w:val="2"/>
                <w:highlight w:val="none"/>
              </w:rPr>
              <w:t>行政科研楼</w:t>
            </w:r>
            <w:r>
              <w:rPr>
                <w:rFonts w:hint="eastAsia"/>
                <w:color w:val="auto"/>
                <w:spacing w:val="2"/>
                <w:highlight w:val="none"/>
                <w:lang w:val="en-US" w:eastAsia="zh-CN"/>
              </w:rPr>
              <w:t xml:space="preserve"> </w:t>
            </w:r>
            <w:r>
              <w:rPr>
                <w:color w:val="auto"/>
                <w:spacing w:val="2"/>
                <w:highlight w:val="none"/>
              </w:rPr>
              <w:t>6F:</w:t>
            </w:r>
            <w:r>
              <w:rPr>
                <w:rFonts w:hint="eastAsia"/>
                <w:color w:val="auto"/>
                <w:spacing w:val="2"/>
                <w:highlight w:val="none"/>
                <w:lang w:val="en-US" w:eastAsia="zh-CN"/>
              </w:rPr>
              <w:t xml:space="preserve"> </w:t>
            </w:r>
            <w:r>
              <w:rPr>
                <w:color w:val="auto"/>
                <w:spacing w:val="2"/>
                <w:highlight w:val="none"/>
              </w:rPr>
              <w:t>独立小办公室(5间);</w:t>
            </w:r>
          </w:p>
        </w:tc>
        <w:tc>
          <w:tcPr>
            <w:tcW w:w="2013" w:type="dxa"/>
            <w:vAlign w:val="top"/>
          </w:tcPr>
          <w:p w14:paraId="4D692953">
            <w:pPr>
              <w:pStyle w:val="478"/>
              <w:keepNext w:val="0"/>
              <w:keepLines w:val="0"/>
              <w:pageBreakBefore w:val="0"/>
              <w:widowControl/>
              <w:kinsoku w:val="0"/>
              <w:wordWrap/>
              <w:overflowPunct/>
              <w:topLinePunct w:val="0"/>
              <w:autoSpaceDE w:val="0"/>
              <w:autoSpaceDN w:val="0"/>
              <w:bidi w:val="0"/>
              <w:adjustRightInd w:val="0"/>
              <w:snapToGrid w:val="0"/>
              <w:spacing w:before="43" w:line="240" w:lineRule="auto"/>
              <w:ind w:left="64"/>
              <w:textAlignment w:val="baseline"/>
              <w:rPr>
                <w:color w:val="auto"/>
                <w:spacing w:val="2"/>
                <w:highlight w:val="none"/>
              </w:rPr>
            </w:pPr>
          </w:p>
        </w:tc>
        <w:tc>
          <w:tcPr>
            <w:tcW w:w="2228" w:type="dxa"/>
            <w:vAlign w:val="top"/>
          </w:tcPr>
          <w:p w14:paraId="0CA12AAC">
            <w:pPr>
              <w:pStyle w:val="478"/>
              <w:keepNext w:val="0"/>
              <w:keepLines w:val="0"/>
              <w:pageBreakBefore w:val="0"/>
              <w:widowControl/>
              <w:kinsoku w:val="0"/>
              <w:wordWrap/>
              <w:overflowPunct/>
              <w:topLinePunct w:val="0"/>
              <w:autoSpaceDE w:val="0"/>
              <w:autoSpaceDN w:val="0"/>
              <w:bidi w:val="0"/>
              <w:adjustRightInd w:val="0"/>
              <w:snapToGrid w:val="0"/>
              <w:spacing w:before="43" w:line="240" w:lineRule="auto"/>
              <w:ind w:left="64"/>
              <w:textAlignment w:val="baseline"/>
              <w:rPr>
                <w:color w:val="auto"/>
                <w:spacing w:val="2"/>
                <w:highlight w:val="none"/>
              </w:rPr>
            </w:pPr>
          </w:p>
        </w:tc>
      </w:tr>
      <w:tr w14:paraId="3E6BBC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vAlign w:val="center"/>
          </w:tcPr>
          <w:p w14:paraId="5209F947">
            <w:pPr>
              <w:pStyle w:val="478"/>
              <w:keepNext w:val="0"/>
              <w:keepLines w:val="0"/>
              <w:pageBreakBefore w:val="0"/>
              <w:widowControl/>
              <w:numPr>
                <w:ilvl w:val="0"/>
                <w:numId w:val="0"/>
              </w:numPr>
              <w:kinsoku w:val="0"/>
              <w:wordWrap/>
              <w:overflowPunct/>
              <w:topLinePunct w:val="0"/>
              <w:autoSpaceDE w:val="0"/>
              <w:autoSpaceDN w:val="0"/>
              <w:bidi w:val="0"/>
              <w:adjustRightInd w:val="0"/>
              <w:snapToGrid w:val="0"/>
              <w:spacing w:line="240" w:lineRule="auto"/>
              <w:ind w:left="425" w:leftChars="0" w:hanging="425" w:firstLineChars="0"/>
              <w:jc w:val="center"/>
              <w:textAlignment w:val="baseline"/>
              <w:rPr>
                <w:color w:val="auto"/>
                <w:highlight w:val="none"/>
              </w:rPr>
            </w:pPr>
            <w:r>
              <w:rPr>
                <w:rFonts w:hint="default" w:ascii="宋体" w:hAnsi="宋体" w:eastAsia="宋体" w:cs="宋体"/>
                <w:snapToGrid w:val="0"/>
                <w:color w:val="auto"/>
                <w:kern w:val="0"/>
                <w:sz w:val="22"/>
                <w:szCs w:val="22"/>
                <w:lang w:val="en-US" w:eastAsia="en-US" w:bidi="ar-SA"/>
              </w:rPr>
              <w:t>36</w:t>
            </w:r>
          </w:p>
        </w:tc>
        <w:tc>
          <w:tcPr>
            <w:tcW w:w="1714" w:type="dxa"/>
            <w:vAlign w:val="center"/>
          </w:tcPr>
          <w:p w14:paraId="78D1CA3B">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spacing w:val="4"/>
                <w:highlight w:val="none"/>
              </w:rPr>
              <w:t>边几2</w:t>
            </w:r>
          </w:p>
        </w:tc>
        <w:tc>
          <w:tcPr>
            <w:tcW w:w="1080" w:type="dxa"/>
            <w:vAlign w:val="center"/>
          </w:tcPr>
          <w:p w14:paraId="17495116">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highlight w:val="none"/>
              </w:rPr>
              <w:t>8</w:t>
            </w:r>
          </w:p>
        </w:tc>
        <w:tc>
          <w:tcPr>
            <w:tcW w:w="960" w:type="dxa"/>
            <w:vAlign w:val="center"/>
          </w:tcPr>
          <w:p w14:paraId="14F7BB1D">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highlight w:val="none"/>
              </w:rPr>
              <w:t>张</w:t>
            </w:r>
          </w:p>
        </w:tc>
        <w:tc>
          <w:tcPr>
            <w:tcW w:w="4838" w:type="dxa"/>
            <w:vAlign w:val="top"/>
          </w:tcPr>
          <w:p w14:paraId="46AC7904">
            <w:pPr>
              <w:pStyle w:val="478"/>
              <w:keepNext w:val="0"/>
              <w:keepLines w:val="0"/>
              <w:pageBreakBefore w:val="0"/>
              <w:widowControl/>
              <w:kinsoku w:val="0"/>
              <w:wordWrap/>
              <w:overflowPunct/>
              <w:topLinePunct w:val="0"/>
              <w:autoSpaceDE w:val="0"/>
              <w:autoSpaceDN w:val="0"/>
              <w:bidi w:val="0"/>
              <w:adjustRightInd w:val="0"/>
              <w:snapToGrid w:val="0"/>
              <w:spacing w:before="54" w:line="240" w:lineRule="auto"/>
              <w:ind w:left="64"/>
              <w:textAlignment w:val="baseline"/>
              <w:rPr>
                <w:color w:val="auto"/>
                <w:highlight w:val="none"/>
              </w:rPr>
            </w:pPr>
            <w:r>
              <w:rPr>
                <w:color w:val="auto"/>
                <w:spacing w:val="2"/>
                <w:highlight w:val="none"/>
              </w:rPr>
              <w:t>行政科研楼</w:t>
            </w:r>
            <w:r>
              <w:rPr>
                <w:rFonts w:hint="eastAsia"/>
                <w:color w:val="auto"/>
                <w:spacing w:val="2"/>
                <w:highlight w:val="none"/>
                <w:lang w:val="en-US" w:eastAsia="zh-CN"/>
              </w:rPr>
              <w:t xml:space="preserve"> </w:t>
            </w:r>
            <w:r>
              <w:rPr>
                <w:color w:val="auto"/>
                <w:spacing w:val="2"/>
                <w:highlight w:val="none"/>
              </w:rPr>
              <w:t>6F:</w:t>
            </w:r>
            <w:r>
              <w:rPr>
                <w:rFonts w:hint="eastAsia"/>
                <w:color w:val="auto"/>
                <w:spacing w:val="2"/>
                <w:highlight w:val="none"/>
                <w:lang w:val="en-US" w:eastAsia="zh-CN"/>
              </w:rPr>
              <w:t xml:space="preserve"> </w:t>
            </w:r>
            <w:r>
              <w:rPr>
                <w:color w:val="auto"/>
                <w:spacing w:val="2"/>
                <w:highlight w:val="none"/>
              </w:rPr>
              <w:t>独立小办公室(5间);</w:t>
            </w:r>
          </w:p>
        </w:tc>
        <w:tc>
          <w:tcPr>
            <w:tcW w:w="2013" w:type="dxa"/>
            <w:vAlign w:val="top"/>
          </w:tcPr>
          <w:p w14:paraId="10A3869A">
            <w:pPr>
              <w:pStyle w:val="478"/>
              <w:keepNext w:val="0"/>
              <w:keepLines w:val="0"/>
              <w:pageBreakBefore w:val="0"/>
              <w:widowControl/>
              <w:kinsoku w:val="0"/>
              <w:wordWrap/>
              <w:overflowPunct/>
              <w:topLinePunct w:val="0"/>
              <w:autoSpaceDE w:val="0"/>
              <w:autoSpaceDN w:val="0"/>
              <w:bidi w:val="0"/>
              <w:adjustRightInd w:val="0"/>
              <w:snapToGrid w:val="0"/>
              <w:spacing w:before="54" w:line="240" w:lineRule="auto"/>
              <w:ind w:left="64"/>
              <w:textAlignment w:val="baseline"/>
              <w:rPr>
                <w:color w:val="auto"/>
                <w:spacing w:val="2"/>
                <w:highlight w:val="none"/>
              </w:rPr>
            </w:pPr>
          </w:p>
        </w:tc>
        <w:tc>
          <w:tcPr>
            <w:tcW w:w="2228" w:type="dxa"/>
            <w:vAlign w:val="top"/>
          </w:tcPr>
          <w:p w14:paraId="7AD5CEEE">
            <w:pPr>
              <w:pStyle w:val="478"/>
              <w:keepNext w:val="0"/>
              <w:keepLines w:val="0"/>
              <w:pageBreakBefore w:val="0"/>
              <w:widowControl/>
              <w:kinsoku w:val="0"/>
              <w:wordWrap/>
              <w:overflowPunct/>
              <w:topLinePunct w:val="0"/>
              <w:autoSpaceDE w:val="0"/>
              <w:autoSpaceDN w:val="0"/>
              <w:bidi w:val="0"/>
              <w:adjustRightInd w:val="0"/>
              <w:snapToGrid w:val="0"/>
              <w:spacing w:before="54" w:line="240" w:lineRule="auto"/>
              <w:ind w:left="64"/>
              <w:textAlignment w:val="baseline"/>
              <w:rPr>
                <w:color w:val="auto"/>
                <w:spacing w:val="2"/>
                <w:highlight w:val="none"/>
              </w:rPr>
            </w:pPr>
          </w:p>
        </w:tc>
      </w:tr>
      <w:tr w14:paraId="2860A5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vAlign w:val="center"/>
          </w:tcPr>
          <w:p w14:paraId="54DADA43">
            <w:pPr>
              <w:pStyle w:val="478"/>
              <w:keepNext w:val="0"/>
              <w:keepLines w:val="0"/>
              <w:pageBreakBefore w:val="0"/>
              <w:widowControl/>
              <w:numPr>
                <w:ilvl w:val="0"/>
                <w:numId w:val="0"/>
              </w:numPr>
              <w:kinsoku w:val="0"/>
              <w:wordWrap/>
              <w:overflowPunct/>
              <w:topLinePunct w:val="0"/>
              <w:autoSpaceDE w:val="0"/>
              <w:autoSpaceDN w:val="0"/>
              <w:bidi w:val="0"/>
              <w:adjustRightInd w:val="0"/>
              <w:snapToGrid w:val="0"/>
              <w:spacing w:line="240" w:lineRule="auto"/>
              <w:ind w:left="425" w:leftChars="0" w:hanging="425" w:firstLineChars="0"/>
              <w:jc w:val="center"/>
              <w:textAlignment w:val="baseline"/>
              <w:rPr>
                <w:color w:val="auto"/>
                <w:highlight w:val="none"/>
              </w:rPr>
            </w:pPr>
            <w:r>
              <w:rPr>
                <w:rFonts w:hint="default" w:ascii="宋体" w:hAnsi="宋体" w:eastAsia="宋体" w:cs="宋体"/>
                <w:snapToGrid w:val="0"/>
                <w:color w:val="auto"/>
                <w:kern w:val="0"/>
                <w:sz w:val="22"/>
                <w:szCs w:val="22"/>
                <w:lang w:val="en-US" w:eastAsia="en-US" w:bidi="ar-SA"/>
              </w:rPr>
              <w:t>37</w:t>
            </w:r>
          </w:p>
        </w:tc>
        <w:tc>
          <w:tcPr>
            <w:tcW w:w="1714" w:type="dxa"/>
            <w:vAlign w:val="center"/>
          </w:tcPr>
          <w:p w14:paraId="5EE3F418">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spacing w:val="3"/>
                <w:highlight w:val="none"/>
              </w:rPr>
              <w:t>茶水柜</w:t>
            </w:r>
          </w:p>
        </w:tc>
        <w:tc>
          <w:tcPr>
            <w:tcW w:w="1080" w:type="dxa"/>
            <w:vAlign w:val="center"/>
          </w:tcPr>
          <w:p w14:paraId="2D0213F2">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highlight w:val="none"/>
              </w:rPr>
              <w:t>5</w:t>
            </w:r>
          </w:p>
        </w:tc>
        <w:tc>
          <w:tcPr>
            <w:tcW w:w="960" w:type="dxa"/>
            <w:vAlign w:val="center"/>
          </w:tcPr>
          <w:p w14:paraId="041499C6">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highlight w:val="none"/>
              </w:rPr>
              <w:t>个</w:t>
            </w:r>
          </w:p>
        </w:tc>
        <w:tc>
          <w:tcPr>
            <w:tcW w:w="4838" w:type="dxa"/>
            <w:vAlign w:val="top"/>
          </w:tcPr>
          <w:p w14:paraId="6B52133D">
            <w:pPr>
              <w:pStyle w:val="478"/>
              <w:keepNext w:val="0"/>
              <w:keepLines w:val="0"/>
              <w:pageBreakBefore w:val="0"/>
              <w:widowControl/>
              <w:kinsoku w:val="0"/>
              <w:wordWrap/>
              <w:overflowPunct/>
              <w:topLinePunct w:val="0"/>
              <w:autoSpaceDE w:val="0"/>
              <w:autoSpaceDN w:val="0"/>
              <w:bidi w:val="0"/>
              <w:adjustRightInd w:val="0"/>
              <w:snapToGrid w:val="0"/>
              <w:spacing w:before="44" w:line="240" w:lineRule="auto"/>
              <w:ind w:left="64"/>
              <w:textAlignment w:val="baseline"/>
              <w:rPr>
                <w:color w:val="auto"/>
                <w:highlight w:val="none"/>
              </w:rPr>
            </w:pPr>
            <w:r>
              <w:rPr>
                <w:color w:val="auto"/>
                <w:spacing w:val="2"/>
                <w:highlight w:val="none"/>
              </w:rPr>
              <w:t>行政科研楼</w:t>
            </w:r>
            <w:r>
              <w:rPr>
                <w:rFonts w:hint="eastAsia"/>
                <w:color w:val="auto"/>
                <w:spacing w:val="2"/>
                <w:highlight w:val="none"/>
                <w:lang w:val="en-US" w:eastAsia="zh-CN"/>
              </w:rPr>
              <w:t xml:space="preserve"> </w:t>
            </w:r>
            <w:r>
              <w:rPr>
                <w:color w:val="auto"/>
                <w:spacing w:val="2"/>
                <w:highlight w:val="none"/>
              </w:rPr>
              <w:t>6F:</w:t>
            </w:r>
            <w:r>
              <w:rPr>
                <w:rFonts w:hint="eastAsia"/>
                <w:color w:val="auto"/>
                <w:spacing w:val="2"/>
                <w:highlight w:val="none"/>
                <w:lang w:val="en-US" w:eastAsia="zh-CN"/>
              </w:rPr>
              <w:t xml:space="preserve"> </w:t>
            </w:r>
            <w:r>
              <w:rPr>
                <w:color w:val="auto"/>
                <w:spacing w:val="2"/>
                <w:highlight w:val="none"/>
              </w:rPr>
              <w:t>独立小办公室(5间);</w:t>
            </w:r>
          </w:p>
        </w:tc>
        <w:tc>
          <w:tcPr>
            <w:tcW w:w="2013" w:type="dxa"/>
            <w:vAlign w:val="top"/>
          </w:tcPr>
          <w:p w14:paraId="3527B15A">
            <w:pPr>
              <w:pStyle w:val="478"/>
              <w:keepNext w:val="0"/>
              <w:keepLines w:val="0"/>
              <w:pageBreakBefore w:val="0"/>
              <w:widowControl/>
              <w:kinsoku w:val="0"/>
              <w:wordWrap/>
              <w:overflowPunct/>
              <w:topLinePunct w:val="0"/>
              <w:autoSpaceDE w:val="0"/>
              <w:autoSpaceDN w:val="0"/>
              <w:bidi w:val="0"/>
              <w:adjustRightInd w:val="0"/>
              <w:snapToGrid w:val="0"/>
              <w:spacing w:before="44" w:line="240" w:lineRule="auto"/>
              <w:ind w:left="64"/>
              <w:textAlignment w:val="baseline"/>
              <w:rPr>
                <w:color w:val="auto"/>
                <w:spacing w:val="2"/>
                <w:highlight w:val="none"/>
              </w:rPr>
            </w:pPr>
          </w:p>
        </w:tc>
        <w:tc>
          <w:tcPr>
            <w:tcW w:w="2228" w:type="dxa"/>
            <w:vAlign w:val="top"/>
          </w:tcPr>
          <w:p w14:paraId="593CD19A">
            <w:pPr>
              <w:pStyle w:val="478"/>
              <w:keepNext w:val="0"/>
              <w:keepLines w:val="0"/>
              <w:pageBreakBefore w:val="0"/>
              <w:widowControl/>
              <w:kinsoku w:val="0"/>
              <w:wordWrap/>
              <w:overflowPunct/>
              <w:topLinePunct w:val="0"/>
              <w:autoSpaceDE w:val="0"/>
              <w:autoSpaceDN w:val="0"/>
              <w:bidi w:val="0"/>
              <w:adjustRightInd w:val="0"/>
              <w:snapToGrid w:val="0"/>
              <w:spacing w:before="44" w:line="240" w:lineRule="auto"/>
              <w:ind w:left="64"/>
              <w:textAlignment w:val="baseline"/>
              <w:rPr>
                <w:color w:val="auto"/>
                <w:spacing w:val="2"/>
                <w:highlight w:val="none"/>
              </w:rPr>
            </w:pPr>
          </w:p>
        </w:tc>
      </w:tr>
      <w:tr w14:paraId="54524E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vAlign w:val="center"/>
          </w:tcPr>
          <w:p w14:paraId="001EE65A">
            <w:pPr>
              <w:pStyle w:val="478"/>
              <w:keepNext w:val="0"/>
              <w:keepLines w:val="0"/>
              <w:pageBreakBefore w:val="0"/>
              <w:widowControl/>
              <w:numPr>
                <w:ilvl w:val="0"/>
                <w:numId w:val="0"/>
              </w:numPr>
              <w:kinsoku w:val="0"/>
              <w:wordWrap/>
              <w:overflowPunct/>
              <w:topLinePunct w:val="0"/>
              <w:autoSpaceDE w:val="0"/>
              <w:autoSpaceDN w:val="0"/>
              <w:bidi w:val="0"/>
              <w:adjustRightInd w:val="0"/>
              <w:snapToGrid w:val="0"/>
              <w:spacing w:line="240" w:lineRule="auto"/>
              <w:ind w:leftChars="0"/>
              <w:jc w:val="center"/>
              <w:textAlignment w:val="baseline"/>
              <w:rPr>
                <w:rFonts w:hint="default" w:eastAsia="宋体"/>
                <w:color w:val="auto"/>
                <w:highlight w:val="none"/>
                <w:lang w:val="en-US" w:eastAsia="zh-CN"/>
              </w:rPr>
            </w:pPr>
            <w:r>
              <w:rPr>
                <w:rFonts w:hint="eastAsia"/>
                <w:color w:val="auto"/>
                <w:highlight w:val="none"/>
                <w:lang w:val="en-US" w:eastAsia="zh-CN"/>
              </w:rPr>
              <w:t>38</w:t>
            </w:r>
          </w:p>
        </w:tc>
        <w:tc>
          <w:tcPr>
            <w:tcW w:w="1714" w:type="dxa"/>
            <w:vAlign w:val="center"/>
          </w:tcPr>
          <w:p w14:paraId="4A9773AE">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spacing w:val="2"/>
                <w:highlight w:val="none"/>
              </w:rPr>
              <w:t>定制文件柜</w:t>
            </w:r>
          </w:p>
        </w:tc>
        <w:tc>
          <w:tcPr>
            <w:tcW w:w="1080" w:type="dxa"/>
            <w:vAlign w:val="center"/>
          </w:tcPr>
          <w:p w14:paraId="7E86D154">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spacing w:val="-7"/>
                <w:highlight w:val="none"/>
              </w:rPr>
              <w:t>10</w:t>
            </w:r>
          </w:p>
        </w:tc>
        <w:tc>
          <w:tcPr>
            <w:tcW w:w="960" w:type="dxa"/>
            <w:vAlign w:val="center"/>
          </w:tcPr>
          <w:p w14:paraId="482F5479">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highlight w:val="none"/>
              </w:rPr>
              <w:t>个</w:t>
            </w:r>
          </w:p>
        </w:tc>
        <w:tc>
          <w:tcPr>
            <w:tcW w:w="4838" w:type="dxa"/>
            <w:vAlign w:val="top"/>
          </w:tcPr>
          <w:p w14:paraId="2C3FF54D">
            <w:pPr>
              <w:pStyle w:val="478"/>
              <w:keepNext w:val="0"/>
              <w:keepLines w:val="0"/>
              <w:pageBreakBefore w:val="0"/>
              <w:widowControl/>
              <w:kinsoku w:val="0"/>
              <w:wordWrap/>
              <w:overflowPunct/>
              <w:topLinePunct w:val="0"/>
              <w:autoSpaceDE w:val="0"/>
              <w:autoSpaceDN w:val="0"/>
              <w:bidi w:val="0"/>
              <w:adjustRightInd w:val="0"/>
              <w:snapToGrid w:val="0"/>
              <w:spacing w:before="44" w:line="240" w:lineRule="auto"/>
              <w:ind w:left="64"/>
              <w:textAlignment w:val="baseline"/>
              <w:rPr>
                <w:color w:val="auto"/>
                <w:highlight w:val="none"/>
              </w:rPr>
            </w:pPr>
            <w:r>
              <w:rPr>
                <w:color w:val="auto"/>
                <w:spacing w:val="2"/>
                <w:highlight w:val="none"/>
              </w:rPr>
              <w:t>行政科研楼</w:t>
            </w:r>
            <w:r>
              <w:rPr>
                <w:rFonts w:hint="eastAsia"/>
                <w:color w:val="auto"/>
                <w:spacing w:val="2"/>
                <w:highlight w:val="none"/>
                <w:lang w:val="en-US" w:eastAsia="zh-CN"/>
              </w:rPr>
              <w:t xml:space="preserve"> </w:t>
            </w:r>
            <w:r>
              <w:rPr>
                <w:color w:val="auto"/>
                <w:spacing w:val="2"/>
                <w:highlight w:val="none"/>
              </w:rPr>
              <w:t>6F:</w:t>
            </w:r>
            <w:r>
              <w:rPr>
                <w:rFonts w:hint="eastAsia"/>
                <w:color w:val="auto"/>
                <w:spacing w:val="2"/>
                <w:highlight w:val="none"/>
                <w:lang w:val="en-US" w:eastAsia="zh-CN"/>
              </w:rPr>
              <w:t xml:space="preserve"> </w:t>
            </w:r>
            <w:r>
              <w:rPr>
                <w:color w:val="auto"/>
                <w:spacing w:val="2"/>
                <w:highlight w:val="none"/>
              </w:rPr>
              <w:t>独立小办公室(5间);</w:t>
            </w:r>
          </w:p>
        </w:tc>
        <w:tc>
          <w:tcPr>
            <w:tcW w:w="2013" w:type="dxa"/>
            <w:vAlign w:val="top"/>
          </w:tcPr>
          <w:p w14:paraId="758E7BB1">
            <w:pPr>
              <w:pStyle w:val="478"/>
              <w:keepNext w:val="0"/>
              <w:keepLines w:val="0"/>
              <w:pageBreakBefore w:val="0"/>
              <w:widowControl/>
              <w:kinsoku w:val="0"/>
              <w:wordWrap/>
              <w:overflowPunct/>
              <w:topLinePunct w:val="0"/>
              <w:autoSpaceDE w:val="0"/>
              <w:autoSpaceDN w:val="0"/>
              <w:bidi w:val="0"/>
              <w:adjustRightInd w:val="0"/>
              <w:snapToGrid w:val="0"/>
              <w:spacing w:before="44" w:line="240" w:lineRule="auto"/>
              <w:ind w:left="64"/>
              <w:textAlignment w:val="baseline"/>
              <w:rPr>
                <w:color w:val="auto"/>
                <w:spacing w:val="2"/>
                <w:highlight w:val="none"/>
              </w:rPr>
            </w:pPr>
          </w:p>
        </w:tc>
        <w:tc>
          <w:tcPr>
            <w:tcW w:w="2228" w:type="dxa"/>
            <w:vAlign w:val="top"/>
          </w:tcPr>
          <w:p w14:paraId="7395D24F">
            <w:pPr>
              <w:pStyle w:val="478"/>
              <w:keepNext w:val="0"/>
              <w:keepLines w:val="0"/>
              <w:pageBreakBefore w:val="0"/>
              <w:widowControl/>
              <w:kinsoku w:val="0"/>
              <w:wordWrap/>
              <w:overflowPunct/>
              <w:topLinePunct w:val="0"/>
              <w:autoSpaceDE w:val="0"/>
              <w:autoSpaceDN w:val="0"/>
              <w:bidi w:val="0"/>
              <w:adjustRightInd w:val="0"/>
              <w:snapToGrid w:val="0"/>
              <w:spacing w:before="44" w:line="240" w:lineRule="auto"/>
              <w:ind w:left="64"/>
              <w:textAlignment w:val="baseline"/>
              <w:rPr>
                <w:color w:val="auto"/>
                <w:spacing w:val="2"/>
                <w:highlight w:val="none"/>
              </w:rPr>
            </w:pPr>
          </w:p>
        </w:tc>
      </w:tr>
      <w:tr w14:paraId="4C8B84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9626" w:type="dxa"/>
            <w:gridSpan w:val="5"/>
            <w:shd w:val="clear" w:color="auto" w:fill="BFD8C2"/>
            <w:vAlign w:val="center"/>
          </w:tcPr>
          <w:p w14:paraId="30354437">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left"/>
              <w:textAlignment w:val="baseline"/>
              <w:rPr>
                <w:color w:val="auto"/>
                <w:highlight w:val="none"/>
              </w:rPr>
            </w:pPr>
            <w:r>
              <w:rPr>
                <w:b/>
                <w:bCs/>
                <w:color w:val="auto"/>
                <w:spacing w:val="-4"/>
                <w:highlight w:val="none"/>
              </w:rPr>
              <w:t>6F信访综合办公室</w:t>
            </w:r>
          </w:p>
        </w:tc>
        <w:tc>
          <w:tcPr>
            <w:tcW w:w="2013" w:type="dxa"/>
            <w:shd w:val="clear" w:color="auto" w:fill="BFD8C2"/>
            <w:vAlign w:val="center"/>
          </w:tcPr>
          <w:p w14:paraId="0BDC5208">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left"/>
              <w:textAlignment w:val="baseline"/>
              <w:rPr>
                <w:b/>
                <w:bCs/>
                <w:color w:val="auto"/>
                <w:spacing w:val="-4"/>
                <w:highlight w:val="none"/>
              </w:rPr>
            </w:pPr>
          </w:p>
        </w:tc>
        <w:tc>
          <w:tcPr>
            <w:tcW w:w="2228" w:type="dxa"/>
            <w:shd w:val="clear" w:color="auto" w:fill="BFD8C2"/>
            <w:vAlign w:val="center"/>
          </w:tcPr>
          <w:p w14:paraId="5D174C62">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left"/>
              <w:textAlignment w:val="baseline"/>
              <w:rPr>
                <w:b/>
                <w:bCs/>
                <w:color w:val="auto"/>
                <w:spacing w:val="-4"/>
                <w:highlight w:val="none"/>
              </w:rPr>
            </w:pPr>
          </w:p>
        </w:tc>
      </w:tr>
      <w:tr w14:paraId="3EE558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vAlign w:val="center"/>
          </w:tcPr>
          <w:p w14:paraId="7DA4DD6B">
            <w:pPr>
              <w:pStyle w:val="478"/>
              <w:keepNext w:val="0"/>
              <w:keepLines w:val="0"/>
              <w:pageBreakBefore w:val="0"/>
              <w:widowControl/>
              <w:numPr>
                <w:ilvl w:val="0"/>
                <w:numId w:val="0"/>
              </w:numPr>
              <w:kinsoku w:val="0"/>
              <w:wordWrap/>
              <w:overflowPunct/>
              <w:topLinePunct w:val="0"/>
              <w:autoSpaceDE w:val="0"/>
              <w:autoSpaceDN w:val="0"/>
              <w:bidi w:val="0"/>
              <w:adjustRightInd w:val="0"/>
              <w:snapToGrid w:val="0"/>
              <w:spacing w:line="240" w:lineRule="auto"/>
              <w:ind w:left="454" w:leftChars="0" w:hanging="454" w:firstLineChars="0"/>
              <w:jc w:val="center"/>
              <w:textAlignment w:val="baseline"/>
              <w:rPr>
                <w:color w:val="auto"/>
                <w:highlight w:val="none"/>
              </w:rPr>
            </w:pPr>
            <w:r>
              <w:rPr>
                <w:rFonts w:hint="default" w:ascii="宋体" w:hAnsi="宋体" w:eastAsia="宋体" w:cs="宋体"/>
                <w:snapToGrid w:val="0"/>
                <w:color w:val="auto"/>
                <w:kern w:val="0"/>
                <w:sz w:val="22"/>
                <w:szCs w:val="22"/>
                <w:lang w:val="en-US" w:eastAsia="en-US" w:bidi="ar-SA"/>
              </w:rPr>
              <w:t>39</w:t>
            </w:r>
          </w:p>
        </w:tc>
        <w:tc>
          <w:tcPr>
            <w:tcW w:w="1714" w:type="dxa"/>
            <w:vAlign w:val="center"/>
          </w:tcPr>
          <w:p w14:paraId="5E7EB82D">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spacing w:val="3"/>
                <w:highlight w:val="none"/>
              </w:rPr>
              <w:t>办公桌</w:t>
            </w:r>
          </w:p>
        </w:tc>
        <w:tc>
          <w:tcPr>
            <w:tcW w:w="1080" w:type="dxa"/>
            <w:vAlign w:val="center"/>
          </w:tcPr>
          <w:p w14:paraId="74D6689C">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highlight w:val="none"/>
              </w:rPr>
              <w:t>4</w:t>
            </w:r>
          </w:p>
        </w:tc>
        <w:tc>
          <w:tcPr>
            <w:tcW w:w="960" w:type="dxa"/>
            <w:vAlign w:val="center"/>
          </w:tcPr>
          <w:p w14:paraId="53BB7D0A">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highlight w:val="none"/>
              </w:rPr>
              <w:t>张</w:t>
            </w:r>
          </w:p>
        </w:tc>
        <w:tc>
          <w:tcPr>
            <w:tcW w:w="4838" w:type="dxa"/>
            <w:vAlign w:val="top"/>
          </w:tcPr>
          <w:p w14:paraId="3C002086">
            <w:pPr>
              <w:pStyle w:val="478"/>
              <w:keepNext w:val="0"/>
              <w:keepLines w:val="0"/>
              <w:pageBreakBefore w:val="0"/>
              <w:widowControl/>
              <w:kinsoku w:val="0"/>
              <w:wordWrap/>
              <w:overflowPunct/>
              <w:topLinePunct w:val="0"/>
              <w:autoSpaceDE w:val="0"/>
              <w:autoSpaceDN w:val="0"/>
              <w:bidi w:val="0"/>
              <w:adjustRightInd w:val="0"/>
              <w:snapToGrid w:val="0"/>
              <w:spacing w:before="44" w:line="240" w:lineRule="auto"/>
              <w:ind w:left="64"/>
              <w:textAlignment w:val="baseline"/>
              <w:rPr>
                <w:color w:val="auto"/>
                <w:highlight w:val="none"/>
              </w:rPr>
            </w:pPr>
            <w:r>
              <w:rPr>
                <w:color w:val="auto"/>
                <w:highlight w:val="none"/>
              </w:rPr>
              <w:t>行政科研楼</w:t>
            </w:r>
            <w:r>
              <w:rPr>
                <w:rFonts w:hint="eastAsia"/>
                <w:color w:val="auto"/>
                <w:highlight w:val="none"/>
                <w:lang w:val="en-US" w:eastAsia="zh-CN"/>
              </w:rPr>
              <w:t xml:space="preserve"> </w:t>
            </w:r>
            <w:r>
              <w:rPr>
                <w:color w:val="auto"/>
                <w:highlight w:val="none"/>
              </w:rPr>
              <w:t>6F:</w:t>
            </w:r>
            <w:r>
              <w:rPr>
                <w:rFonts w:hint="eastAsia"/>
                <w:color w:val="auto"/>
                <w:highlight w:val="none"/>
                <w:lang w:val="en-US" w:eastAsia="zh-CN"/>
              </w:rPr>
              <w:t xml:space="preserve"> </w:t>
            </w:r>
            <w:r>
              <w:rPr>
                <w:color w:val="auto"/>
                <w:highlight w:val="none"/>
              </w:rPr>
              <w:t>信访综合办公室</w:t>
            </w:r>
          </w:p>
        </w:tc>
        <w:tc>
          <w:tcPr>
            <w:tcW w:w="2013" w:type="dxa"/>
            <w:vAlign w:val="top"/>
          </w:tcPr>
          <w:p w14:paraId="6D6AD995">
            <w:pPr>
              <w:pStyle w:val="478"/>
              <w:keepNext w:val="0"/>
              <w:keepLines w:val="0"/>
              <w:pageBreakBefore w:val="0"/>
              <w:widowControl/>
              <w:kinsoku w:val="0"/>
              <w:wordWrap/>
              <w:overflowPunct/>
              <w:topLinePunct w:val="0"/>
              <w:autoSpaceDE w:val="0"/>
              <w:autoSpaceDN w:val="0"/>
              <w:bidi w:val="0"/>
              <w:adjustRightInd w:val="0"/>
              <w:snapToGrid w:val="0"/>
              <w:spacing w:before="44" w:line="240" w:lineRule="auto"/>
              <w:ind w:left="64"/>
              <w:textAlignment w:val="baseline"/>
              <w:rPr>
                <w:color w:val="auto"/>
                <w:highlight w:val="none"/>
              </w:rPr>
            </w:pPr>
          </w:p>
        </w:tc>
        <w:tc>
          <w:tcPr>
            <w:tcW w:w="2228" w:type="dxa"/>
            <w:vAlign w:val="top"/>
          </w:tcPr>
          <w:p w14:paraId="699E73D8">
            <w:pPr>
              <w:pStyle w:val="478"/>
              <w:keepNext w:val="0"/>
              <w:keepLines w:val="0"/>
              <w:pageBreakBefore w:val="0"/>
              <w:widowControl/>
              <w:kinsoku w:val="0"/>
              <w:wordWrap/>
              <w:overflowPunct/>
              <w:topLinePunct w:val="0"/>
              <w:autoSpaceDE w:val="0"/>
              <w:autoSpaceDN w:val="0"/>
              <w:bidi w:val="0"/>
              <w:adjustRightInd w:val="0"/>
              <w:snapToGrid w:val="0"/>
              <w:spacing w:before="44" w:line="240" w:lineRule="auto"/>
              <w:ind w:left="64"/>
              <w:textAlignment w:val="baseline"/>
              <w:rPr>
                <w:color w:val="auto"/>
                <w:highlight w:val="none"/>
              </w:rPr>
            </w:pPr>
          </w:p>
        </w:tc>
      </w:tr>
      <w:tr w14:paraId="715FC3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vAlign w:val="center"/>
          </w:tcPr>
          <w:p w14:paraId="1C2C606C">
            <w:pPr>
              <w:pStyle w:val="478"/>
              <w:keepNext w:val="0"/>
              <w:keepLines w:val="0"/>
              <w:pageBreakBefore w:val="0"/>
              <w:widowControl/>
              <w:numPr>
                <w:ilvl w:val="0"/>
                <w:numId w:val="0"/>
              </w:numPr>
              <w:kinsoku w:val="0"/>
              <w:wordWrap/>
              <w:overflowPunct/>
              <w:topLinePunct w:val="0"/>
              <w:autoSpaceDE w:val="0"/>
              <w:autoSpaceDN w:val="0"/>
              <w:bidi w:val="0"/>
              <w:adjustRightInd w:val="0"/>
              <w:snapToGrid w:val="0"/>
              <w:spacing w:line="240" w:lineRule="auto"/>
              <w:ind w:left="454" w:leftChars="0" w:hanging="454" w:firstLineChars="0"/>
              <w:jc w:val="center"/>
              <w:textAlignment w:val="baseline"/>
              <w:rPr>
                <w:color w:val="auto"/>
                <w:highlight w:val="none"/>
              </w:rPr>
            </w:pPr>
            <w:r>
              <w:rPr>
                <w:rFonts w:hint="default" w:ascii="宋体" w:hAnsi="宋体" w:eastAsia="宋体" w:cs="宋体"/>
                <w:snapToGrid w:val="0"/>
                <w:color w:val="auto"/>
                <w:kern w:val="0"/>
                <w:sz w:val="22"/>
                <w:szCs w:val="22"/>
                <w:lang w:val="en-US" w:eastAsia="en-US" w:bidi="ar-SA"/>
              </w:rPr>
              <w:t>40</w:t>
            </w:r>
          </w:p>
        </w:tc>
        <w:tc>
          <w:tcPr>
            <w:tcW w:w="1714" w:type="dxa"/>
            <w:vAlign w:val="center"/>
          </w:tcPr>
          <w:p w14:paraId="720EB7F9">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spacing w:val="3"/>
                <w:highlight w:val="none"/>
              </w:rPr>
              <w:t>办公椅</w:t>
            </w:r>
          </w:p>
        </w:tc>
        <w:tc>
          <w:tcPr>
            <w:tcW w:w="1080" w:type="dxa"/>
            <w:vAlign w:val="center"/>
          </w:tcPr>
          <w:p w14:paraId="75070B7E">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highlight w:val="none"/>
              </w:rPr>
              <w:t>4</w:t>
            </w:r>
          </w:p>
        </w:tc>
        <w:tc>
          <w:tcPr>
            <w:tcW w:w="960" w:type="dxa"/>
            <w:vAlign w:val="center"/>
          </w:tcPr>
          <w:p w14:paraId="4159DB2B">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highlight w:val="none"/>
              </w:rPr>
              <w:t>张</w:t>
            </w:r>
          </w:p>
        </w:tc>
        <w:tc>
          <w:tcPr>
            <w:tcW w:w="4838" w:type="dxa"/>
            <w:vAlign w:val="top"/>
          </w:tcPr>
          <w:p w14:paraId="31ACAC07">
            <w:pPr>
              <w:pStyle w:val="478"/>
              <w:keepNext w:val="0"/>
              <w:keepLines w:val="0"/>
              <w:pageBreakBefore w:val="0"/>
              <w:widowControl/>
              <w:kinsoku w:val="0"/>
              <w:wordWrap/>
              <w:overflowPunct/>
              <w:topLinePunct w:val="0"/>
              <w:autoSpaceDE w:val="0"/>
              <w:autoSpaceDN w:val="0"/>
              <w:bidi w:val="0"/>
              <w:adjustRightInd w:val="0"/>
              <w:snapToGrid w:val="0"/>
              <w:spacing w:before="44" w:line="240" w:lineRule="auto"/>
              <w:ind w:left="64"/>
              <w:textAlignment w:val="baseline"/>
              <w:rPr>
                <w:color w:val="auto"/>
                <w:highlight w:val="none"/>
              </w:rPr>
            </w:pPr>
            <w:r>
              <w:rPr>
                <w:color w:val="auto"/>
                <w:highlight w:val="none"/>
              </w:rPr>
              <w:t>行政科研楼</w:t>
            </w:r>
            <w:r>
              <w:rPr>
                <w:rFonts w:hint="eastAsia"/>
                <w:color w:val="auto"/>
                <w:highlight w:val="none"/>
                <w:lang w:val="en-US" w:eastAsia="zh-CN"/>
              </w:rPr>
              <w:t xml:space="preserve"> </w:t>
            </w:r>
            <w:r>
              <w:rPr>
                <w:color w:val="auto"/>
                <w:highlight w:val="none"/>
              </w:rPr>
              <w:t>6F:</w:t>
            </w:r>
            <w:r>
              <w:rPr>
                <w:rFonts w:hint="eastAsia"/>
                <w:color w:val="auto"/>
                <w:highlight w:val="none"/>
                <w:lang w:val="en-US" w:eastAsia="zh-CN"/>
              </w:rPr>
              <w:t xml:space="preserve"> </w:t>
            </w:r>
            <w:r>
              <w:rPr>
                <w:color w:val="auto"/>
                <w:highlight w:val="none"/>
              </w:rPr>
              <w:t>信访综合办公室4张</w:t>
            </w:r>
          </w:p>
        </w:tc>
        <w:tc>
          <w:tcPr>
            <w:tcW w:w="2013" w:type="dxa"/>
            <w:vAlign w:val="top"/>
          </w:tcPr>
          <w:p w14:paraId="266B3BB8">
            <w:pPr>
              <w:pStyle w:val="478"/>
              <w:keepNext w:val="0"/>
              <w:keepLines w:val="0"/>
              <w:pageBreakBefore w:val="0"/>
              <w:widowControl/>
              <w:kinsoku w:val="0"/>
              <w:wordWrap/>
              <w:overflowPunct/>
              <w:topLinePunct w:val="0"/>
              <w:autoSpaceDE w:val="0"/>
              <w:autoSpaceDN w:val="0"/>
              <w:bidi w:val="0"/>
              <w:adjustRightInd w:val="0"/>
              <w:snapToGrid w:val="0"/>
              <w:spacing w:before="44" w:line="240" w:lineRule="auto"/>
              <w:ind w:left="64"/>
              <w:textAlignment w:val="baseline"/>
              <w:rPr>
                <w:color w:val="auto"/>
                <w:highlight w:val="none"/>
              </w:rPr>
            </w:pPr>
          </w:p>
        </w:tc>
        <w:tc>
          <w:tcPr>
            <w:tcW w:w="2228" w:type="dxa"/>
            <w:vAlign w:val="top"/>
          </w:tcPr>
          <w:p w14:paraId="3CC838EE">
            <w:pPr>
              <w:pStyle w:val="478"/>
              <w:keepNext w:val="0"/>
              <w:keepLines w:val="0"/>
              <w:pageBreakBefore w:val="0"/>
              <w:widowControl/>
              <w:kinsoku w:val="0"/>
              <w:wordWrap/>
              <w:overflowPunct/>
              <w:topLinePunct w:val="0"/>
              <w:autoSpaceDE w:val="0"/>
              <w:autoSpaceDN w:val="0"/>
              <w:bidi w:val="0"/>
              <w:adjustRightInd w:val="0"/>
              <w:snapToGrid w:val="0"/>
              <w:spacing w:before="44" w:line="240" w:lineRule="auto"/>
              <w:ind w:left="64"/>
              <w:textAlignment w:val="baseline"/>
              <w:rPr>
                <w:color w:val="auto"/>
                <w:highlight w:val="none"/>
              </w:rPr>
            </w:pPr>
          </w:p>
        </w:tc>
      </w:tr>
      <w:tr w14:paraId="6AEC7B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vAlign w:val="center"/>
          </w:tcPr>
          <w:p w14:paraId="5E120229">
            <w:pPr>
              <w:pStyle w:val="478"/>
              <w:keepNext w:val="0"/>
              <w:keepLines w:val="0"/>
              <w:pageBreakBefore w:val="0"/>
              <w:widowControl/>
              <w:numPr>
                <w:ilvl w:val="0"/>
                <w:numId w:val="0"/>
              </w:numPr>
              <w:kinsoku w:val="0"/>
              <w:wordWrap/>
              <w:overflowPunct/>
              <w:topLinePunct w:val="0"/>
              <w:autoSpaceDE w:val="0"/>
              <w:autoSpaceDN w:val="0"/>
              <w:bidi w:val="0"/>
              <w:adjustRightInd w:val="0"/>
              <w:snapToGrid w:val="0"/>
              <w:spacing w:line="240" w:lineRule="auto"/>
              <w:ind w:left="454" w:leftChars="0" w:hanging="454" w:firstLineChars="0"/>
              <w:jc w:val="center"/>
              <w:textAlignment w:val="baseline"/>
              <w:rPr>
                <w:color w:val="auto"/>
                <w:highlight w:val="none"/>
              </w:rPr>
            </w:pPr>
            <w:r>
              <w:rPr>
                <w:rFonts w:hint="default" w:ascii="宋体" w:hAnsi="宋体" w:eastAsia="宋体" w:cs="宋体"/>
                <w:snapToGrid w:val="0"/>
                <w:color w:val="auto"/>
                <w:kern w:val="0"/>
                <w:sz w:val="22"/>
                <w:szCs w:val="22"/>
                <w:lang w:val="en-US" w:eastAsia="en-US" w:bidi="ar-SA"/>
              </w:rPr>
              <w:t>41</w:t>
            </w:r>
          </w:p>
        </w:tc>
        <w:tc>
          <w:tcPr>
            <w:tcW w:w="1714" w:type="dxa"/>
            <w:vAlign w:val="center"/>
          </w:tcPr>
          <w:p w14:paraId="648013ED">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spacing w:val="2"/>
                <w:highlight w:val="none"/>
              </w:rPr>
              <w:t>定制文件柜</w:t>
            </w:r>
          </w:p>
        </w:tc>
        <w:tc>
          <w:tcPr>
            <w:tcW w:w="1080" w:type="dxa"/>
            <w:vAlign w:val="center"/>
          </w:tcPr>
          <w:p w14:paraId="03EE1C6E">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position w:val="-2"/>
                <w:highlight w:val="none"/>
              </w:rPr>
              <w:t>4</w:t>
            </w:r>
          </w:p>
        </w:tc>
        <w:tc>
          <w:tcPr>
            <w:tcW w:w="960" w:type="dxa"/>
            <w:vAlign w:val="center"/>
          </w:tcPr>
          <w:p w14:paraId="79E81F1F">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highlight w:val="none"/>
              </w:rPr>
              <w:t>组</w:t>
            </w:r>
          </w:p>
        </w:tc>
        <w:tc>
          <w:tcPr>
            <w:tcW w:w="4838" w:type="dxa"/>
            <w:vAlign w:val="top"/>
          </w:tcPr>
          <w:p w14:paraId="2B910A43">
            <w:pPr>
              <w:pStyle w:val="478"/>
              <w:keepNext w:val="0"/>
              <w:keepLines w:val="0"/>
              <w:pageBreakBefore w:val="0"/>
              <w:widowControl/>
              <w:kinsoku w:val="0"/>
              <w:wordWrap/>
              <w:overflowPunct/>
              <w:topLinePunct w:val="0"/>
              <w:autoSpaceDE w:val="0"/>
              <w:autoSpaceDN w:val="0"/>
              <w:bidi w:val="0"/>
              <w:adjustRightInd w:val="0"/>
              <w:snapToGrid w:val="0"/>
              <w:spacing w:before="44" w:line="240" w:lineRule="auto"/>
              <w:ind w:left="64"/>
              <w:textAlignment w:val="baseline"/>
              <w:rPr>
                <w:color w:val="auto"/>
                <w:highlight w:val="none"/>
              </w:rPr>
            </w:pPr>
            <w:r>
              <w:rPr>
                <w:color w:val="auto"/>
                <w:spacing w:val="-1"/>
                <w:highlight w:val="none"/>
              </w:rPr>
              <w:t>行政科研楼</w:t>
            </w:r>
            <w:r>
              <w:rPr>
                <w:rFonts w:hint="eastAsia"/>
                <w:color w:val="auto"/>
                <w:spacing w:val="-1"/>
                <w:highlight w:val="none"/>
                <w:lang w:val="en-US" w:eastAsia="zh-CN"/>
              </w:rPr>
              <w:t xml:space="preserve"> </w:t>
            </w:r>
            <w:r>
              <w:rPr>
                <w:color w:val="auto"/>
                <w:spacing w:val="-1"/>
                <w:highlight w:val="none"/>
              </w:rPr>
              <w:t>6F:</w:t>
            </w:r>
            <w:r>
              <w:rPr>
                <w:rFonts w:hint="eastAsia"/>
                <w:color w:val="auto"/>
                <w:spacing w:val="-1"/>
                <w:highlight w:val="none"/>
                <w:lang w:val="en-US" w:eastAsia="zh-CN"/>
              </w:rPr>
              <w:t xml:space="preserve"> </w:t>
            </w:r>
            <w:r>
              <w:rPr>
                <w:color w:val="auto"/>
                <w:spacing w:val="-1"/>
                <w:highlight w:val="none"/>
              </w:rPr>
              <w:t>信访办公室4组</w:t>
            </w:r>
          </w:p>
        </w:tc>
        <w:tc>
          <w:tcPr>
            <w:tcW w:w="2013" w:type="dxa"/>
            <w:vAlign w:val="top"/>
          </w:tcPr>
          <w:p w14:paraId="52B03E35">
            <w:pPr>
              <w:pStyle w:val="478"/>
              <w:keepNext w:val="0"/>
              <w:keepLines w:val="0"/>
              <w:pageBreakBefore w:val="0"/>
              <w:widowControl/>
              <w:kinsoku w:val="0"/>
              <w:wordWrap/>
              <w:overflowPunct/>
              <w:topLinePunct w:val="0"/>
              <w:autoSpaceDE w:val="0"/>
              <w:autoSpaceDN w:val="0"/>
              <w:bidi w:val="0"/>
              <w:adjustRightInd w:val="0"/>
              <w:snapToGrid w:val="0"/>
              <w:spacing w:before="44" w:line="240" w:lineRule="auto"/>
              <w:ind w:left="64"/>
              <w:textAlignment w:val="baseline"/>
              <w:rPr>
                <w:color w:val="auto"/>
                <w:spacing w:val="-1"/>
                <w:highlight w:val="none"/>
              </w:rPr>
            </w:pPr>
          </w:p>
        </w:tc>
        <w:tc>
          <w:tcPr>
            <w:tcW w:w="2228" w:type="dxa"/>
            <w:vAlign w:val="top"/>
          </w:tcPr>
          <w:p w14:paraId="02ADD755">
            <w:pPr>
              <w:pStyle w:val="478"/>
              <w:keepNext w:val="0"/>
              <w:keepLines w:val="0"/>
              <w:pageBreakBefore w:val="0"/>
              <w:widowControl/>
              <w:kinsoku w:val="0"/>
              <w:wordWrap/>
              <w:overflowPunct/>
              <w:topLinePunct w:val="0"/>
              <w:autoSpaceDE w:val="0"/>
              <w:autoSpaceDN w:val="0"/>
              <w:bidi w:val="0"/>
              <w:adjustRightInd w:val="0"/>
              <w:snapToGrid w:val="0"/>
              <w:spacing w:before="44" w:line="240" w:lineRule="auto"/>
              <w:ind w:left="64"/>
              <w:textAlignment w:val="baseline"/>
              <w:rPr>
                <w:color w:val="auto"/>
                <w:spacing w:val="-1"/>
                <w:highlight w:val="none"/>
              </w:rPr>
            </w:pPr>
          </w:p>
        </w:tc>
      </w:tr>
      <w:tr w14:paraId="1DF1F4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vAlign w:val="center"/>
          </w:tcPr>
          <w:p w14:paraId="05E8DD54">
            <w:pPr>
              <w:pStyle w:val="478"/>
              <w:keepNext w:val="0"/>
              <w:keepLines w:val="0"/>
              <w:pageBreakBefore w:val="0"/>
              <w:widowControl/>
              <w:numPr>
                <w:ilvl w:val="0"/>
                <w:numId w:val="0"/>
              </w:numPr>
              <w:kinsoku w:val="0"/>
              <w:wordWrap/>
              <w:overflowPunct/>
              <w:topLinePunct w:val="0"/>
              <w:autoSpaceDE w:val="0"/>
              <w:autoSpaceDN w:val="0"/>
              <w:bidi w:val="0"/>
              <w:adjustRightInd w:val="0"/>
              <w:snapToGrid w:val="0"/>
              <w:spacing w:line="240" w:lineRule="auto"/>
              <w:ind w:leftChars="0"/>
              <w:jc w:val="center"/>
              <w:textAlignment w:val="baseline"/>
              <w:rPr>
                <w:rFonts w:hint="default" w:eastAsia="宋体"/>
                <w:color w:val="auto"/>
                <w:highlight w:val="none"/>
                <w:lang w:val="en-US" w:eastAsia="zh-CN"/>
              </w:rPr>
            </w:pPr>
            <w:r>
              <w:rPr>
                <w:rFonts w:hint="eastAsia"/>
                <w:color w:val="auto"/>
                <w:highlight w:val="none"/>
                <w:lang w:val="en-US" w:eastAsia="zh-CN"/>
              </w:rPr>
              <w:t>42</w:t>
            </w:r>
          </w:p>
        </w:tc>
        <w:tc>
          <w:tcPr>
            <w:tcW w:w="1714" w:type="dxa"/>
            <w:vAlign w:val="center"/>
          </w:tcPr>
          <w:p w14:paraId="4ABB74D3">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spacing w:val="3"/>
                <w:highlight w:val="none"/>
              </w:rPr>
              <w:t>茶水柜</w:t>
            </w:r>
          </w:p>
        </w:tc>
        <w:tc>
          <w:tcPr>
            <w:tcW w:w="1080" w:type="dxa"/>
            <w:vAlign w:val="center"/>
          </w:tcPr>
          <w:p w14:paraId="047E1EDD">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position w:val="-2"/>
                <w:highlight w:val="none"/>
              </w:rPr>
              <w:t>4</w:t>
            </w:r>
          </w:p>
        </w:tc>
        <w:tc>
          <w:tcPr>
            <w:tcW w:w="960" w:type="dxa"/>
            <w:vAlign w:val="center"/>
          </w:tcPr>
          <w:p w14:paraId="35502647">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highlight w:val="none"/>
              </w:rPr>
              <w:t>个</w:t>
            </w:r>
          </w:p>
        </w:tc>
        <w:tc>
          <w:tcPr>
            <w:tcW w:w="4838" w:type="dxa"/>
            <w:vAlign w:val="top"/>
          </w:tcPr>
          <w:p w14:paraId="77AB6A15">
            <w:pPr>
              <w:pStyle w:val="478"/>
              <w:keepNext w:val="0"/>
              <w:keepLines w:val="0"/>
              <w:pageBreakBefore w:val="0"/>
              <w:widowControl/>
              <w:kinsoku w:val="0"/>
              <w:wordWrap/>
              <w:overflowPunct/>
              <w:topLinePunct w:val="0"/>
              <w:autoSpaceDE w:val="0"/>
              <w:autoSpaceDN w:val="0"/>
              <w:bidi w:val="0"/>
              <w:adjustRightInd w:val="0"/>
              <w:snapToGrid w:val="0"/>
              <w:spacing w:before="54" w:line="240" w:lineRule="auto"/>
              <w:ind w:left="64"/>
              <w:textAlignment w:val="baseline"/>
              <w:rPr>
                <w:color w:val="auto"/>
                <w:highlight w:val="none"/>
              </w:rPr>
            </w:pPr>
            <w:r>
              <w:rPr>
                <w:color w:val="auto"/>
                <w:spacing w:val="-1"/>
                <w:highlight w:val="none"/>
              </w:rPr>
              <w:t>行政科研楼</w:t>
            </w:r>
            <w:r>
              <w:rPr>
                <w:rFonts w:hint="eastAsia"/>
                <w:color w:val="auto"/>
                <w:spacing w:val="-1"/>
                <w:highlight w:val="none"/>
                <w:lang w:val="en-US" w:eastAsia="zh-CN"/>
              </w:rPr>
              <w:t xml:space="preserve"> </w:t>
            </w:r>
            <w:r>
              <w:rPr>
                <w:color w:val="auto"/>
                <w:spacing w:val="-1"/>
                <w:highlight w:val="none"/>
              </w:rPr>
              <w:t>6F:</w:t>
            </w:r>
            <w:r>
              <w:rPr>
                <w:rFonts w:hint="eastAsia"/>
                <w:color w:val="auto"/>
                <w:spacing w:val="-1"/>
                <w:highlight w:val="none"/>
                <w:lang w:val="en-US" w:eastAsia="zh-CN"/>
              </w:rPr>
              <w:t xml:space="preserve"> </w:t>
            </w:r>
            <w:r>
              <w:rPr>
                <w:color w:val="auto"/>
                <w:spacing w:val="-1"/>
                <w:highlight w:val="none"/>
              </w:rPr>
              <w:t>信访办公室4组</w:t>
            </w:r>
          </w:p>
        </w:tc>
        <w:tc>
          <w:tcPr>
            <w:tcW w:w="2013" w:type="dxa"/>
            <w:vAlign w:val="top"/>
          </w:tcPr>
          <w:p w14:paraId="39862A07">
            <w:pPr>
              <w:pStyle w:val="478"/>
              <w:keepNext w:val="0"/>
              <w:keepLines w:val="0"/>
              <w:pageBreakBefore w:val="0"/>
              <w:widowControl/>
              <w:kinsoku w:val="0"/>
              <w:wordWrap/>
              <w:overflowPunct/>
              <w:topLinePunct w:val="0"/>
              <w:autoSpaceDE w:val="0"/>
              <w:autoSpaceDN w:val="0"/>
              <w:bidi w:val="0"/>
              <w:adjustRightInd w:val="0"/>
              <w:snapToGrid w:val="0"/>
              <w:spacing w:before="54" w:line="240" w:lineRule="auto"/>
              <w:ind w:left="64"/>
              <w:textAlignment w:val="baseline"/>
              <w:rPr>
                <w:color w:val="auto"/>
                <w:spacing w:val="-1"/>
                <w:highlight w:val="none"/>
              </w:rPr>
            </w:pPr>
          </w:p>
        </w:tc>
        <w:tc>
          <w:tcPr>
            <w:tcW w:w="2228" w:type="dxa"/>
            <w:vAlign w:val="top"/>
          </w:tcPr>
          <w:p w14:paraId="512CF4EA">
            <w:pPr>
              <w:pStyle w:val="478"/>
              <w:keepNext w:val="0"/>
              <w:keepLines w:val="0"/>
              <w:pageBreakBefore w:val="0"/>
              <w:widowControl/>
              <w:kinsoku w:val="0"/>
              <w:wordWrap/>
              <w:overflowPunct/>
              <w:topLinePunct w:val="0"/>
              <w:autoSpaceDE w:val="0"/>
              <w:autoSpaceDN w:val="0"/>
              <w:bidi w:val="0"/>
              <w:adjustRightInd w:val="0"/>
              <w:snapToGrid w:val="0"/>
              <w:spacing w:before="54" w:line="240" w:lineRule="auto"/>
              <w:ind w:left="64"/>
              <w:textAlignment w:val="baseline"/>
              <w:rPr>
                <w:color w:val="auto"/>
                <w:spacing w:val="-1"/>
                <w:highlight w:val="none"/>
              </w:rPr>
            </w:pPr>
          </w:p>
        </w:tc>
      </w:tr>
      <w:tr w14:paraId="5636E8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9626" w:type="dxa"/>
            <w:gridSpan w:val="5"/>
            <w:shd w:val="clear" w:color="auto" w:fill="BFD8C2"/>
            <w:vAlign w:val="center"/>
          </w:tcPr>
          <w:p w14:paraId="58167EA5">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left"/>
              <w:textAlignment w:val="baseline"/>
              <w:rPr>
                <w:color w:val="auto"/>
                <w:highlight w:val="none"/>
              </w:rPr>
            </w:pPr>
            <w:r>
              <w:rPr>
                <w:b/>
                <w:bCs/>
                <w:color w:val="auto"/>
                <w:spacing w:val="1"/>
                <w:highlight w:val="none"/>
              </w:rPr>
              <w:t>5F(独立小办公室6间)</w:t>
            </w:r>
          </w:p>
        </w:tc>
        <w:tc>
          <w:tcPr>
            <w:tcW w:w="2013" w:type="dxa"/>
            <w:shd w:val="clear" w:color="auto" w:fill="BFD8C2"/>
            <w:vAlign w:val="center"/>
          </w:tcPr>
          <w:p w14:paraId="7B7CB9AE">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left"/>
              <w:textAlignment w:val="baseline"/>
              <w:rPr>
                <w:b/>
                <w:bCs/>
                <w:color w:val="auto"/>
                <w:spacing w:val="1"/>
                <w:highlight w:val="none"/>
              </w:rPr>
            </w:pPr>
          </w:p>
        </w:tc>
        <w:tc>
          <w:tcPr>
            <w:tcW w:w="2228" w:type="dxa"/>
            <w:shd w:val="clear" w:color="auto" w:fill="BFD8C2"/>
            <w:vAlign w:val="center"/>
          </w:tcPr>
          <w:p w14:paraId="04944C8C">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left"/>
              <w:textAlignment w:val="baseline"/>
              <w:rPr>
                <w:b/>
                <w:bCs/>
                <w:color w:val="auto"/>
                <w:spacing w:val="1"/>
                <w:highlight w:val="none"/>
              </w:rPr>
            </w:pPr>
          </w:p>
        </w:tc>
      </w:tr>
      <w:tr w14:paraId="3879ED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shd w:val="clear" w:color="auto" w:fill="auto"/>
            <w:vAlign w:val="center"/>
          </w:tcPr>
          <w:p w14:paraId="38DDA4F2">
            <w:pPr>
              <w:pStyle w:val="478"/>
              <w:keepNext w:val="0"/>
              <w:keepLines w:val="0"/>
              <w:pageBreakBefore w:val="0"/>
              <w:widowControl/>
              <w:numPr>
                <w:ilvl w:val="0"/>
                <w:numId w:val="0"/>
              </w:numPr>
              <w:kinsoku w:val="0"/>
              <w:wordWrap/>
              <w:overflowPunct/>
              <w:topLinePunct w:val="0"/>
              <w:autoSpaceDE w:val="0"/>
              <w:autoSpaceDN w:val="0"/>
              <w:bidi w:val="0"/>
              <w:adjustRightInd w:val="0"/>
              <w:snapToGrid w:val="0"/>
              <w:spacing w:line="240" w:lineRule="auto"/>
              <w:ind w:left="454" w:leftChars="0" w:hanging="454" w:firstLineChars="0"/>
              <w:jc w:val="center"/>
              <w:textAlignment w:val="baseline"/>
              <w:rPr>
                <w:rFonts w:ascii="宋体" w:hAnsi="宋体" w:eastAsia="宋体" w:cs="宋体"/>
                <w:snapToGrid w:val="0"/>
                <w:color w:val="auto"/>
                <w:kern w:val="0"/>
                <w:sz w:val="22"/>
                <w:szCs w:val="22"/>
                <w:highlight w:val="none"/>
                <w:lang w:val="en-US" w:eastAsia="en-US" w:bidi="ar-SA"/>
              </w:rPr>
            </w:pPr>
            <w:r>
              <w:rPr>
                <w:rFonts w:hint="default" w:ascii="宋体" w:hAnsi="宋体" w:eastAsia="宋体" w:cs="宋体"/>
                <w:snapToGrid w:val="0"/>
                <w:color w:val="auto"/>
                <w:kern w:val="0"/>
                <w:sz w:val="22"/>
                <w:szCs w:val="22"/>
                <w:lang w:val="en-US" w:eastAsia="en-US" w:bidi="ar-SA"/>
              </w:rPr>
              <w:t>43</w:t>
            </w:r>
          </w:p>
        </w:tc>
        <w:tc>
          <w:tcPr>
            <w:tcW w:w="1714" w:type="dxa"/>
            <w:vAlign w:val="center"/>
          </w:tcPr>
          <w:p w14:paraId="52516308">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spacing w:val="4"/>
                <w:highlight w:val="none"/>
              </w:rPr>
              <w:t>班台3</w:t>
            </w:r>
          </w:p>
        </w:tc>
        <w:tc>
          <w:tcPr>
            <w:tcW w:w="1080" w:type="dxa"/>
            <w:vAlign w:val="center"/>
          </w:tcPr>
          <w:p w14:paraId="083D8D31">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position w:val="-2"/>
                <w:highlight w:val="none"/>
              </w:rPr>
              <w:t>6</w:t>
            </w:r>
          </w:p>
        </w:tc>
        <w:tc>
          <w:tcPr>
            <w:tcW w:w="960" w:type="dxa"/>
            <w:vAlign w:val="center"/>
          </w:tcPr>
          <w:p w14:paraId="122CA48E">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highlight w:val="none"/>
              </w:rPr>
              <w:t>张</w:t>
            </w:r>
          </w:p>
        </w:tc>
        <w:tc>
          <w:tcPr>
            <w:tcW w:w="4838" w:type="dxa"/>
            <w:vAlign w:val="top"/>
          </w:tcPr>
          <w:p w14:paraId="25C22F7A">
            <w:pPr>
              <w:pStyle w:val="478"/>
              <w:keepNext w:val="0"/>
              <w:keepLines w:val="0"/>
              <w:pageBreakBefore w:val="0"/>
              <w:widowControl/>
              <w:kinsoku w:val="0"/>
              <w:wordWrap/>
              <w:overflowPunct/>
              <w:topLinePunct w:val="0"/>
              <w:autoSpaceDE w:val="0"/>
              <w:autoSpaceDN w:val="0"/>
              <w:bidi w:val="0"/>
              <w:adjustRightInd w:val="0"/>
              <w:snapToGrid w:val="0"/>
              <w:spacing w:before="45" w:line="240" w:lineRule="auto"/>
              <w:ind w:left="64"/>
              <w:textAlignment w:val="baseline"/>
              <w:rPr>
                <w:color w:val="auto"/>
                <w:highlight w:val="none"/>
              </w:rPr>
            </w:pPr>
            <w:r>
              <w:rPr>
                <w:color w:val="auto"/>
                <w:spacing w:val="2"/>
                <w:highlight w:val="none"/>
              </w:rPr>
              <w:t>行政科研楼</w:t>
            </w:r>
            <w:r>
              <w:rPr>
                <w:rFonts w:hint="eastAsia"/>
                <w:color w:val="auto"/>
                <w:spacing w:val="2"/>
                <w:highlight w:val="none"/>
                <w:lang w:val="en-US" w:eastAsia="zh-CN"/>
              </w:rPr>
              <w:t xml:space="preserve"> </w:t>
            </w:r>
            <w:r>
              <w:rPr>
                <w:color w:val="auto"/>
                <w:spacing w:val="2"/>
                <w:highlight w:val="none"/>
              </w:rPr>
              <w:t>5F:</w:t>
            </w:r>
            <w:r>
              <w:rPr>
                <w:rFonts w:hint="eastAsia"/>
                <w:color w:val="auto"/>
                <w:spacing w:val="2"/>
                <w:highlight w:val="none"/>
                <w:lang w:val="en-US" w:eastAsia="zh-CN"/>
              </w:rPr>
              <w:t xml:space="preserve"> </w:t>
            </w:r>
            <w:r>
              <w:rPr>
                <w:color w:val="auto"/>
                <w:spacing w:val="2"/>
                <w:highlight w:val="none"/>
              </w:rPr>
              <w:t>独立小办公室(6间)</w:t>
            </w:r>
          </w:p>
        </w:tc>
        <w:tc>
          <w:tcPr>
            <w:tcW w:w="2013" w:type="dxa"/>
            <w:vAlign w:val="top"/>
          </w:tcPr>
          <w:p w14:paraId="047A5032">
            <w:pPr>
              <w:pStyle w:val="478"/>
              <w:keepNext w:val="0"/>
              <w:keepLines w:val="0"/>
              <w:pageBreakBefore w:val="0"/>
              <w:widowControl/>
              <w:kinsoku w:val="0"/>
              <w:wordWrap/>
              <w:overflowPunct/>
              <w:topLinePunct w:val="0"/>
              <w:autoSpaceDE w:val="0"/>
              <w:autoSpaceDN w:val="0"/>
              <w:bidi w:val="0"/>
              <w:adjustRightInd w:val="0"/>
              <w:snapToGrid w:val="0"/>
              <w:spacing w:before="45" w:line="240" w:lineRule="auto"/>
              <w:ind w:left="64"/>
              <w:textAlignment w:val="baseline"/>
              <w:rPr>
                <w:color w:val="auto"/>
                <w:spacing w:val="2"/>
                <w:highlight w:val="none"/>
              </w:rPr>
            </w:pPr>
          </w:p>
        </w:tc>
        <w:tc>
          <w:tcPr>
            <w:tcW w:w="2228" w:type="dxa"/>
            <w:vAlign w:val="top"/>
          </w:tcPr>
          <w:p w14:paraId="7571C588">
            <w:pPr>
              <w:pStyle w:val="478"/>
              <w:keepNext w:val="0"/>
              <w:keepLines w:val="0"/>
              <w:pageBreakBefore w:val="0"/>
              <w:widowControl/>
              <w:kinsoku w:val="0"/>
              <w:wordWrap/>
              <w:overflowPunct/>
              <w:topLinePunct w:val="0"/>
              <w:autoSpaceDE w:val="0"/>
              <w:autoSpaceDN w:val="0"/>
              <w:bidi w:val="0"/>
              <w:adjustRightInd w:val="0"/>
              <w:snapToGrid w:val="0"/>
              <w:spacing w:before="45" w:line="240" w:lineRule="auto"/>
              <w:ind w:left="64"/>
              <w:textAlignment w:val="baseline"/>
              <w:rPr>
                <w:color w:val="auto"/>
                <w:spacing w:val="2"/>
                <w:highlight w:val="none"/>
              </w:rPr>
            </w:pPr>
          </w:p>
        </w:tc>
      </w:tr>
      <w:tr w14:paraId="4000FA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shd w:val="clear" w:color="auto" w:fill="auto"/>
            <w:vAlign w:val="center"/>
          </w:tcPr>
          <w:p w14:paraId="0F0D133F">
            <w:pPr>
              <w:pStyle w:val="478"/>
              <w:keepNext w:val="0"/>
              <w:keepLines w:val="0"/>
              <w:pageBreakBefore w:val="0"/>
              <w:widowControl/>
              <w:numPr>
                <w:ilvl w:val="0"/>
                <w:numId w:val="0"/>
              </w:numPr>
              <w:kinsoku w:val="0"/>
              <w:wordWrap/>
              <w:overflowPunct/>
              <w:topLinePunct w:val="0"/>
              <w:autoSpaceDE w:val="0"/>
              <w:autoSpaceDN w:val="0"/>
              <w:bidi w:val="0"/>
              <w:adjustRightInd w:val="0"/>
              <w:snapToGrid w:val="0"/>
              <w:spacing w:line="240" w:lineRule="auto"/>
              <w:ind w:left="454" w:leftChars="0" w:hanging="454" w:firstLineChars="0"/>
              <w:jc w:val="center"/>
              <w:textAlignment w:val="baseline"/>
              <w:rPr>
                <w:rFonts w:ascii="宋体" w:hAnsi="宋体" w:eastAsia="宋体" w:cs="宋体"/>
                <w:snapToGrid w:val="0"/>
                <w:color w:val="auto"/>
                <w:kern w:val="0"/>
                <w:sz w:val="22"/>
                <w:szCs w:val="22"/>
                <w:highlight w:val="none"/>
                <w:lang w:val="en-US" w:eastAsia="en-US" w:bidi="ar-SA"/>
              </w:rPr>
            </w:pPr>
            <w:r>
              <w:rPr>
                <w:rFonts w:hint="default" w:ascii="宋体" w:hAnsi="宋体" w:eastAsia="宋体" w:cs="宋体"/>
                <w:snapToGrid w:val="0"/>
                <w:color w:val="auto"/>
                <w:kern w:val="0"/>
                <w:sz w:val="22"/>
                <w:szCs w:val="22"/>
                <w:lang w:val="en-US" w:eastAsia="en-US" w:bidi="ar-SA"/>
              </w:rPr>
              <w:t>44</w:t>
            </w:r>
          </w:p>
        </w:tc>
        <w:tc>
          <w:tcPr>
            <w:tcW w:w="1714" w:type="dxa"/>
            <w:vAlign w:val="center"/>
          </w:tcPr>
          <w:p w14:paraId="6518B1A8">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spacing w:val="4"/>
                <w:highlight w:val="none"/>
              </w:rPr>
              <w:t>班椅3</w:t>
            </w:r>
          </w:p>
        </w:tc>
        <w:tc>
          <w:tcPr>
            <w:tcW w:w="1080" w:type="dxa"/>
            <w:vAlign w:val="center"/>
          </w:tcPr>
          <w:p w14:paraId="1358430D">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position w:val="-2"/>
                <w:highlight w:val="none"/>
              </w:rPr>
              <w:t>6</w:t>
            </w:r>
          </w:p>
        </w:tc>
        <w:tc>
          <w:tcPr>
            <w:tcW w:w="960" w:type="dxa"/>
            <w:vAlign w:val="center"/>
          </w:tcPr>
          <w:p w14:paraId="3CF15EF4">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highlight w:val="none"/>
              </w:rPr>
              <w:t>张</w:t>
            </w:r>
          </w:p>
        </w:tc>
        <w:tc>
          <w:tcPr>
            <w:tcW w:w="4838" w:type="dxa"/>
            <w:vAlign w:val="top"/>
          </w:tcPr>
          <w:p w14:paraId="47805042">
            <w:pPr>
              <w:pStyle w:val="478"/>
              <w:keepNext w:val="0"/>
              <w:keepLines w:val="0"/>
              <w:pageBreakBefore w:val="0"/>
              <w:widowControl/>
              <w:kinsoku w:val="0"/>
              <w:wordWrap/>
              <w:overflowPunct/>
              <w:topLinePunct w:val="0"/>
              <w:autoSpaceDE w:val="0"/>
              <w:autoSpaceDN w:val="0"/>
              <w:bidi w:val="0"/>
              <w:adjustRightInd w:val="0"/>
              <w:snapToGrid w:val="0"/>
              <w:spacing w:before="46" w:line="240" w:lineRule="auto"/>
              <w:ind w:left="64"/>
              <w:textAlignment w:val="baseline"/>
              <w:rPr>
                <w:color w:val="auto"/>
                <w:highlight w:val="none"/>
              </w:rPr>
            </w:pPr>
            <w:r>
              <w:rPr>
                <w:color w:val="auto"/>
                <w:spacing w:val="2"/>
                <w:highlight w:val="none"/>
              </w:rPr>
              <w:t>行政科研楼</w:t>
            </w:r>
            <w:r>
              <w:rPr>
                <w:rFonts w:hint="eastAsia"/>
                <w:color w:val="auto"/>
                <w:spacing w:val="2"/>
                <w:highlight w:val="none"/>
                <w:lang w:val="en-US" w:eastAsia="zh-CN"/>
              </w:rPr>
              <w:t xml:space="preserve"> </w:t>
            </w:r>
            <w:r>
              <w:rPr>
                <w:color w:val="auto"/>
                <w:spacing w:val="2"/>
                <w:highlight w:val="none"/>
              </w:rPr>
              <w:t>5F:</w:t>
            </w:r>
            <w:r>
              <w:rPr>
                <w:rFonts w:hint="eastAsia"/>
                <w:color w:val="auto"/>
                <w:spacing w:val="2"/>
                <w:highlight w:val="none"/>
                <w:lang w:val="en-US" w:eastAsia="zh-CN"/>
              </w:rPr>
              <w:t xml:space="preserve"> </w:t>
            </w:r>
            <w:r>
              <w:rPr>
                <w:color w:val="auto"/>
                <w:spacing w:val="2"/>
                <w:highlight w:val="none"/>
              </w:rPr>
              <w:t>独立小办公室(6间)</w:t>
            </w:r>
          </w:p>
        </w:tc>
        <w:tc>
          <w:tcPr>
            <w:tcW w:w="2013" w:type="dxa"/>
            <w:vAlign w:val="top"/>
          </w:tcPr>
          <w:p w14:paraId="1E7F3D6E">
            <w:pPr>
              <w:pStyle w:val="478"/>
              <w:keepNext w:val="0"/>
              <w:keepLines w:val="0"/>
              <w:pageBreakBefore w:val="0"/>
              <w:widowControl/>
              <w:kinsoku w:val="0"/>
              <w:wordWrap/>
              <w:overflowPunct/>
              <w:topLinePunct w:val="0"/>
              <w:autoSpaceDE w:val="0"/>
              <w:autoSpaceDN w:val="0"/>
              <w:bidi w:val="0"/>
              <w:adjustRightInd w:val="0"/>
              <w:snapToGrid w:val="0"/>
              <w:spacing w:before="46" w:line="240" w:lineRule="auto"/>
              <w:ind w:left="64"/>
              <w:textAlignment w:val="baseline"/>
              <w:rPr>
                <w:color w:val="auto"/>
                <w:spacing w:val="2"/>
                <w:highlight w:val="none"/>
              </w:rPr>
            </w:pPr>
          </w:p>
        </w:tc>
        <w:tc>
          <w:tcPr>
            <w:tcW w:w="2228" w:type="dxa"/>
            <w:vAlign w:val="top"/>
          </w:tcPr>
          <w:p w14:paraId="0D92E3BA">
            <w:pPr>
              <w:pStyle w:val="478"/>
              <w:keepNext w:val="0"/>
              <w:keepLines w:val="0"/>
              <w:pageBreakBefore w:val="0"/>
              <w:widowControl/>
              <w:kinsoku w:val="0"/>
              <w:wordWrap/>
              <w:overflowPunct/>
              <w:topLinePunct w:val="0"/>
              <w:autoSpaceDE w:val="0"/>
              <w:autoSpaceDN w:val="0"/>
              <w:bidi w:val="0"/>
              <w:adjustRightInd w:val="0"/>
              <w:snapToGrid w:val="0"/>
              <w:spacing w:before="46" w:line="240" w:lineRule="auto"/>
              <w:ind w:left="64"/>
              <w:textAlignment w:val="baseline"/>
              <w:rPr>
                <w:color w:val="auto"/>
                <w:spacing w:val="2"/>
                <w:highlight w:val="none"/>
              </w:rPr>
            </w:pPr>
          </w:p>
        </w:tc>
      </w:tr>
      <w:tr w14:paraId="1871A7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shd w:val="clear" w:color="auto" w:fill="auto"/>
            <w:vAlign w:val="center"/>
          </w:tcPr>
          <w:p w14:paraId="5BA5C1F3">
            <w:pPr>
              <w:pStyle w:val="478"/>
              <w:keepNext w:val="0"/>
              <w:keepLines w:val="0"/>
              <w:pageBreakBefore w:val="0"/>
              <w:widowControl/>
              <w:numPr>
                <w:ilvl w:val="0"/>
                <w:numId w:val="0"/>
              </w:numPr>
              <w:kinsoku w:val="0"/>
              <w:wordWrap/>
              <w:overflowPunct/>
              <w:topLinePunct w:val="0"/>
              <w:autoSpaceDE w:val="0"/>
              <w:autoSpaceDN w:val="0"/>
              <w:bidi w:val="0"/>
              <w:adjustRightInd w:val="0"/>
              <w:snapToGrid w:val="0"/>
              <w:spacing w:line="240" w:lineRule="auto"/>
              <w:ind w:left="454" w:leftChars="0" w:hanging="454" w:firstLineChars="0"/>
              <w:jc w:val="center"/>
              <w:textAlignment w:val="baseline"/>
              <w:rPr>
                <w:rFonts w:ascii="宋体" w:hAnsi="宋体" w:eastAsia="宋体" w:cs="宋体"/>
                <w:snapToGrid w:val="0"/>
                <w:color w:val="auto"/>
                <w:kern w:val="0"/>
                <w:sz w:val="22"/>
                <w:szCs w:val="22"/>
                <w:highlight w:val="none"/>
                <w:lang w:val="en-US" w:eastAsia="en-US" w:bidi="ar-SA"/>
              </w:rPr>
            </w:pPr>
            <w:r>
              <w:rPr>
                <w:rFonts w:hint="default" w:ascii="宋体" w:hAnsi="宋体" w:eastAsia="宋体" w:cs="宋体"/>
                <w:snapToGrid w:val="0"/>
                <w:color w:val="auto"/>
                <w:kern w:val="0"/>
                <w:sz w:val="22"/>
                <w:szCs w:val="22"/>
                <w:lang w:val="en-US" w:eastAsia="en-US" w:bidi="ar-SA"/>
              </w:rPr>
              <w:t>45</w:t>
            </w:r>
          </w:p>
        </w:tc>
        <w:tc>
          <w:tcPr>
            <w:tcW w:w="1714" w:type="dxa"/>
            <w:vAlign w:val="center"/>
          </w:tcPr>
          <w:p w14:paraId="37B7CBA6">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spacing w:val="3"/>
                <w:highlight w:val="none"/>
              </w:rPr>
              <w:t>班前椅3</w:t>
            </w:r>
          </w:p>
        </w:tc>
        <w:tc>
          <w:tcPr>
            <w:tcW w:w="1080" w:type="dxa"/>
            <w:vAlign w:val="center"/>
          </w:tcPr>
          <w:p w14:paraId="2EE93C30">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spacing w:val="-7"/>
                <w:position w:val="-2"/>
                <w:highlight w:val="none"/>
              </w:rPr>
              <w:t>12</w:t>
            </w:r>
          </w:p>
        </w:tc>
        <w:tc>
          <w:tcPr>
            <w:tcW w:w="960" w:type="dxa"/>
            <w:vAlign w:val="center"/>
          </w:tcPr>
          <w:p w14:paraId="2BFCEEC3">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highlight w:val="none"/>
              </w:rPr>
              <w:t>张</w:t>
            </w:r>
          </w:p>
        </w:tc>
        <w:tc>
          <w:tcPr>
            <w:tcW w:w="4838" w:type="dxa"/>
            <w:vAlign w:val="top"/>
          </w:tcPr>
          <w:p w14:paraId="7C02BD19">
            <w:pPr>
              <w:pStyle w:val="478"/>
              <w:keepNext w:val="0"/>
              <w:keepLines w:val="0"/>
              <w:pageBreakBefore w:val="0"/>
              <w:widowControl/>
              <w:kinsoku w:val="0"/>
              <w:wordWrap/>
              <w:overflowPunct/>
              <w:topLinePunct w:val="0"/>
              <w:autoSpaceDE w:val="0"/>
              <w:autoSpaceDN w:val="0"/>
              <w:bidi w:val="0"/>
              <w:adjustRightInd w:val="0"/>
              <w:snapToGrid w:val="0"/>
              <w:spacing w:before="46" w:line="240" w:lineRule="auto"/>
              <w:ind w:left="64"/>
              <w:textAlignment w:val="baseline"/>
              <w:rPr>
                <w:color w:val="auto"/>
                <w:highlight w:val="none"/>
              </w:rPr>
            </w:pPr>
            <w:r>
              <w:rPr>
                <w:color w:val="auto"/>
                <w:spacing w:val="2"/>
                <w:highlight w:val="none"/>
              </w:rPr>
              <w:t>行政科研楼</w:t>
            </w:r>
            <w:r>
              <w:rPr>
                <w:rFonts w:hint="eastAsia"/>
                <w:color w:val="auto"/>
                <w:spacing w:val="2"/>
                <w:highlight w:val="none"/>
                <w:lang w:val="en-US" w:eastAsia="zh-CN"/>
              </w:rPr>
              <w:t xml:space="preserve"> </w:t>
            </w:r>
            <w:r>
              <w:rPr>
                <w:color w:val="auto"/>
                <w:spacing w:val="2"/>
                <w:highlight w:val="none"/>
              </w:rPr>
              <w:t>5F:</w:t>
            </w:r>
            <w:r>
              <w:rPr>
                <w:rFonts w:hint="eastAsia"/>
                <w:color w:val="auto"/>
                <w:spacing w:val="2"/>
                <w:highlight w:val="none"/>
                <w:lang w:val="en-US" w:eastAsia="zh-CN"/>
              </w:rPr>
              <w:t xml:space="preserve"> </w:t>
            </w:r>
            <w:r>
              <w:rPr>
                <w:color w:val="auto"/>
                <w:spacing w:val="2"/>
                <w:highlight w:val="none"/>
              </w:rPr>
              <w:t>独立小办公室(6间)</w:t>
            </w:r>
          </w:p>
        </w:tc>
        <w:tc>
          <w:tcPr>
            <w:tcW w:w="2013" w:type="dxa"/>
            <w:vAlign w:val="top"/>
          </w:tcPr>
          <w:p w14:paraId="7B0D281A">
            <w:pPr>
              <w:pStyle w:val="478"/>
              <w:keepNext w:val="0"/>
              <w:keepLines w:val="0"/>
              <w:pageBreakBefore w:val="0"/>
              <w:widowControl/>
              <w:kinsoku w:val="0"/>
              <w:wordWrap/>
              <w:overflowPunct/>
              <w:topLinePunct w:val="0"/>
              <w:autoSpaceDE w:val="0"/>
              <w:autoSpaceDN w:val="0"/>
              <w:bidi w:val="0"/>
              <w:adjustRightInd w:val="0"/>
              <w:snapToGrid w:val="0"/>
              <w:spacing w:before="46" w:line="240" w:lineRule="auto"/>
              <w:ind w:left="64"/>
              <w:textAlignment w:val="baseline"/>
              <w:rPr>
                <w:color w:val="auto"/>
                <w:spacing w:val="2"/>
                <w:highlight w:val="none"/>
              </w:rPr>
            </w:pPr>
          </w:p>
        </w:tc>
        <w:tc>
          <w:tcPr>
            <w:tcW w:w="2228" w:type="dxa"/>
            <w:vAlign w:val="top"/>
          </w:tcPr>
          <w:p w14:paraId="0A37AFDD">
            <w:pPr>
              <w:pStyle w:val="478"/>
              <w:keepNext w:val="0"/>
              <w:keepLines w:val="0"/>
              <w:pageBreakBefore w:val="0"/>
              <w:widowControl/>
              <w:kinsoku w:val="0"/>
              <w:wordWrap/>
              <w:overflowPunct/>
              <w:topLinePunct w:val="0"/>
              <w:autoSpaceDE w:val="0"/>
              <w:autoSpaceDN w:val="0"/>
              <w:bidi w:val="0"/>
              <w:adjustRightInd w:val="0"/>
              <w:snapToGrid w:val="0"/>
              <w:spacing w:before="46" w:line="240" w:lineRule="auto"/>
              <w:ind w:left="64"/>
              <w:textAlignment w:val="baseline"/>
              <w:rPr>
                <w:color w:val="auto"/>
                <w:spacing w:val="2"/>
                <w:highlight w:val="none"/>
              </w:rPr>
            </w:pPr>
          </w:p>
        </w:tc>
      </w:tr>
      <w:tr w14:paraId="46E510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shd w:val="clear" w:color="auto" w:fill="auto"/>
            <w:vAlign w:val="center"/>
          </w:tcPr>
          <w:p w14:paraId="272202B7">
            <w:pPr>
              <w:pStyle w:val="478"/>
              <w:keepNext w:val="0"/>
              <w:keepLines w:val="0"/>
              <w:pageBreakBefore w:val="0"/>
              <w:widowControl/>
              <w:numPr>
                <w:ilvl w:val="0"/>
                <w:numId w:val="0"/>
              </w:numPr>
              <w:kinsoku w:val="0"/>
              <w:wordWrap/>
              <w:overflowPunct/>
              <w:topLinePunct w:val="0"/>
              <w:autoSpaceDE w:val="0"/>
              <w:autoSpaceDN w:val="0"/>
              <w:bidi w:val="0"/>
              <w:adjustRightInd w:val="0"/>
              <w:snapToGrid w:val="0"/>
              <w:spacing w:line="240" w:lineRule="auto"/>
              <w:ind w:left="454" w:leftChars="0" w:hanging="454" w:firstLineChars="0"/>
              <w:jc w:val="center"/>
              <w:textAlignment w:val="baseline"/>
              <w:rPr>
                <w:rFonts w:ascii="宋体" w:hAnsi="宋体" w:eastAsia="宋体" w:cs="宋体"/>
                <w:snapToGrid w:val="0"/>
                <w:color w:val="auto"/>
                <w:kern w:val="0"/>
                <w:sz w:val="22"/>
                <w:szCs w:val="22"/>
                <w:highlight w:val="none"/>
                <w:lang w:val="en-US" w:eastAsia="en-US" w:bidi="ar-SA"/>
              </w:rPr>
            </w:pPr>
            <w:r>
              <w:rPr>
                <w:rFonts w:hint="default" w:ascii="宋体" w:hAnsi="宋体" w:eastAsia="宋体" w:cs="宋体"/>
                <w:snapToGrid w:val="0"/>
                <w:color w:val="auto"/>
                <w:kern w:val="0"/>
                <w:sz w:val="22"/>
                <w:szCs w:val="22"/>
                <w:lang w:val="en-US" w:eastAsia="en-US" w:bidi="ar-SA"/>
              </w:rPr>
              <w:t>46</w:t>
            </w:r>
          </w:p>
        </w:tc>
        <w:tc>
          <w:tcPr>
            <w:tcW w:w="1714" w:type="dxa"/>
            <w:vAlign w:val="center"/>
          </w:tcPr>
          <w:p w14:paraId="1E28DA6C">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spacing w:val="2"/>
                <w:highlight w:val="none"/>
              </w:rPr>
              <w:t>双人沙发3</w:t>
            </w:r>
          </w:p>
        </w:tc>
        <w:tc>
          <w:tcPr>
            <w:tcW w:w="1080" w:type="dxa"/>
            <w:vAlign w:val="center"/>
          </w:tcPr>
          <w:p w14:paraId="35528130">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position w:val="-2"/>
                <w:highlight w:val="none"/>
              </w:rPr>
              <w:t>6</w:t>
            </w:r>
          </w:p>
        </w:tc>
        <w:tc>
          <w:tcPr>
            <w:tcW w:w="960" w:type="dxa"/>
            <w:vAlign w:val="center"/>
          </w:tcPr>
          <w:p w14:paraId="59F4E75C">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highlight w:val="none"/>
              </w:rPr>
              <w:t>张</w:t>
            </w:r>
          </w:p>
        </w:tc>
        <w:tc>
          <w:tcPr>
            <w:tcW w:w="4838" w:type="dxa"/>
            <w:vAlign w:val="top"/>
          </w:tcPr>
          <w:p w14:paraId="7C0978DC">
            <w:pPr>
              <w:pStyle w:val="478"/>
              <w:keepNext w:val="0"/>
              <w:keepLines w:val="0"/>
              <w:pageBreakBefore w:val="0"/>
              <w:widowControl/>
              <w:kinsoku w:val="0"/>
              <w:wordWrap/>
              <w:overflowPunct/>
              <w:topLinePunct w:val="0"/>
              <w:autoSpaceDE w:val="0"/>
              <w:autoSpaceDN w:val="0"/>
              <w:bidi w:val="0"/>
              <w:adjustRightInd w:val="0"/>
              <w:snapToGrid w:val="0"/>
              <w:spacing w:before="46" w:line="240" w:lineRule="auto"/>
              <w:ind w:left="64"/>
              <w:textAlignment w:val="baseline"/>
              <w:rPr>
                <w:color w:val="auto"/>
                <w:highlight w:val="none"/>
              </w:rPr>
            </w:pPr>
            <w:r>
              <w:rPr>
                <w:color w:val="auto"/>
                <w:spacing w:val="2"/>
                <w:highlight w:val="none"/>
              </w:rPr>
              <w:t>行政科研楼</w:t>
            </w:r>
            <w:r>
              <w:rPr>
                <w:rFonts w:hint="eastAsia"/>
                <w:color w:val="auto"/>
                <w:spacing w:val="2"/>
                <w:highlight w:val="none"/>
                <w:lang w:val="en-US" w:eastAsia="zh-CN"/>
              </w:rPr>
              <w:t xml:space="preserve"> </w:t>
            </w:r>
            <w:r>
              <w:rPr>
                <w:color w:val="auto"/>
                <w:spacing w:val="2"/>
                <w:highlight w:val="none"/>
              </w:rPr>
              <w:t>5F:</w:t>
            </w:r>
            <w:r>
              <w:rPr>
                <w:rFonts w:hint="eastAsia"/>
                <w:color w:val="auto"/>
                <w:spacing w:val="2"/>
                <w:highlight w:val="none"/>
                <w:lang w:val="en-US" w:eastAsia="zh-CN"/>
              </w:rPr>
              <w:t xml:space="preserve"> </w:t>
            </w:r>
            <w:r>
              <w:rPr>
                <w:color w:val="auto"/>
                <w:spacing w:val="2"/>
                <w:highlight w:val="none"/>
              </w:rPr>
              <w:t>独立小办公室(6间)</w:t>
            </w:r>
          </w:p>
        </w:tc>
        <w:tc>
          <w:tcPr>
            <w:tcW w:w="2013" w:type="dxa"/>
            <w:vAlign w:val="top"/>
          </w:tcPr>
          <w:p w14:paraId="12E7435F">
            <w:pPr>
              <w:pStyle w:val="478"/>
              <w:keepNext w:val="0"/>
              <w:keepLines w:val="0"/>
              <w:pageBreakBefore w:val="0"/>
              <w:widowControl/>
              <w:kinsoku w:val="0"/>
              <w:wordWrap/>
              <w:overflowPunct/>
              <w:topLinePunct w:val="0"/>
              <w:autoSpaceDE w:val="0"/>
              <w:autoSpaceDN w:val="0"/>
              <w:bidi w:val="0"/>
              <w:adjustRightInd w:val="0"/>
              <w:snapToGrid w:val="0"/>
              <w:spacing w:before="46" w:line="240" w:lineRule="auto"/>
              <w:ind w:left="64"/>
              <w:textAlignment w:val="baseline"/>
              <w:rPr>
                <w:color w:val="auto"/>
                <w:spacing w:val="2"/>
                <w:highlight w:val="none"/>
              </w:rPr>
            </w:pPr>
          </w:p>
        </w:tc>
        <w:tc>
          <w:tcPr>
            <w:tcW w:w="2228" w:type="dxa"/>
            <w:vAlign w:val="top"/>
          </w:tcPr>
          <w:p w14:paraId="0A57CA6C">
            <w:pPr>
              <w:pStyle w:val="478"/>
              <w:keepNext w:val="0"/>
              <w:keepLines w:val="0"/>
              <w:pageBreakBefore w:val="0"/>
              <w:widowControl/>
              <w:kinsoku w:val="0"/>
              <w:wordWrap/>
              <w:overflowPunct/>
              <w:topLinePunct w:val="0"/>
              <w:autoSpaceDE w:val="0"/>
              <w:autoSpaceDN w:val="0"/>
              <w:bidi w:val="0"/>
              <w:adjustRightInd w:val="0"/>
              <w:snapToGrid w:val="0"/>
              <w:spacing w:before="46" w:line="240" w:lineRule="auto"/>
              <w:ind w:left="64"/>
              <w:textAlignment w:val="baseline"/>
              <w:rPr>
                <w:color w:val="auto"/>
                <w:spacing w:val="2"/>
                <w:highlight w:val="none"/>
              </w:rPr>
            </w:pPr>
          </w:p>
        </w:tc>
      </w:tr>
      <w:tr w14:paraId="233D1D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shd w:val="clear" w:color="auto" w:fill="auto"/>
            <w:vAlign w:val="center"/>
          </w:tcPr>
          <w:p w14:paraId="21112F1D">
            <w:pPr>
              <w:pStyle w:val="478"/>
              <w:keepNext w:val="0"/>
              <w:keepLines w:val="0"/>
              <w:pageBreakBefore w:val="0"/>
              <w:widowControl/>
              <w:numPr>
                <w:ilvl w:val="0"/>
                <w:numId w:val="0"/>
              </w:numPr>
              <w:kinsoku w:val="0"/>
              <w:wordWrap/>
              <w:overflowPunct/>
              <w:topLinePunct w:val="0"/>
              <w:autoSpaceDE w:val="0"/>
              <w:autoSpaceDN w:val="0"/>
              <w:bidi w:val="0"/>
              <w:adjustRightInd w:val="0"/>
              <w:snapToGrid w:val="0"/>
              <w:spacing w:line="240" w:lineRule="auto"/>
              <w:ind w:left="454" w:leftChars="0" w:hanging="454" w:firstLineChars="0"/>
              <w:jc w:val="center"/>
              <w:textAlignment w:val="baseline"/>
              <w:rPr>
                <w:rFonts w:ascii="宋体" w:hAnsi="宋体" w:eastAsia="宋体" w:cs="宋体"/>
                <w:snapToGrid w:val="0"/>
                <w:color w:val="auto"/>
                <w:kern w:val="0"/>
                <w:sz w:val="22"/>
                <w:szCs w:val="22"/>
                <w:highlight w:val="none"/>
                <w:lang w:val="en-US" w:eastAsia="en-US" w:bidi="ar-SA"/>
              </w:rPr>
            </w:pPr>
            <w:r>
              <w:rPr>
                <w:rFonts w:hint="default" w:ascii="宋体" w:hAnsi="宋体" w:eastAsia="宋体" w:cs="宋体"/>
                <w:snapToGrid w:val="0"/>
                <w:color w:val="auto"/>
                <w:kern w:val="0"/>
                <w:sz w:val="22"/>
                <w:szCs w:val="22"/>
                <w:lang w:val="en-US" w:eastAsia="en-US" w:bidi="ar-SA"/>
              </w:rPr>
              <w:t>47</w:t>
            </w:r>
          </w:p>
        </w:tc>
        <w:tc>
          <w:tcPr>
            <w:tcW w:w="1714" w:type="dxa"/>
            <w:vAlign w:val="center"/>
          </w:tcPr>
          <w:p w14:paraId="227EF469">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spacing w:val="2"/>
                <w:highlight w:val="none"/>
              </w:rPr>
              <w:t>单人沙发3</w:t>
            </w:r>
          </w:p>
        </w:tc>
        <w:tc>
          <w:tcPr>
            <w:tcW w:w="1080" w:type="dxa"/>
            <w:vAlign w:val="center"/>
          </w:tcPr>
          <w:p w14:paraId="6C9AC7EF">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position w:val="-2"/>
                <w:highlight w:val="none"/>
              </w:rPr>
              <w:t>6</w:t>
            </w:r>
          </w:p>
        </w:tc>
        <w:tc>
          <w:tcPr>
            <w:tcW w:w="960" w:type="dxa"/>
            <w:vAlign w:val="center"/>
          </w:tcPr>
          <w:p w14:paraId="29D933C9">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highlight w:val="none"/>
              </w:rPr>
              <w:t>张</w:t>
            </w:r>
          </w:p>
        </w:tc>
        <w:tc>
          <w:tcPr>
            <w:tcW w:w="4838" w:type="dxa"/>
            <w:vAlign w:val="top"/>
          </w:tcPr>
          <w:p w14:paraId="1D240BAE">
            <w:pPr>
              <w:pStyle w:val="478"/>
              <w:keepNext w:val="0"/>
              <w:keepLines w:val="0"/>
              <w:pageBreakBefore w:val="0"/>
              <w:widowControl/>
              <w:kinsoku w:val="0"/>
              <w:wordWrap/>
              <w:overflowPunct/>
              <w:topLinePunct w:val="0"/>
              <w:autoSpaceDE w:val="0"/>
              <w:autoSpaceDN w:val="0"/>
              <w:bidi w:val="0"/>
              <w:adjustRightInd w:val="0"/>
              <w:snapToGrid w:val="0"/>
              <w:spacing w:before="46" w:line="240" w:lineRule="auto"/>
              <w:ind w:left="64"/>
              <w:textAlignment w:val="baseline"/>
              <w:rPr>
                <w:color w:val="auto"/>
                <w:highlight w:val="none"/>
              </w:rPr>
            </w:pPr>
            <w:r>
              <w:rPr>
                <w:color w:val="auto"/>
                <w:spacing w:val="2"/>
                <w:highlight w:val="none"/>
              </w:rPr>
              <w:t>行政科研楼</w:t>
            </w:r>
            <w:r>
              <w:rPr>
                <w:rFonts w:hint="eastAsia"/>
                <w:color w:val="auto"/>
                <w:spacing w:val="2"/>
                <w:highlight w:val="none"/>
                <w:lang w:val="en-US" w:eastAsia="zh-CN"/>
              </w:rPr>
              <w:t xml:space="preserve"> </w:t>
            </w:r>
            <w:r>
              <w:rPr>
                <w:color w:val="auto"/>
                <w:spacing w:val="2"/>
                <w:highlight w:val="none"/>
              </w:rPr>
              <w:t>5F:</w:t>
            </w:r>
            <w:r>
              <w:rPr>
                <w:rFonts w:hint="eastAsia"/>
                <w:color w:val="auto"/>
                <w:spacing w:val="2"/>
                <w:highlight w:val="none"/>
                <w:lang w:val="en-US" w:eastAsia="zh-CN"/>
              </w:rPr>
              <w:t xml:space="preserve"> </w:t>
            </w:r>
            <w:r>
              <w:rPr>
                <w:color w:val="auto"/>
                <w:spacing w:val="2"/>
                <w:highlight w:val="none"/>
              </w:rPr>
              <w:t>独立小办公室(6间)</w:t>
            </w:r>
          </w:p>
        </w:tc>
        <w:tc>
          <w:tcPr>
            <w:tcW w:w="2013" w:type="dxa"/>
            <w:vAlign w:val="top"/>
          </w:tcPr>
          <w:p w14:paraId="4CFE724B">
            <w:pPr>
              <w:pStyle w:val="478"/>
              <w:keepNext w:val="0"/>
              <w:keepLines w:val="0"/>
              <w:pageBreakBefore w:val="0"/>
              <w:widowControl/>
              <w:kinsoku w:val="0"/>
              <w:wordWrap/>
              <w:overflowPunct/>
              <w:topLinePunct w:val="0"/>
              <w:autoSpaceDE w:val="0"/>
              <w:autoSpaceDN w:val="0"/>
              <w:bidi w:val="0"/>
              <w:adjustRightInd w:val="0"/>
              <w:snapToGrid w:val="0"/>
              <w:spacing w:before="46" w:line="240" w:lineRule="auto"/>
              <w:ind w:left="64"/>
              <w:textAlignment w:val="baseline"/>
              <w:rPr>
                <w:color w:val="auto"/>
                <w:spacing w:val="2"/>
                <w:highlight w:val="none"/>
              </w:rPr>
            </w:pPr>
          </w:p>
        </w:tc>
        <w:tc>
          <w:tcPr>
            <w:tcW w:w="2228" w:type="dxa"/>
            <w:vAlign w:val="top"/>
          </w:tcPr>
          <w:p w14:paraId="7BE6E66F">
            <w:pPr>
              <w:pStyle w:val="478"/>
              <w:keepNext w:val="0"/>
              <w:keepLines w:val="0"/>
              <w:pageBreakBefore w:val="0"/>
              <w:widowControl/>
              <w:kinsoku w:val="0"/>
              <w:wordWrap/>
              <w:overflowPunct/>
              <w:topLinePunct w:val="0"/>
              <w:autoSpaceDE w:val="0"/>
              <w:autoSpaceDN w:val="0"/>
              <w:bidi w:val="0"/>
              <w:adjustRightInd w:val="0"/>
              <w:snapToGrid w:val="0"/>
              <w:spacing w:before="46" w:line="240" w:lineRule="auto"/>
              <w:ind w:left="64"/>
              <w:textAlignment w:val="baseline"/>
              <w:rPr>
                <w:color w:val="auto"/>
                <w:spacing w:val="2"/>
                <w:highlight w:val="none"/>
              </w:rPr>
            </w:pPr>
          </w:p>
        </w:tc>
      </w:tr>
      <w:tr w14:paraId="446CA3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vAlign w:val="center"/>
          </w:tcPr>
          <w:p w14:paraId="3FF0684B">
            <w:pPr>
              <w:pStyle w:val="478"/>
              <w:keepNext w:val="0"/>
              <w:keepLines w:val="0"/>
              <w:pageBreakBefore w:val="0"/>
              <w:widowControl/>
              <w:numPr>
                <w:ilvl w:val="0"/>
                <w:numId w:val="0"/>
              </w:numPr>
              <w:kinsoku w:val="0"/>
              <w:wordWrap/>
              <w:overflowPunct/>
              <w:topLinePunct w:val="0"/>
              <w:autoSpaceDE w:val="0"/>
              <w:autoSpaceDN w:val="0"/>
              <w:bidi w:val="0"/>
              <w:adjustRightInd w:val="0"/>
              <w:snapToGrid w:val="0"/>
              <w:spacing w:line="240" w:lineRule="auto"/>
              <w:ind w:left="454" w:leftChars="0" w:hanging="454" w:firstLineChars="0"/>
              <w:jc w:val="center"/>
              <w:textAlignment w:val="baseline"/>
              <w:rPr>
                <w:rFonts w:hint="default" w:eastAsia="宋体"/>
                <w:color w:val="auto"/>
                <w:highlight w:val="none"/>
                <w:lang w:val="en-US" w:eastAsia="zh-CN"/>
              </w:rPr>
            </w:pPr>
            <w:r>
              <w:rPr>
                <w:rFonts w:hint="eastAsia"/>
                <w:color w:val="auto"/>
                <w:highlight w:val="none"/>
                <w:lang w:val="en-US" w:eastAsia="zh-CN"/>
              </w:rPr>
              <w:t>48</w:t>
            </w:r>
          </w:p>
        </w:tc>
        <w:tc>
          <w:tcPr>
            <w:tcW w:w="1714" w:type="dxa"/>
            <w:vAlign w:val="center"/>
          </w:tcPr>
          <w:p w14:paraId="66CAA973">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spacing w:val="3"/>
                <w:highlight w:val="none"/>
              </w:rPr>
              <w:t>长茶几3</w:t>
            </w:r>
          </w:p>
        </w:tc>
        <w:tc>
          <w:tcPr>
            <w:tcW w:w="1080" w:type="dxa"/>
            <w:vAlign w:val="center"/>
          </w:tcPr>
          <w:p w14:paraId="656818F0">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position w:val="-2"/>
                <w:highlight w:val="none"/>
              </w:rPr>
              <w:t>6</w:t>
            </w:r>
          </w:p>
        </w:tc>
        <w:tc>
          <w:tcPr>
            <w:tcW w:w="960" w:type="dxa"/>
            <w:vAlign w:val="center"/>
          </w:tcPr>
          <w:p w14:paraId="4165096B">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highlight w:val="none"/>
              </w:rPr>
              <w:t>张</w:t>
            </w:r>
          </w:p>
        </w:tc>
        <w:tc>
          <w:tcPr>
            <w:tcW w:w="4838" w:type="dxa"/>
            <w:vAlign w:val="top"/>
          </w:tcPr>
          <w:p w14:paraId="7EB51D76">
            <w:pPr>
              <w:pStyle w:val="478"/>
              <w:keepNext w:val="0"/>
              <w:keepLines w:val="0"/>
              <w:pageBreakBefore w:val="0"/>
              <w:widowControl/>
              <w:kinsoku w:val="0"/>
              <w:wordWrap/>
              <w:overflowPunct/>
              <w:topLinePunct w:val="0"/>
              <w:autoSpaceDE w:val="0"/>
              <w:autoSpaceDN w:val="0"/>
              <w:bidi w:val="0"/>
              <w:adjustRightInd w:val="0"/>
              <w:snapToGrid w:val="0"/>
              <w:spacing w:before="56" w:line="240" w:lineRule="auto"/>
              <w:ind w:left="64"/>
              <w:textAlignment w:val="baseline"/>
              <w:rPr>
                <w:color w:val="auto"/>
                <w:highlight w:val="none"/>
              </w:rPr>
            </w:pPr>
            <w:r>
              <w:rPr>
                <w:color w:val="auto"/>
                <w:spacing w:val="2"/>
                <w:highlight w:val="none"/>
              </w:rPr>
              <w:t>行政科研楼</w:t>
            </w:r>
            <w:r>
              <w:rPr>
                <w:rFonts w:hint="eastAsia"/>
                <w:color w:val="auto"/>
                <w:spacing w:val="2"/>
                <w:highlight w:val="none"/>
                <w:lang w:val="en-US" w:eastAsia="zh-CN"/>
              </w:rPr>
              <w:t xml:space="preserve"> </w:t>
            </w:r>
            <w:r>
              <w:rPr>
                <w:color w:val="auto"/>
                <w:spacing w:val="2"/>
                <w:highlight w:val="none"/>
              </w:rPr>
              <w:t>5F:</w:t>
            </w:r>
            <w:r>
              <w:rPr>
                <w:rFonts w:hint="eastAsia"/>
                <w:color w:val="auto"/>
                <w:spacing w:val="2"/>
                <w:highlight w:val="none"/>
                <w:lang w:val="en-US" w:eastAsia="zh-CN"/>
              </w:rPr>
              <w:t xml:space="preserve"> </w:t>
            </w:r>
            <w:r>
              <w:rPr>
                <w:color w:val="auto"/>
                <w:spacing w:val="2"/>
                <w:highlight w:val="none"/>
              </w:rPr>
              <w:t>独立小办公室(6间)</w:t>
            </w:r>
          </w:p>
        </w:tc>
        <w:tc>
          <w:tcPr>
            <w:tcW w:w="2013" w:type="dxa"/>
            <w:vAlign w:val="top"/>
          </w:tcPr>
          <w:p w14:paraId="4C68254F">
            <w:pPr>
              <w:pStyle w:val="478"/>
              <w:keepNext w:val="0"/>
              <w:keepLines w:val="0"/>
              <w:pageBreakBefore w:val="0"/>
              <w:widowControl/>
              <w:kinsoku w:val="0"/>
              <w:wordWrap/>
              <w:overflowPunct/>
              <w:topLinePunct w:val="0"/>
              <w:autoSpaceDE w:val="0"/>
              <w:autoSpaceDN w:val="0"/>
              <w:bidi w:val="0"/>
              <w:adjustRightInd w:val="0"/>
              <w:snapToGrid w:val="0"/>
              <w:spacing w:before="56" w:line="240" w:lineRule="auto"/>
              <w:ind w:left="64"/>
              <w:textAlignment w:val="baseline"/>
              <w:rPr>
                <w:color w:val="auto"/>
                <w:spacing w:val="2"/>
                <w:highlight w:val="none"/>
              </w:rPr>
            </w:pPr>
          </w:p>
        </w:tc>
        <w:tc>
          <w:tcPr>
            <w:tcW w:w="2228" w:type="dxa"/>
            <w:vAlign w:val="top"/>
          </w:tcPr>
          <w:p w14:paraId="78A10A6C">
            <w:pPr>
              <w:pStyle w:val="478"/>
              <w:keepNext w:val="0"/>
              <w:keepLines w:val="0"/>
              <w:pageBreakBefore w:val="0"/>
              <w:widowControl/>
              <w:kinsoku w:val="0"/>
              <w:wordWrap/>
              <w:overflowPunct/>
              <w:topLinePunct w:val="0"/>
              <w:autoSpaceDE w:val="0"/>
              <w:autoSpaceDN w:val="0"/>
              <w:bidi w:val="0"/>
              <w:adjustRightInd w:val="0"/>
              <w:snapToGrid w:val="0"/>
              <w:spacing w:before="56" w:line="240" w:lineRule="auto"/>
              <w:ind w:left="64"/>
              <w:textAlignment w:val="baseline"/>
              <w:rPr>
                <w:color w:val="auto"/>
                <w:spacing w:val="2"/>
                <w:highlight w:val="none"/>
              </w:rPr>
            </w:pPr>
          </w:p>
        </w:tc>
      </w:tr>
      <w:tr w14:paraId="0D8F98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vAlign w:val="center"/>
          </w:tcPr>
          <w:p w14:paraId="3A7DA9FB">
            <w:pPr>
              <w:pStyle w:val="478"/>
              <w:keepNext w:val="0"/>
              <w:keepLines w:val="0"/>
              <w:pageBreakBefore w:val="0"/>
              <w:widowControl/>
              <w:numPr>
                <w:ilvl w:val="0"/>
                <w:numId w:val="0"/>
              </w:numPr>
              <w:kinsoku w:val="0"/>
              <w:wordWrap/>
              <w:overflowPunct/>
              <w:topLinePunct w:val="0"/>
              <w:autoSpaceDE w:val="0"/>
              <w:autoSpaceDN w:val="0"/>
              <w:bidi w:val="0"/>
              <w:adjustRightInd w:val="0"/>
              <w:snapToGrid w:val="0"/>
              <w:spacing w:line="240" w:lineRule="auto"/>
              <w:ind w:left="454" w:leftChars="0" w:hanging="454" w:firstLineChars="0"/>
              <w:jc w:val="center"/>
              <w:textAlignment w:val="baseline"/>
              <w:rPr>
                <w:rFonts w:hint="default" w:eastAsia="宋体"/>
                <w:color w:val="auto"/>
                <w:highlight w:val="none"/>
                <w:lang w:val="en-US" w:eastAsia="zh-CN"/>
              </w:rPr>
            </w:pPr>
            <w:r>
              <w:rPr>
                <w:rFonts w:hint="eastAsia"/>
                <w:color w:val="auto"/>
                <w:highlight w:val="none"/>
                <w:lang w:val="en-US" w:eastAsia="zh-CN"/>
              </w:rPr>
              <w:t>49</w:t>
            </w:r>
          </w:p>
        </w:tc>
        <w:tc>
          <w:tcPr>
            <w:tcW w:w="1714" w:type="dxa"/>
            <w:vAlign w:val="center"/>
          </w:tcPr>
          <w:p w14:paraId="598AC91D">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spacing w:val="4"/>
                <w:highlight w:val="none"/>
              </w:rPr>
              <w:t>边几3</w:t>
            </w:r>
          </w:p>
        </w:tc>
        <w:tc>
          <w:tcPr>
            <w:tcW w:w="1080" w:type="dxa"/>
            <w:vAlign w:val="center"/>
          </w:tcPr>
          <w:p w14:paraId="54AC1CBF">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position w:val="-2"/>
                <w:highlight w:val="none"/>
              </w:rPr>
              <w:t>6</w:t>
            </w:r>
          </w:p>
        </w:tc>
        <w:tc>
          <w:tcPr>
            <w:tcW w:w="960" w:type="dxa"/>
            <w:vAlign w:val="center"/>
          </w:tcPr>
          <w:p w14:paraId="25A87373">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highlight w:val="none"/>
              </w:rPr>
              <w:t>张</w:t>
            </w:r>
          </w:p>
        </w:tc>
        <w:tc>
          <w:tcPr>
            <w:tcW w:w="4838" w:type="dxa"/>
            <w:vAlign w:val="top"/>
          </w:tcPr>
          <w:p w14:paraId="039AF993">
            <w:pPr>
              <w:pStyle w:val="478"/>
              <w:keepNext w:val="0"/>
              <w:keepLines w:val="0"/>
              <w:pageBreakBefore w:val="0"/>
              <w:widowControl/>
              <w:kinsoku w:val="0"/>
              <w:wordWrap/>
              <w:overflowPunct/>
              <w:topLinePunct w:val="0"/>
              <w:autoSpaceDE w:val="0"/>
              <w:autoSpaceDN w:val="0"/>
              <w:bidi w:val="0"/>
              <w:adjustRightInd w:val="0"/>
              <w:snapToGrid w:val="0"/>
              <w:spacing w:before="47" w:line="240" w:lineRule="auto"/>
              <w:ind w:left="64"/>
              <w:textAlignment w:val="baseline"/>
              <w:rPr>
                <w:color w:val="auto"/>
                <w:highlight w:val="none"/>
              </w:rPr>
            </w:pPr>
            <w:r>
              <w:rPr>
                <w:color w:val="auto"/>
                <w:spacing w:val="2"/>
                <w:highlight w:val="none"/>
              </w:rPr>
              <w:t>行政科研楼</w:t>
            </w:r>
            <w:r>
              <w:rPr>
                <w:rFonts w:hint="eastAsia"/>
                <w:color w:val="auto"/>
                <w:spacing w:val="2"/>
                <w:highlight w:val="none"/>
                <w:lang w:val="en-US" w:eastAsia="zh-CN"/>
              </w:rPr>
              <w:t xml:space="preserve"> </w:t>
            </w:r>
            <w:r>
              <w:rPr>
                <w:color w:val="auto"/>
                <w:spacing w:val="2"/>
                <w:highlight w:val="none"/>
              </w:rPr>
              <w:t>5F:</w:t>
            </w:r>
            <w:r>
              <w:rPr>
                <w:rFonts w:hint="eastAsia"/>
                <w:color w:val="auto"/>
                <w:spacing w:val="2"/>
                <w:highlight w:val="none"/>
                <w:lang w:val="en-US" w:eastAsia="zh-CN"/>
              </w:rPr>
              <w:t xml:space="preserve"> </w:t>
            </w:r>
            <w:r>
              <w:rPr>
                <w:color w:val="auto"/>
                <w:spacing w:val="2"/>
                <w:highlight w:val="none"/>
              </w:rPr>
              <w:t>独立小办公室(6间)</w:t>
            </w:r>
          </w:p>
        </w:tc>
        <w:tc>
          <w:tcPr>
            <w:tcW w:w="2013" w:type="dxa"/>
            <w:vAlign w:val="top"/>
          </w:tcPr>
          <w:p w14:paraId="7C844528">
            <w:pPr>
              <w:pStyle w:val="478"/>
              <w:keepNext w:val="0"/>
              <w:keepLines w:val="0"/>
              <w:pageBreakBefore w:val="0"/>
              <w:widowControl/>
              <w:kinsoku w:val="0"/>
              <w:wordWrap/>
              <w:overflowPunct/>
              <w:topLinePunct w:val="0"/>
              <w:autoSpaceDE w:val="0"/>
              <w:autoSpaceDN w:val="0"/>
              <w:bidi w:val="0"/>
              <w:adjustRightInd w:val="0"/>
              <w:snapToGrid w:val="0"/>
              <w:spacing w:before="47" w:line="240" w:lineRule="auto"/>
              <w:ind w:left="64"/>
              <w:textAlignment w:val="baseline"/>
              <w:rPr>
                <w:color w:val="auto"/>
                <w:spacing w:val="2"/>
                <w:highlight w:val="none"/>
              </w:rPr>
            </w:pPr>
          </w:p>
        </w:tc>
        <w:tc>
          <w:tcPr>
            <w:tcW w:w="2228" w:type="dxa"/>
            <w:vAlign w:val="top"/>
          </w:tcPr>
          <w:p w14:paraId="516C81B8">
            <w:pPr>
              <w:pStyle w:val="478"/>
              <w:keepNext w:val="0"/>
              <w:keepLines w:val="0"/>
              <w:pageBreakBefore w:val="0"/>
              <w:widowControl/>
              <w:kinsoku w:val="0"/>
              <w:wordWrap/>
              <w:overflowPunct/>
              <w:topLinePunct w:val="0"/>
              <w:autoSpaceDE w:val="0"/>
              <w:autoSpaceDN w:val="0"/>
              <w:bidi w:val="0"/>
              <w:adjustRightInd w:val="0"/>
              <w:snapToGrid w:val="0"/>
              <w:spacing w:before="47" w:line="240" w:lineRule="auto"/>
              <w:ind w:left="64"/>
              <w:textAlignment w:val="baseline"/>
              <w:rPr>
                <w:color w:val="auto"/>
                <w:spacing w:val="2"/>
                <w:highlight w:val="none"/>
              </w:rPr>
            </w:pPr>
          </w:p>
        </w:tc>
      </w:tr>
      <w:tr w14:paraId="574465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vAlign w:val="center"/>
          </w:tcPr>
          <w:p w14:paraId="6CBDC8D1">
            <w:pPr>
              <w:pStyle w:val="478"/>
              <w:keepNext w:val="0"/>
              <w:keepLines w:val="0"/>
              <w:pageBreakBefore w:val="0"/>
              <w:widowControl/>
              <w:numPr>
                <w:ilvl w:val="0"/>
                <w:numId w:val="0"/>
              </w:numPr>
              <w:kinsoku w:val="0"/>
              <w:wordWrap/>
              <w:overflowPunct/>
              <w:topLinePunct w:val="0"/>
              <w:autoSpaceDE w:val="0"/>
              <w:autoSpaceDN w:val="0"/>
              <w:bidi w:val="0"/>
              <w:adjustRightInd w:val="0"/>
              <w:snapToGrid w:val="0"/>
              <w:spacing w:line="240" w:lineRule="auto"/>
              <w:ind w:left="454" w:leftChars="0" w:hanging="454" w:firstLineChars="0"/>
              <w:jc w:val="center"/>
              <w:textAlignment w:val="baseline"/>
              <w:rPr>
                <w:rFonts w:hint="default" w:eastAsia="宋体"/>
                <w:color w:val="auto"/>
                <w:highlight w:val="none"/>
                <w:lang w:val="en-US" w:eastAsia="zh-CN"/>
              </w:rPr>
            </w:pPr>
            <w:r>
              <w:rPr>
                <w:rFonts w:hint="eastAsia"/>
                <w:color w:val="auto"/>
                <w:highlight w:val="none"/>
                <w:lang w:val="en-US" w:eastAsia="zh-CN"/>
              </w:rPr>
              <w:t>50</w:t>
            </w:r>
          </w:p>
        </w:tc>
        <w:tc>
          <w:tcPr>
            <w:tcW w:w="1714" w:type="dxa"/>
            <w:vAlign w:val="center"/>
          </w:tcPr>
          <w:p w14:paraId="393981D5">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spacing w:val="3"/>
                <w:highlight w:val="none"/>
              </w:rPr>
              <w:t>茶水柜</w:t>
            </w:r>
          </w:p>
        </w:tc>
        <w:tc>
          <w:tcPr>
            <w:tcW w:w="1080" w:type="dxa"/>
            <w:vAlign w:val="center"/>
          </w:tcPr>
          <w:p w14:paraId="04CBB003">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position w:val="-2"/>
                <w:highlight w:val="none"/>
              </w:rPr>
              <w:t>6</w:t>
            </w:r>
          </w:p>
        </w:tc>
        <w:tc>
          <w:tcPr>
            <w:tcW w:w="960" w:type="dxa"/>
            <w:vAlign w:val="center"/>
          </w:tcPr>
          <w:p w14:paraId="3901737E">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highlight w:val="none"/>
              </w:rPr>
              <w:t>个</w:t>
            </w:r>
          </w:p>
        </w:tc>
        <w:tc>
          <w:tcPr>
            <w:tcW w:w="4838" w:type="dxa"/>
            <w:vAlign w:val="top"/>
          </w:tcPr>
          <w:p w14:paraId="2337A5C7">
            <w:pPr>
              <w:pStyle w:val="478"/>
              <w:keepNext w:val="0"/>
              <w:keepLines w:val="0"/>
              <w:pageBreakBefore w:val="0"/>
              <w:widowControl/>
              <w:kinsoku w:val="0"/>
              <w:wordWrap/>
              <w:overflowPunct/>
              <w:topLinePunct w:val="0"/>
              <w:autoSpaceDE w:val="0"/>
              <w:autoSpaceDN w:val="0"/>
              <w:bidi w:val="0"/>
              <w:adjustRightInd w:val="0"/>
              <w:snapToGrid w:val="0"/>
              <w:spacing w:before="56" w:line="240" w:lineRule="auto"/>
              <w:ind w:left="64"/>
              <w:textAlignment w:val="baseline"/>
              <w:rPr>
                <w:color w:val="auto"/>
                <w:highlight w:val="none"/>
              </w:rPr>
            </w:pPr>
            <w:r>
              <w:rPr>
                <w:color w:val="auto"/>
                <w:spacing w:val="2"/>
                <w:highlight w:val="none"/>
              </w:rPr>
              <w:t>行政科研楼</w:t>
            </w:r>
            <w:r>
              <w:rPr>
                <w:rFonts w:hint="eastAsia"/>
                <w:color w:val="auto"/>
                <w:spacing w:val="2"/>
                <w:highlight w:val="none"/>
                <w:lang w:val="en-US" w:eastAsia="zh-CN"/>
              </w:rPr>
              <w:t xml:space="preserve"> </w:t>
            </w:r>
            <w:r>
              <w:rPr>
                <w:color w:val="auto"/>
                <w:spacing w:val="2"/>
                <w:highlight w:val="none"/>
              </w:rPr>
              <w:t>5F:</w:t>
            </w:r>
            <w:r>
              <w:rPr>
                <w:rFonts w:hint="eastAsia"/>
                <w:color w:val="auto"/>
                <w:spacing w:val="2"/>
                <w:highlight w:val="none"/>
                <w:lang w:val="en-US" w:eastAsia="zh-CN"/>
              </w:rPr>
              <w:t xml:space="preserve"> </w:t>
            </w:r>
            <w:r>
              <w:rPr>
                <w:color w:val="auto"/>
                <w:spacing w:val="2"/>
                <w:highlight w:val="none"/>
              </w:rPr>
              <w:t>独立小办公室(6间)</w:t>
            </w:r>
          </w:p>
        </w:tc>
        <w:tc>
          <w:tcPr>
            <w:tcW w:w="2013" w:type="dxa"/>
            <w:vAlign w:val="top"/>
          </w:tcPr>
          <w:p w14:paraId="63239A10">
            <w:pPr>
              <w:pStyle w:val="478"/>
              <w:keepNext w:val="0"/>
              <w:keepLines w:val="0"/>
              <w:pageBreakBefore w:val="0"/>
              <w:widowControl/>
              <w:kinsoku w:val="0"/>
              <w:wordWrap/>
              <w:overflowPunct/>
              <w:topLinePunct w:val="0"/>
              <w:autoSpaceDE w:val="0"/>
              <w:autoSpaceDN w:val="0"/>
              <w:bidi w:val="0"/>
              <w:adjustRightInd w:val="0"/>
              <w:snapToGrid w:val="0"/>
              <w:spacing w:before="56" w:line="240" w:lineRule="auto"/>
              <w:ind w:left="64"/>
              <w:textAlignment w:val="baseline"/>
              <w:rPr>
                <w:color w:val="auto"/>
                <w:spacing w:val="2"/>
                <w:highlight w:val="none"/>
              </w:rPr>
            </w:pPr>
          </w:p>
        </w:tc>
        <w:tc>
          <w:tcPr>
            <w:tcW w:w="2228" w:type="dxa"/>
            <w:vAlign w:val="top"/>
          </w:tcPr>
          <w:p w14:paraId="3416E124">
            <w:pPr>
              <w:pStyle w:val="478"/>
              <w:keepNext w:val="0"/>
              <w:keepLines w:val="0"/>
              <w:pageBreakBefore w:val="0"/>
              <w:widowControl/>
              <w:kinsoku w:val="0"/>
              <w:wordWrap/>
              <w:overflowPunct/>
              <w:topLinePunct w:val="0"/>
              <w:autoSpaceDE w:val="0"/>
              <w:autoSpaceDN w:val="0"/>
              <w:bidi w:val="0"/>
              <w:adjustRightInd w:val="0"/>
              <w:snapToGrid w:val="0"/>
              <w:spacing w:before="56" w:line="240" w:lineRule="auto"/>
              <w:ind w:left="64"/>
              <w:textAlignment w:val="baseline"/>
              <w:rPr>
                <w:color w:val="auto"/>
                <w:spacing w:val="2"/>
                <w:highlight w:val="none"/>
              </w:rPr>
            </w:pPr>
          </w:p>
        </w:tc>
      </w:tr>
      <w:tr w14:paraId="5C383D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vAlign w:val="center"/>
          </w:tcPr>
          <w:p w14:paraId="648C885F">
            <w:pPr>
              <w:pStyle w:val="478"/>
              <w:keepNext w:val="0"/>
              <w:keepLines w:val="0"/>
              <w:pageBreakBefore w:val="0"/>
              <w:widowControl/>
              <w:numPr>
                <w:ilvl w:val="0"/>
                <w:numId w:val="0"/>
              </w:numPr>
              <w:kinsoku w:val="0"/>
              <w:wordWrap/>
              <w:overflowPunct/>
              <w:topLinePunct w:val="0"/>
              <w:autoSpaceDE w:val="0"/>
              <w:autoSpaceDN w:val="0"/>
              <w:bidi w:val="0"/>
              <w:adjustRightInd w:val="0"/>
              <w:snapToGrid w:val="0"/>
              <w:spacing w:line="240" w:lineRule="auto"/>
              <w:ind w:leftChars="0"/>
              <w:jc w:val="center"/>
              <w:textAlignment w:val="baseline"/>
              <w:rPr>
                <w:rFonts w:hint="default" w:eastAsia="宋体"/>
                <w:color w:val="auto"/>
                <w:highlight w:val="none"/>
                <w:lang w:val="en-US" w:eastAsia="zh-CN"/>
              </w:rPr>
            </w:pPr>
            <w:r>
              <w:rPr>
                <w:rFonts w:hint="eastAsia"/>
                <w:color w:val="auto"/>
                <w:highlight w:val="none"/>
                <w:lang w:val="en-US" w:eastAsia="zh-CN"/>
              </w:rPr>
              <w:t>51</w:t>
            </w:r>
          </w:p>
        </w:tc>
        <w:tc>
          <w:tcPr>
            <w:tcW w:w="1714" w:type="dxa"/>
            <w:vAlign w:val="center"/>
          </w:tcPr>
          <w:p w14:paraId="187FF0DC">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spacing w:val="2"/>
                <w:highlight w:val="none"/>
              </w:rPr>
              <w:t>定制文件柜</w:t>
            </w:r>
          </w:p>
        </w:tc>
        <w:tc>
          <w:tcPr>
            <w:tcW w:w="1080" w:type="dxa"/>
            <w:vAlign w:val="center"/>
          </w:tcPr>
          <w:p w14:paraId="1B065986">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spacing w:val="-3"/>
                <w:position w:val="-3"/>
                <w:highlight w:val="none"/>
              </w:rPr>
              <w:t>24</w:t>
            </w:r>
          </w:p>
        </w:tc>
        <w:tc>
          <w:tcPr>
            <w:tcW w:w="960" w:type="dxa"/>
            <w:vAlign w:val="center"/>
          </w:tcPr>
          <w:p w14:paraId="77254577">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highlight w:val="none"/>
              </w:rPr>
              <w:t>组</w:t>
            </w:r>
          </w:p>
        </w:tc>
        <w:tc>
          <w:tcPr>
            <w:tcW w:w="4838" w:type="dxa"/>
            <w:vAlign w:val="top"/>
          </w:tcPr>
          <w:p w14:paraId="64185EE8">
            <w:pPr>
              <w:pStyle w:val="478"/>
              <w:keepNext w:val="0"/>
              <w:keepLines w:val="0"/>
              <w:pageBreakBefore w:val="0"/>
              <w:widowControl/>
              <w:kinsoku w:val="0"/>
              <w:wordWrap/>
              <w:overflowPunct/>
              <w:topLinePunct w:val="0"/>
              <w:autoSpaceDE w:val="0"/>
              <w:autoSpaceDN w:val="0"/>
              <w:bidi w:val="0"/>
              <w:adjustRightInd w:val="0"/>
              <w:snapToGrid w:val="0"/>
              <w:spacing w:before="46" w:line="240" w:lineRule="auto"/>
              <w:ind w:left="64"/>
              <w:textAlignment w:val="baseline"/>
              <w:rPr>
                <w:color w:val="auto"/>
                <w:highlight w:val="none"/>
              </w:rPr>
            </w:pPr>
            <w:r>
              <w:rPr>
                <w:color w:val="auto"/>
                <w:spacing w:val="2"/>
                <w:highlight w:val="none"/>
              </w:rPr>
              <w:t>行政科研楼</w:t>
            </w:r>
            <w:r>
              <w:rPr>
                <w:rFonts w:hint="eastAsia"/>
                <w:color w:val="auto"/>
                <w:spacing w:val="2"/>
                <w:highlight w:val="none"/>
                <w:lang w:val="en-US" w:eastAsia="zh-CN"/>
              </w:rPr>
              <w:t xml:space="preserve"> </w:t>
            </w:r>
            <w:r>
              <w:rPr>
                <w:color w:val="auto"/>
                <w:spacing w:val="2"/>
                <w:highlight w:val="none"/>
              </w:rPr>
              <w:t>5F:</w:t>
            </w:r>
            <w:r>
              <w:rPr>
                <w:rFonts w:hint="eastAsia"/>
                <w:color w:val="auto"/>
                <w:spacing w:val="2"/>
                <w:highlight w:val="none"/>
                <w:lang w:val="en-US" w:eastAsia="zh-CN"/>
              </w:rPr>
              <w:t xml:space="preserve"> </w:t>
            </w:r>
            <w:r>
              <w:rPr>
                <w:color w:val="auto"/>
                <w:spacing w:val="2"/>
                <w:highlight w:val="none"/>
              </w:rPr>
              <w:t>独立小办公室(6间)</w:t>
            </w:r>
          </w:p>
        </w:tc>
        <w:tc>
          <w:tcPr>
            <w:tcW w:w="2013" w:type="dxa"/>
            <w:vAlign w:val="top"/>
          </w:tcPr>
          <w:p w14:paraId="41A65C0B">
            <w:pPr>
              <w:pStyle w:val="478"/>
              <w:keepNext w:val="0"/>
              <w:keepLines w:val="0"/>
              <w:pageBreakBefore w:val="0"/>
              <w:widowControl/>
              <w:kinsoku w:val="0"/>
              <w:wordWrap/>
              <w:overflowPunct/>
              <w:topLinePunct w:val="0"/>
              <w:autoSpaceDE w:val="0"/>
              <w:autoSpaceDN w:val="0"/>
              <w:bidi w:val="0"/>
              <w:adjustRightInd w:val="0"/>
              <w:snapToGrid w:val="0"/>
              <w:spacing w:before="46" w:line="240" w:lineRule="auto"/>
              <w:ind w:left="64"/>
              <w:textAlignment w:val="baseline"/>
              <w:rPr>
                <w:color w:val="auto"/>
                <w:spacing w:val="2"/>
                <w:highlight w:val="none"/>
              </w:rPr>
            </w:pPr>
          </w:p>
        </w:tc>
        <w:tc>
          <w:tcPr>
            <w:tcW w:w="2228" w:type="dxa"/>
            <w:vAlign w:val="top"/>
          </w:tcPr>
          <w:p w14:paraId="631C90E2">
            <w:pPr>
              <w:pStyle w:val="478"/>
              <w:keepNext w:val="0"/>
              <w:keepLines w:val="0"/>
              <w:pageBreakBefore w:val="0"/>
              <w:widowControl/>
              <w:kinsoku w:val="0"/>
              <w:wordWrap/>
              <w:overflowPunct/>
              <w:topLinePunct w:val="0"/>
              <w:autoSpaceDE w:val="0"/>
              <w:autoSpaceDN w:val="0"/>
              <w:bidi w:val="0"/>
              <w:adjustRightInd w:val="0"/>
              <w:snapToGrid w:val="0"/>
              <w:spacing w:before="46" w:line="240" w:lineRule="auto"/>
              <w:ind w:left="64"/>
              <w:textAlignment w:val="baseline"/>
              <w:rPr>
                <w:color w:val="auto"/>
                <w:spacing w:val="2"/>
                <w:highlight w:val="none"/>
              </w:rPr>
            </w:pPr>
          </w:p>
        </w:tc>
      </w:tr>
      <w:tr w14:paraId="4DE9E8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9626" w:type="dxa"/>
            <w:gridSpan w:val="5"/>
            <w:shd w:val="clear" w:color="auto" w:fill="BFD8C2"/>
            <w:vAlign w:val="center"/>
          </w:tcPr>
          <w:p w14:paraId="633179C0">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left"/>
              <w:textAlignment w:val="baseline"/>
              <w:rPr>
                <w:color w:val="auto"/>
                <w:highlight w:val="none"/>
              </w:rPr>
            </w:pPr>
            <w:r>
              <w:rPr>
                <w:b/>
                <w:bCs/>
                <w:color w:val="auto"/>
                <w:spacing w:val="1"/>
                <w:highlight w:val="none"/>
              </w:rPr>
              <w:t>5F(副科长办公室4间)</w:t>
            </w:r>
          </w:p>
        </w:tc>
        <w:tc>
          <w:tcPr>
            <w:tcW w:w="2013" w:type="dxa"/>
            <w:shd w:val="clear" w:color="auto" w:fill="BFD8C2"/>
            <w:vAlign w:val="center"/>
          </w:tcPr>
          <w:p w14:paraId="6E0F25F5">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left"/>
              <w:textAlignment w:val="baseline"/>
              <w:rPr>
                <w:b/>
                <w:bCs/>
                <w:color w:val="auto"/>
                <w:spacing w:val="1"/>
                <w:highlight w:val="none"/>
              </w:rPr>
            </w:pPr>
          </w:p>
        </w:tc>
        <w:tc>
          <w:tcPr>
            <w:tcW w:w="2228" w:type="dxa"/>
            <w:shd w:val="clear" w:color="auto" w:fill="BFD8C2"/>
            <w:vAlign w:val="center"/>
          </w:tcPr>
          <w:p w14:paraId="7F5F8E84">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left"/>
              <w:textAlignment w:val="baseline"/>
              <w:rPr>
                <w:b/>
                <w:bCs/>
                <w:color w:val="auto"/>
                <w:spacing w:val="1"/>
                <w:highlight w:val="none"/>
              </w:rPr>
            </w:pPr>
          </w:p>
        </w:tc>
      </w:tr>
      <w:tr w14:paraId="004943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vAlign w:val="center"/>
          </w:tcPr>
          <w:p w14:paraId="4EDBB043">
            <w:pPr>
              <w:pStyle w:val="478"/>
              <w:keepNext w:val="0"/>
              <w:keepLines w:val="0"/>
              <w:pageBreakBefore w:val="0"/>
              <w:widowControl/>
              <w:numPr>
                <w:ilvl w:val="0"/>
                <w:numId w:val="8"/>
              </w:numPr>
              <w:kinsoku w:val="0"/>
              <w:wordWrap/>
              <w:overflowPunct/>
              <w:topLinePunct w:val="0"/>
              <w:autoSpaceDE w:val="0"/>
              <w:autoSpaceDN w:val="0"/>
              <w:bidi w:val="0"/>
              <w:adjustRightInd w:val="0"/>
              <w:snapToGrid w:val="0"/>
              <w:spacing w:line="240" w:lineRule="auto"/>
              <w:ind w:left="454" w:leftChars="0" w:hanging="454" w:firstLineChars="0"/>
              <w:jc w:val="center"/>
              <w:textAlignment w:val="baseline"/>
              <w:rPr>
                <w:color w:val="auto"/>
                <w:highlight w:val="none"/>
              </w:rPr>
            </w:pPr>
          </w:p>
        </w:tc>
        <w:tc>
          <w:tcPr>
            <w:tcW w:w="1714" w:type="dxa"/>
            <w:vAlign w:val="center"/>
          </w:tcPr>
          <w:p w14:paraId="3B8B8BB1">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spacing w:val="-3"/>
                <w:highlight w:val="none"/>
              </w:rPr>
              <w:t>班台4</w:t>
            </w:r>
          </w:p>
        </w:tc>
        <w:tc>
          <w:tcPr>
            <w:tcW w:w="1080" w:type="dxa"/>
            <w:vAlign w:val="center"/>
          </w:tcPr>
          <w:p w14:paraId="7EFCAB70">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position w:val="-2"/>
                <w:highlight w:val="none"/>
              </w:rPr>
              <w:t>4</w:t>
            </w:r>
          </w:p>
        </w:tc>
        <w:tc>
          <w:tcPr>
            <w:tcW w:w="960" w:type="dxa"/>
            <w:vAlign w:val="center"/>
          </w:tcPr>
          <w:p w14:paraId="378D87A2">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highlight w:val="none"/>
              </w:rPr>
              <w:t>张</w:t>
            </w:r>
          </w:p>
        </w:tc>
        <w:tc>
          <w:tcPr>
            <w:tcW w:w="4838" w:type="dxa"/>
            <w:vAlign w:val="top"/>
          </w:tcPr>
          <w:p w14:paraId="71CD8FA7">
            <w:pPr>
              <w:pStyle w:val="478"/>
              <w:keepNext w:val="0"/>
              <w:keepLines w:val="0"/>
              <w:pageBreakBefore w:val="0"/>
              <w:widowControl/>
              <w:kinsoku w:val="0"/>
              <w:wordWrap/>
              <w:overflowPunct/>
              <w:topLinePunct w:val="0"/>
              <w:autoSpaceDE w:val="0"/>
              <w:autoSpaceDN w:val="0"/>
              <w:bidi w:val="0"/>
              <w:adjustRightInd w:val="0"/>
              <w:snapToGrid w:val="0"/>
              <w:spacing w:before="48" w:line="240" w:lineRule="auto"/>
              <w:ind w:left="64"/>
              <w:textAlignment w:val="baseline"/>
              <w:rPr>
                <w:color w:val="auto"/>
                <w:highlight w:val="none"/>
              </w:rPr>
            </w:pPr>
            <w:r>
              <w:rPr>
                <w:color w:val="auto"/>
                <w:spacing w:val="2"/>
                <w:highlight w:val="none"/>
              </w:rPr>
              <w:t>行政科研楼</w:t>
            </w:r>
            <w:r>
              <w:rPr>
                <w:rFonts w:hint="eastAsia"/>
                <w:color w:val="auto"/>
                <w:spacing w:val="2"/>
                <w:highlight w:val="none"/>
                <w:lang w:val="en-US" w:eastAsia="zh-CN"/>
              </w:rPr>
              <w:t xml:space="preserve"> </w:t>
            </w:r>
            <w:r>
              <w:rPr>
                <w:color w:val="auto"/>
                <w:spacing w:val="2"/>
                <w:highlight w:val="none"/>
              </w:rPr>
              <w:t>5F:</w:t>
            </w:r>
            <w:r>
              <w:rPr>
                <w:rFonts w:hint="eastAsia"/>
                <w:color w:val="auto"/>
                <w:spacing w:val="2"/>
                <w:highlight w:val="none"/>
                <w:lang w:val="en-US" w:eastAsia="zh-CN"/>
              </w:rPr>
              <w:t xml:space="preserve"> </w:t>
            </w:r>
            <w:r>
              <w:rPr>
                <w:color w:val="auto"/>
                <w:spacing w:val="2"/>
                <w:highlight w:val="none"/>
              </w:rPr>
              <w:t>副部长办公室(4间)</w:t>
            </w:r>
          </w:p>
        </w:tc>
        <w:tc>
          <w:tcPr>
            <w:tcW w:w="2013" w:type="dxa"/>
            <w:vAlign w:val="top"/>
          </w:tcPr>
          <w:p w14:paraId="61035CBC">
            <w:pPr>
              <w:pStyle w:val="478"/>
              <w:keepNext w:val="0"/>
              <w:keepLines w:val="0"/>
              <w:pageBreakBefore w:val="0"/>
              <w:widowControl/>
              <w:kinsoku w:val="0"/>
              <w:wordWrap/>
              <w:overflowPunct/>
              <w:topLinePunct w:val="0"/>
              <w:autoSpaceDE w:val="0"/>
              <w:autoSpaceDN w:val="0"/>
              <w:bidi w:val="0"/>
              <w:adjustRightInd w:val="0"/>
              <w:snapToGrid w:val="0"/>
              <w:spacing w:before="48" w:line="240" w:lineRule="auto"/>
              <w:ind w:left="64"/>
              <w:textAlignment w:val="baseline"/>
              <w:rPr>
                <w:color w:val="auto"/>
                <w:spacing w:val="2"/>
                <w:highlight w:val="none"/>
              </w:rPr>
            </w:pPr>
          </w:p>
        </w:tc>
        <w:tc>
          <w:tcPr>
            <w:tcW w:w="2228" w:type="dxa"/>
            <w:vAlign w:val="top"/>
          </w:tcPr>
          <w:p w14:paraId="69CAC6C2">
            <w:pPr>
              <w:pStyle w:val="478"/>
              <w:keepNext w:val="0"/>
              <w:keepLines w:val="0"/>
              <w:pageBreakBefore w:val="0"/>
              <w:widowControl/>
              <w:kinsoku w:val="0"/>
              <w:wordWrap/>
              <w:overflowPunct/>
              <w:topLinePunct w:val="0"/>
              <w:autoSpaceDE w:val="0"/>
              <w:autoSpaceDN w:val="0"/>
              <w:bidi w:val="0"/>
              <w:adjustRightInd w:val="0"/>
              <w:snapToGrid w:val="0"/>
              <w:spacing w:before="48" w:line="240" w:lineRule="auto"/>
              <w:ind w:left="64"/>
              <w:textAlignment w:val="baseline"/>
              <w:rPr>
                <w:color w:val="auto"/>
                <w:spacing w:val="2"/>
                <w:highlight w:val="none"/>
              </w:rPr>
            </w:pPr>
          </w:p>
        </w:tc>
      </w:tr>
      <w:tr w14:paraId="510B6D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vAlign w:val="center"/>
          </w:tcPr>
          <w:p w14:paraId="60354697">
            <w:pPr>
              <w:pStyle w:val="478"/>
              <w:keepNext w:val="0"/>
              <w:keepLines w:val="0"/>
              <w:pageBreakBefore w:val="0"/>
              <w:widowControl/>
              <w:numPr>
                <w:ilvl w:val="0"/>
                <w:numId w:val="8"/>
              </w:numPr>
              <w:kinsoku w:val="0"/>
              <w:wordWrap/>
              <w:overflowPunct/>
              <w:topLinePunct w:val="0"/>
              <w:autoSpaceDE w:val="0"/>
              <w:autoSpaceDN w:val="0"/>
              <w:bidi w:val="0"/>
              <w:adjustRightInd w:val="0"/>
              <w:snapToGrid w:val="0"/>
              <w:spacing w:line="240" w:lineRule="auto"/>
              <w:ind w:left="454" w:leftChars="0" w:hanging="454" w:firstLineChars="0"/>
              <w:jc w:val="center"/>
              <w:textAlignment w:val="baseline"/>
              <w:rPr>
                <w:color w:val="auto"/>
                <w:highlight w:val="none"/>
              </w:rPr>
            </w:pPr>
          </w:p>
        </w:tc>
        <w:tc>
          <w:tcPr>
            <w:tcW w:w="1714" w:type="dxa"/>
            <w:vAlign w:val="center"/>
          </w:tcPr>
          <w:p w14:paraId="792E681E">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spacing w:val="-3"/>
                <w:highlight w:val="none"/>
              </w:rPr>
              <w:t>班椅4</w:t>
            </w:r>
          </w:p>
        </w:tc>
        <w:tc>
          <w:tcPr>
            <w:tcW w:w="1080" w:type="dxa"/>
            <w:vAlign w:val="center"/>
          </w:tcPr>
          <w:p w14:paraId="3B35C7E5">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position w:val="-3"/>
                <w:highlight w:val="none"/>
              </w:rPr>
              <w:t>4</w:t>
            </w:r>
          </w:p>
        </w:tc>
        <w:tc>
          <w:tcPr>
            <w:tcW w:w="960" w:type="dxa"/>
            <w:vAlign w:val="center"/>
          </w:tcPr>
          <w:p w14:paraId="26CC977F">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highlight w:val="none"/>
              </w:rPr>
              <w:t>张</w:t>
            </w:r>
          </w:p>
        </w:tc>
        <w:tc>
          <w:tcPr>
            <w:tcW w:w="4838" w:type="dxa"/>
            <w:vAlign w:val="top"/>
          </w:tcPr>
          <w:p w14:paraId="39DF409D">
            <w:pPr>
              <w:pStyle w:val="478"/>
              <w:keepNext w:val="0"/>
              <w:keepLines w:val="0"/>
              <w:pageBreakBefore w:val="0"/>
              <w:widowControl/>
              <w:kinsoku w:val="0"/>
              <w:wordWrap/>
              <w:overflowPunct/>
              <w:topLinePunct w:val="0"/>
              <w:autoSpaceDE w:val="0"/>
              <w:autoSpaceDN w:val="0"/>
              <w:bidi w:val="0"/>
              <w:adjustRightInd w:val="0"/>
              <w:snapToGrid w:val="0"/>
              <w:spacing w:before="47" w:line="240" w:lineRule="auto"/>
              <w:ind w:left="64"/>
              <w:textAlignment w:val="baseline"/>
              <w:rPr>
                <w:color w:val="auto"/>
                <w:highlight w:val="none"/>
              </w:rPr>
            </w:pPr>
            <w:r>
              <w:rPr>
                <w:color w:val="auto"/>
                <w:spacing w:val="2"/>
                <w:highlight w:val="none"/>
              </w:rPr>
              <w:t>行政科研楼</w:t>
            </w:r>
            <w:r>
              <w:rPr>
                <w:rFonts w:hint="eastAsia"/>
                <w:color w:val="auto"/>
                <w:spacing w:val="2"/>
                <w:highlight w:val="none"/>
                <w:lang w:val="en-US" w:eastAsia="zh-CN"/>
              </w:rPr>
              <w:t xml:space="preserve"> </w:t>
            </w:r>
            <w:r>
              <w:rPr>
                <w:color w:val="auto"/>
                <w:spacing w:val="2"/>
                <w:highlight w:val="none"/>
              </w:rPr>
              <w:t>5F:</w:t>
            </w:r>
            <w:r>
              <w:rPr>
                <w:rFonts w:hint="eastAsia"/>
                <w:color w:val="auto"/>
                <w:spacing w:val="2"/>
                <w:highlight w:val="none"/>
                <w:lang w:val="en-US" w:eastAsia="zh-CN"/>
              </w:rPr>
              <w:t xml:space="preserve"> </w:t>
            </w:r>
            <w:r>
              <w:rPr>
                <w:color w:val="auto"/>
                <w:spacing w:val="2"/>
                <w:highlight w:val="none"/>
              </w:rPr>
              <w:t>副部长办公室(4间)</w:t>
            </w:r>
          </w:p>
        </w:tc>
        <w:tc>
          <w:tcPr>
            <w:tcW w:w="2013" w:type="dxa"/>
            <w:vAlign w:val="top"/>
          </w:tcPr>
          <w:p w14:paraId="6667BF74">
            <w:pPr>
              <w:pStyle w:val="478"/>
              <w:keepNext w:val="0"/>
              <w:keepLines w:val="0"/>
              <w:pageBreakBefore w:val="0"/>
              <w:widowControl/>
              <w:kinsoku w:val="0"/>
              <w:wordWrap/>
              <w:overflowPunct/>
              <w:topLinePunct w:val="0"/>
              <w:autoSpaceDE w:val="0"/>
              <w:autoSpaceDN w:val="0"/>
              <w:bidi w:val="0"/>
              <w:adjustRightInd w:val="0"/>
              <w:snapToGrid w:val="0"/>
              <w:spacing w:before="47" w:line="240" w:lineRule="auto"/>
              <w:ind w:left="64"/>
              <w:textAlignment w:val="baseline"/>
              <w:rPr>
                <w:color w:val="auto"/>
                <w:spacing w:val="2"/>
                <w:highlight w:val="none"/>
              </w:rPr>
            </w:pPr>
          </w:p>
        </w:tc>
        <w:tc>
          <w:tcPr>
            <w:tcW w:w="2228" w:type="dxa"/>
            <w:vAlign w:val="top"/>
          </w:tcPr>
          <w:p w14:paraId="395374EA">
            <w:pPr>
              <w:pStyle w:val="478"/>
              <w:keepNext w:val="0"/>
              <w:keepLines w:val="0"/>
              <w:pageBreakBefore w:val="0"/>
              <w:widowControl/>
              <w:kinsoku w:val="0"/>
              <w:wordWrap/>
              <w:overflowPunct/>
              <w:topLinePunct w:val="0"/>
              <w:autoSpaceDE w:val="0"/>
              <w:autoSpaceDN w:val="0"/>
              <w:bidi w:val="0"/>
              <w:adjustRightInd w:val="0"/>
              <w:snapToGrid w:val="0"/>
              <w:spacing w:before="47" w:line="240" w:lineRule="auto"/>
              <w:ind w:left="64"/>
              <w:textAlignment w:val="baseline"/>
              <w:rPr>
                <w:color w:val="auto"/>
                <w:spacing w:val="2"/>
                <w:highlight w:val="none"/>
              </w:rPr>
            </w:pPr>
          </w:p>
        </w:tc>
      </w:tr>
      <w:tr w14:paraId="58FF33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vAlign w:val="center"/>
          </w:tcPr>
          <w:p w14:paraId="328A1438">
            <w:pPr>
              <w:pStyle w:val="478"/>
              <w:keepNext w:val="0"/>
              <w:keepLines w:val="0"/>
              <w:pageBreakBefore w:val="0"/>
              <w:widowControl/>
              <w:numPr>
                <w:ilvl w:val="0"/>
                <w:numId w:val="8"/>
              </w:numPr>
              <w:kinsoku w:val="0"/>
              <w:wordWrap/>
              <w:overflowPunct/>
              <w:topLinePunct w:val="0"/>
              <w:autoSpaceDE w:val="0"/>
              <w:autoSpaceDN w:val="0"/>
              <w:bidi w:val="0"/>
              <w:adjustRightInd w:val="0"/>
              <w:snapToGrid w:val="0"/>
              <w:spacing w:line="240" w:lineRule="auto"/>
              <w:ind w:left="454" w:leftChars="0" w:hanging="454" w:firstLineChars="0"/>
              <w:jc w:val="center"/>
              <w:textAlignment w:val="baseline"/>
              <w:rPr>
                <w:color w:val="auto"/>
                <w:highlight w:val="none"/>
              </w:rPr>
            </w:pPr>
          </w:p>
        </w:tc>
        <w:tc>
          <w:tcPr>
            <w:tcW w:w="1714" w:type="dxa"/>
            <w:vAlign w:val="center"/>
          </w:tcPr>
          <w:p w14:paraId="18810984">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spacing w:val="-2"/>
                <w:highlight w:val="none"/>
              </w:rPr>
              <w:t>班前椅</w:t>
            </w:r>
          </w:p>
        </w:tc>
        <w:tc>
          <w:tcPr>
            <w:tcW w:w="1080" w:type="dxa"/>
            <w:vAlign w:val="center"/>
          </w:tcPr>
          <w:p w14:paraId="4696C57A">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position w:val="-2"/>
                <w:highlight w:val="none"/>
              </w:rPr>
              <w:t>4</w:t>
            </w:r>
          </w:p>
        </w:tc>
        <w:tc>
          <w:tcPr>
            <w:tcW w:w="960" w:type="dxa"/>
            <w:vAlign w:val="center"/>
          </w:tcPr>
          <w:p w14:paraId="51CAFE3E">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highlight w:val="none"/>
              </w:rPr>
              <w:t>张</w:t>
            </w:r>
          </w:p>
        </w:tc>
        <w:tc>
          <w:tcPr>
            <w:tcW w:w="4838" w:type="dxa"/>
            <w:vAlign w:val="top"/>
          </w:tcPr>
          <w:p w14:paraId="51DAD73A">
            <w:pPr>
              <w:pStyle w:val="478"/>
              <w:keepNext w:val="0"/>
              <w:keepLines w:val="0"/>
              <w:pageBreakBefore w:val="0"/>
              <w:widowControl/>
              <w:kinsoku w:val="0"/>
              <w:wordWrap/>
              <w:overflowPunct/>
              <w:topLinePunct w:val="0"/>
              <w:autoSpaceDE w:val="0"/>
              <w:autoSpaceDN w:val="0"/>
              <w:bidi w:val="0"/>
              <w:adjustRightInd w:val="0"/>
              <w:snapToGrid w:val="0"/>
              <w:spacing w:before="58" w:line="240" w:lineRule="auto"/>
              <w:ind w:left="64"/>
              <w:textAlignment w:val="baseline"/>
              <w:rPr>
                <w:color w:val="auto"/>
                <w:highlight w:val="none"/>
              </w:rPr>
            </w:pPr>
            <w:r>
              <w:rPr>
                <w:color w:val="auto"/>
                <w:spacing w:val="2"/>
                <w:highlight w:val="none"/>
              </w:rPr>
              <w:t>行政科研楼</w:t>
            </w:r>
            <w:r>
              <w:rPr>
                <w:rFonts w:hint="eastAsia"/>
                <w:color w:val="auto"/>
                <w:spacing w:val="2"/>
                <w:highlight w:val="none"/>
                <w:lang w:val="en-US" w:eastAsia="zh-CN"/>
              </w:rPr>
              <w:t xml:space="preserve"> </w:t>
            </w:r>
            <w:r>
              <w:rPr>
                <w:color w:val="auto"/>
                <w:spacing w:val="2"/>
                <w:highlight w:val="none"/>
              </w:rPr>
              <w:t>5F:</w:t>
            </w:r>
            <w:r>
              <w:rPr>
                <w:rFonts w:hint="eastAsia"/>
                <w:color w:val="auto"/>
                <w:spacing w:val="2"/>
                <w:highlight w:val="none"/>
                <w:lang w:val="en-US" w:eastAsia="zh-CN"/>
              </w:rPr>
              <w:t xml:space="preserve"> </w:t>
            </w:r>
            <w:r>
              <w:rPr>
                <w:color w:val="auto"/>
                <w:spacing w:val="2"/>
                <w:highlight w:val="none"/>
              </w:rPr>
              <w:t>副部长办公室(4间)</w:t>
            </w:r>
          </w:p>
        </w:tc>
        <w:tc>
          <w:tcPr>
            <w:tcW w:w="2013" w:type="dxa"/>
            <w:vAlign w:val="top"/>
          </w:tcPr>
          <w:p w14:paraId="6F147074">
            <w:pPr>
              <w:pStyle w:val="478"/>
              <w:keepNext w:val="0"/>
              <w:keepLines w:val="0"/>
              <w:pageBreakBefore w:val="0"/>
              <w:widowControl/>
              <w:kinsoku w:val="0"/>
              <w:wordWrap/>
              <w:overflowPunct/>
              <w:topLinePunct w:val="0"/>
              <w:autoSpaceDE w:val="0"/>
              <w:autoSpaceDN w:val="0"/>
              <w:bidi w:val="0"/>
              <w:adjustRightInd w:val="0"/>
              <w:snapToGrid w:val="0"/>
              <w:spacing w:before="58" w:line="240" w:lineRule="auto"/>
              <w:ind w:left="64"/>
              <w:textAlignment w:val="baseline"/>
              <w:rPr>
                <w:color w:val="auto"/>
                <w:spacing w:val="2"/>
                <w:highlight w:val="none"/>
              </w:rPr>
            </w:pPr>
          </w:p>
        </w:tc>
        <w:tc>
          <w:tcPr>
            <w:tcW w:w="2228" w:type="dxa"/>
            <w:vAlign w:val="top"/>
          </w:tcPr>
          <w:p w14:paraId="2C6C88B6">
            <w:pPr>
              <w:pStyle w:val="478"/>
              <w:keepNext w:val="0"/>
              <w:keepLines w:val="0"/>
              <w:pageBreakBefore w:val="0"/>
              <w:widowControl/>
              <w:kinsoku w:val="0"/>
              <w:wordWrap/>
              <w:overflowPunct/>
              <w:topLinePunct w:val="0"/>
              <w:autoSpaceDE w:val="0"/>
              <w:autoSpaceDN w:val="0"/>
              <w:bidi w:val="0"/>
              <w:adjustRightInd w:val="0"/>
              <w:snapToGrid w:val="0"/>
              <w:spacing w:before="58" w:line="240" w:lineRule="auto"/>
              <w:ind w:left="64"/>
              <w:textAlignment w:val="baseline"/>
              <w:rPr>
                <w:color w:val="auto"/>
                <w:spacing w:val="2"/>
                <w:highlight w:val="none"/>
              </w:rPr>
            </w:pPr>
          </w:p>
        </w:tc>
      </w:tr>
      <w:tr w14:paraId="162219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vAlign w:val="center"/>
          </w:tcPr>
          <w:p w14:paraId="3CE162AE">
            <w:pPr>
              <w:pStyle w:val="478"/>
              <w:keepNext w:val="0"/>
              <w:keepLines w:val="0"/>
              <w:pageBreakBefore w:val="0"/>
              <w:widowControl/>
              <w:numPr>
                <w:ilvl w:val="0"/>
                <w:numId w:val="8"/>
              </w:numPr>
              <w:kinsoku w:val="0"/>
              <w:wordWrap/>
              <w:overflowPunct/>
              <w:topLinePunct w:val="0"/>
              <w:autoSpaceDE w:val="0"/>
              <w:autoSpaceDN w:val="0"/>
              <w:bidi w:val="0"/>
              <w:adjustRightInd w:val="0"/>
              <w:snapToGrid w:val="0"/>
              <w:spacing w:line="240" w:lineRule="auto"/>
              <w:ind w:left="454" w:leftChars="0" w:hanging="454" w:firstLineChars="0"/>
              <w:jc w:val="center"/>
              <w:textAlignment w:val="baseline"/>
              <w:rPr>
                <w:color w:val="auto"/>
                <w:highlight w:val="none"/>
              </w:rPr>
            </w:pPr>
          </w:p>
        </w:tc>
        <w:tc>
          <w:tcPr>
            <w:tcW w:w="1714" w:type="dxa"/>
            <w:vAlign w:val="center"/>
          </w:tcPr>
          <w:p w14:paraId="7B692B2E">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spacing w:val="3"/>
                <w:highlight w:val="none"/>
              </w:rPr>
              <w:t>茶水柜</w:t>
            </w:r>
          </w:p>
        </w:tc>
        <w:tc>
          <w:tcPr>
            <w:tcW w:w="1080" w:type="dxa"/>
            <w:vAlign w:val="center"/>
          </w:tcPr>
          <w:p w14:paraId="7DF59B5D">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position w:val="-2"/>
                <w:highlight w:val="none"/>
              </w:rPr>
              <w:t>4</w:t>
            </w:r>
          </w:p>
        </w:tc>
        <w:tc>
          <w:tcPr>
            <w:tcW w:w="960" w:type="dxa"/>
            <w:vAlign w:val="center"/>
          </w:tcPr>
          <w:p w14:paraId="03F3ACA1">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highlight w:val="none"/>
              </w:rPr>
              <w:t>个</w:t>
            </w:r>
          </w:p>
        </w:tc>
        <w:tc>
          <w:tcPr>
            <w:tcW w:w="4838" w:type="dxa"/>
            <w:vAlign w:val="top"/>
          </w:tcPr>
          <w:p w14:paraId="1279BD16">
            <w:pPr>
              <w:pStyle w:val="478"/>
              <w:keepNext w:val="0"/>
              <w:keepLines w:val="0"/>
              <w:pageBreakBefore w:val="0"/>
              <w:widowControl/>
              <w:kinsoku w:val="0"/>
              <w:wordWrap/>
              <w:overflowPunct/>
              <w:topLinePunct w:val="0"/>
              <w:autoSpaceDE w:val="0"/>
              <w:autoSpaceDN w:val="0"/>
              <w:bidi w:val="0"/>
              <w:adjustRightInd w:val="0"/>
              <w:snapToGrid w:val="0"/>
              <w:spacing w:before="48" w:line="240" w:lineRule="auto"/>
              <w:ind w:left="64"/>
              <w:textAlignment w:val="baseline"/>
              <w:rPr>
                <w:color w:val="auto"/>
                <w:highlight w:val="none"/>
              </w:rPr>
            </w:pPr>
            <w:r>
              <w:rPr>
                <w:color w:val="auto"/>
                <w:spacing w:val="2"/>
                <w:highlight w:val="none"/>
              </w:rPr>
              <w:t>行政科研楼</w:t>
            </w:r>
            <w:r>
              <w:rPr>
                <w:rFonts w:hint="eastAsia"/>
                <w:color w:val="auto"/>
                <w:spacing w:val="2"/>
                <w:highlight w:val="none"/>
                <w:lang w:val="en-US" w:eastAsia="zh-CN"/>
              </w:rPr>
              <w:t xml:space="preserve"> </w:t>
            </w:r>
            <w:r>
              <w:rPr>
                <w:color w:val="auto"/>
                <w:spacing w:val="2"/>
                <w:highlight w:val="none"/>
              </w:rPr>
              <w:t>5F:</w:t>
            </w:r>
            <w:r>
              <w:rPr>
                <w:rFonts w:hint="eastAsia"/>
                <w:color w:val="auto"/>
                <w:spacing w:val="2"/>
                <w:highlight w:val="none"/>
                <w:lang w:val="en-US" w:eastAsia="zh-CN"/>
              </w:rPr>
              <w:t xml:space="preserve"> </w:t>
            </w:r>
            <w:r>
              <w:rPr>
                <w:color w:val="auto"/>
                <w:spacing w:val="2"/>
                <w:highlight w:val="none"/>
              </w:rPr>
              <w:t>副部长办公室(4间)</w:t>
            </w:r>
          </w:p>
        </w:tc>
        <w:tc>
          <w:tcPr>
            <w:tcW w:w="2013" w:type="dxa"/>
            <w:vAlign w:val="top"/>
          </w:tcPr>
          <w:p w14:paraId="097E6058">
            <w:pPr>
              <w:pStyle w:val="478"/>
              <w:keepNext w:val="0"/>
              <w:keepLines w:val="0"/>
              <w:pageBreakBefore w:val="0"/>
              <w:widowControl/>
              <w:kinsoku w:val="0"/>
              <w:wordWrap/>
              <w:overflowPunct/>
              <w:topLinePunct w:val="0"/>
              <w:autoSpaceDE w:val="0"/>
              <w:autoSpaceDN w:val="0"/>
              <w:bidi w:val="0"/>
              <w:adjustRightInd w:val="0"/>
              <w:snapToGrid w:val="0"/>
              <w:spacing w:before="48" w:line="240" w:lineRule="auto"/>
              <w:ind w:left="64"/>
              <w:textAlignment w:val="baseline"/>
              <w:rPr>
                <w:color w:val="auto"/>
                <w:spacing w:val="2"/>
                <w:highlight w:val="none"/>
              </w:rPr>
            </w:pPr>
          </w:p>
        </w:tc>
        <w:tc>
          <w:tcPr>
            <w:tcW w:w="2228" w:type="dxa"/>
            <w:vAlign w:val="top"/>
          </w:tcPr>
          <w:p w14:paraId="4D1E8886">
            <w:pPr>
              <w:pStyle w:val="478"/>
              <w:keepNext w:val="0"/>
              <w:keepLines w:val="0"/>
              <w:pageBreakBefore w:val="0"/>
              <w:widowControl/>
              <w:kinsoku w:val="0"/>
              <w:wordWrap/>
              <w:overflowPunct/>
              <w:topLinePunct w:val="0"/>
              <w:autoSpaceDE w:val="0"/>
              <w:autoSpaceDN w:val="0"/>
              <w:bidi w:val="0"/>
              <w:adjustRightInd w:val="0"/>
              <w:snapToGrid w:val="0"/>
              <w:spacing w:before="48" w:line="240" w:lineRule="auto"/>
              <w:ind w:left="64"/>
              <w:textAlignment w:val="baseline"/>
              <w:rPr>
                <w:color w:val="auto"/>
                <w:spacing w:val="2"/>
                <w:highlight w:val="none"/>
              </w:rPr>
            </w:pPr>
          </w:p>
        </w:tc>
      </w:tr>
      <w:tr w14:paraId="352F93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vAlign w:val="center"/>
          </w:tcPr>
          <w:p w14:paraId="27790383">
            <w:pPr>
              <w:pStyle w:val="478"/>
              <w:keepNext w:val="0"/>
              <w:keepLines w:val="0"/>
              <w:pageBreakBefore w:val="0"/>
              <w:widowControl/>
              <w:numPr>
                <w:ilvl w:val="0"/>
                <w:numId w:val="8"/>
              </w:numPr>
              <w:kinsoku w:val="0"/>
              <w:wordWrap/>
              <w:overflowPunct/>
              <w:topLinePunct w:val="0"/>
              <w:autoSpaceDE w:val="0"/>
              <w:autoSpaceDN w:val="0"/>
              <w:bidi w:val="0"/>
              <w:adjustRightInd w:val="0"/>
              <w:snapToGrid w:val="0"/>
              <w:spacing w:line="240" w:lineRule="auto"/>
              <w:ind w:left="454" w:leftChars="0" w:hanging="454" w:firstLineChars="0"/>
              <w:jc w:val="center"/>
              <w:textAlignment w:val="baseline"/>
              <w:rPr>
                <w:color w:val="auto"/>
                <w:sz w:val="21"/>
                <w:szCs w:val="21"/>
                <w:highlight w:val="none"/>
              </w:rPr>
            </w:pPr>
          </w:p>
        </w:tc>
        <w:tc>
          <w:tcPr>
            <w:tcW w:w="1714" w:type="dxa"/>
            <w:vAlign w:val="center"/>
          </w:tcPr>
          <w:p w14:paraId="5FB76AF9">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pacing w:val="2"/>
                <w:sz w:val="21"/>
                <w:szCs w:val="21"/>
                <w:highlight w:val="none"/>
              </w:rPr>
              <w:t>定制文件柜</w:t>
            </w:r>
          </w:p>
        </w:tc>
        <w:tc>
          <w:tcPr>
            <w:tcW w:w="1080" w:type="dxa"/>
            <w:vAlign w:val="center"/>
          </w:tcPr>
          <w:p w14:paraId="01D73017">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z w:val="21"/>
                <w:szCs w:val="21"/>
                <w:highlight w:val="none"/>
              </w:rPr>
              <w:t>8</w:t>
            </w:r>
          </w:p>
        </w:tc>
        <w:tc>
          <w:tcPr>
            <w:tcW w:w="960" w:type="dxa"/>
            <w:vAlign w:val="center"/>
          </w:tcPr>
          <w:p w14:paraId="1BC65645">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z w:val="21"/>
                <w:szCs w:val="21"/>
                <w:highlight w:val="none"/>
              </w:rPr>
              <w:t>个</w:t>
            </w:r>
          </w:p>
        </w:tc>
        <w:tc>
          <w:tcPr>
            <w:tcW w:w="4838" w:type="dxa"/>
            <w:vAlign w:val="top"/>
          </w:tcPr>
          <w:p w14:paraId="7ECDE007">
            <w:pPr>
              <w:pStyle w:val="478"/>
              <w:keepNext w:val="0"/>
              <w:keepLines w:val="0"/>
              <w:pageBreakBefore w:val="0"/>
              <w:widowControl/>
              <w:kinsoku w:val="0"/>
              <w:wordWrap/>
              <w:overflowPunct/>
              <w:topLinePunct w:val="0"/>
              <w:autoSpaceDE w:val="0"/>
              <w:autoSpaceDN w:val="0"/>
              <w:bidi w:val="0"/>
              <w:adjustRightInd w:val="0"/>
              <w:snapToGrid w:val="0"/>
              <w:spacing w:before="52" w:line="240" w:lineRule="auto"/>
              <w:ind w:left="104"/>
              <w:textAlignment w:val="baseline"/>
              <w:rPr>
                <w:color w:val="auto"/>
                <w:sz w:val="21"/>
                <w:szCs w:val="21"/>
                <w:highlight w:val="none"/>
              </w:rPr>
            </w:pPr>
            <w:r>
              <w:rPr>
                <w:color w:val="auto"/>
                <w:spacing w:val="2"/>
                <w:sz w:val="21"/>
                <w:szCs w:val="21"/>
                <w:highlight w:val="none"/>
              </w:rPr>
              <w:t>行政科研楼</w:t>
            </w:r>
            <w:r>
              <w:rPr>
                <w:rFonts w:hint="eastAsia"/>
                <w:color w:val="auto"/>
                <w:spacing w:val="2"/>
                <w:sz w:val="21"/>
                <w:szCs w:val="21"/>
                <w:highlight w:val="none"/>
                <w:lang w:val="en-US" w:eastAsia="zh-CN"/>
              </w:rPr>
              <w:t xml:space="preserve"> </w:t>
            </w:r>
            <w:r>
              <w:rPr>
                <w:color w:val="auto"/>
                <w:spacing w:val="2"/>
                <w:sz w:val="21"/>
                <w:szCs w:val="21"/>
                <w:highlight w:val="none"/>
              </w:rPr>
              <w:t>5F:</w:t>
            </w:r>
            <w:r>
              <w:rPr>
                <w:rFonts w:hint="eastAsia"/>
                <w:color w:val="auto"/>
                <w:spacing w:val="2"/>
                <w:sz w:val="21"/>
                <w:szCs w:val="21"/>
                <w:highlight w:val="none"/>
                <w:lang w:val="en-US" w:eastAsia="zh-CN"/>
              </w:rPr>
              <w:t xml:space="preserve"> </w:t>
            </w:r>
            <w:r>
              <w:rPr>
                <w:color w:val="auto"/>
                <w:spacing w:val="2"/>
                <w:sz w:val="21"/>
                <w:szCs w:val="21"/>
                <w:highlight w:val="none"/>
              </w:rPr>
              <w:t>副部长办公室(4间)</w:t>
            </w:r>
          </w:p>
        </w:tc>
        <w:tc>
          <w:tcPr>
            <w:tcW w:w="2013" w:type="dxa"/>
            <w:vAlign w:val="top"/>
          </w:tcPr>
          <w:p w14:paraId="6547D166">
            <w:pPr>
              <w:pStyle w:val="478"/>
              <w:keepNext w:val="0"/>
              <w:keepLines w:val="0"/>
              <w:pageBreakBefore w:val="0"/>
              <w:widowControl/>
              <w:kinsoku w:val="0"/>
              <w:wordWrap/>
              <w:overflowPunct/>
              <w:topLinePunct w:val="0"/>
              <w:autoSpaceDE w:val="0"/>
              <w:autoSpaceDN w:val="0"/>
              <w:bidi w:val="0"/>
              <w:adjustRightInd w:val="0"/>
              <w:snapToGrid w:val="0"/>
              <w:spacing w:before="52" w:line="240" w:lineRule="auto"/>
              <w:ind w:left="104"/>
              <w:textAlignment w:val="baseline"/>
              <w:rPr>
                <w:color w:val="auto"/>
                <w:spacing w:val="2"/>
                <w:sz w:val="21"/>
                <w:szCs w:val="21"/>
                <w:highlight w:val="none"/>
              </w:rPr>
            </w:pPr>
          </w:p>
        </w:tc>
        <w:tc>
          <w:tcPr>
            <w:tcW w:w="2228" w:type="dxa"/>
            <w:vAlign w:val="top"/>
          </w:tcPr>
          <w:p w14:paraId="61E5B6EC">
            <w:pPr>
              <w:pStyle w:val="478"/>
              <w:keepNext w:val="0"/>
              <w:keepLines w:val="0"/>
              <w:pageBreakBefore w:val="0"/>
              <w:widowControl/>
              <w:kinsoku w:val="0"/>
              <w:wordWrap/>
              <w:overflowPunct/>
              <w:topLinePunct w:val="0"/>
              <w:autoSpaceDE w:val="0"/>
              <w:autoSpaceDN w:val="0"/>
              <w:bidi w:val="0"/>
              <w:adjustRightInd w:val="0"/>
              <w:snapToGrid w:val="0"/>
              <w:spacing w:before="52" w:line="240" w:lineRule="auto"/>
              <w:ind w:left="104"/>
              <w:textAlignment w:val="baseline"/>
              <w:rPr>
                <w:color w:val="auto"/>
                <w:spacing w:val="2"/>
                <w:sz w:val="21"/>
                <w:szCs w:val="21"/>
                <w:highlight w:val="none"/>
              </w:rPr>
            </w:pPr>
          </w:p>
        </w:tc>
      </w:tr>
      <w:tr w14:paraId="2FE1B3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9626" w:type="dxa"/>
            <w:gridSpan w:val="5"/>
            <w:shd w:val="clear" w:color="auto" w:fill="BFD8C2"/>
            <w:vAlign w:val="center"/>
          </w:tcPr>
          <w:p w14:paraId="586178D9">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left"/>
              <w:textAlignment w:val="baseline"/>
              <w:rPr>
                <w:color w:val="auto"/>
                <w:sz w:val="21"/>
                <w:szCs w:val="21"/>
                <w:highlight w:val="none"/>
              </w:rPr>
            </w:pPr>
            <w:r>
              <w:rPr>
                <w:b/>
                <w:bCs/>
                <w:color w:val="auto"/>
                <w:spacing w:val="-1"/>
                <w:sz w:val="21"/>
                <w:szCs w:val="21"/>
                <w:highlight w:val="none"/>
              </w:rPr>
              <w:t>开放办公室(行政科研楼、制剂中心、会议中心1楼、门诊医</w:t>
            </w:r>
            <w:r>
              <w:rPr>
                <w:b/>
                <w:bCs/>
                <w:color w:val="auto"/>
                <w:spacing w:val="-2"/>
                <w:sz w:val="21"/>
                <w:szCs w:val="21"/>
                <w:highlight w:val="none"/>
              </w:rPr>
              <w:t>技楼)</w:t>
            </w:r>
          </w:p>
        </w:tc>
        <w:tc>
          <w:tcPr>
            <w:tcW w:w="2013" w:type="dxa"/>
            <w:shd w:val="clear" w:color="auto" w:fill="BFD8C2"/>
            <w:vAlign w:val="center"/>
          </w:tcPr>
          <w:p w14:paraId="11B1A27A">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left"/>
              <w:textAlignment w:val="baseline"/>
              <w:rPr>
                <w:b/>
                <w:bCs/>
                <w:color w:val="auto"/>
                <w:spacing w:val="-1"/>
                <w:sz w:val="21"/>
                <w:szCs w:val="21"/>
                <w:highlight w:val="none"/>
              </w:rPr>
            </w:pPr>
          </w:p>
        </w:tc>
        <w:tc>
          <w:tcPr>
            <w:tcW w:w="2228" w:type="dxa"/>
            <w:shd w:val="clear" w:color="auto" w:fill="BFD8C2"/>
            <w:vAlign w:val="center"/>
          </w:tcPr>
          <w:p w14:paraId="648D1BB5">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left"/>
              <w:textAlignment w:val="baseline"/>
              <w:rPr>
                <w:b/>
                <w:bCs/>
                <w:color w:val="auto"/>
                <w:spacing w:val="-1"/>
                <w:sz w:val="21"/>
                <w:szCs w:val="21"/>
                <w:highlight w:val="none"/>
              </w:rPr>
            </w:pPr>
          </w:p>
        </w:tc>
      </w:tr>
      <w:tr w14:paraId="4DD162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3248" w:hRule="atLeast"/>
          <w:jc w:val="center"/>
        </w:trPr>
        <w:tc>
          <w:tcPr>
            <w:tcW w:w="1034" w:type="dxa"/>
            <w:vAlign w:val="center"/>
          </w:tcPr>
          <w:p w14:paraId="0E922D7B">
            <w:pPr>
              <w:pStyle w:val="478"/>
              <w:keepNext w:val="0"/>
              <w:keepLines w:val="0"/>
              <w:pageBreakBefore w:val="0"/>
              <w:widowControl/>
              <w:numPr>
                <w:ilvl w:val="0"/>
                <w:numId w:val="9"/>
              </w:numPr>
              <w:kinsoku w:val="0"/>
              <w:wordWrap/>
              <w:overflowPunct/>
              <w:topLinePunct w:val="0"/>
              <w:autoSpaceDE w:val="0"/>
              <w:autoSpaceDN w:val="0"/>
              <w:bidi w:val="0"/>
              <w:adjustRightInd w:val="0"/>
              <w:snapToGrid w:val="0"/>
              <w:spacing w:line="240" w:lineRule="auto"/>
              <w:ind w:left="454" w:leftChars="0" w:hanging="454" w:firstLineChars="0"/>
              <w:jc w:val="center"/>
              <w:textAlignment w:val="baseline"/>
              <w:rPr>
                <w:color w:val="auto"/>
                <w:sz w:val="21"/>
                <w:szCs w:val="21"/>
                <w:highlight w:val="none"/>
              </w:rPr>
            </w:pPr>
          </w:p>
        </w:tc>
        <w:tc>
          <w:tcPr>
            <w:tcW w:w="1714" w:type="dxa"/>
            <w:vAlign w:val="center"/>
          </w:tcPr>
          <w:p w14:paraId="29CD9E5B">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pacing w:val="-2"/>
                <w:sz w:val="21"/>
                <w:szCs w:val="21"/>
                <w:highlight w:val="none"/>
              </w:rPr>
              <w:t>屏风卡位</w:t>
            </w:r>
          </w:p>
        </w:tc>
        <w:tc>
          <w:tcPr>
            <w:tcW w:w="1080" w:type="dxa"/>
            <w:vAlign w:val="center"/>
          </w:tcPr>
          <w:p w14:paraId="54D7ED02">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pacing w:val="-3"/>
                <w:sz w:val="21"/>
                <w:szCs w:val="21"/>
                <w:highlight w:val="none"/>
              </w:rPr>
              <w:t>340</w:t>
            </w:r>
          </w:p>
        </w:tc>
        <w:tc>
          <w:tcPr>
            <w:tcW w:w="960" w:type="dxa"/>
            <w:vAlign w:val="center"/>
          </w:tcPr>
          <w:p w14:paraId="0ED24BF5">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z w:val="21"/>
                <w:szCs w:val="21"/>
                <w:highlight w:val="none"/>
              </w:rPr>
              <w:t>位</w:t>
            </w:r>
          </w:p>
        </w:tc>
        <w:tc>
          <w:tcPr>
            <w:tcW w:w="4838" w:type="dxa"/>
            <w:vMerge w:val="restart"/>
            <w:vAlign w:val="top"/>
          </w:tcPr>
          <w:p w14:paraId="24219CD2">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0"/>
              <w:textAlignment w:val="baseline"/>
              <w:rPr>
                <w:color w:val="auto"/>
                <w:sz w:val="21"/>
                <w:szCs w:val="21"/>
                <w:highlight w:val="none"/>
              </w:rPr>
            </w:pPr>
            <w:r>
              <w:rPr>
                <w:color w:val="auto"/>
                <w:spacing w:val="1"/>
                <w:sz w:val="21"/>
                <w:szCs w:val="21"/>
                <w:highlight w:val="none"/>
              </w:rPr>
              <w:t>行政科研楼</w:t>
            </w:r>
          </w:p>
          <w:p w14:paraId="1722861F">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0"/>
              <w:textAlignment w:val="baseline"/>
              <w:rPr>
                <w:color w:val="auto"/>
                <w:sz w:val="21"/>
                <w:szCs w:val="21"/>
                <w:highlight w:val="none"/>
              </w:rPr>
            </w:pPr>
            <w:r>
              <w:rPr>
                <w:color w:val="auto"/>
                <w:sz w:val="21"/>
                <w:szCs w:val="21"/>
                <w:highlight w:val="none"/>
              </w:rPr>
              <w:t>1F:管理办公(1间)4张、办公室(1间4.3平)2张</w:t>
            </w:r>
          </w:p>
          <w:p w14:paraId="6E8E08D4">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0"/>
              <w:textAlignment w:val="baseline"/>
              <w:rPr>
                <w:color w:val="auto"/>
                <w:sz w:val="21"/>
                <w:szCs w:val="21"/>
                <w:highlight w:val="none"/>
              </w:rPr>
            </w:pPr>
            <w:r>
              <w:rPr>
                <w:color w:val="auto"/>
                <w:spacing w:val="-1"/>
                <w:sz w:val="21"/>
                <w:szCs w:val="21"/>
                <w:highlight w:val="none"/>
              </w:rPr>
              <w:t>2F:管理办公(2间)4张</w:t>
            </w:r>
          </w:p>
          <w:p w14:paraId="693198AB">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0"/>
              <w:textAlignment w:val="baseline"/>
              <w:rPr>
                <w:color w:val="auto"/>
                <w:sz w:val="21"/>
                <w:szCs w:val="21"/>
                <w:highlight w:val="none"/>
              </w:rPr>
            </w:pPr>
            <w:r>
              <w:rPr>
                <w:color w:val="auto"/>
                <w:sz w:val="21"/>
                <w:szCs w:val="21"/>
                <w:highlight w:val="none"/>
              </w:rPr>
              <w:t>5F-6F:2间*4人办公室共8张</w:t>
            </w:r>
          </w:p>
          <w:p w14:paraId="3C7FE79A">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0"/>
              <w:textAlignment w:val="baseline"/>
              <w:rPr>
                <w:color w:val="auto"/>
                <w:sz w:val="21"/>
                <w:szCs w:val="21"/>
                <w:highlight w:val="none"/>
              </w:rPr>
            </w:pPr>
            <w:r>
              <w:rPr>
                <w:color w:val="auto"/>
                <w:spacing w:val="-1"/>
                <w:sz w:val="21"/>
                <w:szCs w:val="21"/>
                <w:highlight w:val="none"/>
              </w:rPr>
              <w:t>会议中心</w:t>
            </w:r>
            <w:r>
              <w:rPr>
                <w:rFonts w:hint="eastAsia"/>
                <w:color w:val="auto"/>
                <w:spacing w:val="-1"/>
                <w:sz w:val="21"/>
                <w:szCs w:val="21"/>
                <w:highlight w:val="none"/>
                <w:lang w:val="en-US" w:eastAsia="zh-CN"/>
              </w:rPr>
              <w:t xml:space="preserve"> </w:t>
            </w:r>
            <w:r>
              <w:rPr>
                <w:color w:val="auto"/>
                <w:spacing w:val="-1"/>
                <w:sz w:val="21"/>
                <w:szCs w:val="21"/>
                <w:highlight w:val="none"/>
              </w:rPr>
              <w:t>1F:管理用房6张</w:t>
            </w:r>
          </w:p>
          <w:p w14:paraId="7CBF56E8">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0"/>
              <w:textAlignment w:val="baseline"/>
              <w:rPr>
                <w:color w:val="auto"/>
                <w:spacing w:val="1"/>
                <w:sz w:val="21"/>
                <w:szCs w:val="21"/>
                <w:highlight w:val="none"/>
              </w:rPr>
            </w:pPr>
            <w:r>
              <w:rPr>
                <w:color w:val="auto"/>
                <w:spacing w:val="2"/>
                <w:sz w:val="21"/>
                <w:szCs w:val="21"/>
                <w:highlight w:val="none"/>
              </w:rPr>
              <w:t>制剂中心</w:t>
            </w:r>
            <w:r>
              <w:rPr>
                <w:rFonts w:hint="eastAsia"/>
                <w:color w:val="auto"/>
                <w:spacing w:val="2"/>
                <w:sz w:val="21"/>
                <w:szCs w:val="21"/>
                <w:highlight w:val="none"/>
                <w:lang w:val="en-US" w:eastAsia="zh-CN"/>
              </w:rPr>
              <w:t xml:space="preserve"> </w:t>
            </w:r>
            <w:r>
              <w:rPr>
                <w:color w:val="auto"/>
                <w:spacing w:val="2"/>
                <w:sz w:val="21"/>
                <w:szCs w:val="21"/>
                <w:highlight w:val="none"/>
              </w:rPr>
              <w:t>1F-2F:资料室共17张(4+1</w:t>
            </w:r>
            <w:r>
              <w:rPr>
                <w:color w:val="auto"/>
                <w:spacing w:val="1"/>
                <w:sz w:val="21"/>
                <w:szCs w:val="21"/>
                <w:highlight w:val="none"/>
              </w:rPr>
              <w:t>3)</w:t>
            </w:r>
          </w:p>
          <w:p w14:paraId="35079FC1">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0"/>
              <w:textAlignment w:val="baseline"/>
              <w:rPr>
                <w:color w:val="auto"/>
                <w:sz w:val="21"/>
                <w:szCs w:val="21"/>
                <w:highlight w:val="none"/>
              </w:rPr>
            </w:pPr>
            <w:r>
              <w:rPr>
                <w:color w:val="auto"/>
                <w:spacing w:val="-2"/>
                <w:sz w:val="21"/>
                <w:szCs w:val="21"/>
                <w:highlight w:val="none"/>
              </w:rPr>
              <w:t>3F:办公室12张</w:t>
            </w:r>
          </w:p>
          <w:p w14:paraId="3B0ACA6A">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0"/>
              <w:textAlignment w:val="baseline"/>
              <w:rPr>
                <w:color w:val="auto"/>
                <w:sz w:val="21"/>
                <w:szCs w:val="21"/>
                <w:highlight w:val="none"/>
              </w:rPr>
            </w:pPr>
            <w:r>
              <w:rPr>
                <w:color w:val="auto"/>
                <w:sz w:val="21"/>
                <w:szCs w:val="21"/>
                <w:highlight w:val="none"/>
              </w:rPr>
              <w:t>5F:配套用房(40.87)11张</w:t>
            </w:r>
          </w:p>
          <w:p w14:paraId="12C6D000">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0"/>
              <w:textAlignment w:val="baseline"/>
              <w:rPr>
                <w:color w:val="auto"/>
                <w:sz w:val="21"/>
                <w:szCs w:val="21"/>
                <w:highlight w:val="none"/>
              </w:rPr>
            </w:pPr>
            <w:r>
              <w:rPr>
                <w:color w:val="auto"/>
                <w:spacing w:val="1"/>
                <w:sz w:val="21"/>
                <w:szCs w:val="21"/>
                <w:highlight w:val="none"/>
              </w:rPr>
              <w:t>门诊医技楼裙楼</w:t>
            </w:r>
          </w:p>
          <w:p w14:paraId="31810D6A">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0"/>
              <w:textAlignment w:val="baseline"/>
              <w:rPr>
                <w:color w:val="auto"/>
                <w:sz w:val="21"/>
                <w:szCs w:val="21"/>
                <w:highlight w:val="none"/>
              </w:rPr>
            </w:pPr>
            <w:r>
              <w:rPr>
                <w:color w:val="auto"/>
                <w:spacing w:val="-1"/>
                <w:sz w:val="21"/>
                <w:szCs w:val="21"/>
                <w:highlight w:val="none"/>
              </w:rPr>
              <w:t>B2:办公室4张</w:t>
            </w:r>
          </w:p>
          <w:p w14:paraId="0EA5867C">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0"/>
              <w:textAlignment w:val="baseline"/>
              <w:rPr>
                <w:color w:val="auto"/>
                <w:sz w:val="21"/>
                <w:szCs w:val="21"/>
                <w:highlight w:val="none"/>
              </w:rPr>
            </w:pPr>
            <w:r>
              <w:rPr>
                <w:color w:val="auto"/>
                <w:spacing w:val="1"/>
                <w:sz w:val="21"/>
                <w:szCs w:val="21"/>
                <w:highlight w:val="none"/>
              </w:rPr>
              <w:t>1F:办公室36张(3+4+3+中药办公8+西药8+医生办10)</w:t>
            </w:r>
            <w:r>
              <w:rPr>
                <w:color w:val="auto"/>
                <w:spacing w:val="7"/>
                <w:sz w:val="21"/>
                <w:szCs w:val="21"/>
                <w:highlight w:val="none"/>
              </w:rPr>
              <w:t xml:space="preserve"> </w:t>
            </w:r>
            <w:r>
              <w:rPr>
                <w:color w:val="auto"/>
                <w:spacing w:val="4"/>
                <w:sz w:val="21"/>
                <w:szCs w:val="21"/>
                <w:highlight w:val="none"/>
              </w:rPr>
              <w:t>技师/护士办6张、会议/示教/办公室5张；</w:t>
            </w:r>
          </w:p>
          <w:p w14:paraId="33F69356">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0"/>
              <w:textAlignment w:val="baseline"/>
              <w:rPr>
                <w:color w:val="auto"/>
                <w:spacing w:val="12"/>
                <w:sz w:val="21"/>
                <w:szCs w:val="21"/>
                <w:highlight w:val="none"/>
              </w:rPr>
            </w:pPr>
            <w:r>
              <w:rPr>
                <w:color w:val="auto"/>
                <w:spacing w:val="1"/>
                <w:sz w:val="21"/>
                <w:szCs w:val="21"/>
                <w:highlight w:val="none"/>
              </w:rPr>
              <w:t>2F:办公室49张(3+3+2+10+1+医生办6+4+8+12)</w:t>
            </w:r>
            <w:r>
              <w:rPr>
                <w:color w:val="auto"/>
                <w:spacing w:val="12"/>
                <w:sz w:val="21"/>
                <w:szCs w:val="21"/>
                <w:highlight w:val="none"/>
              </w:rPr>
              <w:t xml:space="preserve"> </w:t>
            </w:r>
          </w:p>
          <w:p w14:paraId="13351A97">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0"/>
              <w:textAlignment w:val="baseline"/>
              <w:rPr>
                <w:color w:val="auto"/>
                <w:sz w:val="21"/>
                <w:szCs w:val="21"/>
                <w:highlight w:val="none"/>
              </w:rPr>
            </w:pPr>
            <w:r>
              <w:rPr>
                <w:color w:val="auto"/>
                <w:spacing w:val="1"/>
                <w:sz w:val="21"/>
                <w:szCs w:val="21"/>
                <w:highlight w:val="none"/>
              </w:rPr>
              <w:t>3F:医生办80张(24+18+10+3+8+17张)</w:t>
            </w:r>
          </w:p>
          <w:p w14:paraId="1E3058CC">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0"/>
              <w:textAlignment w:val="baseline"/>
              <w:rPr>
                <w:color w:val="auto"/>
                <w:sz w:val="21"/>
                <w:szCs w:val="21"/>
                <w:highlight w:val="none"/>
              </w:rPr>
            </w:pPr>
            <w:r>
              <w:rPr>
                <w:color w:val="auto"/>
                <w:spacing w:val="2"/>
                <w:sz w:val="21"/>
                <w:szCs w:val="21"/>
                <w:highlight w:val="none"/>
              </w:rPr>
              <w:t>4F:共23张(12+6+3+2)</w:t>
            </w:r>
          </w:p>
          <w:p w14:paraId="561E9600">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0"/>
              <w:textAlignment w:val="baseline"/>
              <w:rPr>
                <w:color w:val="auto"/>
                <w:sz w:val="21"/>
                <w:szCs w:val="21"/>
                <w:highlight w:val="none"/>
              </w:rPr>
            </w:pPr>
            <w:r>
              <w:rPr>
                <w:color w:val="auto"/>
                <w:spacing w:val="1"/>
                <w:sz w:val="21"/>
                <w:szCs w:val="21"/>
                <w:highlight w:val="none"/>
              </w:rPr>
              <w:t>5F:办公室56张(8+麻醉医生办35+医生办4+3+6+8</w:t>
            </w:r>
            <w:r>
              <w:rPr>
                <w:color w:val="auto"/>
                <w:sz w:val="21"/>
                <w:szCs w:val="21"/>
                <w:highlight w:val="none"/>
              </w:rPr>
              <w:t xml:space="preserve">+1+1) </w:t>
            </w:r>
            <w:r>
              <w:rPr>
                <w:color w:val="auto"/>
                <w:spacing w:val="-1"/>
                <w:sz w:val="21"/>
                <w:szCs w:val="21"/>
                <w:highlight w:val="none"/>
              </w:rPr>
              <w:t>6F:主任办公室1张、办公区8张</w:t>
            </w:r>
          </w:p>
          <w:p w14:paraId="378457E2">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0"/>
              <w:textAlignment w:val="baseline"/>
              <w:rPr>
                <w:color w:val="auto"/>
                <w:sz w:val="21"/>
                <w:szCs w:val="21"/>
                <w:highlight w:val="none"/>
              </w:rPr>
            </w:pPr>
            <w:r>
              <w:rPr>
                <w:color w:val="auto"/>
                <w:spacing w:val="4"/>
                <w:sz w:val="21"/>
                <w:szCs w:val="21"/>
                <w:highlight w:val="none"/>
              </w:rPr>
              <w:t>急诊综合病房：医生办公室10张、护士站8张、</w:t>
            </w:r>
            <w:r>
              <w:rPr>
                <w:color w:val="auto"/>
                <w:spacing w:val="11"/>
                <w:sz w:val="21"/>
                <w:szCs w:val="21"/>
                <w:highlight w:val="none"/>
              </w:rPr>
              <w:t xml:space="preserve"> </w:t>
            </w:r>
            <w:r>
              <w:rPr>
                <w:color w:val="auto"/>
                <w:sz w:val="21"/>
                <w:szCs w:val="21"/>
                <w:highlight w:val="none"/>
              </w:rPr>
              <w:t>EICU</w:t>
            </w:r>
            <w:r>
              <w:rPr>
                <w:color w:val="auto"/>
                <w:spacing w:val="11"/>
                <w:sz w:val="21"/>
                <w:szCs w:val="21"/>
                <w:highlight w:val="none"/>
              </w:rPr>
              <w:t>:医生办公室9张、</w:t>
            </w:r>
          </w:p>
        </w:tc>
        <w:tc>
          <w:tcPr>
            <w:tcW w:w="2013" w:type="dxa"/>
            <w:vAlign w:val="top"/>
          </w:tcPr>
          <w:p w14:paraId="1C0FE7B8">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0"/>
              <w:textAlignment w:val="baseline"/>
              <w:rPr>
                <w:color w:val="auto"/>
                <w:spacing w:val="4"/>
                <w:sz w:val="21"/>
                <w:szCs w:val="21"/>
                <w:highlight w:val="none"/>
              </w:rPr>
            </w:pPr>
          </w:p>
        </w:tc>
        <w:tc>
          <w:tcPr>
            <w:tcW w:w="2228" w:type="dxa"/>
            <w:vAlign w:val="top"/>
          </w:tcPr>
          <w:p w14:paraId="17355FC6">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0"/>
              <w:textAlignment w:val="baseline"/>
              <w:rPr>
                <w:color w:val="auto"/>
                <w:spacing w:val="4"/>
                <w:sz w:val="21"/>
                <w:szCs w:val="21"/>
                <w:highlight w:val="none"/>
              </w:rPr>
            </w:pPr>
          </w:p>
        </w:tc>
      </w:tr>
      <w:tr w14:paraId="4D5FAA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90" w:hRule="atLeast"/>
          <w:jc w:val="center"/>
        </w:trPr>
        <w:tc>
          <w:tcPr>
            <w:tcW w:w="1034" w:type="dxa"/>
            <w:vAlign w:val="center"/>
          </w:tcPr>
          <w:p w14:paraId="3EA5FB8D">
            <w:pPr>
              <w:pStyle w:val="478"/>
              <w:keepNext w:val="0"/>
              <w:keepLines w:val="0"/>
              <w:pageBreakBefore w:val="0"/>
              <w:widowControl/>
              <w:numPr>
                <w:ilvl w:val="0"/>
                <w:numId w:val="9"/>
              </w:numPr>
              <w:kinsoku w:val="0"/>
              <w:wordWrap/>
              <w:overflowPunct/>
              <w:topLinePunct w:val="0"/>
              <w:autoSpaceDE w:val="0"/>
              <w:autoSpaceDN w:val="0"/>
              <w:bidi w:val="0"/>
              <w:adjustRightInd w:val="0"/>
              <w:snapToGrid w:val="0"/>
              <w:spacing w:line="240" w:lineRule="auto"/>
              <w:ind w:left="454" w:leftChars="0" w:hanging="454" w:firstLineChars="0"/>
              <w:jc w:val="center"/>
              <w:textAlignment w:val="baseline"/>
              <w:rPr>
                <w:color w:val="auto"/>
                <w:sz w:val="21"/>
                <w:szCs w:val="21"/>
                <w:highlight w:val="none"/>
              </w:rPr>
            </w:pPr>
          </w:p>
        </w:tc>
        <w:tc>
          <w:tcPr>
            <w:tcW w:w="1714" w:type="dxa"/>
            <w:vAlign w:val="center"/>
          </w:tcPr>
          <w:p w14:paraId="1CFEC4C6">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leftChars="0"/>
              <w:jc w:val="center"/>
              <w:textAlignment w:val="baseline"/>
              <w:rPr>
                <w:color w:val="auto"/>
                <w:spacing w:val="-2"/>
                <w:sz w:val="21"/>
                <w:szCs w:val="21"/>
                <w:highlight w:val="none"/>
              </w:rPr>
            </w:pPr>
            <w:r>
              <w:rPr>
                <w:rFonts w:hint="eastAsia"/>
                <w:color w:val="auto"/>
                <w:spacing w:val="-2"/>
                <w:sz w:val="21"/>
                <w:szCs w:val="21"/>
                <w:highlight w:val="none"/>
                <w:lang w:val="en-US" w:eastAsia="zh-CN"/>
              </w:rPr>
              <w:t>钢制三抽柜1</w:t>
            </w:r>
          </w:p>
        </w:tc>
        <w:tc>
          <w:tcPr>
            <w:tcW w:w="1080" w:type="dxa"/>
            <w:vAlign w:val="center"/>
          </w:tcPr>
          <w:p w14:paraId="05837BAB">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leftChars="0"/>
              <w:jc w:val="center"/>
              <w:textAlignment w:val="baseline"/>
              <w:rPr>
                <w:color w:val="auto"/>
                <w:spacing w:val="-3"/>
                <w:sz w:val="21"/>
                <w:szCs w:val="21"/>
                <w:highlight w:val="none"/>
              </w:rPr>
            </w:pPr>
            <w:r>
              <w:rPr>
                <w:color w:val="auto"/>
                <w:spacing w:val="-3"/>
                <w:sz w:val="21"/>
                <w:szCs w:val="21"/>
                <w:highlight w:val="none"/>
              </w:rPr>
              <w:t>340</w:t>
            </w:r>
          </w:p>
        </w:tc>
        <w:tc>
          <w:tcPr>
            <w:tcW w:w="960" w:type="dxa"/>
            <w:vAlign w:val="center"/>
          </w:tcPr>
          <w:p w14:paraId="31983308">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leftChars="0"/>
              <w:jc w:val="center"/>
              <w:textAlignment w:val="baseline"/>
              <w:rPr>
                <w:color w:val="auto"/>
                <w:sz w:val="21"/>
                <w:szCs w:val="21"/>
                <w:highlight w:val="none"/>
              </w:rPr>
            </w:pPr>
            <w:r>
              <w:rPr>
                <w:rFonts w:hint="eastAsia"/>
                <w:color w:val="auto"/>
                <w:sz w:val="21"/>
                <w:szCs w:val="21"/>
                <w:highlight w:val="none"/>
                <w:lang w:val="en-US" w:eastAsia="zh-CN"/>
              </w:rPr>
              <w:t>个</w:t>
            </w:r>
          </w:p>
        </w:tc>
        <w:tc>
          <w:tcPr>
            <w:tcW w:w="4838" w:type="dxa"/>
            <w:vMerge w:val="continue"/>
            <w:vAlign w:val="top"/>
          </w:tcPr>
          <w:p w14:paraId="4D1631E0">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0"/>
              <w:textAlignment w:val="baseline"/>
              <w:rPr>
                <w:color w:val="auto"/>
                <w:spacing w:val="4"/>
                <w:sz w:val="21"/>
                <w:szCs w:val="21"/>
                <w:highlight w:val="none"/>
              </w:rPr>
            </w:pPr>
          </w:p>
        </w:tc>
        <w:tc>
          <w:tcPr>
            <w:tcW w:w="2013" w:type="dxa"/>
            <w:vAlign w:val="top"/>
          </w:tcPr>
          <w:p w14:paraId="1C40CAF7">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0"/>
              <w:textAlignment w:val="baseline"/>
              <w:rPr>
                <w:color w:val="auto"/>
                <w:spacing w:val="4"/>
                <w:sz w:val="21"/>
                <w:szCs w:val="21"/>
                <w:highlight w:val="none"/>
              </w:rPr>
            </w:pPr>
          </w:p>
        </w:tc>
        <w:tc>
          <w:tcPr>
            <w:tcW w:w="2228" w:type="dxa"/>
            <w:vAlign w:val="top"/>
          </w:tcPr>
          <w:p w14:paraId="7904677D">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0"/>
              <w:textAlignment w:val="baseline"/>
              <w:rPr>
                <w:color w:val="auto"/>
                <w:spacing w:val="4"/>
                <w:sz w:val="21"/>
                <w:szCs w:val="21"/>
                <w:highlight w:val="none"/>
              </w:rPr>
            </w:pPr>
          </w:p>
        </w:tc>
      </w:tr>
      <w:tr w14:paraId="22D30F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1532" w:hRule="atLeast"/>
          <w:jc w:val="center"/>
        </w:trPr>
        <w:tc>
          <w:tcPr>
            <w:tcW w:w="1034" w:type="dxa"/>
            <w:vAlign w:val="center"/>
          </w:tcPr>
          <w:p w14:paraId="163B151D">
            <w:pPr>
              <w:pStyle w:val="478"/>
              <w:keepNext w:val="0"/>
              <w:keepLines w:val="0"/>
              <w:pageBreakBefore w:val="0"/>
              <w:widowControl/>
              <w:numPr>
                <w:ilvl w:val="0"/>
                <w:numId w:val="9"/>
              </w:numPr>
              <w:kinsoku w:val="0"/>
              <w:wordWrap/>
              <w:overflowPunct/>
              <w:topLinePunct w:val="0"/>
              <w:autoSpaceDE w:val="0"/>
              <w:autoSpaceDN w:val="0"/>
              <w:bidi w:val="0"/>
              <w:adjustRightInd w:val="0"/>
              <w:snapToGrid w:val="0"/>
              <w:spacing w:line="240" w:lineRule="auto"/>
              <w:ind w:left="454" w:leftChars="0" w:hanging="454" w:firstLineChars="0"/>
              <w:jc w:val="center"/>
              <w:textAlignment w:val="baseline"/>
              <w:rPr>
                <w:color w:val="auto"/>
                <w:sz w:val="21"/>
                <w:szCs w:val="21"/>
                <w:highlight w:val="none"/>
              </w:rPr>
            </w:pPr>
          </w:p>
        </w:tc>
        <w:tc>
          <w:tcPr>
            <w:tcW w:w="1714" w:type="dxa"/>
            <w:vAlign w:val="center"/>
          </w:tcPr>
          <w:p w14:paraId="1188AF88">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pacing w:val="4"/>
                <w:sz w:val="21"/>
                <w:szCs w:val="21"/>
                <w:highlight w:val="none"/>
              </w:rPr>
              <w:t>屏风卡位(带午休床)</w:t>
            </w:r>
          </w:p>
        </w:tc>
        <w:tc>
          <w:tcPr>
            <w:tcW w:w="1080" w:type="dxa"/>
            <w:vAlign w:val="center"/>
          </w:tcPr>
          <w:p w14:paraId="2AFD8544">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pacing w:val="-3"/>
                <w:sz w:val="21"/>
                <w:szCs w:val="21"/>
                <w:highlight w:val="none"/>
              </w:rPr>
              <w:t>248</w:t>
            </w:r>
          </w:p>
        </w:tc>
        <w:tc>
          <w:tcPr>
            <w:tcW w:w="960" w:type="dxa"/>
            <w:vAlign w:val="center"/>
          </w:tcPr>
          <w:p w14:paraId="5D353041">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z w:val="21"/>
                <w:szCs w:val="21"/>
                <w:highlight w:val="none"/>
              </w:rPr>
              <w:t>位</w:t>
            </w:r>
          </w:p>
        </w:tc>
        <w:tc>
          <w:tcPr>
            <w:tcW w:w="4838" w:type="dxa"/>
            <w:vMerge w:val="restart"/>
            <w:vAlign w:val="top"/>
          </w:tcPr>
          <w:p w14:paraId="0B560294">
            <w:pPr>
              <w:pStyle w:val="478"/>
              <w:keepNext w:val="0"/>
              <w:keepLines w:val="0"/>
              <w:pageBreakBefore w:val="0"/>
              <w:widowControl/>
              <w:kinsoku w:val="0"/>
              <w:wordWrap/>
              <w:overflowPunct/>
              <w:topLinePunct w:val="0"/>
              <w:autoSpaceDE w:val="0"/>
              <w:autoSpaceDN w:val="0"/>
              <w:bidi w:val="0"/>
              <w:adjustRightInd w:val="0"/>
              <w:snapToGrid w:val="0"/>
              <w:spacing w:before="32" w:line="240" w:lineRule="auto"/>
              <w:ind w:left="105" w:leftChars="50" w:right="0"/>
              <w:textAlignment w:val="baseline"/>
              <w:rPr>
                <w:color w:val="auto"/>
                <w:sz w:val="21"/>
                <w:szCs w:val="21"/>
                <w:highlight w:val="none"/>
              </w:rPr>
            </w:pPr>
            <w:r>
              <w:rPr>
                <w:color w:val="auto"/>
                <w:sz w:val="21"/>
                <w:szCs w:val="21"/>
                <w:highlight w:val="none"/>
              </w:rPr>
              <w:t>行政科研楼</w:t>
            </w:r>
            <w:r>
              <w:rPr>
                <w:rFonts w:hint="eastAsia"/>
                <w:color w:val="auto"/>
                <w:sz w:val="21"/>
                <w:szCs w:val="21"/>
                <w:highlight w:val="none"/>
                <w:lang w:val="en-US" w:eastAsia="zh-CN"/>
              </w:rPr>
              <w:t xml:space="preserve"> </w:t>
            </w:r>
            <w:r>
              <w:rPr>
                <w:color w:val="auto"/>
                <w:sz w:val="21"/>
                <w:szCs w:val="21"/>
                <w:highlight w:val="none"/>
              </w:rPr>
              <w:t>2F:开放办公室2间(44席)88张、开放办</w:t>
            </w:r>
            <w:r>
              <w:rPr>
                <w:color w:val="auto"/>
                <w:spacing w:val="7"/>
                <w:sz w:val="21"/>
                <w:szCs w:val="21"/>
                <w:highlight w:val="none"/>
              </w:rPr>
              <w:t>公室1间(28席)28张、</w:t>
            </w:r>
          </w:p>
          <w:p w14:paraId="4934CFE1">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0"/>
              <w:textAlignment w:val="baseline"/>
              <w:rPr>
                <w:color w:val="auto"/>
                <w:sz w:val="21"/>
                <w:szCs w:val="21"/>
                <w:highlight w:val="none"/>
              </w:rPr>
            </w:pPr>
            <w:r>
              <w:rPr>
                <w:color w:val="auto"/>
                <w:spacing w:val="-1"/>
                <w:sz w:val="21"/>
                <w:szCs w:val="21"/>
                <w:highlight w:val="none"/>
              </w:rPr>
              <w:t>行政科研楼</w:t>
            </w:r>
            <w:r>
              <w:rPr>
                <w:rFonts w:hint="eastAsia"/>
                <w:color w:val="auto"/>
                <w:spacing w:val="-1"/>
                <w:sz w:val="21"/>
                <w:szCs w:val="21"/>
                <w:highlight w:val="none"/>
                <w:lang w:val="en-US" w:eastAsia="zh-CN"/>
              </w:rPr>
              <w:t xml:space="preserve"> </w:t>
            </w:r>
            <w:r>
              <w:rPr>
                <w:color w:val="auto"/>
                <w:spacing w:val="-1"/>
                <w:sz w:val="21"/>
                <w:szCs w:val="21"/>
                <w:highlight w:val="none"/>
              </w:rPr>
              <w:t>5F:35人开放办公室35张、16人开放办公</w:t>
            </w:r>
            <w:r>
              <w:rPr>
                <w:color w:val="auto"/>
                <w:spacing w:val="14"/>
                <w:sz w:val="21"/>
                <w:szCs w:val="21"/>
                <w:highlight w:val="none"/>
              </w:rPr>
              <w:t xml:space="preserve"> </w:t>
            </w:r>
            <w:r>
              <w:rPr>
                <w:color w:val="auto"/>
                <w:spacing w:val="-1"/>
                <w:sz w:val="21"/>
                <w:szCs w:val="21"/>
                <w:highlight w:val="none"/>
              </w:rPr>
              <w:t>室16张、10人开放办公室10张、9人办公室(1间)9</w:t>
            </w:r>
            <w:r>
              <w:rPr>
                <w:color w:val="auto"/>
                <w:spacing w:val="8"/>
                <w:sz w:val="21"/>
                <w:szCs w:val="21"/>
                <w:highlight w:val="none"/>
              </w:rPr>
              <w:t>张、24人办公室24张、</w:t>
            </w:r>
          </w:p>
          <w:p w14:paraId="3BCF5BC9">
            <w:pPr>
              <w:pStyle w:val="478"/>
              <w:keepNext w:val="0"/>
              <w:keepLines w:val="0"/>
              <w:pageBreakBefore w:val="0"/>
              <w:widowControl/>
              <w:kinsoku w:val="0"/>
              <w:wordWrap/>
              <w:overflowPunct/>
              <w:topLinePunct w:val="0"/>
              <w:autoSpaceDE w:val="0"/>
              <w:autoSpaceDN w:val="0"/>
              <w:bidi w:val="0"/>
              <w:adjustRightInd w:val="0"/>
              <w:snapToGrid w:val="0"/>
              <w:spacing w:before="30" w:line="240" w:lineRule="auto"/>
              <w:ind w:left="105" w:leftChars="50" w:right="0"/>
              <w:textAlignment w:val="baseline"/>
              <w:rPr>
                <w:color w:val="auto"/>
                <w:sz w:val="21"/>
                <w:szCs w:val="21"/>
                <w:highlight w:val="none"/>
              </w:rPr>
            </w:pPr>
            <w:r>
              <w:rPr>
                <w:color w:val="auto"/>
                <w:sz w:val="21"/>
                <w:szCs w:val="21"/>
                <w:highlight w:val="none"/>
              </w:rPr>
              <w:t>行政科研楼</w:t>
            </w:r>
            <w:r>
              <w:rPr>
                <w:rFonts w:hint="eastAsia"/>
                <w:color w:val="auto"/>
                <w:sz w:val="21"/>
                <w:szCs w:val="21"/>
                <w:highlight w:val="none"/>
                <w:lang w:val="en-US" w:eastAsia="zh-CN"/>
              </w:rPr>
              <w:t xml:space="preserve"> </w:t>
            </w:r>
            <w:r>
              <w:rPr>
                <w:color w:val="auto"/>
                <w:sz w:val="21"/>
                <w:szCs w:val="21"/>
                <w:highlight w:val="none"/>
              </w:rPr>
              <w:t>6F:20人办公室(1间)20张、10人党政综</w:t>
            </w:r>
            <w:r>
              <w:rPr>
                <w:color w:val="auto"/>
                <w:spacing w:val="6"/>
                <w:sz w:val="21"/>
                <w:szCs w:val="21"/>
                <w:highlight w:val="none"/>
              </w:rPr>
              <w:t>合办公室10张、8人办公室8张、</w:t>
            </w:r>
          </w:p>
        </w:tc>
        <w:tc>
          <w:tcPr>
            <w:tcW w:w="2013" w:type="dxa"/>
            <w:vAlign w:val="top"/>
          </w:tcPr>
          <w:p w14:paraId="6BC84CCC">
            <w:pPr>
              <w:pStyle w:val="478"/>
              <w:keepNext w:val="0"/>
              <w:keepLines w:val="0"/>
              <w:pageBreakBefore w:val="0"/>
              <w:widowControl/>
              <w:kinsoku w:val="0"/>
              <w:wordWrap/>
              <w:overflowPunct/>
              <w:topLinePunct w:val="0"/>
              <w:autoSpaceDE w:val="0"/>
              <w:autoSpaceDN w:val="0"/>
              <w:bidi w:val="0"/>
              <w:adjustRightInd w:val="0"/>
              <w:snapToGrid w:val="0"/>
              <w:spacing w:before="30" w:line="240" w:lineRule="auto"/>
              <w:ind w:left="105" w:leftChars="50" w:right="0"/>
              <w:textAlignment w:val="baseline"/>
              <w:rPr>
                <w:color w:val="auto"/>
                <w:sz w:val="21"/>
                <w:szCs w:val="21"/>
                <w:highlight w:val="none"/>
              </w:rPr>
            </w:pPr>
          </w:p>
        </w:tc>
        <w:tc>
          <w:tcPr>
            <w:tcW w:w="2228" w:type="dxa"/>
            <w:vAlign w:val="top"/>
          </w:tcPr>
          <w:p w14:paraId="00BE31D0">
            <w:pPr>
              <w:pStyle w:val="478"/>
              <w:keepNext w:val="0"/>
              <w:keepLines w:val="0"/>
              <w:pageBreakBefore w:val="0"/>
              <w:widowControl/>
              <w:kinsoku w:val="0"/>
              <w:wordWrap/>
              <w:overflowPunct/>
              <w:topLinePunct w:val="0"/>
              <w:autoSpaceDE w:val="0"/>
              <w:autoSpaceDN w:val="0"/>
              <w:bidi w:val="0"/>
              <w:adjustRightInd w:val="0"/>
              <w:snapToGrid w:val="0"/>
              <w:spacing w:before="30" w:line="240" w:lineRule="auto"/>
              <w:ind w:left="105" w:leftChars="50" w:right="0"/>
              <w:textAlignment w:val="baseline"/>
              <w:rPr>
                <w:color w:val="auto"/>
                <w:sz w:val="21"/>
                <w:szCs w:val="21"/>
                <w:highlight w:val="none"/>
              </w:rPr>
            </w:pPr>
          </w:p>
        </w:tc>
      </w:tr>
      <w:tr w14:paraId="0022F1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90" w:hRule="atLeast"/>
          <w:jc w:val="center"/>
        </w:trPr>
        <w:tc>
          <w:tcPr>
            <w:tcW w:w="1034" w:type="dxa"/>
            <w:vAlign w:val="center"/>
          </w:tcPr>
          <w:p w14:paraId="42F61A92">
            <w:pPr>
              <w:pStyle w:val="478"/>
              <w:keepNext w:val="0"/>
              <w:keepLines w:val="0"/>
              <w:pageBreakBefore w:val="0"/>
              <w:widowControl/>
              <w:numPr>
                <w:ilvl w:val="0"/>
                <w:numId w:val="9"/>
              </w:numPr>
              <w:kinsoku w:val="0"/>
              <w:wordWrap/>
              <w:overflowPunct/>
              <w:topLinePunct w:val="0"/>
              <w:autoSpaceDE w:val="0"/>
              <w:autoSpaceDN w:val="0"/>
              <w:bidi w:val="0"/>
              <w:adjustRightInd w:val="0"/>
              <w:snapToGrid w:val="0"/>
              <w:spacing w:line="240" w:lineRule="auto"/>
              <w:ind w:left="454" w:leftChars="0" w:hanging="454" w:firstLineChars="0"/>
              <w:jc w:val="center"/>
              <w:textAlignment w:val="baseline"/>
              <w:rPr>
                <w:color w:val="auto"/>
                <w:sz w:val="21"/>
                <w:szCs w:val="21"/>
                <w:highlight w:val="none"/>
              </w:rPr>
            </w:pPr>
          </w:p>
        </w:tc>
        <w:tc>
          <w:tcPr>
            <w:tcW w:w="1714" w:type="dxa"/>
            <w:vAlign w:val="center"/>
          </w:tcPr>
          <w:p w14:paraId="20E44308">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leftChars="0"/>
              <w:jc w:val="center"/>
              <w:textAlignment w:val="baseline"/>
              <w:rPr>
                <w:color w:val="auto"/>
                <w:spacing w:val="3"/>
                <w:sz w:val="21"/>
                <w:szCs w:val="21"/>
                <w:highlight w:val="none"/>
              </w:rPr>
            </w:pPr>
            <w:r>
              <w:rPr>
                <w:rFonts w:hint="eastAsia" w:ascii="宋体" w:hAnsi="宋体" w:eastAsia="宋体" w:cs="宋体"/>
                <w:b w:val="0"/>
                <w:bCs w:val="0"/>
                <w:color w:val="auto"/>
                <w:sz w:val="21"/>
                <w:szCs w:val="21"/>
                <w:highlight w:val="none"/>
                <w:lang w:val="en-US" w:eastAsia="zh-CN"/>
              </w:rPr>
              <w:t>钢制三抽柜</w:t>
            </w:r>
            <w:r>
              <w:rPr>
                <w:rFonts w:hint="eastAsia" w:cs="宋体"/>
                <w:b w:val="0"/>
                <w:bCs w:val="0"/>
                <w:color w:val="auto"/>
                <w:sz w:val="21"/>
                <w:szCs w:val="21"/>
                <w:highlight w:val="none"/>
                <w:lang w:val="en-US" w:eastAsia="zh-CN"/>
              </w:rPr>
              <w:t>2</w:t>
            </w:r>
          </w:p>
        </w:tc>
        <w:tc>
          <w:tcPr>
            <w:tcW w:w="1080" w:type="dxa"/>
            <w:vAlign w:val="center"/>
          </w:tcPr>
          <w:p w14:paraId="5C26E3E9">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leftChars="0"/>
              <w:jc w:val="center"/>
              <w:textAlignment w:val="baseline"/>
              <w:rPr>
                <w:color w:val="auto"/>
                <w:spacing w:val="-6"/>
                <w:sz w:val="21"/>
                <w:szCs w:val="21"/>
                <w:highlight w:val="none"/>
              </w:rPr>
            </w:pPr>
            <w:r>
              <w:rPr>
                <w:color w:val="auto"/>
                <w:spacing w:val="-3"/>
                <w:sz w:val="21"/>
                <w:szCs w:val="21"/>
                <w:highlight w:val="none"/>
              </w:rPr>
              <w:t>248</w:t>
            </w:r>
          </w:p>
        </w:tc>
        <w:tc>
          <w:tcPr>
            <w:tcW w:w="960" w:type="dxa"/>
            <w:vAlign w:val="center"/>
          </w:tcPr>
          <w:p w14:paraId="5F2D40BD">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leftChars="0"/>
              <w:jc w:val="center"/>
              <w:textAlignment w:val="baseline"/>
              <w:rPr>
                <w:color w:val="auto"/>
                <w:sz w:val="21"/>
                <w:szCs w:val="21"/>
                <w:highlight w:val="none"/>
              </w:rPr>
            </w:pPr>
            <w:r>
              <w:rPr>
                <w:rFonts w:hint="eastAsia"/>
                <w:color w:val="auto"/>
                <w:sz w:val="21"/>
                <w:szCs w:val="21"/>
                <w:highlight w:val="none"/>
                <w:lang w:val="en-US" w:eastAsia="zh-CN"/>
              </w:rPr>
              <w:t>个</w:t>
            </w:r>
          </w:p>
        </w:tc>
        <w:tc>
          <w:tcPr>
            <w:tcW w:w="4838" w:type="dxa"/>
            <w:vMerge w:val="continue"/>
            <w:vAlign w:val="top"/>
          </w:tcPr>
          <w:p w14:paraId="67CB22C5">
            <w:pPr>
              <w:pStyle w:val="478"/>
              <w:keepNext w:val="0"/>
              <w:keepLines w:val="0"/>
              <w:pageBreakBefore w:val="0"/>
              <w:widowControl/>
              <w:kinsoku w:val="0"/>
              <w:wordWrap/>
              <w:overflowPunct/>
              <w:topLinePunct w:val="0"/>
              <w:autoSpaceDE w:val="0"/>
              <w:autoSpaceDN w:val="0"/>
              <w:bidi w:val="0"/>
              <w:adjustRightInd w:val="0"/>
              <w:snapToGrid w:val="0"/>
              <w:spacing w:before="49" w:line="240" w:lineRule="auto"/>
              <w:ind w:left="105" w:leftChars="50" w:right="0"/>
              <w:textAlignment w:val="baseline"/>
              <w:rPr>
                <w:color w:val="auto"/>
                <w:spacing w:val="-2"/>
                <w:sz w:val="21"/>
                <w:szCs w:val="21"/>
                <w:highlight w:val="none"/>
              </w:rPr>
            </w:pPr>
          </w:p>
        </w:tc>
        <w:tc>
          <w:tcPr>
            <w:tcW w:w="2013" w:type="dxa"/>
            <w:vAlign w:val="top"/>
          </w:tcPr>
          <w:p w14:paraId="13534D20">
            <w:pPr>
              <w:pStyle w:val="478"/>
              <w:keepNext w:val="0"/>
              <w:keepLines w:val="0"/>
              <w:pageBreakBefore w:val="0"/>
              <w:widowControl/>
              <w:kinsoku w:val="0"/>
              <w:wordWrap/>
              <w:overflowPunct/>
              <w:topLinePunct w:val="0"/>
              <w:autoSpaceDE w:val="0"/>
              <w:autoSpaceDN w:val="0"/>
              <w:bidi w:val="0"/>
              <w:adjustRightInd w:val="0"/>
              <w:snapToGrid w:val="0"/>
              <w:spacing w:before="49" w:line="240" w:lineRule="auto"/>
              <w:ind w:left="105" w:leftChars="50" w:right="0"/>
              <w:textAlignment w:val="baseline"/>
              <w:rPr>
                <w:color w:val="auto"/>
                <w:spacing w:val="-2"/>
                <w:sz w:val="21"/>
                <w:szCs w:val="21"/>
                <w:highlight w:val="none"/>
              </w:rPr>
            </w:pPr>
          </w:p>
        </w:tc>
        <w:tc>
          <w:tcPr>
            <w:tcW w:w="2228" w:type="dxa"/>
            <w:vAlign w:val="top"/>
          </w:tcPr>
          <w:p w14:paraId="21E3EA09">
            <w:pPr>
              <w:pStyle w:val="478"/>
              <w:keepNext w:val="0"/>
              <w:keepLines w:val="0"/>
              <w:pageBreakBefore w:val="0"/>
              <w:widowControl/>
              <w:kinsoku w:val="0"/>
              <w:wordWrap/>
              <w:overflowPunct/>
              <w:topLinePunct w:val="0"/>
              <w:autoSpaceDE w:val="0"/>
              <w:autoSpaceDN w:val="0"/>
              <w:bidi w:val="0"/>
              <w:adjustRightInd w:val="0"/>
              <w:snapToGrid w:val="0"/>
              <w:spacing w:before="49" w:line="240" w:lineRule="auto"/>
              <w:ind w:left="105" w:leftChars="50" w:right="0"/>
              <w:textAlignment w:val="baseline"/>
              <w:rPr>
                <w:color w:val="auto"/>
                <w:spacing w:val="-2"/>
                <w:sz w:val="21"/>
                <w:szCs w:val="21"/>
                <w:highlight w:val="none"/>
              </w:rPr>
            </w:pPr>
          </w:p>
        </w:tc>
      </w:tr>
      <w:tr w14:paraId="0DE3DC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90" w:hRule="atLeast"/>
          <w:jc w:val="center"/>
        </w:trPr>
        <w:tc>
          <w:tcPr>
            <w:tcW w:w="1034" w:type="dxa"/>
            <w:vAlign w:val="center"/>
          </w:tcPr>
          <w:p w14:paraId="17D579AF">
            <w:pPr>
              <w:pStyle w:val="478"/>
              <w:keepNext w:val="0"/>
              <w:keepLines w:val="0"/>
              <w:pageBreakBefore w:val="0"/>
              <w:widowControl/>
              <w:numPr>
                <w:ilvl w:val="0"/>
                <w:numId w:val="9"/>
              </w:numPr>
              <w:kinsoku w:val="0"/>
              <w:wordWrap/>
              <w:overflowPunct/>
              <w:topLinePunct w:val="0"/>
              <w:autoSpaceDE w:val="0"/>
              <w:autoSpaceDN w:val="0"/>
              <w:bidi w:val="0"/>
              <w:adjustRightInd w:val="0"/>
              <w:snapToGrid w:val="0"/>
              <w:spacing w:line="240" w:lineRule="auto"/>
              <w:ind w:left="454" w:leftChars="0" w:hanging="454" w:firstLineChars="0"/>
              <w:jc w:val="center"/>
              <w:textAlignment w:val="baseline"/>
              <w:rPr>
                <w:color w:val="auto"/>
                <w:sz w:val="21"/>
                <w:szCs w:val="21"/>
                <w:highlight w:val="none"/>
              </w:rPr>
            </w:pPr>
          </w:p>
        </w:tc>
        <w:tc>
          <w:tcPr>
            <w:tcW w:w="1714" w:type="dxa"/>
            <w:vAlign w:val="center"/>
          </w:tcPr>
          <w:p w14:paraId="584608CC">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pacing w:val="3"/>
                <w:sz w:val="21"/>
                <w:szCs w:val="21"/>
                <w:highlight w:val="none"/>
              </w:rPr>
              <w:t>屏风卡位2</w:t>
            </w:r>
          </w:p>
        </w:tc>
        <w:tc>
          <w:tcPr>
            <w:tcW w:w="1080" w:type="dxa"/>
            <w:vAlign w:val="center"/>
          </w:tcPr>
          <w:p w14:paraId="6C6ED102">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pacing w:val="-6"/>
                <w:sz w:val="21"/>
                <w:szCs w:val="21"/>
                <w:highlight w:val="none"/>
              </w:rPr>
              <w:t>196</w:t>
            </w:r>
          </w:p>
        </w:tc>
        <w:tc>
          <w:tcPr>
            <w:tcW w:w="960" w:type="dxa"/>
            <w:vAlign w:val="center"/>
          </w:tcPr>
          <w:p w14:paraId="366D03D7">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z w:val="21"/>
                <w:szCs w:val="21"/>
                <w:highlight w:val="none"/>
              </w:rPr>
              <w:t>位</w:t>
            </w:r>
          </w:p>
        </w:tc>
        <w:tc>
          <w:tcPr>
            <w:tcW w:w="4838" w:type="dxa"/>
            <w:vMerge w:val="restart"/>
            <w:vAlign w:val="top"/>
          </w:tcPr>
          <w:p w14:paraId="5D88A7A2">
            <w:pPr>
              <w:pStyle w:val="478"/>
              <w:keepNext w:val="0"/>
              <w:keepLines w:val="0"/>
              <w:pageBreakBefore w:val="0"/>
              <w:widowControl/>
              <w:kinsoku w:val="0"/>
              <w:wordWrap/>
              <w:overflowPunct/>
              <w:topLinePunct w:val="0"/>
              <w:autoSpaceDE w:val="0"/>
              <w:autoSpaceDN w:val="0"/>
              <w:bidi w:val="0"/>
              <w:adjustRightInd w:val="0"/>
              <w:snapToGrid w:val="0"/>
              <w:spacing w:before="31" w:line="240" w:lineRule="auto"/>
              <w:ind w:left="105" w:leftChars="50" w:right="0"/>
              <w:textAlignment w:val="baseline"/>
              <w:rPr>
                <w:rFonts w:ascii="Arial"/>
                <w:color w:val="auto"/>
                <w:sz w:val="21"/>
                <w:highlight w:val="none"/>
              </w:rPr>
            </w:pPr>
            <w:r>
              <w:rPr>
                <w:color w:val="auto"/>
                <w:sz w:val="21"/>
                <w:szCs w:val="21"/>
                <w:highlight w:val="none"/>
              </w:rPr>
              <w:t>住院区外科中心7-12F,内科中心7-9</w:t>
            </w:r>
            <w:r>
              <w:rPr>
                <w:color w:val="auto"/>
                <w:spacing w:val="-1"/>
                <w:sz w:val="21"/>
                <w:szCs w:val="21"/>
                <w:highlight w:val="none"/>
              </w:rPr>
              <w:t>F(共9层):医生</w:t>
            </w:r>
            <w:r>
              <w:rPr>
                <w:color w:val="auto"/>
                <w:sz w:val="21"/>
                <w:szCs w:val="21"/>
                <w:highlight w:val="none"/>
              </w:rPr>
              <w:t xml:space="preserve"> 办公室(2间)180张</w:t>
            </w:r>
          </w:p>
          <w:p w14:paraId="4D524C33">
            <w:pPr>
              <w:pStyle w:val="478"/>
              <w:keepNext w:val="0"/>
              <w:keepLines w:val="0"/>
              <w:pageBreakBefore w:val="0"/>
              <w:widowControl/>
              <w:kinsoku w:val="0"/>
              <w:wordWrap/>
              <w:overflowPunct/>
              <w:topLinePunct w:val="0"/>
              <w:autoSpaceDE w:val="0"/>
              <w:autoSpaceDN w:val="0"/>
              <w:bidi w:val="0"/>
              <w:adjustRightInd w:val="0"/>
              <w:snapToGrid w:val="0"/>
              <w:spacing w:before="69" w:line="240" w:lineRule="auto"/>
              <w:ind w:left="105" w:leftChars="50" w:right="0"/>
              <w:textAlignment w:val="baseline"/>
              <w:rPr>
                <w:color w:val="auto"/>
                <w:sz w:val="21"/>
                <w:szCs w:val="21"/>
                <w:highlight w:val="none"/>
              </w:rPr>
            </w:pPr>
            <w:r>
              <w:rPr>
                <w:color w:val="auto"/>
                <w:sz w:val="21"/>
                <w:szCs w:val="21"/>
                <w:highlight w:val="none"/>
              </w:rPr>
              <w:t>门诊医技楼裙楼</w:t>
            </w:r>
            <w:r>
              <w:rPr>
                <w:rFonts w:hint="eastAsia"/>
                <w:color w:val="auto"/>
                <w:sz w:val="21"/>
                <w:szCs w:val="21"/>
                <w:highlight w:val="none"/>
                <w:lang w:val="en-US" w:eastAsia="zh-CN"/>
              </w:rPr>
              <w:t xml:space="preserve"> </w:t>
            </w:r>
            <w:r>
              <w:rPr>
                <w:color w:val="auto"/>
                <w:sz w:val="21"/>
                <w:szCs w:val="21"/>
                <w:highlight w:val="none"/>
              </w:rPr>
              <w:t>B2:医生办公室4张</w:t>
            </w:r>
          </w:p>
          <w:p w14:paraId="321702E0">
            <w:pPr>
              <w:pStyle w:val="478"/>
              <w:keepNext w:val="0"/>
              <w:keepLines w:val="0"/>
              <w:pageBreakBefore w:val="0"/>
              <w:widowControl/>
              <w:kinsoku w:val="0"/>
              <w:wordWrap/>
              <w:overflowPunct/>
              <w:topLinePunct w:val="0"/>
              <w:autoSpaceDE w:val="0"/>
              <w:autoSpaceDN w:val="0"/>
              <w:bidi w:val="0"/>
              <w:adjustRightInd w:val="0"/>
              <w:snapToGrid w:val="0"/>
              <w:spacing w:before="49" w:line="240" w:lineRule="auto"/>
              <w:ind w:left="105" w:leftChars="50" w:right="0"/>
              <w:textAlignment w:val="baseline"/>
              <w:rPr>
                <w:color w:val="auto"/>
                <w:sz w:val="21"/>
                <w:szCs w:val="21"/>
                <w:highlight w:val="none"/>
              </w:rPr>
            </w:pPr>
            <w:r>
              <w:rPr>
                <w:color w:val="auto"/>
                <w:sz w:val="21"/>
                <w:szCs w:val="21"/>
                <w:highlight w:val="none"/>
              </w:rPr>
              <w:t>门诊医技楼裙楼</w:t>
            </w:r>
            <w:r>
              <w:rPr>
                <w:rFonts w:hint="eastAsia"/>
                <w:color w:val="auto"/>
                <w:sz w:val="21"/>
                <w:szCs w:val="21"/>
                <w:highlight w:val="none"/>
                <w:lang w:val="en-US" w:eastAsia="zh-CN"/>
              </w:rPr>
              <w:t xml:space="preserve"> </w:t>
            </w:r>
            <w:r>
              <w:rPr>
                <w:color w:val="auto"/>
                <w:sz w:val="21"/>
                <w:szCs w:val="21"/>
                <w:highlight w:val="none"/>
              </w:rPr>
              <w:t>3F:办公室6张</w:t>
            </w:r>
          </w:p>
          <w:p w14:paraId="13AE1A17">
            <w:pPr>
              <w:pStyle w:val="478"/>
              <w:keepNext w:val="0"/>
              <w:keepLines w:val="0"/>
              <w:pageBreakBefore w:val="0"/>
              <w:widowControl/>
              <w:kinsoku w:val="0"/>
              <w:wordWrap/>
              <w:overflowPunct/>
              <w:topLinePunct w:val="0"/>
              <w:autoSpaceDE w:val="0"/>
              <w:autoSpaceDN w:val="0"/>
              <w:bidi w:val="0"/>
              <w:adjustRightInd w:val="0"/>
              <w:snapToGrid w:val="0"/>
              <w:spacing w:before="49" w:line="240" w:lineRule="auto"/>
              <w:ind w:left="105" w:leftChars="50" w:right="0"/>
              <w:textAlignment w:val="baseline"/>
              <w:rPr>
                <w:color w:val="auto"/>
                <w:sz w:val="21"/>
                <w:szCs w:val="21"/>
                <w:highlight w:val="none"/>
              </w:rPr>
            </w:pPr>
            <w:r>
              <w:rPr>
                <w:color w:val="auto"/>
                <w:spacing w:val="-2"/>
                <w:sz w:val="21"/>
                <w:szCs w:val="21"/>
                <w:highlight w:val="none"/>
              </w:rPr>
              <w:t>管理用房6组</w:t>
            </w:r>
          </w:p>
        </w:tc>
        <w:tc>
          <w:tcPr>
            <w:tcW w:w="2013" w:type="dxa"/>
            <w:vAlign w:val="top"/>
          </w:tcPr>
          <w:p w14:paraId="7148BD23">
            <w:pPr>
              <w:pStyle w:val="478"/>
              <w:keepNext w:val="0"/>
              <w:keepLines w:val="0"/>
              <w:pageBreakBefore w:val="0"/>
              <w:widowControl/>
              <w:kinsoku w:val="0"/>
              <w:wordWrap/>
              <w:overflowPunct/>
              <w:topLinePunct w:val="0"/>
              <w:autoSpaceDE w:val="0"/>
              <w:autoSpaceDN w:val="0"/>
              <w:bidi w:val="0"/>
              <w:adjustRightInd w:val="0"/>
              <w:snapToGrid w:val="0"/>
              <w:spacing w:before="49" w:line="240" w:lineRule="auto"/>
              <w:ind w:left="105" w:leftChars="50" w:right="0"/>
              <w:textAlignment w:val="baseline"/>
              <w:rPr>
                <w:color w:val="auto"/>
                <w:spacing w:val="-2"/>
                <w:sz w:val="21"/>
                <w:szCs w:val="21"/>
                <w:highlight w:val="none"/>
              </w:rPr>
            </w:pPr>
          </w:p>
        </w:tc>
        <w:tc>
          <w:tcPr>
            <w:tcW w:w="2228" w:type="dxa"/>
            <w:vAlign w:val="top"/>
          </w:tcPr>
          <w:p w14:paraId="088D559D">
            <w:pPr>
              <w:pStyle w:val="478"/>
              <w:keepNext w:val="0"/>
              <w:keepLines w:val="0"/>
              <w:pageBreakBefore w:val="0"/>
              <w:widowControl/>
              <w:kinsoku w:val="0"/>
              <w:wordWrap/>
              <w:overflowPunct/>
              <w:topLinePunct w:val="0"/>
              <w:autoSpaceDE w:val="0"/>
              <w:autoSpaceDN w:val="0"/>
              <w:bidi w:val="0"/>
              <w:adjustRightInd w:val="0"/>
              <w:snapToGrid w:val="0"/>
              <w:spacing w:before="49" w:line="240" w:lineRule="auto"/>
              <w:ind w:left="105" w:leftChars="50" w:right="0"/>
              <w:textAlignment w:val="baseline"/>
              <w:rPr>
                <w:color w:val="auto"/>
                <w:spacing w:val="-2"/>
                <w:sz w:val="21"/>
                <w:szCs w:val="21"/>
                <w:highlight w:val="none"/>
              </w:rPr>
            </w:pPr>
          </w:p>
        </w:tc>
      </w:tr>
      <w:tr w14:paraId="58BC6A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vAlign w:val="center"/>
          </w:tcPr>
          <w:p w14:paraId="48CFE59D">
            <w:pPr>
              <w:pStyle w:val="478"/>
              <w:keepNext w:val="0"/>
              <w:keepLines w:val="0"/>
              <w:pageBreakBefore w:val="0"/>
              <w:widowControl/>
              <w:numPr>
                <w:ilvl w:val="0"/>
                <w:numId w:val="9"/>
              </w:numPr>
              <w:kinsoku w:val="0"/>
              <w:wordWrap/>
              <w:overflowPunct/>
              <w:topLinePunct w:val="0"/>
              <w:autoSpaceDE w:val="0"/>
              <w:autoSpaceDN w:val="0"/>
              <w:bidi w:val="0"/>
              <w:adjustRightInd w:val="0"/>
              <w:snapToGrid w:val="0"/>
              <w:spacing w:line="240" w:lineRule="auto"/>
              <w:ind w:left="454" w:leftChars="0" w:hanging="454" w:firstLineChars="0"/>
              <w:jc w:val="center"/>
              <w:textAlignment w:val="baseline"/>
              <w:rPr>
                <w:color w:val="auto"/>
                <w:sz w:val="21"/>
                <w:szCs w:val="21"/>
                <w:highlight w:val="none"/>
              </w:rPr>
            </w:pPr>
          </w:p>
        </w:tc>
        <w:tc>
          <w:tcPr>
            <w:tcW w:w="1714" w:type="dxa"/>
            <w:vAlign w:val="center"/>
          </w:tcPr>
          <w:p w14:paraId="4CA862D7">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leftChars="0"/>
              <w:jc w:val="center"/>
              <w:textAlignment w:val="baseline"/>
              <w:rPr>
                <w:color w:val="auto"/>
                <w:spacing w:val="3"/>
                <w:sz w:val="21"/>
                <w:szCs w:val="21"/>
                <w:highlight w:val="none"/>
              </w:rPr>
            </w:pPr>
            <w:r>
              <w:rPr>
                <w:rFonts w:hint="eastAsia" w:ascii="宋体" w:hAnsi="宋体" w:eastAsia="宋体" w:cs="宋体"/>
                <w:b w:val="0"/>
                <w:bCs w:val="0"/>
                <w:color w:val="auto"/>
                <w:sz w:val="21"/>
                <w:szCs w:val="21"/>
                <w:highlight w:val="none"/>
                <w:lang w:val="en-US" w:eastAsia="zh-CN"/>
              </w:rPr>
              <w:t>钢制三抽柜</w:t>
            </w:r>
            <w:r>
              <w:rPr>
                <w:rFonts w:hint="eastAsia" w:cs="宋体"/>
                <w:b w:val="0"/>
                <w:bCs w:val="0"/>
                <w:color w:val="auto"/>
                <w:sz w:val="21"/>
                <w:szCs w:val="21"/>
                <w:highlight w:val="none"/>
                <w:lang w:val="en-US" w:eastAsia="zh-CN"/>
              </w:rPr>
              <w:t>3</w:t>
            </w:r>
          </w:p>
        </w:tc>
        <w:tc>
          <w:tcPr>
            <w:tcW w:w="1080" w:type="dxa"/>
            <w:vAlign w:val="center"/>
          </w:tcPr>
          <w:p w14:paraId="4F1FDC86">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leftChars="0"/>
              <w:jc w:val="center"/>
              <w:textAlignment w:val="baseline"/>
              <w:rPr>
                <w:color w:val="auto"/>
                <w:spacing w:val="-6"/>
                <w:sz w:val="21"/>
                <w:szCs w:val="21"/>
                <w:highlight w:val="none"/>
              </w:rPr>
            </w:pPr>
            <w:r>
              <w:rPr>
                <w:color w:val="auto"/>
                <w:spacing w:val="-6"/>
                <w:sz w:val="21"/>
                <w:szCs w:val="21"/>
                <w:highlight w:val="none"/>
              </w:rPr>
              <w:t>196</w:t>
            </w:r>
          </w:p>
        </w:tc>
        <w:tc>
          <w:tcPr>
            <w:tcW w:w="960" w:type="dxa"/>
            <w:vAlign w:val="center"/>
          </w:tcPr>
          <w:p w14:paraId="4F940CA5">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leftChars="0"/>
              <w:jc w:val="center"/>
              <w:textAlignment w:val="baseline"/>
              <w:rPr>
                <w:color w:val="auto"/>
                <w:sz w:val="21"/>
                <w:szCs w:val="21"/>
                <w:highlight w:val="none"/>
              </w:rPr>
            </w:pPr>
            <w:r>
              <w:rPr>
                <w:rFonts w:hint="eastAsia"/>
                <w:color w:val="auto"/>
                <w:sz w:val="21"/>
                <w:szCs w:val="21"/>
                <w:highlight w:val="none"/>
                <w:lang w:val="en-US" w:eastAsia="zh-CN"/>
              </w:rPr>
              <w:t>个</w:t>
            </w:r>
          </w:p>
        </w:tc>
        <w:tc>
          <w:tcPr>
            <w:tcW w:w="4838" w:type="dxa"/>
            <w:vMerge w:val="continue"/>
            <w:vAlign w:val="top"/>
          </w:tcPr>
          <w:p w14:paraId="01DEA970">
            <w:pPr>
              <w:pStyle w:val="478"/>
              <w:keepNext w:val="0"/>
              <w:keepLines w:val="0"/>
              <w:pageBreakBefore w:val="0"/>
              <w:widowControl/>
              <w:kinsoku w:val="0"/>
              <w:wordWrap/>
              <w:overflowPunct/>
              <w:topLinePunct w:val="0"/>
              <w:autoSpaceDE w:val="0"/>
              <w:autoSpaceDN w:val="0"/>
              <w:bidi w:val="0"/>
              <w:adjustRightInd w:val="0"/>
              <w:snapToGrid w:val="0"/>
              <w:spacing w:before="49" w:line="240" w:lineRule="auto"/>
              <w:ind w:left="105" w:leftChars="50" w:right="0"/>
              <w:textAlignment w:val="baseline"/>
              <w:rPr>
                <w:color w:val="auto"/>
                <w:spacing w:val="-2"/>
                <w:sz w:val="21"/>
                <w:szCs w:val="21"/>
                <w:highlight w:val="none"/>
              </w:rPr>
            </w:pPr>
          </w:p>
        </w:tc>
        <w:tc>
          <w:tcPr>
            <w:tcW w:w="2013" w:type="dxa"/>
            <w:vAlign w:val="top"/>
          </w:tcPr>
          <w:p w14:paraId="7C4D00A6">
            <w:pPr>
              <w:pStyle w:val="478"/>
              <w:keepNext w:val="0"/>
              <w:keepLines w:val="0"/>
              <w:pageBreakBefore w:val="0"/>
              <w:widowControl/>
              <w:kinsoku w:val="0"/>
              <w:wordWrap/>
              <w:overflowPunct/>
              <w:topLinePunct w:val="0"/>
              <w:autoSpaceDE w:val="0"/>
              <w:autoSpaceDN w:val="0"/>
              <w:bidi w:val="0"/>
              <w:adjustRightInd w:val="0"/>
              <w:snapToGrid w:val="0"/>
              <w:spacing w:before="49" w:line="240" w:lineRule="auto"/>
              <w:ind w:left="105" w:leftChars="50" w:right="0"/>
              <w:textAlignment w:val="baseline"/>
              <w:rPr>
                <w:color w:val="auto"/>
                <w:spacing w:val="-2"/>
                <w:sz w:val="21"/>
                <w:szCs w:val="21"/>
                <w:highlight w:val="none"/>
              </w:rPr>
            </w:pPr>
          </w:p>
        </w:tc>
        <w:tc>
          <w:tcPr>
            <w:tcW w:w="2228" w:type="dxa"/>
            <w:vAlign w:val="top"/>
          </w:tcPr>
          <w:p w14:paraId="4551A546">
            <w:pPr>
              <w:pStyle w:val="478"/>
              <w:keepNext w:val="0"/>
              <w:keepLines w:val="0"/>
              <w:pageBreakBefore w:val="0"/>
              <w:widowControl/>
              <w:kinsoku w:val="0"/>
              <w:wordWrap/>
              <w:overflowPunct/>
              <w:topLinePunct w:val="0"/>
              <w:autoSpaceDE w:val="0"/>
              <w:autoSpaceDN w:val="0"/>
              <w:bidi w:val="0"/>
              <w:adjustRightInd w:val="0"/>
              <w:snapToGrid w:val="0"/>
              <w:spacing w:before="49" w:line="240" w:lineRule="auto"/>
              <w:ind w:left="105" w:leftChars="50" w:right="0"/>
              <w:textAlignment w:val="baseline"/>
              <w:rPr>
                <w:color w:val="auto"/>
                <w:spacing w:val="-2"/>
                <w:sz w:val="21"/>
                <w:szCs w:val="21"/>
                <w:highlight w:val="none"/>
              </w:rPr>
            </w:pPr>
          </w:p>
        </w:tc>
      </w:tr>
      <w:tr w14:paraId="7DD87C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90" w:hRule="atLeast"/>
          <w:jc w:val="center"/>
        </w:trPr>
        <w:tc>
          <w:tcPr>
            <w:tcW w:w="1034" w:type="dxa"/>
            <w:vAlign w:val="center"/>
          </w:tcPr>
          <w:p w14:paraId="2958079C">
            <w:pPr>
              <w:pStyle w:val="478"/>
              <w:keepNext w:val="0"/>
              <w:keepLines w:val="0"/>
              <w:pageBreakBefore w:val="0"/>
              <w:widowControl/>
              <w:numPr>
                <w:ilvl w:val="0"/>
                <w:numId w:val="9"/>
              </w:numPr>
              <w:kinsoku w:val="0"/>
              <w:wordWrap/>
              <w:overflowPunct/>
              <w:topLinePunct w:val="0"/>
              <w:autoSpaceDE w:val="0"/>
              <w:autoSpaceDN w:val="0"/>
              <w:bidi w:val="0"/>
              <w:adjustRightInd w:val="0"/>
              <w:snapToGrid w:val="0"/>
              <w:spacing w:line="240" w:lineRule="auto"/>
              <w:ind w:left="454" w:leftChars="0" w:hanging="454" w:firstLineChars="0"/>
              <w:jc w:val="center"/>
              <w:textAlignment w:val="baseline"/>
              <w:rPr>
                <w:color w:val="auto"/>
                <w:sz w:val="21"/>
                <w:szCs w:val="21"/>
                <w:highlight w:val="none"/>
              </w:rPr>
            </w:pPr>
          </w:p>
        </w:tc>
        <w:tc>
          <w:tcPr>
            <w:tcW w:w="1714" w:type="dxa"/>
            <w:vAlign w:val="center"/>
          </w:tcPr>
          <w:p w14:paraId="72A6603F">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pacing w:val="3"/>
                <w:sz w:val="21"/>
                <w:szCs w:val="21"/>
                <w:highlight w:val="none"/>
              </w:rPr>
              <w:t>屏风卡位3</w:t>
            </w:r>
          </w:p>
        </w:tc>
        <w:tc>
          <w:tcPr>
            <w:tcW w:w="1080" w:type="dxa"/>
            <w:vAlign w:val="center"/>
          </w:tcPr>
          <w:p w14:paraId="21E93020">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pacing w:val="-4"/>
                <w:sz w:val="21"/>
                <w:szCs w:val="21"/>
                <w:highlight w:val="none"/>
              </w:rPr>
              <w:t>32</w:t>
            </w:r>
          </w:p>
        </w:tc>
        <w:tc>
          <w:tcPr>
            <w:tcW w:w="960" w:type="dxa"/>
            <w:vAlign w:val="center"/>
          </w:tcPr>
          <w:p w14:paraId="7952DE60">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z w:val="21"/>
                <w:szCs w:val="21"/>
                <w:highlight w:val="none"/>
              </w:rPr>
              <w:t>位</w:t>
            </w:r>
          </w:p>
        </w:tc>
        <w:tc>
          <w:tcPr>
            <w:tcW w:w="4838" w:type="dxa"/>
            <w:vMerge w:val="restart"/>
            <w:vAlign w:val="center"/>
          </w:tcPr>
          <w:p w14:paraId="45E6FEDD">
            <w:pPr>
              <w:pStyle w:val="478"/>
              <w:keepNext w:val="0"/>
              <w:keepLines w:val="0"/>
              <w:pageBreakBefore w:val="0"/>
              <w:widowControl/>
              <w:kinsoku w:val="0"/>
              <w:wordWrap/>
              <w:overflowPunct/>
              <w:topLinePunct w:val="0"/>
              <w:autoSpaceDE w:val="0"/>
              <w:autoSpaceDN w:val="0"/>
              <w:bidi w:val="0"/>
              <w:adjustRightInd w:val="0"/>
              <w:snapToGrid w:val="0"/>
              <w:spacing w:before="54" w:line="240" w:lineRule="auto"/>
              <w:ind w:left="124" w:leftChars="50" w:right="0" w:hanging="19"/>
              <w:jc w:val="both"/>
              <w:textAlignment w:val="baseline"/>
              <w:rPr>
                <w:color w:val="auto"/>
                <w:sz w:val="21"/>
                <w:szCs w:val="21"/>
                <w:highlight w:val="none"/>
              </w:rPr>
            </w:pPr>
            <w:r>
              <w:rPr>
                <w:color w:val="auto"/>
                <w:spacing w:val="-2"/>
                <w:sz w:val="21"/>
                <w:szCs w:val="21"/>
                <w:highlight w:val="none"/>
              </w:rPr>
              <w:t>门诊医技楼裙楼</w:t>
            </w:r>
            <w:r>
              <w:rPr>
                <w:rFonts w:hint="eastAsia"/>
                <w:color w:val="auto"/>
                <w:spacing w:val="-2"/>
                <w:sz w:val="21"/>
                <w:szCs w:val="21"/>
                <w:highlight w:val="none"/>
                <w:lang w:val="en-US" w:eastAsia="zh-CN"/>
              </w:rPr>
              <w:t xml:space="preserve"> </w:t>
            </w:r>
            <w:r>
              <w:rPr>
                <w:color w:val="auto"/>
                <w:spacing w:val="-2"/>
                <w:sz w:val="21"/>
                <w:szCs w:val="21"/>
                <w:highlight w:val="none"/>
              </w:rPr>
              <w:t>1F:医生办公室6组、医生办公室15组，</w:t>
            </w:r>
            <w:r>
              <w:rPr>
                <w:color w:val="auto"/>
                <w:spacing w:val="-3"/>
                <w:sz w:val="21"/>
                <w:szCs w:val="21"/>
                <w:highlight w:val="none"/>
              </w:rPr>
              <w:t>配套用房11组</w:t>
            </w:r>
          </w:p>
        </w:tc>
        <w:tc>
          <w:tcPr>
            <w:tcW w:w="2013" w:type="dxa"/>
            <w:vAlign w:val="center"/>
          </w:tcPr>
          <w:p w14:paraId="45C399B4">
            <w:pPr>
              <w:pStyle w:val="478"/>
              <w:keepNext w:val="0"/>
              <w:keepLines w:val="0"/>
              <w:pageBreakBefore w:val="0"/>
              <w:widowControl/>
              <w:kinsoku w:val="0"/>
              <w:wordWrap/>
              <w:overflowPunct/>
              <w:topLinePunct w:val="0"/>
              <w:autoSpaceDE w:val="0"/>
              <w:autoSpaceDN w:val="0"/>
              <w:bidi w:val="0"/>
              <w:adjustRightInd w:val="0"/>
              <w:snapToGrid w:val="0"/>
              <w:spacing w:before="54" w:line="240" w:lineRule="auto"/>
              <w:ind w:left="124" w:leftChars="50" w:right="0" w:hanging="19"/>
              <w:jc w:val="both"/>
              <w:textAlignment w:val="baseline"/>
              <w:rPr>
                <w:color w:val="auto"/>
                <w:spacing w:val="-2"/>
                <w:sz w:val="21"/>
                <w:szCs w:val="21"/>
                <w:highlight w:val="none"/>
              </w:rPr>
            </w:pPr>
          </w:p>
        </w:tc>
        <w:tc>
          <w:tcPr>
            <w:tcW w:w="2228" w:type="dxa"/>
            <w:vAlign w:val="center"/>
          </w:tcPr>
          <w:p w14:paraId="57C7AA5B">
            <w:pPr>
              <w:pStyle w:val="478"/>
              <w:keepNext w:val="0"/>
              <w:keepLines w:val="0"/>
              <w:pageBreakBefore w:val="0"/>
              <w:widowControl/>
              <w:kinsoku w:val="0"/>
              <w:wordWrap/>
              <w:overflowPunct/>
              <w:topLinePunct w:val="0"/>
              <w:autoSpaceDE w:val="0"/>
              <w:autoSpaceDN w:val="0"/>
              <w:bidi w:val="0"/>
              <w:adjustRightInd w:val="0"/>
              <w:snapToGrid w:val="0"/>
              <w:spacing w:before="54" w:line="240" w:lineRule="auto"/>
              <w:ind w:left="124" w:leftChars="50" w:right="0" w:hanging="19"/>
              <w:jc w:val="both"/>
              <w:textAlignment w:val="baseline"/>
              <w:rPr>
                <w:color w:val="auto"/>
                <w:spacing w:val="-2"/>
                <w:sz w:val="21"/>
                <w:szCs w:val="21"/>
                <w:highlight w:val="none"/>
              </w:rPr>
            </w:pPr>
          </w:p>
        </w:tc>
      </w:tr>
      <w:tr w14:paraId="58BEA0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90" w:hRule="atLeast"/>
          <w:jc w:val="center"/>
        </w:trPr>
        <w:tc>
          <w:tcPr>
            <w:tcW w:w="1034" w:type="dxa"/>
            <w:vAlign w:val="center"/>
          </w:tcPr>
          <w:p w14:paraId="34754A9D">
            <w:pPr>
              <w:pStyle w:val="478"/>
              <w:keepNext w:val="0"/>
              <w:keepLines w:val="0"/>
              <w:pageBreakBefore w:val="0"/>
              <w:widowControl/>
              <w:numPr>
                <w:ilvl w:val="0"/>
                <w:numId w:val="9"/>
              </w:numPr>
              <w:kinsoku w:val="0"/>
              <w:wordWrap/>
              <w:overflowPunct/>
              <w:topLinePunct w:val="0"/>
              <w:autoSpaceDE w:val="0"/>
              <w:autoSpaceDN w:val="0"/>
              <w:bidi w:val="0"/>
              <w:adjustRightInd w:val="0"/>
              <w:snapToGrid w:val="0"/>
              <w:spacing w:line="240" w:lineRule="auto"/>
              <w:ind w:left="454" w:leftChars="0" w:hanging="454" w:firstLineChars="0"/>
              <w:jc w:val="center"/>
              <w:textAlignment w:val="baseline"/>
              <w:rPr>
                <w:color w:val="auto"/>
                <w:sz w:val="21"/>
                <w:szCs w:val="21"/>
                <w:highlight w:val="none"/>
              </w:rPr>
            </w:pPr>
          </w:p>
        </w:tc>
        <w:tc>
          <w:tcPr>
            <w:tcW w:w="1714" w:type="dxa"/>
            <w:vAlign w:val="center"/>
          </w:tcPr>
          <w:p w14:paraId="4D6307F2">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leftChars="0"/>
              <w:jc w:val="center"/>
              <w:textAlignment w:val="baseline"/>
              <w:rPr>
                <w:rFonts w:hint="default"/>
                <w:color w:val="auto"/>
                <w:spacing w:val="3"/>
                <w:sz w:val="21"/>
                <w:szCs w:val="21"/>
                <w:highlight w:val="none"/>
                <w:lang w:val="en-US"/>
              </w:rPr>
            </w:pPr>
            <w:r>
              <w:rPr>
                <w:rFonts w:hint="eastAsia" w:ascii="宋体" w:hAnsi="宋体" w:eastAsia="宋体" w:cs="宋体"/>
                <w:b w:val="0"/>
                <w:bCs w:val="0"/>
                <w:i w:val="0"/>
                <w:iCs w:val="0"/>
                <w:color w:val="auto"/>
                <w:kern w:val="0"/>
                <w:sz w:val="21"/>
                <w:szCs w:val="21"/>
                <w:highlight w:val="none"/>
                <w:u w:val="none"/>
                <w:lang w:val="en-US" w:eastAsia="zh-CN" w:bidi="ar"/>
              </w:rPr>
              <w:t>钢制</w:t>
            </w:r>
            <w:r>
              <w:rPr>
                <w:rFonts w:hint="eastAsia" w:cs="宋体"/>
                <w:b w:val="0"/>
                <w:bCs w:val="0"/>
                <w:i w:val="0"/>
                <w:iCs w:val="0"/>
                <w:color w:val="auto"/>
                <w:kern w:val="0"/>
                <w:sz w:val="21"/>
                <w:szCs w:val="21"/>
                <w:highlight w:val="none"/>
                <w:u w:val="none"/>
                <w:lang w:val="en-US" w:eastAsia="zh-CN" w:bidi="ar"/>
              </w:rPr>
              <w:t>侧</w:t>
            </w:r>
            <w:r>
              <w:rPr>
                <w:rFonts w:hint="eastAsia" w:ascii="宋体" w:hAnsi="宋体" w:eastAsia="宋体" w:cs="宋体"/>
                <w:b w:val="0"/>
                <w:bCs w:val="0"/>
                <w:i w:val="0"/>
                <w:iCs w:val="0"/>
                <w:color w:val="auto"/>
                <w:kern w:val="0"/>
                <w:sz w:val="21"/>
                <w:szCs w:val="21"/>
                <w:highlight w:val="none"/>
                <w:u w:val="none"/>
                <w:lang w:val="en-US" w:eastAsia="zh-CN" w:bidi="ar"/>
              </w:rPr>
              <w:t>柜</w:t>
            </w:r>
            <w:r>
              <w:rPr>
                <w:rFonts w:hint="eastAsia" w:cs="宋体"/>
                <w:b w:val="0"/>
                <w:bCs w:val="0"/>
                <w:i w:val="0"/>
                <w:iCs w:val="0"/>
                <w:color w:val="auto"/>
                <w:kern w:val="0"/>
                <w:sz w:val="21"/>
                <w:szCs w:val="21"/>
                <w:highlight w:val="none"/>
                <w:u w:val="none"/>
                <w:lang w:val="en-US" w:eastAsia="zh-CN" w:bidi="ar"/>
              </w:rPr>
              <w:t>1</w:t>
            </w:r>
          </w:p>
        </w:tc>
        <w:tc>
          <w:tcPr>
            <w:tcW w:w="1080" w:type="dxa"/>
            <w:vAlign w:val="center"/>
          </w:tcPr>
          <w:p w14:paraId="3AEDB608">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leftChars="0"/>
              <w:jc w:val="center"/>
              <w:textAlignment w:val="baseline"/>
              <w:rPr>
                <w:color w:val="auto"/>
                <w:spacing w:val="-4"/>
                <w:sz w:val="21"/>
                <w:szCs w:val="21"/>
                <w:highlight w:val="none"/>
              </w:rPr>
            </w:pPr>
            <w:r>
              <w:rPr>
                <w:color w:val="auto"/>
                <w:spacing w:val="-4"/>
                <w:sz w:val="21"/>
                <w:szCs w:val="21"/>
                <w:highlight w:val="none"/>
              </w:rPr>
              <w:t>32</w:t>
            </w:r>
          </w:p>
        </w:tc>
        <w:tc>
          <w:tcPr>
            <w:tcW w:w="960" w:type="dxa"/>
            <w:vAlign w:val="center"/>
          </w:tcPr>
          <w:p w14:paraId="5014AF7C">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leftChars="0"/>
              <w:jc w:val="center"/>
              <w:textAlignment w:val="baseline"/>
              <w:rPr>
                <w:color w:val="auto"/>
                <w:sz w:val="21"/>
                <w:szCs w:val="21"/>
                <w:highlight w:val="none"/>
              </w:rPr>
            </w:pPr>
            <w:r>
              <w:rPr>
                <w:rFonts w:hint="eastAsia"/>
                <w:color w:val="auto"/>
                <w:sz w:val="21"/>
                <w:szCs w:val="21"/>
                <w:highlight w:val="none"/>
                <w:lang w:val="en-US" w:eastAsia="zh-CN"/>
              </w:rPr>
              <w:t>个</w:t>
            </w:r>
          </w:p>
        </w:tc>
        <w:tc>
          <w:tcPr>
            <w:tcW w:w="4838" w:type="dxa"/>
            <w:vMerge w:val="continue"/>
            <w:vAlign w:val="top"/>
          </w:tcPr>
          <w:p w14:paraId="233674FE">
            <w:pPr>
              <w:pStyle w:val="478"/>
              <w:keepNext w:val="0"/>
              <w:keepLines w:val="0"/>
              <w:pageBreakBefore w:val="0"/>
              <w:widowControl/>
              <w:kinsoku w:val="0"/>
              <w:wordWrap/>
              <w:overflowPunct/>
              <w:topLinePunct w:val="0"/>
              <w:autoSpaceDE w:val="0"/>
              <w:autoSpaceDN w:val="0"/>
              <w:bidi w:val="0"/>
              <w:adjustRightInd w:val="0"/>
              <w:snapToGrid w:val="0"/>
              <w:spacing w:before="54" w:line="240" w:lineRule="auto"/>
              <w:ind w:left="124" w:leftChars="50" w:right="0" w:hanging="19"/>
              <w:textAlignment w:val="baseline"/>
              <w:rPr>
                <w:color w:val="auto"/>
                <w:spacing w:val="-2"/>
                <w:sz w:val="21"/>
                <w:szCs w:val="21"/>
                <w:highlight w:val="none"/>
              </w:rPr>
            </w:pPr>
          </w:p>
        </w:tc>
        <w:tc>
          <w:tcPr>
            <w:tcW w:w="2013" w:type="dxa"/>
            <w:vAlign w:val="top"/>
          </w:tcPr>
          <w:p w14:paraId="01499D75">
            <w:pPr>
              <w:pStyle w:val="478"/>
              <w:keepNext w:val="0"/>
              <w:keepLines w:val="0"/>
              <w:pageBreakBefore w:val="0"/>
              <w:widowControl/>
              <w:kinsoku w:val="0"/>
              <w:wordWrap/>
              <w:overflowPunct/>
              <w:topLinePunct w:val="0"/>
              <w:autoSpaceDE w:val="0"/>
              <w:autoSpaceDN w:val="0"/>
              <w:bidi w:val="0"/>
              <w:adjustRightInd w:val="0"/>
              <w:snapToGrid w:val="0"/>
              <w:spacing w:before="54" w:line="240" w:lineRule="auto"/>
              <w:ind w:left="124" w:leftChars="50" w:right="0" w:hanging="19"/>
              <w:textAlignment w:val="baseline"/>
              <w:rPr>
                <w:color w:val="auto"/>
                <w:spacing w:val="-2"/>
                <w:sz w:val="21"/>
                <w:szCs w:val="21"/>
                <w:highlight w:val="none"/>
              </w:rPr>
            </w:pPr>
          </w:p>
        </w:tc>
        <w:tc>
          <w:tcPr>
            <w:tcW w:w="2228" w:type="dxa"/>
            <w:vAlign w:val="top"/>
          </w:tcPr>
          <w:p w14:paraId="27C57001">
            <w:pPr>
              <w:pStyle w:val="478"/>
              <w:keepNext w:val="0"/>
              <w:keepLines w:val="0"/>
              <w:pageBreakBefore w:val="0"/>
              <w:widowControl/>
              <w:kinsoku w:val="0"/>
              <w:wordWrap/>
              <w:overflowPunct/>
              <w:topLinePunct w:val="0"/>
              <w:autoSpaceDE w:val="0"/>
              <w:autoSpaceDN w:val="0"/>
              <w:bidi w:val="0"/>
              <w:adjustRightInd w:val="0"/>
              <w:snapToGrid w:val="0"/>
              <w:spacing w:before="54" w:line="240" w:lineRule="auto"/>
              <w:ind w:left="124" w:leftChars="50" w:right="0" w:hanging="19"/>
              <w:textAlignment w:val="baseline"/>
              <w:rPr>
                <w:color w:val="auto"/>
                <w:spacing w:val="-2"/>
                <w:sz w:val="21"/>
                <w:szCs w:val="21"/>
                <w:highlight w:val="none"/>
              </w:rPr>
            </w:pPr>
          </w:p>
        </w:tc>
      </w:tr>
      <w:tr w14:paraId="195A8B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vAlign w:val="center"/>
          </w:tcPr>
          <w:p w14:paraId="4BDD9E34">
            <w:pPr>
              <w:pStyle w:val="478"/>
              <w:keepNext w:val="0"/>
              <w:keepLines w:val="0"/>
              <w:pageBreakBefore w:val="0"/>
              <w:widowControl/>
              <w:numPr>
                <w:ilvl w:val="0"/>
                <w:numId w:val="9"/>
              </w:numPr>
              <w:kinsoku w:val="0"/>
              <w:wordWrap/>
              <w:overflowPunct/>
              <w:topLinePunct w:val="0"/>
              <w:autoSpaceDE w:val="0"/>
              <w:autoSpaceDN w:val="0"/>
              <w:bidi w:val="0"/>
              <w:adjustRightInd w:val="0"/>
              <w:snapToGrid w:val="0"/>
              <w:spacing w:line="240" w:lineRule="auto"/>
              <w:ind w:left="454" w:leftChars="0" w:hanging="454" w:firstLineChars="0"/>
              <w:jc w:val="center"/>
              <w:textAlignment w:val="baseline"/>
              <w:rPr>
                <w:color w:val="auto"/>
                <w:sz w:val="21"/>
                <w:szCs w:val="21"/>
                <w:highlight w:val="none"/>
              </w:rPr>
            </w:pPr>
          </w:p>
        </w:tc>
        <w:tc>
          <w:tcPr>
            <w:tcW w:w="1714" w:type="dxa"/>
            <w:vAlign w:val="center"/>
          </w:tcPr>
          <w:p w14:paraId="0009BF6C">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pacing w:val="4"/>
                <w:sz w:val="21"/>
                <w:szCs w:val="21"/>
                <w:highlight w:val="none"/>
              </w:rPr>
              <w:t>护士工作台</w:t>
            </w:r>
          </w:p>
        </w:tc>
        <w:tc>
          <w:tcPr>
            <w:tcW w:w="1080" w:type="dxa"/>
            <w:vAlign w:val="center"/>
          </w:tcPr>
          <w:p w14:paraId="4E018589">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pacing w:val="-4"/>
                <w:sz w:val="21"/>
                <w:szCs w:val="21"/>
                <w:highlight w:val="none"/>
              </w:rPr>
              <w:t>72</w:t>
            </w:r>
          </w:p>
        </w:tc>
        <w:tc>
          <w:tcPr>
            <w:tcW w:w="960" w:type="dxa"/>
            <w:vAlign w:val="center"/>
          </w:tcPr>
          <w:p w14:paraId="5A434421">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z w:val="21"/>
                <w:szCs w:val="21"/>
                <w:highlight w:val="none"/>
              </w:rPr>
              <w:t>张</w:t>
            </w:r>
          </w:p>
        </w:tc>
        <w:tc>
          <w:tcPr>
            <w:tcW w:w="4838" w:type="dxa"/>
            <w:vAlign w:val="top"/>
          </w:tcPr>
          <w:p w14:paraId="25A64B63">
            <w:pPr>
              <w:pStyle w:val="478"/>
              <w:keepNext w:val="0"/>
              <w:keepLines w:val="0"/>
              <w:pageBreakBefore w:val="0"/>
              <w:widowControl/>
              <w:kinsoku w:val="0"/>
              <w:wordWrap/>
              <w:overflowPunct/>
              <w:topLinePunct w:val="0"/>
              <w:autoSpaceDE w:val="0"/>
              <w:autoSpaceDN w:val="0"/>
              <w:bidi w:val="0"/>
              <w:adjustRightInd w:val="0"/>
              <w:snapToGrid w:val="0"/>
              <w:spacing w:before="62" w:line="240" w:lineRule="auto"/>
              <w:ind w:left="105" w:leftChars="50" w:right="0"/>
              <w:textAlignment w:val="baseline"/>
              <w:rPr>
                <w:color w:val="auto"/>
                <w:sz w:val="21"/>
                <w:szCs w:val="21"/>
                <w:highlight w:val="none"/>
              </w:rPr>
            </w:pPr>
            <w:r>
              <w:rPr>
                <w:color w:val="auto"/>
                <w:sz w:val="21"/>
                <w:szCs w:val="21"/>
                <w:highlight w:val="none"/>
              </w:rPr>
              <w:t>住院区外科中心</w:t>
            </w:r>
            <w:r>
              <w:rPr>
                <w:rFonts w:hint="eastAsia"/>
                <w:color w:val="auto"/>
                <w:sz w:val="21"/>
                <w:szCs w:val="21"/>
                <w:highlight w:val="none"/>
                <w:lang w:val="en-US" w:eastAsia="zh-CN"/>
              </w:rPr>
              <w:t xml:space="preserve"> </w:t>
            </w:r>
            <w:r>
              <w:rPr>
                <w:color w:val="auto"/>
                <w:sz w:val="21"/>
                <w:szCs w:val="21"/>
                <w:highlight w:val="none"/>
              </w:rPr>
              <w:t>7-12F,内科中心</w:t>
            </w:r>
            <w:r>
              <w:rPr>
                <w:rFonts w:hint="eastAsia"/>
                <w:color w:val="auto"/>
                <w:sz w:val="21"/>
                <w:szCs w:val="21"/>
                <w:highlight w:val="none"/>
                <w:lang w:val="en-US" w:eastAsia="zh-CN"/>
              </w:rPr>
              <w:t xml:space="preserve"> </w:t>
            </w:r>
            <w:r>
              <w:rPr>
                <w:color w:val="auto"/>
                <w:sz w:val="21"/>
                <w:szCs w:val="21"/>
                <w:highlight w:val="none"/>
              </w:rPr>
              <w:t>7-9</w:t>
            </w:r>
            <w:r>
              <w:rPr>
                <w:color w:val="auto"/>
                <w:spacing w:val="-1"/>
                <w:sz w:val="21"/>
                <w:szCs w:val="21"/>
                <w:highlight w:val="none"/>
              </w:rPr>
              <w:t>F(共9层):护士</w:t>
            </w:r>
            <w:r>
              <w:rPr>
                <w:color w:val="auto"/>
                <w:sz w:val="21"/>
                <w:szCs w:val="21"/>
                <w:highlight w:val="none"/>
              </w:rPr>
              <w:t xml:space="preserve"> </w:t>
            </w:r>
            <w:r>
              <w:rPr>
                <w:color w:val="auto"/>
                <w:spacing w:val="-2"/>
                <w:sz w:val="21"/>
                <w:szCs w:val="21"/>
                <w:highlight w:val="none"/>
              </w:rPr>
              <w:t>工作区72张</w:t>
            </w:r>
          </w:p>
        </w:tc>
        <w:tc>
          <w:tcPr>
            <w:tcW w:w="2013" w:type="dxa"/>
            <w:vAlign w:val="top"/>
          </w:tcPr>
          <w:p w14:paraId="64246BDF">
            <w:pPr>
              <w:pStyle w:val="478"/>
              <w:keepNext w:val="0"/>
              <w:keepLines w:val="0"/>
              <w:pageBreakBefore w:val="0"/>
              <w:widowControl/>
              <w:kinsoku w:val="0"/>
              <w:wordWrap/>
              <w:overflowPunct/>
              <w:topLinePunct w:val="0"/>
              <w:autoSpaceDE w:val="0"/>
              <w:autoSpaceDN w:val="0"/>
              <w:bidi w:val="0"/>
              <w:adjustRightInd w:val="0"/>
              <w:snapToGrid w:val="0"/>
              <w:spacing w:before="62" w:line="240" w:lineRule="auto"/>
              <w:ind w:left="105" w:leftChars="50" w:right="0"/>
              <w:textAlignment w:val="baseline"/>
              <w:rPr>
                <w:color w:val="auto"/>
                <w:sz w:val="21"/>
                <w:szCs w:val="21"/>
                <w:highlight w:val="none"/>
              </w:rPr>
            </w:pPr>
          </w:p>
        </w:tc>
        <w:tc>
          <w:tcPr>
            <w:tcW w:w="2228" w:type="dxa"/>
            <w:vAlign w:val="top"/>
          </w:tcPr>
          <w:p w14:paraId="73AF586F">
            <w:pPr>
              <w:pStyle w:val="478"/>
              <w:keepNext w:val="0"/>
              <w:keepLines w:val="0"/>
              <w:pageBreakBefore w:val="0"/>
              <w:widowControl/>
              <w:kinsoku w:val="0"/>
              <w:wordWrap/>
              <w:overflowPunct/>
              <w:topLinePunct w:val="0"/>
              <w:autoSpaceDE w:val="0"/>
              <w:autoSpaceDN w:val="0"/>
              <w:bidi w:val="0"/>
              <w:adjustRightInd w:val="0"/>
              <w:snapToGrid w:val="0"/>
              <w:spacing w:before="62" w:line="240" w:lineRule="auto"/>
              <w:ind w:left="105" w:leftChars="50" w:right="0"/>
              <w:textAlignment w:val="baseline"/>
              <w:rPr>
                <w:color w:val="auto"/>
                <w:sz w:val="21"/>
                <w:szCs w:val="21"/>
                <w:highlight w:val="none"/>
              </w:rPr>
            </w:pPr>
          </w:p>
        </w:tc>
      </w:tr>
      <w:tr w14:paraId="4D0545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90" w:hRule="atLeast"/>
          <w:jc w:val="center"/>
        </w:trPr>
        <w:tc>
          <w:tcPr>
            <w:tcW w:w="1034" w:type="dxa"/>
            <w:vAlign w:val="center"/>
          </w:tcPr>
          <w:p w14:paraId="6C2A2AC2">
            <w:pPr>
              <w:pStyle w:val="478"/>
              <w:keepNext w:val="0"/>
              <w:keepLines w:val="0"/>
              <w:pageBreakBefore w:val="0"/>
              <w:widowControl/>
              <w:numPr>
                <w:ilvl w:val="0"/>
                <w:numId w:val="9"/>
              </w:numPr>
              <w:kinsoku w:val="0"/>
              <w:wordWrap/>
              <w:overflowPunct/>
              <w:topLinePunct w:val="0"/>
              <w:autoSpaceDE w:val="0"/>
              <w:autoSpaceDN w:val="0"/>
              <w:bidi w:val="0"/>
              <w:adjustRightInd w:val="0"/>
              <w:snapToGrid w:val="0"/>
              <w:spacing w:line="240" w:lineRule="auto"/>
              <w:ind w:left="454" w:leftChars="0" w:hanging="454" w:firstLineChars="0"/>
              <w:jc w:val="center"/>
              <w:textAlignment w:val="baseline"/>
              <w:rPr>
                <w:color w:val="auto"/>
                <w:sz w:val="21"/>
                <w:szCs w:val="21"/>
                <w:highlight w:val="none"/>
              </w:rPr>
            </w:pPr>
          </w:p>
        </w:tc>
        <w:tc>
          <w:tcPr>
            <w:tcW w:w="1714" w:type="dxa"/>
            <w:vAlign w:val="center"/>
          </w:tcPr>
          <w:p w14:paraId="5DE4B97F">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pacing w:val="2"/>
                <w:sz w:val="21"/>
                <w:szCs w:val="21"/>
                <w:highlight w:val="none"/>
              </w:rPr>
              <w:t>医生办公桌</w:t>
            </w:r>
          </w:p>
        </w:tc>
        <w:tc>
          <w:tcPr>
            <w:tcW w:w="1080" w:type="dxa"/>
            <w:vAlign w:val="center"/>
          </w:tcPr>
          <w:p w14:paraId="5182161C">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z w:val="21"/>
                <w:szCs w:val="21"/>
                <w:highlight w:val="none"/>
              </w:rPr>
              <w:t>3</w:t>
            </w:r>
          </w:p>
        </w:tc>
        <w:tc>
          <w:tcPr>
            <w:tcW w:w="960" w:type="dxa"/>
            <w:vAlign w:val="center"/>
          </w:tcPr>
          <w:p w14:paraId="7C8A568D">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z w:val="21"/>
                <w:szCs w:val="21"/>
                <w:highlight w:val="none"/>
              </w:rPr>
              <w:t>张</w:t>
            </w:r>
          </w:p>
        </w:tc>
        <w:tc>
          <w:tcPr>
            <w:tcW w:w="4838" w:type="dxa"/>
            <w:vAlign w:val="top"/>
          </w:tcPr>
          <w:p w14:paraId="74690C91">
            <w:pPr>
              <w:pStyle w:val="478"/>
              <w:keepNext w:val="0"/>
              <w:keepLines w:val="0"/>
              <w:pageBreakBefore w:val="0"/>
              <w:widowControl/>
              <w:kinsoku w:val="0"/>
              <w:wordWrap/>
              <w:overflowPunct/>
              <w:topLinePunct w:val="0"/>
              <w:autoSpaceDE w:val="0"/>
              <w:autoSpaceDN w:val="0"/>
              <w:bidi w:val="0"/>
              <w:adjustRightInd w:val="0"/>
              <w:snapToGrid w:val="0"/>
              <w:spacing w:before="56" w:line="240" w:lineRule="auto"/>
              <w:ind w:left="105" w:leftChars="50" w:right="0"/>
              <w:textAlignment w:val="baseline"/>
              <w:rPr>
                <w:color w:val="auto"/>
                <w:sz w:val="21"/>
                <w:szCs w:val="21"/>
                <w:highlight w:val="none"/>
              </w:rPr>
            </w:pPr>
            <w:r>
              <w:rPr>
                <w:color w:val="auto"/>
                <w:sz w:val="21"/>
                <w:szCs w:val="21"/>
                <w:highlight w:val="none"/>
              </w:rPr>
              <w:t>门诊医技楼裙楼</w:t>
            </w:r>
            <w:r>
              <w:rPr>
                <w:rFonts w:hint="eastAsia"/>
                <w:color w:val="auto"/>
                <w:sz w:val="21"/>
                <w:szCs w:val="21"/>
                <w:highlight w:val="none"/>
                <w:lang w:val="en-US" w:eastAsia="zh-CN"/>
              </w:rPr>
              <w:t xml:space="preserve"> </w:t>
            </w:r>
            <w:r>
              <w:rPr>
                <w:color w:val="auto"/>
                <w:sz w:val="21"/>
                <w:szCs w:val="21"/>
                <w:highlight w:val="none"/>
              </w:rPr>
              <w:t>B2:医生办公室3张</w:t>
            </w:r>
          </w:p>
        </w:tc>
        <w:tc>
          <w:tcPr>
            <w:tcW w:w="2013" w:type="dxa"/>
            <w:vAlign w:val="top"/>
          </w:tcPr>
          <w:p w14:paraId="271FCEA0">
            <w:pPr>
              <w:pStyle w:val="478"/>
              <w:keepNext w:val="0"/>
              <w:keepLines w:val="0"/>
              <w:pageBreakBefore w:val="0"/>
              <w:widowControl/>
              <w:kinsoku w:val="0"/>
              <w:wordWrap/>
              <w:overflowPunct/>
              <w:topLinePunct w:val="0"/>
              <w:autoSpaceDE w:val="0"/>
              <w:autoSpaceDN w:val="0"/>
              <w:bidi w:val="0"/>
              <w:adjustRightInd w:val="0"/>
              <w:snapToGrid w:val="0"/>
              <w:spacing w:before="56" w:line="240" w:lineRule="auto"/>
              <w:ind w:left="105" w:leftChars="50" w:right="0"/>
              <w:textAlignment w:val="baseline"/>
              <w:rPr>
                <w:color w:val="auto"/>
                <w:sz w:val="21"/>
                <w:szCs w:val="21"/>
                <w:highlight w:val="none"/>
              </w:rPr>
            </w:pPr>
          </w:p>
        </w:tc>
        <w:tc>
          <w:tcPr>
            <w:tcW w:w="2228" w:type="dxa"/>
            <w:vAlign w:val="top"/>
          </w:tcPr>
          <w:p w14:paraId="0435673C">
            <w:pPr>
              <w:pStyle w:val="478"/>
              <w:keepNext w:val="0"/>
              <w:keepLines w:val="0"/>
              <w:pageBreakBefore w:val="0"/>
              <w:widowControl/>
              <w:kinsoku w:val="0"/>
              <w:wordWrap/>
              <w:overflowPunct/>
              <w:topLinePunct w:val="0"/>
              <w:autoSpaceDE w:val="0"/>
              <w:autoSpaceDN w:val="0"/>
              <w:bidi w:val="0"/>
              <w:adjustRightInd w:val="0"/>
              <w:snapToGrid w:val="0"/>
              <w:spacing w:before="56" w:line="240" w:lineRule="auto"/>
              <w:ind w:left="105" w:leftChars="50" w:right="0"/>
              <w:textAlignment w:val="baseline"/>
              <w:rPr>
                <w:color w:val="auto"/>
                <w:sz w:val="21"/>
                <w:szCs w:val="21"/>
                <w:highlight w:val="none"/>
              </w:rPr>
            </w:pPr>
          </w:p>
        </w:tc>
      </w:tr>
      <w:tr w14:paraId="448223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vAlign w:val="center"/>
          </w:tcPr>
          <w:p w14:paraId="0049F766">
            <w:pPr>
              <w:pStyle w:val="478"/>
              <w:keepNext w:val="0"/>
              <w:keepLines w:val="0"/>
              <w:pageBreakBefore w:val="0"/>
              <w:widowControl/>
              <w:numPr>
                <w:ilvl w:val="0"/>
                <w:numId w:val="9"/>
              </w:numPr>
              <w:kinsoku w:val="0"/>
              <w:wordWrap/>
              <w:overflowPunct/>
              <w:topLinePunct w:val="0"/>
              <w:autoSpaceDE w:val="0"/>
              <w:autoSpaceDN w:val="0"/>
              <w:bidi w:val="0"/>
              <w:adjustRightInd w:val="0"/>
              <w:snapToGrid w:val="0"/>
              <w:spacing w:line="240" w:lineRule="auto"/>
              <w:ind w:left="454" w:leftChars="0" w:hanging="454" w:firstLineChars="0"/>
              <w:jc w:val="center"/>
              <w:textAlignment w:val="baseline"/>
              <w:rPr>
                <w:color w:val="auto"/>
                <w:sz w:val="21"/>
                <w:szCs w:val="21"/>
                <w:highlight w:val="none"/>
              </w:rPr>
            </w:pPr>
          </w:p>
        </w:tc>
        <w:tc>
          <w:tcPr>
            <w:tcW w:w="1714" w:type="dxa"/>
            <w:vAlign w:val="center"/>
          </w:tcPr>
          <w:p w14:paraId="26985B77">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pacing w:val="4"/>
                <w:sz w:val="21"/>
                <w:szCs w:val="21"/>
                <w:highlight w:val="none"/>
              </w:rPr>
              <w:t>办公桌1</w:t>
            </w:r>
          </w:p>
        </w:tc>
        <w:tc>
          <w:tcPr>
            <w:tcW w:w="1080" w:type="dxa"/>
            <w:vAlign w:val="center"/>
          </w:tcPr>
          <w:p w14:paraId="51D8228F">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z w:val="21"/>
                <w:szCs w:val="21"/>
                <w:highlight w:val="none"/>
              </w:rPr>
              <w:t>7</w:t>
            </w:r>
          </w:p>
        </w:tc>
        <w:tc>
          <w:tcPr>
            <w:tcW w:w="960" w:type="dxa"/>
            <w:vAlign w:val="center"/>
          </w:tcPr>
          <w:p w14:paraId="691AD36E">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z w:val="21"/>
                <w:szCs w:val="21"/>
                <w:highlight w:val="none"/>
              </w:rPr>
              <w:t>张</w:t>
            </w:r>
          </w:p>
        </w:tc>
        <w:tc>
          <w:tcPr>
            <w:tcW w:w="4838" w:type="dxa"/>
            <w:vAlign w:val="top"/>
          </w:tcPr>
          <w:p w14:paraId="1D654FE5">
            <w:pPr>
              <w:pStyle w:val="478"/>
              <w:keepNext w:val="0"/>
              <w:keepLines w:val="0"/>
              <w:pageBreakBefore w:val="0"/>
              <w:widowControl/>
              <w:kinsoku w:val="0"/>
              <w:wordWrap/>
              <w:overflowPunct/>
              <w:topLinePunct w:val="0"/>
              <w:autoSpaceDE w:val="0"/>
              <w:autoSpaceDN w:val="0"/>
              <w:bidi w:val="0"/>
              <w:adjustRightInd w:val="0"/>
              <w:snapToGrid w:val="0"/>
              <w:spacing w:before="66" w:line="240" w:lineRule="auto"/>
              <w:ind w:left="105" w:leftChars="50" w:right="0"/>
              <w:textAlignment w:val="baseline"/>
              <w:rPr>
                <w:color w:val="auto"/>
                <w:sz w:val="21"/>
                <w:szCs w:val="21"/>
                <w:highlight w:val="none"/>
              </w:rPr>
            </w:pPr>
            <w:r>
              <w:rPr>
                <w:color w:val="auto"/>
                <w:spacing w:val="-1"/>
                <w:sz w:val="21"/>
                <w:szCs w:val="21"/>
                <w:highlight w:val="none"/>
              </w:rPr>
              <w:t>污水处理站：值班室(2间)2张</w:t>
            </w:r>
          </w:p>
          <w:p w14:paraId="657E33E5">
            <w:pPr>
              <w:pStyle w:val="478"/>
              <w:keepNext w:val="0"/>
              <w:keepLines w:val="0"/>
              <w:pageBreakBefore w:val="0"/>
              <w:widowControl/>
              <w:kinsoku w:val="0"/>
              <w:wordWrap/>
              <w:overflowPunct/>
              <w:topLinePunct w:val="0"/>
              <w:autoSpaceDE w:val="0"/>
              <w:autoSpaceDN w:val="0"/>
              <w:bidi w:val="0"/>
              <w:adjustRightInd w:val="0"/>
              <w:snapToGrid w:val="0"/>
              <w:spacing w:before="49" w:line="240" w:lineRule="auto"/>
              <w:ind w:left="105" w:leftChars="50" w:right="0"/>
              <w:textAlignment w:val="baseline"/>
              <w:rPr>
                <w:color w:val="auto"/>
                <w:spacing w:val="7"/>
                <w:sz w:val="21"/>
                <w:szCs w:val="21"/>
                <w:highlight w:val="none"/>
              </w:rPr>
            </w:pPr>
            <w:r>
              <w:rPr>
                <w:color w:val="auto"/>
                <w:sz w:val="21"/>
                <w:szCs w:val="21"/>
                <w:highlight w:val="none"/>
              </w:rPr>
              <w:t>门诊医技楼裙楼</w:t>
            </w:r>
            <w:r>
              <w:rPr>
                <w:rFonts w:hint="eastAsia"/>
                <w:color w:val="auto"/>
                <w:sz w:val="21"/>
                <w:szCs w:val="21"/>
                <w:highlight w:val="none"/>
                <w:lang w:val="en-US" w:eastAsia="zh-CN"/>
              </w:rPr>
              <w:t xml:space="preserve"> </w:t>
            </w:r>
            <w:r>
              <w:rPr>
                <w:color w:val="auto"/>
                <w:sz w:val="21"/>
                <w:szCs w:val="21"/>
                <w:highlight w:val="none"/>
              </w:rPr>
              <w:t>1F:办公室4张</w:t>
            </w:r>
            <w:r>
              <w:rPr>
                <w:color w:val="auto"/>
                <w:spacing w:val="7"/>
                <w:sz w:val="21"/>
                <w:szCs w:val="21"/>
                <w:highlight w:val="none"/>
              </w:rPr>
              <w:t xml:space="preserve"> </w:t>
            </w:r>
          </w:p>
          <w:p w14:paraId="5513D318">
            <w:pPr>
              <w:pStyle w:val="478"/>
              <w:keepNext w:val="0"/>
              <w:keepLines w:val="0"/>
              <w:pageBreakBefore w:val="0"/>
              <w:widowControl/>
              <w:kinsoku w:val="0"/>
              <w:wordWrap/>
              <w:overflowPunct/>
              <w:topLinePunct w:val="0"/>
              <w:autoSpaceDE w:val="0"/>
              <w:autoSpaceDN w:val="0"/>
              <w:bidi w:val="0"/>
              <w:adjustRightInd w:val="0"/>
              <w:snapToGrid w:val="0"/>
              <w:spacing w:before="49" w:line="240" w:lineRule="auto"/>
              <w:ind w:left="105" w:leftChars="50" w:right="0"/>
              <w:textAlignment w:val="baseline"/>
              <w:rPr>
                <w:color w:val="auto"/>
                <w:sz w:val="21"/>
                <w:szCs w:val="21"/>
                <w:highlight w:val="none"/>
              </w:rPr>
            </w:pPr>
            <w:r>
              <w:rPr>
                <w:color w:val="auto"/>
                <w:sz w:val="21"/>
                <w:szCs w:val="21"/>
                <w:highlight w:val="none"/>
              </w:rPr>
              <w:t>门诊医技楼裙楼</w:t>
            </w:r>
            <w:r>
              <w:rPr>
                <w:rFonts w:hint="eastAsia"/>
                <w:color w:val="auto"/>
                <w:sz w:val="21"/>
                <w:szCs w:val="21"/>
                <w:highlight w:val="none"/>
                <w:lang w:val="en-US" w:eastAsia="zh-CN"/>
              </w:rPr>
              <w:t xml:space="preserve"> </w:t>
            </w:r>
            <w:r>
              <w:rPr>
                <w:color w:val="auto"/>
                <w:sz w:val="21"/>
                <w:szCs w:val="21"/>
                <w:highlight w:val="none"/>
              </w:rPr>
              <w:t>2F:值班室1张</w:t>
            </w:r>
          </w:p>
        </w:tc>
        <w:tc>
          <w:tcPr>
            <w:tcW w:w="2013" w:type="dxa"/>
            <w:vAlign w:val="top"/>
          </w:tcPr>
          <w:p w14:paraId="29006B9E">
            <w:pPr>
              <w:pStyle w:val="478"/>
              <w:keepNext w:val="0"/>
              <w:keepLines w:val="0"/>
              <w:pageBreakBefore w:val="0"/>
              <w:widowControl/>
              <w:kinsoku w:val="0"/>
              <w:wordWrap/>
              <w:overflowPunct/>
              <w:topLinePunct w:val="0"/>
              <w:autoSpaceDE w:val="0"/>
              <w:autoSpaceDN w:val="0"/>
              <w:bidi w:val="0"/>
              <w:adjustRightInd w:val="0"/>
              <w:snapToGrid w:val="0"/>
              <w:spacing w:before="49" w:line="240" w:lineRule="auto"/>
              <w:ind w:left="105" w:leftChars="50" w:right="0"/>
              <w:textAlignment w:val="baseline"/>
              <w:rPr>
                <w:color w:val="auto"/>
                <w:sz w:val="21"/>
                <w:szCs w:val="21"/>
                <w:highlight w:val="none"/>
              </w:rPr>
            </w:pPr>
          </w:p>
        </w:tc>
        <w:tc>
          <w:tcPr>
            <w:tcW w:w="2228" w:type="dxa"/>
            <w:vAlign w:val="top"/>
          </w:tcPr>
          <w:p w14:paraId="23827CA9">
            <w:pPr>
              <w:pStyle w:val="478"/>
              <w:keepNext w:val="0"/>
              <w:keepLines w:val="0"/>
              <w:pageBreakBefore w:val="0"/>
              <w:widowControl/>
              <w:kinsoku w:val="0"/>
              <w:wordWrap/>
              <w:overflowPunct/>
              <w:topLinePunct w:val="0"/>
              <w:autoSpaceDE w:val="0"/>
              <w:autoSpaceDN w:val="0"/>
              <w:bidi w:val="0"/>
              <w:adjustRightInd w:val="0"/>
              <w:snapToGrid w:val="0"/>
              <w:spacing w:before="49" w:line="240" w:lineRule="auto"/>
              <w:ind w:left="105" w:leftChars="50" w:right="0"/>
              <w:textAlignment w:val="baseline"/>
              <w:rPr>
                <w:color w:val="auto"/>
                <w:sz w:val="21"/>
                <w:szCs w:val="21"/>
                <w:highlight w:val="none"/>
              </w:rPr>
            </w:pPr>
          </w:p>
        </w:tc>
      </w:tr>
      <w:tr w14:paraId="394F71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vAlign w:val="center"/>
          </w:tcPr>
          <w:p w14:paraId="6F274366">
            <w:pPr>
              <w:pStyle w:val="478"/>
              <w:keepNext w:val="0"/>
              <w:keepLines w:val="0"/>
              <w:pageBreakBefore w:val="0"/>
              <w:widowControl/>
              <w:numPr>
                <w:ilvl w:val="0"/>
                <w:numId w:val="9"/>
              </w:numPr>
              <w:kinsoku w:val="0"/>
              <w:wordWrap/>
              <w:overflowPunct/>
              <w:topLinePunct w:val="0"/>
              <w:autoSpaceDE w:val="0"/>
              <w:autoSpaceDN w:val="0"/>
              <w:bidi w:val="0"/>
              <w:adjustRightInd w:val="0"/>
              <w:snapToGrid w:val="0"/>
              <w:spacing w:line="240" w:lineRule="auto"/>
              <w:ind w:left="454" w:leftChars="0" w:hanging="454" w:firstLineChars="0"/>
              <w:jc w:val="center"/>
              <w:textAlignment w:val="baseline"/>
              <w:rPr>
                <w:color w:val="auto"/>
                <w:sz w:val="21"/>
                <w:szCs w:val="21"/>
                <w:highlight w:val="none"/>
              </w:rPr>
            </w:pPr>
          </w:p>
        </w:tc>
        <w:tc>
          <w:tcPr>
            <w:tcW w:w="1714" w:type="dxa"/>
            <w:vAlign w:val="center"/>
          </w:tcPr>
          <w:p w14:paraId="5876DDD0">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pacing w:val="2"/>
                <w:sz w:val="21"/>
                <w:szCs w:val="21"/>
                <w:highlight w:val="none"/>
              </w:rPr>
              <w:t>办公桌2</w:t>
            </w:r>
          </w:p>
        </w:tc>
        <w:tc>
          <w:tcPr>
            <w:tcW w:w="1080" w:type="dxa"/>
            <w:vAlign w:val="center"/>
          </w:tcPr>
          <w:p w14:paraId="65A08541">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pacing w:val="-6"/>
                <w:sz w:val="21"/>
                <w:szCs w:val="21"/>
                <w:highlight w:val="none"/>
              </w:rPr>
              <w:t>12</w:t>
            </w:r>
          </w:p>
        </w:tc>
        <w:tc>
          <w:tcPr>
            <w:tcW w:w="960" w:type="dxa"/>
            <w:vAlign w:val="center"/>
          </w:tcPr>
          <w:p w14:paraId="3D9269AF">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z w:val="21"/>
                <w:szCs w:val="21"/>
                <w:highlight w:val="none"/>
              </w:rPr>
              <w:t>张</w:t>
            </w:r>
          </w:p>
        </w:tc>
        <w:tc>
          <w:tcPr>
            <w:tcW w:w="4838" w:type="dxa"/>
            <w:vAlign w:val="top"/>
          </w:tcPr>
          <w:p w14:paraId="675B56FF">
            <w:pPr>
              <w:pStyle w:val="478"/>
              <w:keepNext w:val="0"/>
              <w:keepLines w:val="0"/>
              <w:pageBreakBefore w:val="0"/>
              <w:widowControl/>
              <w:kinsoku w:val="0"/>
              <w:wordWrap/>
              <w:overflowPunct/>
              <w:topLinePunct w:val="0"/>
              <w:autoSpaceDE w:val="0"/>
              <w:autoSpaceDN w:val="0"/>
              <w:bidi w:val="0"/>
              <w:adjustRightInd w:val="0"/>
              <w:snapToGrid w:val="0"/>
              <w:spacing w:before="56" w:line="240" w:lineRule="auto"/>
              <w:ind w:left="105" w:leftChars="50" w:right="0"/>
              <w:textAlignment w:val="baseline"/>
              <w:rPr>
                <w:color w:val="auto"/>
                <w:sz w:val="21"/>
                <w:szCs w:val="21"/>
                <w:highlight w:val="none"/>
              </w:rPr>
            </w:pPr>
            <w:r>
              <w:rPr>
                <w:color w:val="auto"/>
                <w:spacing w:val="-1"/>
                <w:sz w:val="21"/>
                <w:szCs w:val="21"/>
                <w:highlight w:val="none"/>
              </w:rPr>
              <w:t>制剂中心</w:t>
            </w:r>
            <w:r>
              <w:rPr>
                <w:rFonts w:hint="eastAsia"/>
                <w:color w:val="auto"/>
                <w:spacing w:val="-1"/>
                <w:sz w:val="21"/>
                <w:szCs w:val="21"/>
                <w:highlight w:val="none"/>
                <w:lang w:val="en-US" w:eastAsia="zh-CN"/>
              </w:rPr>
              <w:t xml:space="preserve"> </w:t>
            </w:r>
            <w:r>
              <w:rPr>
                <w:color w:val="auto"/>
                <w:spacing w:val="-1"/>
                <w:sz w:val="21"/>
                <w:szCs w:val="21"/>
                <w:highlight w:val="none"/>
              </w:rPr>
              <w:t>5F:资料室4张</w:t>
            </w:r>
          </w:p>
          <w:p w14:paraId="44C7D954">
            <w:pPr>
              <w:pStyle w:val="478"/>
              <w:keepNext w:val="0"/>
              <w:keepLines w:val="0"/>
              <w:pageBreakBefore w:val="0"/>
              <w:widowControl/>
              <w:kinsoku w:val="0"/>
              <w:wordWrap/>
              <w:overflowPunct/>
              <w:topLinePunct w:val="0"/>
              <w:autoSpaceDE w:val="0"/>
              <w:autoSpaceDN w:val="0"/>
              <w:bidi w:val="0"/>
              <w:adjustRightInd w:val="0"/>
              <w:snapToGrid w:val="0"/>
              <w:spacing w:before="52" w:line="240" w:lineRule="auto"/>
              <w:ind w:left="105" w:leftChars="50" w:right="0"/>
              <w:textAlignment w:val="baseline"/>
              <w:rPr>
                <w:color w:val="auto"/>
                <w:sz w:val="21"/>
                <w:szCs w:val="21"/>
                <w:highlight w:val="none"/>
              </w:rPr>
            </w:pPr>
            <w:r>
              <w:rPr>
                <w:color w:val="auto"/>
                <w:sz w:val="21"/>
                <w:szCs w:val="21"/>
                <w:highlight w:val="none"/>
              </w:rPr>
              <w:t>门诊医技楼裙楼</w:t>
            </w:r>
            <w:r>
              <w:rPr>
                <w:rFonts w:hint="eastAsia"/>
                <w:color w:val="auto"/>
                <w:sz w:val="21"/>
                <w:szCs w:val="21"/>
                <w:highlight w:val="none"/>
                <w:lang w:val="en-US" w:eastAsia="zh-CN"/>
              </w:rPr>
              <w:t xml:space="preserve"> </w:t>
            </w:r>
            <w:r>
              <w:rPr>
                <w:color w:val="auto"/>
                <w:sz w:val="21"/>
                <w:szCs w:val="21"/>
                <w:highlight w:val="none"/>
              </w:rPr>
              <w:t>5F:值班室2张、值班4张、值班2张</w:t>
            </w:r>
          </w:p>
        </w:tc>
        <w:tc>
          <w:tcPr>
            <w:tcW w:w="2013" w:type="dxa"/>
            <w:vAlign w:val="top"/>
          </w:tcPr>
          <w:p w14:paraId="4A9170AC">
            <w:pPr>
              <w:pStyle w:val="478"/>
              <w:keepNext w:val="0"/>
              <w:keepLines w:val="0"/>
              <w:pageBreakBefore w:val="0"/>
              <w:widowControl/>
              <w:kinsoku w:val="0"/>
              <w:wordWrap/>
              <w:overflowPunct/>
              <w:topLinePunct w:val="0"/>
              <w:autoSpaceDE w:val="0"/>
              <w:autoSpaceDN w:val="0"/>
              <w:bidi w:val="0"/>
              <w:adjustRightInd w:val="0"/>
              <w:snapToGrid w:val="0"/>
              <w:spacing w:before="52" w:line="240" w:lineRule="auto"/>
              <w:ind w:left="105" w:leftChars="50" w:right="0"/>
              <w:textAlignment w:val="baseline"/>
              <w:rPr>
                <w:color w:val="auto"/>
                <w:sz w:val="21"/>
                <w:szCs w:val="21"/>
                <w:highlight w:val="none"/>
              </w:rPr>
            </w:pPr>
          </w:p>
        </w:tc>
        <w:tc>
          <w:tcPr>
            <w:tcW w:w="2228" w:type="dxa"/>
            <w:vAlign w:val="top"/>
          </w:tcPr>
          <w:p w14:paraId="41604524">
            <w:pPr>
              <w:pStyle w:val="478"/>
              <w:keepNext w:val="0"/>
              <w:keepLines w:val="0"/>
              <w:pageBreakBefore w:val="0"/>
              <w:widowControl/>
              <w:kinsoku w:val="0"/>
              <w:wordWrap/>
              <w:overflowPunct/>
              <w:topLinePunct w:val="0"/>
              <w:autoSpaceDE w:val="0"/>
              <w:autoSpaceDN w:val="0"/>
              <w:bidi w:val="0"/>
              <w:adjustRightInd w:val="0"/>
              <w:snapToGrid w:val="0"/>
              <w:spacing w:before="52" w:line="240" w:lineRule="auto"/>
              <w:ind w:left="105" w:leftChars="50" w:right="0"/>
              <w:textAlignment w:val="baseline"/>
              <w:rPr>
                <w:color w:val="auto"/>
                <w:sz w:val="21"/>
                <w:szCs w:val="21"/>
                <w:highlight w:val="none"/>
              </w:rPr>
            </w:pPr>
          </w:p>
        </w:tc>
      </w:tr>
      <w:tr w14:paraId="6F152E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90" w:hRule="atLeast"/>
          <w:jc w:val="center"/>
        </w:trPr>
        <w:tc>
          <w:tcPr>
            <w:tcW w:w="1034" w:type="dxa"/>
            <w:vAlign w:val="center"/>
          </w:tcPr>
          <w:p w14:paraId="0FACD371">
            <w:pPr>
              <w:pStyle w:val="478"/>
              <w:keepNext w:val="0"/>
              <w:keepLines w:val="0"/>
              <w:pageBreakBefore w:val="0"/>
              <w:widowControl/>
              <w:numPr>
                <w:ilvl w:val="0"/>
                <w:numId w:val="9"/>
              </w:numPr>
              <w:kinsoku w:val="0"/>
              <w:wordWrap/>
              <w:overflowPunct/>
              <w:topLinePunct w:val="0"/>
              <w:autoSpaceDE w:val="0"/>
              <w:autoSpaceDN w:val="0"/>
              <w:bidi w:val="0"/>
              <w:adjustRightInd w:val="0"/>
              <w:snapToGrid w:val="0"/>
              <w:spacing w:line="240" w:lineRule="auto"/>
              <w:ind w:left="454" w:leftChars="0" w:hanging="454" w:firstLineChars="0"/>
              <w:jc w:val="center"/>
              <w:textAlignment w:val="baseline"/>
              <w:rPr>
                <w:color w:val="auto"/>
                <w:highlight w:val="none"/>
              </w:rPr>
            </w:pPr>
          </w:p>
        </w:tc>
        <w:tc>
          <w:tcPr>
            <w:tcW w:w="1714" w:type="dxa"/>
            <w:vAlign w:val="center"/>
          </w:tcPr>
          <w:p w14:paraId="6785492F">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spacing w:val="2"/>
                <w:highlight w:val="none"/>
              </w:rPr>
              <w:t>活动三抽柜</w:t>
            </w:r>
          </w:p>
        </w:tc>
        <w:tc>
          <w:tcPr>
            <w:tcW w:w="1080" w:type="dxa"/>
            <w:vAlign w:val="center"/>
          </w:tcPr>
          <w:p w14:paraId="2CC9C23E">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spacing w:val="-3"/>
                <w:position w:val="-2"/>
                <w:highlight w:val="none"/>
              </w:rPr>
              <w:t>362</w:t>
            </w:r>
          </w:p>
        </w:tc>
        <w:tc>
          <w:tcPr>
            <w:tcW w:w="960" w:type="dxa"/>
            <w:vAlign w:val="center"/>
          </w:tcPr>
          <w:p w14:paraId="45AB82E5">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highlight w:val="none"/>
              </w:rPr>
              <w:t>个</w:t>
            </w:r>
          </w:p>
        </w:tc>
        <w:tc>
          <w:tcPr>
            <w:tcW w:w="4838" w:type="dxa"/>
            <w:vAlign w:val="top"/>
          </w:tcPr>
          <w:p w14:paraId="64B4184A">
            <w:pPr>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0"/>
              <w:textAlignment w:val="baseline"/>
              <w:rPr>
                <w:rFonts w:ascii="Arial"/>
                <w:color w:val="auto"/>
                <w:sz w:val="21"/>
                <w:highlight w:val="none"/>
              </w:rPr>
            </w:pPr>
          </w:p>
        </w:tc>
        <w:tc>
          <w:tcPr>
            <w:tcW w:w="2013" w:type="dxa"/>
            <w:vAlign w:val="top"/>
          </w:tcPr>
          <w:p w14:paraId="0598F029">
            <w:pPr>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0"/>
              <w:textAlignment w:val="baseline"/>
              <w:rPr>
                <w:rFonts w:ascii="Arial"/>
                <w:color w:val="auto"/>
                <w:sz w:val="21"/>
                <w:highlight w:val="none"/>
              </w:rPr>
            </w:pPr>
          </w:p>
        </w:tc>
        <w:tc>
          <w:tcPr>
            <w:tcW w:w="2228" w:type="dxa"/>
            <w:vAlign w:val="top"/>
          </w:tcPr>
          <w:p w14:paraId="1352FA59">
            <w:pPr>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0"/>
              <w:textAlignment w:val="baseline"/>
              <w:rPr>
                <w:rFonts w:ascii="Arial"/>
                <w:color w:val="auto"/>
                <w:sz w:val="21"/>
                <w:highlight w:val="none"/>
              </w:rPr>
            </w:pPr>
          </w:p>
        </w:tc>
      </w:tr>
      <w:tr w14:paraId="4125A9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vAlign w:val="center"/>
          </w:tcPr>
          <w:p w14:paraId="7EDFF117">
            <w:pPr>
              <w:pStyle w:val="478"/>
              <w:keepNext w:val="0"/>
              <w:keepLines w:val="0"/>
              <w:pageBreakBefore w:val="0"/>
              <w:widowControl/>
              <w:numPr>
                <w:ilvl w:val="0"/>
                <w:numId w:val="9"/>
              </w:numPr>
              <w:kinsoku w:val="0"/>
              <w:wordWrap/>
              <w:overflowPunct/>
              <w:topLinePunct w:val="0"/>
              <w:autoSpaceDE w:val="0"/>
              <w:autoSpaceDN w:val="0"/>
              <w:bidi w:val="0"/>
              <w:adjustRightInd w:val="0"/>
              <w:snapToGrid w:val="0"/>
              <w:spacing w:line="240" w:lineRule="auto"/>
              <w:ind w:left="454" w:leftChars="0" w:hanging="454" w:firstLineChars="0"/>
              <w:jc w:val="center"/>
              <w:textAlignment w:val="baseline"/>
              <w:rPr>
                <w:color w:val="auto"/>
                <w:highlight w:val="none"/>
              </w:rPr>
            </w:pPr>
          </w:p>
        </w:tc>
        <w:tc>
          <w:tcPr>
            <w:tcW w:w="1714" w:type="dxa"/>
            <w:vAlign w:val="center"/>
          </w:tcPr>
          <w:p w14:paraId="35700079">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spacing w:val="2"/>
                <w:highlight w:val="none"/>
              </w:rPr>
              <w:t>午休折叠床</w:t>
            </w:r>
          </w:p>
        </w:tc>
        <w:tc>
          <w:tcPr>
            <w:tcW w:w="1080" w:type="dxa"/>
            <w:vAlign w:val="center"/>
          </w:tcPr>
          <w:p w14:paraId="2E82494E">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highlight w:val="none"/>
              </w:rPr>
              <w:t>8</w:t>
            </w:r>
          </w:p>
        </w:tc>
        <w:tc>
          <w:tcPr>
            <w:tcW w:w="960" w:type="dxa"/>
            <w:vAlign w:val="center"/>
          </w:tcPr>
          <w:p w14:paraId="51DC4CAC">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highlight w:val="none"/>
              </w:rPr>
              <w:t>张</w:t>
            </w:r>
          </w:p>
        </w:tc>
        <w:tc>
          <w:tcPr>
            <w:tcW w:w="4838" w:type="dxa"/>
            <w:vAlign w:val="top"/>
          </w:tcPr>
          <w:p w14:paraId="7D8F5B79">
            <w:pPr>
              <w:pStyle w:val="478"/>
              <w:keepNext w:val="0"/>
              <w:keepLines w:val="0"/>
              <w:pageBreakBefore w:val="0"/>
              <w:widowControl/>
              <w:kinsoku w:val="0"/>
              <w:wordWrap/>
              <w:overflowPunct/>
              <w:topLinePunct w:val="0"/>
              <w:autoSpaceDE w:val="0"/>
              <w:autoSpaceDN w:val="0"/>
              <w:bidi w:val="0"/>
              <w:adjustRightInd w:val="0"/>
              <w:snapToGrid w:val="0"/>
              <w:spacing w:before="38" w:line="240" w:lineRule="auto"/>
              <w:ind w:left="105" w:leftChars="50" w:right="0"/>
              <w:textAlignment w:val="baseline"/>
              <w:rPr>
                <w:color w:val="auto"/>
                <w:spacing w:val="8"/>
                <w:highlight w:val="none"/>
              </w:rPr>
            </w:pPr>
            <w:r>
              <w:rPr>
                <w:color w:val="auto"/>
                <w:highlight w:val="none"/>
              </w:rPr>
              <w:t>行政科研楼</w:t>
            </w:r>
            <w:r>
              <w:rPr>
                <w:rFonts w:hint="eastAsia"/>
                <w:color w:val="auto"/>
                <w:highlight w:val="none"/>
                <w:lang w:val="en-US" w:eastAsia="zh-CN"/>
              </w:rPr>
              <w:t xml:space="preserve"> </w:t>
            </w:r>
            <w:r>
              <w:rPr>
                <w:color w:val="auto"/>
                <w:highlight w:val="none"/>
              </w:rPr>
              <w:t>5F:4人办公室4张</w:t>
            </w:r>
            <w:r>
              <w:rPr>
                <w:color w:val="auto"/>
                <w:spacing w:val="8"/>
                <w:highlight w:val="none"/>
              </w:rPr>
              <w:t xml:space="preserve"> </w:t>
            </w:r>
          </w:p>
          <w:p w14:paraId="05D09678">
            <w:pPr>
              <w:pStyle w:val="478"/>
              <w:keepNext w:val="0"/>
              <w:keepLines w:val="0"/>
              <w:pageBreakBefore w:val="0"/>
              <w:widowControl/>
              <w:kinsoku w:val="0"/>
              <w:wordWrap/>
              <w:overflowPunct/>
              <w:topLinePunct w:val="0"/>
              <w:autoSpaceDE w:val="0"/>
              <w:autoSpaceDN w:val="0"/>
              <w:bidi w:val="0"/>
              <w:adjustRightInd w:val="0"/>
              <w:snapToGrid w:val="0"/>
              <w:spacing w:before="38" w:line="240" w:lineRule="auto"/>
              <w:ind w:left="105" w:leftChars="50" w:right="0"/>
              <w:textAlignment w:val="baseline"/>
              <w:rPr>
                <w:color w:val="auto"/>
                <w:highlight w:val="none"/>
              </w:rPr>
            </w:pPr>
            <w:r>
              <w:rPr>
                <w:color w:val="auto"/>
                <w:highlight w:val="none"/>
              </w:rPr>
              <w:t>行政科研楼</w:t>
            </w:r>
            <w:r>
              <w:rPr>
                <w:rFonts w:hint="eastAsia"/>
                <w:color w:val="auto"/>
                <w:highlight w:val="none"/>
                <w:lang w:val="en-US" w:eastAsia="zh-CN"/>
              </w:rPr>
              <w:t xml:space="preserve"> </w:t>
            </w:r>
            <w:r>
              <w:rPr>
                <w:color w:val="auto"/>
                <w:highlight w:val="none"/>
              </w:rPr>
              <w:t>6F:4人办公室4张</w:t>
            </w:r>
          </w:p>
        </w:tc>
        <w:tc>
          <w:tcPr>
            <w:tcW w:w="2013" w:type="dxa"/>
            <w:vAlign w:val="top"/>
          </w:tcPr>
          <w:p w14:paraId="0A7FB812">
            <w:pPr>
              <w:pStyle w:val="478"/>
              <w:keepNext w:val="0"/>
              <w:keepLines w:val="0"/>
              <w:pageBreakBefore w:val="0"/>
              <w:widowControl/>
              <w:kinsoku w:val="0"/>
              <w:wordWrap/>
              <w:overflowPunct/>
              <w:topLinePunct w:val="0"/>
              <w:autoSpaceDE w:val="0"/>
              <w:autoSpaceDN w:val="0"/>
              <w:bidi w:val="0"/>
              <w:adjustRightInd w:val="0"/>
              <w:snapToGrid w:val="0"/>
              <w:spacing w:before="38" w:line="240" w:lineRule="auto"/>
              <w:ind w:left="105" w:leftChars="50" w:right="0"/>
              <w:textAlignment w:val="baseline"/>
              <w:rPr>
                <w:color w:val="auto"/>
                <w:highlight w:val="none"/>
              </w:rPr>
            </w:pPr>
          </w:p>
        </w:tc>
        <w:tc>
          <w:tcPr>
            <w:tcW w:w="2228" w:type="dxa"/>
            <w:vAlign w:val="top"/>
          </w:tcPr>
          <w:p w14:paraId="6716A7D9">
            <w:pPr>
              <w:pStyle w:val="478"/>
              <w:keepNext w:val="0"/>
              <w:keepLines w:val="0"/>
              <w:pageBreakBefore w:val="0"/>
              <w:widowControl/>
              <w:kinsoku w:val="0"/>
              <w:wordWrap/>
              <w:overflowPunct/>
              <w:topLinePunct w:val="0"/>
              <w:autoSpaceDE w:val="0"/>
              <w:autoSpaceDN w:val="0"/>
              <w:bidi w:val="0"/>
              <w:adjustRightInd w:val="0"/>
              <w:snapToGrid w:val="0"/>
              <w:spacing w:before="38" w:line="240" w:lineRule="auto"/>
              <w:ind w:left="105" w:leftChars="50" w:right="0"/>
              <w:textAlignment w:val="baseline"/>
              <w:rPr>
                <w:color w:val="auto"/>
                <w:highlight w:val="none"/>
              </w:rPr>
            </w:pPr>
          </w:p>
        </w:tc>
      </w:tr>
      <w:tr w14:paraId="65A02B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26" w:hRule="atLeast"/>
          <w:jc w:val="center"/>
        </w:trPr>
        <w:tc>
          <w:tcPr>
            <w:tcW w:w="1034" w:type="dxa"/>
            <w:vAlign w:val="center"/>
          </w:tcPr>
          <w:p w14:paraId="1B40315D">
            <w:pPr>
              <w:pStyle w:val="478"/>
              <w:keepNext w:val="0"/>
              <w:keepLines w:val="0"/>
              <w:pageBreakBefore w:val="0"/>
              <w:widowControl/>
              <w:numPr>
                <w:ilvl w:val="0"/>
                <w:numId w:val="9"/>
              </w:numPr>
              <w:kinsoku w:val="0"/>
              <w:wordWrap/>
              <w:overflowPunct/>
              <w:topLinePunct w:val="0"/>
              <w:autoSpaceDE w:val="0"/>
              <w:autoSpaceDN w:val="0"/>
              <w:bidi w:val="0"/>
              <w:adjustRightInd w:val="0"/>
              <w:snapToGrid w:val="0"/>
              <w:spacing w:line="240" w:lineRule="auto"/>
              <w:ind w:left="454" w:leftChars="0" w:hanging="454" w:firstLineChars="0"/>
              <w:jc w:val="center"/>
              <w:textAlignment w:val="baseline"/>
              <w:rPr>
                <w:color w:val="auto"/>
                <w:highlight w:val="none"/>
              </w:rPr>
            </w:pPr>
          </w:p>
        </w:tc>
        <w:tc>
          <w:tcPr>
            <w:tcW w:w="1714" w:type="dxa"/>
            <w:vAlign w:val="center"/>
          </w:tcPr>
          <w:p w14:paraId="5C66CA00">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spacing w:val="5"/>
                <w:highlight w:val="none"/>
              </w:rPr>
              <w:t>文件柜1</w:t>
            </w:r>
          </w:p>
        </w:tc>
        <w:tc>
          <w:tcPr>
            <w:tcW w:w="1080" w:type="dxa"/>
            <w:vAlign w:val="center"/>
          </w:tcPr>
          <w:p w14:paraId="5BFF7784">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spacing w:val="-3"/>
                <w:highlight w:val="none"/>
              </w:rPr>
              <w:t>205</w:t>
            </w:r>
          </w:p>
        </w:tc>
        <w:tc>
          <w:tcPr>
            <w:tcW w:w="960" w:type="dxa"/>
            <w:vAlign w:val="center"/>
          </w:tcPr>
          <w:p w14:paraId="2B2C7E45">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highlight w:val="none"/>
              </w:rPr>
              <w:t>个</w:t>
            </w:r>
          </w:p>
        </w:tc>
        <w:tc>
          <w:tcPr>
            <w:tcW w:w="4838" w:type="dxa"/>
            <w:vAlign w:val="top"/>
          </w:tcPr>
          <w:p w14:paraId="028B7953">
            <w:pPr>
              <w:pStyle w:val="478"/>
              <w:keepNext w:val="0"/>
              <w:keepLines w:val="0"/>
              <w:pageBreakBefore w:val="0"/>
              <w:widowControl/>
              <w:kinsoku w:val="0"/>
              <w:wordWrap/>
              <w:overflowPunct/>
              <w:topLinePunct w:val="0"/>
              <w:autoSpaceDE w:val="0"/>
              <w:autoSpaceDN w:val="0"/>
              <w:bidi w:val="0"/>
              <w:adjustRightInd w:val="0"/>
              <w:snapToGrid w:val="0"/>
              <w:spacing w:before="48" w:line="240" w:lineRule="auto"/>
              <w:ind w:left="94"/>
              <w:textAlignment w:val="baseline"/>
              <w:rPr>
                <w:color w:val="auto"/>
                <w:highlight w:val="none"/>
              </w:rPr>
            </w:pPr>
            <w:r>
              <w:rPr>
                <w:color w:val="auto"/>
                <w:spacing w:val="2"/>
                <w:highlight w:val="none"/>
              </w:rPr>
              <w:t>(主任办公室+护长办公室、示教会议室)</w:t>
            </w:r>
          </w:p>
          <w:p w14:paraId="54070040">
            <w:pPr>
              <w:pStyle w:val="478"/>
              <w:keepNext w:val="0"/>
              <w:keepLines w:val="0"/>
              <w:pageBreakBefore w:val="0"/>
              <w:widowControl/>
              <w:kinsoku w:val="0"/>
              <w:wordWrap/>
              <w:overflowPunct/>
              <w:topLinePunct w:val="0"/>
              <w:autoSpaceDE w:val="0"/>
              <w:autoSpaceDN w:val="0"/>
              <w:bidi w:val="0"/>
              <w:adjustRightInd w:val="0"/>
              <w:snapToGrid w:val="0"/>
              <w:spacing w:before="256" w:line="240" w:lineRule="auto"/>
              <w:ind w:left="94" w:right="162"/>
              <w:jc w:val="both"/>
              <w:textAlignment w:val="baseline"/>
              <w:rPr>
                <w:color w:val="auto"/>
                <w:highlight w:val="none"/>
              </w:rPr>
            </w:pPr>
            <w:r>
              <w:rPr>
                <w:color w:val="auto"/>
                <w:highlight w:val="none"/>
              </w:rPr>
              <w:t>住院区外科中心7-12F,内科中心7-9</w:t>
            </w:r>
            <w:r>
              <w:rPr>
                <w:color w:val="auto"/>
                <w:spacing w:val="-1"/>
                <w:highlight w:val="none"/>
              </w:rPr>
              <w:t>F(共9层):主任</w:t>
            </w:r>
            <w:r>
              <w:rPr>
                <w:color w:val="auto"/>
                <w:highlight w:val="none"/>
              </w:rPr>
              <w:t xml:space="preserve"> </w:t>
            </w:r>
            <w:r>
              <w:rPr>
                <w:color w:val="auto"/>
                <w:spacing w:val="-1"/>
                <w:highlight w:val="none"/>
              </w:rPr>
              <w:t>办(2间)18组、制剂中心1F:办公室(主任/</w:t>
            </w:r>
            <w:r>
              <w:rPr>
                <w:color w:val="auto"/>
                <w:spacing w:val="4"/>
                <w:highlight w:val="none"/>
              </w:rPr>
              <w:t xml:space="preserve"> </w:t>
            </w:r>
            <w:r>
              <w:rPr>
                <w:color w:val="auto"/>
                <w:spacing w:val="-2"/>
                <w:highlight w:val="none"/>
              </w:rPr>
              <w:t>专家)2组</w:t>
            </w:r>
          </w:p>
          <w:p w14:paraId="263A587C">
            <w:pPr>
              <w:pStyle w:val="478"/>
              <w:keepNext w:val="0"/>
              <w:keepLines w:val="0"/>
              <w:pageBreakBefore w:val="0"/>
              <w:widowControl/>
              <w:kinsoku w:val="0"/>
              <w:wordWrap/>
              <w:overflowPunct/>
              <w:topLinePunct w:val="0"/>
              <w:autoSpaceDE w:val="0"/>
              <w:autoSpaceDN w:val="0"/>
              <w:bidi w:val="0"/>
              <w:adjustRightInd w:val="0"/>
              <w:snapToGrid w:val="0"/>
              <w:spacing w:before="243" w:line="240" w:lineRule="auto"/>
              <w:ind w:left="94"/>
              <w:textAlignment w:val="baseline"/>
              <w:rPr>
                <w:color w:val="auto"/>
                <w:highlight w:val="none"/>
              </w:rPr>
            </w:pPr>
            <w:r>
              <w:rPr>
                <w:color w:val="auto"/>
                <w:spacing w:val="1"/>
                <w:highlight w:val="none"/>
              </w:rPr>
              <w:t>门诊医技楼裙楼</w:t>
            </w:r>
            <w:r>
              <w:rPr>
                <w:rFonts w:hint="eastAsia"/>
                <w:color w:val="auto"/>
                <w:spacing w:val="1"/>
                <w:highlight w:val="none"/>
                <w:lang w:val="en-US" w:eastAsia="zh-CN"/>
              </w:rPr>
              <w:t xml:space="preserve"> </w:t>
            </w:r>
            <w:r>
              <w:rPr>
                <w:color w:val="auto"/>
                <w:spacing w:val="1"/>
                <w:highlight w:val="none"/>
              </w:rPr>
              <w:t>B2:主任办2组1F:主任办2+1+1组2F:</w:t>
            </w:r>
            <w:r>
              <w:rPr>
                <w:color w:val="auto"/>
                <w:spacing w:val="13"/>
                <w:highlight w:val="none"/>
              </w:rPr>
              <w:t xml:space="preserve"> </w:t>
            </w:r>
            <w:r>
              <w:rPr>
                <w:color w:val="auto"/>
                <w:highlight w:val="none"/>
              </w:rPr>
              <w:t>主任办1+1组3F:主任办2+1+6+</w:t>
            </w:r>
            <w:r>
              <w:rPr>
                <w:color w:val="auto"/>
                <w:spacing w:val="-1"/>
                <w:highlight w:val="none"/>
              </w:rPr>
              <w:t>2+2组、</w:t>
            </w:r>
            <w:r>
              <w:rPr>
                <w:color w:val="auto"/>
                <w:spacing w:val="16"/>
                <w:highlight w:val="none"/>
              </w:rPr>
              <w:t xml:space="preserve">      </w:t>
            </w:r>
            <w:r>
              <w:rPr>
                <w:color w:val="auto"/>
                <w:spacing w:val="-1"/>
                <w:position w:val="-2"/>
                <w:highlight w:val="none"/>
              </w:rPr>
              <w:t>4F:主</w:t>
            </w:r>
            <w:r>
              <w:rPr>
                <w:color w:val="auto"/>
                <w:spacing w:val="4"/>
                <w:position w:val="-2"/>
                <w:highlight w:val="none"/>
              </w:rPr>
              <w:t xml:space="preserve"> </w:t>
            </w:r>
            <w:r>
              <w:rPr>
                <w:color w:val="auto"/>
                <w:highlight w:val="none"/>
              </w:rPr>
              <w:t xml:space="preserve">任办2+4+1组、(主任/专家)3组、 </w:t>
            </w:r>
            <w:r>
              <w:rPr>
                <w:color w:val="auto"/>
                <w:spacing w:val="-1"/>
                <w:highlight w:val="none"/>
              </w:rPr>
              <w:t xml:space="preserve"> 5F:主任办公室</w:t>
            </w:r>
            <w:r>
              <w:rPr>
                <w:color w:val="auto"/>
                <w:highlight w:val="none"/>
              </w:rPr>
              <w:t xml:space="preserve">  </w:t>
            </w:r>
            <w:r>
              <w:rPr>
                <w:color w:val="auto"/>
                <w:spacing w:val="10"/>
                <w:highlight w:val="none"/>
              </w:rPr>
              <w:t>2+2+2+2+1组、</w:t>
            </w:r>
          </w:p>
          <w:p w14:paraId="016A11C3">
            <w:pPr>
              <w:pStyle w:val="478"/>
              <w:keepNext w:val="0"/>
              <w:keepLines w:val="0"/>
              <w:pageBreakBefore w:val="0"/>
              <w:widowControl/>
              <w:kinsoku w:val="0"/>
              <w:wordWrap/>
              <w:overflowPunct/>
              <w:topLinePunct w:val="0"/>
              <w:autoSpaceDE w:val="0"/>
              <w:autoSpaceDN w:val="0"/>
              <w:bidi w:val="0"/>
              <w:adjustRightInd w:val="0"/>
              <w:snapToGrid w:val="0"/>
              <w:spacing w:before="237" w:line="240" w:lineRule="auto"/>
              <w:ind w:left="94"/>
              <w:textAlignment w:val="baseline"/>
              <w:rPr>
                <w:color w:val="auto"/>
                <w:highlight w:val="none"/>
              </w:rPr>
            </w:pPr>
            <w:r>
              <w:rPr>
                <w:color w:val="auto"/>
                <w:spacing w:val="-1"/>
                <w:highlight w:val="none"/>
              </w:rPr>
              <w:t>6F:主任办2组、主任/vip室3组</w:t>
            </w:r>
          </w:p>
        </w:tc>
        <w:tc>
          <w:tcPr>
            <w:tcW w:w="2013" w:type="dxa"/>
            <w:vAlign w:val="top"/>
          </w:tcPr>
          <w:p w14:paraId="57F1BCC9">
            <w:pPr>
              <w:pStyle w:val="478"/>
              <w:keepNext w:val="0"/>
              <w:keepLines w:val="0"/>
              <w:pageBreakBefore w:val="0"/>
              <w:widowControl/>
              <w:kinsoku w:val="0"/>
              <w:wordWrap/>
              <w:overflowPunct/>
              <w:topLinePunct w:val="0"/>
              <w:autoSpaceDE w:val="0"/>
              <w:autoSpaceDN w:val="0"/>
              <w:bidi w:val="0"/>
              <w:adjustRightInd w:val="0"/>
              <w:snapToGrid w:val="0"/>
              <w:spacing w:before="237" w:line="240" w:lineRule="auto"/>
              <w:ind w:left="94"/>
              <w:textAlignment w:val="baseline"/>
              <w:rPr>
                <w:color w:val="auto"/>
                <w:spacing w:val="-1"/>
                <w:highlight w:val="none"/>
              </w:rPr>
            </w:pPr>
          </w:p>
        </w:tc>
        <w:tc>
          <w:tcPr>
            <w:tcW w:w="2228" w:type="dxa"/>
            <w:vAlign w:val="top"/>
          </w:tcPr>
          <w:p w14:paraId="7DAA1819">
            <w:pPr>
              <w:pStyle w:val="478"/>
              <w:keepNext w:val="0"/>
              <w:keepLines w:val="0"/>
              <w:pageBreakBefore w:val="0"/>
              <w:widowControl/>
              <w:kinsoku w:val="0"/>
              <w:wordWrap/>
              <w:overflowPunct/>
              <w:topLinePunct w:val="0"/>
              <w:autoSpaceDE w:val="0"/>
              <w:autoSpaceDN w:val="0"/>
              <w:bidi w:val="0"/>
              <w:adjustRightInd w:val="0"/>
              <w:snapToGrid w:val="0"/>
              <w:spacing w:before="237" w:line="240" w:lineRule="auto"/>
              <w:ind w:left="94"/>
              <w:textAlignment w:val="baseline"/>
              <w:rPr>
                <w:color w:val="auto"/>
                <w:spacing w:val="-1"/>
                <w:highlight w:val="none"/>
              </w:rPr>
            </w:pPr>
          </w:p>
        </w:tc>
      </w:tr>
      <w:tr w14:paraId="6EE0B4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vAlign w:val="center"/>
          </w:tcPr>
          <w:p w14:paraId="273D0C3C">
            <w:pPr>
              <w:pStyle w:val="478"/>
              <w:keepNext w:val="0"/>
              <w:keepLines w:val="0"/>
              <w:pageBreakBefore w:val="0"/>
              <w:widowControl/>
              <w:numPr>
                <w:ilvl w:val="0"/>
                <w:numId w:val="9"/>
              </w:numPr>
              <w:kinsoku w:val="0"/>
              <w:wordWrap/>
              <w:overflowPunct/>
              <w:topLinePunct w:val="0"/>
              <w:autoSpaceDE w:val="0"/>
              <w:autoSpaceDN w:val="0"/>
              <w:bidi w:val="0"/>
              <w:adjustRightInd w:val="0"/>
              <w:snapToGrid w:val="0"/>
              <w:spacing w:line="240" w:lineRule="auto"/>
              <w:ind w:left="454" w:leftChars="0" w:hanging="454" w:firstLineChars="0"/>
              <w:jc w:val="center"/>
              <w:textAlignment w:val="baseline"/>
              <w:rPr>
                <w:color w:val="auto"/>
                <w:highlight w:val="none"/>
              </w:rPr>
            </w:pPr>
          </w:p>
        </w:tc>
        <w:tc>
          <w:tcPr>
            <w:tcW w:w="1714" w:type="dxa"/>
            <w:vAlign w:val="center"/>
          </w:tcPr>
          <w:p w14:paraId="2BCB8443">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spacing w:val="3"/>
                <w:highlight w:val="none"/>
              </w:rPr>
              <w:t>文件柜2</w:t>
            </w:r>
          </w:p>
        </w:tc>
        <w:tc>
          <w:tcPr>
            <w:tcW w:w="1080" w:type="dxa"/>
            <w:vAlign w:val="center"/>
          </w:tcPr>
          <w:p w14:paraId="5225B282">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spacing w:val="-6"/>
                <w:highlight w:val="none"/>
              </w:rPr>
              <w:t>138</w:t>
            </w:r>
          </w:p>
        </w:tc>
        <w:tc>
          <w:tcPr>
            <w:tcW w:w="960" w:type="dxa"/>
            <w:vAlign w:val="center"/>
          </w:tcPr>
          <w:p w14:paraId="43F2E666">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highlight w:val="none"/>
              </w:rPr>
              <w:t>个</w:t>
            </w:r>
          </w:p>
        </w:tc>
        <w:tc>
          <w:tcPr>
            <w:tcW w:w="4838" w:type="dxa"/>
            <w:vAlign w:val="top"/>
          </w:tcPr>
          <w:p w14:paraId="04C61A3F">
            <w:pPr>
              <w:pStyle w:val="478"/>
              <w:keepNext w:val="0"/>
              <w:keepLines w:val="0"/>
              <w:pageBreakBefore w:val="0"/>
              <w:widowControl/>
              <w:kinsoku w:val="0"/>
              <w:wordWrap/>
              <w:overflowPunct/>
              <w:topLinePunct w:val="0"/>
              <w:autoSpaceDE w:val="0"/>
              <w:autoSpaceDN w:val="0"/>
              <w:bidi w:val="0"/>
              <w:adjustRightInd w:val="0"/>
              <w:snapToGrid w:val="0"/>
              <w:spacing w:before="52" w:line="240" w:lineRule="auto"/>
              <w:ind w:left="94" w:right="2" w:firstLine="90"/>
              <w:textAlignment w:val="baseline"/>
              <w:rPr>
                <w:color w:val="auto"/>
                <w:highlight w:val="none"/>
              </w:rPr>
            </w:pPr>
            <w:r>
              <w:rPr>
                <w:color w:val="auto"/>
                <w:spacing w:val="-2"/>
                <w:highlight w:val="none"/>
              </w:rPr>
              <w:t>(公区办公室、医生办公室、护士站、资料室)共454</w:t>
            </w:r>
            <w:r>
              <w:rPr>
                <w:color w:val="auto"/>
                <w:spacing w:val="1"/>
                <w:highlight w:val="none"/>
              </w:rPr>
              <w:t xml:space="preserve"> </w:t>
            </w:r>
            <w:r>
              <w:rPr>
                <w:color w:val="auto"/>
                <w:spacing w:val="-1"/>
                <w:highlight w:val="none"/>
              </w:rPr>
              <w:t>个，三分之一木质柜</w:t>
            </w:r>
          </w:p>
        </w:tc>
        <w:tc>
          <w:tcPr>
            <w:tcW w:w="2013" w:type="dxa"/>
            <w:vAlign w:val="top"/>
          </w:tcPr>
          <w:p w14:paraId="60F227D6">
            <w:pPr>
              <w:pStyle w:val="478"/>
              <w:keepNext w:val="0"/>
              <w:keepLines w:val="0"/>
              <w:pageBreakBefore w:val="0"/>
              <w:widowControl/>
              <w:kinsoku w:val="0"/>
              <w:wordWrap/>
              <w:overflowPunct/>
              <w:topLinePunct w:val="0"/>
              <w:autoSpaceDE w:val="0"/>
              <w:autoSpaceDN w:val="0"/>
              <w:bidi w:val="0"/>
              <w:adjustRightInd w:val="0"/>
              <w:snapToGrid w:val="0"/>
              <w:spacing w:before="52" w:line="240" w:lineRule="auto"/>
              <w:ind w:left="94" w:right="2" w:firstLine="90"/>
              <w:textAlignment w:val="baseline"/>
              <w:rPr>
                <w:color w:val="auto"/>
                <w:spacing w:val="-2"/>
                <w:highlight w:val="none"/>
              </w:rPr>
            </w:pPr>
          </w:p>
        </w:tc>
        <w:tc>
          <w:tcPr>
            <w:tcW w:w="2228" w:type="dxa"/>
            <w:vAlign w:val="top"/>
          </w:tcPr>
          <w:p w14:paraId="6FFFB549">
            <w:pPr>
              <w:pStyle w:val="478"/>
              <w:keepNext w:val="0"/>
              <w:keepLines w:val="0"/>
              <w:pageBreakBefore w:val="0"/>
              <w:widowControl/>
              <w:kinsoku w:val="0"/>
              <w:wordWrap/>
              <w:overflowPunct/>
              <w:topLinePunct w:val="0"/>
              <w:autoSpaceDE w:val="0"/>
              <w:autoSpaceDN w:val="0"/>
              <w:bidi w:val="0"/>
              <w:adjustRightInd w:val="0"/>
              <w:snapToGrid w:val="0"/>
              <w:spacing w:before="52" w:line="240" w:lineRule="auto"/>
              <w:ind w:left="94" w:right="2" w:firstLine="90"/>
              <w:textAlignment w:val="baseline"/>
              <w:rPr>
                <w:color w:val="auto"/>
                <w:spacing w:val="-2"/>
                <w:highlight w:val="none"/>
              </w:rPr>
            </w:pPr>
          </w:p>
        </w:tc>
      </w:tr>
      <w:tr w14:paraId="0B11F8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vAlign w:val="center"/>
          </w:tcPr>
          <w:p w14:paraId="6E237996">
            <w:pPr>
              <w:pStyle w:val="478"/>
              <w:keepNext w:val="0"/>
              <w:keepLines w:val="0"/>
              <w:pageBreakBefore w:val="0"/>
              <w:widowControl/>
              <w:numPr>
                <w:ilvl w:val="0"/>
                <w:numId w:val="9"/>
              </w:numPr>
              <w:kinsoku w:val="0"/>
              <w:wordWrap/>
              <w:overflowPunct/>
              <w:topLinePunct w:val="0"/>
              <w:autoSpaceDE w:val="0"/>
              <w:autoSpaceDN w:val="0"/>
              <w:bidi w:val="0"/>
              <w:adjustRightInd w:val="0"/>
              <w:snapToGrid w:val="0"/>
              <w:spacing w:line="240" w:lineRule="auto"/>
              <w:ind w:left="454" w:leftChars="0" w:hanging="454" w:firstLineChars="0"/>
              <w:jc w:val="center"/>
              <w:textAlignment w:val="baseline"/>
              <w:rPr>
                <w:color w:val="auto"/>
                <w:highlight w:val="none"/>
              </w:rPr>
            </w:pPr>
          </w:p>
        </w:tc>
        <w:tc>
          <w:tcPr>
            <w:tcW w:w="1714" w:type="dxa"/>
            <w:vAlign w:val="center"/>
          </w:tcPr>
          <w:p w14:paraId="20E4F613">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spacing w:val="3"/>
                <w:highlight w:val="none"/>
              </w:rPr>
              <w:t>文件柜3</w:t>
            </w:r>
          </w:p>
        </w:tc>
        <w:tc>
          <w:tcPr>
            <w:tcW w:w="1080" w:type="dxa"/>
            <w:vAlign w:val="center"/>
          </w:tcPr>
          <w:p w14:paraId="29DE3502">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spacing w:val="-3"/>
                <w:highlight w:val="none"/>
              </w:rPr>
              <w:t>316</w:t>
            </w:r>
          </w:p>
        </w:tc>
        <w:tc>
          <w:tcPr>
            <w:tcW w:w="960" w:type="dxa"/>
            <w:vAlign w:val="center"/>
          </w:tcPr>
          <w:p w14:paraId="7AF49DD9">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highlight w:val="none"/>
              </w:rPr>
              <w:t>个</w:t>
            </w:r>
          </w:p>
        </w:tc>
        <w:tc>
          <w:tcPr>
            <w:tcW w:w="4838" w:type="dxa"/>
            <w:vAlign w:val="top"/>
          </w:tcPr>
          <w:p w14:paraId="088C4D0B">
            <w:pPr>
              <w:pStyle w:val="478"/>
              <w:keepNext w:val="0"/>
              <w:keepLines w:val="0"/>
              <w:pageBreakBefore w:val="0"/>
              <w:widowControl/>
              <w:kinsoku w:val="0"/>
              <w:wordWrap/>
              <w:overflowPunct/>
              <w:topLinePunct w:val="0"/>
              <w:autoSpaceDE w:val="0"/>
              <w:autoSpaceDN w:val="0"/>
              <w:bidi w:val="0"/>
              <w:adjustRightInd w:val="0"/>
              <w:snapToGrid w:val="0"/>
              <w:spacing w:before="64" w:line="240" w:lineRule="auto"/>
              <w:ind w:left="94" w:right="2" w:firstLine="90"/>
              <w:textAlignment w:val="baseline"/>
              <w:rPr>
                <w:color w:val="auto"/>
                <w:highlight w:val="none"/>
              </w:rPr>
            </w:pPr>
            <w:r>
              <w:rPr>
                <w:color w:val="auto"/>
                <w:spacing w:val="-2"/>
                <w:highlight w:val="none"/>
              </w:rPr>
              <w:t>(公区办公室、医生办公室、护士站、资料室)共454</w:t>
            </w:r>
            <w:r>
              <w:rPr>
                <w:color w:val="auto"/>
                <w:spacing w:val="1"/>
                <w:highlight w:val="none"/>
              </w:rPr>
              <w:t xml:space="preserve"> </w:t>
            </w:r>
            <w:r>
              <w:rPr>
                <w:color w:val="auto"/>
                <w:spacing w:val="-1"/>
                <w:highlight w:val="none"/>
              </w:rPr>
              <w:t>个，三分之二钢柜</w:t>
            </w:r>
          </w:p>
        </w:tc>
        <w:tc>
          <w:tcPr>
            <w:tcW w:w="2013" w:type="dxa"/>
            <w:vAlign w:val="top"/>
          </w:tcPr>
          <w:p w14:paraId="0C8856C5">
            <w:pPr>
              <w:pStyle w:val="478"/>
              <w:keepNext w:val="0"/>
              <w:keepLines w:val="0"/>
              <w:pageBreakBefore w:val="0"/>
              <w:widowControl/>
              <w:kinsoku w:val="0"/>
              <w:wordWrap/>
              <w:overflowPunct/>
              <w:topLinePunct w:val="0"/>
              <w:autoSpaceDE w:val="0"/>
              <w:autoSpaceDN w:val="0"/>
              <w:bidi w:val="0"/>
              <w:adjustRightInd w:val="0"/>
              <w:snapToGrid w:val="0"/>
              <w:spacing w:before="64" w:line="240" w:lineRule="auto"/>
              <w:ind w:left="94" w:right="2" w:firstLine="90"/>
              <w:textAlignment w:val="baseline"/>
              <w:rPr>
                <w:color w:val="auto"/>
                <w:spacing w:val="-2"/>
                <w:highlight w:val="none"/>
              </w:rPr>
            </w:pPr>
          </w:p>
        </w:tc>
        <w:tc>
          <w:tcPr>
            <w:tcW w:w="2228" w:type="dxa"/>
            <w:vAlign w:val="top"/>
          </w:tcPr>
          <w:p w14:paraId="32D45D05">
            <w:pPr>
              <w:pStyle w:val="478"/>
              <w:keepNext w:val="0"/>
              <w:keepLines w:val="0"/>
              <w:pageBreakBefore w:val="0"/>
              <w:widowControl/>
              <w:kinsoku w:val="0"/>
              <w:wordWrap/>
              <w:overflowPunct/>
              <w:topLinePunct w:val="0"/>
              <w:autoSpaceDE w:val="0"/>
              <w:autoSpaceDN w:val="0"/>
              <w:bidi w:val="0"/>
              <w:adjustRightInd w:val="0"/>
              <w:snapToGrid w:val="0"/>
              <w:spacing w:before="64" w:line="240" w:lineRule="auto"/>
              <w:ind w:left="94" w:right="2" w:firstLine="90"/>
              <w:textAlignment w:val="baseline"/>
              <w:rPr>
                <w:color w:val="auto"/>
                <w:spacing w:val="-2"/>
                <w:highlight w:val="none"/>
              </w:rPr>
            </w:pPr>
          </w:p>
        </w:tc>
      </w:tr>
      <w:tr w14:paraId="61E59C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90" w:hRule="atLeast"/>
          <w:jc w:val="center"/>
        </w:trPr>
        <w:tc>
          <w:tcPr>
            <w:tcW w:w="1034" w:type="dxa"/>
            <w:vAlign w:val="center"/>
          </w:tcPr>
          <w:p w14:paraId="3261A174">
            <w:pPr>
              <w:pStyle w:val="478"/>
              <w:keepNext w:val="0"/>
              <w:keepLines w:val="0"/>
              <w:pageBreakBefore w:val="0"/>
              <w:widowControl/>
              <w:numPr>
                <w:ilvl w:val="0"/>
                <w:numId w:val="9"/>
              </w:numPr>
              <w:kinsoku w:val="0"/>
              <w:wordWrap/>
              <w:overflowPunct/>
              <w:topLinePunct w:val="0"/>
              <w:autoSpaceDE w:val="0"/>
              <w:autoSpaceDN w:val="0"/>
              <w:bidi w:val="0"/>
              <w:adjustRightInd w:val="0"/>
              <w:snapToGrid w:val="0"/>
              <w:spacing w:line="240" w:lineRule="auto"/>
              <w:ind w:left="454" w:leftChars="0" w:hanging="454" w:firstLineChars="0"/>
              <w:jc w:val="center"/>
              <w:textAlignment w:val="baseline"/>
              <w:rPr>
                <w:color w:val="auto"/>
                <w:highlight w:val="none"/>
              </w:rPr>
            </w:pPr>
          </w:p>
        </w:tc>
        <w:tc>
          <w:tcPr>
            <w:tcW w:w="1714" w:type="dxa"/>
            <w:vAlign w:val="center"/>
          </w:tcPr>
          <w:p w14:paraId="315F37D0">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spacing w:val="3"/>
                <w:highlight w:val="none"/>
              </w:rPr>
              <w:t>茶水柜2</w:t>
            </w:r>
          </w:p>
        </w:tc>
        <w:tc>
          <w:tcPr>
            <w:tcW w:w="1080" w:type="dxa"/>
            <w:vAlign w:val="center"/>
          </w:tcPr>
          <w:p w14:paraId="2ECC134F">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spacing w:val="-4"/>
                <w:highlight w:val="none"/>
              </w:rPr>
              <w:t>72</w:t>
            </w:r>
          </w:p>
        </w:tc>
        <w:tc>
          <w:tcPr>
            <w:tcW w:w="960" w:type="dxa"/>
            <w:vAlign w:val="center"/>
          </w:tcPr>
          <w:p w14:paraId="4D25F937">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highlight w:val="none"/>
              </w:rPr>
              <w:t>个</w:t>
            </w:r>
          </w:p>
        </w:tc>
        <w:tc>
          <w:tcPr>
            <w:tcW w:w="4838" w:type="dxa"/>
            <w:vAlign w:val="top"/>
          </w:tcPr>
          <w:p w14:paraId="2CE3EB1A">
            <w:pPr>
              <w:pStyle w:val="478"/>
              <w:keepNext w:val="0"/>
              <w:keepLines w:val="0"/>
              <w:pageBreakBefore w:val="0"/>
              <w:widowControl/>
              <w:kinsoku w:val="0"/>
              <w:wordWrap/>
              <w:overflowPunct/>
              <w:topLinePunct w:val="0"/>
              <w:autoSpaceDE w:val="0"/>
              <w:autoSpaceDN w:val="0"/>
              <w:bidi w:val="0"/>
              <w:adjustRightInd w:val="0"/>
              <w:snapToGrid w:val="0"/>
              <w:spacing w:before="44" w:line="240" w:lineRule="auto"/>
              <w:ind w:left="94"/>
              <w:textAlignment w:val="baseline"/>
              <w:rPr>
                <w:color w:val="auto"/>
                <w:highlight w:val="none"/>
              </w:rPr>
            </w:pPr>
            <w:r>
              <w:rPr>
                <w:color w:val="auto"/>
                <w:spacing w:val="1"/>
                <w:highlight w:val="none"/>
              </w:rPr>
              <w:t>会议示教室、医生办公室2间</w:t>
            </w:r>
          </w:p>
        </w:tc>
        <w:tc>
          <w:tcPr>
            <w:tcW w:w="2013" w:type="dxa"/>
            <w:vAlign w:val="top"/>
          </w:tcPr>
          <w:p w14:paraId="121A01C4">
            <w:pPr>
              <w:pStyle w:val="478"/>
              <w:keepNext w:val="0"/>
              <w:keepLines w:val="0"/>
              <w:pageBreakBefore w:val="0"/>
              <w:widowControl/>
              <w:kinsoku w:val="0"/>
              <w:wordWrap/>
              <w:overflowPunct/>
              <w:topLinePunct w:val="0"/>
              <w:autoSpaceDE w:val="0"/>
              <w:autoSpaceDN w:val="0"/>
              <w:bidi w:val="0"/>
              <w:adjustRightInd w:val="0"/>
              <w:snapToGrid w:val="0"/>
              <w:spacing w:before="44" w:line="240" w:lineRule="auto"/>
              <w:ind w:left="94"/>
              <w:textAlignment w:val="baseline"/>
              <w:rPr>
                <w:color w:val="auto"/>
                <w:spacing w:val="1"/>
                <w:highlight w:val="none"/>
              </w:rPr>
            </w:pPr>
          </w:p>
        </w:tc>
        <w:tc>
          <w:tcPr>
            <w:tcW w:w="2228" w:type="dxa"/>
            <w:vAlign w:val="top"/>
          </w:tcPr>
          <w:p w14:paraId="4A213584">
            <w:pPr>
              <w:pStyle w:val="478"/>
              <w:keepNext w:val="0"/>
              <w:keepLines w:val="0"/>
              <w:pageBreakBefore w:val="0"/>
              <w:widowControl/>
              <w:kinsoku w:val="0"/>
              <w:wordWrap/>
              <w:overflowPunct/>
              <w:topLinePunct w:val="0"/>
              <w:autoSpaceDE w:val="0"/>
              <w:autoSpaceDN w:val="0"/>
              <w:bidi w:val="0"/>
              <w:adjustRightInd w:val="0"/>
              <w:snapToGrid w:val="0"/>
              <w:spacing w:before="44" w:line="240" w:lineRule="auto"/>
              <w:ind w:left="94"/>
              <w:textAlignment w:val="baseline"/>
              <w:rPr>
                <w:color w:val="auto"/>
                <w:spacing w:val="1"/>
                <w:highlight w:val="none"/>
              </w:rPr>
            </w:pPr>
          </w:p>
        </w:tc>
      </w:tr>
      <w:tr w14:paraId="0A42DB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90" w:hRule="atLeast"/>
          <w:jc w:val="center"/>
        </w:trPr>
        <w:tc>
          <w:tcPr>
            <w:tcW w:w="1034" w:type="dxa"/>
            <w:vAlign w:val="center"/>
          </w:tcPr>
          <w:p w14:paraId="49FD5DCE">
            <w:pPr>
              <w:pStyle w:val="478"/>
              <w:keepNext w:val="0"/>
              <w:keepLines w:val="0"/>
              <w:pageBreakBefore w:val="0"/>
              <w:widowControl/>
              <w:numPr>
                <w:ilvl w:val="0"/>
                <w:numId w:val="9"/>
              </w:numPr>
              <w:kinsoku w:val="0"/>
              <w:wordWrap/>
              <w:overflowPunct/>
              <w:topLinePunct w:val="0"/>
              <w:autoSpaceDE w:val="0"/>
              <w:autoSpaceDN w:val="0"/>
              <w:bidi w:val="0"/>
              <w:adjustRightInd w:val="0"/>
              <w:snapToGrid w:val="0"/>
              <w:spacing w:line="240" w:lineRule="auto"/>
              <w:ind w:left="454" w:leftChars="0" w:hanging="454" w:firstLineChars="0"/>
              <w:jc w:val="center"/>
              <w:textAlignment w:val="baseline"/>
              <w:rPr>
                <w:color w:val="auto"/>
                <w:highlight w:val="none"/>
              </w:rPr>
            </w:pPr>
          </w:p>
        </w:tc>
        <w:tc>
          <w:tcPr>
            <w:tcW w:w="1714" w:type="dxa"/>
            <w:vAlign w:val="center"/>
          </w:tcPr>
          <w:p w14:paraId="0A0D28D5">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spacing w:val="3"/>
                <w:highlight w:val="none"/>
              </w:rPr>
              <w:t>茶水柜3</w:t>
            </w:r>
          </w:p>
        </w:tc>
        <w:tc>
          <w:tcPr>
            <w:tcW w:w="1080" w:type="dxa"/>
            <w:vAlign w:val="center"/>
          </w:tcPr>
          <w:p w14:paraId="0FEE970F">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spacing w:val="-4"/>
                <w:highlight w:val="none"/>
              </w:rPr>
              <w:t>37</w:t>
            </w:r>
          </w:p>
        </w:tc>
        <w:tc>
          <w:tcPr>
            <w:tcW w:w="960" w:type="dxa"/>
            <w:vAlign w:val="center"/>
          </w:tcPr>
          <w:p w14:paraId="1890443E">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highlight w:val="none"/>
              </w:rPr>
              <w:t>个</w:t>
            </w:r>
          </w:p>
        </w:tc>
        <w:tc>
          <w:tcPr>
            <w:tcW w:w="4838" w:type="dxa"/>
            <w:vAlign w:val="top"/>
          </w:tcPr>
          <w:p w14:paraId="06C9A21E">
            <w:pPr>
              <w:pStyle w:val="478"/>
              <w:keepNext w:val="0"/>
              <w:keepLines w:val="0"/>
              <w:pageBreakBefore w:val="0"/>
              <w:widowControl/>
              <w:kinsoku w:val="0"/>
              <w:wordWrap/>
              <w:overflowPunct/>
              <w:topLinePunct w:val="0"/>
              <w:autoSpaceDE w:val="0"/>
              <w:autoSpaceDN w:val="0"/>
              <w:bidi w:val="0"/>
              <w:adjustRightInd w:val="0"/>
              <w:snapToGrid w:val="0"/>
              <w:spacing w:before="44" w:line="240" w:lineRule="auto"/>
              <w:ind w:left="94"/>
              <w:textAlignment w:val="baseline"/>
              <w:rPr>
                <w:color w:val="auto"/>
                <w:highlight w:val="none"/>
              </w:rPr>
            </w:pPr>
            <w:r>
              <w:rPr>
                <w:color w:val="auto"/>
                <w:highlight w:val="none"/>
              </w:rPr>
              <w:t>公区办公室、医生办公室</w:t>
            </w:r>
          </w:p>
        </w:tc>
        <w:tc>
          <w:tcPr>
            <w:tcW w:w="2013" w:type="dxa"/>
            <w:vAlign w:val="top"/>
          </w:tcPr>
          <w:p w14:paraId="78656495">
            <w:pPr>
              <w:pStyle w:val="478"/>
              <w:keepNext w:val="0"/>
              <w:keepLines w:val="0"/>
              <w:pageBreakBefore w:val="0"/>
              <w:widowControl/>
              <w:kinsoku w:val="0"/>
              <w:wordWrap/>
              <w:overflowPunct/>
              <w:topLinePunct w:val="0"/>
              <w:autoSpaceDE w:val="0"/>
              <w:autoSpaceDN w:val="0"/>
              <w:bidi w:val="0"/>
              <w:adjustRightInd w:val="0"/>
              <w:snapToGrid w:val="0"/>
              <w:spacing w:before="44" w:line="240" w:lineRule="auto"/>
              <w:ind w:left="94"/>
              <w:textAlignment w:val="baseline"/>
              <w:rPr>
                <w:color w:val="auto"/>
                <w:highlight w:val="none"/>
              </w:rPr>
            </w:pPr>
          </w:p>
        </w:tc>
        <w:tc>
          <w:tcPr>
            <w:tcW w:w="2228" w:type="dxa"/>
            <w:vAlign w:val="top"/>
          </w:tcPr>
          <w:p w14:paraId="57C3CA01">
            <w:pPr>
              <w:pStyle w:val="478"/>
              <w:keepNext w:val="0"/>
              <w:keepLines w:val="0"/>
              <w:pageBreakBefore w:val="0"/>
              <w:widowControl/>
              <w:kinsoku w:val="0"/>
              <w:wordWrap/>
              <w:overflowPunct/>
              <w:topLinePunct w:val="0"/>
              <w:autoSpaceDE w:val="0"/>
              <w:autoSpaceDN w:val="0"/>
              <w:bidi w:val="0"/>
              <w:adjustRightInd w:val="0"/>
              <w:snapToGrid w:val="0"/>
              <w:spacing w:before="44" w:line="240" w:lineRule="auto"/>
              <w:ind w:left="94"/>
              <w:textAlignment w:val="baseline"/>
              <w:rPr>
                <w:color w:val="auto"/>
                <w:highlight w:val="none"/>
              </w:rPr>
            </w:pPr>
          </w:p>
        </w:tc>
      </w:tr>
      <w:tr w14:paraId="54F7BA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vAlign w:val="center"/>
          </w:tcPr>
          <w:p w14:paraId="76D89083">
            <w:pPr>
              <w:pStyle w:val="478"/>
              <w:keepNext w:val="0"/>
              <w:keepLines w:val="0"/>
              <w:pageBreakBefore w:val="0"/>
              <w:widowControl/>
              <w:numPr>
                <w:ilvl w:val="0"/>
                <w:numId w:val="9"/>
              </w:numPr>
              <w:kinsoku w:val="0"/>
              <w:wordWrap/>
              <w:overflowPunct/>
              <w:topLinePunct w:val="0"/>
              <w:autoSpaceDE w:val="0"/>
              <w:autoSpaceDN w:val="0"/>
              <w:bidi w:val="0"/>
              <w:adjustRightInd w:val="0"/>
              <w:snapToGrid w:val="0"/>
              <w:spacing w:line="240" w:lineRule="auto"/>
              <w:ind w:left="454" w:leftChars="0" w:hanging="454" w:firstLineChars="0"/>
              <w:jc w:val="center"/>
              <w:textAlignment w:val="baseline"/>
              <w:rPr>
                <w:color w:val="auto"/>
                <w:highlight w:val="none"/>
              </w:rPr>
            </w:pPr>
          </w:p>
        </w:tc>
        <w:tc>
          <w:tcPr>
            <w:tcW w:w="1714" w:type="dxa"/>
            <w:vAlign w:val="center"/>
          </w:tcPr>
          <w:p w14:paraId="7A9BFFF8">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spacing w:val="2"/>
                <w:highlight w:val="none"/>
              </w:rPr>
              <w:t>隔断花槽柜</w:t>
            </w:r>
          </w:p>
        </w:tc>
        <w:tc>
          <w:tcPr>
            <w:tcW w:w="1080" w:type="dxa"/>
            <w:vAlign w:val="center"/>
          </w:tcPr>
          <w:p w14:paraId="2A817494">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spacing w:val="-4"/>
                <w:highlight w:val="none"/>
              </w:rPr>
              <w:t>57</w:t>
            </w:r>
          </w:p>
        </w:tc>
        <w:tc>
          <w:tcPr>
            <w:tcW w:w="960" w:type="dxa"/>
            <w:vAlign w:val="center"/>
          </w:tcPr>
          <w:p w14:paraId="4D6ADCE6">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highlight w:val="none"/>
              </w:rPr>
              <w:t>组</w:t>
            </w:r>
          </w:p>
        </w:tc>
        <w:tc>
          <w:tcPr>
            <w:tcW w:w="4838" w:type="dxa"/>
            <w:vAlign w:val="top"/>
          </w:tcPr>
          <w:p w14:paraId="7C7B2862">
            <w:pPr>
              <w:keepNext w:val="0"/>
              <w:keepLines w:val="0"/>
              <w:pageBreakBefore w:val="0"/>
              <w:widowControl/>
              <w:kinsoku w:val="0"/>
              <w:wordWrap/>
              <w:overflowPunct/>
              <w:topLinePunct w:val="0"/>
              <w:autoSpaceDE w:val="0"/>
              <w:autoSpaceDN w:val="0"/>
              <w:bidi w:val="0"/>
              <w:adjustRightInd w:val="0"/>
              <w:snapToGrid w:val="0"/>
              <w:spacing w:line="240" w:lineRule="auto"/>
              <w:textAlignment w:val="baseline"/>
              <w:rPr>
                <w:rFonts w:hint="eastAsia" w:ascii="宋体" w:hAnsi="宋体" w:eastAsia="宋体" w:cs="宋体"/>
                <w:color w:val="auto"/>
                <w:sz w:val="22"/>
                <w:szCs w:val="22"/>
                <w:highlight w:val="none"/>
              </w:rPr>
            </w:pPr>
            <w:r>
              <w:rPr>
                <w:rFonts w:hint="eastAsia" w:ascii="宋体" w:hAnsi="宋体" w:eastAsia="宋体" w:cs="宋体"/>
                <w:color w:val="auto"/>
                <w:sz w:val="22"/>
                <w:szCs w:val="22"/>
                <w:highlight w:val="none"/>
              </w:rPr>
              <w:t>行政科研楼</w:t>
            </w:r>
            <w:r>
              <w:rPr>
                <w:rFonts w:hint="eastAsia" w:ascii="宋体" w:hAnsi="宋体" w:eastAsia="宋体" w:cs="宋体"/>
                <w:color w:val="auto"/>
                <w:sz w:val="22"/>
                <w:szCs w:val="22"/>
                <w:highlight w:val="none"/>
                <w:lang w:val="en-US" w:eastAsia="zh-CN"/>
              </w:rPr>
              <w:t xml:space="preserve"> </w:t>
            </w:r>
            <w:r>
              <w:rPr>
                <w:rFonts w:hint="eastAsia" w:ascii="宋体" w:hAnsi="宋体" w:eastAsia="宋体" w:cs="宋体"/>
                <w:color w:val="auto"/>
                <w:sz w:val="22"/>
                <w:szCs w:val="22"/>
                <w:highlight w:val="none"/>
              </w:rPr>
              <w:t>2F:开放办公室2间(45席)24组、开放办 公室1间(27席)9组</w:t>
            </w:r>
          </w:p>
          <w:p w14:paraId="7F1B86A5">
            <w:pPr>
              <w:keepNext w:val="0"/>
              <w:keepLines w:val="0"/>
              <w:pageBreakBefore w:val="0"/>
              <w:widowControl/>
              <w:kinsoku w:val="0"/>
              <w:wordWrap/>
              <w:overflowPunct/>
              <w:topLinePunct w:val="0"/>
              <w:autoSpaceDE w:val="0"/>
              <w:autoSpaceDN w:val="0"/>
              <w:bidi w:val="0"/>
              <w:adjustRightInd w:val="0"/>
              <w:snapToGrid w:val="0"/>
              <w:spacing w:line="240" w:lineRule="auto"/>
              <w:textAlignment w:val="baseline"/>
              <w:rPr>
                <w:rFonts w:hint="eastAsia" w:ascii="宋体" w:hAnsi="宋体" w:eastAsia="宋体" w:cs="宋体"/>
                <w:color w:val="auto"/>
                <w:sz w:val="22"/>
                <w:szCs w:val="22"/>
                <w:highlight w:val="none"/>
              </w:rPr>
            </w:pPr>
            <w:r>
              <w:rPr>
                <w:rFonts w:hint="eastAsia" w:ascii="宋体" w:hAnsi="宋体" w:eastAsia="宋体" w:cs="宋体"/>
                <w:color w:val="auto"/>
                <w:sz w:val="22"/>
                <w:szCs w:val="22"/>
                <w:highlight w:val="none"/>
              </w:rPr>
              <w:t>行政科研楼</w:t>
            </w:r>
            <w:r>
              <w:rPr>
                <w:rFonts w:hint="eastAsia" w:ascii="宋体" w:hAnsi="宋体" w:eastAsia="宋体" w:cs="宋体"/>
                <w:color w:val="auto"/>
                <w:sz w:val="22"/>
                <w:szCs w:val="22"/>
                <w:highlight w:val="none"/>
                <w:lang w:val="en-US" w:eastAsia="zh-CN"/>
              </w:rPr>
              <w:t xml:space="preserve"> </w:t>
            </w:r>
            <w:r>
              <w:rPr>
                <w:rFonts w:hint="eastAsia" w:ascii="宋体" w:hAnsi="宋体" w:eastAsia="宋体" w:cs="宋体"/>
                <w:color w:val="auto"/>
                <w:sz w:val="22"/>
                <w:szCs w:val="22"/>
                <w:highlight w:val="none"/>
              </w:rPr>
              <w:t>5F:35人开放办公室12组、25人办公室6 组</w:t>
            </w:r>
          </w:p>
          <w:p w14:paraId="0CEF668C">
            <w:pPr>
              <w:keepNext w:val="0"/>
              <w:keepLines w:val="0"/>
              <w:pageBreakBefore w:val="0"/>
              <w:widowControl/>
              <w:kinsoku w:val="0"/>
              <w:wordWrap/>
              <w:overflowPunct/>
              <w:topLinePunct w:val="0"/>
              <w:autoSpaceDE w:val="0"/>
              <w:autoSpaceDN w:val="0"/>
              <w:bidi w:val="0"/>
              <w:adjustRightInd w:val="0"/>
              <w:snapToGrid w:val="0"/>
              <w:spacing w:line="240" w:lineRule="auto"/>
              <w:textAlignment w:val="baseline"/>
              <w:rPr>
                <w:color w:val="auto"/>
                <w:highlight w:val="none"/>
              </w:rPr>
            </w:pPr>
            <w:r>
              <w:rPr>
                <w:rFonts w:hint="eastAsia" w:ascii="宋体" w:hAnsi="宋体" w:eastAsia="宋体" w:cs="宋体"/>
                <w:color w:val="auto"/>
                <w:sz w:val="22"/>
                <w:szCs w:val="22"/>
                <w:highlight w:val="none"/>
              </w:rPr>
              <w:t>行政科研楼</w:t>
            </w:r>
            <w:r>
              <w:rPr>
                <w:rFonts w:hint="eastAsia" w:ascii="宋体" w:hAnsi="宋体" w:eastAsia="宋体" w:cs="宋体"/>
                <w:color w:val="auto"/>
                <w:sz w:val="22"/>
                <w:szCs w:val="22"/>
                <w:highlight w:val="none"/>
                <w:lang w:val="en-US" w:eastAsia="zh-CN"/>
              </w:rPr>
              <w:t xml:space="preserve"> </w:t>
            </w:r>
            <w:r>
              <w:rPr>
                <w:rFonts w:hint="eastAsia" w:ascii="宋体" w:hAnsi="宋体" w:eastAsia="宋体" w:cs="宋体"/>
                <w:color w:val="auto"/>
                <w:sz w:val="22"/>
                <w:szCs w:val="22"/>
                <w:highlight w:val="none"/>
              </w:rPr>
              <w:t>6F:15人办公室(2间)6组</w:t>
            </w:r>
          </w:p>
        </w:tc>
        <w:tc>
          <w:tcPr>
            <w:tcW w:w="2013" w:type="dxa"/>
            <w:vAlign w:val="top"/>
          </w:tcPr>
          <w:p w14:paraId="3D01574C">
            <w:pPr>
              <w:keepNext w:val="0"/>
              <w:keepLines w:val="0"/>
              <w:pageBreakBefore w:val="0"/>
              <w:widowControl/>
              <w:kinsoku w:val="0"/>
              <w:wordWrap/>
              <w:overflowPunct/>
              <w:topLinePunct w:val="0"/>
              <w:autoSpaceDE w:val="0"/>
              <w:autoSpaceDN w:val="0"/>
              <w:bidi w:val="0"/>
              <w:adjustRightInd w:val="0"/>
              <w:snapToGrid w:val="0"/>
              <w:spacing w:line="240" w:lineRule="auto"/>
              <w:textAlignment w:val="baseline"/>
              <w:rPr>
                <w:rFonts w:hint="eastAsia" w:ascii="宋体" w:hAnsi="宋体" w:eastAsia="宋体" w:cs="宋体"/>
                <w:color w:val="auto"/>
                <w:sz w:val="22"/>
                <w:szCs w:val="22"/>
                <w:highlight w:val="none"/>
              </w:rPr>
            </w:pPr>
          </w:p>
        </w:tc>
        <w:tc>
          <w:tcPr>
            <w:tcW w:w="2228" w:type="dxa"/>
            <w:vAlign w:val="top"/>
          </w:tcPr>
          <w:p w14:paraId="28927ADB">
            <w:pPr>
              <w:keepNext w:val="0"/>
              <w:keepLines w:val="0"/>
              <w:pageBreakBefore w:val="0"/>
              <w:widowControl/>
              <w:kinsoku w:val="0"/>
              <w:wordWrap/>
              <w:overflowPunct/>
              <w:topLinePunct w:val="0"/>
              <w:autoSpaceDE w:val="0"/>
              <w:autoSpaceDN w:val="0"/>
              <w:bidi w:val="0"/>
              <w:adjustRightInd w:val="0"/>
              <w:snapToGrid w:val="0"/>
              <w:spacing w:line="240" w:lineRule="auto"/>
              <w:textAlignment w:val="baseline"/>
              <w:rPr>
                <w:rFonts w:hint="eastAsia" w:ascii="宋体" w:hAnsi="宋体" w:eastAsia="宋体" w:cs="宋体"/>
                <w:color w:val="auto"/>
                <w:sz w:val="22"/>
                <w:szCs w:val="22"/>
                <w:highlight w:val="none"/>
              </w:rPr>
            </w:pPr>
          </w:p>
        </w:tc>
      </w:tr>
      <w:tr w14:paraId="781C35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vAlign w:val="center"/>
          </w:tcPr>
          <w:p w14:paraId="7BD1AA4F">
            <w:pPr>
              <w:pStyle w:val="478"/>
              <w:keepNext w:val="0"/>
              <w:keepLines w:val="0"/>
              <w:pageBreakBefore w:val="0"/>
              <w:widowControl/>
              <w:numPr>
                <w:ilvl w:val="0"/>
                <w:numId w:val="9"/>
              </w:numPr>
              <w:kinsoku w:val="0"/>
              <w:wordWrap/>
              <w:overflowPunct/>
              <w:topLinePunct w:val="0"/>
              <w:autoSpaceDE w:val="0"/>
              <w:autoSpaceDN w:val="0"/>
              <w:bidi w:val="0"/>
              <w:adjustRightInd w:val="0"/>
              <w:snapToGrid w:val="0"/>
              <w:spacing w:line="240" w:lineRule="auto"/>
              <w:ind w:left="454" w:leftChars="0" w:hanging="454" w:firstLineChars="0"/>
              <w:jc w:val="center"/>
              <w:textAlignment w:val="baseline"/>
              <w:rPr>
                <w:color w:val="auto"/>
                <w:highlight w:val="none"/>
              </w:rPr>
            </w:pPr>
          </w:p>
        </w:tc>
        <w:tc>
          <w:tcPr>
            <w:tcW w:w="1714" w:type="dxa"/>
            <w:vAlign w:val="center"/>
          </w:tcPr>
          <w:p w14:paraId="3978FDC2">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leftChars="0"/>
              <w:jc w:val="center"/>
              <w:textAlignment w:val="baseline"/>
              <w:rPr>
                <w:color w:val="auto"/>
                <w:highlight w:val="none"/>
              </w:rPr>
            </w:pPr>
            <w:r>
              <w:rPr>
                <w:color w:val="auto"/>
                <w:spacing w:val="2"/>
                <w:highlight w:val="none"/>
              </w:rPr>
              <w:t>定制边柜2</w:t>
            </w:r>
          </w:p>
        </w:tc>
        <w:tc>
          <w:tcPr>
            <w:tcW w:w="1080" w:type="dxa"/>
            <w:vAlign w:val="center"/>
          </w:tcPr>
          <w:p w14:paraId="35BC3D13">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leftChars="0"/>
              <w:jc w:val="center"/>
              <w:textAlignment w:val="baseline"/>
              <w:rPr>
                <w:color w:val="auto"/>
                <w:highlight w:val="none"/>
              </w:rPr>
            </w:pPr>
            <w:r>
              <w:rPr>
                <w:color w:val="auto"/>
                <w:highlight w:val="none"/>
              </w:rPr>
              <w:t>9</w:t>
            </w:r>
          </w:p>
        </w:tc>
        <w:tc>
          <w:tcPr>
            <w:tcW w:w="960" w:type="dxa"/>
            <w:vAlign w:val="center"/>
          </w:tcPr>
          <w:p w14:paraId="68A959C6">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leftChars="0"/>
              <w:jc w:val="center"/>
              <w:textAlignment w:val="baseline"/>
              <w:rPr>
                <w:color w:val="auto"/>
                <w:highlight w:val="none"/>
              </w:rPr>
            </w:pPr>
            <w:r>
              <w:rPr>
                <w:color w:val="auto"/>
                <w:highlight w:val="none"/>
              </w:rPr>
              <w:t>组</w:t>
            </w:r>
          </w:p>
        </w:tc>
        <w:tc>
          <w:tcPr>
            <w:tcW w:w="4838" w:type="dxa"/>
            <w:vAlign w:val="top"/>
          </w:tcPr>
          <w:p w14:paraId="053E178B">
            <w:pPr>
              <w:pStyle w:val="478"/>
              <w:keepNext w:val="0"/>
              <w:keepLines w:val="0"/>
              <w:pageBreakBefore w:val="0"/>
              <w:widowControl/>
              <w:kinsoku w:val="0"/>
              <w:wordWrap/>
              <w:overflowPunct/>
              <w:topLinePunct w:val="0"/>
              <w:autoSpaceDE w:val="0"/>
              <w:autoSpaceDN w:val="0"/>
              <w:bidi w:val="0"/>
              <w:adjustRightInd w:val="0"/>
              <w:snapToGrid w:val="0"/>
              <w:spacing w:before="55" w:line="240" w:lineRule="auto"/>
              <w:ind w:left="94"/>
              <w:jc w:val="both"/>
              <w:textAlignment w:val="baseline"/>
              <w:rPr>
                <w:color w:val="auto"/>
                <w:highlight w:val="none"/>
              </w:rPr>
            </w:pPr>
            <w:r>
              <w:rPr>
                <w:color w:val="auto"/>
                <w:highlight w:val="none"/>
              </w:rPr>
              <w:t>门诊医技楼裙楼</w:t>
            </w:r>
            <w:r>
              <w:rPr>
                <w:rFonts w:hint="eastAsia"/>
                <w:color w:val="auto"/>
                <w:highlight w:val="none"/>
                <w:lang w:val="en-US" w:eastAsia="zh-CN"/>
              </w:rPr>
              <w:t xml:space="preserve"> </w:t>
            </w:r>
            <w:r>
              <w:rPr>
                <w:color w:val="auto"/>
                <w:highlight w:val="none"/>
              </w:rPr>
              <w:t>2F:办公会议1组、医生办公</w:t>
            </w:r>
            <w:r>
              <w:rPr>
                <w:color w:val="auto"/>
                <w:spacing w:val="-1"/>
                <w:highlight w:val="none"/>
              </w:rPr>
              <w:t>室1+2组</w:t>
            </w:r>
            <w:r>
              <w:rPr>
                <w:color w:val="auto"/>
                <w:highlight w:val="none"/>
              </w:rPr>
              <w:t xml:space="preserve"> </w:t>
            </w:r>
            <w:r>
              <w:rPr>
                <w:color w:val="auto"/>
                <w:spacing w:val="-7"/>
                <w:highlight w:val="none"/>
              </w:rPr>
              <w:t>门诊医技楼裙楼</w:t>
            </w:r>
            <w:r>
              <w:rPr>
                <w:rFonts w:hint="eastAsia"/>
                <w:color w:val="auto"/>
                <w:spacing w:val="-7"/>
                <w:highlight w:val="none"/>
                <w:lang w:val="en-US" w:eastAsia="zh-CN"/>
              </w:rPr>
              <w:t xml:space="preserve"> </w:t>
            </w:r>
            <w:r>
              <w:rPr>
                <w:color w:val="auto"/>
                <w:spacing w:val="-7"/>
                <w:highlight w:val="none"/>
              </w:rPr>
              <w:t>4F:办公1+1组、示教远程会诊1组、护</w:t>
            </w:r>
            <w:r>
              <w:rPr>
                <w:color w:val="auto"/>
                <w:spacing w:val="13"/>
                <w:highlight w:val="none"/>
              </w:rPr>
              <w:t xml:space="preserve"> </w:t>
            </w:r>
            <w:r>
              <w:rPr>
                <w:color w:val="auto"/>
                <w:spacing w:val="-2"/>
                <w:highlight w:val="none"/>
              </w:rPr>
              <w:t>长办公室1组、主任办公室1组</w:t>
            </w:r>
          </w:p>
        </w:tc>
        <w:tc>
          <w:tcPr>
            <w:tcW w:w="2013" w:type="dxa"/>
            <w:vAlign w:val="top"/>
          </w:tcPr>
          <w:p w14:paraId="612E570E">
            <w:pPr>
              <w:pStyle w:val="478"/>
              <w:keepNext w:val="0"/>
              <w:keepLines w:val="0"/>
              <w:pageBreakBefore w:val="0"/>
              <w:widowControl/>
              <w:kinsoku w:val="0"/>
              <w:wordWrap/>
              <w:overflowPunct/>
              <w:topLinePunct w:val="0"/>
              <w:autoSpaceDE w:val="0"/>
              <w:autoSpaceDN w:val="0"/>
              <w:bidi w:val="0"/>
              <w:adjustRightInd w:val="0"/>
              <w:snapToGrid w:val="0"/>
              <w:spacing w:before="55" w:line="240" w:lineRule="auto"/>
              <w:ind w:left="94"/>
              <w:jc w:val="both"/>
              <w:textAlignment w:val="baseline"/>
              <w:rPr>
                <w:color w:val="auto"/>
                <w:highlight w:val="none"/>
              </w:rPr>
            </w:pPr>
          </w:p>
        </w:tc>
        <w:tc>
          <w:tcPr>
            <w:tcW w:w="2228" w:type="dxa"/>
            <w:vAlign w:val="top"/>
          </w:tcPr>
          <w:p w14:paraId="17C897C6">
            <w:pPr>
              <w:pStyle w:val="478"/>
              <w:keepNext w:val="0"/>
              <w:keepLines w:val="0"/>
              <w:pageBreakBefore w:val="0"/>
              <w:widowControl/>
              <w:kinsoku w:val="0"/>
              <w:wordWrap/>
              <w:overflowPunct/>
              <w:topLinePunct w:val="0"/>
              <w:autoSpaceDE w:val="0"/>
              <w:autoSpaceDN w:val="0"/>
              <w:bidi w:val="0"/>
              <w:adjustRightInd w:val="0"/>
              <w:snapToGrid w:val="0"/>
              <w:spacing w:before="55" w:line="240" w:lineRule="auto"/>
              <w:ind w:left="94"/>
              <w:jc w:val="both"/>
              <w:textAlignment w:val="baseline"/>
              <w:rPr>
                <w:color w:val="auto"/>
                <w:highlight w:val="none"/>
              </w:rPr>
            </w:pPr>
          </w:p>
        </w:tc>
      </w:tr>
      <w:tr w14:paraId="03EF97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vAlign w:val="center"/>
          </w:tcPr>
          <w:p w14:paraId="100EA1BC">
            <w:pPr>
              <w:pStyle w:val="478"/>
              <w:keepNext w:val="0"/>
              <w:keepLines w:val="0"/>
              <w:pageBreakBefore w:val="0"/>
              <w:widowControl/>
              <w:numPr>
                <w:ilvl w:val="0"/>
                <w:numId w:val="9"/>
              </w:numPr>
              <w:kinsoku w:val="0"/>
              <w:wordWrap/>
              <w:overflowPunct/>
              <w:topLinePunct w:val="0"/>
              <w:autoSpaceDE w:val="0"/>
              <w:autoSpaceDN w:val="0"/>
              <w:bidi w:val="0"/>
              <w:adjustRightInd w:val="0"/>
              <w:snapToGrid w:val="0"/>
              <w:spacing w:line="240" w:lineRule="auto"/>
              <w:ind w:left="454" w:leftChars="0" w:hanging="454" w:firstLineChars="0"/>
              <w:jc w:val="center"/>
              <w:textAlignment w:val="baseline"/>
              <w:rPr>
                <w:color w:val="auto"/>
                <w:highlight w:val="none"/>
              </w:rPr>
            </w:pPr>
          </w:p>
        </w:tc>
        <w:tc>
          <w:tcPr>
            <w:tcW w:w="1714" w:type="dxa"/>
            <w:vAlign w:val="center"/>
          </w:tcPr>
          <w:p w14:paraId="7C54DD95">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spacing w:val="2"/>
                <w:highlight w:val="none"/>
              </w:rPr>
              <w:t>定制矮柜</w:t>
            </w:r>
          </w:p>
        </w:tc>
        <w:tc>
          <w:tcPr>
            <w:tcW w:w="1080" w:type="dxa"/>
            <w:vAlign w:val="center"/>
          </w:tcPr>
          <w:p w14:paraId="4402393C">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spacing w:val="-7"/>
                <w:highlight w:val="none"/>
              </w:rPr>
              <w:t>18</w:t>
            </w:r>
          </w:p>
        </w:tc>
        <w:tc>
          <w:tcPr>
            <w:tcW w:w="960" w:type="dxa"/>
            <w:vAlign w:val="center"/>
          </w:tcPr>
          <w:p w14:paraId="4E55EA6C">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highlight w:val="none"/>
              </w:rPr>
              <w:t>组</w:t>
            </w:r>
          </w:p>
        </w:tc>
        <w:tc>
          <w:tcPr>
            <w:tcW w:w="4838" w:type="dxa"/>
            <w:vAlign w:val="top"/>
          </w:tcPr>
          <w:p w14:paraId="2192F815">
            <w:pPr>
              <w:pStyle w:val="478"/>
              <w:keepNext w:val="0"/>
              <w:keepLines w:val="0"/>
              <w:pageBreakBefore w:val="0"/>
              <w:widowControl/>
              <w:kinsoku w:val="0"/>
              <w:wordWrap/>
              <w:overflowPunct/>
              <w:topLinePunct w:val="0"/>
              <w:autoSpaceDE w:val="0"/>
              <w:autoSpaceDN w:val="0"/>
              <w:bidi w:val="0"/>
              <w:adjustRightInd w:val="0"/>
              <w:snapToGrid w:val="0"/>
              <w:spacing w:before="33" w:line="240" w:lineRule="auto"/>
              <w:ind w:left="94" w:right="162"/>
              <w:textAlignment w:val="baseline"/>
              <w:rPr>
                <w:color w:val="auto"/>
                <w:highlight w:val="none"/>
              </w:rPr>
            </w:pPr>
            <w:r>
              <w:rPr>
                <w:color w:val="auto"/>
                <w:highlight w:val="none"/>
              </w:rPr>
              <w:t>住院区外科中心7-12F,内科中心7-9</w:t>
            </w:r>
            <w:r>
              <w:rPr>
                <w:color w:val="auto"/>
                <w:spacing w:val="-1"/>
                <w:highlight w:val="none"/>
              </w:rPr>
              <w:t>F(共9层):会议</w:t>
            </w:r>
            <w:r>
              <w:rPr>
                <w:color w:val="auto"/>
                <w:highlight w:val="none"/>
              </w:rPr>
              <w:t xml:space="preserve"> </w:t>
            </w:r>
            <w:r>
              <w:rPr>
                <w:color w:val="auto"/>
                <w:spacing w:val="-1"/>
                <w:highlight w:val="none"/>
              </w:rPr>
              <w:t>示教室(2间)18组</w:t>
            </w:r>
          </w:p>
        </w:tc>
        <w:tc>
          <w:tcPr>
            <w:tcW w:w="2013" w:type="dxa"/>
            <w:vAlign w:val="top"/>
          </w:tcPr>
          <w:p w14:paraId="22127773">
            <w:pPr>
              <w:pStyle w:val="478"/>
              <w:keepNext w:val="0"/>
              <w:keepLines w:val="0"/>
              <w:pageBreakBefore w:val="0"/>
              <w:widowControl/>
              <w:kinsoku w:val="0"/>
              <w:wordWrap/>
              <w:overflowPunct/>
              <w:topLinePunct w:val="0"/>
              <w:autoSpaceDE w:val="0"/>
              <w:autoSpaceDN w:val="0"/>
              <w:bidi w:val="0"/>
              <w:adjustRightInd w:val="0"/>
              <w:snapToGrid w:val="0"/>
              <w:spacing w:before="33" w:line="240" w:lineRule="auto"/>
              <w:ind w:left="94" w:right="162"/>
              <w:textAlignment w:val="baseline"/>
              <w:rPr>
                <w:color w:val="auto"/>
                <w:highlight w:val="none"/>
              </w:rPr>
            </w:pPr>
          </w:p>
        </w:tc>
        <w:tc>
          <w:tcPr>
            <w:tcW w:w="2228" w:type="dxa"/>
            <w:vAlign w:val="top"/>
          </w:tcPr>
          <w:p w14:paraId="7D90C2D8">
            <w:pPr>
              <w:pStyle w:val="478"/>
              <w:keepNext w:val="0"/>
              <w:keepLines w:val="0"/>
              <w:pageBreakBefore w:val="0"/>
              <w:widowControl/>
              <w:kinsoku w:val="0"/>
              <w:wordWrap/>
              <w:overflowPunct/>
              <w:topLinePunct w:val="0"/>
              <w:autoSpaceDE w:val="0"/>
              <w:autoSpaceDN w:val="0"/>
              <w:bidi w:val="0"/>
              <w:adjustRightInd w:val="0"/>
              <w:snapToGrid w:val="0"/>
              <w:spacing w:before="33" w:line="240" w:lineRule="auto"/>
              <w:ind w:left="94" w:right="162"/>
              <w:textAlignment w:val="baseline"/>
              <w:rPr>
                <w:color w:val="auto"/>
                <w:highlight w:val="none"/>
              </w:rPr>
            </w:pPr>
          </w:p>
        </w:tc>
      </w:tr>
      <w:tr w14:paraId="647C3D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90" w:hRule="atLeast"/>
          <w:jc w:val="center"/>
        </w:trPr>
        <w:tc>
          <w:tcPr>
            <w:tcW w:w="1034" w:type="dxa"/>
            <w:vAlign w:val="center"/>
          </w:tcPr>
          <w:p w14:paraId="5F39F463">
            <w:pPr>
              <w:pStyle w:val="478"/>
              <w:keepNext w:val="0"/>
              <w:keepLines w:val="0"/>
              <w:pageBreakBefore w:val="0"/>
              <w:widowControl/>
              <w:numPr>
                <w:ilvl w:val="0"/>
                <w:numId w:val="9"/>
              </w:numPr>
              <w:kinsoku w:val="0"/>
              <w:wordWrap/>
              <w:overflowPunct/>
              <w:topLinePunct w:val="0"/>
              <w:autoSpaceDE w:val="0"/>
              <w:autoSpaceDN w:val="0"/>
              <w:bidi w:val="0"/>
              <w:adjustRightInd w:val="0"/>
              <w:snapToGrid w:val="0"/>
              <w:spacing w:line="240" w:lineRule="auto"/>
              <w:ind w:left="454" w:leftChars="0" w:hanging="454" w:firstLineChars="0"/>
              <w:jc w:val="center"/>
              <w:textAlignment w:val="baseline"/>
              <w:rPr>
                <w:color w:val="auto"/>
                <w:highlight w:val="none"/>
              </w:rPr>
            </w:pPr>
          </w:p>
        </w:tc>
        <w:tc>
          <w:tcPr>
            <w:tcW w:w="1714" w:type="dxa"/>
            <w:vAlign w:val="center"/>
          </w:tcPr>
          <w:p w14:paraId="3982FF8B">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spacing w:val="3"/>
                <w:highlight w:val="none"/>
              </w:rPr>
              <w:t>隔断柜</w:t>
            </w:r>
          </w:p>
        </w:tc>
        <w:tc>
          <w:tcPr>
            <w:tcW w:w="1080" w:type="dxa"/>
            <w:vAlign w:val="center"/>
          </w:tcPr>
          <w:p w14:paraId="1278F2D5">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position w:val="-2"/>
                <w:highlight w:val="none"/>
              </w:rPr>
              <w:t>1</w:t>
            </w:r>
          </w:p>
        </w:tc>
        <w:tc>
          <w:tcPr>
            <w:tcW w:w="960" w:type="dxa"/>
            <w:vAlign w:val="center"/>
          </w:tcPr>
          <w:p w14:paraId="5206885C">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highlight w:val="none"/>
              </w:rPr>
            </w:pPr>
            <w:r>
              <w:rPr>
                <w:color w:val="auto"/>
                <w:highlight w:val="none"/>
              </w:rPr>
              <w:t>组</w:t>
            </w:r>
          </w:p>
        </w:tc>
        <w:tc>
          <w:tcPr>
            <w:tcW w:w="4838" w:type="dxa"/>
            <w:vAlign w:val="top"/>
          </w:tcPr>
          <w:p w14:paraId="749F633C">
            <w:pPr>
              <w:pStyle w:val="478"/>
              <w:keepNext w:val="0"/>
              <w:keepLines w:val="0"/>
              <w:pageBreakBefore w:val="0"/>
              <w:widowControl/>
              <w:kinsoku w:val="0"/>
              <w:wordWrap/>
              <w:overflowPunct/>
              <w:topLinePunct w:val="0"/>
              <w:autoSpaceDE w:val="0"/>
              <w:autoSpaceDN w:val="0"/>
              <w:bidi w:val="0"/>
              <w:adjustRightInd w:val="0"/>
              <w:snapToGrid w:val="0"/>
              <w:spacing w:before="46" w:line="240" w:lineRule="auto"/>
              <w:ind w:left="94"/>
              <w:textAlignment w:val="baseline"/>
              <w:rPr>
                <w:color w:val="auto"/>
                <w:highlight w:val="none"/>
              </w:rPr>
            </w:pPr>
            <w:r>
              <w:rPr>
                <w:color w:val="auto"/>
                <w:spacing w:val="-1"/>
                <w:highlight w:val="none"/>
              </w:rPr>
              <w:t>制剂中心</w:t>
            </w:r>
            <w:r>
              <w:rPr>
                <w:rFonts w:hint="eastAsia"/>
                <w:color w:val="auto"/>
                <w:spacing w:val="-1"/>
                <w:highlight w:val="none"/>
                <w:lang w:val="en-US" w:eastAsia="zh-CN"/>
              </w:rPr>
              <w:t xml:space="preserve"> </w:t>
            </w:r>
            <w:r>
              <w:rPr>
                <w:color w:val="auto"/>
                <w:spacing w:val="-1"/>
                <w:highlight w:val="none"/>
              </w:rPr>
              <w:t>5F:配套用房(45.31)1组</w:t>
            </w:r>
          </w:p>
        </w:tc>
        <w:tc>
          <w:tcPr>
            <w:tcW w:w="2013" w:type="dxa"/>
            <w:vAlign w:val="top"/>
          </w:tcPr>
          <w:p w14:paraId="3E8EB40A">
            <w:pPr>
              <w:pStyle w:val="478"/>
              <w:keepNext w:val="0"/>
              <w:keepLines w:val="0"/>
              <w:pageBreakBefore w:val="0"/>
              <w:widowControl/>
              <w:kinsoku w:val="0"/>
              <w:wordWrap/>
              <w:overflowPunct/>
              <w:topLinePunct w:val="0"/>
              <w:autoSpaceDE w:val="0"/>
              <w:autoSpaceDN w:val="0"/>
              <w:bidi w:val="0"/>
              <w:adjustRightInd w:val="0"/>
              <w:snapToGrid w:val="0"/>
              <w:spacing w:before="46" w:line="240" w:lineRule="auto"/>
              <w:ind w:left="94"/>
              <w:textAlignment w:val="baseline"/>
              <w:rPr>
                <w:color w:val="auto"/>
                <w:spacing w:val="-1"/>
                <w:highlight w:val="none"/>
              </w:rPr>
            </w:pPr>
          </w:p>
        </w:tc>
        <w:tc>
          <w:tcPr>
            <w:tcW w:w="2228" w:type="dxa"/>
            <w:vAlign w:val="top"/>
          </w:tcPr>
          <w:p w14:paraId="486DC3EC">
            <w:pPr>
              <w:pStyle w:val="478"/>
              <w:keepNext w:val="0"/>
              <w:keepLines w:val="0"/>
              <w:pageBreakBefore w:val="0"/>
              <w:widowControl/>
              <w:kinsoku w:val="0"/>
              <w:wordWrap/>
              <w:overflowPunct/>
              <w:topLinePunct w:val="0"/>
              <w:autoSpaceDE w:val="0"/>
              <w:autoSpaceDN w:val="0"/>
              <w:bidi w:val="0"/>
              <w:adjustRightInd w:val="0"/>
              <w:snapToGrid w:val="0"/>
              <w:spacing w:before="46" w:line="240" w:lineRule="auto"/>
              <w:ind w:left="94"/>
              <w:textAlignment w:val="baseline"/>
              <w:rPr>
                <w:color w:val="auto"/>
                <w:spacing w:val="-1"/>
                <w:highlight w:val="none"/>
              </w:rPr>
            </w:pPr>
          </w:p>
        </w:tc>
      </w:tr>
      <w:tr w14:paraId="57AE5F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vAlign w:val="center"/>
          </w:tcPr>
          <w:p w14:paraId="2C9D34D4">
            <w:pPr>
              <w:pStyle w:val="478"/>
              <w:keepNext w:val="0"/>
              <w:keepLines w:val="0"/>
              <w:pageBreakBefore w:val="0"/>
              <w:widowControl/>
              <w:numPr>
                <w:ilvl w:val="0"/>
                <w:numId w:val="9"/>
              </w:numPr>
              <w:kinsoku w:val="0"/>
              <w:wordWrap/>
              <w:overflowPunct/>
              <w:topLinePunct w:val="0"/>
              <w:autoSpaceDE w:val="0"/>
              <w:autoSpaceDN w:val="0"/>
              <w:bidi w:val="0"/>
              <w:adjustRightInd w:val="0"/>
              <w:snapToGrid w:val="0"/>
              <w:spacing w:line="240" w:lineRule="auto"/>
              <w:ind w:left="454" w:leftChars="0" w:hanging="454" w:firstLineChars="0"/>
              <w:jc w:val="center"/>
              <w:textAlignment w:val="baseline"/>
              <w:rPr>
                <w:color w:val="auto"/>
                <w:highlight w:val="none"/>
              </w:rPr>
            </w:pPr>
          </w:p>
        </w:tc>
        <w:tc>
          <w:tcPr>
            <w:tcW w:w="1714" w:type="dxa"/>
            <w:vAlign w:val="center"/>
          </w:tcPr>
          <w:p w14:paraId="3EA0D4C7">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leftChars="0"/>
              <w:jc w:val="center"/>
              <w:textAlignment w:val="baseline"/>
              <w:rPr>
                <w:color w:val="auto"/>
                <w:highlight w:val="none"/>
              </w:rPr>
            </w:pPr>
            <w:r>
              <w:rPr>
                <w:color w:val="auto"/>
                <w:spacing w:val="5"/>
                <w:highlight w:val="none"/>
              </w:rPr>
              <w:t>办公椅1</w:t>
            </w:r>
          </w:p>
        </w:tc>
        <w:tc>
          <w:tcPr>
            <w:tcW w:w="1080" w:type="dxa"/>
            <w:vAlign w:val="center"/>
          </w:tcPr>
          <w:p w14:paraId="154CC846">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leftChars="0"/>
              <w:jc w:val="center"/>
              <w:textAlignment w:val="baseline"/>
              <w:rPr>
                <w:color w:val="auto"/>
                <w:highlight w:val="none"/>
              </w:rPr>
            </w:pPr>
            <w:r>
              <w:rPr>
                <w:color w:val="auto"/>
                <w:spacing w:val="-5"/>
                <w:highlight w:val="none"/>
              </w:rPr>
              <w:t>1010</w:t>
            </w:r>
          </w:p>
        </w:tc>
        <w:tc>
          <w:tcPr>
            <w:tcW w:w="960" w:type="dxa"/>
            <w:vAlign w:val="center"/>
          </w:tcPr>
          <w:p w14:paraId="65D78CE8">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leftChars="0"/>
              <w:jc w:val="center"/>
              <w:textAlignment w:val="baseline"/>
              <w:rPr>
                <w:color w:val="auto"/>
                <w:highlight w:val="none"/>
              </w:rPr>
            </w:pPr>
            <w:r>
              <w:rPr>
                <w:color w:val="auto"/>
                <w:highlight w:val="none"/>
              </w:rPr>
              <w:t>张</w:t>
            </w:r>
          </w:p>
        </w:tc>
        <w:tc>
          <w:tcPr>
            <w:tcW w:w="4838" w:type="dxa"/>
            <w:vAlign w:val="top"/>
          </w:tcPr>
          <w:p w14:paraId="6A712263">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24" w:leftChars="50" w:right="0" w:hanging="19"/>
              <w:textAlignment w:val="baseline"/>
              <w:rPr>
                <w:color w:val="auto"/>
                <w:highlight w:val="none"/>
              </w:rPr>
            </w:pPr>
            <w:r>
              <w:rPr>
                <w:color w:val="auto"/>
                <w:spacing w:val="-2"/>
                <w:highlight w:val="none"/>
              </w:rPr>
              <w:t>行政科研楼</w:t>
            </w:r>
            <w:r>
              <w:rPr>
                <w:rFonts w:hint="eastAsia"/>
                <w:color w:val="auto"/>
                <w:spacing w:val="-2"/>
                <w:highlight w:val="none"/>
                <w:lang w:val="en-US" w:eastAsia="zh-CN"/>
              </w:rPr>
              <w:t xml:space="preserve"> </w:t>
            </w:r>
            <w:r>
              <w:rPr>
                <w:color w:val="auto"/>
                <w:spacing w:val="-2"/>
                <w:highlight w:val="none"/>
              </w:rPr>
              <w:t>2F:接待服务台2张、开放办公室116张(44</w:t>
            </w:r>
            <w:r>
              <w:rPr>
                <w:color w:val="auto"/>
                <w:spacing w:val="10"/>
                <w:highlight w:val="none"/>
              </w:rPr>
              <w:t xml:space="preserve"> </w:t>
            </w:r>
            <w:r>
              <w:rPr>
                <w:color w:val="auto"/>
                <w:spacing w:val="5"/>
                <w:highlight w:val="none"/>
              </w:rPr>
              <w:t>席*2间+27席)</w:t>
            </w:r>
          </w:p>
          <w:p w14:paraId="5B3645C8">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0"/>
              <w:textAlignment w:val="baseline"/>
              <w:rPr>
                <w:color w:val="auto"/>
                <w:highlight w:val="none"/>
              </w:rPr>
            </w:pPr>
            <w:r>
              <w:rPr>
                <w:color w:val="auto"/>
                <w:spacing w:val="1"/>
                <w:highlight w:val="none"/>
              </w:rPr>
              <w:t>行政科研楼</w:t>
            </w:r>
            <w:r>
              <w:rPr>
                <w:rFonts w:hint="eastAsia"/>
                <w:color w:val="auto"/>
                <w:spacing w:val="1"/>
                <w:highlight w:val="none"/>
                <w:lang w:val="en-US" w:eastAsia="zh-CN"/>
              </w:rPr>
              <w:t xml:space="preserve"> </w:t>
            </w:r>
            <w:r>
              <w:rPr>
                <w:color w:val="auto"/>
                <w:spacing w:val="1"/>
                <w:highlight w:val="none"/>
              </w:rPr>
              <w:t>5F:共106张(35+16+10+2+9+24)</w:t>
            </w:r>
          </w:p>
          <w:p w14:paraId="06365D13">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0"/>
              <w:textAlignment w:val="baseline"/>
              <w:rPr>
                <w:color w:val="auto"/>
                <w:highlight w:val="none"/>
              </w:rPr>
            </w:pPr>
            <w:r>
              <w:rPr>
                <w:color w:val="auto"/>
                <w:spacing w:val="-1"/>
                <w:highlight w:val="none"/>
              </w:rPr>
              <w:t>行政科研楼</w:t>
            </w:r>
            <w:r>
              <w:rPr>
                <w:rFonts w:hint="eastAsia"/>
                <w:color w:val="auto"/>
                <w:spacing w:val="-1"/>
                <w:highlight w:val="none"/>
                <w:lang w:val="en-US" w:eastAsia="zh-CN"/>
              </w:rPr>
              <w:t xml:space="preserve"> </w:t>
            </w:r>
            <w:r>
              <w:rPr>
                <w:color w:val="auto"/>
                <w:spacing w:val="-1"/>
                <w:highlight w:val="none"/>
              </w:rPr>
              <w:t>6F:共52张(15+</w:t>
            </w:r>
            <w:r>
              <w:rPr>
                <w:color w:val="auto"/>
                <w:spacing w:val="2"/>
                <w:highlight w:val="none"/>
              </w:rPr>
              <w:t xml:space="preserve"> </w:t>
            </w:r>
            <w:r>
              <w:rPr>
                <w:color w:val="auto"/>
                <w:spacing w:val="-3"/>
                <w:highlight w:val="none"/>
              </w:rPr>
              <w:t>15+12+10)</w:t>
            </w:r>
          </w:p>
          <w:p w14:paraId="5E798663">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0"/>
              <w:textAlignment w:val="baseline"/>
              <w:rPr>
                <w:color w:val="auto"/>
                <w:highlight w:val="none"/>
              </w:rPr>
            </w:pPr>
            <w:r>
              <w:rPr>
                <w:color w:val="auto"/>
                <w:spacing w:val="-1"/>
                <w:highlight w:val="none"/>
              </w:rPr>
              <w:t>会议中心</w:t>
            </w:r>
            <w:r>
              <w:rPr>
                <w:rFonts w:hint="eastAsia"/>
                <w:color w:val="auto"/>
                <w:spacing w:val="-1"/>
                <w:highlight w:val="none"/>
                <w:lang w:val="en-US" w:eastAsia="zh-CN"/>
              </w:rPr>
              <w:t xml:space="preserve"> </w:t>
            </w:r>
            <w:r>
              <w:rPr>
                <w:color w:val="auto"/>
                <w:spacing w:val="-1"/>
                <w:highlight w:val="none"/>
              </w:rPr>
              <w:t>1F:管理用房6张</w:t>
            </w:r>
          </w:p>
          <w:p w14:paraId="375C51C5">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0"/>
              <w:textAlignment w:val="baseline"/>
              <w:rPr>
                <w:color w:val="auto"/>
                <w:highlight w:val="none"/>
              </w:rPr>
            </w:pPr>
            <w:r>
              <w:rPr>
                <w:color w:val="auto"/>
                <w:spacing w:val="-1"/>
                <w:highlight w:val="none"/>
              </w:rPr>
              <w:t>会议中心</w:t>
            </w:r>
            <w:r>
              <w:rPr>
                <w:rFonts w:hint="eastAsia"/>
                <w:color w:val="auto"/>
                <w:spacing w:val="-1"/>
                <w:highlight w:val="none"/>
                <w:lang w:val="en-US" w:eastAsia="zh-CN"/>
              </w:rPr>
              <w:t xml:space="preserve"> </w:t>
            </w:r>
            <w:r>
              <w:rPr>
                <w:color w:val="auto"/>
                <w:spacing w:val="-1"/>
                <w:highlight w:val="none"/>
              </w:rPr>
              <w:t>2-3F:音响室(2间)4张、放映室3张</w:t>
            </w:r>
          </w:p>
          <w:p w14:paraId="65E93E51">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0"/>
              <w:jc w:val="both"/>
              <w:textAlignment w:val="baseline"/>
              <w:rPr>
                <w:color w:val="auto"/>
                <w:highlight w:val="none"/>
              </w:rPr>
            </w:pPr>
            <w:r>
              <w:rPr>
                <w:color w:val="auto"/>
                <w:highlight w:val="none"/>
              </w:rPr>
              <w:t>住院区外科中心7-12F,内科中心7-9</w:t>
            </w:r>
            <w:r>
              <w:rPr>
                <w:color w:val="auto"/>
                <w:spacing w:val="-1"/>
                <w:highlight w:val="none"/>
              </w:rPr>
              <w:t>F(共9层):护士</w:t>
            </w:r>
            <w:r>
              <w:rPr>
                <w:color w:val="auto"/>
                <w:highlight w:val="none"/>
              </w:rPr>
              <w:t xml:space="preserve"> </w:t>
            </w:r>
            <w:r>
              <w:rPr>
                <w:color w:val="auto"/>
                <w:spacing w:val="2"/>
                <w:highlight w:val="none"/>
              </w:rPr>
              <w:t>站72张、护士工作区(2间)72张、医生</w:t>
            </w:r>
            <w:r>
              <w:rPr>
                <w:color w:val="auto"/>
                <w:spacing w:val="1"/>
                <w:highlight w:val="none"/>
              </w:rPr>
              <w:t>办公室(2间)</w:t>
            </w:r>
            <w:r>
              <w:rPr>
                <w:color w:val="auto"/>
                <w:highlight w:val="none"/>
              </w:rPr>
              <w:t xml:space="preserve"> </w:t>
            </w:r>
            <w:r>
              <w:rPr>
                <w:color w:val="auto"/>
                <w:spacing w:val="2"/>
                <w:highlight w:val="none"/>
              </w:rPr>
              <w:t>216张</w:t>
            </w:r>
          </w:p>
          <w:p w14:paraId="70E86E7E">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0"/>
              <w:textAlignment w:val="baseline"/>
              <w:rPr>
                <w:color w:val="auto"/>
                <w:spacing w:val="-1"/>
                <w:highlight w:val="none"/>
              </w:rPr>
            </w:pPr>
            <w:r>
              <w:rPr>
                <w:color w:val="auto"/>
                <w:spacing w:val="-1"/>
                <w:highlight w:val="none"/>
              </w:rPr>
              <w:t>制剂中心</w:t>
            </w:r>
            <w:r>
              <w:rPr>
                <w:rFonts w:hint="eastAsia"/>
                <w:color w:val="auto"/>
                <w:spacing w:val="-1"/>
                <w:highlight w:val="none"/>
                <w:lang w:val="en-US" w:eastAsia="zh-CN"/>
              </w:rPr>
              <w:t xml:space="preserve"> </w:t>
            </w:r>
            <w:r>
              <w:rPr>
                <w:color w:val="auto"/>
                <w:spacing w:val="-1"/>
                <w:highlight w:val="none"/>
              </w:rPr>
              <w:t>1F:发药开单窗口2张</w:t>
            </w:r>
          </w:p>
          <w:p w14:paraId="662301D5">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15" w:leftChars="50" w:right="0" w:hanging="10"/>
              <w:textAlignment w:val="baseline"/>
              <w:rPr>
                <w:color w:val="auto"/>
                <w:sz w:val="21"/>
                <w:szCs w:val="21"/>
                <w:highlight w:val="none"/>
              </w:rPr>
            </w:pPr>
            <w:r>
              <w:rPr>
                <w:color w:val="auto"/>
                <w:spacing w:val="-1"/>
                <w:sz w:val="21"/>
                <w:szCs w:val="21"/>
                <w:highlight w:val="none"/>
              </w:rPr>
              <w:t>污水处理站：值班室(2间)4张、中控室3张、在线监</w:t>
            </w:r>
            <w:r>
              <w:rPr>
                <w:color w:val="auto"/>
                <w:spacing w:val="14"/>
                <w:sz w:val="21"/>
                <w:szCs w:val="21"/>
                <w:highlight w:val="none"/>
              </w:rPr>
              <w:t xml:space="preserve"> </w:t>
            </w:r>
            <w:r>
              <w:rPr>
                <w:color w:val="auto"/>
                <w:spacing w:val="-2"/>
                <w:sz w:val="21"/>
                <w:szCs w:val="21"/>
                <w:highlight w:val="none"/>
              </w:rPr>
              <w:t>测室4张</w:t>
            </w:r>
          </w:p>
          <w:p w14:paraId="03CF2D2D">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0"/>
              <w:textAlignment w:val="baseline"/>
              <w:rPr>
                <w:color w:val="auto"/>
                <w:sz w:val="21"/>
                <w:szCs w:val="21"/>
                <w:highlight w:val="none"/>
              </w:rPr>
            </w:pPr>
            <w:r>
              <w:rPr>
                <w:color w:val="auto"/>
                <w:spacing w:val="1"/>
                <w:sz w:val="21"/>
                <w:szCs w:val="21"/>
                <w:highlight w:val="none"/>
              </w:rPr>
              <w:t xml:space="preserve">门诊医技楼裙楼 </w:t>
            </w:r>
            <w:r>
              <w:rPr>
                <w:color w:val="auto"/>
                <w:spacing w:val="-1"/>
                <w:sz w:val="21"/>
                <w:szCs w:val="21"/>
                <w:highlight w:val="none"/>
              </w:rPr>
              <w:t>B2:4张</w:t>
            </w:r>
          </w:p>
          <w:p w14:paraId="17FF0952">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0"/>
              <w:textAlignment w:val="baseline"/>
              <w:rPr>
                <w:color w:val="auto"/>
                <w:sz w:val="21"/>
                <w:szCs w:val="21"/>
                <w:highlight w:val="none"/>
              </w:rPr>
            </w:pPr>
            <w:r>
              <w:rPr>
                <w:color w:val="auto"/>
                <w:sz w:val="21"/>
                <w:szCs w:val="21"/>
                <w:highlight w:val="none"/>
              </w:rPr>
              <w:t>1F:57张(4+3+4+3+医生办10+6+中药办公8+西药8+技</w:t>
            </w:r>
            <w:r>
              <w:rPr>
                <w:color w:val="auto"/>
                <w:spacing w:val="2"/>
                <w:sz w:val="21"/>
                <w:szCs w:val="21"/>
                <w:highlight w:val="none"/>
              </w:rPr>
              <w:t xml:space="preserve"> 师/护士办6张+会议/示教/办公室5)</w:t>
            </w:r>
          </w:p>
          <w:p w14:paraId="2D1FB261">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0"/>
              <w:textAlignment w:val="baseline"/>
              <w:rPr>
                <w:color w:val="auto"/>
                <w:sz w:val="21"/>
                <w:szCs w:val="21"/>
                <w:highlight w:val="none"/>
              </w:rPr>
            </w:pPr>
            <w:r>
              <w:rPr>
                <w:color w:val="auto"/>
                <w:sz w:val="21"/>
                <w:szCs w:val="21"/>
                <w:highlight w:val="none"/>
              </w:rPr>
              <w:t>2F:49张(3+3+2+10+1+医生办6+4</w:t>
            </w:r>
            <w:r>
              <w:rPr>
                <w:color w:val="auto"/>
                <w:spacing w:val="-1"/>
                <w:sz w:val="21"/>
                <w:szCs w:val="21"/>
                <w:highlight w:val="none"/>
              </w:rPr>
              <w:t>+8+12)3F:86张</w:t>
            </w:r>
          </w:p>
          <w:p w14:paraId="51FF003E">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0"/>
              <w:textAlignment w:val="baseline"/>
              <w:rPr>
                <w:color w:val="auto"/>
                <w:sz w:val="21"/>
                <w:szCs w:val="21"/>
                <w:highlight w:val="none"/>
              </w:rPr>
            </w:pPr>
            <w:r>
              <w:rPr>
                <w:color w:val="auto"/>
                <w:spacing w:val="-3"/>
                <w:sz w:val="21"/>
                <w:szCs w:val="21"/>
                <w:highlight w:val="none"/>
              </w:rPr>
              <w:t>(24+6+18+10+3+8+17)</w:t>
            </w:r>
          </w:p>
          <w:p w14:paraId="6EE8E246">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0" w:firstLine="9"/>
              <w:textAlignment w:val="baseline"/>
              <w:rPr>
                <w:color w:val="auto"/>
                <w:sz w:val="21"/>
                <w:szCs w:val="21"/>
                <w:highlight w:val="none"/>
              </w:rPr>
            </w:pPr>
            <w:r>
              <w:rPr>
                <w:color w:val="auto"/>
                <w:spacing w:val="-2"/>
                <w:sz w:val="21"/>
                <w:szCs w:val="21"/>
                <w:highlight w:val="none"/>
              </w:rPr>
              <w:t>4F:试剂制备室2张、科研办公8张、科研核酸提取2张、</w:t>
            </w:r>
            <w:r>
              <w:rPr>
                <w:color w:val="auto"/>
                <w:spacing w:val="17"/>
                <w:sz w:val="21"/>
                <w:szCs w:val="21"/>
                <w:highlight w:val="none"/>
              </w:rPr>
              <w:t xml:space="preserve"> </w:t>
            </w:r>
            <w:r>
              <w:rPr>
                <w:color w:val="auto"/>
                <w:sz w:val="21"/>
                <w:szCs w:val="21"/>
                <w:highlight w:val="none"/>
              </w:rPr>
              <w:t>蛋白提取室3张、荧光特殊染色室3张、细胞室4张、</w:t>
            </w:r>
          </w:p>
          <w:p w14:paraId="5046B0DF">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0"/>
              <w:textAlignment w:val="baseline"/>
              <w:rPr>
                <w:color w:val="auto"/>
                <w:sz w:val="21"/>
                <w:szCs w:val="21"/>
                <w:highlight w:val="none"/>
              </w:rPr>
            </w:pPr>
            <w:r>
              <w:rPr>
                <w:color w:val="auto"/>
                <w:spacing w:val="1"/>
                <w:sz w:val="21"/>
                <w:szCs w:val="21"/>
                <w:highlight w:val="none"/>
              </w:rPr>
              <w:t>取材室4张、标本接收2张、报告发放2张、</w:t>
            </w:r>
            <w:r>
              <w:rPr>
                <w:color w:val="auto"/>
                <w:sz w:val="21"/>
                <w:szCs w:val="21"/>
                <w:highlight w:val="none"/>
              </w:rPr>
              <w:t>电泳区1 张、测序区6张、办公21张、医生办公室2张</w:t>
            </w:r>
          </w:p>
          <w:p w14:paraId="75E1E3CB">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0"/>
              <w:textAlignment w:val="baseline"/>
              <w:rPr>
                <w:color w:val="auto"/>
                <w:sz w:val="21"/>
                <w:szCs w:val="21"/>
                <w:highlight w:val="none"/>
              </w:rPr>
            </w:pPr>
            <w:r>
              <w:rPr>
                <w:color w:val="auto"/>
                <w:spacing w:val="-1"/>
                <w:sz w:val="21"/>
                <w:szCs w:val="21"/>
                <w:highlight w:val="none"/>
              </w:rPr>
              <w:t>5F:办公室8张、值班室8张、麻醉办38张、医生办公</w:t>
            </w:r>
          </w:p>
          <w:p w14:paraId="142D00FC">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0"/>
              <w:textAlignment w:val="baseline"/>
              <w:rPr>
                <w:color w:val="auto"/>
                <w:sz w:val="21"/>
                <w:szCs w:val="21"/>
                <w:highlight w:val="none"/>
              </w:rPr>
            </w:pPr>
            <w:r>
              <w:rPr>
                <w:color w:val="auto"/>
                <w:spacing w:val="2"/>
                <w:sz w:val="21"/>
                <w:szCs w:val="21"/>
                <w:highlight w:val="none"/>
              </w:rPr>
              <w:t>室13张</w:t>
            </w:r>
            <w:r>
              <w:rPr>
                <w:color w:val="auto"/>
                <w:sz w:val="21"/>
                <w:szCs w:val="21"/>
                <w:highlight w:val="none"/>
              </w:rPr>
              <w:t xml:space="preserve"> </w:t>
            </w:r>
            <w:r>
              <w:rPr>
                <w:color w:val="auto"/>
                <w:spacing w:val="-2"/>
                <w:sz w:val="21"/>
                <w:szCs w:val="21"/>
                <w:highlight w:val="none"/>
              </w:rPr>
              <w:t>6F:8张</w:t>
            </w:r>
          </w:p>
          <w:p w14:paraId="245F92FE">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0" w:firstLine="30"/>
              <w:textAlignment w:val="baseline"/>
              <w:rPr>
                <w:color w:val="auto"/>
                <w:sz w:val="21"/>
                <w:szCs w:val="21"/>
                <w:highlight w:val="none"/>
              </w:rPr>
            </w:pPr>
            <w:r>
              <w:rPr>
                <w:color w:val="auto"/>
                <w:spacing w:val="4"/>
                <w:sz w:val="21"/>
                <w:szCs w:val="21"/>
                <w:highlight w:val="none"/>
              </w:rPr>
              <w:t>急诊综合病房：医生办公室10张、谈话间(2间)4张、</w:t>
            </w:r>
            <w:r>
              <w:rPr>
                <w:color w:val="auto"/>
                <w:sz w:val="21"/>
                <w:szCs w:val="21"/>
                <w:highlight w:val="none"/>
              </w:rPr>
              <w:t xml:space="preserve"> </w:t>
            </w:r>
            <w:r>
              <w:rPr>
                <w:color w:val="auto"/>
                <w:spacing w:val="16"/>
                <w:sz w:val="21"/>
                <w:szCs w:val="21"/>
                <w:highlight w:val="none"/>
              </w:rPr>
              <w:t>护士站4张、</w:t>
            </w:r>
          </w:p>
          <w:p w14:paraId="7FC5878F">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0"/>
              <w:textAlignment w:val="baseline"/>
              <w:rPr>
                <w:color w:val="auto"/>
                <w:sz w:val="21"/>
                <w:szCs w:val="21"/>
                <w:highlight w:val="none"/>
              </w:rPr>
            </w:pPr>
            <w:r>
              <w:rPr>
                <w:color w:val="auto"/>
                <w:sz w:val="21"/>
                <w:szCs w:val="21"/>
                <w:highlight w:val="none"/>
              </w:rPr>
              <w:t>EICU</w:t>
            </w:r>
            <w:r>
              <w:rPr>
                <w:color w:val="auto"/>
                <w:spacing w:val="6"/>
                <w:sz w:val="21"/>
                <w:szCs w:val="21"/>
                <w:highlight w:val="none"/>
              </w:rPr>
              <w:t>:护士站12张、医生办公室9张、</w:t>
            </w:r>
          </w:p>
        </w:tc>
        <w:tc>
          <w:tcPr>
            <w:tcW w:w="2013" w:type="dxa"/>
            <w:vAlign w:val="top"/>
          </w:tcPr>
          <w:p w14:paraId="2A3B2080">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0"/>
              <w:textAlignment w:val="baseline"/>
              <w:rPr>
                <w:color w:val="auto"/>
                <w:sz w:val="21"/>
                <w:szCs w:val="21"/>
                <w:highlight w:val="none"/>
              </w:rPr>
            </w:pPr>
          </w:p>
        </w:tc>
        <w:tc>
          <w:tcPr>
            <w:tcW w:w="2228" w:type="dxa"/>
            <w:vAlign w:val="top"/>
          </w:tcPr>
          <w:p w14:paraId="09F3250D">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0"/>
              <w:textAlignment w:val="baseline"/>
              <w:rPr>
                <w:color w:val="auto"/>
                <w:sz w:val="21"/>
                <w:szCs w:val="21"/>
                <w:highlight w:val="none"/>
              </w:rPr>
            </w:pPr>
          </w:p>
        </w:tc>
      </w:tr>
      <w:tr w14:paraId="6A85E0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vAlign w:val="center"/>
          </w:tcPr>
          <w:p w14:paraId="7CF12898">
            <w:pPr>
              <w:pStyle w:val="478"/>
              <w:keepNext w:val="0"/>
              <w:keepLines w:val="0"/>
              <w:pageBreakBefore w:val="0"/>
              <w:widowControl/>
              <w:numPr>
                <w:ilvl w:val="0"/>
                <w:numId w:val="9"/>
              </w:numPr>
              <w:kinsoku w:val="0"/>
              <w:wordWrap/>
              <w:overflowPunct/>
              <w:topLinePunct w:val="0"/>
              <w:autoSpaceDE w:val="0"/>
              <w:autoSpaceDN w:val="0"/>
              <w:bidi w:val="0"/>
              <w:adjustRightInd w:val="0"/>
              <w:snapToGrid w:val="0"/>
              <w:spacing w:line="240" w:lineRule="auto"/>
              <w:ind w:left="454" w:leftChars="0" w:hanging="454" w:firstLineChars="0"/>
              <w:jc w:val="center"/>
              <w:textAlignment w:val="baseline"/>
              <w:rPr>
                <w:color w:val="auto"/>
                <w:sz w:val="21"/>
                <w:szCs w:val="21"/>
                <w:highlight w:val="none"/>
              </w:rPr>
            </w:pPr>
          </w:p>
        </w:tc>
        <w:tc>
          <w:tcPr>
            <w:tcW w:w="1714" w:type="dxa"/>
            <w:vAlign w:val="center"/>
          </w:tcPr>
          <w:p w14:paraId="022DC11E">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leftChars="0"/>
              <w:jc w:val="center"/>
              <w:textAlignment w:val="baseline"/>
              <w:rPr>
                <w:color w:val="auto"/>
                <w:sz w:val="21"/>
                <w:szCs w:val="21"/>
                <w:highlight w:val="none"/>
              </w:rPr>
            </w:pPr>
            <w:r>
              <w:rPr>
                <w:color w:val="auto"/>
                <w:spacing w:val="2"/>
                <w:sz w:val="21"/>
                <w:szCs w:val="21"/>
                <w:highlight w:val="none"/>
              </w:rPr>
              <w:t>办公椅2</w:t>
            </w:r>
          </w:p>
        </w:tc>
        <w:tc>
          <w:tcPr>
            <w:tcW w:w="1080" w:type="dxa"/>
            <w:vAlign w:val="center"/>
          </w:tcPr>
          <w:p w14:paraId="5569B922">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leftChars="0"/>
              <w:jc w:val="center"/>
              <w:textAlignment w:val="baseline"/>
              <w:rPr>
                <w:color w:val="auto"/>
                <w:sz w:val="21"/>
                <w:szCs w:val="21"/>
                <w:highlight w:val="none"/>
              </w:rPr>
            </w:pPr>
            <w:r>
              <w:rPr>
                <w:color w:val="auto"/>
                <w:spacing w:val="-3"/>
                <w:sz w:val="21"/>
                <w:szCs w:val="21"/>
                <w:highlight w:val="none"/>
              </w:rPr>
              <w:t>88</w:t>
            </w:r>
          </w:p>
        </w:tc>
        <w:tc>
          <w:tcPr>
            <w:tcW w:w="960" w:type="dxa"/>
            <w:vAlign w:val="center"/>
          </w:tcPr>
          <w:p w14:paraId="5033C5F7">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leftChars="0"/>
              <w:jc w:val="center"/>
              <w:textAlignment w:val="baseline"/>
              <w:rPr>
                <w:color w:val="auto"/>
                <w:sz w:val="21"/>
                <w:szCs w:val="21"/>
                <w:highlight w:val="none"/>
              </w:rPr>
            </w:pPr>
            <w:r>
              <w:rPr>
                <w:color w:val="auto"/>
                <w:sz w:val="21"/>
                <w:szCs w:val="21"/>
                <w:highlight w:val="none"/>
              </w:rPr>
              <w:t>张</w:t>
            </w:r>
          </w:p>
        </w:tc>
        <w:tc>
          <w:tcPr>
            <w:tcW w:w="4838" w:type="dxa"/>
            <w:vAlign w:val="top"/>
          </w:tcPr>
          <w:p w14:paraId="1E1E50C2">
            <w:pPr>
              <w:pStyle w:val="478"/>
              <w:keepNext w:val="0"/>
              <w:keepLines w:val="0"/>
              <w:pageBreakBefore w:val="0"/>
              <w:widowControl/>
              <w:kinsoku w:val="0"/>
              <w:wordWrap/>
              <w:overflowPunct/>
              <w:topLinePunct w:val="0"/>
              <w:autoSpaceDE w:val="0"/>
              <w:autoSpaceDN w:val="0"/>
              <w:bidi w:val="0"/>
              <w:adjustRightInd w:val="0"/>
              <w:snapToGrid w:val="0"/>
              <w:spacing w:before="51" w:line="240" w:lineRule="auto"/>
              <w:ind w:left="105" w:leftChars="50" w:right="0"/>
              <w:textAlignment w:val="baseline"/>
              <w:rPr>
                <w:color w:val="auto"/>
                <w:sz w:val="21"/>
                <w:szCs w:val="21"/>
                <w:highlight w:val="none"/>
              </w:rPr>
            </w:pPr>
            <w:r>
              <w:rPr>
                <w:color w:val="auto"/>
                <w:spacing w:val="1"/>
                <w:sz w:val="21"/>
                <w:szCs w:val="21"/>
                <w:highlight w:val="none"/>
              </w:rPr>
              <w:t>行政科研楼</w:t>
            </w:r>
          </w:p>
          <w:p w14:paraId="3B2681E5">
            <w:pPr>
              <w:pStyle w:val="478"/>
              <w:keepNext w:val="0"/>
              <w:keepLines w:val="0"/>
              <w:pageBreakBefore w:val="0"/>
              <w:widowControl/>
              <w:kinsoku w:val="0"/>
              <w:wordWrap/>
              <w:overflowPunct/>
              <w:topLinePunct w:val="0"/>
              <w:autoSpaceDE w:val="0"/>
              <w:autoSpaceDN w:val="0"/>
              <w:bidi w:val="0"/>
              <w:adjustRightInd w:val="0"/>
              <w:snapToGrid w:val="0"/>
              <w:spacing w:before="22" w:line="240" w:lineRule="auto"/>
              <w:ind w:left="105" w:leftChars="50" w:right="0"/>
              <w:textAlignment w:val="baseline"/>
              <w:rPr>
                <w:color w:val="auto"/>
                <w:sz w:val="21"/>
                <w:szCs w:val="21"/>
                <w:highlight w:val="none"/>
              </w:rPr>
            </w:pPr>
            <w:r>
              <w:rPr>
                <w:color w:val="auto"/>
                <w:sz w:val="21"/>
                <w:szCs w:val="21"/>
                <w:highlight w:val="none"/>
              </w:rPr>
              <w:t>1F:管理办公4张、办公室(4.3平)2张</w:t>
            </w:r>
          </w:p>
          <w:p w14:paraId="705781EA">
            <w:pPr>
              <w:pStyle w:val="478"/>
              <w:keepNext w:val="0"/>
              <w:keepLines w:val="0"/>
              <w:pageBreakBefore w:val="0"/>
              <w:widowControl/>
              <w:kinsoku w:val="0"/>
              <w:wordWrap/>
              <w:overflowPunct/>
              <w:topLinePunct w:val="0"/>
              <w:autoSpaceDE w:val="0"/>
              <w:autoSpaceDN w:val="0"/>
              <w:bidi w:val="0"/>
              <w:adjustRightInd w:val="0"/>
              <w:snapToGrid w:val="0"/>
              <w:spacing w:before="42" w:line="240" w:lineRule="auto"/>
              <w:ind w:left="105" w:leftChars="50" w:right="0"/>
              <w:textAlignment w:val="baseline"/>
              <w:rPr>
                <w:color w:val="auto"/>
                <w:spacing w:val="-1"/>
                <w:sz w:val="21"/>
                <w:szCs w:val="21"/>
                <w:highlight w:val="none"/>
              </w:rPr>
            </w:pPr>
            <w:r>
              <w:rPr>
                <w:color w:val="auto"/>
                <w:spacing w:val="-1"/>
                <w:sz w:val="21"/>
                <w:szCs w:val="21"/>
                <w:highlight w:val="none"/>
              </w:rPr>
              <w:t>2F;管理办公(2间)8张</w:t>
            </w:r>
          </w:p>
          <w:p w14:paraId="55F9AED6">
            <w:pPr>
              <w:pStyle w:val="478"/>
              <w:keepNext w:val="0"/>
              <w:keepLines w:val="0"/>
              <w:pageBreakBefore w:val="0"/>
              <w:widowControl/>
              <w:kinsoku w:val="0"/>
              <w:wordWrap/>
              <w:overflowPunct/>
              <w:topLinePunct w:val="0"/>
              <w:autoSpaceDE w:val="0"/>
              <w:autoSpaceDN w:val="0"/>
              <w:bidi w:val="0"/>
              <w:adjustRightInd w:val="0"/>
              <w:snapToGrid w:val="0"/>
              <w:spacing w:before="42" w:line="240" w:lineRule="auto"/>
              <w:ind w:left="105" w:leftChars="50" w:right="0"/>
              <w:textAlignment w:val="baseline"/>
              <w:rPr>
                <w:color w:val="auto"/>
                <w:spacing w:val="3"/>
                <w:sz w:val="21"/>
                <w:szCs w:val="21"/>
                <w:highlight w:val="none"/>
              </w:rPr>
            </w:pPr>
            <w:r>
              <w:rPr>
                <w:color w:val="auto"/>
                <w:spacing w:val="3"/>
                <w:sz w:val="21"/>
                <w:szCs w:val="21"/>
                <w:highlight w:val="none"/>
              </w:rPr>
              <w:t>5F-6F:8张(4人间*2)</w:t>
            </w:r>
          </w:p>
          <w:p w14:paraId="54D59E21">
            <w:pPr>
              <w:pStyle w:val="478"/>
              <w:keepNext w:val="0"/>
              <w:keepLines w:val="0"/>
              <w:pageBreakBefore w:val="0"/>
              <w:widowControl/>
              <w:kinsoku w:val="0"/>
              <w:wordWrap/>
              <w:overflowPunct/>
              <w:topLinePunct w:val="0"/>
              <w:autoSpaceDE w:val="0"/>
              <w:autoSpaceDN w:val="0"/>
              <w:bidi w:val="0"/>
              <w:adjustRightInd w:val="0"/>
              <w:snapToGrid w:val="0"/>
              <w:spacing w:before="42" w:line="240" w:lineRule="auto"/>
              <w:ind w:left="105" w:leftChars="50" w:right="0"/>
              <w:textAlignment w:val="baseline"/>
              <w:rPr>
                <w:color w:val="auto"/>
                <w:spacing w:val="-1"/>
                <w:sz w:val="21"/>
                <w:szCs w:val="21"/>
                <w:highlight w:val="none"/>
              </w:rPr>
            </w:pPr>
            <w:r>
              <w:rPr>
                <w:color w:val="auto"/>
                <w:spacing w:val="-1"/>
                <w:sz w:val="21"/>
                <w:szCs w:val="21"/>
                <w:highlight w:val="none"/>
              </w:rPr>
              <w:t>制剂中心</w:t>
            </w:r>
            <w:r>
              <w:rPr>
                <w:rFonts w:hint="eastAsia"/>
                <w:color w:val="auto"/>
                <w:spacing w:val="-1"/>
                <w:sz w:val="21"/>
                <w:szCs w:val="21"/>
                <w:highlight w:val="none"/>
                <w:lang w:val="en-US" w:eastAsia="zh-CN"/>
              </w:rPr>
              <w:t xml:space="preserve"> </w:t>
            </w:r>
            <w:r>
              <w:rPr>
                <w:color w:val="auto"/>
                <w:spacing w:val="-1"/>
                <w:sz w:val="21"/>
                <w:szCs w:val="21"/>
                <w:highlight w:val="none"/>
              </w:rPr>
              <w:t>1F:资料室4张</w:t>
            </w:r>
          </w:p>
          <w:p w14:paraId="772F9E8F">
            <w:pPr>
              <w:pStyle w:val="478"/>
              <w:keepNext w:val="0"/>
              <w:keepLines w:val="0"/>
              <w:pageBreakBefore w:val="0"/>
              <w:widowControl/>
              <w:kinsoku w:val="0"/>
              <w:wordWrap/>
              <w:overflowPunct/>
              <w:topLinePunct w:val="0"/>
              <w:autoSpaceDE w:val="0"/>
              <w:autoSpaceDN w:val="0"/>
              <w:bidi w:val="0"/>
              <w:adjustRightInd w:val="0"/>
              <w:snapToGrid w:val="0"/>
              <w:spacing w:before="42" w:line="240" w:lineRule="auto"/>
              <w:ind w:left="105" w:leftChars="50" w:right="0"/>
              <w:textAlignment w:val="baseline"/>
              <w:rPr>
                <w:color w:val="auto"/>
                <w:sz w:val="21"/>
                <w:szCs w:val="21"/>
                <w:highlight w:val="none"/>
              </w:rPr>
            </w:pPr>
            <w:r>
              <w:rPr>
                <w:color w:val="auto"/>
                <w:spacing w:val="-2"/>
                <w:sz w:val="21"/>
                <w:szCs w:val="21"/>
                <w:highlight w:val="none"/>
              </w:rPr>
              <w:t>2F;资料室13张</w:t>
            </w:r>
          </w:p>
          <w:p w14:paraId="5528840A">
            <w:pPr>
              <w:pStyle w:val="478"/>
              <w:keepNext w:val="0"/>
              <w:keepLines w:val="0"/>
              <w:pageBreakBefore w:val="0"/>
              <w:widowControl/>
              <w:kinsoku w:val="0"/>
              <w:wordWrap/>
              <w:overflowPunct/>
              <w:topLinePunct w:val="0"/>
              <w:autoSpaceDE w:val="0"/>
              <w:autoSpaceDN w:val="0"/>
              <w:bidi w:val="0"/>
              <w:adjustRightInd w:val="0"/>
              <w:snapToGrid w:val="0"/>
              <w:spacing w:before="25" w:line="240" w:lineRule="auto"/>
              <w:ind w:left="105" w:leftChars="50" w:right="0"/>
              <w:textAlignment w:val="baseline"/>
              <w:rPr>
                <w:color w:val="auto"/>
                <w:sz w:val="21"/>
                <w:szCs w:val="21"/>
                <w:highlight w:val="none"/>
              </w:rPr>
            </w:pPr>
            <w:r>
              <w:rPr>
                <w:color w:val="auto"/>
                <w:spacing w:val="-2"/>
                <w:sz w:val="21"/>
                <w:szCs w:val="21"/>
                <w:highlight w:val="none"/>
              </w:rPr>
              <w:t>3F:办公室12张</w:t>
            </w:r>
          </w:p>
          <w:p w14:paraId="7C8CBE96">
            <w:pPr>
              <w:pStyle w:val="478"/>
              <w:keepNext w:val="0"/>
              <w:keepLines w:val="0"/>
              <w:pageBreakBefore w:val="0"/>
              <w:widowControl/>
              <w:kinsoku w:val="0"/>
              <w:wordWrap/>
              <w:overflowPunct/>
              <w:topLinePunct w:val="0"/>
              <w:autoSpaceDE w:val="0"/>
              <w:autoSpaceDN w:val="0"/>
              <w:bidi w:val="0"/>
              <w:adjustRightInd w:val="0"/>
              <w:snapToGrid w:val="0"/>
              <w:spacing w:before="52" w:line="240" w:lineRule="auto"/>
              <w:ind w:left="105" w:leftChars="50" w:right="0"/>
              <w:textAlignment w:val="baseline"/>
              <w:rPr>
                <w:color w:val="auto"/>
                <w:spacing w:val="-1"/>
                <w:sz w:val="21"/>
                <w:szCs w:val="21"/>
                <w:highlight w:val="none"/>
              </w:rPr>
            </w:pPr>
            <w:r>
              <w:rPr>
                <w:color w:val="auto"/>
                <w:spacing w:val="-1"/>
                <w:sz w:val="21"/>
                <w:szCs w:val="21"/>
                <w:highlight w:val="none"/>
              </w:rPr>
              <w:t>5F:配套用房(40.87)11张、资料室4张</w:t>
            </w:r>
          </w:p>
          <w:p w14:paraId="65DFB0C4">
            <w:pPr>
              <w:pStyle w:val="478"/>
              <w:keepNext w:val="0"/>
              <w:keepLines w:val="0"/>
              <w:pageBreakBefore w:val="0"/>
              <w:widowControl/>
              <w:kinsoku w:val="0"/>
              <w:wordWrap/>
              <w:overflowPunct/>
              <w:topLinePunct w:val="0"/>
              <w:autoSpaceDE w:val="0"/>
              <w:autoSpaceDN w:val="0"/>
              <w:bidi w:val="0"/>
              <w:adjustRightInd w:val="0"/>
              <w:snapToGrid w:val="0"/>
              <w:spacing w:before="52" w:line="240" w:lineRule="auto"/>
              <w:ind w:left="105" w:leftChars="50" w:right="0"/>
              <w:textAlignment w:val="baseline"/>
              <w:rPr>
                <w:color w:val="auto"/>
                <w:sz w:val="21"/>
                <w:szCs w:val="21"/>
                <w:highlight w:val="none"/>
              </w:rPr>
            </w:pPr>
            <w:r>
              <w:rPr>
                <w:color w:val="auto"/>
                <w:spacing w:val="1"/>
                <w:sz w:val="21"/>
                <w:szCs w:val="21"/>
                <w:highlight w:val="none"/>
              </w:rPr>
              <w:t>门诊医技楼裙楼</w:t>
            </w:r>
          </w:p>
          <w:p w14:paraId="671C5A07">
            <w:pPr>
              <w:pStyle w:val="478"/>
              <w:keepNext w:val="0"/>
              <w:keepLines w:val="0"/>
              <w:pageBreakBefore w:val="0"/>
              <w:widowControl/>
              <w:kinsoku w:val="0"/>
              <w:wordWrap/>
              <w:overflowPunct/>
              <w:topLinePunct w:val="0"/>
              <w:autoSpaceDE w:val="0"/>
              <w:autoSpaceDN w:val="0"/>
              <w:bidi w:val="0"/>
              <w:adjustRightInd w:val="0"/>
              <w:snapToGrid w:val="0"/>
              <w:spacing w:before="11" w:line="240" w:lineRule="auto"/>
              <w:ind w:left="105" w:leftChars="50" w:right="0"/>
              <w:textAlignment w:val="baseline"/>
              <w:rPr>
                <w:color w:val="auto"/>
                <w:sz w:val="21"/>
                <w:szCs w:val="21"/>
                <w:highlight w:val="none"/>
              </w:rPr>
            </w:pPr>
            <w:r>
              <w:rPr>
                <w:color w:val="auto"/>
                <w:spacing w:val="-1"/>
                <w:sz w:val="21"/>
                <w:szCs w:val="21"/>
                <w:highlight w:val="none"/>
              </w:rPr>
              <w:t>B2:医生办公室8张</w:t>
            </w:r>
          </w:p>
          <w:p w14:paraId="53134C96">
            <w:pPr>
              <w:pStyle w:val="478"/>
              <w:keepNext w:val="0"/>
              <w:keepLines w:val="0"/>
              <w:pageBreakBefore w:val="0"/>
              <w:widowControl/>
              <w:kinsoku w:val="0"/>
              <w:wordWrap/>
              <w:overflowPunct/>
              <w:topLinePunct w:val="0"/>
              <w:autoSpaceDE w:val="0"/>
              <w:autoSpaceDN w:val="0"/>
              <w:bidi w:val="0"/>
              <w:adjustRightInd w:val="0"/>
              <w:snapToGrid w:val="0"/>
              <w:spacing w:before="41" w:line="240" w:lineRule="auto"/>
              <w:ind w:left="105" w:leftChars="50" w:right="0"/>
              <w:textAlignment w:val="baseline"/>
              <w:rPr>
                <w:color w:val="auto"/>
                <w:sz w:val="21"/>
                <w:szCs w:val="21"/>
                <w:highlight w:val="none"/>
              </w:rPr>
            </w:pPr>
            <w:r>
              <w:rPr>
                <w:color w:val="auto"/>
                <w:sz w:val="21"/>
                <w:szCs w:val="21"/>
                <w:highlight w:val="none"/>
              </w:rPr>
              <w:t>医技</w:t>
            </w:r>
            <w:r>
              <w:rPr>
                <w:rFonts w:hint="eastAsia"/>
                <w:color w:val="auto"/>
                <w:sz w:val="21"/>
                <w:szCs w:val="21"/>
                <w:highlight w:val="none"/>
                <w:lang w:val="en-US" w:eastAsia="zh-CN"/>
              </w:rPr>
              <w:t xml:space="preserve"> </w:t>
            </w:r>
            <w:r>
              <w:rPr>
                <w:color w:val="auto"/>
                <w:sz w:val="21"/>
                <w:szCs w:val="21"/>
                <w:highlight w:val="none"/>
              </w:rPr>
              <w:t>1F:医生办公室12张</w:t>
            </w:r>
          </w:p>
        </w:tc>
        <w:tc>
          <w:tcPr>
            <w:tcW w:w="2013" w:type="dxa"/>
            <w:vAlign w:val="top"/>
          </w:tcPr>
          <w:p w14:paraId="2FAEFF66">
            <w:pPr>
              <w:pStyle w:val="478"/>
              <w:keepNext w:val="0"/>
              <w:keepLines w:val="0"/>
              <w:pageBreakBefore w:val="0"/>
              <w:widowControl/>
              <w:kinsoku w:val="0"/>
              <w:wordWrap/>
              <w:overflowPunct/>
              <w:topLinePunct w:val="0"/>
              <w:autoSpaceDE w:val="0"/>
              <w:autoSpaceDN w:val="0"/>
              <w:bidi w:val="0"/>
              <w:adjustRightInd w:val="0"/>
              <w:snapToGrid w:val="0"/>
              <w:spacing w:before="41" w:line="240" w:lineRule="auto"/>
              <w:ind w:left="105" w:leftChars="50" w:right="0"/>
              <w:textAlignment w:val="baseline"/>
              <w:rPr>
                <w:color w:val="auto"/>
                <w:sz w:val="21"/>
                <w:szCs w:val="21"/>
                <w:highlight w:val="none"/>
              </w:rPr>
            </w:pPr>
          </w:p>
        </w:tc>
        <w:tc>
          <w:tcPr>
            <w:tcW w:w="2228" w:type="dxa"/>
            <w:vAlign w:val="top"/>
          </w:tcPr>
          <w:p w14:paraId="49631FB9">
            <w:pPr>
              <w:pStyle w:val="478"/>
              <w:keepNext w:val="0"/>
              <w:keepLines w:val="0"/>
              <w:pageBreakBefore w:val="0"/>
              <w:widowControl/>
              <w:kinsoku w:val="0"/>
              <w:wordWrap/>
              <w:overflowPunct/>
              <w:topLinePunct w:val="0"/>
              <w:autoSpaceDE w:val="0"/>
              <w:autoSpaceDN w:val="0"/>
              <w:bidi w:val="0"/>
              <w:adjustRightInd w:val="0"/>
              <w:snapToGrid w:val="0"/>
              <w:spacing w:before="41" w:line="240" w:lineRule="auto"/>
              <w:ind w:left="105" w:leftChars="50" w:right="0"/>
              <w:textAlignment w:val="baseline"/>
              <w:rPr>
                <w:color w:val="auto"/>
                <w:sz w:val="21"/>
                <w:szCs w:val="21"/>
                <w:highlight w:val="none"/>
              </w:rPr>
            </w:pPr>
          </w:p>
        </w:tc>
      </w:tr>
      <w:tr w14:paraId="3492BF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9626" w:type="dxa"/>
            <w:gridSpan w:val="5"/>
            <w:shd w:val="clear" w:color="auto" w:fill="BFD8C2"/>
            <w:vAlign w:val="center"/>
          </w:tcPr>
          <w:p w14:paraId="6DB93A4C">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left"/>
              <w:textAlignment w:val="baseline"/>
              <w:rPr>
                <w:color w:val="auto"/>
                <w:sz w:val="21"/>
                <w:szCs w:val="21"/>
                <w:highlight w:val="none"/>
              </w:rPr>
            </w:pPr>
            <w:r>
              <w:rPr>
                <w:b/>
                <w:bCs/>
                <w:color w:val="auto"/>
                <w:spacing w:val="1"/>
                <w:sz w:val="21"/>
                <w:szCs w:val="21"/>
                <w:highlight w:val="none"/>
              </w:rPr>
              <w:t>主任办公室(住院区外科中心、内科中心、制剂中心、门诊医技楼)</w:t>
            </w:r>
          </w:p>
        </w:tc>
        <w:tc>
          <w:tcPr>
            <w:tcW w:w="2013" w:type="dxa"/>
            <w:shd w:val="clear" w:color="auto" w:fill="BFD8C2"/>
            <w:vAlign w:val="center"/>
          </w:tcPr>
          <w:p w14:paraId="786E4634">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left"/>
              <w:textAlignment w:val="baseline"/>
              <w:rPr>
                <w:b/>
                <w:bCs/>
                <w:color w:val="auto"/>
                <w:spacing w:val="1"/>
                <w:sz w:val="21"/>
                <w:szCs w:val="21"/>
                <w:highlight w:val="none"/>
              </w:rPr>
            </w:pPr>
          </w:p>
        </w:tc>
        <w:tc>
          <w:tcPr>
            <w:tcW w:w="2228" w:type="dxa"/>
            <w:shd w:val="clear" w:color="auto" w:fill="BFD8C2"/>
            <w:vAlign w:val="center"/>
          </w:tcPr>
          <w:p w14:paraId="60BEDFEB">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left"/>
              <w:textAlignment w:val="baseline"/>
              <w:rPr>
                <w:b/>
                <w:bCs/>
                <w:color w:val="auto"/>
                <w:spacing w:val="1"/>
                <w:sz w:val="21"/>
                <w:szCs w:val="21"/>
                <w:highlight w:val="none"/>
              </w:rPr>
            </w:pPr>
          </w:p>
        </w:tc>
      </w:tr>
      <w:tr w14:paraId="6769CE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vAlign w:val="center"/>
          </w:tcPr>
          <w:p w14:paraId="1285B493">
            <w:pPr>
              <w:pStyle w:val="478"/>
              <w:keepNext w:val="0"/>
              <w:keepLines w:val="0"/>
              <w:pageBreakBefore w:val="0"/>
              <w:widowControl/>
              <w:numPr>
                <w:ilvl w:val="0"/>
                <w:numId w:val="10"/>
              </w:numPr>
              <w:kinsoku w:val="0"/>
              <w:wordWrap/>
              <w:overflowPunct/>
              <w:topLinePunct w:val="0"/>
              <w:autoSpaceDE w:val="0"/>
              <w:autoSpaceDN w:val="0"/>
              <w:bidi w:val="0"/>
              <w:adjustRightInd w:val="0"/>
              <w:snapToGrid w:val="0"/>
              <w:spacing w:line="240" w:lineRule="auto"/>
              <w:ind w:left="454" w:leftChars="0" w:hanging="454" w:firstLineChars="0"/>
              <w:jc w:val="center"/>
              <w:textAlignment w:val="baseline"/>
              <w:rPr>
                <w:color w:val="auto"/>
                <w:sz w:val="21"/>
                <w:szCs w:val="21"/>
                <w:highlight w:val="none"/>
              </w:rPr>
            </w:pPr>
          </w:p>
        </w:tc>
        <w:tc>
          <w:tcPr>
            <w:tcW w:w="1714" w:type="dxa"/>
            <w:vAlign w:val="center"/>
          </w:tcPr>
          <w:p w14:paraId="538B9D09">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pacing w:val="4"/>
                <w:sz w:val="21"/>
                <w:szCs w:val="21"/>
                <w:highlight w:val="none"/>
              </w:rPr>
              <w:t>主任办公台</w:t>
            </w:r>
          </w:p>
        </w:tc>
        <w:tc>
          <w:tcPr>
            <w:tcW w:w="1080" w:type="dxa"/>
            <w:vAlign w:val="center"/>
          </w:tcPr>
          <w:p w14:paraId="35B2F712">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pacing w:val="-3"/>
                <w:sz w:val="21"/>
                <w:szCs w:val="21"/>
                <w:highlight w:val="none"/>
              </w:rPr>
              <w:t>69</w:t>
            </w:r>
          </w:p>
        </w:tc>
        <w:tc>
          <w:tcPr>
            <w:tcW w:w="960" w:type="dxa"/>
            <w:vAlign w:val="center"/>
          </w:tcPr>
          <w:p w14:paraId="4B5DC364">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z w:val="21"/>
                <w:szCs w:val="21"/>
                <w:highlight w:val="none"/>
              </w:rPr>
              <w:t>张</w:t>
            </w:r>
          </w:p>
        </w:tc>
        <w:tc>
          <w:tcPr>
            <w:tcW w:w="4838" w:type="dxa"/>
            <w:vAlign w:val="top"/>
          </w:tcPr>
          <w:p w14:paraId="79665488">
            <w:pPr>
              <w:pStyle w:val="478"/>
              <w:keepNext w:val="0"/>
              <w:keepLines w:val="0"/>
              <w:pageBreakBefore w:val="0"/>
              <w:widowControl/>
              <w:kinsoku w:val="0"/>
              <w:wordWrap/>
              <w:overflowPunct/>
              <w:topLinePunct w:val="0"/>
              <w:autoSpaceDE w:val="0"/>
              <w:autoSpaceDN w:val="0"/>
              <w:bidi w:val="0"/>
              <w:adjustRightInd w:val="0"/>
              <w:snapToGrid w:val="0"/>
              <w:spacing w:beforeAutospacing="0" w:line="240" w:lineRule="auto"/>
              <w:ind w:left="105" w:leftChars="50" w:right="0"/>
              <w:textAlignment w:val="baseline"/>
              <w:rPr>
                <w:color w:val="auto"/>
                <w:sz w:val="21"/>
                <w:szCs w:val="21"/>
                <w:highlight w:val="none"/>
              </w:rPr>
            </w:pPr>
            <w:r>
              <w:rPr>
                <w:color w:val="auto"/>
                <w:spacing w:val="5"/>
                <w:sz w:val="21"/>
                <w:szCs w:val="21"/>
                <w:highlight w:val="none"/>
              </w:rPr>
              <w:t>内外科中心18*2,</w:t>
            </w:r>
          </w:p>
          <w:p w14:paraId="7BE3EFD1">
            <w:pPr>
              <w:pStyle w:val="478"/>
              <w:keepNext w:val="0"/>
              <w:keepLines w:val="0"/>
              <w:pageBreakBefore w:val="0"/>
              <w:widowControl/>
              <w:kinsoku w:val="0"/>
              <w:wordWrap/>
              <w:overflowPunct/>
              <w:topLinePunct w:val="0"/>
              <w:autoSpaceDE w:val="0"/>
              <w:autoSpaceDN w:val="0"/>
              <w:bidi w:val="0"/>
              <w:adjustRightInd w:val="0"/>
              <w:snapToGrid w:val="0"/>
              <w:spacing w:beforeAutospacing="0" w:line="240" w:lineRule="auto"/>
              <w:ind w:left="105" w:leftChars="50" w:right="0"/>
              <w:textAlignment w:val="baseline"/>
              <w:rPr>
                <w:color w:val="auto"/>
                <w:spacing w:val="-1"/>
                <w:sz w:val="21"/>
                <w:szCs w:val="21"/>
                <w:highlight w:val="none"/>
              </w:rPr>
            </w:pPr>
            <w:r>
              <w:rPr>
                <w:color w:val="auto"/>
                <w:spacing w:val="-1"/>
                <w:sz w:val="21"/>
                <w:szCs w:val="21"/>
                <w:highlight w:val="none"/>
              </w:rPr>
              <w:t>制剂中心配套用房</w:t>
            </w:r>
            <w:r>
              <w:rPr>
                <w:rFonts w:hint="eastAsia"/>
                <w:color w:val="auto"/>
                <w:spacing w:val="-1"/>
                <w:sz w:val="21"/>
                <w:szCs w:val="21"/>
                <w:highlight w:val="none"/>
                <w:lang w:val="en-US" w:eastAsia="zh-CN"/>
              </w:rPr>
              <w:t xml:space="preserve"> </w:t>
            </w:r>
            <w:r>
              <w:rPr>
                <w:color w:val="auto"/>
                <w:spacing w:val="-1"/>
                <w:sz w:val="21"/>
                <w:szCs w:val="21"/>
                <w:highlight w:val="none"/>
              </w:rPr>
              <w:t>1F:1张，</w:t>
            </w:r>
          </w:p>
          <w:p w14:paraId="5EB35AC1">
            <w:pPr>
              <w:pStyle w:val="478"/>
              <w:keepNext w:val="0"/>
              <w:keepLines w:val="0"/>
              <w:pageBreakBefore w:val="0"/>
              <w:widowControl/>
              <w:kinsoku w:val="0"/>
              <w:wordWrap/>
              <w:overflowPunct/>
              <w:topLinePunct w:val="0"/>
              <w:autoSpaceDE w:val="0"/>
              <w:autoSpaceDN w:val="0"/>
              <w:bidi w:val="0"/>
              <w:adjustRightInd w:val="0"/>
              <w:snapToGrid w:val="0"/>
              <w:spacing w:beforeAutospacing="0" w:line="240" w:lineRule="auto"/>
              <w:ind w:left="105" w:leftChars="50" w:right="0"/>
              <w:textAlignment w:val="baseline"/>
              <w:rPr>
                <w:color w:val="auto"/>
                <w:sz w:val="21"/>
                <w:szCs w:val="21"/>
                <w:highlight w:val="none"/>
              </w:rPr>
            </w:pPr>
            <w:r>
              <w:rPr>
                <w:color w:val="auto"/>
                <w:spacing w:val="13"/>
                <w:sz w:val="21"/>
                <w:szCs w:val="21"/>
                <w:highlight w:val="none"/>
              </w:rPr>
              <w:t>5F:4+1张；</w:t>
            </w:r>
          </w:p>
          <w:p w14:paraId="30A98CF6">
            <w:pPr>
              <w:pStyle w:val="478"/>
              <w:keepNext w:val="0"/>
              <w:keepLines w:val="0"/>
              <w:pageBreakBefore w:val="0"/>
              <w:widowControl/>
              <w:kinsoku w:val="0"/>
              <w:wordWrap/>
              <w:overflowPunct/>
              <w:topLinePunct w:val="0"/>
              <w:autoSpaceDE w:val="0"/>
              <w:autoSpaceDN w:val="0"/>
              <w:bidi w:val="0"/>
              <w:adjustRightInd w:val="0"/>
              <w:snapToGrid w:val="0"/>
              <w:spacing w:beforeAutospacing="0" w:line="240" w:lineRule="auto"/>
              <w:ind w:left="105" w:leftChars="50" w:right="0"/>
              <w:textAlignment w:val="baseline"/>
              <w:rPr>
                <w:color w:val="auto"/>
                <w:sz w:val="21"/>
                <w:szCs w:val="21"/>
                <w:highlight w:val="none"/>
              </w:rPr>
            </w:pPr>
            <w:r>
              <w:rPr>
                <w:color w:val="auto"/>
                <w:spacing w:val="4"/>
                <w:sz w:val="21"/>
                <w:szCs w:val="21"/>
                <w:highlight w:val="none"/>
              </w:rPr>
              <w:t>门诊医技</w:t>
            </w:r>
            <w:r>
              <w:rPr>
                <w:rFonts w:hint="eastAsia"/>
                <w:color w:val="auto"/>
                <w:spacing w:val="4"/>
                <w:sz w:val="21"/>
                <w:szCs w:val="21"/>
                <w:highlight w:val="none"/>
                <w:lang w:val="en-US" w:eastAsia="zh-CN"/>
              </w:rPr>
              <w:t xml:space="preserve"> </w:t>
            </w:r>
            <w:r>
              <w:rPr>
                <w:color w:val="auto"/>
                <w:spacing w:val="4"/>
                <w:sz w:val="21"/>
                <w:szCs w:val="21"/>
                <w:highlight w:val="none"/>
              </w:rPr>
              <w:t>B2:放疗科1、肠道门诊1、120调度</w:t>
            </w:r>
            <w:r>
              <w:rPr>
                <w:color w:val="auto"/>
                <w:spacing w:val="3"/>
                <w:sz w:val="21"/>
                <w:szCs w:val="21"/>
                <w:highlight w:val="none"/>
              </w:rPr>
              <w:t>1、</w:t>
            </w:r>
          </w:p>
          <w:p w14:paraId="5B02FF13">
            <w:pPr>
              <w:pStyle w:val="478"/>
              <w:keepNext w:val="0"/>
              <w:keepLines w:val="0"/>
              <w:pageBreakBefore w:val="0"/>
              <w:widowControl/>
              <w:kinsoku w:val="0"/>
              <w:wordWrap/>
              <w:overflowPunct/>
              <w:topLinePunct w:val="0"/>
              <w:autoSpaceDE w:val="0"/>
              <w:autoSpaceDN w:val="0"/>
              <w:bidi w:val="0"/>
              <w:adjustRightInd w:val="0"/>
              <w:snapToGrid w:val="0"/>
              <w:spacing w:beforeAutospacing="0" w:line="240" w:lineRule="auto"/>
              <w:ind w:left="105" w:leftChars="50" w:right="0"/>
              <w:textAlignment w:val="baseline"/>
              <w:rPr>
                <w:color w:val="auto"/>
                <w:sz w:val="21"/>
                <w:szCs w:val="21"/>
                <w:highlight w:val="none"/>
              </w:rPr>
            </w:pPr>
            <w:r>
              <w:rPr>
                <w:color w:val="auto"/>
                <w:spacing w:val="2"/>
                <w:sz w:val="21"/>
                <w:szCs w:val="21"/>
                <w:highlight w:val="none"/>
              </w:rPr>
              <w:t>2F:体检科1、检验科2、超声科1;</w:t>
            </w:r>
          </w:p>
          <w:p w14:paraId="13A10C67">
            <w:pPr>
              <w:pStyle w:val="478"/>
              <w:keepNext w:val="0"/>
              <w:keepLines w:val="0"/>
              <w:pageBreakBefore w:val="0"/>
              <w:widowControl/>
              <w:kinsoku w:val="0"/>
              <w:wordWrap/>
              <w:overflowPunct/>
              <w:topLinePunct w:val="0"/>
              <w:autoSpaceDE w:val="0"/>
              <w:autoSpaceDN w:val="0"/>
              <w:bidi w:val="0"/>
              <w:adjustRightInd w:val="0"/>
              <w:snapToGrid w:val="0"/>
              <w:spacing w:beforeAutospacing="0" w:line="240" w:lineRule="auto"/>
              <w:ind w:left="105" w:leftChars="50" w:right="0"/>
              <w:textAlignment w:val="baseline"/>
              <w:rPr>
                <w:color w:val="auto"/>
                <w:sz w:val="21"/>
                <w:szCs w:val="21"/>
                <w:highlight w:val="none"/>
              </w:rPr>
            </w:pPr>
            <w:r>
              <w:rPr>
                <w:color w:val="auto"/>
                <w:spacing w:val="1"/>
                <w:sz w:val="21"/>
                <w:szCs w:val="21"/>
                <w:highlight w:val="none"/>
              </w:rPr>
              <w:t>3F:妇科1、中心</w:t>
            </w:r>
            <w:r>
              <w:rPr>
                <w:color w:val="auto"/>
                <w:sz w:val="21"/>
                <w:szCs w:val="21"/>
                <w:highlight w:val="none"/>
              </w:rPr>
              <w:t>ICU</w:t>
            </w:r>
            <w:r>
              <w:rPr>
                <w:color w:val="auto"/>
                <w:spacing w:val="1"/>
                <w:sz w:val="21"/>
                <w:szCs w:val="21"/>
                <w:highlight w:val="none"/>
              </w:rPr>
              <w:t>1、消化科3、血透中心2;</w:t>
            </w:r>
          </w:p>
          <w:p w14:paraId="54CFB79C">
            <w:pPr>
              <w:pStyle w:val="478"/>
              <w:keepNext w:val="0"/>
              <w:keepLines w:val="0"/>
              <w:pageBreakBefore w:val="0"/>
              <w:widowControl/>
              <w:kinsoku w:val="0"/>
              <w:wordWrap/>
              <w:overflowPunct/>
              <w:topLinePunct w:val="0"/>
              <w:autoSpaceDE w:val="0"/>
              <w:autoSpaceDN w:val="0"/>
              <w:bidi w:val="0"/>
              <w:adjustRightInd w:val="0"/>
              <w:snapToGrid w:val="0"/>
              <w:spacing w:beforeAutospacing="0" w:line="240" w:lineRule="auto"/>
              <w:ind w:left="105" w:leftChars="50" w:right="0"/>
              <w:textAlignment w:val="baseline"/>
              <w:rPr>
                <w:color w:val="auto"/>
                <w:sz w:val="21"/>
                <w:szCs w:val="21"/>
                <w:highlight w:val="none"/>
              </w:rPr>
            </w:pPr>
            <w:r>
              <w:rPr>
                <w:color w:val="auto"/>
                <w:spacing w:val="4"/>
                <w:sz w:val="21"/>
                <w:szCs w:val="21"/>
                <w:highlight w:val="none"/>
              </w:rPr>
              <w:t>4F:病理科4、介入中心2、日间手术区1、</w:t>
            </w:r>
            <w:r>
              <w:rPr>
                <w:color w:val="auto"/>
                <w:spacing w:val="3"/>
                <w:sz w:val="21"/>
                <w:szCs w:val="21"/>
                <w:highlight w:val="none"/>
              </w:rPr>
              <w:t>输血科1、</w:t>
            </w:r>
            <w:r>
              <w:rPr>
                <w:color w:val="auto"/>
                <w:sz w:val="21"/>
                <w:szCs w:val="21"/>
                <w:highlight w:val="none"/>
              </w:rPr>
              <w:t xml:space="preserve"> 手术管辖区2、皮肤科1、口腔科1、</w:t>
            </w:r>
          </w:p>
          <w:p w14:paraId="1D60CB38">
            <w:pPr>
              <w:pStyle w:val="478"/>
              <w:keepNext w:val="0"/>
              <w:keepLines w:val="0"/>
              <w:pageBreakBefore w:val="0"/>
              <w:widowControl/>
              <w:kinsoku w:val="0"/>
              <w:wordWrap/>
              <w:overflowPunct/>
              <w:topLinePunct w:val="0"/>
              <w:autoSpaceDE w:val="0"/>
              <w:autoSpaceDN w:val="0"/>
              <w:bidi w:val="0"/>
              <w:adjustRightInd w:val="0"/>
              <w:snapToGrid w:val="0"/>
              <w:spacing w:beforeAutospacing="0" w:line="240" w:lineRule="auto"/>
              <w:ind w:left="105" w:leftChars="50" w:right="0"/>
              <w:textAlignment w:val="baseline"/>
              <w:rPr>
                <w:color w:val="auto"/>
                <w:sz w:val="21"/>
                <w:szCs w:val="21"/>
                <w:highlight w:val="none"/>
              </w:rPr>
            </w:pPr>
            <w:r>
              <w:rPr>
                <w:color w:val="auto"/>
                <w:sz w:val="21"/>
                <w:szCs w:val="21"/>
                <w:highlight w:val="none"/>
              </w:rPr>
              <w:t>6F:推拿科1</w:t>
            </w:r>
          </w:p>
        </w:tc>
        <w:tc>
          <w:tcPr>
            <w:tcW w:w="2013" w:type="dxa"/>
            <w:vAlign w:val="top"/>
          </w:tcPr>
          <w:p w14:paraId="7A855B4E">
            <w:pPr>
              <w:pStyle w:val="478"/>
              <w:keepNext w:val="0"/>
              <w:keepLines w:val="0"/>
              <w:pageBreakBefore w:val="0"/>
              <w:widowControl/>
              <w:kinsoku w:val="0"/>
              <w:wordWrap/>
              <w:overflowPunct/>
              <w:topLinePunct w:val="0"/>
              <w:autoSpaceDE w:val="0"/>
              <w:autoSpaceDN w:val="0"/>
              <w:bidi w:val="0"/>
              <w:adjustRightInd w:val="0"/>
              <w:snapToGrid w:val="0"/>
              <w:spacing w:beforeAutospacing="0" w:line="240" w:lineRule="auto"/>
              <w:ind w:left="105" w:leftChars="50" w:right="0"/>
              <w:textAlignment w:val="baseline"/>
              <w:rPr>
                <w:color w:val="auto"/>
                <w:sz w:val="21"/>
                <w:szCs w:val="21"/>
                <w:highlight w:val="none"/>
              </w:rPr>
            </w:pPr>
          </w:p>
        </w:tc>
        <w:tc>
          <w:tcPr>
            <w:tcW w:w="2228" w:type="dxa"/>
            <w:vAlign w:val="top"/>
          </w:tcPr>
          <w:p w14:paraId="279803A2">
            <w:pPr>
              <w:pStyle w:val="478"/>
              <w:keepNext w:val="0"/>
              <w:keepLines w:val="0"/>
              <w:pageBreakBefore w:val="0"/>
              <w:widowControl/>
              <w:kinsoku w:val="0"/>
              <w:wordWrap/>
              <w:overflowPunct/>
              <w:topLinePunct w:val="0"/>
              <w:autoSpaceDE w:val="0"/>
              <w:autoSpaceDN w:val="0"/>
              <w:bidi w:val="0"/>
              <w:adjustRightInd w:val="0"/>
              <w:snapToGrid w:val="0"/>
              <w:spacing w:beforeAutospacing="0" w:line="240" w:lineRule="auto"/>
              <w:ind w:left="105" w:leftChars="50" w:right="0"/>
              <w:textAlignment w:val="baseline"/>
              <w:rPr>
                <w:color w:val="auto"/>
                <w:sz w:val="21"/>
                <w:szCs w:val="21"/>
                <w:highlight w:val="none"/>
              </w:rPr>
            </w:pPr>
          </w:p>
        </w:tc>
      </w:tr>
      <w:tr w14:paraId="0E691E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vAlign w:val="center"/>
          </w:tcPr>
          <w:p w14:paraId="65AE92C1">
            <w:pPr>
              <w:pStyle w:val="478"/>
              <w:keepNext w:val="0"/>
              <w:keepLines w:val="0"/>
              <w:pageBreakBefore w:val="0"/>
              <w:widowControl/>
              <w:numPr>
                <w:ilvl w:val="0"/>
                <w:numId w:val="11"/>
              </w:numPr>
              <w:kinsoku w:val="0"/>
              <w:wordWrap/>
              <w:overflowPunct/>
              <w:topLinePunct w:val="0"/>
              <w:autoSpaceDE w:val="0"/>
              <w:autoSpaceDN w:val="0"/>
              <w:bidi w:val="0"/>
              <w:adjustRightInd w:val="0"/>
              <w:snapToGrid w:val="0"/>
              <w:spacing w:line="240" w:lineRule="auto"/>
              <w:ind w:left="454" w:leftChars="0" w:hanging="454" w:firstLineChars="0"/>
              <w:jc w:val="center"/>
              <w:textAlignment w:val="baseline"/>
              <w:rPr>
                <w:color w:val="auto"/>
                <w:sz w:val="21"/>
                <w:szCs w:val="21"/>
                <w:highlight w:val="none"/>
              </w:rPr>
            </w:pPr>
          </w:p>
        </w:tc>
        <w:tc>
          <w:tcPr>
            <w:tcW w:w="1714" w:type="dxa"/>
            <w:vAlign w:val="center"/>
          </w:tcPr>
          <w:p w14:paraId="11E37DB8">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pacing w:val="4"/>
                <w:sz w:val="21"/>
                <w:szCs w:val="21"/>
                <w:highlight w:val="none"/>
              </w:rPr>
              <w:t>护长办公台</w:t>
            </w:r>
          </w:p>
        </w:tc>
        <w:tc>
          <w:tcPr>
            <w:tcW w:w="1080" w:type="dxa"/>
            <w:vAlign w:val="center"/>
          </w:tcPr>
          <w:p w14:paraId="3DA19453">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pacing w:val="-4"/>
                <w:sz w:val="21"/>
                <w:szCs w:val="21"/>
                <w:highlight w:val="none"/>
              </w:rPr>
              <w:t>37</w:t>
            </w:r>
          </w:p>
        </w:tc>
        <w:tc>
          <w:tcPr>
            <w:tcW w:w="960" w:type="dxa"/>
            <w:vAlign w:val="center"/>
          </w:tcPr>
          <w:p w14:paraId="6BF65FDF">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z w:val="21"/>
                <w:szCs w:val="21"/>
                <w:highlight w:val="none"/>
              </w:rPr>
              <w:t>张</w:t>
            </w:r>
          </w:p>
        </w:tc>
        <w:tc>
          <w:tcPr>
            <w:tcW w:w="4838" w:type="dxa"/>
            <w:vAlign w:val="top"/>
          </w:tcPr>
          <w:p w14:paraId="65F30C66">
            <w:pPr>
              <w:pStyle w:val="478"/>
              <w:keepNext w:val="0"/>
              <w:keepLines w:val="0"/>
              <w:pageBreakBefore w:val="0"/>
              <w:widowControl/>
              <w:kinsoku w:val="0"/>
              <w:wordWrap/>
              <w:overflowPunct/>
              <w:topLinePunct w:val="0"/>
              <w:autoSpaceDE w:val="0"/>
              <w:autoSpaceDN w:val="0"/>
              <w:bidi w:val="0"/>
              <w:adjustRightInd w:val="0"/>
              <w:snapToGrid w:val="0"/>
              <w:spacing w:beforeAutospacing="0" w:line="240" w:lineRule="auto"/>
              <w:ind w:left="105" w:leftChars="50" w:right="0"/>
              <w:textAlignment w:val="baseline"/>
              <w:rPr>
                <w:color w:val="auto"/>
                <w:sz w:val="21"/>
                <w:szCs w:val="21"/>
                <w:highlight w:val="none"/>
              </w:rPr>
            </w:pPr>
            <w:r>
              <w:rPr>
                <w:color w:val="auto"/>
                <w:spacing w:val="4"/>
                <w:sz w:val="21"/>
                <w:szCs w:val="21"/>
                <w:highlight w:val="none"/>
              </w:rPr>
              <w:t>住院区外科中心7-12F,</w:t>
            </w:r>
          </w:p>
          <w:p w14:paraId="402B5C52">
            <w:pPr>
              <w:pStyle w:val="478"/>
              <w:keepNext w:val="0"/>
              <w:keepLines w:val="0"/>
              <w:pageBreakBefore w:val="0"/>
              <w:widowControl/>
              <w:kinsoku w:val="0"/>
              <w:wordWrap/>
              <w:overflowPunct/>
              <w:topLinePunct w:val="0"/>
              <w:autoSpaceDE w:val="0"/>
              <w:autoSpaceDN w:val="0"/>
              <w:bidi w:val="0"/>
              <w:adjustRightInd w:val="0"/>
              <w:snapToGrid w:val="0"/>
              <w:spacing w:beforeAutospacing="0" w:line="240" w:lineRule="auto"/>
              <w:ind w:left="105" w:leftChars="50" w:right="0"/>
              <w:textAlignment w:val="baseline"/>
              <w:rPr>
                <w:color w:val="auto"/>
                <w:sz w:val="21"/>
                <w:szCs w:val="21"/>
                <w:highlight w:val="none"/>
              </w:rPr>
            </w:pPr>
            <w:r>
              <w:rPr>
                <w:color w:val="auto"/>
                <w:sz w:val="21"/>
                <w:szCs w:val="21"/>
                <w:highlight w:val="none"/>
              </w:rPr>
              <w:t>内科中心7-9F(共9层):护长办公室(2间)18张</w:t>
            </w:r>
          </w:p>
          <w:p w14:paraId="25C551D1">
            <w:pPr>
              <w:keepNext w:val="0"/>
              <w:keepLines w:val="0"/>
              <w:pageBreakBefore w:val="0"/>
              <w:widowControl/>
              <w:kinsoku w:val="0"/>
              <w:wordWrap/>
              <w:overflowPunct/>
              <w:topLinePunct w:val="0"/>
              <w:autoSpaceDE w:val="0"/>
              <w:autoSpaceDN w:val="0"/>
              <w:bidi w:val="0"/>
              <w:adjustRightInd w:val="0"/>
              <w:snapToGrid w:val="0"/>
              <w:spacing w:beforeAutospacing="0" w:line="240" w:lineRule="auto"/>
              <w:ind w:left="105" w:leftChars="50" w:right="0"/>
              <w:textAlignment w:val="baseline"/>
              <w:rPr>
                <w:rFonts w:ascii="Arial"/>
                <w:color w:val="auto"/>
                <w:sz w:val="21"/>
                <w:highlight w:val="none"/>
              </w:rPr>
            </w:pPr>
          </w:p>
          <w:p w14:paraId="62E33A88">
            <w:pPr>
              <w:pStyle w:val="478"/>
              <w:keepNext w:val="0"/>
              <w:keepLines w:val="0"/>
              <w:pageBreakBefore w:val="0"/>
              <w:widowControl/>
              <w:kinsoku w:val="0"/>
              <w:wordWrap/>
              <w:overflowPunct/>
              <w:topLinePunct w:val="0"/>
              <w:autoSpaceDE w:val="0"/>
              <w:autoSpaceDN w:val="0"/>
              <w:bidi w:val="0"/>
              <w:adjustRightInd w:val="0"/>
              <w:snapToGrid w:val="0"/>
              <w:spacing w:beforeAutospacing="0" w:line="240" w:lineRule="auto"/>
              <w:ind w:left="105" w:leftChars="50" w:right="0"/>
              <w:textAlignment w:val="baseline"/>
              <w:rPr>
                <w:color w:val="auto"/>
                <w:sz w:val="21"/>
                <w:szCs w:val="21"/>
                <w:highlight w:val="none"/>
              </w:rPr>
            </w:pPr>
            <w:r>
              <w:rPr>
                <w:color w:val="auto"/>
                <w:sz w:val="21"/>
                <w:szCs w:val="21"/>
                <w:highlight w:val="none"/>
              </w:rPr>
              <w:t>门诊医技楼裙楼</w:t>
            </w:r>
            <w:r>
              <w:rPr>
                <w:rFonts w:hint="eastAsia"/>
                <w:color w:val="auto"/>
                <w:sz w:val="21"/>
                <w:szCs w:val="21"/>
                <w:highlight w:val="none"/>
                <w:lang w:val="en-US" w:eastAsia="zh-CN"/>
              </w:rPr>
              <w:t xml:space="preserve"> </w:t>
            </w:r>
            <w:r>
              <w:rPr>
                <w:color w:val="auto"/>
                <w:sz w:val="21"/>
                <w:szCs w:val="21"/>
                <w:highlight w:val="none"/>
              </w:rPr>
              <w:t>1F:5张</w:t>
            </w:r>
          </w:p>
          <w:p w14:paraId="6CD79D23">
            <w:pPr>
              <w:pStyle w:val="478"/>
              <w:keepNext w:val="0"/>
              <w:keepLines w:val="0"/>
              <w:pageBreakBefore w:val="0"/>
              <w:widowControl/>
              <w:kinsoku w:val="0"/>
              <w:wordWrap/>
              <w:overflowPunct/>
              <w:topLinePunct w:val="0"/>
              <w:autoSpaceDE w:val="0"/>
              <w:autoSpaceDN w:val="0"/>
              <w:bidi w:val="0"/>
              <w:adjustRightInd w:val="0"/>
              <w:snapToGrid w:val="0"/>
              <w:spacing w:beforeAutospacing="0" w:line="240" w:lineRule="auto"/>
              <w:ind w:left="105" w:leftChars="50" w:right="0"/>
              <w:textAlignment w:val="baseline"/>
              <w:rPr>
                <w:color w:val="auto"/>
                <w:spacing w:val="-2"/>
                <w:sz w:val="21"/>
                <w:szCs w:val="21"/>
                <w:highlight w:val="none"/>
              </w:rPr>
            </w:pPr>
            <w:r>
              <w:rPr>
                <w:color w:val="auto"/>
                <w:spacing w:val="-2"/>
                <w:sz w:val="21"/>
                <w:szCs w:val="21"/>
                <w:highlight w:val="none"/>
              </w:rPr>
              <w:t>2F:3张</w:t>
            </w:r>
          </w:p>
          <w:p w14:paraId="68059EF7">
            <w:pPr>
              <w:pStyle w:val="478"/>
              <w:keepNext w:val="0"/>
              <w:keepLines w:val="0"/>
              <w:pageBreakBefore w:val="0"/>
              <w:widowControl/>
              <w:kinsoku w:val="0"/>
              <w:wordWrap/>
              <w:overflowPunct/>
              <w:topLinePunct w:val="0"/>
              <w:autoSpaceDE w:val="0"/>
              <w:autoSpaceDN w:val="0"/>
              <w:bidi w:val="0"/>
              <w:adjustRightInd w:val="0"/>
              <w:snapToGrid w:val="0"/>
              <w:spacing w:beforeAutospacing="0" w:line="240" w:lineRule="auto"/>
              <w:ind w:left="105" w:leftChars="50" w:right="0"/>
              <w:textAlignment w:val="baseline"/>
              <w:rPr>
                <w:color w:val="auto"/>
                <w:sz w:val="21"/>
                <w:szCs w:val="21"/>
                <w:highlight w:val="none"/>
              </w:rPr>
            </w:pPr>
            <w:r>
              <w:rPr>
                <w:color w:val="auto"/>
                <w:sz w:val="21"/>
                <w:szCs w:val="21"/>
                <w:highlight w:val="none"/>
              </w:rPr>
              <w:t>3F:3张</w:t>
            </w:r>
            <w:r>
              <w:rPr>
                <w:rFonts w:hint="eastAsia"/>
                <w:color w:val="auto"/>
                <w:sz w:val="21"/>
                <w:szCs w:val="21"/>
                <w:highlight w:val="none"/>
                <w:lang w:val="en-US" w:eastAsia="zh-CN"/>
              </w:rPr>
              <w:t xml:space="preserve"> </w:t>
            </w:r>
            <w:r>
              <w:rPr>
                <w:color w:val="auto"/>
                <w:sz w:val="21"/>
                <w:szCs w:val="21"/>
                <w:highlight w:val="none"/>
              </w:rPr>
              <w:t>4F:3张</w:t>
            </w:r>
          </w:p>
          <w:p w14:paraId="6A14443B">
            <w:pPr>
              <w:pStyle w:val="478"/>
              <w:keepNext w:val="0"/>
              <w:keepLines w:val="0"/>
              <w:pageBreakBefore w:val="0"/>
              <w:widowControl/>
              <w:kinsoku w:val="0"/>
              <w:wordWrap/>
              <w:overflowPunct/>
              <w:topLinePunct w:val="0"/>
              <w:autoSpaceDE w:val="0"/>
              <w:autoSpaceDN w:val="0"/>
              <w:bidi w:val="0"/>
              <w:adjustRightInd w:val="0"/>
              <w:snapToGrid w:val="0"/>
              <w:spacing w:beforeAutospacing="0" w:line="240" w:lineRule="auto"/>
              <w:ind w:left="105" w:leftChars="50" w:right="0"/>
              <w:textAlignment w:val="baseline"/>
              <w:rPr>
                <w:color w:val="auto"/>
                <w:sz w:val="21"/>
                <w:szCs w:val="21"/>
                <w:highlight w:val="none"/>
              </w:rPr>
            </w:pPr>
            <w:r>
              <w:rPr>
                <w:color w:val="auto"/>
                <w:spacing w:val="1"/>
                <w:sz w:val="21"/>
                <w:szCs w:val="21"/>
                <w:highlight w:val="none"/>
              </w:rPr>
              <w:t>5F:1张</w:t>
            </w:r>
          </w:p>
          <w:p w14:paraId="048E3299">
            <w:pPr>
              <w:pStyle w:val="478"/>
              <w:keepNext w:val="0"/>
              <w:keepLines w:val="0"/>
              <w:pageBreakBefore w:val="0"/>
              <w:widowControl/>
              <w:kinsoku w:val="0"/>
              <w:wordWrap/>
              <w:overflowPunct/>
              <w:topLinePunct w:val="0"/>
              <w:autoSpaceDE w:val="0"/>
              <w:autoSpaceDN w:val="0"/>
              <w:bidi w:val="0"/>
              <w:adjustRightInd w:val="0"/>
              <w:snapToGrid w:val="0"/>
              <w:spacing w:beforeAutospacing="0" w:line="240" w:lineRule="auto"/>
              <w:ind w:left="105" w:leftChars="50" w:right="0"/>
              <w:textAlignment w:val="baseline"/>
              <w:rPr>
                <w:color w:val="auto"/>
                <w:sz w:val="21"/>
                <w:szCs w:val="21"/>
                <w:highlight w:val="none"/>
              </w:rPr>
            </w:pPr>
            <w:r>
              <w:rPr>
                <w:color w:val="auto"/>
                <w:sz w:val="21"/>
                <w:szCs w:val="21"/>
                <w:highlight w:val="none"/>
              </w:rPr>
              <w:t>急诊综合病房：主任办公室1张、护长办公室1张</w:t>
            </w:r>
            <w:r>
              <w:rPr>
                <w:color w:val="auto"/>
                <w:spacing w:val="8"/>
                <w:sz w:val="21"/>
                <w:szCs w:val="21"/>
                <w:highlight w:val="none"/>
              </w:rPr>
              <w:t xml:space="preserve"> </w:t>
            </w:r>
            <w:r>
              <w:rPr>
                <w:color w:val="auto"/>
                <w:spacing w:val="-1"/>
                <w:sz w:val="21"/>
                <w:szCs w:val="21"/>
                <w:highlight w:val="none"/>
              </w:rPr>
              <w:t>EICU:主任办公室1张、护长办公室1张</w:t>
            </w:r>
          </w:p>
        </w:tc>
        <w:tc>
          <w:tcPr>
            <w:tcW w:w="2013" w:type="dxa"/>
            <w:vAlign w:val="top"/>
          </w:tcPr>
          <w:p w14:paraId="5C9ABA04">
            <w:pPr>
              <w:pStyle w:val="478"/>
              <w:keepNext w:val="0"/>
              <w:keepLines w:val="0"/>
              <w:pageBreakBefore w:val="0"/>
              <w:widowControl/>
              <w:kinsoku w:val="0"/>
              <w:wordWrap/>
              <w:overflowPunct/>
              <w:topLinePunct w:val="0"/>
              <w:autoSpaceDE w:val="0"/>
              <w:autoSpaceDN w:val="0"/>
              <w:bidi w:val="0"/>
              <w:adjustRightInd w:val="0"/>
              <w:snapToGrid w:val="0"/>
              <w:spacing w:beforeAutospacing="0" w:line="240" w:lineRule="auto"/>
              <w:ind w:left="105" w:leftChars="50" w:right="0"/>
              <w:textAlignment w:val="baseline"/>
              <w:rPr>
                <w:color w:val="auto"/>
                <w:sz w:val="21"/>
                <w:szCs w:val="21"/>
                <w:highlight w:val="none"/>
              </w:rPr>
            </w:pPr>
          </w:p>
        </w:tc>
        <w:tc>
          <w:tcPr>
            <w:tcW w:w="2228" w:type="dxa"/>
            <w:vAlign w:val="top"/>
          </w:tcPr>
          <w:p w14:paraId="37C63EE5">
            <w:pPr>
              <w:pStyle w:val="478"/>
              <w:keepNext w:val="0"/>
              <w:keepLines w:val="0"/>
              <w:pageBreakBefore w:val="0"/>
              <w:widowControl/>
              <w:kinsoku w:val="0"/>
              <w:wordWrap/>
              <w:overflowPunct/>
              <w:topLinePunct w:val="0"/>
              <w:autoSpaceDE w:val="0"/>
              <w:autoSpaceDN w:val="0"/>
              <w:bidi w:val="0"/>
              <w:adjustRightInd w:val="0"/>
              <w:snapToGrid w:val="0"/>
              <w:spacing w:beforeAutospacing="0" w:line="240" w:lineRule="auto"/>
              <w:ind w:left="105" w:leftChars="50" w:right="0"/>
              <w:textAlignment w:val="baseline"/>
              <w:rPr>
                <w:color w:val="auto"/>
                <w:sz w:val="21"/>
                <w:szCs w:val="21"/>
                <w:highlight w:val="none"/>
              </w:rPr>
            </w:pPr>
          </w:p>
        </w:tc>
      </w:tr>
      <w:tr w14:paraId="121DBA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vAlign w:val="center"/>
          </w:tcPr>
          <w:p w14:paraId="4BED7E69">
            <w:pPr>
              <w:pStyle w:val="478"/>
              <w:keepNext w:val="0"/>
              <w:keepLines w:val="0"/>
              <w:pageBreakBefore w:val="0"/>
              <w:widowControl/>
              <w:numPr>
                <w:ilvl w:val="0"/>
                <w:numId w:val="11"/>
              </w:numPr>
              <w:kinsoku w:val="0"/>
              <w:wordWrap/>
              <w:overflowPunct/>
              <w:topLinePunct w:val="0"/>
              <w:autoSpaceDE w:val="0"/>
              <w:autoSpaceDN w:val="0"/>
              <w:bidi w:val="0"/>
              <w:adjustRightInd w:val="0"/>
              <w:snapToGrid w:val="0"/>
              <w:spacing w:line="240" w:lineRule="auto"/>
              <w:ind w:left="454" w:leftChars="0" w:hanging="454" w:firstLineChars="0"/>
              <w:jc w:val="center"/>
              <w:textAlignment w:val="baseline"/>
              <w:rPr>
                <w:color w:val="auto"/>
                <w:sz w:val="21"/>
                <w:szCs w:val="21"/>
                <w:highlight w:val="none"/>
              </w:rPr>
            </w:pPr>
          </w:p>
        </w:tc>
        <w:tc>
          <w:tcPr>
            <w:tcW w:w="1714" w:type="dxa"/>
            <w:vAlign w:val="center"/>
          </w:tcPr>
          <w:p w14:paraId="2C8C81AE">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pacing w:val="-2"/>
                <w:sz w:val="21"/>
                <w:szCs w:val="21"/>
                <w:highlight w:val="none"/>
              </w:rPr>
              <w:t>班椅4</w:t>
            </w:r>
          </w:p>
        </w:tc>
        <w:tc>
          <w:tcPr>
            <w:tcW w:w="1080" w:type="dxa"/>
            <w:vAlign w:val="center"/>
          </w:tcPr>
          <w:p w14:paraId="5727A8CA">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pacing w:val="-6"/>
                <w:sz w:val="21"/>
                <w:szCs w:val="21"/>
                <w:highlight w:val="none"/>
              </w:rPr>
              <w:t>109</w:t>
            </w:r>
          </w:p>
        </w:tc>
        <w:tc>
          <w:tcPr>
            <w:tcW w:w="960" w:type="dxa"/>
            <w:vAlign w:val="center"/>
          </w:tcPr>
          <w:p w14:paraId="5E68504F">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z w:val="21"/>
                <w:szCs w:val="21"/>
                <w:highlight w:val="none"/>
              </w:rPr>
              <w:t>张</w:t>
            </w:r>
          </w:p>
        </w:tc>
        <w:tc>
          <w:tcPr>
            <w:tcW w:w="4838" w:type="dxa"/>
            <w:vAlign w:val="center"/>
          </w:tcPr>
          <w:p w14:paraId="555FA4A4">
            <w:pPr>
              <w:pStyle w:val="478"/>
              <w:keepNext w:val="0"/>
              <w:keepLines w:val="0"/>
              <w:pageBreakBefore w:val="0"/>
              <w:widowControl/>
              <w:kinsoku w:val="0"/>
              <w:wordWrap/>
              <w:overflowPunct/>
              <w:topLinePunct w:val="0"/>
              <w:autoSpaceDE w:val="0"/>
              <w:autoSpaceDN w:val="0"/>
              <w:bidi w:val="0"/>
              <w:adjustRightInd w:val="0"/>
              <w:snapToGrid w:val="0"/>
              <w:spacing w:beforeAutospacing="0" w:line="240" w:lineRule="auto"/>
              <w:ind w:left="105" w:leftChars="50" w:right="0"/>
              <w:jc w:val="both"/>
              <w:textAlignment w:val="baseline"/>
              <w:rPr>
                <w:color w:val="auto"/>
                <w:spacing w:val="1"/>
                <w:sz w:val="21"/>
                <w:szCs w:val="21"/>
                <w:highlight w:val="none"/>
              </w:rPr>
            </w:pPr>
            <w:r>
              <w:rPr>
                <w:color w:val="auto"/>
                <w:spacing w:val="1"/>
                <w:sz w:val="21"/>
                <w:szCs w:val="21"/>
                <w:highlight w:val="none"/>
              </w:rPr>
              <w:t>医生办72张</w:t>
            </w:r>
          </w:p>
          <w:p w14:paraId="171A014E">
            <w:pPr>
              <w:pStyle w:val="478"/>
              <w:keepNext w:val="0"/>
              <w:keepLines w:val="0"/>
              <w:pageBreakBefore w:val="0"/>
              <w:widowControl/>
              <w:kinsoku w:val="0"/>
              <w:wordWrap/>
              <w:overflowPunct/>
              <w:topLinePunct w:val="0"/>
              <w:autoSpaceDE w:val="0"/>
              <w:autoSpaceDN w:val="0"/>
              <w:bidi w:val="0"/>
              <w:adjustRightInd w:val="0"/>
              <w:snapToGrid w:val="0"/>
              <w:spacing w:beforeAutospacing="0" w:line="240" w:lineRule="auto"/>
              <w:ind w:left="105" w:leftChars="50" w:right="0"/>
              <w:jc w:val="both"/>
              <w:textAlignment w:val="baseline"/>
              <w:rPr>
                <w:color w:val="auto"/>
                <w:sz w:val="21"/>
                <w:szCs w:val="21"/>
                <w:highlight w:val="none"/>
              </w:rPr>
            </w:pPr>
            <w:r>
              <w:rPr>
                <w:color w:val="auto"/>
                <w:spacing w:val="2"/>
                <w:sz w:val="21"/>
                <w:szCs w:val="21"/>
                <w:highlight w:val="none"/>
              </w:rPr>
              <w:t>护长办37</w:t>
            </w:r>
          </w:p>
        </w:tc>
        <w:tc>
          <w:tcPr>
            <w:tcW w:w="2013" w:type="dxa"/>
            <w:vAlign w:val="center"/>
          </w:tcPr>
          <w:p w14:paraId="6BE14923">
            <w:pPr>
              <w:pStyle w:val="478"/>
              <w:keepNext w:val="0"/>
              <w:keepLines w:val="0"/>
              <w:pageBreakBefore w:val="0"/>
              <w:widowControl/>
              <w:kinsoku w:val="0"/>
              <w:wordWrap/>
              <w:overflowPunct/>
              <w:topLinePunct w:val="0"/>
              <w:autoSpaceDE w:val="0"/>
              <w:autoSpaceDN w:val="0"/>
              <w:bidi w:val="0"/>
              <w:adjustRightInd w:val="0"/>
              <w:snapToGrid w:val="0"/>
              <w:spacing w:beforeAutospacing="0" w:line="240" w:lineRule="auto"/>
              <w:ind w:left="105" w:leftChars="50" w:right="0"/>
              <w:jc w:val="both"/>
              <w:textAlignment w:val="baseline"/>
              <w:rPr>
                <w:color w:val="auto"/>
                <w:spacing w:val="2"/>
                <w:sz w:val="21"/>
                <w:szCs w:val="21"/>
                <w:highlight w:val="none"/>
              </w:rPr>
            </w:pPr>
          </w:p>
        </w:tc>
        <w:tc>
          <w:tcPr>
            <w:tcW w:w="2228" w:type="dxa"/>
            <w:vAlign w:val="center"/>
          </w:tcPr>
          <w:p w14:paraId="56A4827C">
            <w:pPr>
              <w:pStyle w:val="478"/>
              <w:keepNext w:val="0"/>
              <w:keepLines w:val="0"/>
              <w:pageBreakBefore w:val="0"/>
              <w:widowControl/>
              <w:kinsoku w:val="0"/>
              <w:wordWrap/>
              <w:overflowPunct/>
              <w:topLinePunct w:val="0"/>
              <w:autoSpaceDE w:val="0"/>
              <w:autoSpaceDN w:val="0"/>
              <w:bidi w:val="0"/>
              <w:adjustRightInd w:val="0"/>
              <w:snapToGrid w:val="0"/>
              <w:spacing w:beforeAutospacing="0" w:line="240" w:lineRule="auto"/>
              <w:ind w:left="105" w:leftChars="50" w:right="0"/>
              <w:jc w:val="both"/>
              <w:textAlignment w:val="baseline"/>
              <w:rPr>
                <w:color w:val="auto"/>
                <w:spacing w:val="2"/>
                <w:sz w:val="21"/>
                <w:szCs w:val="21"/>
                <w:highlight w:val="none"/>
              </w:rPr>
            </w:pPr>
          </w:p>
        </w:tc>
      </w:tr>
      <w:tr w14:paraId="359507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vAlign w:val="center"/>
          </w:tcPr>
          <w:p w14:paraId="4EEC3378">
            <w:pPr>
              <w:pStyle w:val="478"/>
              <w:keepNext w:val="0"/>
              <w:keepLines w:val="0"/>
              <w:pageBreakBefore w:val="0"/>
              <w:widowControl/>
              <w:numPr>
                <w:ilvl w:val="0"/>
                <w:numId w:val="11"/>
              </w:numPr>
              <w:kinsoku w:val="0"/>
              <w:wordWrap/>
              <w:overflowPunct/>
              <w:topLinePunct w:val="0"/>
              <w:autoSpaceDE w:val="0"/>
              <w:autoSpaceDN w:val="0"/>
              <w:bidi w:val="0"/>
              <w:adjustRightInd w:val="0"/>
              <w:snapToGrid w:val="0"/>
              <w:spacing w:line="240" w:lineRule="auto"/>
              <w:ind w:left="454" w:leftChars="0" w:hanging="454" w:firstLineChars="0"/>
              <w:jc w:val="center"/>
              <w:textAlignment w:val="baseline"/>
              <w:rPr>
                <w:color w:val="auto"/>
                <w:sz w:val="21"/>
                <w:szCs w:val="21"/>
                <w:highlight w:val="none"/>
              </w:rPr>
            </w:pPr>
          </w:p>
        </w:tc>
        <w:tc>
          <w:tcPr>
            <w:tcW w:w="1714" w:type="dxa"/>
            <w:vAlign w:val="center"/>
          </w:tcPr>
          <w:p w14:paraId="1F027D08">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pacing w:val="4"/>
                <w:sz w:val="21"/>
                <w:szCs w:val="21"/>
                <w:highlight w:val="none"/>
              </w:rPr>
              <w:t>班前椅2</w:t>
            </w:r>
          </w:p>
        </w:tc>
        <w:tc>
          <w:tcPr>
            <w:tcW w:w="1080" w:type="dxa"/>
            <w:vAlign w:val="center"/>
          </w:tcPr>
          <w:p w14:paraId="0A46DD92">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pacing w:val="-6"/>
                <w:sz w:val="21"/>
                <w:szCs w:val="21"/>
                <w:highlight w:val="none"/>
              </w:rPr>
              <w:t>142</w:t>
            </w:r>
          </w:p>
        </w:tc>
        <w:tc>
          <w:tcPr>
            <w:tcW w:w="960" w:type="dxa"/>
            <w:vAlign w:val="center"/>
          </w:tcPr>
          <w:p w14:paraId="7B029D30">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z w:val="21"/>
                <w:szCs w:val="21"/>
                <w:highlight w:val="none"/>
              </w:rPr>
              <w:t>张</w:t>
            </w:r>
          </w:p>
        </w:tc>
        <w:tc>
          <w:tcPr>
            <w:tcW w:w="4838" w:type="dxa"/>
            <w:vAlign w:val="top"/>
          </w:tcPr>
          <w:p w14:paraId="15167E64">
            <w:pPr>
              <w:pStyle w:val="478"/>
              <w:keepNext w:val="0"/>
              <w:keepLines w:val="0"/>
              <w:pageBreakBefore w:val="0"/>
              <w:widowControl/>
              <w:kinsoku w:val="0"/>
              <w:wordWrap/>
              <w:overflowPunct/>
              <w:topLinePunct w:val="0"/>
              <w:autoSpaceDE w:val="0"/>
              <w:autoSpaceDN w:val="0"/>
              <w:bidi w:val="0"/>
              <w:adjustRightInd w:val="0"/>
              <w:snapToGrid w:val="0"/>
              <w:spacing w:beforeAutospacing="0" w:line="240" w:lineRule="auto"/>
              <w:ind w:left="105" w:leftChars="50" w:right="0" w:firstLine="9"/>
              <w:textAlignment w:val="baseline"/>
              <w:rPr>
                <w:color w:val="auto"/>
                <w:sz w:val="21"/>
                <w:szCs w:val="21"/>
                <w:highlight w:val="none"/>
              </w:rPr>
            </w:pPr>
            <w:r>
              <w:rPr>
                <w:color w:val="auto"/>
                <w:sz w:val="21"/>
                <w:szCs w:val="21"/>
                <w:highlight w:val="none"/>
              </w:rPr>
              <w:t>住院区外科中心7-12F,内科中心7-9</w:t>
            </w:r>
            <w:r>
              <w:rPr>
                <w:color w:val="auto"/>
                <w:spacing w:val="-1"/>
                <w:sz w:val="21"/>
                <w:szCs w:val="21"/>
                <w:highlight w:val="none"/>
              </w:rPr>
              <w:t>F(共9层):主任</w:t>
            </w:r>
            <w:r>
              <w:rPr>
                <w:color w:val="auto"/>
                <w:sz w:val="21"/>
                <w:szCs w:val="21"/>
                <w:highlight w:val="none"/>
              </w:rPr>
              <w:t xml:space="preserve"> 办公室(2间)36张、护长办公室(2间)18张</w:t>
            </w:r>
          </w:p>
          <w:p w14:paraId="30D0F488">
            <w:pPr>
              <w:pStyle w:val="478"/>
              <w:keepNext w:val="0"/>
              <w:keepLines w:val="0"/>
              <w:pageBreakBefore w:val="0"/>
              <w:widowControl/>
              <w:kinsoku w:val="0"/>
              <w:wordWrap/>
              <w:overflowPunct/>
              <w:topLinePunct w:val="0"/>
              <w:autoSpaceDE w:val="0"/>
              <w:autoSpaceDN w:val="0"/>
              <w:bidi w:val="0"/>
              <w:adjustRightInd w:val="0"/>
              <w:snapToGrid w:val="0"/>
              <w:spacing w:beforeAutospacing="0" w:line="240" w:lineRule="auto"/>
              <w:ind w:left="105" w:leftChars="50" w:right="0"/>
              <w:textAlignment w:val="baseline"/>
              <w:rPr>
                <w:rFonts w:hint="eastAsia"/>
                <w:color w:val="auto"/>
                <w:spacing w:val="-1"/>
                <w:sz w:val="21"/>
                <w:szCs w:val="21"/>
                <w:highlight w:val="none"/>
                <w:lang w:val="en-US" w:eastAsia="zh-CN"/>
              </w:rPr>
            </w:pPr>
            <w:r>
              <w:rPr>
                <w:color w:val="auto"/>
                <w:spacing w:val="-1"/>
                <w:sz w:val="21"/>
                <w:szCs w:val="21"/>
                <w:highlight w:val="none"/>
              </w:rPr>
              <w:t>制剂中心5F:配套用房(45.31)2张</w:t>
            </w:r>
            <w:r>
              <w:rPr>
                <w:rFonts w:hint="eastAsia"/>
                <w:color w:val="auto"/>
                <w:spacing w:val="-1"/>
                <w:sz w:val="21"/>
                <w:szCs w:val="21"/>
                <w:highlight w:val="none"/>
                <w:lang w:val="en-US" w:eastAsia="zh-CN"/>
              </w:rPr>
              <w:t xml:space="preserve"> </w:t>
            </w:r>
          </w:p>
          <w:p w14:paraId="6F694983">
            <w:pPr>
              <w:pStyle w:val="478"/>
              <w:keepNext w:val="0"/>
              <w:keepLines w:val="0"/>
              <w:pageBreakBefore w:val="0"/>
              <w:widowControl/>
              <w:kinsoku w:val="0"/>
              <w:wordWrap/>
              <w:overflowPunct/>
              <w:topLinePunct w:val="0"/>
              <w:autoSpaceDE w:val="0"/>
              <w:autoSpaceDN w:val="0"/>
              <w:bidi w:val="0"/>
              <w:adjustRightInd w:val="0"/>
              <w:snapToGrid w:val="0"/>
              <w:spacing w:beforeAutospacing="0" w:line="240" w:lineRule="auto"/>
              <w:ind w:left="105" w:leftChars="50" w:right="0"/>
              <w:textAlignment w:val="baseline"/>
              <w:rPr>
                <w:color w:val="auto"/>
                <w:sz w:val="21"/>
                <w:szCs w:val="21"/>
                <w:highlight w:val="none"/>
              </w:rPr>
            </w:pPr>
            <w:r>
              <w:rPr>
                <w:color w:val="auto"/>
                <w:spacing w:val="1"/>
                <w:sz w:val="21"/>
                <w:szCs w:val="21"/>
                <w:highlight w:val="none"/>
              </w:rPr>
              <w:t>门诊医技楼裙楼</w:t>
            </w:r>
          </w:p>
          <w:p w14:paraId="379EC0DF">
            <w:pPr>
              <w:pStyle w:val="478"/>
              <w:keepNext w:val="0"/>
              <w:keepLines w:val="0"/>
              <w:pageBreakBefore w:val="0"/>
              <w:widowControl/>
              <w:kinsoku w:val="0"/>
              <w:wordWrap/>
              <w:overflowPunct/>
              <w:topLinePunct w:val="0"/>
              <w:autoSpaceDE w:val="0"/>
              <w:autoSpaceDN w:val="0"/>
              <w:bidi w:val="0"/>
              <w:adjustRightInd w:val="0"/>
              <w:snapToGrid w:val="0"/>
              <w:spacing w:beforeAutospacing="0" w:line="240" w:lineRule="auto"/>
              <w:ind w:left="105" w:leftChars="50" w:right="0"/>
              <w:textAlignment w:val="baseline"/>
              <w:rPr>
                <w:color w:val="auto"/>
                <w:sz w:val="21"/>
                <w:szCs w:val="21"/>
                <w:highlight w:val="none"/>
              </w:rPr>
            </w:pPr>
            <w:r>
              <w:rPr>
                <w:color w:val="auto"/>
                <w:spacing w:val="-1"/>
                <w:sz w:val="21"/>
                <w:szCs w:val="21"/>
                <w:highlight w:val="none"/>
              </w:rPr>
              <w:t>B2:主任办公室2张</w:t>
            </w:r>
          </w:p>
          <w:p w14:paraId="0268778A">
            <w:pPr>
              <w:pStyle w:val="478"/>
              <w:keepNext w:val="0"/>
              <w:keepLines w:val="0"/>
              <w:pageBreakBefore w:val="0"/>
              <w:widowControl/>
              <w:kinsoku w:val="0"/>
              <w:wordWrap/>
              <w:overflowPunct/>
              <w:topLinePunct w:val="0"/>
              <w:autoSpaceDE w:val="0"/>
              <w:autoSpaceDN w:val="0"/>
              <w:bidi w:val="0"/>
              <w:adjustRightInd w:val="0"/>
              <w:snapToGrid w:val="0"/>
              <w:spacing w:beforeAutospacing="0" w:line="240" w:lineRule="auto"/>
              <w:ind w:left="105" w:leftChars="50" w:right="0"/>
              <w:textAlignment w:val="baseline"/>
              <w:rPr>
                <w:color w:val="auto"/>
                <w:sz w:val="21"/>
                <w:szCs w:val="21"/>
                <w:highlight w:val="none"/>
              </w:rPr>
            </w:pPr>
            <w:r>
              <w:rPr>
                <w:color w:val="auto"/>
                <w:sz w:val="21"/>
                <w:szCs w:val="21"/>
                <w:highlight w:val="none"/>
              </w:rPr>
              <w:t>1F:主任办公室6张、护长办公室8张</w:t>
            </w:r>
          </w:p>
          <w:p w14:paraId="4CE1D945">
            <w:pPr>
              <w:pStyle w:val="478"/>
              <w:keepNext w:val="0"/>
              <w:keepLines w:val="0"/>
              <w:pageBreakBefore w:val="0"/>
              <w:widowControl/>
              <w:kinsoku w:val="0"/>
              <w:wordWrap/>
              <w:overflowPunct/>
              <w:topLinePunct w:val="0"/>
              <w:autoSpaceDE w:val="0"/>
              <w:autoSpaceDN w:val="0"/>
              <w:bidi w:val="0"/>
              <w:adjustRightInd w:val="0"/>
              <w:snapToGrid w:val="0"/>
              <w:spacing w:beforeAutospacing="0" w:line="240" w:lineRule="auto"/>
              <w:ind w:left="105" w:leftChars="50" w:right="0"/>
              <w:textAlignment w:val="baseline"/>
              <w:rPr>
                <w:color w:val="auto"/>
                <w:sz w:val="21"/>
                <w:szCs w:val="21"/>
                <w:highlight w:val="none"/>
              </w:rPr>
            </w:pPr>
            <w:r>
              <w:rPr>
                <w:color w:val="auto"/>
                <w:spacing w:val="-1"/>
                <w:sz w:val="21"/>
                <w:szCs w:val="21"/>
                <w:highlight w:val="none"/>
              </w:rPr>
              <w:t>2F:主任办公室8张、护长办公室6张</w:t>
            </w:r>
          </w:p>
          <w:p w14:paraId="223AAE7F">
            <w:pPr>
              <w:pStyle w:val="478"/>
              <w:keepNext w:val="0"/>
              <w:keepLines w:val="0"/>
              <w:pageBreakBefore w:val="0"/>
              <w:widowControl/>
              <w:kinsoku w:val="0"/>
              <w:wordWrap/>
              <w:overflowPunct/>
              <w:topLinePunct w:val="0"/>
              <w:autoSpaceDE w:val="0"/>
              <w:autoSpaceDN w:val="0"/>
              <w:bidi w:val="0"/>
              <w:adjustRightInd w:val="0"/>
              <w:snapToGrid w:val="0"/>
              <w:spacing w:beforeAutospacing="0" w:line="240" w:lineRule="auto"/>
              <w:ind w:left="105" w:leftChars="50" w:right="0" w:firstLine="19"/>
              <w:textAlignment w:val="baseline"/>
              <w:rPr>
                <w:color w:val="auto"/>
                <w:spacing w:val="-1"/>
                <w:sz w:val="21"/>
                <w:szCs w:val="21"/>
                <w:highlight w:val="none"/>
              </w:rPr>
            </w:pPr>
            <w:r>
              <w:rPr>
                <w:color w:val="auto"/>
                <w:spacing w:val="-1"/>
                <w:sz w:val="21"/>
                <w:szCs w:val="21"/>
                <w:highlight w:val="none"/>
              </w:rPr>
              <w:t>3F:护长办公室6张、主任办公室10张、</w:t>
            </w:r>
          </w:p>
          <w:p w14:paraId="2E2251DC">
            <w:pPr>
              <w:pStyle w:val="478"/>
              <w:keepNext w:val="0"/>
              <w:keepLines w:val="0"/>
              <w:pageBreakBefore w:val="0"/>
              <w:widowControl/>
              <w:kinsoku w:val="0"/>
              <w:wordWrap/>
              <w:overflowPunct/>
              <w:topLinePunct w:val="0"/>
              <w:autoSpaceDE w:val="0"/>
              <w:autoSpaceDN w:val="0"/>
              <w:bidi w:val="0"/>
              <w:adjustRightInd w:val="0"/>
              <w:snapToGrid w:val="0"/>
              <w:spacing w:beforeAutospacing="0" w:line="240" w:lineRule="auto"/>
              <w:ind w:left="105" w:leftChars="50" w:right="0" w:firstLine="19"/>
              <w:textAlignment w:val="baseline"/>
              <w:rPr>
                <w:color w:val="auto"/>
                <w:sz w:val="21"/>
                <w:szCs w:val="21"/>
                <w:highlight w:val="none"/>
              </w:rPr>
            </w:pPr>
            <w:r>
              <w:rPr>
                <w:color w:val="auto"/>
                <w:spacing w:val="-1"/>
                <w:sz w:val="21"/>
                <w:szCs w:val="21"/>
                <w:highlight w:val="none"/>
              </w:rPr>
              <w:t>4F:主任办公室</w:t>
            </w:r>
            <w:r>
              <w:rPr>
                <w:color w:val="auto"/>
                <w:spacing w:val="14"/>
                <w:sz w:val="21"/>
                <w:szCs w:val="21"/>
                <w:highlight w:val="none"/>
              </w:rPr>
              <w:t xml:space="preserve"> </w:t>
            </w:r>
            <w:r>
              <w:rPr>
                <w:color w:val="auto"/>
                <w:spacing w:val="-1"/>
                <w:sz w:val="21"/>
                <w:szCs w:val="21"/>
                <w:highlight w:val="none"/>
              </w:rPr>
              <w:t>8张、办公室(主任/专家)6张、护长办公室6张</w:t>
            </w:r>
          </w:p>
          <w:p w14:paraId="0B2C5914">
            <w:pPr>
              <w:pStyle w:val="478"/>
              <w:keepNext w:val="0"/>
              <w:keepLines w:val="0"/>
              <w:pageBreakBefore w:val="0"/>
              <w:widowControl/>
              <w:kinsoku w:val="0"/>
              <w:wordWrap/>
              <w:overflowPunct/>
              <w:topLinePunct w:val="0"/>
              <w:autoSpaceDE w:val="0"/>
              <w:autoSpaceDN w:val="0"/>
              <w:bidi w:val="0"/>
              <w:adjustRightInd w:val="0"/>
              <w:snapToGrid w:val="0"/>
              <w:spacing w:beforeAutospacing="0" w:line="240" w:lineRule="auto"/>
              <w:ind w:left="105" w:leftChars="50" w:right="0"/>
              <w:textAlignment w:val="baseline"/>
              <w:rPr>
                <w:color w:val="auto"/>
                <w:sz w:val="21"/>
                <w:szCs w:val="21"/>
                <w:highlight w:val="none"/>
              </w:rPr>
            </w:pPr>
            <w:r>
              <w:rPr>
                <w:color w:val="auto"/>
                <w:spacing w:val="-1"/>
                <w:sz w:val="21"/>
                <w:szCs w:val="21"/>
                <w:highlight w:val="none"/>
              </w:rPr>
              <w:t>5F:主任办公室8张、护长办公室2张</w:t>
            </w:r>
          </w:p>
          <w:p w14:paraId="1F2CD2CF">
            <w:pPr>
              <w:pStyle w:val="478"/>
              <w:keepNext w:val="0"/>
              <w:keepLines w:val="0"/>
              <w:pageBreakBefore w:val="0"/>
              <w:widowControl/>
              <w:kinsoku w:val="0"/>
              <w:wordWrap/>
              <w:overflowPunct/>
              <w:topLinePunct w:val="0"/>
              <w:autoSpaceDE w:val="0"/>
              <w:autoSpaceDN w:val="0"/>
              <w:bidi w:val="0"/>
              <w:adjustRightInd w:val="0"/>
              <w:snapToGrid w:val="0"/>
              <w:spacing w:beforeAutospacing="0" w:line="240" w:lineRule="auto"/>
              <w:ind w:left="105" w:leftChars="50" w:right="0"/>
              <w:textAlignment w:val="baseline"/>
              <w:rPr>
                <w:color w:val="auto"/>
                <w:sz w:val="21"/>
                <w:szCs w:val="21"/>
                <w:highlight w:val="none"/>
              </w:rPr>
            </w:pPr>
            <w:r>
              <w:rPr>
                <w:color w:val="auto"/>
                <w:sz w:val="21"/>
                <w:szCs w:val="21"/>
                <w:highlight w:val="none"/>
              </w:rPr>
              <w:t>急诊综合病房：主任办公室2张、护长办公室2张</w:t>
            </w:r>
            <w:r>
              <w:rPr>
                <w:color w:val="auto"/>
                <w:spacing w:val="8"/>
                <w:sz w:val="21"/>
                <w:szCs w:val="21"/>
                <w:highlight w:val="none"/>
              </w:rPr>
              <w:t xml:space="preserve"> </w:t>
            </w:r>
            <w:r>
              <w:rPr>
                <w:color w:val="auto"/>
                <w:sz w:val="21"/>
                <w:szCs w:val="21"/>
                <w:highlight w:val="none"/>
              </w:rPr>
              <w:t>EICU</w:t>
            </w:r>
            <w:r>
              <w:rPr>
                <w:color w:val="auto"/>
                <w:spacing w:val="5"/>
                <w:sz w:val="21"/>
                <w:szCs w:val="21"/>
                <w:highlight w:val="none"/>
              </w:rPr>
              <w:t>:主任办公室2张、护长办公室2张、</w:t>
            </w:r>
          </w:p>
          <w:p w14:paraId="0B4238E1">
            <w:pPr>
              <w:pStyle w:val="478"/>
              <w:keepNext w:val="0"/>
              <w:keepLines w:val="0"/>
              <w:pageBreakBefore w:val="0"/>
              <w:widowControl/>
              <w:kinsoku w:val="0"/>
              <w:wordWrap/>
              <w:overflowPunct/>
              <w:topLinePunct w:val="0"/>
              <w:autoSpaceDE w:val="0"/>
              <w:autoSpaceDN w:val="0"/>
              <w:bidi w:val="0"/>
              <w:adjustRightInd w:val="0"/>
              <w:snapToGrid w:val="0"/>
              <w:spacing w:beforeAutospacing="0" w:line="240" w:lineRule="auto"/>
              <w:ind w:left="105" w:leftChars="50" w:right="0"/>
              <w:textAlignment w:val="baseline"/>
              <w:rPr>
                <w:color w:val="auto"/>
                <w:sz w:val="21"/>
                <w:szCs w:val="21"/>
                <w:highlight w:val="none"/>
              </w:rPr>
            </w:pPr>
            <w:r>
              <w:rPr>
                <w:color w:val="auto"/>
                <w:spacing w:val="-2"/>
                <w:sz w:val="21"/>
                <w:szCs w:val="21"/>
                <w:highlight w:val="none"/>
              </w:rPr>
              <w:t>妇科门诊2张</w:t>
            </w:r>
          </w:p>
        </w:tc>
        <w:tc>
          <w:tcPr>
            <w:tcW w:w="2013" w:type="dxa"/>
            <w:vAlign w:val="top"/>
          </w:tcPr>
          <w:p w14:paraId="41A4DC44">
            <w:pPr>
              <w:pStyle w:val="478"/>
              <w:keepNext w:val="0"/>
              <w:keepLines w:val="0"/>
              <w:pageBreakBefore w:val="0"/>
              <w:widowControl/>
              <w:kinsoku w:val="0"/>
              <w:wordWrap/>
              <w:overflowPunct/>
              <w:topLinePunct w:val="0"/>
              <w:autoSpaceDE w:val="0"/>
              <w:autoSpaceDN w:val="0"/>
              <w:bidi w:val="0"/>
              <w:adjustRightInd w:val="0"/>
              <w:snapToGrid w:val="0"/>
              <w:spacing w:beforeAutospacing="0" w:line="240" w:lineRule="auto"/>
              <w:ind w:left="105" w:leftChars="50" w:right="0"/>
              <w:textAlignment w:val="baseline"/>
              <w:rPr>
                <w:color w:val="auto"/>
                <w:spacing w:val="-2"/>
                <w:sz w:val="21"/>
                <w:szCs w:val="21"/>
                <w:highlight w:val="none"/>
              </w:rPr>
            </w:pPr>
          </w:p>
        </w:tc>
        <w:tc>
          <w:tcPr>
            <w:tcW w:w="2228" w:type="dxa"/>
            <w:vAlign w:val="top"/>
          </w:tcPr>
          <w:p w14:paraId="253D860C">
            <w:pPr>
              <w:pStyle w:val="478"/>
              <w:keepNext w:val="0"/>
              <w:keepLines w:val="0"/>
              <w:pageBreakBefore w:val="0"/>
              <w:widowControl/>
              <w:kinsoku w:val="0"/>
              <w:wordWrap/>
              <w:overflowPunct/>
              <w:topLinePunct w:val="0"/>
              <w:autoSpaceDE w:val="0"/>
              <w:autoSpaceDN w:val="0"/>
              <w:bidi w:val="0"/>
              <w:adjustRightInd w:val="0"/>
              <w:snapToGrid w:val="0"/>
              <w:spacing w:beforeAutospacing="0" w:line="240" w:lineRule="auto"/>
              <w:ind w:left="105" w:leftChars="50" w:right="0"/>
              <w:textAlignment w:val="baseline"/>
              <w:rPr>
                <w:color w:val="auto"/>
                <w:spacing w:val="-2"/>
                <w:sz w:val="21"/>
                <w:szCs w:val="21"/>
                <w:highlight w:val="none"/>
              </w:rPr>
            </w:pPr>
          </w:p>
        </w:tc>
      </w:tr>
      <w:tr w14:paraId="186079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vAlign w:val="center"/>
          </w:tcPr>
          <w:p w14:paraId="278F5899">
            <w:pPr>
              <w:pStyle w:val="478"/>
              <w:keepNext w:val="0"/>
              <w:keepLines w:val="0"/>
              <w:pageBreakBefore w:val="0"/>
              <w:widowControl/>
              <w:numPr>
                <w:ilvl w:val="0"/>
                <w:numId w:val="11"/>
              </w:numPr>
              <w:kinsoku w:val="0"/>
              <w:wordWrap/>
              <w:overflowPunct/>
              <w:topLinePunct w:val="0"/>
              <w:autoSpaceDE w:val="0"/>
              <w:autoSpaceDN w:val="0"/>
              <w:bidi w:val="0"/>
              <w:adjustRightInd w:val="0"/>
              <w:snapToGrid w:val="0"/>
              <w:spacing w:line="240" w:lineRule="auto"/>
              <w:ind w:left="454" w:leftChars="0" w:hanging="454" w:firstLineChars="0"/>
              <w:jc w:val="center"/>
              <w:textAlignment w:val="baseline"/>
              <w:rPr>
                <w:color w:val="auto"/>
                <w:sz w:val="21"/>
                <w:szCs w:val="21"/>
                <w:highlight w:val="none"/>
              </w:rPr>
            </w:pPr>
          </w:p>
        </w:tc>
        <w:tc>
          <w:tcPr>
            <w:tcW w:w="1714" w:type="dxa"/>
            <w:vAlign w:val="center"/>
          </w:tcPr>
          <w:p w14:paraId="124C0226">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leftChars="0"/>
              <w:jc w:val="center"/>
              <w:textAlignment w:val="baseline"/>
              <w:rPr>
                <w:color w:val="auto"/>
                <w:sz w:val="21"/>
                <w:szCs w:val="21"/>
                <w:highlight w:val="none"/>
              </w:rPr>
            </w:pPr>
            <w:r>
              <w:rPr>
                <w:color w:val="auto"/>
                <w:spacing w:val="1"/>
                <w:sz w:val="21"/>
                <w:szCs w:val="21"/>
                <w:highlight w:val="none"/>
              </w:rPr>
              <w:t>医用办公室沙发</w:t>
            </w:r>
          </w:p>
        </w:tc>
        <w:tc>
          <w:tcPr>
            <w:tcW w:w="1080" w:type="dxa"/>
            <w:vAlign w:val="center"/>
          </w:tcPr>
          <w:p w14:paraId="1F70C677">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leftChars="0"/>
              <w:jc w:val="center"/>
              <w:textAlignment w:val="baseline"/>
              <w:rPr>
                <w:color w:val="auto"/>
                <w:sz w:val="21"/>
                <w:szCs w:val="21"/>
                <w:highlight w:val="none"/>
              </w:rPr>
            </w:pPr>
            <w:r>
              <w:rPr>
                <w:color w:val="auto"/>
                <w:spacing w:val="-4"/>
                <w:sz w:val="21"/>
                <w:szCs w:val="21"/>
                <w:highlight w:val="none"/>
              </w:rPr>
              <w:t>39</w:t>
            </w:r>
          </w:p>
        </w:tc>
        <w:tc>
          <w:tcPr>
            <w:tcW w:w="960" w:type="dxa"/>
            <w:vAlign w:val="center"/>
          </w:tcPr>
          <w:p w14:paraId="55DD19EC">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leftChars="0"/>
              <w:jc w:val="center"/>
              <w:textAlignment w:val="baseline"/>
              <w:rPr>
                <w:color w:val="auto"/>
                <w:sz w:val="21"/>
                <w:szCs w:val="21"/>
                <w:highlight w:val="none"/>
              </w:rPr>
            </w:pPr>
            <w:r>
              <w:rPr>
                <w:color w:val="auto"/>
                <w:sz w:val="21"/>
                <w:szCs w:val="21"/>
                <w:highlight w:val="none"/>
              </w:rPr>
              <w:t>张</w:t>
            </w:r>
          </w:p>
        </w:tc>
        <w:tc>
          <w:tcPr>
            <w:tcW w:w="4838" w:type="dxa"/>
            <w:vAlign w:val="top"/>
          </w:tcPr>
          <w:p w14:paraId="4251ADE1">
            <w:pPr>
              <w:pStyle w:val="478"/>
              <w:keepNext w:val="0"/>
              <w:keepLines w:val="0"/>
              <w:pageBreakBefore w:val="0"/>
              <w:widowControl/>
              <w:kinsoku w:val="0"/>
              <w:wordWrap/>
              <w:overflowPunct/>
              <w:topLinePunct w:val="0"/>
              <w:autoSpaceDE w:val="0"/>
              <w:autoSpaceDN w:val="0"/>
              <w:bidi w:val="0"/>
              <w:adjustRightInd w:val="0"/>
              <w:snapToGrid w:val="0"/>
              <w:spacing w:beforeAutospacing="0" w:line="240" w:lineRule="auto"/>
              <w:ind w:left="105" w:leftChars="50" w:right="0"/>
              <w:textAlignment w:val="baseline"/>
              <w:rPr>
                <w:color w:val="auto"/>
                <w:sz w:val="21"/>
                <w:szCs w:val="21"/>
                <w:highlight w:val="none"/>
              </w:rPr>
            </w:pPr>
            <w:r>
              <w:rPr>
                <w:color w:val="auto"/>
                <w:sz w:val="21"/>
                <w:szCs w:val="21"/>
                <w:highlight w:val="none"/>
              </w:rPr>
              <w:t>住院区外科中心7-12F,内科中心7-9</w:t>
            </w:r>
            <w:r>
              <w:rPr>
                <w:color w:val="auto"/>
                <w:spacing w:val="-1"/>
                <w:sz w:val="21"/>
                <w:szCs w:val="21"/>
                <w:highlight w:val="none"/>
              </w:rPr>
              <w:t>F(共9层):主任</w:t>
            </w:r>
            <w:r>
              <w:rPr>
                <w:color w:val="auto"/>
                <w:spacing w:val="-2"/>
                <w:sz w:val="21"/>
                <w:szCs w:val="21"/>
                <w:highlight w:val="none"/>
              </w:rPr>
              <w:t>办公室(2间)18张</w:t>
            </w:r>
          </w:p>
          <w:p w14:paraId="7719042B">
            <w:pPr>
              <w:pStyle w:val="478"/>
              <w:keepNext w:val="0"/>
              <w:keepLines w:val="0"/>
              <w:pageBreakBefore w:val="0"/>
              <w:widowControl/>
              <w:kinsoku w:val="0"/>
              <w:wordWrap/>
              <w:overflowPunct/>
              <w:topLinePunct w:val="0"/>
              <w:autoSpaceDE w:val="0"/>
              <w:autoSpaceDN w:val="0"/>
              <w:bidi w:val="0"/>
              <w:adjustRightInd w:val="0"/>
              <w:snapToGrid w:val="0"/>
              <w:spacing w:beforeAutospacing="0" w:line="240" w:lineRule="auto"/>
              <w:ind w:left="105" w:leftChars="50" w:right="0"/>
              <w:textAlignment w:val="baseline"/>
              <w:rPr>
                <w:color w:val="auto"/>
                <w:sz w:val="21"/>
                <w:szCs w:val="21"/>
                <w:highlight w:val="none"/>
              </w:rPr>
            </w:pPr>
            <w:r>
              <w:rPr>
                <w:color w:val="auto"/>
                <w:spacing w:val="1"/>
                <w:sz w:val="21"/>
                <w:szCs w:val="21"/>
                <w:highlight w:val="none"/>
              </w:rPr>
              <w:t xml:space="preserve">门诊医技裙楼2F:主任办公室4张、     </w:t>
            </w:r>
            <w:r>
              <w:rPr>
                <w:color w:val="auto"/>
                <w:spacing w:val="1"/>
                <w:position w:val="-1"/>
                <w:sz w:val="21"/>
                <w:szCs w:val="21"/>
                <w:highlight w:val="none"/>
              </w:rPr>
              <w:t>门</w:t>
            </w:r>
            <w:r>
              <w:rPr>
                <w:color w:val="auto"/>
                <w:position w:val="-1"/>
                <w:sz w:val="21"/>
                <w:szCs w:val="21"/>
                <w:highlight w:val="none"/>
              </w:rPr>
              <w:t>诊医技楼裙</w:t>
            </w:r>
          </w:p>
          <w:p w14:paraId="0525AD4A">
            <w:pPr>
              <w:pStyle w:val="478"/>
              <w:keepNext w:val="0"/>
              <w:keepLines w:val="0"/>
              <w:pageBreakBefore w:val="0"/>
              <w:widowControl/>
              <w:kinsoku w:val="0"/>
              <w:wordWrap/>
              <w:overflowPunct/>
              <w:topLinePunct w:val="0"/>
              <w:autoSpaceDE w:val="0"/>
              <w:autoSpaceDN w:val="0"/>
              <w:bidi w:val="0"/>
              <w:adjustRightInd w:val="0"/>
              <w:snapToGrid w:val="0"/>
              <w:spacing w:beforeAutospacing="0" w:line="240" w:lineRule="auto"/>
              <w:ind w:left="105" w:leftChars="50" w:right="0"/>
              <w:textAlignment w:val="baseline"/>
              <w:rPr>
                <w:color w:val="auto"/>
                <w:sz w:val="21"/>
                <w:szCs w:val="21"/>
                <w:highlight w:val="none"/>
              </w:rPr>
            </w:pPr>
            <w:r>
              <w:rPr>
                <w:color w:val="auto"/>
                <w:spacing w:val="-1"/>
                <w:sz w:val="21"/>
                <w:szCs w:val="21"/>
                <w:highlight w:val="none"/>
              </w:rPr>
              <w:t>楼4F:办公室(主任/专家)5张</w:t>
            </w:r>
          </w:p>
          <w:p w14:paraId="6E08D50B">
            <w:pPr>
              <w:pStyle w:val="478"/>
              <w:keepNext w:val="0"/>
              <w:keepLines w:val="0"/>
              <w:pageBreakBefore w:val="0"/>
              <w:widowControl/>
              <w:kinsoku w:val="0"/>
              <w:wordWrap/>
              <w:overflowPunct/>
              <w:topLinePunct w:val="0"/>
              <w:autoSpaceDE w:val="0"/>
              <w:autoSpaceDN w:val="0"/>
              <w:bidi w:val="0"/>
              <w:adjustRightInd w:val="0"/>
              <w:snapToGrid w:val="0"/>
              <w:spacing w:beforeAutospacing="0" w:line="240" w:lineRule="auto"/>
              <w:ind w:left="105" w:leftChars="50" w:right="0"/>
              <w:textAlignment w:val="baseline"/>
              <w:rPr>
                <w:color w:val="auto"/>
                <w:spacing w:val="15"/>
                <w:sz w:val="21"/>
                <w:szCs w:val="21"/>
                <w:highlight w:val="none"/>
              </w:rPr>
            </w:pPr>
            <w:r>
              <w:rPr>
                <w:color w:val="auto"/>
                <w:spacing w:val="2"/>
                <w:sz w:val="21"/>
                <w:szCs w:val="21"/>
                <w:highlight w:val="none"/>
              </w:rPr>
              <w:t>门诊医技裙楼5F:主任办公室4张、副主任办公室1张、</w:t>
            </w:r>
            <w:r>
              <w:rPr>
                <w:color w:val="auto"/>
                <w:spacing w:val="-1"/>
                <w:sz w:val="21"/>
                <w:szCs w:val="21"/>
                <w:highlight w:val="none"/>
              </w:rPr>
              <w:t>门诊医技裙楼6F:主任室/vip室2张；制剂中心</w:t>
            </w:r>
            <w:r>
              <w:rPr>
                <w:rFonts w:hint="eastAsia"/>
                <w:color w:val="auto"/>
                <w:spacing w:val="-1"/>
                <w:sz w:val="21"/>
                <w:szCs w:val="21"/>
                <w:highlight w:val="none"/>
                <w:lang w:val="en-US" w:eastAsia="zh-CN"/>
              </w:rPr>
              <w:t xml:space="preserve"> </w:t>
            </w:r>
            <w:r>
              <w:rPr>
                <w:color w:val="auto"/>
                <w:spacing w:val="-1"/>
                <w:sz w:val="21"/>
                <w:szCs w:val="21"/>
                <w:highlight w:val="none"/>
              </w:rPr>
              <w:t>5F:配套</w:t>
            </w:r>
            <w:r>
              <w:rPr>
                <w:color w:val="auto"/>
                <w:spacing w:val="4"/>
                <w:sz w:val="21"/>
                <w:szCs w:val="21"/>
                <w:highlight w:val="none"/>
              </w:rPr>
              <w:t>用房(3)1张、配套用房(45.31)1张、</w:t>
            </w:r>
            <w:r>
              <w:rPr>
                <w:color w:val="auto"/>
                <w:spacing w:val="15"/>
                <w:sz w:val="21"/>
                <w:szCs w:val="21"/>
                <w:highlight w:val="none"/>
              </w:rPr>
              <w:t xml:space="preserve"> </w:t>
            </w:r>
          </w:p>
          <w:p w14:paraId="5EF090AC">
            <w:pPr>
              <w:pStyle w:val="478"/>
              <w:keepNext w:val="0"/>
              <w:keepLines w:val="0"/>
              <w:pageBreakBefore w:val="0"/>
              <w:widowControl/>
              <w:kinsoku w:val="0"/>
              <w:wordWrap/>
              <w:overflowPunct/>
              <w:topLinePunct w:val="0"/>
              <w:autoSpaceDE w:val="0"/>
              <w:autoSpaceDN w:val="0"/>
              <w:bidi w:val="0"/>
              <w:adjustRightInd w:val="0"/>
              <w:snapToGrid w:val="0"/>
              <w:spacing w:beforeAutospacing="0" w:line="240" w:lineRule="auto"/>
              <w:ind w:left="105" w:leftChars="50" w:right="0"/>
              <w:jc w:val="both"/>
              <w:textAlignment w:val="baseline"/>
              <w:rPr>
                <w:color w:val="auto"/>
                <w:spacing w:val="5"/>
                <w:sz w:val="21"/>
                <w:szCs w:val="21"/>
                <w:highlight w:val="none"/>
              </w:rPr>
            </w:pPr>
            <w:r>
              <w:rPr>
                <w:color w:val="auto"/>
                <w:spacing w:val="5"/>
                <w:sz w:val="21"/>
                <w:szCs w:val="21"/>
                <w:highlight w:val="none"/>
              </w:rPr>
              <w:t>门诊医技楼裙楼</w:t>
            </w:r>
            <w:r>
              <w:rPr>
                <w:rFonts w:hint="eastAsia"/>
                <w:color w:val="auto"/>
                <w:spacing w:val="5"/>
                <w:sz w:val="21"/>
                <w:szCs w:val="21"/>
                <w:highlight w:val="none"/>
                <w:lang w:val="en-US" w:eastAsia="zh-CN"/>
              </w:rPr>
              <w:t xml:space="preserve"> </w:t>
            </w:r>
            <w:r>
              <w:rPr>
                <w:color w:val="auto"/>
                <w:spacing w:val="5"/>
                <w:sz w:val="21"/>
                <w:szCs w:val="21"/>
                <w:highlight w:val="none"/>
              </w:rPr>
              <w:t>2F;护长办公室2张、</w:t>
            </w:r>
          </w:p>
          <w:p w14:paraId="025320AD">
            <w:pPr>
              <w:pStyle w:val="478"/>
              <w:keepNext w:val="0"/>
              <w:keepLines w:val="0"/>
              <w:pageBreakBefore w:val="0"/>
              <w:widowControl/>
              <w:kinsoku w:val="0"/>
              <w:wordWrap/>
              <w:overflowPunct/>
              <w:topLinePunct w:val="0"/>
              <w:autoSpaceDE w:val="0"/>
              <w:autoSpaceDN w:val="0"/>
              <w:bidi w:val="0"/>
              <w:adjustRightInd w:val="0"/>
              <w:snapToGrid w:val="0"/>
              <w:spacing w:beforeAutospacing="0" w:line="240" w:lineRule="auto"/>
              <w:ind w:left="105" w:leftChars="50" w:right="0"/>
              <w:jc w:val="both"/>
              <w:textAlignment w:val="baseline"/>
              <w:rPr>
                <w:color w:val="auto"/>
                <w:sz w:val="21"/>
                <w:szCs w:val="21"/>
                <w:highlight w:val="none"/>
              </w:rPr>
            </w:pPr>
            <w:r>
              <w:rPr>
                <w:color w:val="auto"/>
                <w:spacing w:val="5"/>
                <w:sz w:val="21"/>
                <w:szCs w:val="21"/>
                <w:highlight w:val="none"/>
              </w:rPr>
              <w:t>门诊医技楼裙楼</w:t>
            </w:r>
            <w:r>
              <w:rPr>
                <w:rFonts w:hint="eastAsia"/>
                <w:color w:val="auto"/>
                <w:spacing w:val="5"/>
                <w:sz w:val="21"/>
                <w:szCs w:val="21"/>
                <w:highlight w:val="none"/>
                <w:lang w:val="en-US" w:eastAsia="zh-CN"/>
              </w:rPr>
              <w:t xml:space="preserve"> </w:t>
            </w:r>
            <w:r>
              <w:rPr>
                <w:color w:val="auto"/>
                <w:spacing w:val="5"/>
                <w:sz w:val="21"/>
                <w:szCs w:val="21"/>
                <w:highlight w:val="none"/>
              </w:rPr>
              <w:t>5F:护长办公室1张、</w:t>
            </w:r>
          </w:p>
        </w:tc>
        <w:tc>
          <w:tcPr>
            <w:tcW w:w="2013" w:type="dxa"/>
            <w:vAlign w:val="top"/>
          </w:tcPr>
          <w:p w14:paraId="1F7FFF58">
            <w:pPr>
              <w:pStyle w:val="478"/>
              <w:keepNext w:val="0"/>
              <w:keepLines w:val="0"/>
              <w:pageBreakBefore w:val="0"/>
              <w:widowControl/>
              <w:kinsoku w:val="0"/>
              <w:wordWrap/>
              <w:overflowPunct/>
              <w:topLinePunct w:val="0"/>
              <w:autoSpaceDE w:val="0"/>
              <w:autoSpaceDN w:val="0"/>
              <w:bidi w:val="0"/>
              <w:adjustRightInd w:val="0"/>
              <w:snapToGrid w:val="0"/>
              <w:spacing w:beforeAutospacing="0" w:line="240" w:lineRule="auto"/>
              <w:ind w:left="105" w:leftChars="50" w:right="0"/>
              <w:jc w:val="both"/>
              <w:textAlignment w:val="baseline"/>
              <w:rPr>
                <w:color w:val="auto"/>
                <w:spacing w:val="5"/>
                <w:sz w:val="21"/>
                <w:szCs w:val="21"/>
                <w:highlight w:val="none"/>
              </w:rPr>
            </w:pPr>
          </w:p>
        </w:tc>
        <w:tc>
          <w:tcPr>
            <w:tcW w:w="2228" w:type="dxa"/>
            <w:vAlign w:val="top"/>
          </w:tcPr>
          <w:p w14:paraId="2D240743">
            <w:pPr>
              <w:pStyle w:val="478"/>
              <w:keepNext w:val="0"/>
              <w:keepLines w:val="0"/>
              <w:pageBreakBefore w:val="0"/>
              <w:widowControl/>
              <w:kinsoku w:val="0"/>
              <w:wordWrap/>
              <w:overflowPunct/>
              <w:topLinePunct w:val="0"/>
              <w:autoSpaceDE w:val="0"/>
              <w:autoSpaceDN w:val="0"/>
              <w:bidi w:val="0"/>
              <w:adjustRightInd w:val="0"/>
              <w:snapToGrid w:val="0"/>
              <w:spacing w:beforeAutospacing="0" w:line="240" w:lineRule="auto"/>
              <w:ind w:left="105" w:leftChars="50" w:right="0"/>
              <w:jc w:val="both"/>
              <w:textAlignment w:val="baseline"/>
              <w:rPr>
                <w:color w:val="auto"/>
                <w:spacing w:val="5"/>
                <w:sz w:val="21"/>
                <w:szCs w:val="21"/>
                <w:highlight w:val="none"/>
              </w:rPr>
            </w:pPr>
          </w:p>
        </w:tc>
      </w:tr>
      <w:tr w14:paraId="634EAD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vAlign w:val="center"/>
          </w:tcPr>
          <w:p w14:paraId="2786FACB">
            <w:pPr>
              <w:pStyle w:val="478"/>
              <w:keepNext w:val="0"/>
              <w:keepLines w:val="0"/>
              <w:pageBreakBefore w:val="0"/>
              <w:widowControl/>
              <w:numPr>
                <w:ilvl w:val="0"/>
                <w:numId w:val="11"/>
              </w:numPr>
              <w:kinsoku w:val="0"/>
              <w:wordWrap/>
              <w:overflowPunct/>
              <w:topLinePunct w:val="0"/>
              <w:autoSpaceDE w:val="0"/>
              <w:autoSpaceDN w:val="0"/>
              <w:bidi w:val="0"/>
              <w:adjustRightInd w:val="0"/>
              <w:snapToGrid w:val="0"/>
              <w:spacing w:line="240" w:lineRule="auto"/>
              <w:ind w:left="454" w:leftChars="0" w:hanging="454" w:firstLineChars="0"/>
              <w:jc w:val="center"/>
              <w:textAlignment w:val="baseline"/>
              <w:rPr>
                <w:color w:val="auto"/>
                <w:sz w:val="21"/>
                <w:szCs w:val="21"/>
                <w:highlight w:val="none"/>
              </w:rPr>
            </w:pPr>
          </w:p>
        </w:tc>
        <w:tc>
          <w:tcPr>
            <w:tcW w:w="1714" w:type="dxa"/>
            <w:vAlign w:val="center"/>
          </w:tcPr>
          <w:p w14:paraId="52147D63">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leftChars="0"/>
              <w:jc w:val="center"/>
              <w:textAlignment w:val="baseline"/>
              <w:rPr>
                <w:color w:val="auto"/>
                <w:sz w:val="21"/>
                <w:szCs w:val="21"/>
                <w:highlight w:val="none"/>
              </w:rPr>
            </w:pPr>
            <w:r>
              <w:rPr>
                <w:color w:val="auto"/>
                <w:spacing w:val="1"/>
                <w:sz w:val="21"/>
                <w:szCs w:val="21"/>
                <w:highlight w:val="none"/>
              </w:rPr>
              <w:t>医用单人沙发</w:t>
            </w:r>
          </w:p>
        </w:tc>
        <w:tc>
          <w:tcPr>
            <w:tcW w:w="1080" w:type="dxa"/>
            <w:vAlign w:val="center"/>
          </w:tcPr>
          <w:p w14:paraId="43FA8186">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leftChars="0"/>
              <w:jc w:val="center"/>
              <w:textAlignment w:val="baseline"/>
              <w:rPr>
                <w:color w:val="auto"/>
                <w:sz w:val="21"/>
                <w:szCs w:val="21"/>
                <w:highlight w:val="none"/>
              </w:rPr>
            </w:pPr>
            <w:r>
              <w:rPr>
                <w:color w:val="auto"/>
                <w:sz w:val="21"/>
                <w:szCs w:val="21"/>
                <w:highlight w:val="none"/>
              </w:rPr>
              <w:t>8</w:t>
            </w:r>
          </w:p>
        </w:tc>
        <w:tc>
          <w:tcPr>
            <w:tcW w:w="960" w:type="dxa"/>
            <w:vAlign w:val="center"/>
          </w:tcPr>
          <w:p w14:paraId="2EEB2591">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leftChars="0"/>
              <w:jc w:val="center"/>
              <w:textAlignment w:val="baseline"/>
              <w:rPr>
                <w:color w:val="auto"/>
                <w:sz w:val="21"/>
                <w:szCs w:val="21"/>
                <w:highlight w:val="none"/>
              </w:rPr>
            </w:pPr>
            <w:r>
              <w:rPr>
                <w:color w:val="auto"/>
                <w:sz w:val="21"/>
                <w:szCs w:val="21"/>
                <w:highlight w:val="none"/>
              </w:rPr>
              <w:t>张</w:t>
            </w:r>
          </w:p>
        </w:tc>
        <w:tc>
          <w:tcPr>
            <w:tcW w:w="4838" w:type="dxa"/>
            <w:vAlign w:val="top"/>
          </w:tcPr>
          <w:p w14:paraId="731FA494">
            <w:pPr>
              <w:pStyle w:val="478"/>
              <w:keepNext w:val="0"/>
              <w:keepLines w:val="0"/>
              <w:pageBreakBefore w:val="0"/>
              <w:widowControl/>
              <w:kinsoku w:val="0"/>
              <w:wordWrap/>
              <w:overflowPunct/>
              <w:topLinePunct w:val="0"/>
              <w:autoSpaceDE w:val="0"/>
              <w:autoSpaceDN w:val="0"/>
              <w:bidi w:val="0"/>
              <w:adjustRightInd w:val="0"/>
              <w:snapToGrid w:val="0"/>
              <w:spacing w:beforeAutospacing="0" w:line="240" w:lineRule="auto"/>
              <w:ind w:left="105" w:leftChars="50" w:right="0"/>
              <w:textAlignment w:val="baseline"/>
              <w:rPr>
                <w:color w:val="auto"/>
                <w:sz w:val="21"/>
                <w:szCs w:val="21"/>
                <w:highlight w:val="none"/>
              </w:rPr>
            </w:pPr>
            <w:r>
              <w:rPr>
                <w:color w:val="auto"/>
                <w:sz w:val="21"/>
                <w:szCs w:val="21"/>
                <w:highlight w:val="none"/>
              </w:rPr>
              <w:t>门诊医技楼裙楼</w:t>
            </w:r>
            <w:r>
              <w:rPr>
                <w:rFonts w:hint="eastAsia"/>
                <w:color w:val="auto"/>
                <w:sz w:val="21"/>
                <w:szCs w:val="21"/>
                <w:highlight w:val="none"/>
                <w:lang w:val="en-US" w:eastAsia="zh-CN"/>
              </w:rPr>
              <w:t xml:space="preserve"> </w:t>
            </w:r>
            <w:r>
              <w:rPr>
                <w:color w:val="auto"/>
                <w:sz w:val="21"/>
                <w:szCs w:val="21"/>
                <w:highlight w:val="none"/>
              </w:rPr>
              <w:t>3F:主任办公室2张</w:t>
            </w:r>
          </w:p>
          <w:p w14:paraId="2F7AF5CF">
            <w:pPr>
              <w:pStyle w:val="478"/>
              <w:keepNext w:val="0"/>
              <w:keepLines w:val="0"/>
              <w:pageBreakBefore w:val="0"/>
              <w:widowControl/>
              <w:kinsoku w:val="0"/>
              <w:wordWrap/>
              <w:overflowPunct/>
              <w:topLinePunct w:val="0"/>
              <w:autoSpaceDE w:val="0"/>
              <w:autoSpaceDN w:val="0"/>
              <w:bidi w:val="0"/>
              <w:adjustRightInd w:val="0"/>
              <w:snapToGrid w:val="0"/>
              <w:spacing w:beforeAutospacing="0" w:line="240" w:lineRule="auto"/>
              <w:ind w:left="105" w:leftChars="50" w:right="0"/>
              <w:textAlignment w:val="baseline"/>
              <w:rPr>
                <w:color w:val="auto"/>
                <w:sz w:val="21"/>
                <w:szCs w:val="21"/>
                <w:highlight w:val="none"/>
              </w:rPr>
            </w:pPr>
            <w:r>
              <w:rPr>
                <w:color w:val="auto"/>
                <w:sz w:val="21"/>
                <w:szCs w:val="21"/>
                <w:highlight w:val="none"/>
              </w:rPr>
              <w:t>门诊医技楼裙楼</w:t>
            </w:r>
            <w:r>
              <w:rPr>
                <w:rFonts w:hint="eastAsia"/>
                <w:color w:val="auto"/>
                <w:sz w:val="21"/>
                <w:szCs w:val="21"/>
                <w:highlight w:val="none"/>
                <w:lang w:val="en-US" w:eastAsia="zh-CN"/>
              </w:rPr>
              <w:t xml:space="preserve"> </w:t>
            </w:r>
            <w:r>
              <w:rPr>
                <w:color w:val="auto"/>
                <w:sz w:val="21"/>
                <w:szCs w:val="21"/>
                <w:highlight w:val="none"/>
              </w:rPr>
              <w:t>6F:主任办公室1张、主任室/vip室1</w:t>
            </w:r>
            <w:r>
              <w:rPr>
                <w:color w:val="auto"/>
                <w:spacing w:val="15"/>
                <w:sz w:val="21"/>
                <w:szCs w:val="21"/>
                <w:highlight w:val="none"/>
              </w:rPr>
              <w:t xml:space="preserve"> </w:t>
            </w:r>
            <w:r>
              <w:rPr>
                <w:color w:val="auto"/>
                <w:spacing w:val="-7"/>
                <w:sz w:val="21"/>
                <w:szCs w:val="21"/>
                <w:highlight w:val="none"/>
              </w:rPr>
              <w:t>张</w:t>
            </w:r>
            <w:r>
              <w:rPr>
                <w:color w:val="auto"/>
                <w:spacing w:val="62"/>
                <w:sz w:val="21"/>
                <w:szCs w:val="21"/>
                <w:highlight w:val="none"/>
              </w:rPr>
              <w:t xml:space="preserve"> </w:t>
            </w:r>
            <w:r>
              <w:rPr>
                <w:color w:val="auto"/>
                <w:spacing w:val="-7"/>
                <w:sz w:val="21"/>
                <w:szCs w:val="21"/>
                <w:highlight w:val="none"/>
              </w:rPr>
              <w:t>；</w:t>
            </w:r>
          </w:p>
          <w:p w14:paraId="290604F7">
            <w:pPr>
              <w:pStyle w:val="478"/>
              <w:keepNext w:val="0"/>
              <w:keepLines w:val="0"/>
              <w:pageBreakBefore w:val="0"/>
              <w:widowControl/>
              <w:kinsoku w:val="0"/>
              <w:wordWrap/>
              <w:overflowPunct/>
              <w:topLinePunct w:val="0"/>
              <w:autoSpaceDE w:val="0"/>
              <w:autoSpaceDN w:val="0"/>
              <w:bidi w:val="0"/>
              <w:adjustRightInd w:val="0"/>
              <w:snapToGrid w:val="0"/>
              <w:spacing w:beforeAutospacing="0" w:line="240" w:lineRule="auto"/>
              <w:ind w:left="105" w:leftChars="50" w:right="0"/>
              <w:textAlignment w:val="baseline"/>
              <w:rPr>
                <w:color w:val="auto"/>
                <w:sz w:val="21"/>
                <w:szCs w:val="21"/>
                <w:highlight w:val="none"/>
              </w:rPr>
            </w:pPr>
            <w:r>
              <w:rPr>
                <w:color w:val="auto"/>
                <w:spacing w:val="-1"/>
                <w:sz w:val="21"/>
                <w:szCs w:val="21"/>
                <w:highlight w:val="none"/>
              </w:rPr>
              <w:t>制剂中心</w:t>
            </w:r>
            <w:r>
              <w:rPr>
                <w:rFonts w:hint="eastAsia"/>
                <w:color w:val="auto"/>
                <w:spacing w:val="-1"/>
                <w:sz w:val="21"/>
                <w:szCs w:val="21"/>
                <w:highlight w:val="none"/>
                <w:lang w:val="en-US" w:eastAsia="zh-CN"/>
              </w:rPr>
              <w:t xml:space="preserve"> </w:t>
            </w:r>
            <w:r>
              <w:rPr>
                <w:color w:val="auto"/>
                <w:spacing w:val="-1"/>
                <w:sz w:val="21"/>
                <w:szCs w:val="21"/>
                <w:highlight w:val="none"/>
              </w:rPr>
              <w:t>5F:配套用房(3)1张、配套用房(45.31)</w:t>
            </w:r>
            <w:r>
              <w:rPr>
                <w:rFonts w:hint="eastAsia"/>
                <w:color w:val="auto"/>
                <w:spacing w:val="-1"/>
                <w:sz w:val="21"/>
                <w:szCs w:val="21"/>
                <w:highlight w:val="none"/>
                <w:lang w:val="en-US" w:eastAsia="zh-CN"/>
              </w:rPr>
              <w:t xml:space="preserve"> </w:t>
            </w:r>
            <w:r>
              <w:rPr>
                <w:color w:val="auto"/>
                <w:spacing w:val="-1"/>
                <w:sz w:val="21"/>
                <w:szCs w:val="21"/>
                <w:highlight w:val="none"/>
              </w:rPr>
              <w:t>3</w:t>
            </w:r>
            <w:r>
              <w:rPr>
                <w:color w:val="auto"/>
                <w:spacing w:val="-7"/>
                <w:sz w:val="21"/>
                <w:szCs w:val="21"/>
                <w:highlight w:val="none"/>
              </w:rPr>
              <w:t>张</w:t>
            </w:r>
            <w:r>
              <w:rPr>
                <w:color w:val="auto"/>
                <w:spacing w:val="43"/>
                <w:sz w:val="21"/>
                <w:szCs w:val="21"/>
                <w:highlight w:val="none"/>
              </w:rPr>
              <w:t xml:space="preserve"> </w:t>
            </w:r>
            <w:r>
              <w:rPr>
                <w:color w:val="auto"/>
                <w:spacing w:val="-7"/>
                <w:sz w:val="21"/>
                <w:szCs w:val="21"/>
                <w:highlight w:val="none"/>
              </w:rPr>
              <w:t>、</w:t>
            </w:r>
          </w:p>
        </w:tc>
        <w:tc>
          <w:tcPr>
            <w:tcW w:w="2013" w:type="dxa"/>
            <w:vAlign w:val="top"/>
          </w:tcPr>
          <w:p w14:paraId="70F64BA7">
            <w:pPr>
              <w:pStyle w:val="478"/>
              <w:keepNext w:val="0"/>
              <w:keepLines w:val="0"/>
              <w:pageBreakBefore w:val="0"/>
              <w:widowControl/>
              <w:kinsoku w:val="0"/>
              <w:wordWrap/>
              <w:overflowPunct/>
              <w:topLinePunct w:val="0"/>
              <w:autoSpaceDE w:val="0"/>
              <w:autoSpaceDN w:val="0"/>
              <w:bidi w:val="0"/>
              <w:adjustRightInd w:val="0"/>
              <w:snapToGrid w:val="0"/>
              <w:spacing w:beforeAutospacing="0" w:line="240" w:lineRule="auto"/>
              <w:ind w:left="105" w:leftChars="50" w:right="0"/>
              <w:textAlignment w:val="baseline"/>
              <w:rPr>
                <w:color w:val="auto"/>
                <w:spacing w:val="-1"/>
                <w:sz w:val="21"/>
                <w:szCs w:val="21"/>
                <w:highlight w:val="none"/>
              </w:rPr>
            </w:pPr>
          </w:p>
        </w:tc>
        <w:tc>
          <w:tcPr>
            <w:tcW w:w="2228" w:type="dxa"/>
            <w:vAlign w:val="top"/>
          </w:tcPr>
          <w:p w14:paraId="75DA04F0">
            <w:pPr>
              <w:pStyle w:val="478"/>
              <w:keepNext w:val="0"/>
              <w:keepLines w:val="0"/>
              <w:pageBreakBefore w:val="0"/>
              <w:widowControl/>
              <w:kinsoku w:val="0"/>
              <w:wordWrap/>
              <w:overflowPunct/>
              <w:topLinePunct w:val="0"/>
              <w:autoSpaceDE w:val="0"/>
              <w:autoSpaceDN w:val="0"/>
              <w:bidi w:val="0"/>
              <w:adjustRightInd w:val="0"/>
              <w:snapToGrid w:val="0"/>
              <w:spacing w:beforeAutospacing="0" w:line="240" w:lineRule="auto"/>
              <w:ind w:left="105" w:leftChars="50" w:right="0"/>
              <w:textAlignment w:val="baseline"/>
              <w:rPr>
                <w:color w:val="auto"/>
                <w:spacing w:val="-1"/>
                <w:sz w:val="21"/>
                <w:szCs w:val="21"/>
                <w:highlight w:val="none"/>
              </w:rPr>
            </w:pPr>
          </w:p>
        </w:tc>
      </w:tr>
      <w:tr w14:paraId="617A33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vAlign w:val="center"/>
          </w:tcPr>
          <w:p w14:paraId="78CBAAF9">
            <w:pPr>
              <w:pStyle w:val="478"/>
              <w:keepNext w:val="0"/>
              <w:keepLines w:val="0"/>
              <w:pageBreakBefore w:val="0"/>
              <w:widowControl/>
              <w:numPr>
                <w:ilvl w:val="0"/>
                <w:numId w:val="11"/>
              </w:numPr>
              <w:kinsoku w:val="0"/>
              <w:wordWrap/>
              <w:overflowPunct/>
              <w:topLinePunct w:val="0"/>
              <w:autoSpaceDE w:val="0"/>
              <w:autoSpaceDN w:val="0"/>
              <w:bidi w:val="0"/>
              <w:adjustRightInd w:val="0"/>
              <w:snapToGrid w:val="0"/>
              <w:spacing w:line="240" w:lineRule="auto"/>
              <w:ind w:left="454" w:leftChars="0" w:hanging="454" w:firstLineChars="0"/>
              <w:jc w:val="center"/>
              <w:textAlignment w:val="baseline"/>
              <w:rPr>
                <w:color w:val="auto"/>
                <w:sz w:val="21"/>
                <w:szCs w:val="21"/>
                <w:highlight w:val="none"/>
              </w:rPr>
            </w:pPr>
          </w:p>
        </w:tc>
        <w:tc>
          <w:tcPr>
            <w:tcW w:w="1714" w:type="dxa"/>
            <w:vAlign w:val="center"/>
          </w:tcPr>
          <w:p w14:paraId="4BBD5EAD">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leftChars="0"/>
              <w:jc w:val="center"/>
              <w:textAlignment w:val="baseline"/>
              <w:rPr>
                <w:color w:val="auto"/>
                <w:sz w:val="21"/>
                <w:szCs w:val="21"/>
                <w:highlight w:val="none"/>
              </w:rPr>
            </w:pPr>
            <w:r>
              <w:rPr>
                <w:color w:val="auto"/>
                <w:spacing w:val="1"/>
                <w:sz w:val="21"/>
                <w:szCs w:val="21"/>
                <w:highlight w:val="none"/>
              </w:rPr>
              <w:t>医生办公室茶几</w:t>
            </w:r>
          </w:p>
        </w:tc>
        <w:tc>
          <w:tcPr>
            <w:tcW w:w="1080" w:type="dxa"/>
            <w:vAlign w:val="center"/>
          </w:tcPr>
          <w:p w14:paraId="5013ED8A">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leftChars="0"/>
              <w:jc w:val="center"/>
              <w:textAlignment w:val="baseline"/>
              <w:rPr>
                <w:color w:val="auto"/>
                <w:sz w:val="21"/>
                <w:szCs w:val="21"/>
                <w:highlight w:val="none"/>
              </w:rPr>
            </w:pPr>
            <w:r>
              <w:rPr>
                <w:color w:val="auto"/>
                <w:spacing w:val="-3"/>
                <w:sz w:val="21"/>
                <w:szCs w:val="21"/>
                <w:highlight w:val="none"/>
              </w:rPr>
              <w:t>25</w:t>
            </w:r>
          </w:p>
        </w:tc>
        <w:tc>
          <w:tcPr>
            <w:tcW w:w="960" w:type="dxa"/>
            <w:vAlign w:val="center"/>
          </w:tcPr>
          <w:p w14:paraId="1083969C">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leftChars="0"/>
              <w:jc w:val="center"/>
              <w:textAlignment w:val="baseline"/>
              <w:rPr>
                <w:color w:val="auto"/>
                <w:sz w:val="21"/>
                <w:szCs w:val="21"/>
                <w:highlight w:val="none"/>
              </w:rPr>
            </w:pPr>
            <w:r>
              <w:rPr>
                <w:color w:val="auto"/>
                <w:sz w:val="21"/>
                <w:szCs w:val="21"/>
                <w:highlight w:val="none"/>
              </w:rPr>
              <w:t>张</w:t>
            </w:r>
          </w:p>
        </w:tc>
        <w:tc>
          <w:tcPr>
            <w:tcW w:w="4838" w:type="dxa"/>
            <w:vAlign w:val="top"/>
          </w:tcPr>
          <w:p w14:paraId="64291A71">
            <w:pPr>
              <w:pStyle w:val="478"/>
              <w:keepNext w:val="0"/>
              <w:keepLines w:val="0"/>
              <w:pageBreakBefore w:val="0"/>
              <w:widowControl/>
              <w:kinsoku w:val="0"/>
              <w:wordWrap/>
              <w:overflowPunct/>
              <w:topLinePunct w:val="0"/>
              <w:autoSpaceDE w:val="0"/>
              <w:autoSpaceDN w:val="0"/>
              <w:bidi w:val="0"/>
              <w:adjustRightInd w:val="0"/>
              <w:snapToGrid w:val="0"/>
              <w:spacing w:beforeAutospacing="0" w:line="240" w:lineRule="auto"/>
              <w:ind w:left="105" w:leftChars="50" w:right="0" w:firstLine="29"/>
              <w:textAlignment w:val="baseline"/>
              <w:rPr>
                <w:color w:val="auto"/>
                <w:sz w:val="21"/>
                <w:szCs w:val="21"/>
                <w:highlight w:val="none"/>
              </w:rPr>
            </w:pPr>
            <w:r>
              <w:rPr>
                <w:color w:val="auto"/>
                <w:spacing w:val="-1"/>
                <w:sz w:val="21"/>
                <w:szCs w:val="21"/>
                <w:highlight w:val="none"/>
              </w:rPr>
              <w:t>行政科研楼</w:t>
            </w:r>
            <w:r>
              <w:rPr>
                <w:rFonts w:hint="eastAsia"/>
                <w:color w:val="auto"/>
                <w:spacing w:val="-1"/>
                <w:sz w:val="21"/>
                <w:szCs w:val="21"/>
                <w:highlight w:val="none"/>
                <w:lang w:val="en-US" w:eastAsia="zh-CN"/>
              </w:rPr>
              <w:t xml:space="preserve"> </w:t>
            </w:r>
            <w:r>
              <w:rPr>
                <w:color w:val="auto"/>
                <w:spacing w:val="-1"/>
                <w:sz w:val="21"/>
                <w:szCs w:val="21"/>
                <w:highlight w:val="none"/>
              </w:rPr>
              <w:t>5F:主任办公室(5间)5张门诊医技楼裙楼</w:t>
            </w:r>
            <w:r>
              <w:rPr>
                <w:color w:val="auto"/>
                <w:spacing w:val="13"/>
                <w:sz w:val="21"/>
                <w:szCs w:val="21"/>
                <w:highlight w:val="none"/>
              </w:rPr>
              <w:t xml:space="preserve"> </w:t>
            </w:r>
            <w:r>
              <w:rPr>
                <w:color w:val="auto"/>
                <w:spacing w:val="-1"/>
                <w:sz w:val="21"/>
                <w:szCs w:val="21"/>
                <w:highlight w:val="none"/>
              </w:rPr>
              <w:t>4F:主任办公室1张、办公室(主任/专家)2张</w:t>
            </w:r>
          </w:p>
          <w:p w14:paraId="11094315">
            <w:pPr>
              <w:pStyle w:val="478"/>
              <w:keepNext w:val="0"/>
              <w:keepLines w:val="0"/>
              <w:pageBreakBefore w:val="0"/>
              <w:widowControl/>
              <w:kinsoku w:val="0"/>
              <w:wordWrap/>
              <w:overflowPunct/>
              <w:topLinePunct w:val="0"/>
              <w:autoSpaceDE w:val="0"/>
              <w:autoSpaceDN w:val="0"/>
              <w:bidi w:val="0"/>
              <w:adjustRightInd w:val="0"/>
              <w:snapToGrid w:val="0"/>
              <w:spacing w:beforeAutospacing="0" w:line="240" w:lineRule="auto"/>
              <w:ind w:left="105" w:leftChars="50" w:right="0"/>
              <w:textAlignment w:val="baseline"/>
              <w:rPr>
                <w:color w:val="auto"/>
                <w:sz w:val="21"/>
                <w:szCs w:val="21"/>
                <w:highlight w:val="none"/>
              </w:rPr>
            </w:pPr>
            <w:r>
              <w:rPr>
                <w:color w:val="auto"/>
                <w:sz w:val="21"/>
                <w:szCs w:val="21"/>
                <w:highlight w:val="none"/>
              </w:rPr>
              <w:t>门诊医技楼裙楼</w:t>
            </w:r>
            <w:r>
              <w:rPr>
                <w:rFonts w:hint="eastAsia"/>
                <w:color w:val="auto"/>
                <w:sz w:val="21"/>
                <w:szCs w:val="21"/>
                <w:highlight w:val="none"/>
                <w:lang w:val="en-US" w:eastAsia="zh-CN"/>
              </w:rPr>
              <w:t xml:space="preserve"> </w:t>
            </w:r>
            <w:r>
              <w:rPr>
                <w:color w:val="auto"/>
                <w:sz w:val="21"/>
                <w:szCs w:val="21"/>
                <w:highlight w:val="none"/>
              </w:rPr>
              <w:t>6F:主任办公室1张、主任室/vip室1</w:t>
            </w:r>
            <w:r>
              <w:rPr>
                <w:color w:val="auto"/>
                <w:spacing w:val="15"/>
                <w:sz w:val="21"/>
                <w:szCs w:val="21"/>
                <w:highlight w:val="none"/>
              </w:rPr>
              <w:t xml:space="preserve"> </w:t>
            </w:r>
            <w:r>
              <w:rPr>
                <w:color w:val="auto"/>
                <w:sz w:val="21"/>
                <w:szCs w:val="21"/>
                <w:highlight w:val="none"/>
              </w:rPr>
              <w:t>张</w:t>
            </w:r>
          </w:p>
          <w:p w14:paraId="405A6B7A">
            <w:pPr>
              <w:pStyle w:val="478"/>
              <w:keepNext w:val="0"/>
              <w:keepLines w:val="0"/>
              <w:pageBreakBefore w:val="0"/>
              <w:widowControl/>
              <w:kinsoku w:val="0"/>
              <w:wordWrap/>
              <w:overflowPunct/>
              <w:topLinePunct w:val="0"/>
              <w:autoSpaceDE w:val="0"/>
              <w:autoSpaceDN w:val="0"/>
              <w:bidi w:val="0"/>
              <w:adjustRightInd w:val="0"/>
              <w:snapToGrid w:val="0"/>
              <w:spacing w:beforeAutospacing="0" w:line="240" w:lineRule="auto"/>
              <w:ind w:left="105" w:leftChars="50" w:right="0"/>
              <w:textAlignment w:val="baseline"/>
              <w:rPr>
                <w:color w:val="auto"/>
                <w:sz w:val="21"/>
                <w:szCs w:val="21"/>
                <w:highlight w:val="none"/>
              </w:rPr>
            </w:pPr>
            <w:r>
              <w:rPr>
                <w:color w:val="auto"/>
                <w:spacing w:val="-2"/>
                <w:sz w:val="21"/>
                <w:szCs w:val="21"/>
                <w:highlight w:val="none"/>
              </w:rPr>
              <w:t>配套用房1张</w:t>
            </w:r>
          </w:p>
        </w:tc>
        <w:tc>
          <w:tcPr>
            <w:tcW w:w="2013" w:type="dxa"/>
            <w:vAlign w:val="top"/>
          </w:tcPr>
          <w:p w14:paraId="301507FE">
            <w:pPr>
              <w:pStyle w:val="478"/>
              <w:keepNext w:val="0"/>
              <w:keepLines w:val="0"/>
              <w:pageBreakBefore w:val="0"/>
              <w:widowControl/>
              <w:kinsoku w:val="0"/>
              <w:wordWrap/>
              <w:overflowPunct/>
              <w:topLinePunct w:val="0"/>
              <w:autoSpaceDE w:val="0"/>
              <w:autoSpaceDN w:val="0"/>
              <w:bidi w:val="0"/>
              <w:adjustRightInd w:val="0"/>
              <w:snapToGrid w:val="0"/>
              <w:spacing w:beforeAutospacing="0" w:line="240" w:lineRule="auto"/>
              <w:ind w:left="105" w:leftChars="50" w:right="0"/>
              <w:textAlignment w:val="baseline"/>
              <w:rPr>
                <w:color w:val="auto"/>
                <w:spacing w:val="-2"/>
                <w:sz w:val="21"/>
                <w:szCs w:val="21"/>
                <w:highlight w:val="none"/>
              </w:rPr>
            </w:pPr>
          </w:p>
        </w:tc>
        <w:tc>
          <w:tcPr>
            <w:tcW w:w="2228" w:type="dxa"/>
            <w:vAlign w:val="top"/>
          </w:tcPr>
          <w:p w14:paraId="2FB6E396">
            <w:pPr>
              <w:pStyle w:val="478"/>
              <w:keepNext w:val="0"/>
              <w:keepLines w:val="0"/>
              <w:pageBreakBefore w:val="0"/>
              <w:widowControl/>
              <w:kinsoku w:val="0"/>
              <w:wordWrap/>
              <w:overflowPunct/>
              <w:topLinePunct w:val="0"/>
              <w:autoSpaceDE w:val="0"/>
              <w:autoSpaceDN w:val="0"/>
              <w:bidi w:val="0"/>
              <w:adjustRightInd w:val="0"/>
              <w:snapToGrid w:val="0"/>
              <w:spacing w:beforeAutospacing="0" w:line="240" w:lineRule="auto"/>
              <w:ind w:left="105" w:leftChars="50" w:right="0"/>
              <w:textAlignment w:val="baseline"/>
              <w:rPr>
                <w:color w:val="auto"/>
                <w:spacing w:val="-2"/>
                <w:sz w:val="21"/>
                <w:szCs w:val="21"/>
                <w:highlight w:val="none"/>
              </w:rPr>
            </w:pPr>
          </w:p>
        </w:tc>
      </w:tr>
      <w:tr w14:paraId="072846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vAlign w:val="center"/>
          </w:tcPr>
          <w:p w14:paraId="4E7784F8">
            <w:pPr>
              <w:pStyle w:val="478"/>
              <w:keepNext w:val="0"/>
              <w:keepLines w:val="0"/>
              <w:pageBreakBefore w:val="0"/>
              <w:widowControl/>
              <w:numPr>
                <w:ilvl w:val="0"/>
                <w:numId w:val="11"/>
              </w:numPr>
              <w:kinsoku w:val="0"/>
              <w:wordWrap/>
              <w:overflowPunct/>
              <w:topLinePunct w:val="0"/>
              <w:autoSpaceDE w:val="0"/>
              <w:autoSpaceDN w:val="0"/>
              <w:bidi w:val="0"/>
              <w:adjustRightInd w:val="0"/>
              <w:snapToGrid w:val="0"/>
              <w:spacing w:line="240" w:lineRule="auto"/>
              <w:ind w:left="454" w:leftChars="0" w:hanging="454" w:firstLineChars="0"/>
              <w:jc w:val="center"/>
              <w:textAlignment w:val="baseline"/>
              <w:rPr>
                <w:color w:val="auto"/>
                <w:sz w:val="21"/>
                <w:szCs w:val="21"/>
                <w:highlight w:val="none"/>
              </w:rPr>
            </w:pPr>
          </w:p>
        </w:tc>
        <w:tc>
          <w:tcPr>
            <w:tcW w:w="1714" w:type="dxa"/>
            <w:vAlign w:val="center"/>
          </w:tcPr>
          <w:p w14:paraId="4B342D1E">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leftChars="0"/>
              <w:jc w:val="center"/>
              <w:textAlignment w:val="baseline"/>
              <w:rPr>
                <w:color w:val="auto"/>
                <w:sz w:val="21"/>
                <w:szCs w:val="21"/>
                <w:highlight w:val="none"/>
              </w:rPr>
            </w:pPr>
            <w:r>
              <w:rPr>
                <w:color w:val="auto"/>
                <w:spacing w:val="1"/>
                <w:sz w:val="21"/>
                <w:szCs w:val="21"/>
                <w:highlight w:val="none"/>
              </w:rPr>
              <w:t>医生办公室方几</w:t>
            </w:r>
          </w:p>
        </w:tc>
        <w:tc>
          <w:tcPr>
            <w:tcW w:w="1080" w:type="dxa"/>
            <w:vAlign w:val="center"/>
          </w:tcPr>
          <w:p w14:paraId="20D4E9D4">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leftChars="0"/>
              <w:jc w:val="center"/>
              <w:textAlignment w:val="baseline"/>
              <w:rPr>
                <w:color w:val="auto"/>
                <w:sz w:val="21"/>
                <w:szCs w:val="21"/>
                <w:highlight w:val="none"/>
              </w:rPr>
            </w:pPr>
            <w:r>
              <w:rPr>
                <w:color w:val="auto"/>
                <w:spacing w:val="-3"/>
                <w:sz w:val="21"/>
                <w:szCs w:val="21"/>
                <w:highlight w:val="none"/>
              </w:rPr>
              <w:t>25</w:t>
            </w:r>
          </w:p>
        </w:tc>
        <w:tc>
          <w:tcPr>
            <w:tcW w:w="960" w:type="dxa"/>
            <w:vAlign w:val="center"/>
          </w:tcPr>
          <w:p w14:paraId="447DD202">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leftChars="0"/>
              <w:jc w:val="center"/>
              <w:textAlignment w:val="baseline"/>
              <w:rPr>
                <w:color w:val="auto"/>
                <w:sz w:val="21"/>
                <w:szCs w:val="21"/>
                <w:highlight w:val="none"/>
              </w:rPr>
            </w:pPr>
            <w:r>
              <w:rPr>
                <w:color w:val="auto"/>
                <w:sz w:val="21"/>
                <w:szCs w:val="21"/>
                <w:highlight w:val="none"/>
              </w:rPr>
              <w:t>张</w:t>
            </w:r>
          </w:p>
        </w:tc>
        <w:tc>
          <w:tcPr>
            <w:tcW w:w="4838" w:type="dxa"/>
            <w:vAlign w:val="top"/>
          </w:tcPr>
          <w:p w14:paraId="69235E55">
            <w:pPr>
              <w:pStyle w:val="478"/>
              <w:keepNext w:val="0"/>
              <w:keepLines w:val="0"/>
              <w:pageBreakBefore w:val="0"/>
              <w:widowControl/>
              <w:kinsoku w:val="0"/>
              <w:wordWrap/>
              <w:overflowPunct/>
              <w:topLinePunct w:val="0"/>
              <w:autoSpaceDE w:val="0"/>
              <w:autoSpaceDN w:val="0"/>
              <w:bidi w:val="0"/>
              <w:adjustRightInd w:val="0"/>
              <w:snapToGrid w:val="0"/>
              <w:spacing w:beforeAutospacing="0" w:line="240" w:lineRule="auto"/>
              <w:ind w:left="134" w:leftChars="50" w:right="0" w:hanging="29"/>
              <w:textAlignment w:val="baseline"/>
              <w:rPr>
                <w:color w:val="auto"/>
                <w:sz w:val="21"/>
                <w:szCs w:val="21"/>
                <w:highlight w:val="none"/>
              </w:rPr>
            </w:pPr>
            <w:r>
              <w:rPr>
                <w:color w:val="auto"/>
                <w:sz w:val="21"/>
                <w:szCs w:val="21"/>
                <w:highlight w:val="none"/>
              </w:rPr>
              <w:t>住院区外科中心7-12F,内科中心7-9</w:t>
            </w:r>
            <w:r>
              <w:rPr>
                <w:color w:val="auto"/>
                <w:spacing w:val="-1"/>
                <w:sz w:val="21"/>
                <w:szCs w:val="21"/>
                <w:highlight w:val="none"/>
              </w:rPr>
              <w:t>F(共9层):主任</w:t>
            </w:r>
            <w:r>
              <w:rPr>
                <w:color w:val="auto"/>
                <w:sz w:val="21"/>
                <w:szCs w:val="21"/>
                <w:highlight w:val="none"/>
              </w:rPr>
              <w:t xml:space="preserve"> </w:t>
            </w:r>
            <w:r>
              <w:rPr>
                <w:color w:val="auto"/>
                <w:spacing w:val="-2"/>
                <w:sz w:val="21"/>
                <w:szCs w:val="21"/>
                <w:highlight w:val="none"/>
              </w:rPr>
              <w:t>办公室(2间)18张</w:t>
            </w:r>
          </w:p>
          <w:p w14:paraId="3B2E1DE4">
            <w:pPr>
              <w:pStyle w:val="478"/>
              <w:keepNext w:val="0"/>
              <w:keepLines w:val="0"/>
              <w:pageBreakBefore w:val="0"/>
              <w:widowControl/>
              <w:kinsoku w:val="0"/>
              <w:wordWrap/>
              <w:overflowPunct/>
              <w:topLinePunct w:val="0"/>
              <w:autoSpaceDE w:val="0"/>
              <w:autoSpaceDN w:val="0"/>
              <w:bidi w:val="0"/>
              <w:adjustRightInd w:val="0"/>
              <w:snapToGrid w:val="0"/>
              <w:spacing w:beforeAutospacing="0" w:line="240" w:lineRule="auto"/>
              <w:ind w:left="105" w:leftChars="50" w:right="0"/>
              <w:textAlignment w:val="baseline"/>
              <w:rPr>
                <w:color w:val="auto"/>
                <w:sz w:val="21"/>
                <w:szCs w:val="21"/>
                <w:highlight w:val="none"/>
              </w:rPr>
            </w:pPr>
            <w:r>
              <w:rPr>
                <w:color w:val="auto"/>
                <w:spacing w:val="-1"/>
                <w:sz w:val="21"/>
                <w:szCs w:val="21"/>
                <w:highlight w:val="none"/>
              </w:rPr>
              <w:t>行政科研楼</w:t>
            </w:r>
            <w:r>
              <w:rPr>
                <w:rFonts w:hint="eastAsia"/>
                <w:color w:val="auto"/>
                <w:spacing w:val="-1"/>
                <w:sz w:val="21"/>
                <w:szCs w:val="21"/>
                <w:highlight w:val="none"/>
                <w:lang w:val="en-US" w:eastAsia="zh-CN"/>
              </w:rPr>
              <w:t xml:space="preserve"> </w:t>
            </w:r>
            <w:r>
              <w:rPr>
                <w:color w:val="auto"/>
                <w:spacing w:val="-1"/>
                <w:sz w:val="21"/>
                <w:szCs w:val="21"/>
                <w:highlight w:val="none"/>
              </w:rPr>
              <w:t>5F:主任办公室(5间)5张</w:t>
            </w:r>
          </w:p>
          <w:p w14:paraId="441D6EAA">
            <w:pPr>
              <w:pStyle w:val="478"/>
              <w:keepNext w:val="0"/>
              <w:keepLines w:val="0"/>
              <w:pageBreakBefore w:val="0"/>
              <w:widowControl/>
              <w:kinsoku w:val="0"/>
              <w:wordWrap/>
              <w:overflowPunct/>
              <w:topLinePunct w:val="0"/>
              <w:autoSpaceDE w:val="0"/>
              <w:autoSpaceDN w:val="0"/>
              <w:bidi w:val="0"/>
              <w:adjustRightInd w:val="0"/>
              <w:snapToGrid w:val="0"/>
              <w:spacing w:beforeAutospacing="0" w:line="240" w:lineRule="auto"/>
              <w:ind w:left="105" w:leftChars="50" w:right="0"/>
              <w:textAlignment w:val="baseline"/>
              <w:rPr>
                <w:color w:val="auto"/>
                <w:sz w:val="21"/>
                <w:szCs w:val="21"/>
                <w:highlight w:val="none"/>
              </w:rPr>
            </w:pPr>
            <w:r>
              <w:rPr>
                <w:color w:val="auto"/>
                <w:sz w:val="21"/>
                <w:szCs w:val="21"/>
                <w:highlight w:val="none"/>
              </w:rPr>
              <w:t>门诊医技楼裙楼</w:t>
            </w:r>
            <w:r>
              <w:rPr>
                <w:rFonts w:hint="eastAsia"/>
                <w:color w:val="auto"/>
                <w:sz w:val="21"/>
                <w:szCs w:val="21"/>
                <w:highlight w:val="none"/>
                <w:lang w:val="en-US" w:eastAsia="zh-CN"/>
              </w:rPr>
              <w:t xml:space="preserve"> </w:t>
            </w:r>
            <w:r>
              <w:rPr>
                <w:color w:val="auto"/>
                <w:sz w:val="21"/>
                <w:szCs w:val="21"/>
                <w:highlight w:val="none"/>
              </w:rPr>
              <w:t>3F:主任办公室1张、主任室/vip室1</w:t>
            </w:r>
            <w:r>
              <w:rPr>
                <w:color w:val="auto"/>
                <w:spacing w:val="15"/>
                <w:sz w:val="21"/>
                <w:szCs w:val="21"/>
                <w:highlight w:val="none"/>
              </w:rPr>
              <w:t xml:space="preserve"> </w:t>
            </w:r>
            <w:r>
              <w:rPr>
                <w:color w:val="auto"/>
                <w:sz w:val="21"/>
                <w:szCs w:val="21"/>
                <w:highlight w:val="none"/>
              </w:rPr>
              <w:t>张</w:t>
            </w:r>
          </w:p>
        </w:tc>
        <w:tc>
          <w:tcPr>
            <w:tcW w:w="2013" w:type="dxa"/>
            <w:vAlign w:val="top"/>
          </w:tcPr>
          <w:p w14:paraId="433A05C8">
            <w:pPr>
              <w:pStyle w:val="478"/>
              <w:keepNext w:val="0"/>
              <w:keepLines w:val="0"/>
              <w:pageBreakBefore w:val="0"/>
              <w:widowControl/>
              <w:kinsoku w:val="0"/>
              <w:wordWrap/>
              <w:overflowPunct/>
              <w:topLinePunct w:val="0"/>
              <w:autoSpaceDE w:val="0"/>
              <w:autoSpaceDN w:val="0"/>
              <w:bidi w:val="0"/>
              <w:adjustRightInd w:val="0"/>
              <w:snapToGrid w:val="0"/>
              <w:spacing w:beforeAutospacing="0" w:line="240" w:lineRule="auto"/>
              <w:ind w:left="105" w:leftChars="50" w:right="0"/>
              <w:textAlignment w:val="baseline"/>
              <w:rPr>
                <w:color w:val="auto"/>
                <w:sz w:val="21"/>
                <w:szCs w:val="21"/>
                <w:highlight w:val="none"/>
              </w:rPr>
            </w:pPr>
          </w:p>
        </w:tc>
        <w:tc>
          <w:tcPr>
            <w:tcW w:w="2228" w:type="dxa"/>
            <w:vAlign w:val="top"/>
          </w:tcPr>
          <w:p w14:paraId="0640BEEB">
            <w:pPr>
              <w:pStyle w:val="478"/>
              <w:keepNext w:val="0"/>
              <w:keepLines w:val="0"/>
              <w:pageBreakBefore w:val="0"/>
              <w:widowControl/>
              <w:kinsoku w:val="0"/>
              <w:wordWrap/>
              <w:overflowPunct/>
              <w:topLinePunct w:val="0"/>
              <w:autoSpaceDE w:val="0"/>
              <w:autoSpaceDN w:val="0"/>
              <w:bidi w:val="0"/>
              <w:adjustRightInd w:val="0"/>
              <w:snapToGrid w:val="0"/>
              <w:spacing w:beforeAutospacing="0" w:line="240" w:lineRule="auto"/>
              <w:ind w:left="105" w:leftChars="50" w:right="0"/>
              <w:textAlignment w:val="baseline"/>
              <w:rPr>
                <w:color w:val="auto"/>
                <w:sz w:val="21"/>
                <w:szCs w:val="21"/>
                <w:highlight w:val="none"/>
              </w:rPr>
            </w:pPr>
          </w:p>
        </w:tc>
      </w:tr>
      <w:tr w14:paraId="17A35B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vAlign w:val="center"/>
          </w:tcPr>
          <w:p w14:paraId="2725EA47">
            <w:pPr>
              <w:pStyle w:val="478"/>
              <w:keepNext w:val="0"/>
              <w:keepLines w:val="0"/>
              <w:pageBreakBefore w:val="0"/>
              <w:widowControl/>
              <w:numPr>
                <w:ilvl w:val="0"/>
                <w:numId w:val="11"/>
              </w:numPr>
              <w:kinsoku w:val="0"/>
              <w:wordWrap/>
              <w:overflowPunct/>
              <w:topLinePunct w:val="0"/>
              <w:autoSpaceDE w:val="0"/>
              <w:autoSpaceDN w:val="0"/>
              <w:bidi w:val="0"/>
              <w:adjustRightInd w:val="0"/>
              <w:snapToGrid w:val="0"/>
              <w:spacing w:line="240" w:lineRule="auto"/>
              <w:ind w:left="454" w:leftChars="0" w:hanging="454" w:firstLineChars="0"/>
              <w:jc w:val="center"/>
              <w:textAlignment w:val="baseline"/>
              <w:rPr>
                <w:color w:val="auto"/>
                <w:sz w:val="21"/>
                <w:szCs w:val="21"/>
                <w:highlight w:val="none"/>
              </w:rPr>
            </w:pPr>
          </w:p>
        </w:tc>
        <w:tc>
          <w:tcPr>
            <w:tcW w:w="1714" w:type="dxa"/>
            <w:vAlign w:val="center"/>
          </w:tcPr>
          <w:p w14:paraId="0336CBEC">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leftChars="0"/>
              <w:jc w:val="center"/>
              <w:textAlignment w:val="baseline"/>
              <w:rPr>
                <w:color w:val="auto"/>
                <w:sz w:val="21"/>
                <w:szCs w:val="21"/>
                <w:highlight w:val="none"/>
              </w:rPr>
            </w:pPr>
            <w:r>
              <w:rPr>
                <w:rFonts w:hint="eastAsia"/>
                <w:color w:val="auto"/>
                <w:spacing w:val="4"/>
                <w:sz w:val="21"/>
                <w:szCs w:val="21"/>
                <w:highlight w:val="none"/>
                <w:lang w:val="en-US" w:eastAsia="zh-CN"/>
              </w:rPr>
              <w:t>套床2</w:t>
            </w:r>
          </w:p>
        </w:tc>
        <w:tc>
          <w:tcPr>
            <w:tcW w:w="1080" w:type="dxa"/>
            <w:vAlign w:val="center"/>
          </w:tcPr>
          <w:p w14:paraId="744B313C">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z w:val="21"/>
                <w:szCs w:val="21"/>
                <w:highlight w:val="none"/>
              </w:rPr>
              <w:t>2</w:t>
            </w:r>
          </w:p>
        </w:tc>
        <w:tc>
          <w:tcPr>
            <w:tcW w:w="960" w:type="dxa"/>
            <w:vAlign w:val="center"/>
          </w:tcPr>
          <w:p w14:paraId="27DFB614">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z w:val="21"/>
                <w:szCs w:val="21"/>
                <w:highlight w:val="none"/>
              </w:rPr>
              <w:t>张</w:t>
            </w:r>
          </w:p>
        </w:tc>
        <w:tc>
          <w:tcPr>
            <w:tcW w:w="4838" w:type="dxa"/>
            <w:vMerge w:val="restart"/>
            <w:vAlign w:val="center"/>
          </w:tcPr>
          <w:p w14:paraId="1FA6A482">
            <w:pPr>
              <w:pStyle w:val="478"/>
              <w:keepNext w:val="0"/>
              <w:keepLines w:val="0"/>
              <w:pageBreakBefore w:val="0"/>
              <w:widowControl/>
              <w:kinsoku w:val="0"/>
              <w:wordWrap/>
              <w:overflowPunct/>
              <w:topLinePunct w:val="0"/>
              <w:autoSpaceDE w:val="0"/>
              <w:autoSpaceDN w:val="0"/>
              <w:bidi w:val="0"/>
              <w:adjustRightInd w:val="0"/>
              <w:snapToGrid w:val="0"/>
              <w:spacing w:beforeAutospacing="0" w:line="240" w:lineRule="auto"/>
              <w:ind w:left="105" w:leftChars="50" w:right="0"/>
              <w:jc w:val="both"/>
              <w:textAlignment w:val="baseline"/>
              <w:rPr>
                <w:color w:val="auto"/>
                <w:sz w:val="21"/>
                <w:szCs w:val="21"/>
                <w:highlight w:val="none"/>
              </w:rPr>
            </w:pPr>
            <w:r>
              <w:rPr>
                <w:color w:val="auto"/>
                <w:sz w:val="21"/>
                <w:szCs w:val="21"/>
                <w:highlight w:val="none"/>
              </w:rPr>
              <w:t>门诊医技楼裙楼</w:t>
            </w:r>
            <w:r>
              <w:rPr>
                <w:rFonts w:hint="eastAsia"/>
                <w:color w:val="auto"/>
                <w:sz w:val="21"/>
                <w:szCs w:val="21"/>
                <w:highlight w:val="none"/>
                <w:lang w:val="en-US" w:eastAsia="zh-CN"/>
              </w:rPr>
              <w:t xml:space="preserve"> </w:t>
            </w:r>
            <w:r>
              <w:rPr>
                <w:color w:val="auto"/>
                <w:sz w:val="21"/>
                <w:szCs w:val="21"/>
                <w:highlight w:val="none"/>
              </w:rPr>
              <w:t>4F:休息2张</w:t>
            </w:r>
          </w:p>
        </w:tc>
        <w:tc>
          <w:tcPr>
            <w:tcW w:w="2013" w:type="dxa"/>
            <w:vAlign w:val="center"/>
          </w:tcPr>
          <w:p w14:paraId="42F74521">
            <w:pPr>
              <w:pStyle w:val="478"/>
              <w:keepNext w:val="0"/>
              <w:keepLines w:val="0"/>
              <w:pageBreakBefore w:val="0"/>
              <w:widowControl/>
              <w:kinsoku w:val="0"/>
              <w:wordWrap/>
              <w:overflowPunct/>
              <w:topLinePunct w:val="0"/>
              <w:autoSpaceDE w:val="0"/>
              <w:autoSpaceDN w:val="0"/>
              <w:bidi w:val="0"/>
              <w:adjustRightInd w:val="0"/>
              <w:snapToGrid w:val="0"/>
              <w:spacing w:beforeAutospacing="0" w:line="240" w:lineRule="auto"/>
              <w:ind w:left="105" w:leftChars="50" w:right="0"/>
              <w:jc w:val="both"/>
              <w:textAlignment w:val="baseline"/>
              <w:rPr>
                <w:color w:val="auto"/>
                <w:sz w:val="21"/>
                <w:szCs w:val="21"/>
                <w:highlight w:val="none"/>
              </w:rPr>
            </w:pPr>
          </w:p>
        </w:tc>
        <w:tc>
          <w:tcPr>
            <w:tcW w:w="2228" w:type="dxa"/>
            <w:vAlign w:val="center"/>
          </w:tcPr>
          <w:p w14:paraId="08612B63">
            <w:pPr>
              <w:pStyle w:val="478"/>
              <w:keepNext w:val="0"/>
              <w:keepLines w:val="0"/>
              <w:pageBreakBefore w:val="0"/>
              <w:widowControl/>
              <w:kinsoku w:val="0"/>
              <w:wordWrap/>
              <w:overflowPunct/>
              <w:topLinePunct w:val="0"/>
              <w:autoSpaceDE w:val="0"/>
              <w:autoSpaceDN w:val="0"/>
              <w:bidi w:val="0"/>
              <w:adjustRightInd w:val="0"/>
              <w:snapToGrid w:val="0"/>
              <w:spacing w:beforeAutospacing="0" w:line="240" w:lineRule="auto"/>
              <w:ind w:left="105" w:leftChars="50" w:right="0"/>
              <w:jc w:val="both"/>
              <w:textAlignment w:val="baseline"/>
              <w:rPr>
                <w:color w:val="auto"/>
                <w:sz w:val="21"/>
                <w:szCs w:val="21"/>
                <w:highlight w:val="none"/>
              </w:rPr>
            </w:pPr>
          </w:p>
        </w:tc>
      </w:tr>
      <w:tr w14:paraId="6BA8EF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vAlign w:val="center"/>
          </w:tcPr>
          <w:p w14:paraId="390A7C37">
            <w:pPr>
              <w:pStyle w:val="478"/>
              <w:keepNext w:val="0"/>
              <w:keepLines w:val="0"/>
              <w:pageBreakBefore w:val="0"/>
              <w:widowControl/>
              <w:numPr>
                <w:ilvl w:val="0"/>
                <w:numId w:val="11"/>
              </w:numPr>
              <w:kinsoku w:val="0"/>
              <w:wordWrap/>
              <w:overflowPunct/>
              <w:topLinePunct w:val="0"/>
              <w:autoSpaceDE w:val="0"/>
              <w:autoSpaceDN w:val="0"/>
              <w:bidi w:val="0"/>
              <w:adjustRightInd w:val="0"/>
              <w:snapToGrid w:val="0"/>
              <w:spacing w:line="240" w:lineRule="auto"/>
              <w:ind w:left="454" w:leftChars="0" w:hanging="454" w:firstLineChars="0"/>
              <w:jc w:val="center"/>
              <w:textAlignment w:val="baseline"/>
              <w:rPr>
                <w:color w:val="auto"/>
                <w:sz w:val="21"/>
                <w:szCs w:val="21"/>
                <w:highlight w:val="none"/>
              </w:rPr>
            </w:pPr>
          </w:p>
        </w:tc>
        <w:tc>
          <w:tcPr>
            <w:tcW w:w="1714" w:type="dxa"/>
            <w:vAlign w:val="center"/>
          </w:tcPr>
          <w:p w14:paraId="33FDB10D">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leftChars="0"/>
              <w:jc w:val="center"/>
              <w:textAlignment w:val="baseline"/>
              <w:rPr>
                <w:color w:val="auto"/>
                <w:spacing w:val="4"/>
                <w:sz w:val="21"/>
                <w:szCs w:val="21"/>
                <w:highlight w:val="none"/>
              </w:rPr>
            </w:pPr>
            <w:r>
              <w:rPr>
                <w:rFonts w:hint="eastAsia"/>
                <w:color w:val="auto"/>
                <w:spacing w:val="4"/>
                <w:sz w:val="21"/>
                <w:szCs w:val="21"/>
                <w:highlight w:val="none"/>
                <w:lang w:val="en-US" w:eastAsia="zh-CN"/>
              </w:rPr>
              <w:t>床垫2</w:t>
            </w:r>
          </w:p>
        </w:tc>
        <w:tc>
          <w:tcPr>
            <w:tcW w:w="1080" w:type="dxa"/>
            <w:vAlign w:val="center"/>
          </w:tcPr>
          <w:p w14:paraId="474C765D">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leftChars="0"/>
              <w:jc w:val="center"/>
              <w:textAlignment w:val="baseline"/>
              <w:rPr>
                <w:color w:val="auto"/>
                <w:sz w:val="21"/>
                <w:szCs w:val="21"/>
                <w:highlight w:val="none"/>
              </w:rPr>
            </w:pPr>
            <w:r>
              <w:rPr>
                <w:color w:val="auto"/>
                <w:sz w:val="21"/>
                <w:szCs w:val="21"/>
                <w:highlight w:val="none"/>
              </w:rPr>
              <w:t>2</w:t>
            </w:r>
          </w:p>
        </w:tc>
        <w:tc>
          <w:tcPr>
            <w:tcW w:w="960" w:type="dxa"/>
            <w:vAlign w:val="center"/>
          </w:tcPr>
          <w:p w14:paraId="4390A27C">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leftChars="0"/>
              <w:jc w:val="center"/>
              <w:textAlignment w:val="baseline"/>
              <w:rPr>
                <w:color w:val="auto"/>
                <w:sz w:val="21"/>
                <w:szCs w:val="21"/>
                <w:highlight w:val="none"/>
              </w:rPr>
            </w:pPr>
            <w:r>
              <w:rPr>
                <w:color w:val="auto"/>
                <w:sz w:val="21"/>
                <w:szCs w:val="21"/>
                <w:highlight w:val="none"/>
              </w:rPr>
              <w:t>张</w:t>
            </w:r>
          </w:p>
        </w:tc>
        <w:tc>
          <w:tcPr>
            <w:tcW w:w="4838" w:type="dxa"/>
            <w:vMerge w:val="continue"/>
            <w:vAlign w:val="top"/>
          </w:tcPr>
          <w:p w14:paraId="0BCAD819">
            <w:pPr>
              <w:pStyle w:val="478"/>
              <w:keepNext w:val="0"/>
              <w:keepLines w:val="0"/>
              <w:pageBreakBefore w:val="0"/>
              <w:widowControl/>
              <w:kinsoku w:val="0"/>
              <w:wordWrap/>
              <w:overflowPunct/>
              <w:topLinePunct w:val="0"/>
              <w:autoSpaceDE w:val="0"/>
              <w:autoSpaceDN w:val="0"/>
              <w:bidi w:val="0"/>
              <w:adjustRightInd w:val="0"/>
              <w:snapToGrid w:val="0"/>
              <w:spacing w:beforeAutospacing="0" w:line="240" w:lineRule="auto"/>
              <w:ind w:left="105" w:leftChars="50" w:right="0"/>
              <w:textAlignment w:val="baseline"/>
              <w:rPr>
                <w:color w:val="auto"/>
                <w:sz w:val="21"/>
                <w:szCs w:val="21"/>
                <w:highlight w:val="none"/>
              </w:rPr>
            </w:pPr>
          </w:p>
        </w:tc>
        <w:tc>
          <w:tcPr>
            <w:tcW w:w="2013" w:type="dxa"/>
            <w:vAlign w:val="top"/>
          </w:tcPr>
          <w:p w14:paraId="5995F832">
            <w:pPr>
              <w:pStyle w:val="478"/>
              <w:keepNext w:val="0"/>
              <w:keepLines w:val="0"/>
              <w:pageBreakBefore w:val="0"/>
              <w:widowControl/>
              <w:kinsoku w:val="0"/>
              <w:wordWrap/>
              <w:overflowPunct/>
              <w:topLinePunct w:val="0"/>
              <w:autoSpaceDE w:val="0"/>
              <w:autoSpaceDN w:val="0"/>
              <w:bidi w:val="0"/>
              <w:adjustRightInd w:val="0"/>
              <w:snapToGrid w:val="0"/>
              <w:spacing w:beforeAutospacing="0" w:line="240" w:lineRule="auto"/>
              <w:ind w:left="105" w:leftChars="50" w:right="0"/>
              <w:textAlignment w:val="baseline"/>
              <w:rPr>
                <w:color w:val="auto"/>
                <w:sz w:val="21"/>
                <w:szCs w:val="21"/>
                <w:highlight w:val="none"/>
              </w:rPr>
            </w:pPr>
          </w:p>
        </w:tc>
        <w:tc>
          <w:tcPr>
            <w:tcW w:w="2228" w:type="dxa"/>
            <w:vAlign w:val="top"/>
          </w:tcPr>
          <w:p w14:paraId="021D2BA4">
            <w:pPr>
              <w:pStyle w:val="478"/>
              <w:keepNext w:val="0"/>
              <w:keepLines w:val="0"/>
              <w:pageBreakBefore w:val="0"/>
              <w:widowControl/>
              <w:kinsoku w:val="0"/>
              <w:wordWrap/>
              <w:overflowPunct/>
              <w:topLinePunct w:val="0"/>
              <w:autoSpaceDE w:val="0"/>
              <w:autoSpaceDN w:val="0"/>
              <w:bidi w:val="0"/>
              <w:adjustRightInd w:val="0"/>
              <w:snapToGrid w:val="0"/>
              <w:spacing w:beforeAutospacing="0" w:line="240" w:lineRule="auto"/>
              <w:ind w:left="105" w:leftChars="50" w:right="0"/>
              <w:textAlignment w:val="baseline"/>
              <w:rPr>
                <w:color w:val="auto"/>
                <w:sz w:val="21"/>
                <w:szCs w:val="21"/>
                <w:highlight w:val="none"/>
              </w:rPr>
            </w:pPr>
          </w:p>
        </w:tc>
      </w:tr>
      <w:tr w14:paraId="4174D5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vAlign w:val="center"/>
          </w:tcPr>
          <w:p w14:paraId="6A7E81D6">
            <w:pPr>
              <w:pStyle w:val="478"/>
              <w:keepNext w:val="0"/>
              <w:keepLines w:val="0"/>
              <w:pageBreakBefore w:val="0"/>
              <w:widowControl/>
              <w:numPr>
                <w:ilvl w:val="0"/>
                <w:numId w:val="11"/>
              </w:numPr>
              <w:kinsoku w:val="0"/>
              <w:wordWrap/>
              <w:overflowPunct/>
              <w:topLinePunct w:val="0"/>
              <w:autoSpaceDE w:val="0"/>
              <w:autoSpaceDN w:val="0"/>
              <w:bidi w:val="0"/>
              <w:adjustRightInd w:val="0"/>
              <w:snapToGrid w:val="0"/>
              <w:spacing w:line="240" w:lineRule="auto"/>
              <w:ind w:left="454" w:leftChars="0" w:hanging="454" w:firstLineChars="0"/>
              <w:jc w:val="center"/>
              <w:textAlignment w:val="baseline"/>
              <w:rPr>
                <w:color w:val="auto"/>
                <w:sz w:val="21"/>
                <w:szCs w:val="21"/>
                <w:highlight w:val="none"/>
              </w:rPr>
            </w:pPr>
          </w:p>
        </w:tc>
        <w:tc>
          <w:tcPr>
            <w:tcW w:w="1714" w:type="dxa"/>
            <w:vAlign w:val="center"/>
          </w:tcPr>
          <w:p w14:paraId="00575F9C">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pacing w:val="-2"/>
                <w:sz w:val="21"/>
                <w:szCs w:val="21"/>
                <w:highlight w:val="none"/>
              </w:rPr>
              <w:t>床头柜</w:t>
            </w:r>
          </w:p>
        </w:tc>
        <w:tc>
          <w:tcPr>
            <w:tcW w:w="1080" w:type="dxa"/>
            <w:vAlign w:val="center"/>
          </w:tcPr>
          <w:p w14:paraId="0E2D842A">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z w:val="21"/>
                <w:szCs w:val="21"/>
                <w:highlight w:val="none"/>
              </w:rPr>
              <w:t>2</w:t>
            </w:r>
          </w:p>
        </w:tc>
        <w:tc>
          <w:tcPr>
            <w:tcW w:w="960" w:type="dxa"/>
            <w:vAlign w:val="center"/>
          </w:tcPr>
          <w:p w14:paraId="66CE9F22">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z w:val="21"/>
                <w:szCs w:val="21"/>
                <w:highlight w:val="none"/>
              </w:rPr>
              <w:t>个</w:t>
            </w:r>
          </w:p>
        </w:tc>
        <w:tc>
          <w:tcPr>
            <w:tcW w:w="4838" w:type="dxa"/>
            <w:vAlign w:val="top"/>
          </w:tcPr>
          <w:p w14:paraId="0BC10C1E">
            <w:pPr>
              <w:pStyle w:val="478"/>
              <w:keepNext w:val="0"/>
              <w:keepLines w:val="0"/>
              <w:pageBreakBefore w:val="0"/>
              <w:widowControl/>
              <w:kinsoku w:val="0"/>
              <w:wordWrap/>
              <w:overflowPunct/>
              <w:topLinePunct w:val="0"/>
              <w:autoSpaceDE w:val="0"/>
              <w:autoSpaceDN w:val="0"/>
              <w:bidi w:val="0"/>
              <w:adjustRightInd w:val="0"/>
              <w:snapToGrid w:val="0"/>
              <w:spacing w:beforeAutospacing="0" w:line="240" w:lineRule="auto"/>
              <w:ind w:left="105" w:leftChars="50" w:right="0"/>
              <w:textAlignment w:val="baseline"/>
              <w:rPr>
                <w:color w:val="auto"/>
                <w:sz w:val="21"/>
                <w:szCs w:val="21"/>
                <w:highlight w:val="none"/>
              </w:rPr>
            </w:pPr>
            <w:r>
              <w:rPr>
                <w:color w:val="auto"/>
                <w:sz w:val="21"/>
                <w:szCs w:val="21"/>
                <w:highlight w:val="none"/>
              </w:rPr>
              <w:t>门诊医技楼裙楼</w:t>
            </w:r>
            <w:r>
              <w:rPr>
                <w:rFonts w:hint="eastAsia"/>
                <w:color w:val="auto"/>
                <w:sz w:val="21"/>
                <w:szCs w:val="21"/>
                <w:highlight w:val="none"/>
                <w:lang w:val="en-US" w:eastAsia="zh-CN"/>
              </w:rPr>
              <w:t xml:space="preserve"> </w:t>
            </w:r>
            <w:r>
              <w:rPr>
                <w:color w:val="auto"/>
                <w:sz w:val="21"/>
                <w:szCs w:val="21"/>
                <w:highlight w:val="none"/>
              </w:rPr>
              <w:t>4F:休息2个</w:t>
            </w:r>
          </w:p>
        </w:tc>
        <w:tc>
          <w:tcPr>
            <w:tcW w:w="2013" w:type="dxa"/>
            <w:vAlign w:val="top"/>
          </w:tcPr>
          <w:p w14:paraId="7BCC4E0E">
            <w:pPr>
              <w:pStyle w:val="478"/>
              <w:keepNext w:val="0"/>
              <w:keepLines w:val="0"/>
              <w:pageBreakBefore w:val="0"/>
              <w:widowControl/>
              <w:kinsoku w:val="0"/>
              <w:wordWrap/>
              <w:overflowPunct/>
              <w:topLinePunct w:val="0"/>
              <w:autoSpaceDE w:val="0"/>
              <w:autoSpaceDN w:val="0"/>
              <w:bidi w:val="0"/>
              <w:adjustRightInd w:val="0"/>
              <w:snapToGrid w:val="0"/>
              <w:spacing w:beforeAutospacing="0" w:line="240" w:lineRule="auto"/>
              <w:ind w:left="105" w:leftChars="50" w:right="0"/>
              <w:textAlignment w:val="baseline"/>
              <w:rPr>
                <w:color w:val="auto"/>
                <w:sz w:val="21"/>
                <w:szCs w:val="21"/>
                <w:highlight w:val="none"/>
              </w:rPr>
            </w:pPr>
          </w:p>
        </w:tc>
        <w:tc>
          <w:tcPr>
            <w:tcW w:w="2228" w:type="dxa"/>
            <w:vAlign w:val="top"/>
          </w:tcPr>
          <w:p w14:paraId="01EB9AF3">
            <w:pPr>
              <w:pStyle w:val="478"/>
              <w:keepNext w:val="0"/>
              <w:keepLines w:val="0"/>
              <w:pageBreakBefore w:val="0"/>
              <w:widowControl/>
              <w:kinsoku w:val="0"/>
              <w:wordWrap/>
              <w:overflowPunct/>
              <w:topLinePunct w:val="0"/>
              <w:autoSpaceDE w:val="0"/>
              <w:autoSpaceDN w:val="0"/>
              <w:bidi w:val="0"/>
              <w:adjustRightInd w:val="0"/>
              <w:snapToGrid w:val="0"/>
              <w:spacing w:beforeAutospacing="0" w:line="240" w:lineRule="auto"/>
              <w:ind w:left="105" w:leftChars="50" w:right="0"/>
              <w:textAlignment w:val="baseline"/>
              <w:rPr>
                <w:color w:val="auto"/>
                <w:sz w:val="21"/>
                <w:szCs w:val="21"/>
                <w:highlight w:val="none"/>
              </w:rPr>
            </w:pPr>
          </w:p>
        </w:tc>
      </w:tr>
      <w:tr w14:paraId="5F3358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vAlign w:val="center"/>
          </w:tcPr>
          <w:p w14:paraId="20078C4A">
            <w:pPr>
              <w:pStyle w:val="478"/>
              <w:keepNext w:val="0"/>
              <w:keepLines w:val="0"/>
              <w:pageBreakBefore w:val="0"/>
              <w:widowControl/>
              <w:numPr>
                <w:ilvl w:val="0"/>
                <w:numId w:val="11"/>
              </w:numPr>
              <w:kinsoku w:val="0"/>
              <w:wordWrap/>
              <w:overflowPunct/>
              <w:topLinePunct w:val="0"/>
              <w:autoSpaceDE w:val="0"/>
              <w:autoSpaceDN w:val="0"/>
              <w:bidi w:val="0"/>
              <w:adjustRightInd w:val="0"/>
              <w:snapToGrid w:val="0"/>
              <w:spacing w:line="240" w:lineRule="auto"/>
              <w:ind w:left="454" w:leftChars="0" w:hanging="454" w:firstLineChars="0"/>
              <w:jc w:val="center"/>
              <w:textAlignment w:val="baseline"/>
              <w:rPr>
                <w:color w:val="auto"/>
                <w:sz w:val="21"/>
                <w:szCs w:val="21"/>
                <w:highlight w:val="none"/>
              </w:rPr>
            </w:pPr>
          </w:p>
        </w:tc>
        <w:tc>
          <w:tcPr>
            <w:tcW w:w="1714" w:type="dxa"/>
            <w:vAlign w:val="center"/>
          </w:tcPr>
          <w:p w14:paraId="2EC167DD">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pacing w:val="1"/>
                <w:sz w:val="21"/>
                <w:szCs w:val="21"/>
                <w:highlight w:val="none"/>
              </w:rPr>
              <w:t>实木储物高柜</w:t>
            </w:r>
          </w:p>
        </w:tc>
        <w:tc>
          <w:tcPr>
            <w:tcW w:w="1080" w:type="dxa"/>
            <w:vAlign w:val="center"/>
          </w:tcPr>
          <w:p w14:paraId="159CB289">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z w:val="21"/>
                <w:szCs w:val="21"/>
                <w:highlight w:val="none"/>
              </w:rPr>
              <w:t>2</w:t>
            </w:r>
          </w:p>
        </w:tc>
        <w:tc>
          <w:tcPr>
            <w:tcW w:w="960" w:type="dxa"/>
            <w:vAlign w:val="center"/>
          </w:tcPr>
          <w:p w14:paraId="56453858">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z w:val="21"/>
                <w:szCs w:val="21"/>
                <w:highlight w:val="none"/>
              </w:rPr>
              <w:t>个</w:t>
            </w:r>
          </w:p>
        </w:tc>
        <w:tc>
          <w:tcPr>
            <w:tcW w:w="4838" w:type="dxa"/>
            <w:vAlign w:val="top"/>
          </w:tcPr>
          <w:p w14:paraId="5F928298">
            <w:pPr>
              <w:pStyle w:val="478"/>
              <w:keepNext w:val="0"/>
              <w:keepLines w:val="0"/>
              <w:pageBreakBefore w:val="0"/>
              <w:widowControl/>
              <w:kinsoku w:val="0"/>
              <w:wordWrap/>
              <w:overflowPunct/>
              <w:topLinePunct w:val="0"/>
              <w:autoSpaceDE w:val="0"/>
              <w:autoSpaceDN w:val="0"/>
              <w:bidi w:val="0"/>
              <w:adjustRightInd w:val="0"/>
              <w:snapToGrid w:val="0"/>
              <w:spacing w:beforeAutospacing="0" w:line="240" w:lineRule="auto"/>
              <w:ind w:left="105" w:leftChars="50" w:right="0"/>
              <w:textAlignment w:val="baseline"/>
              <w:rPr>
                <w:color w:val="auto"/>
                <w:sz w:val="21"/>
                <w:szCs w:val="21"/>
                <w:highlight w:val="none"/>
              </w:rPr>
            </w:pPr>
            <w:r>
              <w:rPr>
                <w:color w:val="auto"/>
                <w:sz w:val="21"/>
                <w:szCs w:val="21"/>
                <w:highlight w:val="none"/>
              </w:rPr>
              <w:t>门诊医技楼裙楼</w:t>
            </w:r>
            <w:r>
              <w:rPr>
                <w:rFonts w:hint="eastAsia"/>
                <w:color w:val="auto"/>
                <w:sz w:val="21"/>
                <w:szCs w:val="21"/>
                <w:highlight w:val="none"/>
                <w:lang w:val="en-US" w:eastAsia="zh-CN"/>
              </w:rPr>
              <w:t xml:space="preserve"> </w:t>
            </w:r>
            <w:r>
              <w:rPr>
                <w:color w:val="auto"/>
                <w:sz w:val="21"/>
                <w:szCs w:val="21"/>
                <w:highlight w:val="none"/>
              </w:rPr>
              <w:t>4F:休息2个</w:t>
            </w:r>
          </w:p>
        </w:tc>
        <w:tc>
          <w:tcPr>
            <w:tcW w:w="2013" w:type="dxa"/>
            <w:vAlign w:val="top"/>
          </w:tcPr>
          <w:p w14:paraId="58B48DD3">
            <w:pPr>
              <w:pStyle w:val="478"/>
              <w:keepNext w:val="0"/>
              <w:keepLines w:val="0"/>
              <w:pageBreakBefore w:val="0"/>
              <w:widowControl/>
              <w:kinsoku w:val="0"/>
              <w:wordWrap/>
              <w:overflowPunct/>
              <w:topLinePunct w:val="0"/>
              <w:autoSpaceDE w:val="0"/>
              <w:autoSpaceDN w:val="0"/>
              <w:bidi w:val="0"/>
              <w:adjustRightInd w:val="0"/>
              <w:snapToGrid w:val="0"/>
              <w:spacing w:beforeAutospacing="0" w:line="240" w:lineRule="auto"/>
              <w:ind w:left="105" w:leftChars="50" w:right="0"/>
              <w:textAlignment w:val="baseline"/>
              <w:rPr>
                <w:color w:val="auto"/>
                <w:sz w:val="21"/>
                <w:szCs w:val="21"/>
                <w:highlight w:val="none"/>
              </w:rPr>
            </w:pPr>
          </w:p>
        </w:tc>
        <w:tc>
          <w:tcPr>
            <w:tcW w:w="2228" w:type="dxa"/>
            <w:vAlign w:val="top"/>
          </w:tcPr>
          <w:p w14:paraId="0206CEFF">
            <w:pPr>
              <w:pStyle w:val="478"/>
              <w:keepNext w:val="0"/>
              <w:keepLines w:val="0"/>
              <w:pageBreakBefore w:val="0"/>
              <w:widowControl/>
              <w:kinsoku w:val="0"/>
              <w:wordWrap/>
              <w:overflowPunct/>
              <w:topLinePunct w:val="0"/>
              <w:autoSpaceDE w:val="0"/>
              <w:autoSpaceDN w:val="0"/>
              <w:bidi w:val="0"/>
              <w:adjustRightInd w:val="0"/>
              <w:snapToGrid w:val="0"/>
              <w:spacing w:beforeAutospacing="0" w:line="240" w:lineRule="auto"/>
              <w:ind w:left="105" w:leftChars="50" w:right="0"/>
              <w:textAlignment w:val="baseline"/>
              <w:rPr>
                <w:color w:val="auto"/>
                <w:sz w:val="21"/>
                <w:szCs w:val="21"/>
                <w:highlight w:val="none"/>
              </w:rPr>
            </w:pPr>
          </w:p>
        </w:tc>
      </w:tr>
      <w:tr w14:paraId="082D54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9626" w:type="dxa"/>
            <w:gridSpan w:val="5"/>
            <w:shd w:val="clear" w:color="auto" w:fill="BFD8C2"/>
            <w:vAlign w:val="center"/>
          </w:tcPr>
          <w:p w14:paraId="761B1C25">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left"/>
              <w:textAlignment w:val="baseline"/>
              <w:rPr>
                <w:color w:val="auto"/>
                <w:sz w:val="21"/>
                <w:szCs w:val="21"/>
                <w:highlight w:val="none"/>
              </w:rPr>
            </w:pPr>
            <w:r>
              <w:rPr>
                <w:b/>
                <w:bCs/>
                <w:color w:val="auto"/>
                <w:spacing w:val="2"/>
                <w:sz w:val="21"/>
                <w:szCs w:val="21"/>
                <w:highlight w:val="none"/>
              </w:rPr>
              <w:t>会议桌椅类(会议中心、行政楼、门诊医技楼)</w:t>
            </w:r>
          </w:p>
        </w:tc>
        <w:tc>
          <w:tcPr>
            <w:tcW w:w="2013" w:type="dxa"/>
            <w:shd w:val="clear" w:color="auto" w:fill="BFD8C2"/>
            <w:vAlign w:val="center"/>
          </w:tcPr>
          <w:p w14:paraId="105893CA">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left"/>
              <w:textAlignment w:val="baseline"/>
              <w:rPr>
                <w:b/>
                <w:bCs/>
                <w:color w:val="auto"/>
                <w:spacing w:val="2"/>
                <w:sz w:val="21"/>
                <w:szCs w:val="21"/>
                <w:highlight w:val="none"/>
              </w:rPr>
            </w:pPr>
          </w:p>
        </w:tc>
        <w:tc>
          <w:tcPr>
            <w:tcW w:w="2228" w:type="dxa"/>
            <w:shd w:val="clear" w:color="auto" w:fill="BFD8C2"/>
            <w:vAlign w:val="center"/>
          </w:tcPr>
          <w:p w14:paraId="26732804">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left"/>
              <w:textAlignment w:val="baseline"/>
              <w:rPr>
                <w:b/>
                <w:bCs/>
                <w:color w:val="auto"/>
                <w:spacing w:val="2"/>
                <w:sz w:val="21"/>
                <w:szCs w:val="21"/>
                <w:highlight w:val="none"/>
              </w:rPr>
            </w:pPr>
          </w:p>
        </w:tc>
      </w:tr>
      <w:tr w14:paraId="094BE4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vAlign w:val="center"/>
          </w:tcPr>
          <w:p w14:paraId="62125013">
            <w:pPr>
              <w:pStyle w:val="478"/>
              <w:keepNext w:val="0"/>
              <w:keepLines w:val="0"/>
              <w:pageBreakBefore w:val="0"/>
              <w:widowControl/>
              <w:numPr>
                <w:ilvl w:val="0"/>
                <w:numId w:val="12"/>
              </w:numPr>
              <w:kinsoku w:val="0"/>
              <w:wordWrap/>
              <w:overflowPunct/>
              <w:topLinePunct w:val="0"/>
              <w:autoSpaceDE w:val="0"/>
              <w:autoSpaceDN w:val="0"/>
              <w:bidi w:val="0"/>
              <w:adjustRightInd w:val="0"/>
              <w:snapToGrid w:val="0"/>
              <w:spacing w:line="240" w:lineRule="auto"/>
              <w:ind w:left="454" w:leftChars="0" w:hanging="454" w:firstLineChars="0"/>
              <w:jc w:val="center"/>
              <w:textAlignment w:val="baseline"/>
              <w:rPr>
                <w:rFonts w:hint="eastAsia" w:eastAsia="宋体"/>
                <w:color w:val="auto"/>
                <w:sz w:val="21"/>
                <w:szCs w:val="21"/>
                <w:highlight w:val="none"/>
                <w:lang w:eastAsia="zh-CN"/>
              </w:rPr>
            </w:pPr>
          </w:p>
        </w:tc>
        <w:tc>
          <w:tcPr>
            <w:tcW w:w="1714" w:type="dxa"/>
            <w:vAlign w:val="center"/>
          </w:tcPr>
          <w:p w14:paraId="23AC61B0">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pacing w:val="5"/>
                <w:sz w:val="21"/>
                <w:szCs w:val="21"/>
                <w:highlight w:val="none"/>
              </w:rPr>
              <w:t>大会议桌(6F)</w:t>
            </w:r>
          </w:p>
        </w:tc>
        <w:tc>
          <w:tcPr>
            <w:tcW w:w="1080" w:type="dxa"/>
            <w:vAlign w:val="center"/>
          </w:tcPr>
          <w:p w14:paraId="33C999DC">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z w:val="21"/>
                <w:szCs w:val="21"/>
                <w:highlight w:val="none"/>
              </w:rPr>
              <w:t>1</w:t>
            </w:r>
          </w:p>
        </w:tc>
        <w:tc>
          <w:tcPr>
            <w:tcW w:w="960" w:type="dxa"/>
            <w:vAlign w:val="center"/>
          </w:tcPr>
          <w:p w14:paraId="28E23458">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z w:val="21"/>
                <w:szCs w:val="21"/>
                <w:highlight w:val="none"/>
              </w:rPr>
              <w:t>张</w:t>
            </w:r>
          </w:p>
        </w:tc>
        <w:tc>
          <w:tcPr>
            <w:tcW w:w="4838" w:type="dxa"/>
            <w:vAlign w:val="top"/>
          </w:tcPr>
          <w:p w14:paraId="1BE2655D">
            <w:pPr>
              <w:pStyle w:val="478"/>
              <w:keepNext w:val="0"/>
              <w:keepLines w:val="0"/>
              <w:pageBreakBefore w:val="0"/>
              <w:widowControl/>
              <w:kinsoku w:val="0"/>
              <w:wordWrap/>
              <w:overflowPunct/>
              <w:topLinePunct w:val="0"/>
              <w:autoSpaceDE w:val="0"/>
              <w:autoSpaceDN w:val="0"/>
              <w:bidi w:val="0"/>
              <w:adjustRightInd w:val="0"/>
              <w:snapToGrid w:val="0"/>
              <w:spacing w:before="40" w:line="240" w:lineRule="auto"/>
              <w:ind w:left="114"/>
              <w:textAlignment w:val="baseline"/>
              <w:rPr>
                <w:color w:val="auto"/>
                <w:sz w:val="21"/>
                <w:szCs w:val="21"/>
                <w:highlight w:val="none"/>
              </w:rPr>
            </w:pPr>
            <w:r>
              <w:rPr>
                <w:color w:val="auto"/>
                <w:sz w:val="21"/>
                <w:szCs w:val="21"/>
                <w:highlight w:val="none"/>
              </w:rPr>
              <w:t>行政科研楼</w:t>
            </w:r>
            <w:r>
              <w:rPr>
                <w:rFonts w:hint="eastAsia"/>
                <w:color w:val="auto"/>
                <w:sz w:val="21"/>
                <w:szCs w:val="21"/>
                <w:highlight w:val="none"/>
                <w:lang w:val="en-US" w:eastAsia="zh-CN"/>
              </w:rPr>
              <w:t xml:space="preserve"> </w:t>
            </w:r>
            <w:r>
              <w:rPr>
                <w:color w:val="auto"/>
                <w:sz w:val="21"/>
                <w:szCs w:val="21"/>
                <w:highlight w:val="none"/>
              </w:rPr>
              <w:t>6F:大会议室1张</w:t>
            </w:r>
          </w:p>
        </w:tc>
        <w:tc>
          <w:tcPr>
            <w:tcW w:w="2013" w:type="dxa"/>
            <w:vAlign w:val="top"/>
          </w:tcPr>
          <w:p w14:paraId="016E8C91">
            <w:pPr>
              <w:pStyle w:val="478"/>
              <w:keepNext w:val="0"/>
              <w:keepLines w:val="0"/>
              <w:pageBreakBefore w:val="0"/>
              <w:widowControl/>
              <w:kinsoku w:val="0"/>
              <w:wordWrap/>
              <w:overflowPunct/>
              <w:topLinePunct w:val="0"/>
              <w:autoSpaceDE w:val="0"/>
              <w:autoSpaceDN w:val="0"/>
              <w:bidi w:val="0"/>
              <w:adjustRightInd w:val="0"/>
              <w:snapToGrid w:val="0"/>
              <w:spacing w:before="40" w:line="240" w:lineRule="auto"/>
              <w:ind w:left="114"/>
              <w:textAlignment w:val="baseline"/>
              <w:rPr>
                <w:color w:val="auto"/>
                <w:sz w:val="21"/>
                <w:szCs w:val="21"/>
                <w:highlight w:val="none"/>
              </w:rPr>
            </w:pPr>
          </w:p>
        </w:tc>
        <w:tc>
          <w:tcPr>
            <w:tcW w:w="2228" w:type="dxa"/>
            <w:vAlign w:val="top"/>
          </w:tcPr>
          <w:p w14:paraId="064B4F87">
            <w:pPr>
              <w:pStyle w:val="478"/>
              <w:keepNext w:val="0"/>
              <w:keepLines w:val="0"/>
              <w:pageBreakBefore w:val="0"/>
              <w:widowControl/>
              <w:kinsoku w:val="0"/>
              <w:wordWrap/>
              <w:overflowPunct/>
              <w:topLinePunct w:val="0"/>
              <w:autoSpaceDE w:val="0"/>
              <w:autoSpaceDN w:val="0"/>
              <w:bidi w:val="0"/>
              <w:adjustRightInd w:val="0"/>
              <w:snapToGrid w:val="0"/>
              <w:spacing w:before="40" w:line="240" w:lineRule="auto"/>
              <w:ind w:left="114"/>
              <w:textAlignment w:val="baseline"/>
              <w:rPr>
                <w:color w:val="auto"/>
                <w:sz w:val="21"/>
                <w:szCs w:val="21"/>
                <w:highlight w:val="none"/>
              </w:rPr>
            </w:pPr>
          </w:p>
        </w:tc>
      </w:tr>
      <w:tr w14:paraId="123EB4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vAlign w:val="center"/>
          </w:tcPr>
          <w:p w14:paraId="7BDF45A7">
            <w:pPr>
              <w:pStyle w:val="478"/>
              <w:keepNext w:val="0"/>
              <w:keepLines w:val="0"/>
              <w:pageBreakBefore w:val="0"/>
              <w:widowControl/>
              <w:numPr>
                <w:ilvl w:val="0"/>
                <w:numId w:val="12"/>
              </w:numPr>
              <w:kinsoku w:val="0"/>
              <w:wordWrap/>
              <w:overflowPunct/>
              <w:topLinePunct w:val="0"/>
              <w:autoSpaceDE w:val="0"/>
              <w:autoSpaceDN w:val="0"/>
              <w:bidi w:val="0"/>
              <w:adjustRightInd w:val="0"/>
              <w:snapToGrid w:val="0"/>
              <w:spacing w:line="240" w:lineRule="auto"/>
              <w:ind w:left="454" w:leftChars="0" w:hanging="454" w:firstLineChars="0"/>
              <w:jc w:val="center"/>
              <w:textAlignment w:val="baseline"/>
              <w:rPr>
                <w:color w:val="auto"/>
                <w:sz w:val="21"/>
                <w:szCs w:val="21"/>
                <w:highlight w:val="none"/>
              </w:rPr>
            </w:pPr>
          </w:p>
        </w:tc>
        <w:tc>
          <w:tcPr>
            <w:tcW w:w="1714" w:type="dxa"/>
            <w:vAlign w:val="center"/>
          </w:tcPr>
          <w:p w14:paraId="12F33DB6">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pacing w:val="5"/>
                <w:sz w:val="21"/>
                <w:szCs w:val="21"/>
                <w:highlight w:val="none"/>
              </w:rPr>
              <w:t>圆形会议桌(6F)</w:t>
            </w:r>
          </w:p>
        </w:tc>
        <w:tc>
          <w:tcPr>
            <w:tcW w:w="1080" w:type="dxa"/>
            <w:vAlign w:val="center"/>
          </w:tcPr>
          <w:p w14:paraId="18D0D236">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z w:val="21"/>
                <w:szCs w:val="21"/>
                <w:highlight w:val="none"/>
              </w:rPr>
              <w:t>1</w:t>
            </w:r>
          </w:p>
        </w:tc>
        <w:tc>
          <w:tcPr>
            <w:tcW w:w="960" w:type="dxa"/>
            <w:vAlign w:val="center"/>
          </w:tcPr>
          <w:p w14:paraId="51921FD6">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z w:val="21"/>
                <w:szCs w:val="21"/>
                <w:highlight w:val="none"/>
              </w:rPr>
              <w:t>张</w:t>
            </w:r>
          </w:p>
        </w:tc>
        <w:tc>
          <w:tcPr>
            <w:tcW w:w="4838" w:type="dxa"/>
            <w:vAlign w:val="top"/>
          </w:tcPr>
          <w:p w14:paraId="1959F997">
            <w:pPr>
              <w:pStyle w:val="478"/>
              <w:keepNext w:val="0"/>
              <w:keepLines w:val="0"/>
              <w:pageBreakBefore w:val="0"/>
              <w:widowControl/>
              <w:kinsoku w:val="0"/>
              <w:wordWrap/>
              <w:overflowPunct/>
              <w:topLinePunct w:val="0"/>
              <w:autoSpaceDE w:val="0"/>
              <w:autoSpaceDN w:val="0"/>
              <w:bidi w:val="0"/>
              <w:adjustRightInd w:val="0"/>
              <w:snapToGrid w:val="0"/>
              <w:spacing w:before="51" w:line="240" w:lineRule="auto"/>
              <w:ind w:left="114"/>
              <w:textAlignment w:val="baseline"/>
              <w:rPr>
                <w:color w:val="auto"/>
                <w:sz w:val="21"/>
                <w:szCs w:val="21"/>
                <w:highlight w:val="none"/>
              </w:rPr>
            </w:pPr>
            <w:r>
              <w:rPr>
                <w:color w:val="auto"/>
                <w:sz w:val="21"/>
                <w:szCs w:val="21"/>
                <w:highlight w:val="none"/>
              </w:rPr>
              <w:t>行政科研楼</w:t>
            </w:r>
            <w:r>
              <w:rPr>
                <w:rFonts w:hint="eastAsia"/>
                <w:color w:val="auto"/>
                <w:sz w:val="21"/>
                <w:szCs w:val="21"/>
                <w:highlight w:val="none"/>
                <w:lang w:val="en-US" w:eastAsia="zh-CN"/>
              </w:rPr>
              <w:t xml:space="preserve"> </w:t>
            </w:r>
            <w:r>
              <w:rPr>
                <w:color w:val="auto"/>
                <w:sz w:val="21"/>
                <w:szCs w:val="21"/>
                <w:highlight w:val="none"/>
              </w:rPr>
              <w:t>6F:圆桌会议室1张</w:t>
            </w:r>
          </w:p>
        </w:tc>
        <w:tc>
          <w:tcPr>
            <w:tcW w:w="2013" w:type="dxa"/>
            <w:vAlign w:val="top"/>
          </w:tcPr>
          <w:p w14:paraId="34B68412">
            <w:pPr>
              <w:pStyle w:val="478"/>
              <w:keepNext w:val="0"/>
              <w:keepLines w:val="0"/>
              <w:pageBreakBefore w:val="0"/>
              <w:widowControl/>
              <w:kinsoku w:val="0"/>
              <w:wordWrap/>
              <w:overflowPunct/>
              <w:topLinePunct w:val="0"/>
              <w:autoSpaceDE w:val="0"/>
              <w:autoSpaceDN w:val="0"/>
              <w:bidi w:val="0"/>
              <w:adjustRightInd w:val="0"/>
              <w:snapToGrid w:val="0"/>
              <w:spacing w:before="51" w:line="240" w:lineRule="auto"/>
              <w:ind w:left="114"/>
              <w:textAlignment w:val="baseline"/>
              <w:rPr>
                <w:color w:val="auto"/>
                <w:sz w:val="21"/>
                <w:szCs w:val="21"/>
                <w:highlight w:val="none"/>
              </w:rPr>
            </w:pPr>
          </w:p>
        </w:tc>
        <w:tc>
          <w:tcPr>
            <w:tcW w:w="2228" w:type="dxa"/>
            <w:vAlign w:val="top"/>
          </w:tcPr>
          <w:p w14:paraId="69836600">
            <w:pPr>
              <w:pStyle w:val="478"/>
              <w:keepNext w:val="0"/>
              <w:keepLines w:val="0"/>
              <w:pageBreakBefore w:val="0"/>
              <w:widowControl/>
              <w:kinsoku w:val="0"/>
              <w:wordWrap/>
              <w:overflowPunct/>
              <w:topLinePunct w:val="0"/>
              <w:autoSpaceDE w:val="0"/>
              <w:autoSpaceDN w:val="0"/>
              <w:bidi w:val="0"/>
              <w:adjustRightInd w:val="0"/>
              <w:snapToGrid w:val="0"/>
              <w:spacing w:before="51" w:line="240" w:lineRule="auto"/>
              <w:ind w:left="114"/>
              <w:textAlignment w:val="baseline"/>
              <w:rPr>
                <w:color w:val="auto"/>
                <w:sz w:val="21"/>
                <w:szCs w:val="21"/>
                <w:highlight w:val="none"/>
              </w:rPr>
            </w:pPr>
          </w:p>
        </w:tc>
      </w:tr>
      <w:tr w14:paraId="0BBF5F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vAlign w:val="center"/>
          </w:tcPr>
          <w:p w14:paraId="0EBCDAA7">
            <w:pPr>
              <w:pStyle w:val="478"/>
              <w:keepNext w:val="0"/>
              <w:keepLines w:val="0"/>
              <w:pageBreakBefore w:val="0"/>
              <w:widowControl/>
              <w:numPr>
                <w:ilvl w:val="0"/>
                <w:numId w:val="12"/>
              </w:numPr>
              <w:kinsoku w:val="0"/>
              <w:wordWrap/>
              <w:overflowPunct/>
              <w:topLinePunct w:val="0"/>
              <w:autoSpaceDE w:val="0"/>
              <w:autoSpaceDN w:val="0"/>
              <w:bidi w:val="0"/>
              <w:adjustRightInd w:val="0"/>
              <w:snapToGrid w:val="0"/>
              <w:spacing w:line="240" w:lineRule="auto"/>
              <w:ind w:left="454" w:leftChars="0" w:hanging="454" w:firstLineChars="0"/>
              <w:jc w:val="center"/>
              <w:textAlignment w:val="baseline"/>
              <w:rPr>
                <w:color w:val="auto"/>
                <w:sz w:val="21"/>
                <w:szCs w:val="21"/>
                <w:highlight w:val="none"/>
              </w:rPr>
            </w:pPr>
          </w:p>
        </w:tc>
        <w:tc>
          <w:tcPr>
            <w:tcW w:w="1714" w:type="dxa"/>
            <w:vAlign w:val="center"/>
          </w:tcPr>
          <w:p w14:paraId="3A5C9AEA">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rFonts w:hint="eastAsia"/>
                <w:color w:val="auto"/>
                <w:spacing w:val="5"/>
                <w:sz w:val="21"/>
                <w:szCs w:val="21"/>
                <w:highlight w:val="none"/>
                <w:lang w:val="en-US" w:eastAsia="zh-CN"/>
              </w:rPr>
              <w:t>定制条形台</w:t>
            </w:r>
            <w:r>
              <w:rPr>
                <w:color w:val="auto"/>
                <w:spacing w:val="5"/>
                <w:sz w:val="21"/>
                <w:szCs w:val="21"/>
                <w:highlight w:val="none"/>
              </w:rPr>
              <w:t>1(6F)</w:t>
            </w:r>
          </w:p>
        </w:tc>
        <w:tc>
          <w:tcPr>
            <w:tcW w:w="1080" w:type="dxa"/>
            <w:vAlign w:val="center"/>
          </w:tcPr>
          <w:p w14:paraId="1184E48A">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pacing w:val="-6"/>
                <w:sz w:val="21"/>
                <w:szCs w:val="21"/>
                <w:highlight w:val="none"/>
              </w:rPr>
              <w:t>14</w:t>
            </w:r>
          </w:p>
        </w:tc>
        <w:tc>
          <w:tcPr>
            <w:tcW w:w="960" w:type="dxa"/>
            <w:vAlign w:val="center"/>
          </w:tcPr>
          <w:p w14:paraId="3CF1B7D0">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z w:val="21"/>
                <w:szCs w:val="21"/>
                <w:highlight w:val="none"/>
              </w:rPr>
              <w:t>张</w:t>
            </w:r>
          </w:p>
        </w:tc>
        <w:tc>
          <w:tcPr>
            <w:tcW w:w="4838" w:type="dxa"/>
            <w:vAlign w:val="top"/>
          </w:tcPr>
          <w:p w14:paraId="5B65EA03">
            <w:pPr>
              <w:pStyle w:val="478"/>
              <w:keepNext w:val="0"/>
              <w:keepLines w:val="0"/>
              <w:pageBreakBefore w:val="0"/>
              <w:widowControl/>
              <w:kinsoku w:val="0"/>
              <w:wordWrap/>
              <w:overflowPunct/>
              <w:topLinePunct w:val="0"/>
              <w:autoSpaceDE w:val="0"/>
              <w:autoSpaceDN w:val="0"/>
              <w:bidi w:val="0"/>
              <w:adjustRightInd w:val="0"/>
              <w:snapToGrid w:val="0"/>
              <w:spacing w:before="51" w:line="240" w:lineRule="auto"/>
              <w:ind w:left="114"/>
              <w:textAlignment w:val="baseline"/>
              <w:rPr>
                <w:color w:val="auto"/>
                <w:sz w:val="21"/>
                <w:szCs w:val="21"/>
                <w:highlight w:val="none"/>
              </w:rPr>
            </w:pPr>
            <w:r>
              <w:rPr>
                <w:color w:val="auto"/>
                <w:sz w:val="21"/>
                <w:szCs w:val="21"/>
                <w:highlight w:val="none"/>
              </w:rPr>
              <w:t>行政科研楼</w:t>
            </w:r>
            <w:r>
              <w:rPr>
                <w:rFonts w:hint="eastAsia"/>
                <w:color w:val="auto"/>
                <w:sz w:val="21"/>
                <w:szCs w:val="21"/>
                <w:highlight w:val="none"/>
                <w:lang w:val="en-US" w:eastAsia="zh-CN"/>
              </w:rPr>
              <w:t xml:space="preserve"> </w:t>
            </w:r>
            <w:r>
              <w:rPr>
                <w:color w:val="auto"/>
                <w:sz w:val="21"/>
                <w:szCs w:val="21"/>
                <w:highlight w:val="none"/>
              </w:rPr>
              <w:t>6F:大会议室12张、圆桌会议室2张</w:t>
            </w:r>
          </w:p>
        </w:tc>
        <w:tc>
          <w:tcPr>
            <w:tcW w:w="2013" w:type="dxa"/>
            <w:vAlign w:val="top"/>
          </w:tcPr>
          <w:p w14:paraId="59A01070">
            <w:pPr>
              <w:pStyle w:val="478"/>
              <w:keepNext w:val="0"/>
              <w:keepLines w:val="0"/>
              <w:pageBreakBefore w:val="0"/>
              <w:widowControl/>
              <w:kinsoku w:val="0"/>
              <w:wordWrap/>
              <w:overflowPunct/>
              <w:topLinePunct w:val="0"/>
              <w:autoSpaceDE w:val="0"/>
              <w:autoSpaceDN w:val="0"/>
              <w:bidi w:val="0"/>
              <w:adjustRightInd w:val="0"/>
              <w:snapToGrid w:val="0"/>
              <w:spacing w:before="51" w:line="240" w:lineRule="auto"/>
              <w:ind w:left="114"/>
              <w:textAlignment w:val="baseline"/>
              <w:rPr>
                <w:color w:val="auto"/>
                <w:sz w:val="21"/>
                <w:szCs w:val="21"/>
                <w:highlight w:val="none"/>
              </w:rPr>
            </w:pPr>
          </w:p>
        </w:tc>
        <w:tc>
          <w:tcPr>
            <w:tcW w:w="2228" w:type="dxa"/>
            <w:vAlign w:val="top"/>
          </w:tcPr>
          <w:p w14:paraId="2D347DA8">
            <w:pPr>
              <w:pStyle w:val="478"/>
              <w:keepNext w:val="0"/>
              <w:keepLines w:val="0"/>
              <w:pageBreakBefore w:val="0"/>
              <w:widowControl/>
              <w:kinsoku w:val="0"/>
              <w:wordWrap/>
              <w:overflowPunct/>
              <w:topLinePunct w:val="0"/>
              <w:autoSpaceDE w:val="0"/>
              <w:autoSpaceDN w:val="0"/>
              <w:bidi w:val="0"/>
              <w:adjustRightInd w:val="0"/>
              <w:snapToGrid w:val="0"/>
              <w:spacing w:before="51" w:line="240" w:lineRule="auto"/>
              <w:ind w:left="114"/>
              <w:textAlignment w:val="baseline"/>
              <w:rPr>
                <w:color w:val="auto"/>
                <w:sz w:val="21"/>
                <w:szCs w:val="21"/>
                <w:highlight w:val="none"/>
              </w:rPr>
            </w:pPr>
          </w:p>
        </w:tc>
      </w:tr>
      <w:tr w14:paraId="5C2E66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vAlign w:val="center"/>
          </w:tcPr>
          <w:p w14:paraId="6FAE71A5">
            <w:pPr>
              <w:pStyle w:val="478"/>
              <w:keepNext w:val="0"/>
              <w:keepLines w:val="0"/>
              <w:pageBreakBefore w:val="0"/>
              <w:widowControl/>
              <w:numPr>
                <w:ilvl w:val="0"/>
                <w:numId w:val="12"/>
              </w:numPr>
              <w:kinsoku w:val="0"/>
              <w:wordWrap/>
              <w:overflowPunct/>
              <w:topLinePunct w:val="0"/>
              <w:autoSpaceDE w:val="0"/>
              <w:autoSpaceDN w:val="0"/>
              <w:bidi w:val="0"/>
              <w:adjustRightInd w:val="0"/>
              <w:snapToGrid w:val="0"/>
              <w:spacing w:line="240" w:lineRule="auto"/>
              <w:ind w:left="454" w:leftChars="0" w:hanging="454" w:firstLineChars="0"/>
              <w:jc w:val="center"/>
              <w:textAlignment w:val="baseline"/>
              <w:rPr>
                <w:color w:val="auto"/>
                <w:sz w:val="21"/>
                <w:szCs w:val="21"/>
                <w:highlight w:val="none"/>
              </w:rPr>
            </w:pPr>
          </w:p>
        </w:tc>
        <w:tc>
          <w:tcPr>
            <w:tcW w:w="1714" w:type="dxa"/>
            <w:vAlign w:val="center"/>
          </w:tcPr>
          <w:p w14:paraId="1F750066">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pacing w:val="5"/>
                <w:sz w:val="21"/>
                <w:szCs w:val="21"/>
                <w:highlight w:val="none"/>
              </w:rPr>
              <w:t>大会议桌(5F)</w:t>
            </w:r>
          </w:p>
        </w:tc>
        <w:tc>
          <w:tcPr>
            <w:tcW w:w="1080" w:type="dxa"/>
            <w:vAlign w:val="center"/>
          </w:tcPr>
          <w:p w14:paraId="348D8663">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z w:val="21"/>
                <w:szCs w:val="21"/>
                <w:highlight w:val="none"/>
              </w:rPr>
              <w:t>1</w:t>
            </w:r>
          </w:p>
        </w:tc>
        <w:tc>
          <w:tcPr>
            <w:tcW w:w="960" w:type="dxa"/>
            <w:vAlign w:val="center"/>
          </w:tcPr>
          <w:p w14:paraId="51F2DCCD">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z w:val="21"/>
                <w:szCs w:val="21"/>
                <w:highlight w:val="none"/>
              </w:rPr>
              <w:t>张</w:t>
            </w:r>
          </w:p>
        </w:tc>
        <w:tc>
          <w:tcPr>
            <w:tcW w:w="4838" w:type="dxa"/>
            <w:vAlign w:val="top"/>
          </w:tcPr>
          <w:p w14:paraId="1CF33066">
            <w:pPr>
              <w:pStyle w:val="478"/>
              <w:keepNext w:val="0"/>
              <w:keepLines w:val="0"/>
              <w:pageBreakBefore w:val="0"/>
              <w:widowControl/>
              <w:kinsoku w:val="0"/>
              <w:wordWrap/>
              <w:overflowPunct/>
              <w:topLinePunct w:val="0"/>
              <w:autoSpaceDE w:val="0"/>
              <w:autoSpaceDN w:val="0"/>
              <w:bidi w:val="0"/>
              <w:adjustRightInd w:val="0"/>
              <w:snapToGrid w:val="0"/>
              <w:spacing w:before="42" w:line="240" w:lineRule="auto"/>
              <w:ind w:left="114"/>
              <w:textAlignment w:val="baseline"/>
              <w:rPr>
                <w:color w:val="auto"/>
                <w:sz w:val="21"/>
                <w:szCs w:val="21"/>
                <w:highlight w:val="none"/>
              </w:rPr>
            </w:pPr>
            <w:r>
              <w:rPr>
                <w:color w:val="auto"/>
                <w:sz w:val="21"/>
                <w:szCs w:val="21"/>
                <w:highlight w:val="none"/>
              </w:rPr>
              <w:t>行政科研楼</w:t>
            </w:r>
            <w:r>
              <w:rPr>
                <w:rFonts w:hint="eastAsia"/>
                <w:color w:val="auto"/>
                <w:sz w:val="21"/>
                <w:szCs w:val="21"/>
                <w:highlight w:val="none"/>
                <w:lang w:val="en-US" w:eastAsia="zh-CN"/>
              </w:rPr>
              <w:t xml:space="preserve"> </w:t>
            </w:r>
            <w:r>
              <w:rPr>
                <w:color w:val="auto"/>
                <w:sz w:val="21"/>
                <w:szCs w:val="21"/>
                <w:highlight w:val="none"/>
              </w:rPr>
              <w:t>5F:大会议室1张</w:t>
            </w:r>
          </w:p>
        </w:tc>
        <w:tc>
          <w:tcPr>
            <w:tcW w:w="2013" w:type="dxa"/>
            <w:vAlign w:val="top"/>
          </w:tcPr>
          <w:p w14:paraId="0C410193">
            <w:pPr>
              <w:pStyle w:val="478"/>
              <w:keepNext w:val="0"/>
              <w:keepLines w:val="0"/>
              <w:pageBreakBefore w:val="0"/>
              <w:widowControl/>
              <w:kinsoku w:val="0"/>
              <w:wordWrap/>
              <w:overflowPunct/>
              <w:topLinePunct w:val="0"/>
              <w:autoSpaceDE w:val="0"/>
              <w:autoSpaceDN w:val="0"/>
              <w:bidi w:val="0"/>
              <w:adjustRightInd w:val="0"/>
              <w:snapToGrid w:val="0"/>
              <w:spacing w:before="42" w:line="240" w:lineRule="auto"/>
              <w:ind w:left="114"/>
              <w:textAlignment w:val="baseline"/>
              <w:rPr>
                <w:color w:val="auto"/>
                <w:sz w:val="21"/>
                <w:szCs w:val="21"/>
                <w:highlight w:val="none"/>
              </w:rPr>
            </w:pPr>
          </w:p>
        </w:tc>
        <w:tc>
          <w:tcPr>
            <w:tcW w:w="2228" w:type="dxa"/>
            <w:vAlign w:val="top"/>
          </w:tcPr>
          <w:p w14:paraId="00DAC035">
            <w:pPr>
              <w:pStyle w:val="478"/>
              <w:keepNext w:val="0"/>
              <w:keepLines w:val="0"/>
              <w:pageBreakBefore w:val="0"/>
              <w:widowControl/>
              <w:kinsoku w:val="0"/>
              <w:wordWrap/>
              <w:overflowPunct/>
              <w:topLinePunct w:val="0"/>
              <w:autoSpaceDE w:val="0"/>
              <w:autoSpaceDN w:val="0"/>
              <w:bidi w:val="0"/>
              <w:adjustRightInd w:val="0"/>
              <w:snapToGrid w:val="0"/>
              <w:spacing w:before="42" w:line="240" w:lineRule="auto"/>
              <w:ind w:left="114"/>
              <w:textAlignment w:val="baseline"/>
              <w:rPr>
                <w:color w:val="auto"/>
                <w:sz w:val="21"/>
                <w:szCs w:val="21"/>
                <w:highlight w:val="none"/>
              </w:rPr>
            </w:pPr>
          </w:p>
        </w:tc>
      </w:tr>
      <w:tr w14:paraId="14DC4F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vAlign w:val="center"/>
          </w:tcPr>
          <w:p w14:paraId="3764F9C7">
            <w:pPr>
              <w:pStyle w:val="478"/>
              <w:keepNext w:val="0"/>
              <w:keepLines w:val="0"/>
              <w:pageBreakBefore w:val="0"/>
              <w:widowControl/>
              <w:numPr>
                <w:ilvl w:val="0"/>
                <w:numId w:val="12"/>
              </w:numPr>
              <w:kinsoku w:val="0"/>
              <w:wordWrap/>
              <w:overflowPunct/>
              <w:topLinePunct w:val="0"/>
              <w:autoSpaceDE w:val="0"/>
              <w:autoSpaceDN w:val="0"/>
              <w:bidi w:val="0"/>
              <w:adjustRightInd w:val="0"/>
              <w:snapToGrid w:val="0"/>
              <w:spacing w:line="240" w:lineRule="auto"/>
              <w:ind w:left="454" w:leftChars="0" w:hanging="454" w:firstLineChars="0"/>
              <w:jc w:val="center"/>
              <w:textAlignment w:val="baseline"/>
              <w:rPr>
                <w:color w:val="auto"/>
                <w:sz w:val="21"/>
                <w:szCs w:val="21"/>
                <w:highlight w:val="none"/>
              </w:rPr>
            </w:pPr>
          </w:p>
        </w:tc>
        <w:tc>
          <w:tcPr>
            <w:tcW w:w="1714" w:type="dxa"/>
            <w:vAlign w:val="center"/>
          </w:tcPr>
          <w:p w14:paraId="7AC10A69">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pacing w:val="-2"/>
                <w:sz w:val="21"/>
                <w:szCs w:val="21"/>
                <w:highlight w:val="none"/>
              </w:rPr>
              <w:t>会议桌</w:t>
            </w:r>
          </w:p>
        </w:tc>
        <w:tc>
          <w:tcPr>
            <w:tcW w:w="1080" w:type="dxa"/>
            <w:vAlign w:val="center"/>
          </w:tcPr>
          <w:p w14:paraId="3DC381CD">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z w:val="21"/>
                <w:szCs w:val="21"/>
                <w:highlight w:val="none"/>
              </w:rPr>
              <w:t>1</w:t>
            </w:r>
          </w:p>
        </w:tc>
        <w:tc>
          <w:tcPr>
            <w:tcW w:w="960" w:type="dxa"/>
            <w:vAlign w:val="center"/>
          </w:tcPr>
          <w:p w14:paraId="15EFBFB8">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z w:val="21"/>
                <w:szCs w:val="21"/>
                <w:highlight w:val="none"/>
              </w:rPr>
              <w:t>张</w:t>
            </w:r>
          </w:p>
        </w:tc>
        <w:tc>
          <w:tcPr>
            <w:tcW w:w="4838" w:type="dxa"/>
            <w:vAlign w:val="top"/>
          </w:tcPr>
          <w:p w14:paraId="5A289401">
            <w:pPr>
              <w:pStyle w:val="478"/>
              <w:keepNext w:val="0"/>
              <w:keepLines w:val="0"/>
              <w:pageBreakBefore w:val="0"/>
              <w:widowControl/>
              <w:kinsoku w:val="0"/>
              <w:wordWrap/>
              <w:overflowPunct/>
              <w:topLinePunct w:val="0"/>
              <w:autoSpaceDE w:val="0"/>
              <w:autoSpaceDN w:val="0"/>
              <w:bidi w:val="0"/>
              <w:adjustRightInd w:val="0"/>
              <w:snapToGrid w:val="0"/>
              <w:spacing w:before="52" w:line="240" w:lineRule="auto"/>
              <w:ind w:left="114"/>
              <w:textAlignment w:val="baseline"/>
              <w:rPr>
                <w:color w:val="auto"/>
                <w:sz w:val="21"/>
                <w:szCs w:val="21"/>
                <w:highlight w:val="none"/>
              </w:rPr>
            </w:pPr>
            <w:r>
              <w:rPr>
                <w:color w:val="auto"/>
                <w:sz w:val="21"/>
                <w:szCs w:val="21"/>
                <w:highlight w:val="none"/>
              </w:rPr>
              <w:t>行政科研楼</w:t>
            </w:r>
            <w:r>
              <w:rPr>
                <w:rFonts w:hint="eastAsia"/>
                <w:color w:val="auto"/>
                <w:sz w:val="21"/>
                <w:szCs w:val="21"/>
                <w:highlight w:val="none"/>
                <w:lang w:val="en-US" w:eastAsia="zh-CN"/>
              </w:rPr>
              <w:t xml:space="preserve"> </w:t>
            </w:r>
            <w:r>
              <w:rPr>
                <w:color w:val="auto"/>
                <w:sz w:val="21"/>
                <w:szCs w:val="21"/>
                <w:highlight w:val="none"/>
              </w:rPr>
              <w:t>5F:小会议室1张</w:t>
            </w:r>
          </w:p>
        </w:tc>
        <w:tc>
          <w:tcPr>
            <w:tcW w:w="2013" w:type="dxa"/>
            <w:vAlign w:val="top"/>
          </w:tcPr>
          <w:p w14:paraId="2617541A">
            <w:pPr>
              <w:pStyle w:val="478"/>
              <w:keepNext w:val="0"/>
              <w:keepLines w:val="0"/>
              <w:pageBreakBefore w:val="0"/>
              <w:widowControl/>
              <w:kinsoku w:val="0"/>
              <w:wordWrap/>
              <w:overflowPunct/>
              <w:topLinePunct w:val="0"/>
              <w:autoSpaceDE w:val="0"/>
              <w:autoSpaceDN w:val="0"/>
              <w:bidi w:val="0"/>
              <w:adjustRightInd w:val="0"/>
              <w:snapToGrid w:val="0"/>
              <w:spacing w:before="52" w:line="240" w:lineRule="auto"/>
              <w:ind w:left="114"/>
              <w:textAlignment w:val="baseline"/>
              <w:rPr>
                <w:color w:val="auto"/>
                <w:sz w:val="21"/>
                <w:szCs w:val="21"/>
                <w:highlight w:val="none"/>
              </w:rPr>
            </w:pPr>
          </w:p>
        </w:tc>
        <w:tc>
          <w:tcPr>
            <w:tcW w:w="2228" w:type="dxa"/>
            <w:vAlign w:val="top"/>
          </w:tcPr>
          <w:p w14:paraId="5607D3BD">
            <w:pPr>
              <w:pStyle w:val="478"/>
              <w:keepNext w:val="0"/>
              <w:keepLines w:val="0"/>
              <w:pageBreakBefore w:val="0"/>
              <w:widowControl/>
              <w:kinsoku w:val="0"/>
              <w:wordWrap/>
              <w:overflowPunct/>
              <w:topLinePunct w:val="0"/>
              <w:autoSpaceDE w:val="0"/>
              <w:autoSpaceDN w:val="0"/>
              <w:bidi w:val="0"/>
              <w:adjustRightInd w:val="0"/>
              <w:snapToGrid w:val="0"/>
              <w:spacing w:before="52" w:line="240" w:lineRule="auto"/>
              <w:ind w:left="114"/>
              <w:textAlignment w:val="baseline"/>
              <w:rPr>
                <w:color w:val="auto"/>
                <w:sz w:val="21"/>
                <w:szCs w:val="21"/>
                <w:highlight w:val="none"/>
              </w:rPr>
            </w:pPr>
          </w:p>
        </w:tc>
      </w:tr>
      <w:tr w14:paraId="3B3424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vAlign w:val="center"/>
          </w:tcPr>
          <w:p w14:paraId="7B6BB0B3">
            <w:pPr>
              <w:pStyle w:val="478"/>
              <w:keepNext w:val="0"/>
              <w:keepLines w:val="0"/>
              <w:pageBreakBefore w:val="0"/>
              <w:widowControl/>
              <w:numPr>
                <w:ilvl w:val="0"/>
                <w:numId w:val="12"/>
              </w:numPr>
              <w:kinsoku w:val="0"/>
              <w:wordWrap/>
              <w:overflowPunct/>
              <w:topLinePunct w:val="0"/>
              <w:autoSpaceDE w:val="0"/>
              <w:autoSpaceDN w:val="0"/>
              <w:bidi w:val="0"/>
              <w:adjustRightInd w:val="0"/>
              <w:snapToGrid w:val="0"/>
              <w:spacing w:line="240" w:lineRule="auto"/>
              <w:ind w:left="454" w:leftChars="0" w:hanging="454" w:firstLineChars="0"/>
              <w:jc w:val="center"/>
              <w:textAlignment w:val="baseline"/>
              <w:rPr>
                <w:color w:val="auto"/>
                <w:sz w:val="21"/>
                <w:szCs w:val="21"/>
                <w:highlight w:val="none"/>
              </w:rPr>
            </w:pPr>
          </w:p>
        </w:tc>
        <w:tc>
          <w:tcPr>
            <w:tcW w:w="1714" w:type="dxa"/>
            <w:vAlign w:val="center"/>
          </w:tcPr>
          <w:p w14:paraId="57D8D488">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rFonts w:hint="eastAsia"/>
                <w:color w:val="auto"/>
                <w:spacing w:val="5"/>
                <w:sz w:val="21"/>
                <w:szCs w:val="21"/>
                <w:highlight w:val="none"/>
                <w:lang w:val="en-US" w:eastAsia="zh-CN"/>
              </w:rPr>
              <w:t>定制</w:t>
            </w:r>
            <w:r>
              <w:rPr>
                <w:color w:val="auto"/>
                <w:spacing w:val="5"/>
                <w:sz w:val="21"/>
                <w:szCs w:val="21"/>
                <w:highlight w:val="none"/>
              </w:rPr>
              <w:t>圆形</w:t>
            </w:r>
            <w:r>
              <w:rPr>
                <w:rFonts w:hint="eastAsia"/>
                <w:color w:val="auto"/>
                <w:spacing w:val="5"/>
                <w:sz w:val="21"/>
                <w:szCs w:val="21"/>
                <w:highlight w:val="none"/>
                <w:lang w:val="en-US" w:eastAsia="zh-CN"/>
              </w:rPr>
              <w:t>桌</w:t>
            </w:r>
            <w:r>
              <w:rPr>
                <w:color w:val="auto"/>
                <w:spacing w:val="5"/>
                <w:sz w:val="21"/>
                <w:szCs w:val="21"/>
                <w:highlight w:val="none"/>
              </w:rPr>
              <w:t>(1F)</w:t>
            </w:r>
          </w:p>
        </w:tc>
        <w:tc>
          <w:tcPr>
            <w:tcW w:w="1080" w:type="dxa"/>
            <w:vAlign w:val="center"/>
          </w:tcPr>
          <w:p w14:paraId="64DA9BFF">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z w:val="21"/>
                <w:szCs w:val="21"/>
                <w:highlight w:val="none"/>
              </w:rPr>
              <w:t>1</w:t>
            </w:r>
          </w:p>
        </w:tc>
        <w:tc>
          <w:tcPr>
            <w:tcW w:w="960" w:type="dxa"/>
            <w:vAlign w:val="center"/>
          </w:tcPr>
          <w:p w14:paraId="04419F98">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z w:val="21"/>
                <w:szCs w:val="21"/>
                <w:highlight w:val="none"/>
              </w:rPr>
              <w:t>张</w:t>
            </w:r>
          </w:p>
        </w:tc>
        <w:tc>
          <w:tcPr>
            <w:tcW w:w="4838" w:type="dxa"/>
            <w:vAlign w:val="top"/>
          </w:tcPr>
          <w:p w14:paraId="6CB32BBE">
            <w:pPr>
              <w:pStyle w:val="478"/>
              <w:keepNext w:val="0"/>
              <w:keepLines w:val="0"/>
              <w:pageBreakBefore w:val="0"/>
              <w:widowControl/>
              <w:kinsoku w:val="0"/>
              <w:wordWrap/>
              <w:overflowPunct/>
              <w:topLinePunct w:val="0"/>
              <w:autoSpaceDE w:val="0"/>
              <w:autoSpaceDN w:val="0"/>
              <w:bidi w:val="0"/>
              <w:adjustRightInd w:val="0"/>
              <w:snapToGrid w:val="0"/>
              <w:spacing w:before="52" w:line="240" w:lineRule="auto"/>
              <w:ind w:left="114"/>
              <w:textAlignment w:val="baseline"/>
              <w:rPr>
                <w:color w:val="auto"/>
                <w:sz w:val="21"/>
                <w:szCs w:val="21"/>
                <w:highlight w:val="none"/>
              </w:rPr>
            </w:pPr>
            <w:r>
              <w:rPr>
                <w:color w:val="auto"/>
                <w:spacing w:val="-1"/>
                <w:sz w:val="21"/>
                <w:szCs w:val="21"/>
                <w:highlight w:val="none"/>
              </w:rPr>
              <w:t>会议中心</w:t>
            </w:r>
            <w:r>
              <w:rPr>
                <w:rFonts w:hint="eastAsia"/>
                <w:color w:val="auto"/>
                <w:spacing w:val="-1"/>
                <w:sz w:val="21"/>
                <w:szCs w:val="21"/>
                <w:highlight w:val="none"/>
                <w:lang w:val="en-US" w:eastAsia="zh-CN"/>
              </w:rPr>
              <w:t xml:space="preserve"> </w:t>
            </w:r>
            <w:r>
              <w:rPr>
                <w:color w:val="auto"/>
                <w:spacing w:val="-1"/>
                <w:sz w:val="21"/>
                <w:szCs w:val="21"/>
                <w:highlight w:val="none"/>
              </w:rPr>
              <w:t>1F:圆桌会议室1张</w:t>
            </w:r>
          </w:p>
        </w:tc>
        <w:tc>
          <w:tcPr>
            <w:tcW w:w="2013" w:type="dxa"/>
            <w:vAlign w:val="top"/>
          </w:tcPr>
          <w:p w14:paraId="3FEE55FC">
            <w:pPr>
              <w:pStyle w:val="478"/>
              <w:keepNext w:val="0"/>
              <w:keepLines w:val="0"/>
              <w:pageBreakBefore w:val="0"/>
              <w:widowControl/>
              <w:kinsoku w:val="0"/>
              <w:wordWrap/>
              <w:overflowPunct/>
              <w:topLinePunct w:val="0"/>
              <w:autoSpaceDE w:val="0"/>
              <w:autoSpaceDN w:val="0"/>
              <w:bidi w:val="0"/>
              <w:adjustRightInd w:val="0"/>
              <w:snapToGrid w:val="0"/>
              <w:spacing w:before="52" w:line="240" w:lineRule="auto"/>
              <w:ind w:left="114"/>
              <w:textAlignment w:val="baseline"/>
              <w:rPr>
                <w:color w:val="auto"/>
                <w:spacing w:val="-1"/>
                <w:sz w:val="21"/>
                <w:szCs w:val="21"/>
                <w:highlight w:val="none"/>
              </w:rPr>
            </w:pPr>
          </w:p>
        </w:tc>
        <w:tc>
          <w:tcPr>
            <w:tcW w:w="2228" w:type="dxa"/>
            <w:vAlign w:val="top"/>
          </w:tcPr>
          <w:p w14:paraId="6AA5E002">
            <w:pPr>
              <w:pStyle w:val="478"/>
              <w:keepNext w:val="0"/>
              <w:keepLines w:val="0"/>
              <w:pageBreakBefore w:val="0"/>
              <w:widowControl/>
              <w:kinsoku w:val="0"/>
              <w:wordWrap/>
              <w:overflowPunct/>
              <w:topLinePunct w:val="0"/>
              <w:autoSpaceDE w:val="0"/>
              <w:autoSpaceDN w:val="0"/>
              <w:bidi w:val="0"/>
              <w:adjustRightInd w:val="0"/>
              <w:snapToGrid w:val="0"/>
              <w:spacing w:before="52" w:line="240" w:lineRule="auto"/>
              <w:ind w:left="114"/>
              <w:textAlignment w:val="baseline"/>
              <w:rPr>
                <w:color w:val="auto"/>
                <w:spacing w:val="-1"/>
                <w:sz w:val="21"/>
                <w:szCs w:val="21"/>
                <w:highlight w:val="none"/>
              </w:rPr>
            </w:pPr>
          </w:p>
        </w:tc>
      </w:tr>
      <w:tr w14:paraId="5CB9DA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vAlign w:val="center"/>
          </w:tcPr>
          <w:p w14:paraId="13CBE625">
            <w:pPr>
              <w:pStyle w:val="478"/>
              <w:keepNext w:val="0"/>
              <w:keepLines w:val="0"/>
              <w:pageBreakBefore w:val="0"/>
              <w:widowControl/>
              <w:numPr>
                <w:ilvl w:val="0"/>
                <w:numId w:val="12"/>
              </w:numPr>
              <w:kinsoku w:val="0"/>
              <w:wordWrap/>
              <w:overflowPunct/>
              <w:topLinePunct w:val="0"/>
              <w:autoSpaceDE w:val="0"/>
              <w:autoSpaceDN w:val="0"/>
              <w:bidi w:val="0"/>
              <w:adjustRightInd w:val="0"/>
              <w:snapToGrid w:val="0"/>
              <w:spacing w:line="240" w:lineRule="auto"/>
              <w:ind w:left="454" w:leftChars="0" w:hanging="454" w:firstLineChars="0"/>
              <w:jc w:val="center"/>
              <w:textAlignment w:val="baseline"/>
              <w:rPr>
                <w:color w:val="auto"/>
                <w:sz w:val="21"/>
                <w:szCs w:val="21"/>
                <w:highlight w:val="none"/>
              </w:rPr>
            </w:pPr>
          </w:p>
        </w:tc>
        <w:tc>
          <w:tcPr>
            <w:tcW w:w="1714" w:type="dxa"/>
            <w:vAlign w:val="center"/>
          </w:tcPr>
          <w:p w14:paraId="0C875C20">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leftChars="0"/>
              <w:jc w:val="center"/>
              <w:textAlignment w:val="baseline"/>
              <w:rPr>
                <w:color w:val="auto"/>
                <w:sz w:val="21"/>
                <w:szCs w:val="21"/>
                <w:highlight w:val="none"/>
              </w:rPr>
            </w:pPr>
            <w:r>
              <w:rPr>
                <w:rFonts w:hint="eastAsia" w:cs="宋体"/>
                <w:bCs/>
                <w:color w:val="auto"/>
                <w:sz w:val="21"/>
                <w:szCs w:val="21"/>
                <w:highlight w:val="none"/>
                <w:lang w:val="en-US" w:eastAsia="zh-CN"/>
              </w:rPr>
              <w:t>定制条形台</w:t>
            </w:r>
          </w:p>
        </w:tc>
        <w:tc>
          <w:tcPr>
            <w:tcW w:w="1080" w:type="dxa"/>
            <w:vAlign w:val="center"/>
          </w:tcPr>
          <w:p w14:paraId="2B771C9A">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leftChars="0"/>
              <w:jc w:val="center"/>
              <w:textAlignment w:val="baseline"/>
              <w:rPr>
                <w:color w:val="auto"/>
                <w:sz w:val="21"/>
                <w:szCs w:val="21"/>
                <w:highlight w:val="none"/>
              </w:rPr>
            </w:pPr>
            <w:r>
              <w:rPr>
                <w:color w:val="auto"/>
                <w:spacing w:val="-6"/>
                <w:sz w:val="21"/>
                <w:szCs w:val="21"/>
                <w:highlight w:val="none"/>
              </w:rPr>
              <w:t>17</w:t>
            </w:r>
          </w:p>
        </w:tc>
        <w:tc>
          <w:tcPr>
            <w:tcW w:w="960" w:type="dxa"/>
            <w:vAlign w:val="center"/>
          </w:tcPr>
          <w:p w14:paraId="65FCAA26">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leftChars="0"/>
              <w:jc w:val="center"/>
              <w:textAlignment w:val="baseline"/>
              <w:rPr>
                <w:color w:val="auto"/>
                <w:sz w:val="21"/>
                <w:szCs w:val="21"/>
                <w:highlight w:val="none"/>
              </w:rPr>
            </w:pPr>
            <w:r>
              <w:rPr>
                <w:color w:val="auto"/>
                <w:sz w:val="21"/>
                <w:szCs w:val="21"/>
                <w:highlight w:val="none"/>
              </w:rPr>
              <w:t>张</w:t>
            </w:r>
          </w:p>
        </w:tc>
        <w:tc>
          <w:tcPr>
            <w:tcW w:w="4838" w:type="dxa"/>
            <w:vAlign w:val="top"/>
          </w:tcPr>
          <w:p w14:paraId="4C85F4EF">
            <w:pPr>
              <w:pStyle w:val="478"/>
              <w:keepNext w:val="0"/>
              <w:keepLines w:val="0"/>
              <w:pageBreakBefore w:val="0"/>
              <w:widowControl/>
              <w:kinsoku w:val="0"/>
              <w:wordWrap/>
              <w:overflowPunct/>
              <w:topLinePunct w:val="0"/>
              <w:autoSpaceDE w:val="0"/>
              <w:autoSpaceDN w:val="0"/>
              <w:bidi w:val="0"/>
              <w:adjustRightInd w:val="0"/>
              <w:snapToGrid w:val="0"/>
              <w:spacing w:beforeAutospacing="0" w:line="240" w:lineRule="auto"/>
              <w:ind w:left="105" w:leftChars="50" w:right="0"/>
              <w:textAlignment w:val="baseline"/>
              <w:rPr>
                <w:color w:val="auto"/>
                <w:spacing w:val="5"/>
                <w:sz w:val="21"/>
                <w:szCs w:val="21"/>
                <w:highlight w:val="none"/>
              </w:rPr>
            </w:pPr>
            <w:r>
              <w:rPr>
                <w:color w:val="auto"/>
                <w:spacing w:val="-1"/>
                <w:sz w:val="21"/>
                <w:szCs w:val="21"/>
                <w:highlight w:val="none"/>
              </w:rPr>
              <w:t>行政科研楼</w:t>
            </w:r>
            <w:r>
              <w:rPr>
                <w:rFonts w:hint="eastAsia"/>
                <w:color w:val="auto"/>
                <w:spacing w:val="-1"/>
                <w:sz w:val="21"/>
                <w:szCs w:val="21"/>
                <w:highlight w:val="none"/>
                <w:lang w:val="en-US" w:eastAsia="zh-CN"/>
              </w:rPr>
              <w:t xml:space="preserve"> </w:t>
            </w:r>
            <w:r>
              <w:rPr>
                <w:color w:val="auto"/>
                <w:spacing w:val="-1"/>
                <w:sz w:val="21"/>
                <w:szCs w:val="21"/>
                <w:highlight w:val="none"/>
              </w:rPr>
              <w:t>5F:大会议室后排桌12张</w:t>
            </w:r>
            <w:r>
              <w:rPr>
                <w:color w:val="auto"/>
                <w:spacing w:val="5"/>
                <w:sz w:val="21"/>
                <w:szCs w:val="21"/>
                <w:highlight w:val="none"/>
              </w:rPr>
              <w:t xml:space="preserve"> </w:t>
            </w:r>
          </w:p>
          <w:p w14:paraId="56F2AF4E">
            <w:pPr>
              <w:pStyle w:val="478"/>
              <w:keepNext w:val="0"/>
              <w:keepLines w:val="0"/>
              <w:pageBreakBefore w:val="0"/>
              <w:widowControl/>
              <w:kinsoku w:val="0"/>
              <w:wordWrap/>
              <w:overflowPunct/>
              <w:topLinePunct w:val="0"/>
              <w:autoSpaceDE w:val="0"/>
              <w:autoSpaceDN w:val="0"/>
              <w:bidi w:val="0"/>
              <w:adjustRightInd w:val="0"/>
              <w:snapToGrid w:val="0"/>
              <w:spacing w:beforeAutospacing="0" w:line="240" w:lineRule="auto"/>
              <w:ind w:left="105" w:leftChars="50" w:right="0"/>
              <w:textAlignment w:val="baseline"/>
              <w:rPr>
                <w:color w:val="auto"/>
                <w:sz w:val="21"/>
                <w:szCs w:val="21"/>
                <w:highlight w:val="none"/>
              </w:rPr>
            </w:pPr>
            <w:r>
              <w:rPr>
                <w:color w:val="auto"/>
                <w:spacing w:val="1"/>
                <w:sz w:val="21"/>
                <w:szCs w:val="21"/>
                <w:highlight w:val="none"/>
              </w:rPr>
              <w:t>5F:小会议室3张</w:t>
            </w:r>
          </w:p>
          <w:p w14:paraId="4CA1CECE">
            <w:pPr>
              <w:pStyle w:val="478"/>
              <w:keepNext w:val="0"/>
              <w:keepLines w:val="0"/>
              <w:pageBreakBefore w:val="0"/>
              <w:widowControl/>
              <w:kinsoku w:val="0"/>
              <w:wordWrap/>
              <w:overflowPunct/>
              <w:topLinePunct w:val="0"/>
              <w:autoSpaceDE w:val="0"/>
              <w:autoSpaceDN w:val="0"/>
              <w:bidi w:val="0"/>
              <w:adjustRightInd w:val="0"/>
              <w:snapToGrid w:val="0"/>
              <w:spacing w:beforeAutospacing="0" w:line="240" w:lineRule="auto"/>
              <w:ind w:left="105" w:leftChars="50" w:right="0"/>
              <w:textAlignment w:val="baseline"/>
              <w:rPr>
                <w:color w:val="auto"/>
                <w:sz w:val="21"/>
                <w:szCs w:val="21"/>
                <w:highlight w:val="none"/>
              </w:rPr>
            </w:pPr>
            <w:r>
              <w:rPr>
                <w:color w:val="auto"/>
                <w:spacing w:val="-1"/>
                <w:sz w:val="21"/>
                <w:szCs w:val="21"/>
                <w:highlight w:val="none"/>
              </w:rPr>
              <w:t>会议中</w:t>
            </w:r>
            <w:r>
              <w:rPr>
                <w:rFonts w:hint="eastAsia"/>
                <w:color w:val="auto"/>
                <w:spacing w:val="-1"/>
                <w:sz w:val="21"/>
                <w:szCs w:val="21"/>
                <w:highlight w:val="none"/>
                <w:lang w:val="en-US" w:eastAsia="zh-CN"/>
              </w:rPr>
              <w:t xml:space="preserve"> </w:t>
            </w:r>
            <w:r>
              <w:rPr>
                <w:color w:val="auto"/>
                <w:spacing w:val="-1"/>
                <w:sz w:val="21"/>
                <w:szCs w:val="21"/>
                <w:highlight w:val="none"/>
              </w:rPr>
              <w:t>1F:圆桌会议室后排2张</w:t>
            </w:r>
          </w:p>
        </w:tc>
        <w:tc>
          <w:tcPr>
            <w:tcW w:w="2013" w:type="dxa"/>
            <w:vAlign w:val="top"/>
          </w:tcPr>
          <w:p w14:paraId="154707B3">
            <w:pPr>
              <w:pStyle w:val="478"/>
              <w:keepNext w:val="0"/>
              <w:keepLines w:val="0"/>
              <w:pageBreakBefore w:val="0"/>
              <w:widowControl/>
              <w:kinsoku w:val="0"/>
              <w:wordWrap/>
              <w:overflowPunct/>
              <w:topLinePunct w:val="0"/>
              <w:autoSpaceDE w:val="0"/>
              <w:autoSpaceDN w:val="0"/>
              <w:bidi w:val="0"/>
              <w:adjustRightInd w:val="0"/>
              <w:snapToGrid w:val="0"/>
              <w:spacing w:beforeAutospacing="0" w:line="240" w:lineRule="auto"/>
              <w:ind w:left="105" w:leftChars="50" w:right="0"/>
              <w:textAlignment w:val="baseline"/>
              <w:rPr>
                <w:color w:val="auto"/>
                <w:spacing w:val="-1"/>
                <w:sz w:val="21"/>
                <w:szCs w:val="21"/>
                <w:highlight w:val="none"/>
              </w:rPr>
            </w:pPr>
          </w:p>
        </w:tc>
        <w:tc>
          <w:tcPr>
            <w:tcW w:w="2228" w:type="dxa"/>
            <w:vAlign w:val="top"/>
          </w:tcPr>
          <w:p w14:paraId="6D4575C3">
            <w:pPr>
              <w:pStyle w:val="478"/>
              <w:keepNext w:val="0"/>
              <w:keepLines w:val="0"/>
              <w:pageBreakBefore w:val="0"/>
              <w:widowControl/>
              <w:kinsoku w:val="0"/>
              <w:wordWrap/>
              <w:overflowPunct/>
              <w:topLinePunct w:val="0"/>
              <w:autoSpaceDE w:val="0"/>
              <w:autoSpaceDN w:val="0"/>
              <w:bidi w:val="0"/>
              <w:adjustRightInd w:val="0"/>
              <w:snapToGrid w:val="0"/>
              <w:spacing w:beforeAutospacing="0" w:line="240" w:lineRule="auto"/>
              <w:ind w:left="105" w:leftChars="50" w:right="0"/>
              <w:textAlignment w:val="baseline"/>
              <w:rPr>
                <w:color w:val="auto"/>
                <w:spacing w:val="-1"/>
                <w:sz w:val="21"/>
                <w:szCs w:val="21"/>
                <w:highlight w:val="none"/>
              </w:rPr>
            </w:pPr>
          </w:p>
        </w:tc>
      </w:tr>
      <w:tr w14:paraId="1D827E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vAlign w:val="center"/>
          </w:tcPr>
          <w:p w14:paraId="49183B62">
            <w:pPr>
              <w:pStyle w:val="478"/>
              <w:keepNext w:val="0"/>
              <w:keepLines w:val="0"/>
              <w:pageBreakBefore w:val="0"/>
              <w:widowControl/>
              <w:numPr>
                <w:ilvl w:val="0"/>
                <w:numId w:val="12"/>
              </w:numPr>
              <w:kinsoku w:val="0"/>
              <w:wordWrap/>
              <w:overflowPunct/>
              <w:topLinePunct w:val="0"/>
              <w:autoSpaceDE w:val="0"/>
              <w:autoSpaceDN w:val="0"/>
              <w:bidi w:val="0"/>
              <w:adjustRightInd w:val="0"/>
              <w:snapToGrid w:val="0"/>
              <w:spacing w:line="240" w:lineRule="auto"/>
              <w:ind w:left="454" w:leftChars="0" w:hanging="454" w:firstLineChars="0"/>
              <w:jc w:val="center"/>
              <w:textAlignment w:val="baseline"/>
              <w:rPr>
                <w:color w:val="auto"/>
                <w:sz w:val="21"/>
                <w:szCs w:val="21"/>
                <w:highlight w:val="none"/>
              </w:rPr>
            </w:pPr>
          </w:p>
        </w:tc>
        <w:tc>
          <w:tcPr>
            <w:tcW w:w="1714" w:type="dxa"/>
            <w:vAlign w:val="center"/>
          </w:tcPr>
          <w:p w14:paraId="3D073C9F">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leftChars="0"/>
              <w:jc w:val="center"/>
              <w:textAlignment w:val="baseline"/>
              <w:rPr>
                <w:color w:val="auto"/>
                <w:sz w:val="21"/>
                <w:szCs w:val="21"/>
                <w:highlight w:val="none"/>
              </w:rPr>
            </w:pPr>
            <w:r>
              <w:rPr>
                <w:color w:val="auto"/>
                <w:spacing w:val="6"/>
                <w:sz w:val="21"/>
                <w:szCs w:val="21"/>
                <w:highlight w:val="none"/>
              </w:rPr>
              <w:t>会议椅1</w:t>
            </w:r>
          </w:p>
        </w:tc>
        <w:tc>
          <w:tcPr>
            <w:tcW w:w="1080" w:type="dxa"/>
            <w:vAlign w:val="center"/>
          </w:tcPr>
          <w:p w14:paraId="52B2C82F">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leftChars="0"/>
              <w:jc w:val="center"/>
              <w:textAlignment w:val="baseline"/>
              <w:rPr>
                <w:color w:val="auto"/>
                <w:sz w:val="21"/>
                <w:szCs w:val="21"/>
                <w:highlight w:val="none"/>
              </w:rPr>
            </w:pPr>
            <w:r>
              <w:rPr>
                <w:color w:val="auto"/>
                <w:spacing w:val="-6"/>
                <w:sz w:val="21"/>
                <w:szCs w:val="21"/>
                <w:highlight w:val="none"/>
              </w:rPr>
              <w:t>101</w:t>
            </w:r>
          </w:p>
        </w:tc>
        <w:tc>
          <w:tcPr>
            <w:tcW w:w="960" w:type="dxa"/>
            <w:vAlign w:val="center"/>
          </w:tcPr>
          <w:p w14:paraId="772E90D7">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leftChars="0"/>
              <w:jc w:val="center"/>
              <w:textAlignment w:val="baseline"/>
              <w:rPr>
                <w:color w:val="auto"/>
                <w:sz w:val="21"/>
                <w:szCs w:val="21"/>
                <w:highlight w:val="none"/>
              </w:rPr>
            </w:pPr>
            <w:r>
              <w:rPr>
                <w:color w:val="auto"/>
                <w:sz w:val="21"/>
                <w:szCs w:val="21"/>
                <w:highlight w:val="none"/>
              </w:rPr>
              <w:t>张</w:t>
            </w:r>
          </w:p>
        </w:tc>
        <w:tc>
          <w:tcPr>
            <w:tcW w:w="4838" w:type="dxa"/>
            <w:vAlign w:val="top"/>
          </w:tcPr>
          <w:p w14:paraId="65FD8D46">
            <w:pPr>
              <w:pStyle w:val="478"/>
              <w:keepNext w:val="0"/>
              <w:keepLines w:val="0"/>
              <w:pageBreakBefore w:val="0"/>
              <w:widowControl/>
              <w:kinsoku w:val="0"/>
              <w:wordWrap/>
              <w:overflowPunct/>
              <w:topLinePunct w:val="0"/>
              <w:autoSpaceDE w:val="0"/>
              <w:autoSpaceDN w:val="0"/>
              <w:bidi w:val="0"/>
              <w:adjustRightInd w:val="0"/>
              <w:snapToGrid w:val="0"/>
              <w:spacing w:beforeAutospacing="0" w:line="240" w:lineRule="auto"/>
              <w:ind w:left="105" w:leftChars="50" w:right="0"/>
              <w:textAlignment w:val="baseline"/>
              <w:rPr>
                <w:color w:val="auto"/>
                <w:sz w:val="21"/>
                <w:szCs w:val="21"/>
                <w:highlight w:val="none"/>
              </w:rPr>
            </w:pPr>
            <w:r>
              <w:rPr>
                <w:color w:val="auto"/>
                <w:spacing w:val="1"/>
                <w:sz w:val="21"/>
                <w:szCs w:val="21"/>
                <w:highlight w:val="none"/>
              </w:rPr>
              <w:t>行政科研楼</w:t>
            </w:r>
            <w:r>
              <w:rPr>
                <w:rFonts w:hint="eastAsia"/>
                <w:color w:val="auto"/>
                <w:spacing w:val="1"/>
                <w:sz w:val="21"/>
                <w:szCs w:val="21"/>
                <w:highlight w:val="none"/>
                <w:lang w:val="en-US" w:eastAsia="zh-CN"/>
              </w:rPr>
              <w:t xml:space="preserve"> </w:t>
            </w:r>
            <w:r>
              <w:rPr>
                <w:color w:val="auto"/>
                <w:spacing w:val="1"/>
                <w:sz w:val="21"/>
                <w:szCs w:val="21"/>
                <w:highlight w:val="none"/>
              </w:rPr>
              <w:t>5F/6F(52张):大会议</w:t>
            </w:r>
            <w:r>
              <w:rPr>
                <w:color w:val="auto"/>
                <w:sz w:val="21"/>
                <w:szCs w:val="21"/>
                <w:highlight w:val="none"/>
              </w:rPr>
              <w:t>室26张*2间</w:t>
            </w:r>
          </w:p>
          <w:p w14:paraId="52657844">
            <w:pPr>
              <w:pStyle w:val="478"/>
              <w:keepNext w:val="0"/>
              <w:keepLines w:val="0"/>
              <w:pageBreakBefore w:val="0"/>
              <w:widowControl/>
              <w:kinsoku w:val="0"/>
              <w:wordWrap/>
              <w:overflowPunct/>
              <w:topLinePunct w:val="0"/>
              <w:autoSpaceDE w:val="0"/>
              <w:autoSpaceDN w:val="0"/>
              <w:bidi w:val="0"/>
              <w:adjustRightInd w:val="0"/>
              <w:snapToGrid w:val="0"/>
              <w:spacing w:beforeAutospacing="0" w:line="240" w:lineRule="auto"/>
              <w:ind w:left="105" w:leftChars="50" w:right="0"/>
              <w:textAlignment w:val="baseline"/>
              <w:rPr>
                <w:color w:val="auto"/>
                <w:spacing w:val="-1"/>
                <w:sz w:val="21"/>
                <w:szCs w:val="21"/>
                <w:highlight w:val="none"/>
              </w:rPr>
            </w:pPr>
            <w:r>
              <w:rPr>
                <w:color w:val="auto"/>
                <w:spacing w:val="-1"/>
                <w:sz w:val="21"/>
                <w:szCs w:val="21"/>
                <w:highlight w:val="none"/>
              </w:rPr>
              <w:t>6F:圆桌会议室12张</w:t>
            </w:r>
          </w:p>
          <w:p w14:paraId="06832BE4">
            <w:pPr>
              <w:pStyle w:val="478"/>
              <w:keepNext w:val="0"/>
              <w:keepLines w:val="0"/>
              <w:pageBreakBefore w:val="0"/>
              <w:widowControl/>
              <w:kinsoku w:val="0"/>
              <w:wordWrap/>
              <w:overflowPunct/>
              <w:topLinePunct w:val="0"/>
              <w:autoSpaceDE w:val="0"/>
              <w:autoSpaceDN w:val="0"/>
              <w:bidi w:val="0"/>
              <w:adjustRightInd w:val="0"/>
              <w:snapToGrid w:val="0"/>
              <w:spacing w:beforeAutospacing="0" w:line="240" w:lineRule="auto"/>
              <w:ind w:left="105" w:leftChars="50" w:right="0"/>
              <w:textAlignment w:val="baseline"/>
              <w:rPr>
                <w:color w:val="auto"/>
                <w:sz w:val="21"/>
                <w:szCs w:val="21"/>
                <w:highlight w:val="none"/>
              </w:rPr>
            </w:pPr>
            <w:r>
              <w:rPr>
                <w:color w:val="auto"/>
                <w:spacing w:val="-2"/>
                <w:sz w:val="21"/>
                <w:szCs w:val="21"/>
                <w:highlight w:val="none"/>
              </w:rPr>
              <w:t>5F:小会议室14张</w:t>
            </w:r>
          </w:p>
          <w:p w14:paraId="7D3661D9">
            <w:pPr>
              <w:pStyle w:val="478"/>
              <w:keepNext w:val="0"/>
              <w:keepLines w:val="0"/>
              <w:pageBreakBefore w:val="0"/>
              <w:widowControl/>
              <w:kinsoku w:val="0"/>
              <w:wordWrap/>
              <w:overflowPunct/>
              <w:topLinePunct w:val="0"/>
              <w:autoSpaceDE w:val="0"/>
              <w:autoSpaceDN w:val="0"/>
              <w:bidi w:val="0"/>
              <w:adjustRightInd w:val="0"/>
              <w:snapToGrid w:val="0"/>
              <w:spacing w:beforeAutospacing="0" w:line="240" w:lineRule="auto"/>
              <w:ind w:left="105" w:leftChars="50" w:right="0"/>
              <w:textAlignment w:val="baseline"/>
              <w:rPr>
                <w:color w:val="auto"/>
                <w:spacing w:val="-1"/>
                <w:sz w:val="21"/>
                <w:szCs w:val="21"/>
                <w:highlight w:val="none"/>
              </w:rPr>
            </w:pPr>
            <w:r>
              <w:rPr>
                <w:color w:val="auto"/>
                <w:spacing w:val="-1"/>
                <w:sz w:val="21"/>
                <w:szCs w:val="21"/>
                <w:highlight w:val="none"/>
              </w:rPr>
              <w:t>会议中心</w:t>
            </w:r>
            <w:r>
              <w:rPr>
                <w:rFonts w:hint="eastAsia"/>
                <w:color w:val="auto"/>
                <w:spacing w:val="-1"/>
                <w:sz w:val="21"/>
                <w:szCs w:val="21"/>
                <w:highlight w:val="none"/>
                <w:lang w:val="en-US" w:eastAsia="zh-CN"/>
              </w:rPr>
              <w:t xml:space="preserve"> </w:t>
            </w:r>
            <w:r>
              <w:rPr>
                <w:color w:val="auto"/>
                <w:spacing w:val="-1"/>
                <w:sz w:val="21"/>
                <w:szCs w:val="21"/>
                <w:highlight w:val="none"/>
              </w:rPr>
              <w:t>1F:圆桌会议室14张</w:t>
            </w:r>
          </w:p>
          <w:p w14:paraId="0F98752F">
            <w:pPr>
              <w:pStyle w:val="478"/>
              <w:keepNext w:val="0"/>
              <w:keepLines w:val="0"/>
              <w:pageBreakBefore w:val="0"/>
              <w:widowControl/>
              <w:kinsoku w:val="0"/>
              <w:wordWrap/>
              <w:overflowPunct/>
              <w:topLinePunct w:val="0"/>
              <w:autoSpaceDE w:val="0"/>
              <w:autoSpaceDN w:val="0"/>
              <w:bidi w:val="0"/>
              <w:adjustRightInd w:val="0"/>
              <w:snapToGrid w:val="0"/>
              <w:spacing w:beforeAutospacing="0" w:line="240" w:lineRule="auto"/>
              <w:ind w:left="105" w:leftChars="50" w:right="0"/>
              <w:textAlignment w:val="baseline"/>
              <w:rPr>
                <w:color w:val="auto"/>
                <w:sz w:val="21"/>
                <w:szCs w:val="21"/>
                <w:highlight w:val="none"/>
              </w:rPr>
            </w:pPr>
            <w:r>
              <w:rPr>
                <w:color w:val="auto"/>
                <w:spacing w:val="-1"/>
                <w:sz w:val="21"/>
                <w:szCs w:val="21"/>
                <w:highlight w:val="none"/>
              </w:rPr>
              <w:t>会议中</w:t>
            </w:r>
            <w:r>
              <w:rPr>
                <w:rFonts w:hint="eastAsia"/>
                <w:color w:val="auto"/>
                <w:spacing w:val="-1"/>
                <w:sz w:val="21"/>
                <w:szCs w:val="21"/>
                <w:highlight w:val="none"/>
                <w:lang w:val="en-US" w:eastAsia="zh-CN"/>
              </w:rPr>
              <w:t xml:space="preserve"> </w:t>
            </w:r>
            <w:r>
              <w:rPr>
                <w:color w:val="auto"/>
                <w:spacing w:val="-1"/>
                <w:sz w:val="21"/>
                <w:szCs w:val="21"/>
                <w:highlight w:val="none"/>
              </w:rPr>
              <w:t>2-3F:主席椅9张</w:t>
            </w:r>
          </w:p>
        </w:tc>
        <w:tc>
          <w:tcPr>
            <w:tcW w:w="2013" w:type="dxa"/>
            <w:vAlign w:val="top"/>
          </w:tcPr>
          <w:p w14:paraId="0A2C7DDF">
            <w:pPr>
              <w:pStyle w:val="478"/>
              <w:keepNext w:val="0"/>
              <w:keepLines w:val="0"/>
              <w:pageBreakBefore w:val="0"/>
              <w:widowControl/>
              <w:kinsoku w:val="0"/>
              <w:wordWrap/>
              <w:overflowPunct/>
              <w:topLinePunct w:val="0"/>
              <w:autoSpaceDE w:val="0"/>
              <w:autoSpaceDN w:val="0"/>
              <w:bidi w:val="0"/>
              <w:adjustRightInd w:val="0"/>
              <w:snapToGrid w:val="0"/>
              <w:spacing w:beforeAutospacing="0" w:line="240" w:lineRule="auto"/>
              <w:ind w:left="105" w:leftChars="50" w:right="0"/>
              <w:textAlignment w:val="baseline"/>
              <w:rPr>
                <w:color w:val="auto"/>
                <w:spacing w:val="-1"/>
                <w:sz w:val="21"/>
                <w:szCs w:val="21"/>
                <w:highlight w:val="none"/>
              </w:rPr>
            </w:pPr>
          </w:p>
        </w:tc>
        <w:tc>
          <w:tcPr>
            <w:tcW w:w="2228" w:type="dxa"/>
            <w:vAlign w:val="top"/>
          </w:tcPr>
          <w:p w14:paraId="2C5EE519">
            <w:pPr>
              <w:pStyle w:val="478"/>
              <w:keepNext w:val="0"/>
              <w:keepLines w:val="0"/>
              <w:pageBreakBefore w:val="0"/>
              <w:widowControl/>
              <w:kinsoku w:val="0"/>
              <w:wordWrap/>
              <w:overflowPunct/>
              <w:topLinePunct w:val="0"/>
              <w:autoSpaceDE w:val="0"/>
              <w:autoSpaceDN w:val="0"/>
              <w:bidi w:val="0"/>
              <w:adjustRightInd w:val="0"/>
              <w:snapToGrid w:val="0"/>
              <w:spacing w:beforeAutospacing="0" w:line="240" w:lineRule="auto"/>
              <w:ind w:left="105" w:leftChars="50" w:right="0"/>
              <w:textAlignment w:val="baseline"/>
              <w:rPr>
                <w:color w:val="auto"/>
                <w:spacing w:val="-1"/>
                <w:sz w:val="21"/>
                <w:szCs w:val="21"/>
                <w:highlight w:val="none"/>
              </w:rPr>
            </w:pPr>
          </w:p>
        </w:tc>
      </w:tr>
      <w:tr w14:paraId="29BACE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vAlign w:val="center"/>
          </w:tcPr>
          <w:p w14:paraId="43F7052B">
            <w:pPr>
              <w:pStyle w:val="478"/>
              <w:keepNext w:val="0"/>
              <w:keepLines w:val="0"/>
              <w:pageBreakBefore w:val="0"/>
              <w:widowControl/>
              <w:numPr>
                <w:ilvl w:val="0"/>
                <w:numId w:val="12"/>
              </w:numPr>
              <w:kinsoku w:val="0"/>
              <w:wordWrap/>
              <w:overflowPunct/>
              <w:topLinePunct w:val="0"/>
              <w:autoSpaceDE w:val="0"/>
              <w:autoSpaceDN w:val="0"/>
              <w:bidi w:val="0"/>
              <w:adjustRightInd w:val="0"/>
              <w:snapToGrid w:val="0"/>
              <w:spacing w:line="240" w:lineRule="auto"/>
              <w:ind w:left="454" w:leftChars="0" w:hanging="454" w:firstLineChars="0"/>
              <w:jc w:val="center"/>
              <w:textAlignment w:val="baseline"/>
              <w:rPr>
                <w:color w:val="auto"/>
                <w:sz w:val="21"/>
                <w:szCs w:val="21"/>
                <w:highlight w:val="none"/>
              </w:rPr>
            </w:pPr>
          </w:p>
        </w:tc>
        <w:tc>
          <w:tcPr>
            <w:tcW w:w="1714" w:type="dxa"/>
            <w:vAlign w:val="center"/>
          </w:tcPr>
          <w:p w14:paraId="71207C3C">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leftChars="0"/>
              <w:jc w:val="center"/>
              <w:textAlignment w:val="baseline"/>
              <w:rPr>
                <w:color w:val="auto"/>
                <w:sz w:val="21"/>
                <w:szCs w:val="21"/>
                <w:highlight w:val="none"/>
              </w:rPr>
            </w:pPr>
            <w:r>
              <w:rPr>
                <w:color w:val="auto"/>
                <w:spacing w:val="4"/>
                <w:sz w:val="21"/>
                <w:szCs w:val="21"/>
                <w:highlight w:val="none"/>
              </w:rPr>
              <w:t>会议椅2</w:t>
            </w:r>
          </w:p>
        </w:tc>
        <w:tc>
          <w:tcPr>
            <w:tcW w:w="1080" w:type="dxa"/>
            <w:vAlign w:val="center"/>
          </w:tcPr>
          <w:p w14:paraId="3AC81881">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leftChars="0"/>
              <w:jc w:val="center"/>
              <w:textAlignment w:val="baseline"/>
              <w:rPr>
                <w:color w:val="auto"/>
                <w:sz w:val="21"/>
                <w:szCs w:val="21"/>
                <w:highlight w:val="none"/>
              </w:rPr>
            </w:pPr>
            <w:r>
              <w:rPr>
                <w:color w:val="auto"/>
                <w:spacing w:val="-3"/>
                <w:sz w:val="21"/>
                <w:szCs w:val="21"/>
                <w:highlight w:val="none"/>
              </w:rPr>
              <w:t>64</w:t>
            </w:r>
          </w:p>
        </w:tc>
        <w:tc>
          <w:tcPr>
            <w:tcW w:w="960" w:type="dxa"/>
            <w:vAlign w:val="center"/>
          </w:tcPr>
          <w:p w14:paraId="12808870">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leftChars="0"/>
              <w:jc w:val="center"/>
              <w:textAlignment w:val="baseline"/>
              <w:rPr>
                <w:color w:val="auto"/>
                <w:sz w:val="21"/>
                <w:szCs w:val="21"/>
                <w:highlight w:val="none"/>
              </w:rPr>
            </w:pPr>
            <w:r>
              <w:rPr>
                <w:color w:val="auto"/>
                <w:sz w:val="21"/>
                <w:szCs w:val="21"/>
                <w:highlight w:val="none"/>
              </w:rPr>
              <w:t>张</w:t>
            </w:r>
          </w:p>
        </w:tc>
        <w:tc>
          <w:tcPr>
            <w:tcW w:w="4838" w:type="dxa"/>
            <w:vAlign w:val="top"/>
          </w:tcPr>
          <w:p w14:paraId="70B9CEF8">
            <w:pPr>
              <w:pStyle w:val="478"/>
              <w:keepNext w:val="0"/>
              <w:keepLines w:val="0"/>
              <w:pageBreakBefore w:val="0"/>
              <w:widowControl/>
              <w:kinsoku w:val="0"/>
              <w:wordWrap/>
              <w:overflowPunct/>
              <w:topLinePunct w:val="0"/>
              <w:autoSpaceDE w:val="0"/>
              <w:autoSpaceDN w:val="0"/>
              <w:bidi w:val="0"/>
              <w:adjustRightInd w:val="0"/>
              <w:snapToGrid w:val="0"/>
              <w:spacing w:before="133" w:line="240" w:lineRule="auto"/>
              <w:ind w:left="105" w:leftChars="50"/>
              <w:textAlignment w:val="baseline"/>
              <w:rPr>
                <w:color w:val="auto"/>
                <w:sz w:val="21"/>
                <w:szCs w:val="21"/>
                <w:highlight w:val="none"/>
              </w:rPr>
            </w:pPr>
            <w:r>
              <w:rPr>
                <w:color w:val="auto"/>
                <w:sz w:val="21"/>
                <w:szCs w:val="21"/>
                <w:highlight w:val="none"/>
              </w:rPr>
              <w:t>行政科研楼6F:前台2张</w:t>
            </w:r>
          </w:p>
          <w:p w14:paraId="1473ACA2">
            <w:pPr>
              <w:pStyle w:val="478"/>
              <w:keepNext w:val="0"/>
              <w:keepLines w:val="0"/>
              <w:pageBreakBefore w:val="0"/>
              <w:widowControl/>
              <w:kinsoku w:val="0"/>
              <w:wordWrap/>
              <w:overflowPunct/>
              <w:topLinePunct w:val="0"/>
              <w:autoSpaceDE w:val="0"/>
              <w:autoSpaceDN w:val="0"/>
              <w:bidi w:val="0"/>
              <w:adjustRightInd w:val="0"/>
              <w:snapToGrid w:val="0"/>
              <w:spacing w:before="130" w:line="240" w:lineRule="auto"/>
              <w:ind w:left="105" w:leftChars="50"/>
              <w:textAlignment w:val="baseline"/>
              <w:rPr>
                <w:color w:val="auto"/>
                <w:sz w:val="21"/>
                <w:szCs w:val="21"/>
                <w:highlight w:val="none"/>
              </w:rPr>
            </w:pPr>
            <w:r>
              <w:rPr>
                <w:color w:val="auto"/>
                <w:spacing w:val="1"/>
                <w:sz w:val="21"/>
                <w:szCs w:val="21"/>
                <w:highlight w:val="none"/>
              </w:rPr>
              <w:t>5F/6F(48张):大会议室后排椅2</w:t>
            </w:r>
            <w:r>
              <w:rPr>
                <w:color w:val="auto"/>
                <w:sz w:val="21"/>
                <w:szCs w:val="21"/>
                <w:highlight w:val="none"/>
              </w:rPr>
              <w:t>4张*2间</w:t>
            </w:r>
          </w:p>
          <w:p w14:paraId="6AF2622D">
            <w:pPr>
              <w:pStyle w:val="478"/>
              <w:keepNext w:val="0"/>
              <w:keepLines w:val="0"/>
              <w:pageBreakBefore w:val="0"/>
              <w:widowControl/>
              <w:kinsoku w:val="0"/>
              <w:wordWrap/>
              <w:overflowPunct/>
              <w:topLinePunct w:val="0"/>
              <w:autoSpaceDE w:val="0"/>
              <w:autoSpaceDN w:val="0"/>
              <w:bidi w:val="0"/>
              <w:adjustRightInd w:val="0"/>
              <w:snapToGrid w:val="0"/>
              <w:spacing w:before="40" w:line="240" w:lineRule="auto"/>
              <w:ind w:left="105" w:leftChars="50" w:right="2864"/>
              <w:textAlignment w:val="baseline"/>
              <w:rPr>
                <w:color w:val="auto"/>
                <w:sz w:val="21"/>
                <w:szCs w:val="21"/>
                <w:highlight w:val="none"/>
              </w:rPr>
            </w:pPr>
            <w:r>
              <w:rPr>
                <w:color w:val="auto"/>
                <w:spacing w:val="-1"/>
                <w:sz w:val="21"/>
                <w:szCs w:val="21"/>
                <w:highlight w:val="none"/>
              </w:rPr>
              <w:t>6F:圆桌会议室后排4张</w:t>
            </w:r>
            <w:r>
              <w:rPr>
                <w:color w:val="auto"/>
                <w:spacing w:val="1"/>
                <w:sz w:val="21"/>
                <w:szCs w:val="21"/>
                <w:highlight w:val="none"/>
              </w:rPr>
              <w:t xml:space="preserve"> </w:t>
            </w:r>
            <w:r>
              <w:rPr>
                <w:color w:val="auto"/>
                <w:sz w:val="21"/>
                <w:szCs w:val="21"/>
                <w:highlight w:val="none"/>
              </w:rPr>
              <w:t>5F:小会议室后排6张</w:t>
            </w:r>
          </w:p>
          <w:p w14:paraId="0BC2CB9B">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textAlignment w:val="baseline"/>
              <w:rPr>
                <w:color w:val="auto"/>
                <w:sz w:val="21"/>
                <w:szCs w:val="21"/>
                <w:highlight w:val="none"/>
              </w:rPr>
            </w:pPr>
            <w:r>
              <w:rPr>
                <w:color w:val="auto"/>
                <w:spacing w:val="-1"/>
                <w:sz w:val="21"/>
                <w:szCs w:val="21"/>
                <w:highlight w:val="none"/>
              </w:rPr>
              <w:t>会议中心</w:t>
            </w:r>
            <w:r>
              <w:rPr>
                <w:rFonts w:hint="eastAsia"/>
                <w:color w:val="auto"/>
                <w:spacing w:val="-1"/>
                <w:sz w:val="21"/>
                <w:szCs w:val="21"/>
                <w:highlight w:val="none"/>
                <w:lang w:val="en-US" w:eastAsia="zh-CN"/>
              </w:rPr>
              <w:t xml:space="preserve"> </w:t>
            </w:r>
            <w:r>
              <w:rPr>
                <w:color w:val="auto"/>
                <w:spacing w:val="-1"/>
                <w:sz w:val="21"/>
                <w:szCs w:val="21"/>
                <w:highlight w:val="none"/>
              </w:rPr>
              <w:t>1F:圆桌会议室4张</w:t>
            </w:r>
          </w:p>
        </w:tc>
        <w:tc>
          <w:tcPr>
            <w:tcW w:w="2013" w:type="dxa"/>
            <w:vAlign w:val="top"/>
          </w:tcPr>
          <w:p w14:paraId="15C7DECF">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textAlignment w:val="baseline"/>
              <w:rPr>
                <w:color w:val="auto"/>
                <w:spacing w:val="-1"/>
                <w:sz w:val="21"/>
                <w:szCs w:val="21"/>
                <w:highlight w:val="none"/>
              </w:rPr>
            </w:pPr>
          </w:p>
        </w:tc>
        <w:tc>
          <w:tcPr>
            <w:tcW w:w="2228" w:type="dxa"/>
            <w:vAlign w:val="top"/>
          </w:tcPr>
          <w:p w14:paraId="32B507D5">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textAlignment w:val="baseline"/>
              <w:rPr>
                <w:color w:val="auto"/>
                <w:spacing w:val="-1"/>
                <w:sz w:val="21"/>
                <w:szCs w:val="21"/>
                <w:highlight w:val="none"/>
              </w:rPr>
            </w:pPr>
          </w:p>
        </w:tc>
      </w:tr>
      <w:tr w14:paraId="4FCF57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vAlign w:val="center"/>
          </w:tcPr>
          <w:p w14:paraId="330907D3">
            <w:pPr>
              <w:pStyle w:val="478"/>
              <w:keepNext w:val="0"/>
              <w:keepLines w:val="0"/>
              <w:pageBreakBefore w:val="0"/>
              <w:widowControl/>
              <w:numPr>
                <w:ilvl w:val="0"/>
                <w:numId w:val="12"/>
              </w:numPr>
              <w:kinsoku w:val="0"/>
              <w:wordWrap/>
              <w:overflowPunct/>
              <w:topLinePunct w:val="0"/>
              <w:autoSpaceDE w:val="0"/>
              <w:autoSpaceDN w:val="0"/>
              <w:bidi w:val="0"/>
              <w:adjustRightInd w:val="0"/>
              <w:snapToGrid w:val="0"/>
              <w:spacing w:line="240" w:lineRule="auto"/>
              <w:ind w:left="454" w:leftChars="0" w:hanging="454" w:firstLineChars="0"/>
              <w:jc w:val="center"/>
              <w:textAlignment w:val="baseline"/>
              <w:rPr>
                <w:color w:val="auto"/>
                <w:sz w:val="21"/>
                <w:szCs w:val="21"/>
                <w:highlight w:val="none"/>
              </w:rPr>
            </w:pPr>
          </w:p>
        </w:tc>
        <w:tc>
          <w:tcPr>
            <w:tcW w:w="1714" w:type="dxa"/>
            <w:vAlign w:val="center"/>
          </w:tcPr>
          <w:p w14:paraId="7F5C38FD">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leftChars="0"/>
              <w:jc w:val="center"/>
              <w:textAlignment w:val="baseline"/>
              <w:rPr>
                <w:color w:val="auto"/>
                <w:sz w:val="21"/>
                <w:szCs w:val="21"/>
                <w:highlight w:val="none"/>
              </w:rPr>
            </w:pPr>
            <w:r>
              <w:rPr>
                <w:color w:val="auto"/>
                <w:spacing w:val="6"/>
                <w:sz w:val="21"/>
                <w:szCs w:val="21"/>
                <w:highlight w:val="none"/>
              </w:rPr>
              <w:t>主席桌1</w:t>
            </w:r>
          </w:p>
        </w:tc>
        <w:tc>
          <w:tcPr>
            <w:tcW w:w="1080" w:type="dxa"/>
            <w:vAlign w:val="center"/>
          </w:tcPr>
          <w:p w14:paraId="6E0DB131">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leftChars="0"/>
              <w:jc w:val="center"/>
              <w:textAlignment w:val="baseline"/>
              <w:rPr>
                <w:color w:val="auto"/>
                <w:sz w:val="21"/>
                <w:szCs w:val="21"/>
                <w:highlight w:val="none"/>
              </w:rPr>
            </w:pPr>
            <w:r>
              <w:rPr>
                <w:color w:val="auto"/>
                <w:sz w:val="21"/>
                <w:szCs w:val="21"/>
                <w:highlight w:val="none"/>
              </w:rPr>
              <w:t>1</w:t>
            </w:r>
          </w:p>
        </w:tc>
        <w:tc>
          <w:tcPr>
            <w:tcW w:w="960" w:type="dxa"/>
            <w:vAlign w:val="center"/>
          </w:tcPr>
          <w:p w14:paraId="0494128D">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leftChars="0"/>
              <w:jc w:val="center"/>
              <w:textAlignment w:val="baseline"/>
              <w:rPr>
                <w:color w:val="auto"/>
                <w:sz w:val="21"/>
                <w:szCs w:val="21"/>
                <w:highlight w:val="none"/>
              </w:rPr>
            </w:pPr>
            <w:r>
              <w:rPr>
                <w:color w:val="auto"/>
                <w:sz w:val="21"/>
                <w:szCs w:val="21"/>
                <w:highlight w:val="none"/>
              </w:rPr>
              <w:t>张</w:t>
            </w:r>
          </w:p>
        </w:tc>
        <w:tc>
          <w:tcPr>
            <w:tcW w:w="4838" w:type="dxa"/>
            <w:vAlign w:val="top"/>
          </w:tcPr>
          <w:p w14:paraId="58A1F9BC">
            <w:pPr>
              <w:pStyle w:val="478"/>
              <w:keepNext w:val="0"/>
              <w:keepLines w:val="0"/>
              <w:pageBreakBefore w:val="0"/>
              <w:widowControl/>
              <w:kinsoku w:val="0"/>
              <w:wordWrap/>
              <w:overflowPunct/>
              <w:topLinePunct w:val="0"/>
              <w:autoSpaceDE w:val="0"/>
              <w:autoSpaceDN w:val="0"/>
              <w:bidi w:val="0"/>
              <w:adjustRightInd w:val="0"/>
              <w:snapToGrid w:val="0"/>
              <w:spacing w:before="54" w:line="240" w:lineRule="auto"/>
              <w:ind w:left="114"/>
              <w:textAlignment w:val="baseline"/>
              <w:rPr>
                <w:color w:val="auto"/>
                <w:sz w:val="21"/>
                <w:szCs w:val="21"/>
                <w:highlight w:val="none"/>
              </w:rPr>
            </w:pPr>
            <w:r>
              <w:rPr>
                <w:color w:val="auto"/>
                <w:spacing w:val="-1"/>
                <w:sz w:val="21"/>
                <w:szCs w:val="21"/>
                <w:highlight w:val="none"/>
              </w:rPr>
              <w:t>会议中心</w:t>
            </w:r>
            <w:r>
              <w:rPr>
                <w:rFonts w:hint="eastAsia"/>
                <w:color w:val="auto"/>
                <w:spacing w:val="-1"/>
                <w:sz w:val="21"/>
                <w:szCs w:val="21"/>
                <w:highlight w:val="none"/>
                <w:lang w:val="en-US" w:eastAsia="zh-CN"/>
              </w:rPr>
              <w:t xml:space="preserve"> </w:t>
            </w:r>
            <w:r>
              <w:rPr>
                <w:color w:val="auto"/>
                <w:spacing w:val="-1"/>
                <w:sz w:val="21"/>
                <w:szCs w:val="21"/>
                <w:highlight w:val="none"/>
              </w:rPr>
              <w:t>2-3F:主席台5张</w:t>
            </w:r>
          </w:p>
        </w:tc>
        <w:tc>
          <w:tcPr>
            <w:tcW w:w="2013" w:type="dxa"/>
            <w:vAlign w:val="top"/>
          </w:tcPr>
          <w:p w14:paraId="1CED9261">
            <w:pPr>
              <w:pStyle w:val="478"/>
              <w:keepNext w:val="0"/>
              <w:keepLines w:val="0"/>
              <w:pageBreakBefore w:val="0"/>
              <w:widowControl/>
              <w:kinsoku w:val="0"/>
              <w:wordWrap/>
              <w:overflowPunct/>
              <w:topLinePunct w:val="0"/>
              <w:autoSpaceDE w:val="0"/>
              <w:autoSpaceDN w:val="0"/>
              <w:bidi w:val="0"/>
              <w:adjustRightInd w:val="0"/>
              <w:snapToGrid w:val="0"/>
              <w:spacing w:before="54" w:line="240" w:lineRule="auto"/>
              <w:ind w:left="114"/>
              <w:textAlignment w:val="baseline"/>
              <w:rPr>
                <w:color w:val="auto"/>
                <w:spacing w:val="-1"/>
                <w:sz w:val="21"/>
                <w:szCs w:val="21"/>
                <w:highlight w:val="none"/>
              </w:rPr>
            </w:pPr>
          </w:p>
        </w:tc>
        <w:tc>
          <w:tcPr>
            <w:tcW w:w="2228" w:type="dxa"/>
            <w:vAlign w:val="top"/>
          </w:tcPr>
          <w:p w14:paraId="493A0946">
            <w:pPr>
              <w:pStyle w:val="478"/>
              <w:keepNext w:val="0"/>
              <w:keepLines w:val="0"/>
              <w:pageBreakBefore w:val="0"/>
              <w:widowControl/>
              <w:kinsoku w:val="0"/>
              <w:wordWrap/>
              <w:overflowPunct/>
              <w:topLinePunct w:val="0"/>
              <w:autoSpaceDE w:val="0"/>
              <w:autoSpaceDN w:val="0"/>
              <w:bidi w:val="0"/>
              <w:adjustRightInd w:val="0"/>
              <w:snapToGrid w:val="0"/>
              <w:spacing w:before="54" w:line="240" w:lineRule="auto"/>
              <w:ind w:left="114"/>
              <w:textAlignment w:val="baseline"/>
              <w:rPr>
                <w:color w:val="auto"/>
                <w:spacing w:val="-1"/>
                <w:sz w:val="21"/>
                <w:szCs w:val="21"/>
                <w:highlight w:val="none"/>
              </w:rPr>
            </w:pPr>
          </w:p>
        </w:tc>
      </w:tr>
      <w:tr w14:paraId="3FC7DE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vAlign w:val="center"/>
          </w:tcPr>
          <w:p w14:paraId="09C695FE">
            <w:pPr>
              <w:pStyle w:val="478"/>
              <w:keepNext w:val="0"/>
              <w:keepLines w:val="0"/>
              <w:pageBreakBefore w:val="0"/>
              <w:widowControl/>
              <w:numPr>
                <w:ilvl w:val="0"/>
                <w:numId w:val="12"/>
              </w:numPr>
              <w:kinsoku w:val="0"/>
              <w:wordWrap/>
              <w:overflowPunct/>
              <w:topLinePunct w:val="0"/>
              <w:autoSpaceDE w:val="0"/>
              <w:autoSpaceDN w:val="0"/>
              <w:bidi w:val="0"/>
              <w:adjustRightInd w:val="0"/>
              <w:snapToGrid w:val="0"/>
              <w:spacing w:line="240" w:lineRule="auto"/>
              <w:ind w:left="454" w:leftChars="0" w:hanging="454" w:firstLineChars="0"/>
              <w:jc w:val="center"/>
              <w:textAlignment w:val="baseline"/>
              <w:rPr>
                <w:color w:val="auto"/>
                <w:sz w:val="21"/>
                <w:szCs w:val="21"/>
                <w:highlight w:val="none"/>
              </w:rPr>
            </w:pPr>
          </w:p>
        </w:tc>
        <w:tc>
          <w:tcPr>
            <w:tcW w:w="1714" w:type="dxa"/>
            <w:vAlign w:val="center"/>
          </w:tcPr>
          <w:p w14:paraId="4E8E492D">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leftChars="0"/>
              <w:jc w:val="center"/>
              <w:textAlignment w:val="baseline"/>
              <w:rPr>
                <w:color w:val="auto"/>
                <w:sz w:val="21"/>
                <w:szCs w:val="21"/>
                <w:highlight w:val="none"/>
              </w:rPr>
            </w:pPr>
            <w:r>
              <w:rPr>
                <w:color w:val="auto"/>
                <w:spacing w:val="4"/>
                <w:sz w:val="21"/>
                <w:szCs w:val="21"/>
                <w:highlight w:val="none"/>
              </w:rPr>
              <w:t>主席桌2</w:t>
            </w:r>
          </w:p>
        </w:tc>
        <w:tc>
          <w:tcPr>
            <w:tcW w:w="1080" w:type="dxa"/>
            <w:vAlign w:val="center"/>
          </w:tcPr>
          <w:p w14:paraId="5171BFAA">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leftChars="0"/>
              <w:jc w:val="center"/>
              <w:textAlignment w:val="baseline"/>
              <w:rPr>
                <w:color w:val="auto"/>
                <w:sz w:val="21"/>
                <w:szCs w:val="21"/>
                <w:highlight w:val="none"/>
              </w:rPr>
            </w:pPr>
            <w:r>
              <w:rPr>
                <w:color w:val="auto"/>
                <w:sz w:val="21"/>
                <w:szCs w:val="21"/>
                <w:highlight w:val="none"/>
              </w:rPr>
              <w:t>4</w:t>
            </w:r>
          </w:p>
        </w:tc>
        <w:tc>
          <w:tcPr>
            <w:tcW w:w="960" w:type="dxa"/>
            <w:vAlign w:val="center"/>
          </w:tcPr>
          <w:p w14:paraId="6739B876">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leftChars="0"/>
              <w:jc w:val="center"/>
              <w:textAlignment w:val="baseline"/>
              <w:rPr>
                <w:color w:val="auto"/>
                <w:sz w:val="21"/>
                <w:szCs w:val="21"/>
                <w:highlight w:val="none"/>
              </w:rPr>
            </w:pPr>
            <w:r>
              <w:rPr>
                <w:color w:val="auto"/>
                <w:sz w:val="21"/>
                <w:szCs w:val="21"/>
                <w:highlight w:val="none"/>
              </w:rPr>
              <w:t>张</w:t>
            </w:r>
          </w:p>
        </w:tc>
        <w:tc>
          <w:tcPr>
            <w:tcW w:w="4838" w:type="dxa"/>
            <w:vAlign w:val="top"/>
          </w:tcPr>
          <w:p w14:paraId="362565D1">
            <w:pPr>
              <w:pStyle w:val="478"/>
              <w:keepNext w:val="0"/>
              <w:keepLines w:val="0"/>
              <w:pageBreakBefore w:val="0"/>
              <w:widowControl/>
              <w:kinsoku w:val="0"/>
              <w:wordWrap/>
              <w:overflowPunct/>
              <w:topLinePunct w:val="0"/>
              <w:autoSpaceDE w:val="0"/>
              <w:autoSpaceDN w:val="0"/>
              <w:bidi w:val="0"/>
              <w:adjustRightInd w:val="0"/>
              <w:snapToGrid w:val="0"/>
              <w:spacing w:before="54" w:line="240" w:lineRule="auto"/>
              <w:ind w:left="114"/>
              <w:textAlignment w:val="baseline"/>
              <w:rPr>
                <w:color w:val="auto"/>
                <w:sz w:val="21"/>
                <w:szCs w:val="21"/>
                <w:highlight w:val="none"/>
              </w:rPr>
            </w:pPr>
            <w:r>
              <w:rPr>
                <w:color w:val="auto"/>
                <w:spacing w:val="-1"/>
                <w:sz w:val="21"/>
                <w:szCs w:val="21"/>
                <w:highlight w:val="none"/>
              </w:rPr>
              <w:t>会议中心</w:t>
            </w:r>
            <w:r>
              <w:rPr>
                <w:rFonts w:hint="eastAsia"/>
                <w:color w:val="auto"/>
                <w:spacing w:val="-1"/>
                <w:sz w:val="21"/>
                <w:szCs w:val="21"/>
                <w:highlight w:val="none"/>
                <w:lang w:val="en-US" w:eastAsia="zh-CN"/>
              </w:rPr>
              <w:t xml:space="preserve"> </w:t>
            </w:r>
            <w:r>
              <w:rPr>
                <w:color w:val="auto"/>
                <w:spacing w:val="-1"/>
                <w:sz w:val="21"/>
                <w:szCs w:val="21"/>
                <w:highlight w:val="none"/>
              </w:rPr>
              <w:t>2-3F:主席台5张</w:t>
            </w:r>
          </w:p>
        </w:tc>
        <w:tc>
          <w:tcPr>
            <w:tcW w:w="2013" w:type="dxa"/>
            <w:vAlign w:val="top"/>
          </w:tcPr>
          <w:p w14:paraId="08D83CCA">
            <w:pPr>
              <w:pStyle w:val="478"/>
              <w:keepNext w:val="0"/>
              <w:keepLines w:val="0"/>
              <w:pageBreakBefore w:val="0"/>
              <w:widowControl/>
              <w:kinsoku w:val="0"/>
              <w:wordWrap/>
              <w:overflowPunct/>
              <w:topLinePunct w:val="0"/>
              <w:autoSpaceDE w:val="0"/>
              <w:autoSpaceDN w:val="0"/>
              <w:bidi w:val="0"/>
              <w:adjustRightInd w:val="0"/>
              <w:snapToGrid w:val="0"/>
              <w:spacing w:before="54" w:line="240" w:lineRule="auto"/>
              <w:ind w:left="114"/>
              <w:textAlignment w:val="baseline"/>
              <w:rPr>
                <w:color w:val="auto"/>
                <w:spacing w:val="-1"/>
                <w:sz w:val="21"/>
                <w:szCs w:val="21"/>
                <w:highlight w:val="none"/>
              </w:rPr>
            </w:pPr>
          </w:p>
        </w:tc>
        <w:tc>
          <w:tcPr>
            <w:tcW w:w="2228" w:type="dxa"/>
            <w:vAlign w:val="top"/>
          </w:tcPr>
          <w:p w14:paraId="45DD4CA6">
            <w:pPr>
              <w:pStyle w:val="478"/>
              <w:keepNext w:val="0"/>
              <w:keepLines w:val="0"/>
              <w:pageBreakBefore w:val="0"/>
              <w:widowControl/>
              <w:kinsoku w:val="0"/>
              <w:wordWrap/>
              <w:overflowPunct/>
              <w:topLinePunct w:val="0"/>
              <w:autoSpaceDE w:val="0"/>
              <w:autoSpaceDN w:val="0"/>
              <w:bidi w:val="0"/>
              <w:adjustRightInd w:val="0"/>
              <w:snapToGrid w:val="0"/>
              <w:spacing w:before="54" w:line="240" w:lineRule="auto"/>
              <w:ind w:left="114"/>
              <w:textAlignment w:val="baseline"/>
              <w:rPr>
                <w:color w:val="auto"/>
                <w:spacing w:val="-1"/>
                <w:sz w:val="21"/>
                <w:szCs w:val="21"/>
                <w:highlight w:val="none"/>
              </w:rPr>
            </w:pPr>
          </w:p>
        </w:tc>
      </w:tr>
      <w:tr w14:paraId="0CB403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vAlign w:val="center"/>
          </w:tcPr>
          <w:p w14:paraId="5866CD55">
            <w:pPr>
              <w:pStyle w:val="478"/>
              <w:keepNext w:val="0"/>
              <w:keepLines w:val="0"/>
              <w:pageBreakBefore w:val="0"/>
              <w:widowControl/>
              <w:numPr>
                <w:ilvl w:val="0"/>
                <w:numId w:val="12"/>
              </w:numPr>
              <w:kinsoku w:val="0"/>
              <w:wordWrap/>
              <w:overflowPunct/>
              <w:topLinePunct w:val="0"/>
              <w:autoSpaceDE w:val="0"/>
              <w:autoSpaceDN w:val="0"/>
              <w:bidi w:val="0"/>
              <w:adjustRightInd w:val="0"/>
              <w:snapToGrid w:val="0"/>
              <w:spacing w:line="240" w:lineRule="auto"/>
              <w:ind w:left="454" w:leftChars="0" w:hanging="454" w:firstLineChars="0"/>
              <w:jc w:val="center"/>
              <w:textAlignment w:val="baseline"/>
              <w:rPr>
                <w:color w:val="auto"/>
                <w:sz w:val="21"/>
                <w:szCs w:val="21"/>
                <w:highlight w:val="none"/>
              </w:rPr>
            </w:pPr>
          </w:p>
        </w:tc>
        <w:tc>
          <w:tcPr>
            <w:tcW w:w="1714" w:type="dxa"/>
            <w:vAlign w:val="center"/>
          </w:tcPr>
          <w:p w14:paraId="48C3FE76">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leftChars="0"/>
              <w:jc w:val="center"/>
              <w:textAlignment w:val="baseline"/>
              <w:rPr>
                <w:color w:val="auto"/>
                <w:sz w:val="21"/>
                <w:szCs w:val="21"/>
                <w:highlight w:val="none"/>
              </w:rPr>
            </w:pPr>
            <w:r>
              <w:rPr>
                <w:color w:val="auto"/>
                <w:spacing w:val="11"/>
                <w:sz w:val="21"/>
                <w:szCs w:val="21"/>
                <w:highlight w:val="none"/>
              </w:rPr>
              <w:t>讲台</w:t>
            </w:r>
          </w:p>
        </w:tc>
        <w:tc>
          <w:tcPr>
            <w:tcW w:w="1080" w:type="dxa"/>
            <w:vAlign w:val="center"/>
          </w:tcPr>
          <w:p w14:paraId="2F734CC4">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leftChars="0"/>
              <w:jc w:val="center"/>
              <w:textAlignment w:val="baseline"/>
              <w:rPr>
                <w:rFonts w:hint="eastAsia" w:eastAsia="宋体"/>
                <w:color w:val="auto"/>
                <w:sz w:val="21"/>
                <w:szCs w:val="21"/>
                <w:highlight w:val="none"/>
                <w:lang w:eastAsia="zh-CN"/>
              </w:rPr>
            </w:pPr>
            <w:r>
              <w:rPr>
                <w:rFonts w:hint="eastAsia"/>
                <w:color w:val="auto"/>
                <w:spacing w:val="-6"/>
                <w:sz w:val="21"/>
                <w:szCs w:val="21"/>
                <w:highlight w:val="none"/>
                <w:lang w:val="en-US" w:eastAsia="zh-CN"/>
              </w:rPr>
              <w:t>8</w:t>
            </w:r>
          </w:p>
        </w:tc>
        <w:tc>
          <w:tcPr>
            <w:tcW w:w="960" w:type="dxa"/>
            <w:vAlign w:val="center"/>
          </w:tcPr>
          <w:p w14:paraId="1A0669CA">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leftChars="0"/>
              <w:jc w:val="center"/>
              <w:textAlignment w:val="baseline"/>
              <w:rPr>
                <w:color w:val="auto"/>
                <w:sz w:val="21"/>
                <w:szCs w:val="21"/>
                <w:highlight w:val="none"/>
              </w:rPr>
            </w:pPr>
            <w:r>
              <w:rPr>
                <w:color w:val="auto"/>
                <w:sz w:val="21"/>
                <w:szCs w:val="21"/>
                <w:highlight w:val="none"/>
              </w:rPr>
              <w:t>个</w:t>
            </w:r>
          </w:p>
        </w:tc>
        <w:tc>
          <w:tcPr>
            <w:tcW w:w="4838" w:type="dxa"/>
            <w:vMerge w:val="restart"/>
            <w:vAlign w:val="top"/>
          </w:tcPr>
          <w:p w14:paraId="04B7B99B">
            <w:pPr>
              <w:pStyle w:val="478"/>
              <w:keepNext w:val="0"/>
              <w:keepLines w:val="0"/>
              <w:pageBreakBefore w:val="0"/>
              <w:widowControl/>
              <w:kinsoku w:val="0"/>
              <w:wordWrap/>
              <w:overflowPunct/>
              <w:topLinePunct w:val="0"/>
              <w:autoSpaceDE w:val="0"/>
              <w:autoSpaceDN w:val="0"/>
              <w:bidi w:val="0"/>
              <w:adjustRightInd w:val="0"/>
              <w:snapToGrid w:val="0"/>
              <w:spacing w:before="56" w:line="240" w:lineRule="auto"/>
              <w:ind w:left="114" w:right="237"/>
              <w:textAlignment w:val="baseline"/>
              <w:rPr>
                <w:color w:val="auto"/>
                <w:sz w:val="21"/>
                <w:szCs w:val="21"/>
                <w:highlight w:val="none"/>
              </w:rPr>
            </w:pPr>
            <w:r>
              <w:rPr>
                <w:color w:val="auto"/>
                <w:spacing w:val="-1"/>
                <w:sz w:val="21"/>
                <w:szCs w:val="21"/>
                <w:highlight w:val="none"/>
              </w:rPr>
              <w:t>会议中心</w:t>
            </w:r>
            <w:r>
              <w:rPr>
                <w:rFonts w:hint="eastAsia"/>
                <w:color w:val="auto"/>
                <w:spacing w:val="-1"/>
                <w:sz w:val="21"/>
                <w:szCs w:val="21"/>
                <w:highlight w:val="none"/>
                <w:lang w:val="en-US" w:eastAsia="zh-CN"/>
              </w:rPr>
              <w:t xml:space="preserve"> </w:t>
            </w:r>
            <w:r>
              <w:rPr>
                <w:color w:val="auto"/>
                <w:spacing w:val="-1"/>
                <w:sz w:val="21"/>
                <w:szCs w:val="21"/>
                <w:highlight w:val="none"/>
              </w:rPr>
              <w:t>1F:多功能厅1个、56人小会议室1个、60人</w:t>
            </w:r>
            <w:r>
              <w:rPr>
                <w:color w:val="auto"/>
                <w:spacing w:val="18"/>
                <w:sz w:val="21"/>
                <w:szCs w:val="21"/>
                <w:highlight w:val="none"/>
              </w:rPr>
              <w:t xml:space="preserve"> </w:t>
            </w:r>
            <w:r>
              <w:rPr>
                <w:color w:val="auto"/>
                <w:spacing w:val="-2"/>
                <w:sz w:val="21"/>
                <w:szCs w:val="21"/>
                <w:highlight w:val="none"/>
              </w:rPr>
              <w:t>小会议室1个</w:t>
            </w:r>
          </w:p>
          <w:p w14:paraId="438239F8">
            <w:pPr>
              <w:pStyle w:val="478"/>
              <w:keepNext w:val="0"/>
              <w:keepLines w:val="0"/>
              <w:pageBreakBefore w:val="0"/>
              <w:widowControl/>
              <w:kinsoku w:val="0"/>
              <w:wordWrap/>
              <w:overflowPunct/>
              <w:topLinePunct w:val="0"/>
              <w:autoSpaceDE w:val="0"/>
              <w:autoSpaceDN w:val="0"/>
              <w:bidi w:val="0"/>
              <w:adjustRightInd w:val="0"/>
              <w:snapToGrid w:val="0"/>
              <w:spacing w:before="2" w:line="240" w:lineRule="auto"/>
              <w:ind w:left="114" w:right="2652"/>
              <w:textAlignment w:val="baseline"/>
              <w:rPr>
                <w:color w:val="auto"/>
                <w:sz w:val="21"/>
                <w:szCs w:val="21"/>
                <w:highlight w:val="none"/>
              </w:rPr>
            </w:pPr>
            <w:r>
              <w:rPr>
                <w:color w:val="auto"/>
                <w:spacing w:val="-1"/>
                <w:sz w:val="21"/>
                <w:szCs w:val="21"/>
                <w:highlight w:val="none"/>
              </w:rPr>
              <w:t>会议中心</w:t>
            </w:r>
            <w:r>
              <w:rPr>
                <w:rFonts w:hint="eastAsia"/>
                <w:color w:val="auto"/>
                <w:spacing w:val="-1"/>
                <w:sz w:val="21"/>
                <w:szCs w:val="21"/>
                <w:highlight w:val="none"/>
                <w:lang w:val="en-US" w:eastAsia="zh-CN"/>
              </w:rPr>
              <w:t xml:space="preserve"> </w:t>
            </w:r>
            <w:r>
              <w:rPr>
                <w:color w:val="auto"/>
                <w:spacing w:val="-1"/>
                <w:sz w:val="21"/>
                <w:szCs w:val="21"/>
                <w:highlight w:val="none"/>
              </w:rPr>
              <w:t>2-3F:主席台1个</w:t>
            </w:r>
            <w:r>
              <w:rPr>
                <w:color w:val="auto"/>
                <w:spacing w:val="5"/>
                <w:sz w:val="21"/>
                <w:szCs w:val="21"/>
                <w:highlight w:val="none"/>
              </w:rPr>
              <w:t xml:space="preserve"> </w:t>
            </w:r>
            <w:r>
              <w:rPr>
                <w:color w:val="auto"/>
                <w:spacing w:val="1"/>
                <w:sz w:val="21"/>
                <w:szCs w:val="21"/>
                <w:highlight w:val="none"/>
              </w:rPr>
              <w:t>门诊医技楼裙楼</w:t>
            </w:r>
          </w:p>
          <w:p w14:paraId="6D047DED">
            <w:pPr>
              <w:pStyle w:val="478"/>
              <w:keepNext w:val="0"/>
              <w:keepLines w:val="0"/>
              <w:pageBreakBefore w:val="0"/>
              <w:widowControl/>
              <w:kinsoku w:val="0"/>
              <w:wordWrap/>
              <w:overflowPunct/>
              <w:topLinePunct w:val="0"/>
              <w:autoSpaceDE w:val="0"/>
              <w:autoSpaceDN w:val="0"/>
              <w:bidi w:val="0"/>
              <w:adjustRightInd w:val="0"/>
              <w:snapToGrid w:val="0"/>
              <w:spacing w:before="40" w:line="240" w:lineRule="auto"/>
              <w:ind w:left="114"/>
              <w:textAlignment w:val="baseline"/>
              <w:rPr>
                <w:color w:val="auto"/>
                <w:sz w:val="21"/>
                <w:szCs w:val="21"/>
                <w:highlight w:val="none"/>
              </w:rPr>
            </w:pPr>
            <w:r>
              <w:rPr>
                <w:color w:val="auto"/>
                <w:spacing w:val="-2"/>
                <w:sz w:val="21"/>
                <w:szCs w:val="21"/>
                <w:highlight w:val="none"/>
              </w:rPr>
              <w:t>2F:示教室1个</w:t>
            </w:r>
          </w:p>
          <w:p w14:paraId="00184B09">
            <w:pPr>
              <w:pStyle w:val="478"/>
              <w:keepNext w:val="0"/>
              <w:keepLines w:val="0"/>
              <w:pageBreakBefore w:val="0"/>
              <w:widowControl/>
              <w:kinsoku w:val="0"/>
              <w:wordWrap/>
              <w:overflowPunct/>
              <w:topLinePunct w:val="0"/>
              <w:autoSpaceDE w:val="0"/>
              <w:autoSpaceDN w:val="0"/>
              <w:bidi w:val="0"/>
              <w:adjustRightInd w:val="0"/>
              <w:snapToGrid w:val="0"/>
              <w:spacing w:before="20" w:line="240" w:lineRule="auto"/>
              <w:ind w:left="114" w:right="2005"/>
              <w:textAlignment w:val="baseline"/>
              <w:rPr>
                <w:color w:val="auto"/>
                <w:sz w:val="21"/>
                <w:szCs w:val="21"/>
                <w:highlight w:val="none"/>
              </w:rPr>
            </w:pPr>
            <w:r>
              <w:rPr>
                <w:color w:val="auto"/>
                <w:sz w:val="21"/>
                <w:szCs w:val="21"/>
                <w:highlight w:val="none"/>
              </w:rPr>
              <w:t>3F:办公/示教1个、会议示教2个</w:t>
            </w:r>
            <w:r>
              <w:rPr>
                <w:color w:val="auto"/>
                <w:spacing w:val="8"/>
                <w:sz w:val="21"/>
                <w:szCs w:val="21"/>
                <w:highlight w:val="none"/>
              </w:rPr>
              <w:t xml:space="preserve"> </w:t>
            </w:r>
            <w:r>
              <w:rPr>
                <w:color w:val="auto"/>
                <w:spacing w:val="-1"/>
                <w:sz w:val="21"/>
                <w:szCs w:val="21"/>
                <w:highlight w:val="none"/>
              </w:rPr>
              <w:t>6F:会议示教桌1个</w:t>
            </w:r>
          </w:p>
        </w:tc>
        <w:tc>
          <w:tcPr>
            <w:tcW w:w="2013" w:type="dxa"/>
            <w:vAlign w:val="top"/>
          </w:tcPr>
          <w:p w14:paraId="1ED0255C">
            <w:pPr>
              <w:pStyle w:val="478"/>
              <w:keepNext w:val="0"/>
              <w:keepLines w:val="0"/>
              <w:pageBreakBefore w:val="0"/>
              <w:widowControl/>
              <w:kinsoku w:val="0"/>
              <w:wordWrap/>
              <w:overflowPunct/>
              <w:topLinePunct w:val="0"/>
              <w:autoSpaceDE w:val="0"/>
              <w:autoSpaceDN w:val="0"/>
              <w:bidi w:val="0"/>
              <w:adjustRightInd w:val="0"/>
              <w:snapToGrid w:val="0"/>
              <w:spacing w:before="20" w:line="240" w:lineRule="auto"/>
              <w:ind w:left="114" w:right="2005"/>
              <w:textAlignment w:val="baseline"/>
              <w:rPr>
                <w:color w:val="auto"/>
                <w:sz w:val="21"/>
                <w:szCs w:val="21"/>
                <w:highlight w:val="none"/>
              </w:rPr>
            </w:pPr>
          </w:p>
        </w:tc>
        <w:tc>
          <w:tcPr>
            <w:tcW w:w="2228" w:type="dxa"/>
            <w:vAlign w:val="top"/>
          </w:tcPr>
          <w:p w14:paraId="0D7ACA80">
            <w:pPr>
              <w:pStyle w:val="478"/>
              <w:keepNext w:val="0"/>
              <w:keepLines w:val="0"/>
              <w:pageBreakBefore w:val="0"/>
              <w:widowControl/>
              <w:kinsoku w:val="0"/>
              <w:wordWrap/>
              <w:overflowPunct/>
              <w:topLinePunct w:val="0"/>
              <w:autoSpaceDE w:val="0"/>
              <w:autoSpaceDN w:val="0"/>
              <w:bidi w:val="0"/>
              <w:adjustRightInd w:val="0"/>
              <w:snapToGrid w:val="0"/>
              <w:spacing w:before="20" w:line="240" w:lineRule="auto"/>
              <w:ind w:left="114" w:right="2005"/>
              <w:textAlignment w:val="baseline"/>
              <w:rPr>
                <w:color w:val="auto"/>
                <w:sz w:val="21"/>
                <w:szCs w:val="21"/>
                <w:highlight w:val="none"/>
              </w:rPr>
            </w:pPr>
          </w:p>
        </w:tc>
      </w:tr>
      <w:tr w14:paraId="041BFC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vAlign w:val="center"/>
          </w:tcPr>
          <w:p w14:paraId="1AEC256F">
            <w:pPr>
              <w:pStyle w:val="478"/>
              <w:keepNext w:val="0"/>
              <w:keepLines w:val="0"/>
              <w:pageBreakBefore w:val="0"/>
              <w:widowControl/>
              <w:numPr>
                <w:ilvl w:val="0"/>
                <w:numId w:val="12"/>
              </w:numPr>
              <w:kinsoku w:val="0"/>
              <w:wordWrap/>
              <w:overflowPunct/>
              <w:topLinePunct w:val="0"/>
              <w:autoSpaceDE w:val="0"/>
              <w:autoSpaceDN w:val="0"/>
              <w:bidi w:val="0"/>
              <w:adjustRightInd w:val="0"/>
              <w:snapToGrid w:val="0"/>
              <w:spacing w:line="240" w:lineRule="auto"/>
              <w:ind w:left="454" w:leftChars="0" w:hanging="454" w:firstLineChars="0"/>
              <w:jc w:val="center"/>
              <w:textAlignment w:val="baseline"/>
              <w:rPr>
                <w:color w:val="auto"/>
                <w:sz w:val="21"/>
                <w:szCs w:val="21"/>
                <w:highlight w:val="none"/>
              </w:rPr>
            </w:pPr>
          </w:p>
        </w:tc>
        <w:tc>
          <w:tcPr>
            <w:tcW w:w="1714" w:type="dxa"/>
            <w:vAlign w:val="center"/>
          </w:tcPr>
          <w:p w14:paraId="5EE73239">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leftChars="0"/>
              <w:jc w:val="center"/>
              <w:textAlignment w:val="baseline"/>
              <w:rPr>
                <w:rFonts w:hint="default"/>
                <w:color w:val="auto"/>
                <w:spacing w:val="11"/>
                <w:sz w:val="21"/>
                <w:szCs w:val="21"/>
                <w:highlight w:val="none"/>
                <w:lang w:val="en-US"/>
              </w:rPr>
            </w:pPr>
            <w:r>
              <w:rPr>
                <w:rFonts w:hint="eastAsia"/>
                <w:color w:val="auto"/>
                <w:spacing w:val="11"/>
                <w:sz w:val="21"/>
                <w:szCs w:val="21"/>
                <w:highlight w:val="none"/>
                <w:lang w:val="en-US" w:eastAsia="zh-CN"/>
              </w:rPr>
              <w:t>智慧演讲台</w:t>
            </w:r>
          </w:p>
        </w:tc>
        <w:tc>
          <w:tcPr>
            <w:tcW w:w="1080" w:type="dxa"/>
            <w:vAlign w:val="center"/>
          </w:tcPr>
          <w:p w14:paraId="02754509">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leftChars="0"/>
              <w:jc w:val="center"/>
              <w:textAlignment w:val="baseline"/>
              <w:rPr>
                <w:rFonts w:hint="eastAsia" w:eastAsia="宋体"/>
                <w:color w:val="auto"/>
                <w:spacing w:val="-6"/>
                <w:sz w:val="21"/>
                <w:szCs w:val="21"/>
                <w:highlight w:val="none"/>
                <w:lang w:val="en-US" w:eastAsia="zh-CN"/>
              </w:rPr>
            </w:pPr>
            <w:r>
              <w:rPr>
                <w:rFonts w:hint="eastAsia"/>
                <w:color w:val="auto"/>
                <w:spacing w:val="-6"/>
                <w:sz w:val="21"/>
                <w:szCs w:val="21"/>
                <w:highlight w:val="none"/>
                <w:lang w:val="en-US" w:eastAsia="zh-CN"/>
              </w:rPr>
              <w:t>2</w:t>
            </w:r>
          </w:p>
        </w:tc>
        <w:tc>
          <w:tcPr>
            <w:tcW w:w="960" w:type="dxa"/>
            <w:vAlign w:val="center"/>
          </w:tcPr>
          <w:p w14:paraId="01B4D065">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leftChars="0"/>
              <w:jc w:val="center"/>
              <w:textAlignment w:val="baseline"/>
              <w:rPr>
                <w:rFonts w:hint="eastAsia" w:eastAsia="宋体"/>
                <w:color w:val="auto"/>
                <w:sz w:val="21"/>
                <w:szCs w:val="21"/>
                <w:highlight w:val="none"/>
                <w:lang w:val="en-US" w:eastAsia="zh-CN"/>
              </w:rPr>
            </w:pPr>
            <w:r>
              <w:rPr>
                <w:color w:val="auto"/>
                <w:sz w:val="21"/>
                <w:szCs w:val="21"/>
                <w:highlight w:val="none"/>
              </w:rPr>
              <w:t>个</w:t>
            </w:r>
          </w:p>
        </w:tc>
        <w:tc>
          <w:tcPr>
            <w:tcW w:w="4838" w:type="dxa"/>
            <w:vMerge w:val="continue"/>
            <w:vAlign w:val="top"/>
          </w:tcPr>
          <w:p w14:paraId="4BF0E482">
            <w:pPr>
              <w:pStyle w:val="478"/>
              <w:keepNext w:val="0"/>
              <w:keepLines w:val="0"/>
              <w:pageBreakBefore w:val="0"/>
              <w:widowControl/>
              <w:kinsoku w:val="0"/>
              <w:wordWrap/>
              <w:overflowPunct/>
              <w:topLinePunct w:val="0"/>
              <w:autoSpaceDE w:val="0"/>
              <w:autoSpaceDN w:val="0"/>
              <w:bidi w:val="0"/>
              <w:adjustRightInd w:val="0"/>
              <w:snapToGrid w:val="0"/>
              <w:spacing w:before="20" w:line="240" w:lineRule="auto"/>
              <w:ind w:left="114" w:right="2005"/>
              <w:textAlignment w:val="baseline"/>
              <w:rPr>
                <w:color w:val="auto"/>
                <w:sz w:val="21"/>
                <w:szCs w:val="21"/>
                <w:highlight w:val="none"/>
              </w:rPr>
            </w:pPr>
          </w:p>
        </w:tc>
        <w:tc>
          <w:tcPr>
            <w:tcW w:w="2013" w:type="dxa"/>
            <w:vAlign w:val="top"/>
          </w:tcPr>
          <w:p w14:paraId="3819D824">
            <w:pPr>
              <w:pStyle w:val="478"/>
              <w:keepNext w:val="0"/>
              <w:keepLines w:val="0"/>
              <w:pageBreakBefore w:val="0"/>
              <w:widowControl/>
              <w:kinsoku w:val="0"/>
              <w:wordWrap/>
              <w:overflowPunct/>
              <w:topLinePunct w:val="0"/>
              <w:autoSpaceDE w:val="0"/>
              <w:autoSpaceDN w:val="0"/>
              <w:bidi w:val="0"/>
              <w:adjustRightInd w:val="0"/>
              <w:snapToGrid w:val="0"/>
              <w:spacing w:before="20" w:line="240" w:lineRule="auto"/>
              <w:ind w:left="114" w:right="2005"/>
              <w:textAlignment w:val="baseline"/>
              <w:rPr>
                <w:color w:val="auto"/>
                <w:sz w:val="21"/>
                <w:szCs w:val="21"/>
                <w:highlight w:val="none"/>
              </w:rPr>
            </w:pPr>
          </w:p>
        </w:tc>
        <w:tc>
          <w:tcPr>
            <w:tcW w:w="2228" w:type="dxa"/>
            <w:vAlign w:val="top"/>
          </w:tcPr>
          <w:p w14:paraId="04FDFE29">
            <w:pPr>
              <w:pStyle w:val="478"/>
              <w:keepNext w:val="0"/>
              <w:keepLines w:val="0"/>
              <w:pageBreakBefore w:val="0"/>
              <w:widowControl/>
              <w:kinsoku w:val="0"/>
              <w:wordWrap/>
              <w:overflowPunct/>
              <w:topLinePunct w:val="0"/>
              <w:autoSpaceDE w:val="0"/>
              <w:autoSpaceDN w:val="0"/>
              <w:bidi w:val="0"/>
              <w:adjustRightInd w:val="0"/>
              <w:snapToGrid w:val="0"/>
              <w:spacing w:before="20" w:line="240" w:lineRule="auto"/>
              <w:ind w:left="114" w:right="2005"/>
              <w:textAlignment w:val="baseline"/>
              <w:rPr>
                <w:color w:val="auto"/>
                <w:sz w:val="21"/>
                <w:szCs w:val="21"/>
                <w:highlight w:val="none"/>
              </w:rPr>
            </w:pPr>
          </w:p>
        </w:tc>
      </w:tr>
      <w:tr w14:paraId="74AC7C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vAlign w:val="center"/>
          </w:tcPr>
          <w:p w14:paraId="63297321">
            <w:pPr>
              <w:pStyle w:val="478"/>
              <w:keepNext w:val="0"/>
              <w:keepLines w:val="0"/>
              <w:pageBreakBefore w:val="0"/>
              <w:widowControl/>
              <w:numPr>
                <w:ilvl w:val="0"/>
                <w:numId w:val="12"/>
              </w:numPr>
              <w:kinsoku w:val="0"/>
              <w:wordWrap/>
              <w:overflowPunct/>
              <w:topLinePunct w:val="0"/>
              <w:autoSpaceDE w:val="0"/>
              <w:autoSpaceDN w:val="0"/>
              <w:bidi w:val="0"/>
              <w:adjustRightInd w:val="0"/>
              <w:snapToGrid w:val="0"/>
              <w:spacing w:line="240" w:lineRule="auto"/>
              <w:ind w:left="454" w:leftChars="0" w:hanging="454" w:firstLineChars="0"/>
              <w:jc w:val="center"/>
              <w:textAlignment w:val="baseline"/>
              <w:rPr>
                <w:color w:val="auto"/>
                <w:sz w:val="21"/>
                <w:szCs w:val="21"/>
                <w:highlight w:val="none"/>
              </w:rPr>
            </w:pPr>
          </w:p>
        </w:tc>
        <w:tc>
          <w:tcPr>
            <w:tcW w:w="1714" w:type="dxa"/>
            <w:vAlign w:val="center"/>
          </w:tcPr>
          <w:p w14:paraId="10D74475">
            <w:pPr>
              <w:pStyle w:val="478"/>
              <w:keepNext w:val="0"/>
              <w:keepLines w:val="0"/>
              <w:pageBreakBefore w:val="0"/>
              <w:widowControl/>
              <w:kinsoku w:val="0"/>
              <w:wordWrap/>
              <w:overflowPunct/>
              <w:topLinePunct w:val="0"/>
              <w:autoSpaceDE w:val="0"/>
              <w:autoSpaceDN w:val="0"/>
              <w:bidi w:val="0"/>
              <w:adjustRightInd w:val="0"/>
              <w:snapToGrid w:val="0"/>
              <w:spacing w:before="0" w:line="240" w:lineRule="auto"/>
              <w:ind w:left="0" w:leftChars="0"/>
              <w:jc w:val="center"/>
              <w:textAlignment w:val="baseline"/>
              <w:rPr>
                <w:color w:val="auto"/>
                <w:sz w:val="21"/>
                <w:szCs w:val="21"/>
                <w:highlight w:val="none"/>
              </w:rPr>
            </w:pPr>
            <w:r>
              <w:rPr>
                <w:rFonts w:hint="eastAsia"/>
                <w:color w:val="auto"/>
                <w:spacing w:val="2"/>
                <w:sz w:val="21"/>
                <w:szCs w:val="21"/>
                <w:highlight w:val="none"/>
                <w:lang w:val="en-US" w:eastAsia="zh-CN"/>
              </w:rPr>
              <w:t>定制条形台</w:t>
            </w:r>
          </w:p>
        </w:tc>
        <w:tc>
          <w:tcPr>
            <w:tcW w:w="1080" w:type="dxa"/>
            <w:vAlign w:val="center"/>
          </w:tcPr>
          <w:p w14:paraId="1B491A25">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leftChars="0"/>
              <w:jc w:val="center"/>
              <w:textAlignment w:val="baseline"/>
              <w:rPr>
                <w:color w:val="auto"/>
                <w:sz w:val="21"/>
                <w:szCs w:val="21"/>
                <w:highlight w:val="none"/>
              </w:rPr>
            </w:pPr>
            <w:r>
              <w:rPr>
                <w:color w:val="auto"/>
                <w:spacing w:val="-3"/>
                <w:position w:val="-2"/>
                <w:sz w:val="21"/>
                <w:szCs w:val="21"/>
                <w:highlight w:val="none"/>
              </w:rPr>
              <w:t>28</w:t>
            </w:r>
          </w:p>
        </w:tc>
        <w:tc>
          <w:tcPr>
            <w:tcW w:w="960" w:type="dxa"/>
            <w:vAlign w:val="center"/>
          </w:tcPr>
          <w:p w14:paraId="57FF5057">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leftChars="0"/>
              <w:jc w:val="center"/>
              <w:textAlignment w:val="baseline"/>
              <w:rPr>
                <w:color w:val="auto"/>
                <w:sz w:val="21"/>
                <w:szCs w:val="21"/>
                <w:highlight w:val="none"/>
              </w:rPr>
            </w:pPr>
            <w:r>
              <w:rPr>
                <w:color w:val="auto"/>
                <w:sz w:val="21"/>
                <w:szCs w:val="21"/>
                <w:highlight w:val="none"/>
              </w:rPr>
              <w:t>张</w:t>
            </w:r>
          </w:p>
        </w:tc>
        <w:tc>
          <w:tcPr>
            <w:tcW w:w="4838" w:type="dxa"/>
            <w:vAlign w:val="top"/>
          </w:tcPr>
          <w:p w14:paraId="2F3C5E8C">
            <w:pPr>
              <w:pStyle w:val="478"/>
              <w:keepNext w:val="0"/>
              <w:keepLines w:val="0"/>
              <w:pageBreakBefore w:val="0"/>
              <w:widowControl/>
              <w:kinsoku w:val="0"/>
              <w:wordWrap/>
              <w:overflowPunct/>
              <w:topLinePunct w:val="0"/>
              <w:autoSpaceDE w:val="0"/>
              <w:autoSpaceDN w:val="0"/>
              <w:bidi w:val="0"/>
              <w:adjustRightInd w:val="0"/>
              <w:snapToGrid w:val="0"/>
              <w:spacing w:before="47" w:line="240" w:lineRule="auto"/>
              <w:ind w:left="114"/>
              <w:textAlignment w:val="baseline"/>
              <w:rPr>
                <w:color w:val="auto"/>
                <w:sz w:val="21"/>
                <w:szCs w:val="21"/>
                <w:highlight w:val="none"/>
              </w:rPr>
            </w:pPr>
            <w:r>
              <w:rPr>
                <w:color w:val="auto"/>
                <w:spacing w:val="-1"/>
                <w:sz w:val="21"/>
                <w:szCs w:val="21"/>
                <w:highlight w:val="none"/>
              </w:rPr>
              <w:t>会议中心</w:t>
            </w:r>
            <w:r>
              <w:rPr>
                <w:rFonts w:hint="eastAsia"/>
                <w:color w:val="auto"/>
                <w:spacing w:val="-1"/>
                <w:sz w:val="21"/>
                <w:szCs w:val="21"/>
                <w:highlight w:val="none"/>
                <w:lang w:val="en-US" w:eastAsia="zh-CN"/>
              </w:rPr>
              <w:t xml:space="preserve"> </w:t>
            </w:r>
            <w:r>
              <w:rPr>
                <w:color w:val="auto"/>
                <w:spacing w:val="-1"/>
                <w:sz w:val="21"/>
                <w:szCs w:val="21"/>
                <w:highlight w:val="none"/>
              </w:rPr>
              <w:t>1F:56人小会议室28张</w:t>
            </w:r>
          </w:p>
        </w:tc>
        <w:tc>
          <w:tcPr>
            <w:tcW w:w="2013" w:type="dxa"/>
            <w:vAlign w:val="top"/>
          </w:tcPr>
          <w:p w14:paraId="2B094A00">
            <w:pPr>
              <w:pStyle w:val="478"/>
              <w:keepNext w:val="0"/>
              <w:keepLines w:val="0"/>
              <w:pageBreakBefore w:val="0"/>
              <w:widowControl/>
              <w:kinsoku w:val="0"/>
              <w:wordWrap/>
              <w:overflowPunct/>
              <w:topLinePunct w:val="0"/>
              <w:autoSpaceDE w:val="0"/>
              <w:autoSpaceDN w:val="0"/>
              <w:bidi w:val="0"/>
              <w:adjustRightInd w:val="0"/>
              <w:snapToGrid w:val="0"/>
              <w:spacing w:before="47" w:line="240" w:lineRule="auto"/>
              <w:ind w:left="114"/>
              <w:textAlignment w:val="baseline"/>
              <w:rPr>
                <w:color w:val="auto"/>
                <w:spacing w:val="-1"/>
                <w:sz w:val="21"/>
                <w:szCs w:val="21"/>
                <w:highlight w:val="none"/>
              </w:rPr>
            </w:pPr>
          </w:p>
        </w:tc>
        <w:tc>
          <w:tcPr>
            <w:tcW w:w="2228" w:type="dxa"/>
            <w:vAlign w:val="top"/>
          </w:tcPr>
          <w:p w14:paraId="7A73E163">
            <w:pPr>
              <w:pStyle w:val="478"/>
              <w:keepNext w:val="0"/>
              <w:keepLines w:val="0"/>
              <w:pageBreakBefore w:val="0"/>
              <w:widowControl/>
              <w:kinsoku w:val="0"/>
              <w:wordWrap/>
              <w:overflowPunct/>
              <w:topLinePunct w:val="0"/>
              <w:autoSpaceDE w:val="0"/>
              <w:autoSpaceDN w:val="0"/>
              <w:bidi w:val="0"/>
              <w:adjustRightInd w:val="0"/>
              <w:snapToGrid w:val="0"/>
              <w:spacing w:before="47" w:line="240" w:lineRule="auto"/>
              <w:ind w:left="114"/>
              <w:textAlignment w:val="baseline"/>
              <w:rPr>
                <w:color w:val="auto"/>
                <w:spacing w:val="-1"/>
                <w:sz w:val="21"/>
                <w:szCs w:val="21"/>
                <w:highlight w:val="none"/>
              </w:rPr>
            </w:pPr>
          </w:p>
        </w:tc>
      </w:tr>
      <w:tr w14:paraId="0AACD6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vAlign w:val="center"/>
          </w:tcPr>
          <w:p w14:paraId="74198D63">
            <w:pPr>
              <w:pStyle w:val="478"/>
              <w:keepNext w:val="0"/>
              <w:keepLines w:val="0"/>
              <w:pageBreakBefore w:val="0"/>
              <w:widowControl/>
              <w:numPr>
                <w:ilvl w:val="0"/>
                <w:numId w:val="12"/>
              </w:numPr>
              <w:kinsoku w:val="0"/>
              <w:wordWrap/>
              <w:overflowPunct/>
              <w:topLinePunct w:val="0"/>
              <w:autoSpaceDE w:val="0"/>
              <w:autoSpaceDN w:val="0"/>
              <w:bidi w:val="0"/>
              <w:adjustRightInd w:val="0"/>
              <w:snapToGrid w:val="0"/>
              <w:spacing w:line="240" w:lineRule="auto"/>
              <w:ind w:left="454" w:leftChars="0" w:hanging="454" w:firstLineChars="0"/>
              <w:jc w:val="center"/>
              <w:textAlignment w:val="baseline"/>
              <w:rPr>
                <w:color w:val="auto"/>
                <w:sz w:val="21"/>
                <w:szCs w:val="21"/>
                <w:highlight w:val="none"/>
              </w:rPr>
            </w:pPr>
          </w:p>
        </w:tc>
        <w:tc>
          <w:tcPr>
            <w:tcW w:w="1714" w:type="dxa"/>
            <w:vAlign w:val="center"/>
          </w:tcPr>
          <w:p w14:paraId="07222EAD">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pacing w:val="4"/>
                <w:sz w:val="21"/>
                <w:szCs w:val="21"/>
                <w:highlight w:val="none"/>
              </w:rPr>
              <w:t>会议椅2</w:t>
            </w:r>
          </w:p>
        </w:tc>
        <w:tc>
          <w:tcPr>
            <w:tcW w:w="1080" w:type="dxa"/>
            <w:vAlign w:val="center"/>
          </w:tcPr>
          <w:p w14:paraId="5095C4FB">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pacing w:val="-4"/>
                <w:sz w:val="21"/>
                <w:szCs w:val="21"/>
                <w:highlight w:val="none"/>
              </w:rPr>
              <w:t>56</w:t>
            </w:r>
          </w:p>
        </w:tc>
        <w:tc>
          <w:tcPr>
            <w:tcW w:w="960" w:type="dxa"/>
            <w:vAlign w:val="center"/>
          </w:tcPr>
          <w:p w14:paraId="51664FC9">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z w:val="21"/>
                <w:szCs w:val="21"/>
                <w:highlight w:val="none"/>
              </w:rPr>
              <w:t>张</w:t>
            </w:r>
          </w:p>
        </w:tc>
        <w:tc>
          <w:tcPr>
            <w:tcW w:w="4838" w:type="dxa"/>
            <w:vAlign w:val="top"/>
          </w:tcPr>
          <w:p w14:paraId="455A6ED4">
            <w:pPr>
              <w:pStyle w:val="478"/>
              <w:keepNext w:val="0"/>
              <w:keepLines w:val="0"/>
              <w:pageBreakBefore w:val="0"/>
              <w:widowControl/>
              <w:kinsoku w:val="0"/>
              <w:wordWrap/>
              <w:overflowPunct/>
              <w:topLinePunct w:val="0"/>
              <w:autoSpaceDE w:val="0"/>
              <w:autoSpaceDN w:val="0"/>
              <w:bidi w:val="0"/>
              <w:adjustRightInd w:val="0"/>
              <w:snapToGrid w:val="0"/>
              <w:spacing w:before="57" w:line="240" w:lineRule="auto"/>
              <w:ind w:left="114"/>
              <w:textAlignment w:val="baseline"/>
              <w:rPr>
                <w:color w:val="auto"/>
                <w:sz w:val="21"/>
                <w:szCs w:val="21"/>
                <w:highlight w:val="none"/>
              </w:rPr>
            </w:pPr>
            <w:r>
              <w:rPr>
                <w:color w:val="auto"/>
                <w:spacing w:val="-1"/>
                <w:sz w:val="21"/>
                <w:szCs w:val="21"/>
                <w:highlight w:val="none"/>
              </w:rPr>
              <w:t>会议中心</w:t>
            </w:r>
            <w:r>
              <w:rPr>
                <w:rFonts w:hint="eastAsia"/>
                <w:color w:val="auto"/>
                <w:spacing w:val="-1"/>
                <w:sz w:val="21"/>
                <w:szCs w:val="21"/>
                <w:highlight w:val="none"/>
                <w:lang w:val="en-US" w:eastAsia="zh-CN"/>
              </w:rPr>
              <w:t xml:space="preserve"> </w:t>
            </w:r>
            <w:r>
              <w:rPr>
                <w:color w:val="auto"/>
                <w:spacing w:val="-1"/>
                <w:sz w:val="21"/>
                <w:szCs w:val="21"/>
                <w:highlight w:val="none"/>
              </w:rPr>
              <w:t>1F:56人小会议室56张</w:t>
            </w:r>
          </w:p>
        </w:tc>
        <w:tc>
          <w:tcPr>
            <w:tcW w:w="2013" w:type="dxa"/>
            <w:vAlign w:val="top"/>
          </w:tcPr>
          <w:p w14:paraId="29921700">
            <w:pPr>
              <w:pStyle w:val="478"/>
              <w:keepNext w:val="0"/>
              <w:keepLines w:val="0"/>
              <w:pageBreakBefore w:val="0"/>
              <w:widowControl/>
              <w:kinsoku w:val="0"/>
              <w:wordWrap/>
              <w:overflowPunct/>
              <w:topLinePunct w:val="0"/>
              <w:autoSpaceDE w:val="0"/>
              <w:autoSpaceDN w:val="0"/>
              <w:bidi w:val="0"/>
              <w:adjustRightInd w:val="0"/>
              <w:snapToGrid w:val="0"/>
              <w:spacing w:before="57" w:line="240" w:lineRule="auto"/>
              <w:ind w:left="114"/>
              <w:textAlignment w:val="baseline"/>
              <w:rPr>
                <w:color w:val="auto"/>
                <w:spacing w:val="-1"/>
                <w:sz w:val="21"/>
                <w:szCs w:val="21"/>
                <w:highlight w:val="none"/>
              </w:rPr>
            </w:pPr>
          </w:p>
        </w:tc>
        <w:tc>
          <w:tcPr>
            <w:tcW w:w="2228" w:type="dxa"/>
            <w:vAlign w:val="top"/>
          </w:tcPr>
          <w:p w14:paraId="2A523A47">
            <w:pPr>
              <w:pStyle w:val="478"/>
              <w:keepNext w:val="0"/>
              <w:keepLines w:val="0"/>
              <w:pageBreakBefore w:val="0"/>
              <w:widowControl/>
              <w:kinsoku w:val="0"/>
              <w:wordWrap/>
              <w:overflowPunct/>
              <w:topLinePunct w:val="0"/>
              <w:autoSpaceDE w:val="0"/>
              <w:autoSpaceDN w:val="0"/>
              <w:bidi w:val="0"/>
              <w:adjustRightInd w:val="0"/>
              <w:snapToGrid w:val="0"/>
              <w:spacing w:before="57" w:line="240" w:lineRule="auto"/>
              <w:ind w:left="114"/>
              <w:textAlignment w:val="baseline"/>
              <w:rPr>
                <w:color w:val="auto"/>
                <w:spacing w:val="-1"/>
                <w:sz w:val="21"/>
                <w:szCs w:val="21"/>
                <w:highlight w:val="none"/>
              </w:rPr>
            </w:pPr>
          </w:p>
        </w:tc>
      </w:tr>
      <w:tr w14:paraId="231CC2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vAlign w:val="center"/>
          </w:tcPr>
          <w:p w14:paraId="60E5A31A">
            <w:pPr>
              <w:pStyle w:val="478"/>
              <w:keepNext w:val="0"/>
              <w:keepLines w:val="0"/>
              <w:pageBreakBefore w:val="0"/>
              <w:widowControl/>
              <w:numPr>
                <w:ilvl w:val="0"/>
                <w:numId w:val="12"/>
              </w:numPr>
              <w:kinsoku w:val="0"/>
              <w:wordWrap/>
              <w:overflowPunct/>
              <w:topLinePunct w:val="0"/>
              <w:autoSpaceDE w:val="0"/>
              <w:autoSpaceDN w:val="0"/>
              <w:bidi w:val="0"/>
              <w:adjustRightInd w:val="0"/>
              <w:snapToGrid w:val="0"/>
              <w:spacing w:line="240" w:lineRule="auto"/>
              <w:ind w:left="454" w:leftChars="0" w:hanging="454" w:firstLineChars="0"/>
              <w:jc w:val="center"/>
              <w:textAlignment w:val="baseline"/>
              <w:rPr>
                <w:color w:val="auto"/>
                <w:sz w:val="21"/>
                <w:szCs w:val="21"/>
                <w:highlight w:val="none"/>
              </w:rPr>
            </w:pPr>
          </w:p>
        </w:tc>
        <w:tc>
          <w:tcPr>
            <w:tcW w:w="1714" w:type="dxa"/>
            <w:vAlign w:val="center"/>
          </w:tcPr>
          <w:p w14:paraId="58E7EFBD">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pacing w:val="3"/>
                <w:sz w:val="21"/>
                <w:szCs w:val="21"/>
                <w:highlight w:val="none"/>
              </w:rPr>
              <w:t>小会议桌1</w:t>
            </w:r>
          </w:p>
        </w:tc>
        <w:tc>
          <w:tcPr>
            <w:tcW w:w="1080" w:type="dxa"/>
            <w:vAlign w:val="center"/>
          </w:tcPr>
          <w:p w14:paraId="41DE6FBF">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position w:val="-2"/>
                <w:sz w:val="21"/>
                <w:szCs w:val="21"/>
                <w:highlight w:val="none"/>
              </w:rPr>
              <w:t>1</w:t>
            </w:r>
          </w:p>
        </w:tc>
        <w:tc>
          <w:tcPr>
            <w:tcW w:w="960" w:type="dxa"/>
            <w:vAlign w:val="center"/>
          </w:tcPr>
          <w:p w14:paraId="1733C93A">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z w:val="21"/>
                <w:szCs w:val="21"/>
                <w:highlight w:val="none"/>
              </w:rPr>
              <w:t>张</w:t>
            </w:r>
          </w:p>
        </w:tc>
        <w:tc>
          <w:tcPr>
            <w:tcW w:w="4838" w:type="dxa"/>
            <w:vAlign w:val="top"/>
          </w:tcPr>
          <w:p w14:paraId="3F8C3AF1">
            <w:pPr>
              <w:pStyle w:val="478"/>
              <w:keepNext w:val="0"/>
              <w:keepLines w:val="0"/>
              <w:pageBreakBefore w:val="0"/>
              <w:widowControl/>
              <w:kinsoku w:val="0"/>
              <w:wordWrap/>
              <w:overflowPunct/>
              <w:topLinePunct w:val="0"/>
              <w:autoSpaceDE w:val="0"/>
              <w:autoSpaceDN w:val="0"/>
              <w:bidi w:val="0"/>
              <w:adjustRightInd w:val="0"/>
              <w:snapToGrid w:val="0"/>
              <w:spacing w:before="57" w:line="240" w:lineRule="auto"/>
              <w:ind w:left="114"/>
              <w:textAlignment w:val="baseline"/>
              <w:rPr>
                <w:color w:val="auto"/>
                <w:sz w:val="21"/>
                <w:szCs w:val="21"/>
                <w:highlight w:val="none"/>
              </w:rPr>
            </w:pPr>
            <w:r>
              <w:rPr>
                <w:color w:val="auto"/>
                <w:sz w:val="21"/>
                <w:szCs w:val="21"/>
                <w:highlight w:val="none"/>
              </w:rPr>
              <w:t>行政科研楼</w:t>
            </w:r>
            <w:r>
              <w:rPr>
                <w:rFonts w:hint="eastAsia"/>
                <w:color w:val="auto"/>
                <w:sz w:val="21"/>
                <w:szCs w:val="21"/>
                <w:highlight w:val="none"/>
                <w:lang w:val="en-US" w:eastAsia="zh-CN"/>
              </w:rPr>
              <w:t xml:space="preserve"> </w:t>
            </w:r>
            <w:r>
              <w:rPr>
                <w:color w:val="auto"/>
                <w:sz w:val="21"/>
                <w:szCs w:val="21"/>
                <w:highlight w:val="none"/>
              </w:rPr>
              <w:t>5F:开放讨论1张</w:t>
            </w:r>
          </w:p>
        </w:tc>
        <w:tc>
          <w:tcPr>
            <w:tcW w:w="2013" w:type="dxa"/>
            <w:vAlign w:val="top"/>
          </w:tcPr>
          <w:p w14:paraId="70357F0B">
            <w:pPr>
              <w:pStyle w:val="478"/>
              <w:keepNext w:val="0"/>
              <w:keepLines w:val="0"/>
              <w:pageBreakBefore w:val="0"/>
              <w:widowControl/>
              <w:kinsoku w:val="0"/>
              <w:wordWrap/>
              <w:overflowPunct/>
              <w:topLinePunct w:val="0"/>
              <w:autoSpaceDE w:val="0"/>
              <w:autoSpaceDN w:val="0"/>
              <w:bidi w:val="0"/>
              <w:adjustRightInd w:val="0"/>
              <w:snapToGrid w:val="0"/>
              <w:spacing w:before="57" w:line="240" w:lineRule="auto"/>
              <w:ind w:left="114"/>
              <w:textAlignment w:val="baseline"/>
              <w:rPr>
                <w:color w:val="auto"/>
                <w:sz w:val="21"/>
                <w:szCs w:val="21"/>
                <w:highlight w:val="none"/>
              </w:rPr>
            </w:pPr>
          </w:p>
        </w:tc>
        <w:tc>
          <w:tcPr>
            <w:tcW w:w="2228" w:type="dxa"/>
            <w:vAlign w:val="top"/>
          </w:tcPr>
          <w:p w14:paraId="1BB3A949">
            <w:pPr>
              <w:pStyle w:val="478"/>
              <w:keepNext w:val="0"/>
              <w:keepLines w:val="0"/>
              <w:pageBreakBefore w:val="0"/>
              <w:widowControl/>
              <w:kinsoku w:val="0"/>
              <w:wordWrap/>
              <w:overflowPunct/>
              <w:topLinePunct w:val="0"/>
              <w:autoSpaceDE w:val="0"/>
              <w:autoSpaceDN w:val="0"/>
              <w:bidi w:val="0"/>
              <w:adjustRightInd w:val="0"/>
              <w:snapToGrid w:val="0"/>
              <w:spacing w:before="57" w:line="240" w:lineRule="auto"/>
              <w:ind w:left="114"/>
              <w:textAlignment w:val="baseline"/>
              <w:rPr>
                <w:color w:val="auto"/>
                <w:sz w:val="21"/>
                <w:szCs w:val="21"/>
                <w:highlight w:val="none"/>
              </w:rPr>
            </w:pPr>
          </w:p>
        </w:tc>
      </w:tr>
      <w:tr w14:paraId="75ED1E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vAlign w:val="center"/>
          </w:tcPr>
          <w:p w14:paraId="4CB0652D">
            <w:pPr>
              <w:pStyle w:val="478"/>
              <w:keepNext w:val="0"/>
              <w:keepLines w:val="0"/>
              <w:pageBreakBefore w:val="0"/>
              <w:widowControl/>
              <w:numPr>
                <w:ilvl w:val="0"/>
                <w:numId w:val="12"/>
              </w:numPr>
              <w:kinsoku w:val="0"/>
              <w:wordWrap/>
              <w:overflowPunct/>
              <w:topLinePunct w:val="0"/>
              <w:autoSpaceDE w:val="0"/>
              <w:autoSpaceDN w:val="0"/>
              <w:bidi w:val="0"/>
              <w:adjustRightInd w:val="0"/>
              <w:snapToGrid w:val="0"/>
              <w:spacing w:line="240" w:lineRule="auto"/>
              <w:ind w:left="454" w:leftChars="0" w:hanging="454" w:firstLineChars="0"/>
              <w:jc w:val="center"/>
              <w:textAlignment w:val="baseline"/>
              <w:rPr>
                <w:color w:val="auto"/>
                <w:sz w:val="21"/>
                <w:szCs w:val="21"/>
                <w:highlight w:val="none"/>
              </w:rPr>
            </w:pPr>
          </w:p>
        </w:tc>
        <w:tc>
          <w:tcPr>
            <w:tcW w:w="1714" w:type="dxa"/>
            <w:vAlign w:val="center"/>
          </w:tcPr>
          <w:p w14:paraId="7AE9D4CB">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pacing w:val="1"/>
                <w:sz w:val="21"/>
                <w:szCs w:val="21"/>
                <w:highlight w:val="none"/>
              </w:rPr>
              <w:t>小会议桌2</w:t>
            </w:r>
          </w:p>
        </w:tc>
        <w:tc>
          <w:tcPr>
            <w:tcW w:w="1080" w:type="dxa"/>
            <w:vAlign w:val="center"/>
          </w:tcPr>
          <w:p w14:paraId="3D14F243">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z w:val="21"/>
                <w:szCs w:val="21"/>
                <w:highlight w:val="none"/>
              </w:rPr>
              <w:t>1</w:t>
            </w:r>
          </w:p>
        </w:tc>
        <w:tc>
          <w:tcPr>
            <w:tcW w:w="960" w:type="dxa"/>
            <w:vAlign w:val="center"/>
          </w:tcPr>
          <w:p w14:paraId="0247F21D">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z w:val="21"/>
                <w:szCs w:val="21"/>
                <w:highlight w:val="none"/>
              </w:rPr>
              <w:t>张</w:t>
            </w:r>
          </w:p>
        </w:tc>
        <w:tc>
          <w:tcPr>
            <w:tcW w:w="4838" w:type="dxa"/>
            <w:vAlign w:val="top"/>
          </w:tcPr>
          <w:p w14:paraId="10650C3C">
            <w:pPr>
              <w:pStyle w:val="478"/>
              <w:keepNext w:val="0"/>
              <w:keepLines w:val="0"/>
              <w:pageBreakBefore w:val="0"/>
              <w:widowControl/>
              <w:kinsoku w:val="0"/>
              <w:wordWrap/>
              <w:overflowPunct/>
              <w:topLinePunct w:val="0"/>
              <w:autoSpaceDE w:val="0"/>
              <w:autoSpaceDN w:val="0"/>
              <w:bidi w:val="0"/>
              <w:adjustRightInd w:val="0"/>
              <w:snapToGrid w:val="0"/>
              <w:spacing w:before="47" w:line="240" w:lineRule="auto"/>
              <w:ind w:left="114"/>
              <w:textAlignment w:val="baseline"/>
              <w:rPr>
                <w:color w:val="auto"/>
                <w:sz w:val="21"/>
                <w:szCs w:val="21"/>
                <w:highlight w:val="none"/>
              </w:rPr>
            </w:pPr>
            <w:r>
              <w:rPr>
                <w:color w:val="auto"/>
                <w:sz w:val="21"/>
                <w:szCs w:val="21"/>
                <w:highlight w:val="none"/>
              </w:rPr>
              <w:t>门诊医技楼裙楼</w:t>
            </w:r>
            <w:r>
              <w:rPr>
                <w:rFonts w:hint="eastAsia"/>
                <w:color w:val="auto"/>
                <w:sz w:val="21"/>
                <w:szCs w:val="21"/>
                <w:highlight w:val="none"/>
                <w:lang w:val="en-US" w:eastAsia="zh-CN"/>
              </w:rPr>
              <w:t xml:space="preserve"> </w:t>
            </w:r>
            <w:r>
              <w:rPr>
                <w:color w:val="auto"/>
                <w:sz w:val="21"/>
                <w:szCs w:val="21"/>
                <w:highlight w:val="none"/>
              </w:rPr>
              <w:t>2F:治未病办公会议1张</w:t>
            </w:r>
          </w:p>
        </w:tc>
        <w:tc>
          <w:tcPr>
            <w:tcW w:w="2013" w:type="dxa"/>
            <w:vAlign w:val="top"/>
          </w:tcPr>
          <w:p w14:paraId="6C9F39F7">
            <w:pPr>
              <w:pStyle w:val="478"/>
              <w:keepNext w:val="0"/>
              <w:keepLines w:val="0"/>
              <w:pageBreakBefore w:val="0"/>
              <w:widowControl/>
              <w:kinsoku w:val="0"/>
              <w:wordWrap/>
              <w:overflowPunct/>
              <w:topLinePunct w:val="0"/>
              <w:autoSpaceDE w:val="0"/>
              <w:autoSpaceDN w:val="0"/>
              <w:bidi w:val="0"/>
              <w:adjustRightInd w:val="0"/>
              <w:snapToGrid w:val="0"/>
              <w:spacing w:before="47" w:line="240" w:lineRule="auto"/>
              <w:ind w:left="114"/>
              <w:textAlignment w:val="baseline"/>
              <w:rPr>
                <w:color w:val="auto"/>
                <w:sz w:val="21"/>
                <w:szCs w:val="21"/>
                <w:highlight w:val="none"/>
              </w:rPr>
            </w:pPr>
          </w:p>
        </w:tc>
        <w:tc>
          <w:tcPr>
            <w:tcW w:w="2228" w:type="dxa"/>
            <w:vAlign w:val="top"/>
          </w:tcPr>
          <w:p w14:paraId="610F52F8">
            <w:pPr>
              <w:pStyle w:val="478"/>
              <w:keepNext w:val="0"/>
              <w:keepLines w:val="0"/>
              <w:pageBreakBefore w:val="0"/>
              <w:widowControl/>
              <w:kinsoku w:val="0"/>
              <w:wordWrap/>
              <w:overflowPunct/>
              <w:topLinePunct w:val="0"/>
              <w:autoSpaceDE w:val="0"/>
              <w:autoSpaceDN w:val="0"/>
              <w:bidi w:val="0"/>
              <w:adjustRightInd w:val="0"/>
              <w:snapToGrid w:val="0"/>
              <w:spacing w:before="47" w:line="240" w:lineRule="auto"/>
              <w:ind w:left="114"/>
              <w:textAlignment w:val="baseline"/>
              <w:rPr>
                <w:color w:val="auto"/>
                <w:sz w:val="21"/>
                <w:szCs w:val="21"/>
                <w:highlight w:val="none"/>
              </w:rPr>
            </w:pPr>
          </w:p>
        </w:tc>
      </w:tr>
      <w:tr w14:paraId="37F591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vAlign w:val="center"/>
          </w:tcPr>
          <w:p w14:paraId="6541843A">
            <w:pPr>
              <w:pStyle w:val="478"/>
              <w:keepNext w:val="0"/>
              <w:keepLines w:val="0"/>
              <w:pageBreakBefore w:val="0"/>
              <w:widowControl/>
              <w:numPr>
                <w:ilvl w:val="0"/>
                <w:numId w:val="12"/>
              </w:numPr>
              <w:kinsoku w:val="0"/>
              <w:wordWrap/>
              <w:overflowPunct/>
              <w:topLinePunct w:val="0"/>
              <w:autoSpaceDE w:val="0"/>
              <w:autoSpaceDN w:val="0"/>
              <w:bidi w:val="0"/>
              <w:adjustRightInd w:val="0"/>
              <w:snapToGrid w:val="0"/>
              <w:spacing w:line="240" w:lineRule="auto"/>
              <w:ind w:left="454" w:leftChars="0" w:hanging="454" w:firstLineChars="0"/>
              <w:jc w:val="center"/>
              <w:textAlignment w:val="baseline"/>
              <w:rPr>
                <w:color w:val="auto"/>
                <w:sz w:val="21"/>
                <w:szCs w:val="21"/>
                <w:highlight w:val="none"/>
              </w:rPr>
            </w:pPr>
          </w:p>
        </w:tc>
        <w:tc>
          <w:tcPr>
            <w:tcW w:w="1714" w:type="dxa"/>
            <w:vAlign w:val="center"/>
          </w:tcPr>
          <w:p w14:paraId="49BE96EC">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pacing w:val="3"/>
                <w:sz w:val="21"/>
                <w:szCs w:val="21"/>
                <w:highlight w:val="none"/>
              </w:rPr>
              <w:t>小会议桌3</w:t>
            </w:r>
          </w:p>
        </w:tc>
        <w:tc>
          <w:tcPr>
            <w:tcW w:w="1080" w:type="dxa"/>
            <w:vAlign w:val="center"/>
          </w:tcPr>
          <w:p w14:paraId="0E009181">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z w:val="21"/>
                <w:szCs w:val="21"/>
                <w:highlight w:val="none"/>
              </w:rPr>
              <w:t>2</w:t>
            </w:r>
          </w:p>
        </w:tc>
        <w:tc>
          <w:tcPr>
            <w:tcW w:w="960" w:type="dxa"/>
            <w:vAlign w:val="center"/>
          </w:tcPr>
          <w:p w14:paraId="4223C0FD">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z w:val="21"/>
                <w:szCs w:val="21"/>
                <w:highlight w:val="none"/>
              </w:rPr>
              <w:t>张</w:t>
            </w:r>
          </w:p>
        </w:tc>
        <w:tc>
          <w:tcPr>
            <w:tcW w:w="4838" w:type="dxa"/>
            <w:vAlign w:val="top"/>
          </w:tcPr>
          <w:p w14:paraId="0AF93C36">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textAlignment w:val="baseline"/>
              <w:rPr>
                <w:color w:val="auto"/>
                <w:sz w:val="21"/>
                <w:szCs w:val="21"/>
                <w:highlight w:val="none"/>
              </w:rPr>
            </w:pPr>
            <w:r>
              <w:rPr>
                <w:color w:val="auto"/>
                <w:sz w:val="21"/>
                <w:szCs w:val="21"/>
                <w:highlight w:val="none"/>
              </w:rPr>
              <w:t>行政科研楼</w:t>
            </w:r>
            <w:r>
              <w:rPr>
                <w:rFonts w:hint="eastAsia"/>
                <w:color w:val="auto"/>
                <w:sz w:val="21"/>
                <w:szCs w:val="21"/>
                <w:highlight w:val="none"/>
                <w:lang w:val="en-US" w:eastAsia="zh-CN"/>
              </w:rPr>
              <w:t xml:space="preserve"> </w:t>
            </w:r>
            <w:r>
              <w:rPr>
                <w:color w:val="auto"/>
                <w:sz w:val="21"/>
                <w:szCs w:val="21"/>
                <w:highlight w:val="none"/>
              </w:rPr>
              <w:t>2F:小会议室1张</w:t>
            </w:r>
          </w:p>
          <w:p w14:paraId="681861F8">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jc w:val="both"/>
              <w:textAlignment w:val="baseline"/>
              <w:rPr>
                <w:color w:val="auto"/>
                <w:sz w:val="21"/>
                <w:szCs w:val="21"/>
                <w:highlight w:val="none"/>
              </w:rPr>
            </w:pPr>
            <w:r>
              <w:rPr>
                <w:color w:val="auto"/>
                <w:spacing w:val="2"/>
                <w:sz w:val="21"/>
                <w:szCs w:val="21"/>
                <w:highlight w:val="none"/>
              </w:rPr>
              <w:t>门诊医技楼裙楼</w:t>
            </w:r>
            <w:r>
              <w:rPr>
                <w:rFonts w:hint="eastAsia"/>
                <w:color w:val="auto"/>
                <w:spacing w:val="2"/>
                <w:sz w:val="21"/>
                <w:szCs w:val="21"/>
                <w:highlight w:val="none"/>
                <w:lang w:val="en-US" w:eastAsia="zh-CN"/>
              </w:rPr>
              <w:t xml:space="preserve"> </w:t>
            </w:r>
            <w:r>
              <w:rPr>
                <w:color w:val="auto"/>
                <w:spacing w:val="2"/>
                <w:sz w:val="21"/>
                <w:szCs w:val="21"/>
                <w:highlight w:val="none"/>
              </w:rPr>
              <w:t>5F:会议休息1张、输血科办公</w:t>
            </w:r>
            <w:r>
              <w:rPr>
                <w:color w:val="auto"/>
                <w:spacing w:val="1"/>
                <w:sz w:val="21"/>
                <w:szCs w:val="21"/>
                <w:highlight w:val="none"/>
              </w:rPr>
              <w:t>室1张、</w:t>
            </w:r>
          </w:p>
        </w:tc>
        <w:tc>
          <w:tcPr>
            <w:tcW w:w="2013" w:type="dxa"/>
            <w:vAlign w:val="top"/>
          </w:tcPr>
          <w:p w14:paraId="2B86D37B">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jc w:val="both"/>
              <w:textAlignment w:val="baseline"/>
              <w:rPr>
                <w:color w:val="auto"/>
                <w:spacing w:val="2"/>
                <w:sz w:val="21"/>
                <w:szCs w:val="21"/>
                <w:highlight w:val="none"/>
              </w:rPr>
            </w:pPr>
          </w:p>
        </w:tc>
        <w:tc>
          <w:tcPr>
            <w:tcW w:w="2228" w:type="dxa"/>
            <w:vAlign w:val="top"/>
          </w:tcPr>
          <w:p w14:paraId="3E505DD6">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jc w:val="both"/>
              <w:textAlignment w:val="baseline"/>
              <w:rPr>
                <w:color w:val="auto"/>
                <w:spacing w:val="2"/>
                <w:sz w:val="21"/>
                <w:szCs w:val="21"/>
                <w:highlight w:val="none"/>
              </w:rPr>
            </w:pPr>
          </w:p>
        </w:tc>
      </w:tr>
      <w:tr w14:paraId="7B2DEC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vAlign w:val="center"/>
          </w:tcPr>
          <w:p w14:paraId="434ED59C">
            <w:pPr>
              <w:pStyle w:val="478"/>
              <w:keepNext w:val="0"/>
              <w:keepLines w:val="0"/>
              <w:pageBreakBefore w:val="0"/>
              <w:widowControl/>
              <w:numPr>
                <w:ilvl w:val="0"/>
                <w:numId w:val="12"/>
              </w:numPr>
              <w:kinsoku w:val="0"/>
              <w:wordWrap/>
              <w:overflowPunct/>
              <w:topLinePunct w:val="0"/>
              <w:autoSpaceDE w:val="0"/>
              <w:autoSpaceDN w:val="0"/>
              <w:bidi w:val="0"/>
              <w:adjustRightInd w:val="0"/>
              <w:snapToGrid w:val="0"/>
              <w:spacing w:line="240" w:lineRule="auto"/>
              <w:ind w:left="454" w:leftChars="0" w:hanging="454" w:firstLineChars="0"/>
              <w:jc w:val="center"/>
              <w:textAlignment w:val="baseline"/>
              <w:rPr>
                <w:color w:val="auto"/>
                <w:sz w:val="21"/>
                <w:szCs w:val="21"/>
                <w:highlight w:val="none"/>
              </w:rPr>
            </w:pPr>
          </w:p>
        </w:tc>
        <w:tc>
          <w:tcPr>
            <w:tcW w:w="1714" w:type="dxa"/>
            <w:vAlign w:val="center"/>
          </w:tcPr>
          <w:p w14:paraId="7D2C6C61">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pacing w:val="-2"/>
                <w:sz w:val="21"/>
                <w:szCs w:val="21"/>
                <w:highlight w:val="none"/>
              </w:rPr>
              <w:t>会议椅3</w:t>
            </w:r>
          </w:p>
        </w:tc>
        <w:tc>
          <w:tcPr>
            <w:tcW w:w="1080" w:type="dxa"/>
            <w:vAlign w:val="center"/>
          </w:tcPr>
          <w:p w14:paraId="296EB1F7">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pacing w:val="-4"/>
                <w:sz w:val="21"/>
                <w:szCs w:val="21"/>
                <w:highlight w:val="none"/>
              </w:rPr>
              <w:t>33</w:t>
            </w:r>
          </w:p>
        </w:tc>
        <w:tc>
          <w:tcPr>
            <w:tcW w:w="960" w:type="dxa"/>
            <w:vAlign w:val="center"/>
          </w:tcPr>
          <w:p w14:paraId="5162C5EB">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z w:val="21"/>
                <w:szCs w:val="21"/>
                <w:highlight w:val="none"/>
              </w:rPr>
              <w:t>张</w:t>
            </w:r>
          </w:p>
        </w:tc>
        <w:tc>
          <w:tcPr>
            <w:tcW w:w="4838" w:type="dxa"/>
            <w:vAlign w:val="top"/>
          </w:tcPr>
          <w:p w14:paraId="07010F2A">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0"/>
              <w:textAlignment w:val="baseline"/>
              <w:rPr>
                <w:color w:val="auto"/>
                <w:spacing w:val="-1"/>
                <w:sz w:val="21"/>
                <w:szCs w:val="21"/>
                <w:highlight w:val="none"/>
              </w:rPr>
            </w:pPr>
            <w:r>
              <w:rPr>
                <w:color w:val="auto"/>
                <w:spacing w:val="-1"/>
                <w:sz w:val="21"/>
                <w:szCs w:val="21"/>
                <w:highlight w:val="none"/>
              </w:rPr>
              <w:t>行政科研楼</w:t>
            </w:r>
            <w:r>
              <w:rPr>
                <w:rFonts w:hint="eastAsia"/>
                <w:color w:val="auto"/>
                <w:spacing w:val="-1"/>
                <w:sz w:val="21"/>
                <w:szCs w:val="21"/>
                <w:highlight w:val="none"/>
                <w:lang w:val="en-US" w:eastAsia="zh-CN"/>
              </w:rPr>
              <w:t xml:space="preserve"> </w:t>
            </w:r>
            <w:r>
              <w:rPr>
                <w:color w:val="auto"/>
                <w:spacing w:val="-1"/>
                <w:sz w:val="21"/>
                <w:szCs w:val="21"/>
                <w:highlight w:val="none"/>
              </w:rPr>
              <w:t>2F:小会议室10张</w:t>
            </w:r>
          </w:p>
          <w:p w14:paraId="12C320F2">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0"/>
              <w:textAlignment w:val="baseline"/>
              <w:rPr>
                <w:color w:val="auto"/>
                <w:sz w:val="21"/>
                <w:szCs w:val="21"/>
                <w:highlight w:val="none"/>
              </w:rPr>
            </w:pPr>
            <w:r>
              <w:rPr>
                <w:color w:val="auto"/>
                <w:spacing w:val="1"/>
                <w:sz w:val="21"/>
                <w:szCs w:val="21"/>
                <w:highlight w:val="none"/>
              </w:rPr>
              <w:t>5F:开放讨论8张</w:t>
            </w:r>
          </w:p>
          <w:p w14:paraId="0CA00504">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0"/>
              <w:textAlignment w:val="baseline"/>
              <w:rPr>
                <w:color w:val="auto"/>
                <w:sz w:val="21"/>
                <w:szCs w:val="21"/>
                <w:highlight w:val="none"/>
              </w:rPr>
            </w:pPr>
            <w:r>
              <w:rPr>
                <w:color w:val="auto"/>
                <w:spacing w:val="-1"/>
                <w:sz w:val="21"/>
                <w:szCs w:val="21"/>
                <w:highlight w:val="none"/>
              </w:rPr>
              <w:t>6F:小会议室15张</w:t>
            </w:r>
          </w:p>
        </w:tc>
        <w:tc>
          <w:tcPr>
            <w:tcW w:w="2013" w:type="dxa"/>
            <w:vAlign w:val="top"/>
          </w:tcPr>
          <w:p w14:paraId="52B1453E">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0"/>
              <w:textAlignment w:val="baseline"/>
              <w:rPr>
                <w:color w:val="auto"/>
                <w:spacing w:val="-1"/>
                <w:sz w:val="21"/>
                <w:szCs w:val="21"/>
                <w:highlight w:val="none"/>
              </w:rPr>
            </w:pPr>
          </w:p>
        </w:tc>
        <w:tc>
          <w:tcPr>
            <w:tcW w:w="2228" w:type="dxa"/>
            <w:vAlign w:val="top"/>
          </w:tcPr>
          <w:p w14:paraId="0BE2072A">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0"/>
              <w:textAlignment w:val="baseline"/>
              <w:rPr>
                <w:color w:val="auto"/>
                <w:spacing w:val="-1"/>
                <w:sz w:val="21"/>
                <w:szCs w:val="21"/>
                <w:highlight w:val="none"/>
              </w:rPr>
            </w:pPr>
          </w:p>
        </w:tc>
      </w:tr>
      <w:tr w14:paraId="130C75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vAlign w:val="center"/>
          </w:tcPr>
          <w:p w14:paraId="6D04B7C1">
            <w:pPr>
              <w:pStyle w:val="478"/>
              <w:keepNext w:val="0"/>
              <w:keepLines w:val="0"/>
              <w:pageBreakBefore w:val="0"/>
              <w:widowControl/>
              <w:numPr>
                <w:ilvl w:val="0"/>
                <w:numId w:val="12"/>
              </w:numPr>
              <w:kinsoku w:val="0"/>
              <w:wordWrap/>
              <w:overflowPunct/>
              <w:topLinePunct w:val="0"/>
              <w:autoSpaceDE w:val="0"/>
              <w:autoSpaceDN w:val="0"/>
              <w:bidi w:val="0"/>
              <w:adjustRightInd w:val="0"/>
              <w:snapToGrid w:val="0"/>
              <w:spacing w:line="240" w:lineRule="auto"/>
              <w:ind w:left="454" w:leftChars="0" w:hanging="454" w:firstLineChars="0"/>
              <w:jc w:val="center"/>
              <w:textAlignment w:val="baseline"/>
              <w:rPr>
                <w:color w:val="auto"/>
                <w:sz w:val="21"/>
                <w:szCs w:val="21"/>
                <w:highlight w:val="none"/>
              </w:rPr>
            </w:pPr>
          </w:p>
        </w:tc>
        <w:tc>
          <w:tcPr>
            <w:tcW w:w="1714" w:type="dxa"/>
            <w:vAlign w:val="center"/>
          </w:tcPr>
          <w:p w14:paraId="13F07118">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pacing w:val="-3"/>
                <w:sz w:val="21"/>
                <w:szCs w:val="21"/>
                <w:highlight w:val="none"/>
              </w:rPr>
              <w:t>示教桌</w:t>
            </w:r>
          </w:p>
        </w:tc>
        <w:tc>
          <w:tcPr>
            <w:tcW w:w="1080" w:type="dxa"/>
            <w:vAlign w:val="center"/>
          </w:tcPr>
          <w:p w14:paraId="19950A3F">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pacing w:val="-6"/>
                <w:sz w:val="21"/>
                <w:szCs w:val="21"/>
                <w:highlight w:val="none"/>
              </w:rPr>
              <w:t>18</w:t>
            </w:r>
          </w:p>
        </w:tc>
        <w:tc>
          <w:tcPr>
            <w:tcW w:w="960" w:type="dxa"/>
            <w:vAlign w:val="center"/>
          </w:tcPr>
          <w:p w14:paraId="34F6FE3F">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z w:val="21"/>
                <w:szCs w:val="21"/>
                <w:highlight w:val="none"/>
              </w:rPr>
              <w:t>张</w:t>
            </w:r>
          </w:p>
        </w:tc>
        <w:tc>
          <w:tcPr>
            <w:tcW w:w="4838" w:type="dxa"/>
            <w:vAlign w:val="top"/>
          </w:tcPr>
          <w:p w14:paraId="0373E29B">
            <w:pPr>
              <w:pStyle w:val="478"/>
              <w:keepNext w:val="0"/>
              <w:keepLines w:val="0"/>
              <w:pageBreakBefore w:val="0"/>
              <w:widowControl/>
              <w:kinsoku w:val="0"/>
              <w:wordWrap/>
              <w:overflowPunct/>
              <w:topLinePunct w:val="0"/>
              <w:autoSpaceDE w:val="0"/>
              <w:autoSpaceDN w:val="0"/>
              <w:bidi w:val="0"/>
              <w:adjustRightInd w:val="0"/>
              <w:snapToGrid w:val="0"/>
              <w:spacing w:before="46" w:line="240" w:lineRule="auto"/>
              <w:ind w:left="75" w:right="381" w:firstLine="20"/>
              <w:textAlignment w:val="baseline"/>
              <w:rPr>
                <w:color w:val="auto"/>
                <w:sz w:val="21"/>
                <w:szCs w:val="21"/>
                <w:highlight w:val="none"/>
              </w:rPr>
            </w:pPr>
            <w:r>
              <w:rPr>
                <w:color w:val="auto"/>
                <w:sz w:val="21"/>
                <w:szCs w:val="21"/>
                <w:highlight w:val="none"/>
              </w:rPr>
              <w:t>住院区外科中心</w:t>
            </w:r>
            <w:r>
              <w:rPr>
                <w:rFonts w:hint="eastAsia"/>
                <w:color w:val="auto"/>
                <w:sz w:val="21"/>
                <w:szCs w:val="21"/>
                <w:highlight w:val="none"/>
                <w:lang w:val="en-US" w:eastAsia="zh-CN"/>
              </w:rPr>
              <w:t xml:space="preserve"> </w:t>
            </w:r>
            <w:r>
              <w:rPr>
                <w:color w:val="auto"/>
                <w:sz w:val="21"/>
                <w:szCs w:val="21"/>
                <w:highlight w:val="none"/>
              </w:rPr>
              <w:t>7-12F,内科中心</w:t>
            </w:r>
            <w:r>
              <w:rPr>
                <w:rFonts w:hint="eastAsia"/>
                <w:color w:val="auto"/>
                <w:sz w:val="21"/>
                <w:szCs w:val="21"/>
                <w:highlight w:val="none"/>
                <w:lang w:val="en-US" w:eastAsia="zh-CN"/>
              </w:rPr>
              <w:t xml:space="preserve"> </w:t>
            </w:r>
            <w:r>
              <w:rPr>
                <w:color w:val="auto"/>
                <w:sz w:val="21"/>
                <w:szCs w:val="21"/>
                <w:highlight w:val="none"/>
              </w:rPr>
              <w:t>7-9</w:t>
            </w:r>
            <w:r>
              <w:rPr>
                <w:color w:val="auto"/>
                <w:spacing w:val="-1"/>
                <w:sz w:val="21"/>
                <w:szCs w:val="21"/>
                <w:highlight w:val="none"/>
              </w:rPr>
              <w:t>F(共9层):会议</w:t>
            </w:r>
            <w:r>
              <w:rPr>
                <w:color w:val="auto"/>
                <w:spacing w:val="9"/>
                <w:sz w:val="21"/>
                <w:szCs w:val="21"/>
                <w:highlight w:val="none"/>
              </w:rPr>
              <w:t>示教室(2间)18张、</w:t>
            </w:r>
          </w:p>
        </w:tc>
        <w:tc>
          <w:tcPr>
            <w:tcW w:w="2013" w:type="dxa"/>
            <w:vAlign w:val="top"/>
          </w:tcPr>
          <w:p w14:paraId="0971E286">
            <w:pPr>
              <w:pStyle w:val="478"/>
              <w:keepNext w:val="0"/>
              <w:keepLines w:val="0"/>
              <w:pageBreakBefore w:val="0"/>
              <w:widowControl/>
              <w:kinsoku w:val="0"/>
              <w:wordWrap/>
              <w:overflowPunct/>
              <w:topLinePunct w:val="0"/>
              <w:autoSpaceDE w:val="0"/>
              <w:autoSpaceDN w:val="0"/>
              <w:bidi w:val="0"/>
              <w:adjustRightInd w:val="0"/>
              <w:snapToGrid w:val="0"/>
              <w:spacing w:before="46" w:line="240" w:lineRule="auto"/>
              <w:ind w:left="75" w:right="381" w:firstLine="20"/>
              <w:textAlignment w:val="baseline"/>
              <w:rPr>
                <w:color w:val="auto"/>
                <w:sz w:val="21"/>
                <w:szCs w:val="21"/>
                <w:highlight w:val="none"/>
              </w:rPr>
            </w:pPr>
          </w:p>
        </w:tc>
        <w:tc>
          <w:tcPr>
            <w:tcW w:w="2228" w:type="dxa"/>
            <w:vAlign w:val="top"/>
          </w:tcPr>
          <w:p w14:paraId="749D0BB7">
            <w:pPr>
              <w:pStyle w:val="478"/>
              <w:keepNext w:val="0"/>
              <w:keepLines w:val="0"/>
              <w:pageBreakBefore w:val="0"/>
              <w:widowControl/>
              <w:kinsoku w:val="0"/>
              <w:wordWrap/>
              <w:overflowPunct/>
              <w:topLinePunct w:val="0"/>
              <w:autoSpaceDE w:val="0"/>
              <w:autoSpaceDN w:val="0"/>
              <w:bidi w:val="0"/>
              <w:adjustRightInd w:val="0"/>
              <w:snapToGrid w:val="0"/>
              <w:spacing w:before="46" w:line="240" w:lineRule="auto"/>
              <w:ind w:left="75" w:right="381" w:firstLine="20"/>
              <w:textAlignment w:val="baseline"/>
              <w:rPr>
                <w:color w:val="auto"/>
                <w:sz w:val="21"/>
                <w:szCs w:val="21"/>
                <w:highlight w:val="none"/>
              </w:rPr>
            </w:pPr>
          </w:p>
        </w:tc>
      </w:tr>
      <w:tr w14:paraId="17B712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vAlign w:val="center"/>
          </w:tcPr>
          <w:p w14:paraId="4215F400">
            <w:pPr>
              <w:pStyle w:val="478"/>
              <w:keepNext w:val="0"/>
              <w:keepLines w:val="0"/>
              <w:pageBreakBefore w:val="0"/>
              <w:widowControl/>
              <w:numPr>
                <w:ilvl w:val="0"/>
                <w:numId w:val="12"/>
              </w:numPr>
              <w:kinsoku w:val="0"/>
              <w:wordWrap/>
              <w:overflowPunct/>
              <w:topLinePunct w:val="0"/>
              <w:autoSpaceDE w:val="0"/>
              <w:autoSpaceDN w:val="0"/>
              <w:bidi w:val="0"/>
              <w:adjustRightInd w:val="0"/>
              <w:snapToGrid w:val="0"/>
              <w:spacing w:line="240" w:lineRule="auto"/>
              <w:ind w:left="454" w:leftChars="0" w:hanging="454" w:firstLineChars="0"/>
              <w:jc w:val="center"/>
              <w:textAlignment w:val="baseline"/>
              <w:rPr>
                <w:color w:val="auto"/>
                <w:sz w:val="21"/>
                <w:szCs w:val="21"/>
                <w:highlight w:val="none"/>
              </w:rPr>
            </w:pPr>
          </w:p>
        </w:tc>
        <w:tc>
          <w:tcPr>
            <w:tcW w:w="1714" w:type="dxa"/>
            <w:vAlign w:val="center"/>
          </w:tcPr>
          <w:p w14:paraId="06A7E6A4">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pacing w:val="-2"/>
                <w:sz w:val="21"/>
                <w:szCs w:val="21"/>
                <w:highlight w:val="none"/>
              </w:rPr>
              <w:t>会议桌3</w:t>
            </w:r>
          </w:p>
        </w:tc>
        <w:tc>
          <w:tcPr>
            <w:tcW w:w="1080" w:type="dxa"/>
            <w:vAlign w:val="center"/>
          </w:tcPr>
          <w:p w14:paraId="12BE5469">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z w:val="21"/>
                <w:szCs w:val="21"/>
                <w:highlight w:val="none"/>
              </w:rPr>
              <w:t>5</w:t>
            </w:r>
          </w:p>
        </w:tc>
        <w:tc>
          <w:tcPr>
            <w:tcW w:w="960" w:type="dxa"/>
            <w:vAlign w:val="center"/>
          </w:tcPr>
          <w:p w14:paraId="70B12963">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z w:val="21"/>
                <w:szCs w:val="21"/>
                <w:highlight w:val="none"/>
              </w:rPr>
              <w:t>张</w:t>
            </w:r>
          </w:p>
        </w:tc>
        <w:tc>
          <w:tcPr>
            <w:tcW w:w="4838" w:type="dxa"/>
            <w:vAlign w:val="top"/>
          </w:tcPr>
          <w:p w14:paraId="3A0E23E7">
            <w:pPr>
              <w:pStyle w:val="478"/>
              <w:keepNext w:val="0"/>
              <w:keepLines w:val="0"/>
              <w:pageBreakBefore w:val="0"/>
              <w:widowControl/>
              <w:kinsoku w:val="0"/>
              <w:wordWrap/>
              <w:overflowPunct/>
              <w:topLinePunct w:val="0"/>
              <w:autoSpaceDE w:val="0"/>
              <w:autoSpaceDN w:val="0"/>
              <w:bidi w:val="0"/>
              <w:adjustRightInd w:val="0"/>
              <w:snapToGrid w:val="0"/>
              <w:spacing w:before="39" w:line="240" w:lineRule="auto"/>
              <w:ind w:left="75"/>
              <w:textAlignment w:val="baseline"/>
              <w:rPr>
                <w:color w:val="auto"/>
                <w:sz w:val="21"/>
                <w:szCs w:val="21"/>
                <w:highlight w:val="none"/>
              </w:rPr>
            </w:pPr>
            <w:r>
              <w:rPr>
                <w:color w:val="auto"/>
                <w:spacing w:val="-1"/>
                <w:sz w:val="21"/>
                <w:szCs w:val="21"/>
                <w:highlight w:val="none"/>
              </w:rPr>
              <w:t>会议中心</w:t>
            </w:r>
            <w:r>
              <w:rPr>
                <w:rFonts w:hint="eastAsia"/>
                <w:color w:val="auto"/>
                <w:spacing w:val="-1"/>
                <w:sz w:val="21"/>
                <w:szCs w:val="21"/>
                <w:highlight w:val="none"/>
                <w:lang w:val="en-US" w:eastAsia="zh-CN"/>
              </w:rPr>
              <w:t xml:space="preserve"> </w:t>
            </w:r>
            <w:r>
              <w:rPr>
                <w:color w:val="auto"/>
                <w:spacing w:val="-1"/>
                <w:sz w:val="21"/>
                <w:szCs w:val="21"/>
                <w:highlight w:val="none"/>
              </w:rPr>
              <w:t>1F:30人小会议室1张</w:t>
            </w:r>
          </w:p>
          <w:p w14:paraId="68CC809E">
            <w:pPr>
              <w:pStyle w:val="478"/>
              <w:keepNext w:val="0"/>
              <w:keepLines w:val="0"/>
              <w:pageBreakBefore w:val="0"/>
              <w:widowControl/>
              <w:kinsoku w:val="0"/>
              <w:wordWrap/>
              <w:overflowPunct/>
              <w:topLinePunct w:val="0"/>
              <w:autoSpaceDE w:val="0"/>
              <w:autoSpaceDN w:val="0"/>
              <w:bidi w:val="0"/>
              <w:adjustRightInd w:val="0"/>
              <w:snapToGrid w:val="0"/>
              <w:spacing w:before="40" w:line="240" w:lineRule="auto"/>
              <w:ind w:left="75"/>
              <w:textAlignment w:val="baseline"/>
              <w:rPr>
                <w:color w:val="auto"/>
                <w:sz w:val="21"/>
                <w:szCs w:val="21"/>
                <w:highlight w:val="none"/>
              </w:rPr>
            </w:pPr>
            <w:r>
              <w:rPr>
                <w:color w:val="auto"/>
                <w:sz w:val="21"/>
                <w:szCs w:val="21"/>
                <w:highlight w:val="none"/>
              </w:rPr>
              <w:t>行政科研楼</w:t>
            </w:r>
            <w:r>
              <w:rPr>
                <w:rFonts w:hint="eastAsia"/>
                <w:color w:val="auto"/>
                <w:sz w:val="21"/>
                <w:szCs w:val="21"/>
                <w:highlight w:val="none"/>
                <w:lang w:val="en-US" w:eastAsia="zh-CN"/>
              </w:rPr>
              <w:t xml:space="preserve"> </w:t>
            </w:r>
            <w:r>
              <w:rPr>
                <w:color w:val="auto"/>
                <w:sz w:val="21"/>
                <w:szCs w:val="21"/>
                <w:highlight w:val="none"/>
              </w:rPr>
              <w:t>6F:15人小会议室1张</w:t>
            </w:r>
          </w:p>
          <w:p w14:paraId="45B5215C">
            <w:pPr>
              <w:pStyle w:val="478"/>
              <w:keepNext w:val="0"/>
              <w:keepLines w:val="0"/>
              <w:pageBreakBefore w:val="0"/>
              <w:widowControl/>
              <w:kinsoku w:val="0"/>
              <w:wordWrap/>
              <w:overflowPunct/>
              <w:topLinePunct w:val="0"/>
              <w:autoSpaceDE w:val="0"/>
              <w:autoSpaceDN w:val="0"/>
              <w:bidi w:val="0"/>
              <w:adjustRightInd w:val="0"/>
              <w:snapToGrid w:val="0"/>
              <w:spacing w:before="50" w:line="240" w:lineRule="auto"/>
              <w:ind w:left="75" w:right="1644"/>
              <w:jc w:val="both"/>
              <w:textAlignment w:val="baseline"/>
              <w:rPr>
                <w:color w:val="auto"/>
                <w:sz w:val="21"/>
                <w:szCs w:val="21"/>
                <w:highlight w:val="none"/>
              </w:rPr>
            </w:pPr>
            <w:r>
              <w:rPr>
                <w:color w:val="auto"/>
                <w:sz w:val="21"/>
                <w:szCs w:val="21"/>
                <w:highlight w:val="none"/>
              </w:rPr>
              <w:t>门诊医技楼</w:t>
            </w:r>
            <w:r>
              <w:rPr>
                <w:rFonts w:hint="eastAsia"/>
                <w:color w:val="auto"/>
                <w:sz w:val="21"/>
                <w:szCs w:val="21"/>
                <w:highlight w:val="none"/>
                <w:lang w:val="en-US" w:eastAsia="zh-CN"/>
              </w:rPr>
              <w:t xml:space="preserve"> </w:t>
            </w:r>
            <w:r>
              <w:rPr>
                <w:color w:val="auto"/>
                <w:sz w:val="21"/>
                <w:szCs w:val="21"/>
                <w:highlight w:val="none"/>
              </w:rPr>
              <w:t>3F:静配中心会议示教1张</w:t>
            </w:r>
            <w:r>
              <w:rPr>
                <w:color w:val="auto"/>
                <w:spacing w:val="8"/>
                <w:sz w:val="21"/>
                <w:szCs w:val="21"/>
                <w:highlight w:val="none"/>
              </w:rPr>
              <w:t xml:space="preserve"> </w:t>
            </w:r>
            <w:r>
              <w:rPr>
                <w:color w:val="auto"/>
                <w:sz w:val="21"/>
                <w:szCs w:val="21"/>
                <w:highlight w:val="none"/>
              </w:rPr>
              <w:t>门诊医技楼</w:t>
            </w:r>
            <w:r>
              <w:rPr>
                <w:rFonts w:hint="eastAsia"/>
                <w:color w:val="auto"/>
                <w:sz w:val="21"/>
                <w:szCs w:val="21"/>
                <w:highlight w:val="none"/>
                <w:lang w:val="en-US" w:eastAsia="zh-CN"/>
              </w:rPr>
              <w:t xml:space="preserve"> </w:t>
            </w:r>
            <w:r>
              <w:rPr>
                <w:color w:val="auto"/>
                <w:sz w:val="21"/>
                <w:szCs w:val="21"/>
                <w:highlight w:val="none"/>
              </w:rPr>
              <w:t>2F:骨伤科门诊示教室1张</w:t>
            </w:r>
            <w:r>
              <w:rPr>
                <w:color w:val="auto"/>
                <w:spacing w:val="8"/>
                <w:sz w:val="21"/>
                <w:szCs w:val="21"/>
                <w:highlight w:val="none"/>
              </w:rPr>
              <w:t xml:space="preserve"> </w:t>
            </w:r>
            <w:r>
              <w:rPr>
                <w:color w:val="auto"/>
                <w:spacing w:val="-1"/>
                <w:sz w:val="21"/>
                <w:szCs w:val="21"/>
                <w:highlight w:val="none"/>
              </w:rPr>
              <w:t>制剂中心</w:t>
            </w:r>
            <w:r>
              <w:rPr>
                <w:rFonts w:hint="eastAsia"/>
                <w:color w:val="auto"/>
                <w:spacing w:val="-1"/>
                <w:sz w:val="21"/>
                <w:szCs w:val="21"/>
                <w:highlight w:val="none"/>
                <w:lang w:val="en-US" w:eastAsia="zh-CN"/>
              </w:rPr>
              <w:t xml:space="preserve"> </w:t>
            </w:r>
            <w:r>
              <w:rPr>
                <w:color w:val="auto"/>
                <w:spacing w:val="-1"/>
                <w:sz w:val="21"/>
                <w:szCs w:val="21"/>
                <w:highlight w:val="none"/>
              </w:rPr>
              <w:t>5F:示教室1张</w:t>
            </w:r>
          </w:p>
        </w:tc>
        <w:tc>
          <w:tcPr>
            <w:tcW w:w="2013" w:type="dxa"/>
            <w:vAlign w:val="top"/>
          </w:tcPr>
          <w:p w14:paraId="63F1F58E">
            <w:pPr>
              <w:pStyle w:val="478"/>
              <w:keepNext w:val="0"/>
              <w:keepLines w:val="0"/>
              <w:pageBreakBefore w:val="0"/>
              <w:widowControl/>
              <w:kinsoku w:val="0"/>
              <w:wordWrap/>
              <w:overflowPunct/>
              <w:topLinePunct w:val="0"/>
              <w:autoSpaceDE w:val="0"/>
              <w:autoSpaceDN w:val="0"/>
              <w:bidi w:val="0"/>
              <w:adjustRightInd w:val="0"/>
              <w:snapToGrid w:val="0"/>
              <w:spacing w:before="50" w:line="240" w:lineRule="auto"/>
              <w:ind w:left="75" w:right="1644"/>
              <w:jc w:val="both"/>
              <w:textAlignment w:val="baseline"/>
              <w:rPr>
                <w:color w:val="auto"/>
                <w:sz w:val="21"/>
                <w:szCs w:val="21"/>
                <w:highlight w:val="none"/>
              </w:rPr>
            </w:pPr>
          </w:p>
        </w:tc>
        <w:tc>
          <w:tcPr>
            <w:tcW w:w="2228" w:type="dxa"/>
            <w:vAlign w:val="top"/>
          </w:tcPr>
          <w:p w14:paraId="6D2063C4">
            <w:pPr>
              <w:pStyle w:val="478"/>
              <w:keepNext w:val="0"/>
              <w:keepLines w:val="0"/>
              <w:pageBreakBefore w:val="0"/>
              <w:widowControl/>
              <w:kinsoku w:val="0"/>
              <w:wordWrap/>
              <w:overflowPunct/>
              <w:topLinePunct w:val="0"/>
              <w:autoSpaceDE w:val="0"/>
              <w:autoSpaceDN w:val="0"/>
              <w:bidi w:val="0"/>
              <w:adjustRightInd w:val="0"/>
              <w:snapToGrid w:val="0"/>
              <w:spacing w:before="50" w:line="240" w:lineRule="auto"/>
              <w:ind w:left="75" w:right="1644"/>
              <w:jc w:val="both"/>
              <w:textAlignment w:val="baseline"/>
              <w:rPr>
                <w:color w:val="auto"/>
                <w:sz w:val="21"/>
                <w:szCs w:val="21"/>
                <w:highlight w:val="none"/>
              </w:rPr>
            </w:pPr>
          </w:p>
        </w:tc>
      </w:tr>
      <w:tr w14:paraId="15EC4F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vAlign w:val="center"/>
          </w:tcPr>
          <w:p w14:paraId="6A8FC68F">
            <w:pPr>
              <w:pStyle w:val="478"/>
              <w:keepNext w:val="0"/>
              <w:keepLines w:val="0"/>
              <w:pageBreakBefore w:val="0"/>
              <w:widowControl/>
              <w:numPr>
                <w:ilvl w:val="0"/>
                <w:numId w:val="12"/>
              </w:numPr>
              <w:kinsoku w:val="0"/>
              <w:wordWrap/>
              <w:overflowPunct/>
              <w:topLinePunct w:val="0"/>
              <w:autoSpaceDE w:val="0"/>
              <w:autoSpaceDN w:val="0"/>
              <w:bidi w:val="0"/>
              <w:adjustRightInd w:val="0"/>
              <w:snapToGrid w:val="0"/>
              <w:spacing w:line="240" w:lineRule="auto"/>
              <w:ind w:left="454" w:leftChars="0" w:hanging="454" w:firstLineChars="0"/>
              <w:jc w:val="center"/>
              <w:textAlignment w:val="baseline"/>
              <w:rPr>
                <w:color w:val="auto"/>
                <w:sz w:val="21"/>
                <w:szCs w:val="21"/>
                <w:highlight w:val="none"/>
              </w:rPr>
            </w:pPr>
          </w:p>
        </w:tc>
        <w:tc>
          <w:tcPr>
            <w:tcW w:w="1714" w:type="dxa"/>
            <w:vAlign w:val="center"/>
          </w:tcPr>
          <w:p w14:paraId="3815C5C0">
            <w:pPr>
              <w:pStyle w:val="478"/>
              <w:keepNext w:val="0"/>
              <w:keepLines w:val="0"/>
              <w:pageBreakBefore w:val="0"/>
              <w:widowControl/>
              <w:kinsoku w:val="0"/>
              <w:wordWrap/>
              <w:overflowPunct/>
              <w:topLinePunct w:val="0"/>
              <w:autoSpaceDE w:val="0"/>
              <w:autoSpaceDN w:val="0"/>
              <w:bidi w:val="0"/>
              <w:adjustRightInd w:val="0"/>
              <w:snapToGrid w:val="0"/>
              <w:spacing w:before="0" w:line="240" w:lineRule="auto"/>
              <w:ind w:left="0" w:leftChars="0"/>
              <w:jc w:val="center"/>
              <w:textAlignment w:val="baseline"/>
              <w:rPr>
                <w:color w:val="auto"/>
                <w:sz w:val="21"/>
                <w:szCs w:val="21"/>
                <w:highlight w:val="none"/>
              </w:rPr>
            </w:pPr>
            <w:r>
              <w:rPr>
                <w:rFonts w:hint="eastAsia"/>
                <w:color w:val="auto"/>
                <w:spacing w:val="-2"/>
                <w:sz w:val="21"/>
                <w:szCs w:val="21"/>
                <w:highlight w:val="none"/>
                <w:lang w:val="en-US" w:eastAsia="zh-CN"/>
              </w:rPr>
              <w:t>定制</w:t>
            </w:r>
            <w:r>
              <w:rPr>
                <w:color w:val="auto"/>
                <w:spacing w:val="-2"/>
                <w:sz w:val="21"/>
                <w:szCs w:val="21"/>
                <w:highlight w:val="none"/>
              </w:rPr>
              <w:t>条形</w:t>
            </w:r>
            <w:r>
              <w:rPr>
                <w:rFonts w:hint="eastAsia"/>
                <w:color w:val="auto"/>
                <w:spacing w:val="-2"/>
                <w:sz w:val="21"/>
                <w:szCs w:val="21"/>
                <w:highlight w:val="none"/>
                <w:lang w:val="en-US" w:eastAsia="zh-CN"/>
              </w:rPr>
              <w:t>台</w:t>
            </w:r>
            <w:r>
              <w:rPr>
                <w:color w:val="auto"/>
                <w:spacing w:val="-2"/>
                <w:sz w:val="21"/>
                <w:szCs w:val="21"/>
                <w:highlight w:val="none"/>
              </w:rPr>
              <w:t>3</w:t>
            </w:r>
          </w:p>
        </w:tc>
        <w:tc>
          <w:tcPr>
            <w:tcW w:w="1080" w:type="dxa"/>
            <w:vAlign w:val="center"/>
          </w:tcPr>
          <w:p w14:paraId="7034DC05">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leftChars="0"/>
              <w:jc w:val="center"/>
              <w:textAlignment w:val="baseline"/>
              <w:rPr>
                <w:color w:val="auto"/>
                <w:sz w:val="21"/>
                <w:szCs w:val="21"/>
                <w:highlight w:val="none"/>
              </w:rPr>
            </w:pPr>
            <w:r>
              <w:rPr>
                <w:color w:val="auto"/>
                <w:sz w:val="21"/>
                <w:szCs w:val="21"/>
                <w:highlight w:val="none"/>
              </w:rPr>
              <w:t>3</w:t>
            </w:r>
          </w:p>
        </w:tc>
        <w:tc>
          <w:tcPr>
            <w:tcW w:w="960" w:type="dxa"/>
            <w:vAlign w:val="center"/>
          </w:tcPr>
          <w:p w14:paraId="6EF2F99C">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leftChars="0"/>
              <w:jc w:val="center"/>
              <w:textAlignment w:val="baseline"/>
              <w:rPr>
                <w:color w:val="auto"/>
                <w:sz w:val="21"/>
                <w:szCs w:val="21"/>
                <w:highlight w:val="none"/>
              </w:rPr>
            </w:pPr>
            <w:r>
              <w:rPr>
                <w:color w:val="auto"/>
                <w:sz w:val="21"/>
                <w:szCs w:val="21"/>
                <w:highlight w:val="none"/>
              </w:rPr>
              <w:t>张</w:t>
            </w:r>
          </w:p>
        </w:tc>
        <w:tc>
          <w:tcPr>
            <w:tcW w:w="4838" w:type="dxa"/>
            <w:vAlign w:val="top"/>
          </w:tcPr>
          <w:p w14:paraId="22FA7E1D">
            <w:pPr>
              <w:pStyle w:val="478"/>
              <w:keepNext w:val="0"/>
              <w:keepLines w:val="0"/>
              <w:pageBreakBefore w:val="0"/>
              <w:widowControl/>
              <w:kinsoku w:val="0"/>
              <w:wordWrap/>
              <w:overflowPunct/>
              <w:topLinePunct w:val="0"/>
              <w:autoSpaceDE w:val="0"/>
              <w:autoSpaceDN w:val="0"/>
              <w:bidi w:val="0"/>
              <w:adjustRightInd w:val="0"/>
              <w:snapToGrid w:val="0"/>
              <w:spacing w:before="51" w:line="240" w:lineRule="auto"/>
              <w:ind w:left="75"/>
              <w:textAlignment w:val="baseline"/>
              <w:rPr>
                <w:color w:val="auto"/>
                <w:sz w:val="21"/>
                <w:szCs w:val="21"/>
                <w:highlight w:val="none"/>
              </w:rPr>
            </w:pPr>
            <w:r>
              <w:rPr>
                <w:color w:val="auto"/>
                <w:spacing w:val="-1"/>
                <w:sz w:val="21"/>
                <w:szCs w:val="21"/>
                <w:highlight w:val="none"/>
              </w:rPr>
              <w:t>制剂中心</w:t>
            </w:r>
            <w:r>
              <w:rPr>
                <w:rFonts w:hint="eastAsia"/>
                <w:color w:val="auto"/>
                <w:spacing w:val="-1"/>
                <w:sz w:val="21"/>
                <w:szCs w:val="21"/>
                <w:highlight w:val="none"/>
                <w:lang w:val="en-US" w:eastAsia="zh-CN"/>
              </w:rPr>
              <w:t xml:space="preserve"> </w:t>
            </w:r>
            <w:r>
              <w:rPr>
                <w:color w:val="auto"/>
                <w:spacing w:val="-1"/>
                <w:sz w:val="21"/>
                <w:szCs w:val="21"/>
                <w:highlight w:val="none"/>
              </w:rPr>
              <w:t>5F:示教室3张</w:t>
            </w:r>
          </w:p>
        </w:tc>
        <w:tc>
          <w:tcPr>
            <w:tcW w:w="2013" w:type="dxa"/>
            <w:vAlign w:val="top"/>
          </w:tcPr>
          <w:p w14:paraId="34188912">
            <w:pPr>
              <w:pStyle w:val="478"/>
              <w:keepNext w:val="0"/>
              <w:keepLines w:val="0"/>
              <w:pageBreakBefore w:val="0"/>
              <w:widowControl/>
              <w:kinsoku w:val="0"/>
              <w:wordWrap/>
              <w:overflowPunct/>
              <w:topLinePunct w:val="0"/>
              <w:autoSpaceDE w:val="0"/>
              <w:autoSpaceDN w:val="0"/>
              <w:bidi w:val="0"/>
              <w:adjustRightInd w:val="0"/>
              <w:snapToGrid w:val="0"/>
              <w:spacing w:before="51" w:line="240" w:lineRule="auto"/>
              <w:ind w:left="75"/>
              <w:textAlignment w:val="baseline"/>
              <w:rPr>
                <w:color w:val="auto"/>
                <w:spacing w:val="-1"/>
                <w:sz w:val="21"/>
                <w:szCs w:val="21"/>
                <w:highlight w:val="none"/>
              </w:rPr>
            </w:pPr>
          </w:p>
        </w:tc>
        <w:tc>
          <w:tcPr>
            <w:tcW w:w="2228" w:type="dxa"/>
            <w:vAlign w:val="top"/>
          </w:tcPr>
          <w:p w14:paraId="03ADD1CE">
            <w:pPr>
              <w:pStyle w:val="478"/>
              <w:keepNext w:val="0"/>
              <w:keepLines w:val="0"/>
              <w:pageBreakBefore w:val="0"/>
              <w:widowControl/>
              <w:kinsoku w:val="0"/>
              <w:wordWrap/>
              <w:overflowPunct/>
              <w:topLinePunct w:val="0"/>
              <w:autoSpaceDE w:val="0"/>
              <w:autoSpaceDN w:val="0"/>
              <w:bidi w:val="0"/>
              <w:adjustRightInd w:val="0"/>
              <w:snapToGrid w:val="0"/>
              <w:spacing w:before="51" w:line="240" w:lineRule="auto"/>
              <w:ind w:left="75"/>
              <w:textAlignment w:val="baseline"/>
              <w:rPr>
                <w:color w:val="auto"/>
                <w:spacing w:val="-1"/>
                <w:sz w:val="21"/>
                <w:szCs w:val="21"/>
                <w:highlight w:val="none"/>
              </w:rPr>
            </w:pPr>
          </w:p>
        </w:tc>
      </w:tr>
      <w:tr w14:paraId="6F90A6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vAlign w:val="center"/>
          </w:tcPr>
          <w:p w14:paraId="0CC4A479">
            <w:pPr>
              <w:pStyle w:val="478"/>
              <w:keepNext w:val="0"/>
              <w:keepLines w:val="0"/>
              <w:pageBreakBefore w:val="0"/>
              <w:widowControl/>
              <w:numPr>
                <w:ilvl w:val="0"/>
                <w:numId w:val="12"/>
              </w:numPr>
              <w:kinsoku w:val="0"/>
              <w:wordWrap/>
              <w:overflowPunct/>
              <w:topLinePunct w:val="0"/>
              <w:autoSpaceDE w:val="0"/>
              <w:autoSpaceDN w:val="0"/>
              <w:bidi w:val="0"/>
              <w:adjustRightInd w:val="0"/>
              <w:snapToGrid w:val="0"/>
              <w:spacing w:line="240" w:lineRule="auto"/>
              <w:ind w:left="454" w:leftChars="0" w:hanging="454" w:firstLineChars="0"/>
              <w:jc w:val="center"/>
              <w:textAlignment w:val="baseline"/>
              <w:rPr>
                <w:color w:val="auto"/>
                <w:sz w:val="21"/>
                <w:szCs w:val="21"/>
                <w:highlight w:val="none"/>
              </w:rPr>
            </w:pPr>
          </w:p>
        </w:tc>
        <w:tc>
          <w:tcPr>
            <w:tcW w:w="1714" w:type="dxa"/>
            <w:vAlign w:val="center"/>
          </w:tcPr>
          <w:p w14:paraId="3DFA7F90">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pacing w:val="-3"/>
                <w:sz w:val="21"/>
                <w:szCs w:val="21"/>
                <w:highlight w:val="none"/>
              </w:rPr>
              <w:t>示教椅</w:t>
            </w:r>
          </w:p>
        </w:tc>
        <w:tc>
          <w:tcPr>
            <w:tcW w:w="1080" w:type="dxa"/>
            <w:vAlign w:val="center"/>
          </w:tcPr>
          <w:p w14:paraId="5001600C">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pacing w:val="-3"/>
                <w:sz w:val="21"/>
                <w:szCs w:val="21"/>
                <w:highlight w:val="none"/>
              </w:rPr>
              <w:t>246</w:t>
            </w:r>
          </w:p>
        </w:tc>
        <w:tc>
          <w:tcPr>
            <w:tcW w:w="960" w:type="dxa"/>
            <w:vAlign w:val="center"/>
          </w:tcPr>
          <w:p w14:paraId="27D4F5EF">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z w:val="21"/>
                <w:szCs w:val="21"/>
                <w:highlight w:val="none"/>
              </w:rPr>
              <w:t>张</w:t>
            </w:r>
          </w:p>
        </w:tc>
        <w:tc>
          <w:tcPr>
            <w:tcW w:w="4838" w:type="dxa"/>
            <w:vAlign w:val="top"/>
          </w:tcPr>
          <w:p w14:paraId="64306E55">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0"/>
              <w:textAlignment w:val="baseline"/>
              <w:rPr>
                <w:color w:val="auto"/>
                <w:sz w:val="21"/>
                <w:szCs w:val="21"/>
                <w:highlight w:val="none"/>
              </w:rPr>
            </w:pPr>
            <w:r>
              <w:rPr>
                <w:color w:val="auto"/>
                <w:spacing w:val="-1"/>
                <w:sz w:val="21"/>
                <w:szCs w:val="21"/>
                <w:highlight w:val="none"/>
              </w:rPr>
              <w:t>行政科研楼</w:t>
            </w:r>
            <w:r>
              <w:rPr>
                <w:rFonts w:hint="eastAsia"/>
                <w:color w:val="auto"/>
                <w:spacing w:val="-1"/>
                <w:sz w:val="21"/>
                <w:szCs w:val="21"/>
                <w:highlight w:val="none"/>
                <w:lang w:val="en-US" w:eastAsia="zh-CN"/>
              </w:rPr>
              <w:t xml:space="preserve"> </w:t>
            </w:r>
            <w:r>
              <w:rPr>
                <w:color w:val="auto"/>
                <w:spacing w:val="-1"/>
                <w:sz w:val="21"/>
                <w:szCs w:val="21"/>
                <w:highlight w:val="none"/>
              </w:rPr>
              <w:t>6F:小会议室15张</w:t>
            </w:r>
          </w:p>
          <w:p w14:paraId="688AC513">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0"/>
              <w:textAlignment w:val="baseline"/>
              <w:rPr>
                <w:color w:val="auto"/>
                <w:sz w:val="21"/>
                <w:szCs w:val="21"/>
                <w:highlight w:val="none"/>
              </w:rPr>
            </w:pPr>
            <w:r>
              <w:rPr>
                <w:color w:val="auto"/>
                <w:spacing w:val="-1"/>
                <w:sz w:val="21"/>
                <w:szCs w:val="21"/>
                <w:highlight w:val="none"/>
              </w:rPr>
              <w:t>会议中心</w:t>
            </w:r>
            <w:r>
              <w:rPr>
                <w:rFonts w:hint="eastAsia"/>
                <w:color w:val="auto"/>
                <w:spacing w:val="-1"/>
                <w:sz w:val="21"/>
                <w:szCs w:val="21"/>
                <w:highlight w:val="none"/>
                <w:lang w:val="en-US" w:eastAsia="zh-CN"/>
              </w:rPr>
              <w:t xml:space="preserve"> </w:t>
            </w:r>
            <w:r>
              <w:rPr>
                <w:color w:val="auto"/>
                <w:spacing w:val="-1"/>
                <w:sz w:val="21"/>
                <w:szCs w:val="21"/>
                <w:highlight w:val="none"/>
              </w:rPr>
              <w:t>1F:30人小会议室12张</w:t>
            </w:r>
          </w:p>
          <w:p w14:paraId="24D1A024">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0"/>
              <w:jc w:val="both"/>
              <w:textAlignment w:val="baseline"/>
              <w:rPr>
                <w:color w:val="auto"/>
                <w:sz w:val="21"/>
                <w:szCs w:val="21"/>
                <w:highlight w:val="none"/>
              </w:rPr>
            </w:pPr>
            <w:r>
              <w:rPr>
                <w:color w:val="auto"/>
                <w:sz w:val="21"/>
                <w:szCs w:val="21"/>
                <w:highlight w:val="none"/>
              </w:rPr>
              <w:t>门诊医技楼</w:t>
            </w:r>
            <w:r>
              <w:rPr>
                <w:rFonts w:hint="eastAsia"/>
                <w:color w:val="auto"/>
                <w:sz w:val="21"/>
                <w:szCs w:val="21"/>
                <w:highlight w:val="none"/>
                <w:lang w:val="en-US" w:eastAsia="zh-CN"/>
              </w:rPr>
              <w:t xml:space="preserve"> </w:t>
            </w:r>
            <w:r>
              <w:rPr>
                <w:color w:val="auto"/>
                <w:sz w:val="21"/>
                <w:szCs w:val="21"/>
                <w:highlight w:val="none"/>
              </w:rPr>
              <w:t>2F:骨伤科门诊示教室16张</w:t>
            </w:r>
          </w:p>
          <w:p w14:paraId="6FE5266F">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0"/>
              <w:jc w:val="both"/>
              <w:textAlignment w:val="baseline"/>
              <w:rPr>
                <w:color w:val="auto"/>
                <w:sz w:val="21"/>
                <w:szCs w:val="21"/>
                <w:highlight w:val="none"/>
              </w:rPr>
            </w:pPr>
            <w:r>
              <w:rPr>
                <w:color w:val="auto"/>
                <w:sz w:val="21"/>
                <w:szCs w:val="21"/>
                <w:highlight w:val="none"/>
              </w:rPr>
              <w:t>门诊医技楼</w:t>
            </w:r>
            <w:r>
              <w:rPr>
                <w:rFonts w:hint="eastAsia"/>
                <w:color w:val="auto"/>
                <w:sz w:val="21"/>
                <w:szCs w:val="21"/>
                <w:highlight w:val="none"/>
                <w:lang w:val="en-US" w:eastAsia="zh-CN"/>
              </w:rPr>
              <w:t xml:space="preserve"> </w:t>
            </w:r>
            <w:r>
              <w:rPr>
                <w:color w:val="auto"/>
                <w:sz w:val="21"/>
                <w:szCs w:val="21"/>
                <w:highlight w:val="none"/>
              </w:rPr>
              <w:t>3F:静配中心会议示教18张</w:t>
            </w:r>
          </w:p>
          <w:p w14:paraId="0E8E0146">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0"/>
              <w:jc w:val="both"/>
              <w:textAlignment w:val="baseline"/>
              <w:rPr>
                <w:color w:val="auto"/>
                <w:sz w:val="21"/>
                <w:szCs w:val="21"/>
                <w:highlight w:val="none"/>
              </w:rPr>
            </w:pPr>
            <w:r>
              <w:rPr>
                <w:color w:val="auto"/>
                <w:spacing w:val="-1"/>
                <w:sz w:val="21"/>
                <w:szCs w:val="21"/>
                <w:highlight w:val="none"/>
              </w:rPr>
              <w:t>制剂中心</w:t>
            </w:r>
            <w:r>
              <w:rPr>
                <w:rFonts w:hint="eastAsia"/>
                <w:color w:val="auto"/>
                <w:spacing w:val="-1"/>
                <w:sz w:val="21"/>
                <w:szCs w:val="21"/>
                <w:highlight w:val="none"/>
                <w:lang w:val="en-US" w:eastAsia="zh-CN"/>
              </w:rPr>
              <w:t xml:space="preserve"> </w:t>
            </w:r>
            <w:r>
              <w:rPr>
                <w:color w:val="auto"/>
                <w:spacing w:val="-1"/>
                <w:sz w:val="21"/>
                <w:szCs w:val="21"/>
                <w:highlight w:val="none"/>
              </w:rPr>
              <w:t>5F:示教室20张</w:t>
            </w:r>
          </w:p>
          <w:p w14:paraId="42E31684">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0"/>
              <w:textAlignment w:val="baseline"/>
              <w:rPr>
                <w:color w:val="auto"/>
                <w:sz w:val="21"/>
                <w:szCs w:val="21"/>
                <w:highlight w:val="none"/>
              </w:rPr>
            </w:pPr>
            <w:r>
              <w:rPr>
                <w:color w:val="auto"/>
                <w:spacing w:val="-2"/>
                <w:sz w:val="21"/>
                <w:szCs w:val="21"/>
                <w:highlight w:val="none"/>
              </w:rPr>
              <w:t>外内科中心：180张</w:t>
            </w:r>
          </w:p>
          <w:p w14:paraId="425AA48C">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0"/>
              <w:textAlignment w:val="baseline"/>
              <w:rPr>
                <w:color w:val="auto"/>
                <w:sz w:val="21"/>
                <w:szCs w:val="21"/>
                <w:highlight w:val="none"/>
              </w:rPr>
            </w:pPr>
            <w:r>
              <w:rPr>
                <w:color w:val="auto"/>
                <w:sz w:val="21"/>
                <w:szCs w:val="21"/>
                <w:highlight w:val="none"/>
              </w:rPr>
              <w:t>门诊医技楼裙楼</w:t>
            </w:r>
            <w:r>
              <w:rPr>
                <w:rFonts w:hint="eastAsia"/>
                <w:color w:val="auto"/>
                <w:sz w:val="21"/>
                <w:szCs w:val="21"/>
                <w:highlight w:val="none"/>
                <w:lang w:val="en-US" w:eastAsia="zh-CN"/>
              </w:rPr>
              <w:t xml:space="preserve"> </w:t>
            </w:r>
            <w:r>
              <w:rPr>
                <w:color w:val="auto"/>
                <w:sz w:val="21"/>
                <w:szCs w:val="21"/>
                <w:highlight w:val="none"/>
              </w:rPr>
              <w:t>2F:治未病办公会议6张</w:t>
            </w:r>
          </w:p>
        </w:tc>
        <w:tc>
          <w:tcPr>
            <w:tcW w:w="2013" w:type="dxa"/>
            <w:vAlign w:val="top"/>
          </w:tcPr>
          <w:p w14:paraId="3C4C58E3">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0"/>
              <w:textAlignment w:val="baseline"/>
              <w:rPr>
                <w:color w:val="auto"/>
                <w:sz w:val="21"/>
                <w:szCs w:val="21"/>
                <w:highlight w:val="none"/>
              </w:rPr>
            </w:pPr>
          </w:p>
        </w:tc>
        <w:tc>
          <w:tcPr>
            <w:tcW w:w="2228" w:type="dxa"/>
            <w:vAlign w:val="top"/>
          </w:tcPr>
          <w:p w14:paraId="0F6A20FD">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0"/>
              <w:textAlignment w:val="baseline"/>
              <w:rPr>
                <w:color w:val="auto"/>
                <w:sz w:val="21"/>
                <w:szCs w:val="21"/>
                <w:highlight w:val="none"/>
              </w:rPr>
            </w:pPr>
          </w:p>
        </w:tc>
      </w:tr>
      <w:tr w14:paraId="682908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vAlign w:val="center"/>
          </w:tcPr>
          <w:p w14:paraId="1C6DF98D">
            <w:pPr>
              <w:pStyle w:val="478"/>
              <w:keepNext w:val="0"/>
              <w:keepLines w:val="0"/>
              <w:pageBreakBefore w:val="0"/>
              <w:widowControl/>
              <w:numPr>
                <w:ilvl w:val="0"/>
                <w:numId w:val="12"/>
              </w:numPr>
              <w:kinsoku w:val="0"/>
              <w:wordWrap/>
              <w:overflowPunct/>
              <w:topLinePunct w:val="0"/>
              <w:autoSpaceDE w:val="0"/>
              <w:autoSpaceDN w:val="0"/>
              <w:bidi w:val="0"/>
              <w:adjustRightInd w:val="0"/>
              <w:snapToGrid w:val="0"/>
              <w:spacing w:line="240" w:lineRule="auto"/>
              <w:ind w:left="454" w:leftChars="0" w:hanging="454" w:firstLineChars="0"/>
              <w:jc w:val="center"/>
              <w:textAlignment w:val="baseline"/>
              <w:rPr>
                <w:color w:val="auto"/>
                <w:sz w:val="21"/>
                <w:szCs w:val="21"/>
                <w:highlight w:val="none"/>
              </w:rPr>
            </w:pPr>
          </w:p>
        </w:tc>
        <w:tc>
          <w:tcPr>
            <w:tcW w:w="1714" w:type="dxa"/>
            <w:vAlign w:val="center"/>
          </w:tcPr>
          <w:p w14:paraId="7E87F09C">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pacing w:val="4"/>
                <w:sz w:val="21"/>
                <w:szCs w:val="21"/>
                <w:highlight w:val="none"/>
              </w:rPr>
              <w:t>示教桌(带轮可折叠)</w:t>
            </w:r>
          </w:p>
        </w:tc>
        <w:tc>
          <w:tcPr>
            <w:tcW w:w="1080" w:type="dxa"/>
            <w:vAlign w:val="center"/>
          </w:tcPr>
          <w:p w14:paraId="0FA2413E">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pacing w:val="-3"/>
                <w:sz w:val="21"/>
                <w:szCs w:val="21"/>
                <w:highlight w:val="none"/>
              </w:rPr>
              <w:t>334</w:t>
            </w:r>
          </w:p>
        </w:tc>
        <w:tc>
          <w:tcPr>
            <w:tcW w:w="960" w:type="dxa"/>
            <w:vAlign w:val="center"/>
          </w:tcPr>
          <w:p w14:paraId="20A583CF">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z w:val="21"/>
                <w:szCs w:val="21"/>
                <w:highlight w:val="none"/>
              </w:rPr>
              <w:t>张</w:t>
            </w:r>
          </w:p>
        </w:tc>
        <w:tc>
          <w:tcPr>
            <w:tcW w:w="4838" w:type="dxa"/>
            <w:vAlign w:val="top"/>
          </w:tcPr>
          <w:p w14:paraId="14605933">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0"/>
              <w:textAlignment w:val="baseline"/>
              <w:rPr>
                <w:color w:val="auto"/>
                <w:sz w:val="21"/>
                <w:szCs w:val="21"/>
                <w:highlight w:val="none"/>
              </w:rPr>
            </w:pPr>
            <w:r>
              <w:rPr>
                <w:color w:val="auto"/>
                <w:spacing w:val="-1"/>
                <w:sz w:val="21"/>
                <w:szCs w:val="21"/>
                <w:highlight w:val="none"/>
              </w:rPr>
              <w:t>会议中心</w:t>
            </w:r>
            <w:r>
              <w:rPr>
                <w:rFonts w:hint="eastAsia"/>
                <w:color w:val="auto"/>
                <w:spacing w:val="-1"/>
                <w:sz w:val="21"/>
                <w:szCs w:val="21"/>
                <w:highlight w:val="none"/>
                <w:lang w:val="en-US" w:eastAsia="zh-CN"/>
              </w:rPr>
              <w:t xml:space="preserve"> </w:t>
            </w:r>
            <w:r>
              <w:rPr>
                <w:color w:val="auto"/>
                <w:spacing w:val="-1"/>
                <w:sz w:val="21"/>
                <w:szCs w:val="21"/>
                <w:highlight w:val="none"/>
              </w:rPr>
              <w:t>1F:多功能厅182张、小会议室5张</w:t>
            </w:r>
          </w:p>
          <w:p w14:paraId="777CD7E9">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0" w:firstLine="19"/>
              <w:textAlignment w:val="baseline"/>
              <w:rPr>
                <w:color w:val="auto"/>
                <w:sz w:val="21"/>
                <w:szCs w:val="21"/>
                <w:highlight w:val="none"/>
              </w:rPr>
            </w:pPr>
            <w:r>
              <w:rPr>
                <w:color w:val="auto"/>
                <w:spacing w:val="-2"/>
                <w:sz w:val="21"/>
                <w:szCs w:val="21"/>
                <w:highlight w:val="none"/>
              </w:rPr>
              <w:t>门诊医技楼裙楼</w:t>
            </w:r>
            <w:r>
              <w:rPr>
                <w:rFonts w:hint="eastAsia"/>
                <w:color w:val="auto"/>
                <w:spacing w:val="-2"/>
                <w:sz w:val="21"/>
                <w:szCs w:val="21"/>
                <w:highlight w:val="none"/>
                <w:lang w:val="en-US" w:eastAsia="zh-CN"/>
              </w:rPr>
              <w:t xml:space="preserve"> </w:t>
            </w:r>
            <w:r>
              <w:rPr>
                <w:color w:val="auto"/>
                <w:spacing w:val="-2"/>
                <w:sz w:val="21"/>
                <w:szCs w:val="21"/>
                <w:highlight w:val="none"/>
              </w:rPr>
              <w:t>2F:放射一区10张、消毒供应中心</w:t>
            </w:r>
            <w:r>
              <w:rPr>
                <w:color w:val="auto"/>
                <w:spacing w:val="-3"/>
                <w:sz w:val="21"/>
                <w:szCs w:val="21"/>
                <w:highlight w:val="none"/>
              </w:rPr>
              <w:t>6张、</w:t>
            </w:r>
            <w:r>
              <w:rPr>
                <w:color w:val="auto"/>
                <w:sz w:val="21"/>
                <w:szCs w:val="21"/>
                <w:highlight w:val="none"/>
              </w:rPr>
              <w:t xml:space="preserve"> </w:t>
            </w:r>
            <w:r>
              <w:rPr>
                <w:color w:val="auto"/>
                <w:spacing w:val="-3"/>
                <w:sz w:val="21"/>
                <w:szCs w:val="21"/>
                <w:highlight w:val="none"/>
              </w:rPr>
              <w:t>治未病名医5张、检验科21张、超声科12张、3F:妇</w:t>
            </w:r>
          </w:p>
          <w:p w14:paraId="6400AA17">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0"/>
              <w:textAlignment w:val="baseline"/>
              <w:rPr>
                <w:color w:val="auto"/>
                <w:sz w:val="21"/>
                <w:szCs w:val="21"/>
                <w:highlight w:val="none"/>
              </w:rPr>
            </w:pPr>
            <w:r>
              <w:rPr>
                <w:color w:val="auto"/>
                <w:spacing w:val="5"/>
                <w:sz w:val="21"/>
                <w:szCs w:val="21"/>
                <w:highlight w:val="none"/>
              </w:rPr>
              <w:t>科6张、中心</w:t>
            </w:r>
            <w:r>
              <w:rPr>
                <w:color w:val="auto"/>
                <w:sz w:val="21"/>
                <w:szCs w:val="21"/>
                <w:highlight w:val="none"/>
              </w:rPr>
              <w:t>ICU</w:t>
            </w:r>
            <w:r>
              <w:rPr>
                <w:color w:val="auto"/>
                <w:spacing w:val="5"/>
                <w:sz w:val="21"/>
                <w:szCs w:val="21"/>
                <w:highlight w:val="none"/>
              </w:rPr>
              <w:t>16张、神经功能检查6张；</w:t>
            </w:r>
          </w:p>
          <w:p w14:paraId="08DF589B">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0"/>
              <w:textAlignment w:val="baseline"/>
              <w:rPr>
                <w:color w:val="auto"/>
                <w:spacing w:val="-1"/>
                <w:sz w:val="21"/>
                <w:szCs w:val="21"/>
                <w:highlight w:val="none"/>
              </w:rPr>
            </w:pPr>
            <w:r>
              <w:rPr>
                <w:color w:val="auto"/>
                <w:spacing w:val="-1"/>
                <w:sz w:val="21"/>
                <w:szCs w:val="21"/>
                <w:highlight w:val="none"/>
              </w:rPr>
              <w:t>4F:病理科37张、耳鼻喉科8张、筋伤科12张</w:t>
            </w:r>
          </w:p>
          <w:p w14:paraId="007028F5">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0"/>
              <w:textAlignment w:val="baseline"/>
              <w:rPr>
                <w:color w:val="auto"/>
                <w:sz w:val="21"/>
                <w:szCs w:val="21"/>
                <w:highlight w:val="none"/>
              </w:rPr>
            </w:pPr>
            <w:r>
              <w:rPr>
                <w:color w:val="auto"/>
                <w:spacing w:val="-1"/>
                <w:sz w:val="21"/>
                <w:szCs w:val="21"/>
                <w:highlight w:val="none"/>
              </w:rPr>
              <w:t>EICU:会议室8张</w:t>
            </w:r>
          </w:p>
        </w:tc>
        <w:tc>
          <w:tcPr>
            <w:tcW w:w="2013" w:type="dxa"/>
            <w:vAlign w:val="top"/>
          </w:tcPr>
          <w:p w14:paraId="30609CF0">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0"/>
              <w:textAlignment w:val="baseline"/>
              <w:rPr>
                <w:color w:val="auto"/>
                <w:spacing w:val="-1"/>
                <w:sz w:val="21"/>
                <w:szCs w:val="21"/>
                <w:highlight w:val="none"/>
              </w:rPr>
            </w:pPr>
          </w:p>
        </w:tc>
        <w:tc>
          <w:tcPr>
            <w:tcW w:w="2228" w:type="dxa"/>
            <w:vAlign w:val="top"/>
          </w:tcPr>
          <w:p w14:paraId="4343A0D3">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0"/>
              <w:textAlignment w:val="baseline"/>
              <w:rPr>
                <w:color w:val="auto"/>
                <w:spacing w:val="-1"/>
                <w:sz w:val="21"/>
                <w:szCs w:val="21"/>
                <w:highlight w:val="none"/>
              </w:rPr>
            </w:pPr>
          </w:p>
        </w:tc>
      </w:tr>
      <w:tr w14:paraId="4DE37A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vAlign w:val="center"/>
          </w:tcPr>
          <w:p w14:paraId="27384FA4">
            <w:pPr>
              <w:pStyle w:val="478"/>
              <w:keepNext w:val="0"/>
              <w:keepLines w:val="0"/>
              <w:pageBreakBefore w:val="0"/>
              <w:widowControl/>
              <w:numPr>
                <w:ilvl w:val="0"/>
                <w:numId w:val="12"/>
              </w:numPr>
              <w:kinsoku w:val="0"/>
              <w:wordWrap/>
              <w:overflowPunct/>
              <w:topLinePunct w:val="0"/>
              <w:autoSpaceDE w:val="0"/>
              <w:autoSpaceDN w:val="0"/>
              <w:bidi w:val="0"/>
              <w:adjustRightInd w:val="0"/>
              <w:snapToGrid w:val="0"/>
              <w:spacing w:line="240" w:lineRule="auto"/>
              <w:ind w:left="454" w:leftChars="0" w:hanging="454" w:firstLineChars="0"/>
              <w:jc w:val="center"/>
              <w:textAlignment w:val="baseline"/>
              <w:rPr>
                <w:color w:val="auto"/>
                <w:sz w:val="21"/>
                <w:szCs w:val="21"/>
                <w:highlight w:val="none"/>
              </w:rPr>
            </w:pPr>
          </w:p>
        </w:tc>
        <w:tc>
          <w:tcPr>
            <w:tcW w:w="1714" w:type="dxa"/>
            <w:vAlign w:val="center"/>
          </w:tcPr>
          <w:p w14:paraId="6CEE7400">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pacing w:val="-2"/>
                <w:sz w:val="21"/>
                <w:szCs w:val="21"/>
                <w:highlight w:val="none"/>
              </w:rPr>
              <w:t>可移动示教椅</w:t>
            </w:r>
          </w:p>
        </w:tc>
        <w:tc>
          <w:tcPr>
            <w:tcW w:w="1080" w:type="dxa"/>
            <w:vAlign w:val="center"/>
          </w:tcPr>
          <w:p w14:paraId="14DE250C">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pacing w:val="-3"/>
                <w:sz w:val="21"/>
                <w:szCs w:val="21"/>
                <w:highlight w:val="none"/>
              </w:rPr>
              <w:t>679</w:t>
            </w:r>
          </w:p>
        </w:tc>
        <w:tc>
          <w:tcPr>
            <w:tcW w:w="960" w:type="dxa"/>
            <w:vAlign w:val="center"/>
          </w:tcPr>
          <w:p w14:paraId="464C00AD">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z w:val="21"/>
                <w:szCs w:val="21"/>
                <w:highlight w:val="none"/>
              </w:rPr>
              <w:t>张</w:t>
            </w:r>
          </w:p>
        </w:tc>
        <w:tc>
          <w:tcPr>
            <w:tcW w:w="4838" w:type="dxa"/>
            <w:vAlign w:val="top"/>
          </w:tcPr>
          <w:p w14:paraId="12134C71">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0"/>
              <w:textAlignment w:val="baseline"/>
              <w:rPr>
                <w:color w:val="auto"/>
                <w:sz w:val="21"/>
                <w:szCs w:val="21"/>
                <w:highlight w:val="none"/>
              </w:rPr>
            </w:pPr>
            <w:r>
              <w:rPr>
                <w:color w:val="auto"/>
                <w:spacing w:val="-1"/>
                <w:sz w:val="21"/>
                <w:szCs w:val="21"/>
                <w:highlight w:val="none"/>
              </w:rPr>
              <w:t>会议中心</w:t>
            </w:r>
            <w:r>
              <w:rPr>
                <w:rFonts w:hint="eastAsia"/>
                <w:color w:val="auto"/>
                <w:spacing w:val="-1"/>
                <w:sz w:val="21"/>
                <w:szCs w:val="21"/>
                <w:highlight w:val="none"/>
                <w:lang w:val="en-US" w:eastAsia="zh-CN"/>
              </w:rPr>
              <w:t xml:space="preserve"> </w:t>
            </w:r>
            <w:r>
              <w:rPr>
                <w:color w:val="auto"/>
                <w:spacing w:val="-1"/>
                <w:sz w:val="21"/>
                <w:szCs w:val="21"/>
                <w:highlight w:val="none"/>
              </w:rPr>
              <w:t>1F:多功能厅364张、小会议室5张、30人小</w:t>
            </w:r>
            <w:r>
              <w:rPr>
                <w:color w:val="auto"/>
                <w:spacing w:val="18"/>
                <w:sz w:val="21"/>
                <w:szCs w:val="21"/>
                <w:highlight w:val="none"/>
              </w:rPr>
              <w:t xml:space="preserve"> </w:t>
            </w:r>
            <w:r>
              <w:rPr>
                <w:color w:val="auto"/>
                <w:spacing w:val="-1"/>
                <w:sz w:val="21"/>
                <w:szCs w:val="21"/>
                <w:highlight w:val="none"/>
              </w:rPr>
              <w:t>会议室后排椅18张</w:t>
            </w:r>
          </w:p>
          <w:p w14:paraId="155381D9">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0"/>
              <w:textAlignment w:val="baseline"/>
              <w:rPr>
                <w:color w:val="auto"/>
                <w:sz w:val="21"/>
                <w:szCs w:val="21"/>
                <w:highlight w:val="none"/>
              </w:rPr>
            </w:pPr>
            <w:r>
              <w:rPr>
                <w:color w:val="auto"/>
                <w:spacing w:val="-2"/>
                <w:sz w:val="21"/>
                <w:szCs w:val="21"/>
                <w:highlight w:val="none"/>
              </w:rPr>
              <w:t>门诊医技楼裙楼</w:t>
            </w:r>
            <w:r>
              <w:rPr>
                <w:rFonts w:hint="eastAsia"/>
                <w:color w:val="auto"/>
                <w:spacing w:val="-2"/>
                <w:sz w:val="21"/>
                <w:szCs w:val="21"/>
                <w:highlight w:val="none"/>
                <w:lang w:val="en-US" w:eastAsia="zh-CN"/>
              </w:rPr>
              <w:t xml:space="preserve"> </w:t>
            </w:r>
            <w:r>
              <w:rPr>
                <w:color w:val="auto"/>
                <w:spacing w:val="-2"/>
                <w:sz w:val="21"/>
                <w:szCs w:val="21"/>
                <w:highlight w:val="none"/>
              </w:rPr>
              <w:t>2F:放射一区10张、消毒供应中心6张、</w:t>
            </w:r>
            <w:r>
              <w:rPr>
                <w:color w:val="auto"/>
                <w:spacing w:val="17"/>
                <w:sz w:val="21"/>
                <w:szCs w:val="21"/>
                <w:highlight w:val="none"/>
              </w:rPr>
              <w:t xml:space="preserve"> </w:t>
            </w:r>
            <w:r>
              <w:rPr>
                <w:color w:val="auto"/>
                <w:spacing w:val="-3"/>
                <w:sz w:val="21"/>
                <w:szCs w:val="21"/>
                <w:highlight w:val="none"/>
              </w:rPr>
              <w:t>治未病名医5张、检验科21张、超声科12张、3F:妇</w:t>
            </w:r>
          </w:p>
          <w:p w14:paraId="66423560">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0"/>
              <w:textAlignment w:val="baseline"/>
              <w:rPr>
                <w:color w:val="auto"/>
                <w:sz w:val="21"/>
                <w:szCs w:val="21"/>
                <w:highlight w:val="none"/>
              </w:rPr>
            </w:pPr>
            <w:r>
              <w:rPr>
                <w:color w:val="auto"/>
                <w:sz w:val="21"/>
                <w:szCs w:val="21"/>
                <w:highlight w:val="none"/>
              </w:rPr>
              <w:t>科6张、中心ICU16张、神经功能检查6张：</w:t>
            </w:r>
          </w:p>
          <w:p w14:paraId="6F541052">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0"/>
              <w:textAlignment w:val="baseline"/>
              <w:rPr>
                <w:color w:val="auto"/>
                <w:sz w:val="21"/>
                <w:szCs w:val="21"/>
                <w:highlight w:val="none"/>
              </w:rPr>
            </w:pPr>
            <w:r>
              <w:rPr>
                <w:color w:val="auto"/>
                <w:spacing w:val="-1"/>
                <w:sz w:val="21"/>
                <w:szCs w:val="21"/>
                <w:highlight w:val="none"/>
              </w:rPr>
              <w:t>4F:病理科37张、耳鼻喉科8张、筋伤科12张</w:t>
            </w:r>
          </w:p>
          <w:p w14:paraId="6B1C9D52">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0"/>
              <w:textAlignment w:val="baseline"/>
              <w:rPr>
                <w:color w:val="auto"/>
                <w:sz w:val="21"/>
                <w:szCs w:val="21"/>
                <w:highlight w:val="none"/>
              </w:rPr>
            </w:pPr>
            <w:r>
              <w:rPr>
                <w:color w:val="auto"/>
                <w:spacing w:val="-1"/>
                <w:sz w:val="21"/>
                <w:szCs w:val="21"/>
                <w:highlight w:val="none"/>
              </w:rPr>
              <w:t>EICU:会议室8张</w:t>
            </w:r>
          </w:p>
        </w:tc>
        <w:tc>
          <w:tcPr>
            <w:tcW w:w="2013" w:type="dxa"/>
            <w:vAlign w:val="top"/>
          </w:tcPr>
          <w:p w14:paraId="778ED808">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0"/>
              <w:textAlignment w:val="baseline"/>
              <w:rPr>
                <w:color w:val="auto"/>
                <w:spacing w:val="-1"/>
                <w:sz w:val="21"/>
                <w:szCs w:val="21"/>
                <w:highlight w:val="none"/>
              </w:rPr>
            </w:pPr>
          </w:p>
        </w:tc>
        <w:tc>
          <w:tcPr>
            <w:tcW w:w="2228" w:type="dxa"/>
            <w:vAlign w:val="top"/>
          </w:tcPr>
          <w:p w14:paraId="2382F1E6">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0"/>
              <w:textAlignment w:val="baseline"/>
              <w:rPr>
                <w:color w:val="auto"/>
                <w:spacing w:val="-1"/>
                <w:sz w:val="21"/>
                <w:szCs w:val="21"/>
                <w:highlight w:val="none"/>
              </w:rPr>
            </w:pPr>
          </w:p>
        </w:tc>
      </w:tr>
      <w:tr w14:paraId="7E3E01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vAlign w:val="center"/>
          </w:tcPr>
          <w:p w14:paraId="09B91E10">
            <w:pPr>
              <w:pStyle w:val="478"/>
              <w:keepNext w:val="0"/>
              <w:keepLines w:val="0"/>
              <w:pageBreakBefore w:val="0"/>
              <w:widowControl/>
              <w:numPr>
                <w:ilvl w:val="0"/>
                <w:numId w:val="12"/>
              </w:numPr>
              <w:kinsoku w:val="0"/>
              <w:wordWrap/>
              <w:overflowPunct/>
              <w:topLinePunct w:val="0"/>
              <w:autoSpaceDE w:val="0"/>
              <w:autoSpaceDN w:val="0"/>
              <w:bidi w:val="0"/>
              <w:adjustRightInd w:val="0"/>
              <w:snapToGrid w:val="0"/>
              <w:spacing w:line="240" w:lineRule="auto"/>
              <w:ind w:left="454" w:leftChars="0" w:hanging="454" w:firstLineChars="0"/>
              <w:jc w:val="center"/>
              <w:textAlignment w:val="baseline"/>
              <w:rPr>
                <w:color w:val="auto"/>
                <w:sz w:val="21"/>
                <w:szCs w:val="21"/>
                <w:highlight w:val="none"/>
              </w:rPr>
            </w:pPr>
          </w:p>
        </w:tc>
        <w:tc>
          <w:tcPr>
            <w:tcW w:w="1714" w:type="dxa"/>
            <w:vAlign w:val="center"/>
          </w:tcPr>
          <w:p w14:paraId="16AAFEB7">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pacing w:val="5"/>
                <w:sz w:val="21"/>
                <w:szCs w:val="21"/>
                <w:highlight w:val="none"/>
              </w:rPr>
              <w:t>示教椅(带写字板)</w:t>
            </w:r>
          </w:p>
        </w:tc>
        <w:tc>
          <w:tcPr>
            <w:tcW w:w="1080" w:type="dxa"/>
            <w:vAlign w:val="center"/>
          </w:tcPr>
          <w:p w14:paraId="5A1E280C">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pacing w:val="-3"/>
                <w:sz w:val="21"/>
                <w:szCs w:val="21"/>
                <w:highlight w:val="none"/>
              </w:rPr>
              <w:t>60</w:t>
            </w:r>
          </w:p>
        </w:tc>
        <w:tc>
          <w:tcPr>
            <w:tcW w:w="960" w:type="dxa"/>
            <w:vAlign w:val="center"/>
          </w:tcPr>
          <w:p w14:paraId="230BF8E6">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z w:val="21"/>
                <w:szCs w:val="21"/>
                <w:highlight w:val="none"/>
              </w:rPr>
              <w:t>张</w:t>
            </w:r>
          </w:p>
        </w:tc>
        <w:tc>
          <w:tcPr>
            <w:tcW w:w="4838" w:type="dxa"/>
            <w:vAlign w:val="top"/>
          </w:tcPr>
          <w:p w14:paraId="0E98D149">
            <w:pPr>
              <w:pStyle w:val="478"/>
              <w:keepNext w:val="0"/>
              <w:keepLines w:val="0"/>
              <w:pageBreakBefore w:val="0"/>
              <w:widowControl/>
              <w:kinsoku w:val="0"/>
              <w:wordWrap/>
              <w:overflowPunct/>
              <w:topLinePunct w:val="0"/>
              <w:autoSpaceDE w:val="0"/>
              <w:autoSpaceDN w:val="0"/>
              <w:bidi w:val="0"/>
              <w:adjustRightInd w:val="0"/>
              <w:snapToGrid w:val="0"/>
              <w:spacing w:before="46" w:line="240" w:lineRule="auto"/>
              <w:ind w:left="75"/>
              <w:textAlignment w:val="baseline"/>
              <w:rPr>
                <w:color w:val="auto"/>
                <w:sz w:val="21"/>
                <w:szCs w:val="21"/>
                <w:highlight w:val="none"/>
              </w:rPr>
            </w:pPr>
            <w:r>
              <w:rPr>
                <w:color w:val="auto"/>
                <w:spacing w:val="-1"/>
                <w:sz w:val="21"/>
                <w:szCs w:val="21"/>
                <w:highlight w:val="none"/>
              </w:rPr>
              <w:t>会议中心</w:t>
            </w:r>
            <w:r>
              <w:rPr>
                <w:rFonts w:hint="eastAsia"/>
                <w:color w:val="auto"/>
                <w:spacing w:val="-1"/>
                <w:sz w:val="21"/>
                <w:szCs w:val="21"/>
                <w:highlight w:val="none"/>
                <w:lang w:val="en-US" w:eastAsia="zh-CN"/>
              </w:rPr>
              <w:t xml:space="preserve"> </w:t>
            </w:r>
            <w:r>
              <w:rPr>
                <w:color w:val="auto"/>
                <w:spacing w:val="-1"/>
                <w:sz w:val="21"/>
                <w:szCs w:val="21"/>
                <w:highlight w:val="none"/>
              </w:rPr>
              <w:t>1F:60人小会议室60张</w:t>
            </w:r>
          </w:p>
        </w:tc>
        <w:tc>
          <w:tcPr>
            <w:tcW w:w="2013" w:type="dxa"/>
            <w:vAlign w:val="top"/>
          </w:tcPr>
          <w:p w14:paraId="2009D09F">
            <w:pPr>
              <w:pStyle w:val="478"/>
              <w:keepNext w:val="0"/>
              <w:keepLines w:val="0"/>
              <w:pageBreakBefore w:val="0"/>
              <w:widowControl/>
              <w:kinsoku w:val="0"/>
              <w:wordWrap/>
              <w:overflowPunct/>
              <w:topLinePunct w:val="0"/>
              <w:autoSpaceDE w:val="0"/>
              <w:autoSpaceDN w:val="0"/>
              <w:bidi w:val="0"/>
              <w:adjustRightInd w:val="0"/>
              <w:snapToGrid w:val="0"/>
              <w:spacing w:before="46" w:line="240" w:lineRule="auto"/>
              <w:ind w:left="75"/>
              <w:textAlignment w:val="baseline"/>
              <w:rPr>
                <w:color w:val="auto"/>
                <w:spacing w:val="-1"/>
                <w:sz w:val="21"/>
                <w:szCs w:val="21"/>
                <w:highlight w:val="none"/>
              </w:rPr>
            </w:pPr>
          </w:p>
        </w:tc>
        <w:tc>
          <w:tcPr>
            <w:tcW w:w="2228" w:type="dxa"/>
            <w:vAlign w:val="top"/>
          </w:tcPr>
          <w:p w14:paraId="03A7A0FF">
            <w:pPr>
              <w:pStyle w:val="478"/>
              <w:keepNext w:val="0"/>
              <w:keepLines w:val="0"/>
              <w:pageBreakBefore w:val="0"/>
              <w:widowControl/>
              <w:kinsoku w:val="0"/>
              <w:wordWrap/>
              <w:overflowPunct/>
              <w:topLinePunct w:val="0"/>
              <w:autoSpaceDE w:val="0"/>
              <w:autoSpaceDN w:val="0"/>
              <w:bidi w:val="0"/>
              <w:adjustRightInd w:val="0"/>
              <w:snapToGrid w:val="0"/>
              <w:spacing w:before="46" w:line="240" w:lineRule="auto"/>
              <w:ind w:left="75"/>
              <w:textAlignment w:val="baseline"/>
              <w:rPr>
                <w:color w:val="auto"/>
                <w:spacing w:val="-1"/>
                <w:sz w:val="21"/>
                <w:szCs w:val="21"/>
                <w:highlight w:val="none"/>
              </w:rPr>
            </w:pPr>
          </w:p>
        </w:tc>
      </w:tr>
      <w:tr w14:paraId="2CE1C8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vAlign w:val="center"/>
          </w:tcPr>
          <w:p w14:paraId="5B104FE4">
            <w:pPr>
              <w:pStyle w:val="478"/>
              <w:keepNext w:val="0"/>
              <w:keepLines w:val="0"/>
              <w:pageBreakBefore w:val="0"/>
              <w:widowControl/>
              <w:numPr>
                <w:ilvl w:val="0"/>
                <w:numId w:val="12"/>
              </w:numPr>
              <w:kinsoku w:val="0"/>
              <w:wordWrap/>
              <w:overflowPunct/>
              <w:topLinePunct w:val="0"/>
              <w:autoSpaceDE w:val="0"/>
              <w:autoSpaceDN w:val="0"/>
              <w:bidi w:val="0"/>
              <w:adjustRightInd w:val="0"/>
              <w:snapToGrid w:val="0"/>
              <w:spacing w:line="240" w:lineRule="auto"/>
              <w:ind w:left="454" w:leftChars="0" w:hanging="454" w:firstLineChars="0"/>
              <w:jc w:val="center"/>
              <w:textAlignment w:val="baseline"/>
              <w:rPr>
                <w:color w:val="auto"/>
                <w:sz w:val="21"/>
                <w:szCs w:val="21"/>
                <w:highlight w:val="none"/>
              </w:rPr>
            </w:pPr>
          </w:p>
        </w:tc>
        <w:tc>
          <w:tcPr>
            <w:tcW w:w="1714" w:type="dxa"/>
            <w:vAlign w:val="center"/>
          </w:tcPr>
          <w:p w14:paraId="0833B0DA">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pacing w:val="-2"/>
                <w:sz w:val="21"/>
                <w:szCs w:val="21"/>
                <w:highlight w:val="none"/>
              </w:rPr>
              <w:t>培训示教椅</w:t>
            </w:r>
          </w:p>
        </w:tc>
        <w:tc>
          <w:tcPr>
            <w:tcW w:w="1080" w:type="dxa"/>
            <w:vAlign w:val="center"/>
          </w:tcPr>
          <w:p w14:paraId="60A21E9C">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pacing w:val="-3"/>
                <w:sz w:val="21"/>
                <w:szCs w:val="21"/>
                <w:highlight w:val="none"/>
              </w:rPr>
              <w:t>360</w:t>
            </w:r>
          </w:p>
        </w:tc>
        <w:tc>
          <w:tcPr>
            <w:tcW w:w="960" w:type="dxa"/>
            <w:vAlign w:val="center"/>
          </w:tcPr>
          <w:p w14:paraId="3F8262D7">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z w:val="21"/>
                <w:szCs w:val="21"/>
                <w:highlight w:val="none"/>
              </w:rPr>
              <w:t>张</w:t>
            </w:r>
          </w:p>
        </w:tc>
        <w:tc>
          <w:tcPr>
            <w:tcW w:w="4838" w:type="dxa"/>
            <w:vAlign w:val="top"/>
          </w:tcPr>
          <w:p w14:paraId="43047877">
            <w:pPr>
              <w:pStyle w:val="478"/>
              <w:keepNext w:val="0"/>
              <w:keepLines w:val="0"/>
              <w:pageBreakBefore w:val="0"/>
              <w:widowControl/>
              <w:kinsoku w:val="0"/>
              <w:wordWrap/>
              <w:overflowPunct/>
              <w:topLinePunct w:val="0"/>
              <w:autoSpaceDE w:val="0"/>
              <w:autoSpaceDN w:val="0"/>
              <w:bidi w:val="0"/>
              <w:adjustRightInd w:val="0"/>
              <w:snapToGrid w:val="0"/>
              <w:spacing w:before="43" w:line="240" w:lineRule="auto"/>
              <w:ind w:left="75" w:right="401"/>
              <w:textAlignment w:val="baseline"/>
              <w:rPr>
                <w:color w:val="auto"/>
                <w:sz w:val="21"/>
                <w:szCs w:val="21"/>
                <w:highlight w:val="none"/>
              </w:rPr>
            </w:pPr>
            <w:r>
              <w:rPr>
                <w:color w:val="auto"/>
                <w:sz w:val="21"/>
                <w:szCs w:val="21"/>
                <w:highlight w:val="none"/>
              </w:rPr>
              <w:t>住院区外科中心7-12F,内科中心</w:t>
            </w:r>
            <w:r>
              <w:rPr>
                <w:rFonts w:hint="eastAsia"/>
                <w:color w:val="auto"/>
                <w:sz w:val="21"/>
                <w:szCs w:val="21"/>
                <w:highlight w:val="none"/>
                <w:lang w:val="en-US" w:eastAsia="zh-CN"/>
              </w:rPr>
              <w:t xml:space="preserve"> </w:t>
            </w:r>
            <w:r>
              <w:rPr>
                <w:color w:val="auto"/>
                <w:sz w:val="21"/>
                <w:szCs w:val="21"/>
                <w:highlight w:val="none"/>
              </w:rPr>
              <w:t>7-9</w:t>
            </w:r>
            <w:r>
              <w:rPr>
                <w:color w:val="auto"/>
                <w:spacing w:val="-1"/>
                <w:sz w:val="21"/>
                <w:szCs w:val="21"/>
                <w:highlight w:val="none"/>
              </w:rPr>
              <w:t>F(共9层):病人</w:t>
            </w:r>
            <w:r>
              <w:rPr>
                <w:color w:val="auto"/>
                <w:sz w:val="21"/>
                <w:szCs w:val="21"/>
                <w:highlight w:val="none"/>
              </w:rPr>
              <w:t xml:space="preserve"> </w:t>
            </w:r>
            <w:r>
              <w:rPr>
                <w:color w:val="auto"/>
                <w:spacing w:val="12"/>
                <w:sz w:val="21"/>
                <w:szCs w:val="21"/>
                <w:highlight w:val="none"/>
              </w:rPr>
              <w:t>活动区360张、</w:t>
            </w:r>
          </w:p>
        </w:tc>
        <w:tc>
          <w:tcPr>
            <w:tcW w:w="2013" w:type="dxa"/>
            <w:vAlign w:val="top"/>
          </w:tcPr>
          <w:p w14:paraId="5265C13A">
            <w:pPr>
              <w:pStyle w:val="478"/>
              <w:keepNext w:val="0"/>
              <w:keepLines w:val="0"/>
              <w:pageBreakBefore w:val="0"/>
              <w:widowControl/>
              <w:kinsoku w:val="0"/>
              <w:wordWrap/>
              <w:overflowPunct/>
              <w:topLinePunct w:val="0"/>
              <w:autoSpaceDE w:val="0"/>
              <w:autoSpaceDN w:val="0"/>
              <w:bidi w:val="0"/>
              <w:adjustRightInd w:val="0"/>
              <w:snapToGrid w:val="0"/>
              <w:spacing w:before="43" w:line="240" w:lineRule="auto"/>
              <w:ind w:left="75" w:right="401"/>
              <w:textAlignment w:val="baseline"/>
              <w:rPr>
                <w:color w:val="auto"/>
                <w:sz w:val="21"/>
                <w:szCs w:val="21"/>
                <w:highlight w:val="none"/>
              </w:rPr>
            </w:pPr>
          </w:p>
        </w:tc>
        <w:tc>
          <w:tcPr>
            <w:tcW w:w="2228" w:type="dxa"/>
            <w:vAlign w:val="top"/>
          </w:tcPr>
          <w:p w14:paraId="22616EB5">
            <w:pPr>
              <w:pStyle w:val="478"/>
              <w:keepNext w:val="0"/>
              <w:keepLines w:val="0"/>
              <w:pageBreakBefore w:val="0"/>
              <w:widowControl/>
              <w:kinsoku w:val="0"/>
              <w:wordWrap/>
              <w:overflowPunct/>
              <w:topLinePunct w:val="0"/>
              <w:autoSpaceDE w:val="0"/>
              <w:autoSpaceDN w:val="0"/>
              <w:bidi w:val="0"/>
              <w:adjustRightInd w:val="0"/>
              <w:snapToGrid w:val="0"/>
              <w:spacing w:before="43" w:line="240" w:lineRule="auto"/>
              <w:ind w:left="75" w:right="401"/>
              <w:textAlignment w:val="baseline"/>
              <w:rPr>
                <w:color w:val="auto"/>
                <w:sz w:val="21"/>
                <w:szCs w:val="21"/>
                <w:highlight w:val="none"/>
              </w:rPr>
            </w:pPr>
          </w:p>
        </w:tc>
      </w:tr>
      <w:tr w14:paraId="0F2F32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vAlign w:val="center"/>
          </w:tcPr>
          <w:p w14:paraId="4731E777">
            <w:pPr>
              <w:pStyle w:val="478"/>
              <w:keepNext w:val="0"/>
              <w:keepLines w:val="0"/>
              <w:pageBreakBefore w:val="0"/>
              <w:widowControl/>
              <w:numPr>
                <w:ilvl w:val="0"/>
                <w:numId w:val="12"/>
              </w:numPr>
              <w:kinsoku w:val="0"/>
              <w:wordWrap/>
              <w:overflowPunct/>
              <w:topLinePunct w:val="0"/>
              <w:autoSpaceDE w:val="0"/>
              <w:autoSpaceDN w:val="0"/>
              <w:bidi w:val="0"/>
              <w:adjustRightInd w:val="0"/>
              <w:snapToGrid w:val="0"/>
              <w:spacing w:line="240" w:lineRule="auto"/>
              <w:ind w:left="454" w:leftChars="0" w:hanging="454" w:firstLineChars="0"/>
              <w:jc w:val="center"/>
              <w:textAlignment w:val="baseline"/>
              <w:rPr>
                <w:color w:val="auto"/>
                <w:sz w:val="21"/>
                <w:szCs w:val="21"/>
                <w:highlight w:val="none"/>
              </w:rPr>
            </w:pPr>
          </w:p>
        </w:tc>
        <w:tc>
          <w:tcPr>
            <w:tcW w:w="1714" w:type="dxa"/>
            <w:vAlign w:val="center"/>
          </w:tcPr>
          <w:p w14:paraId="64D5671F">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pacing w:val="7"/>
                <w:sz w:val="21"/>
                <w:szCs w:val="21"/>
                <w:highlight w:val="none"/>
              </w:rPr>
              <w:t>化妆台</w:t>
            </w:r>
          </w:p>
        </w:tc>
        <w:tc>
          <w:tcPr>
            <w:tcW w:w="1080" w:type="dxa"/>
            <w:vAlign w:val="center"/>
          </w:tcPr>
          <w:p w14:paraId="302E5AB5">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pacing w:val="-3"/>
                <w:position w:val="-2"/>
                <w:sz w:val="21"/>
                <w:szCs w:val="21"/>
                <w:highlight w:val="none"/>
              </w:rPr>
              <w:t>20</w:t>
            </w:r>
          </w:p>
        </w:tc>
        <w:tc>
          <w:tcPr>
            <w:tcW w:w="960" w:type="dxa"/>
            <w:vAlign w:val="center"/>
          </w:tcPr>
          <w:p w14:paraId="1128DF40">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z w:val="21"/>
                <w:szCs w:val="21"/>
                <w:highlight w:val="none"/>
              </w:rPr>
              <w:t>个</w:t>
            </w:r>
          </w:p>
        </w:tc>
        <w:tc>
          <w:tcPr>
            <w:tcW w:w="4838" w:type="dxa"/>
            <w:vAlign w:val="top"/>
          </w:tcPr>
          <w:p w14:paraId="21E95FE4">
            <w:pPr>
              <w:pStyle w:val="478"/>
              <w:keepNext w:val="0"/>
              <w:keepLines w:val="0"/>
              <w:pageBreakBefore w:val="0"/>
              <w:widowControl/>
              <w:kinsoku w:val="0"/>
              <w:wordWrap/>
              <w:overflowPunct/>
              <w:topLinePunct w:val="0"/>
              <w:autoSpaceDE w:val="0"/>
              <w:autoSpaceDN w:val="0"/>
              <w:bidi w:val="0"/>
              <w:adjustRightInd w:val="0"/>
              <w:snapToGrid w:val="0"/>
              <w:spacing w:before="57" w:line="240" w:lineRule="auto"/>
              <w:ind w:left="75"/>
              <w:textAlignment w:val="baseline"/>
              <w:rPr>
                <w:color w:val="auto"/>
                <w:sz w:val="21"/>
                <w:szCs w:val="21"/>
                <w:highlight w:val="none"/>
              </w:rPr>
            </w:pPr>
            <w:r>
              <w:rPr>
                <w:color w:val="auto"/>
                <w:spacing w:val="-1"/>
                <w:sz w:val="21"/>
                <w:szCs w:val="21"/>
                <w:highlight w:val="none"/>
              </w:rPr>
              <w:t>会议中心</w:t>
            </w:r>
            <w:r>
              <w:rPr>
                <w:rFonts w:hint="eastAsia"/>
                <w:color w:val="auto"/>
                <w:spacing w:val="-1"/>
                <w:sz w:val="21"/>
                <w:szCs w:val="21"/>
                <w:highlight w:val="none"/>
                <w:lang w:val="en-US" w:eastAsia="zh-CN"/>
              </w:rPr>
              <w:t xml:space="preserve"> </w:t>
            </w:r>
            <w:r>
              <w:rPr>
                <w:color w:val="auto"/>
                <w:spacing w:val="-1"/>
                <w:sz w:val="21"/>
                <w:szCs w:val="21"/>
                <w:highlight w:val="none"/>
              </w:rPr>
              <w:t>1F:服务间20个</w:t>
            </w:r>
          </w:p>
        </w:tc>
        <w:tc>
          <w:tcPr>
            <w:tcW w:w="2013" w:type="dxa"/>
            <w:vAlign w:val="top"/>
          </w:tcPr>
          <w:p w14:paraId="6476F785">
            <w:pPr>
              <w:pStyle w:val="478"/>
              <w:keepNext w:val="0"/>
              <w:keepLines w:val="0"/>
              <w:pageBreakBefore w:val="0"/>
              <w:widowControl/>
              <w:kinsoku w:val="0"/>
              <w:wordWrap/>
              <w:overflowPunct/>
              <w:topLinePunct w:val="0"/>
              <w:autoSpaceDE w:val="0"/>
              <w:autoSpaceDN w:val="0"/>
              <w:bidi w:val="0"/>
              <w:adjustRightInd w:val="0"/>
              <w:snapToGrid w:val="0"/>
              <w:spacing w:before="57" w:line="240" w:lineRule="auto"/>
              <w:ind w:left="75"/>
              <w:textAlignment w:val="baseline"/>
              <w:rPr>
                <w:color w:val="auto"/>
                <w:spacing w:val="-1"/>
                <w:sz w:val="21"/>
                <w:szCs w:val="21"/>
                <w:highlight w:val="none"/>
              </w:rPr>
            </w:pPr>
          </w:p>
        </w:tc>
        <w:tc>
          <w:tcPr>
            <w:tcW w:w="2228" w:type="dxa"/>
            <w:vAlign w:val="top"/>
          </w:tcPr>
          <w:p w14:paraId="0C26B8E0">
            <w:pPr>
              <w:pStyle w:val="478"/>
              <w:keepNext w:val="0"/>
              <w:keepLines w:val="0"/>
              <w:pageBreakBefore w:val="0"/>
              <w:widowControl/>
              <w:kinsoku w:val="0"/>
              <w:wordWrap/>
              <w:overflowPunct/>
              <w:topLinePunct w:val="0"/>
              <w:autoSpaceDE w:val="0"/>
              <w:autoSpaceDN w:val="0"/>
              <w:bidi w:val="0"/>
              <w:adjustRightInd w:val="0"/>
              <w:snapToGrid w:val="0"/>
              <w:spacing w:before="57" w:line="240" w:lineRule="auto"/>
              <w:ind w:left="75"/>
              <w:textAlignment w:val="baseline"/>
              <w:rPr>
                <w:color w:val="auto"/>
                <w:spacing w:val="-1"/>
                <w:sz w:val="21"/>
                <w:szCs w:val="21"/>
                <w:highlight w:val="none"/>
              </w:rPr>
            </w:pPr>
          </w:p>
        </w:tc>
      </w:tr>
      <w:tr w14:paraId="3D4C6C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vAlign w:val="center"/>
          </w:tcPr>
          <w:p w14:paraId="43CA1C7F">
            <w:pPr>
              <w:pStyle w:val="478"/>
              <w:keepNext w:val="0"/>
              <w:keepLines w:val="0"/>
              <w:pageBreakBefore w:val="0"/>
              <w:widowControl/>
              <w:numPr>
                <w:ilvl w:val="0"/>
                <w:numId w:val="12"/>
              </w:numPr>
              <w:kinsoku w:val="0"/>
              <w:wordWrap/>
              <w:overflowPunct/>
              <w:topLinePunct w:val="0"/>
              <w:autoSpaceDE w:val="0"/>
              <w:autoSpaceDN w:val="0"/>
              <w:bidi w:val="0"/>
              <w:adjustRightInd w:val="0"/>
              <w:snapToGrid w:val="0"/>
              <w:spacing w:line="240" w:lineRule="auto"/>
              <w:ind w:left="454" w:leftChars="0" w:hanging="454" w:firstLineChars="0"/>
              <w:jc w:val="center"/>
              <w:textAlignment w:val="baseline"/>
              <w:rPr>
                <w:color w:val="auto"/>
                <w:sz w:val="21"/>
                <w:szCs w:val="21"/>
                <w:highlight w:val="none"/>
              </w:rPr>
            </w:pPr>
          </w:p>
        </w:tc>
        <w:tc>
          <w:tcPr>
            <w:tcW w:w="1714" w:type="dxa"/>
            <w:vAlign w:val="center"/>
          </w:tcPr>
          <w:p w14:paraId="1BAA76EB">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pacing w:val="-3"/>
                <w:sz w:val="21"/>
                <w:szCs w:val="21"/>
                <w:highlight w:val="none"/>
              </w:rPr>
              <w:t>化妆椅</w:t>
            </w:r>
          </w:p>
        </w:tc>
        <w:tc>
          <w:tcPr>
            <w:tcW w:w="1080" w:type="dxa"/>
            <w:vAlign w:val="center"/>
          </w:tcPr>
          <w:p w14:paraId="1BC6E866">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pacing w:val="-3"/>
                <w:position w:val="-2"/>
                <w:sz w:val="21"/>
                <w:szCs w:val="21"/>
                <w:highlight w:val="none"/>
              </w:rPr>
              <w:t>20</w:t>
            </w:r>
          </w:p>
        </w:tc>
        <w:tc>
          <w:tcPr>
            <w:tcW w:w="960" w:type="dxa"/>
            <w:vAlign w:val="center"/>
          </w:tcPr>
          <w:p w14:paraId="7C1A2496">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z w:val="21"/>
                <w:szCs w:val="21"/>
                <w:highlight w:val="none"/>
              </w:rPr>
              <w:t>张</w:t>
            </w:r>
          </w:p>
        </w:tc>
        <w:tc>
          <w:tcPr>
            <w:tcW w:w="4838" w:type="dxa"/>
            <w:vAlign w:val="top"/>
          </w:tcPr>
          <w:p w14:paraId="72ADC8A1">
            <w:pPr>
              <w:pStyle w:val="478"/>
              <w:keepNext w:val="0"/>
              <w:keepLines w:val="0"/>
              <w:pageBreakBefore w:val="0"/>
              <w:widowControl/>
              <w:kinsoku w:val="0"/>
              <w:wordWrap/>
              <w:overflowPunct/>
              <w:topLinePunct w:val="0"/>
              <w:autoSpaceDE w:val="0"/>
              <w:autoSpaceDN w:val="0"/>
              <w:bidi w:val="0"/>
              <w:adjustRightInd w:val="0"/>
              <w:snapToGrid w:val="0"/>
              <w:spacing w:before="57" w:line="240" w:lineRule="auto"/>
              <w:ind w:left="75"/>
              <w:textAlignment w:val="baseline"/>
              <w:rPr>
                <w:color w:val="auto"/>
                <w:sz w:val="21"/>
                <w:szCs w:val="21"/>
                <w:highlight w:val="none"/>
              </w:rPr>
            </w:pPr>
            <w:r>
              <w:rPr>
                <w:color w:val="auto"/>
                <w:spacing w:val="-1"/>
                <w:sz w:val="21"/>
                <w:szCs w:val="21"/>
                <w:highlight w:val="none"/>
              </w:rPr>
              <w:t>会议中心</w:t>
            </w:r>
            <w:r>
              <w:rPr>
                <w:rFonts w:hint="eastAsia"/>
                <w:color w:val="auto"/>
                <w:spacing w:val="-1"/>
                <w:sz w:val="21"/>
                <w:szCs w:val="21"/>
                <w:highlight w:val="none"/>
                <w:lang w:val="en-US" w:eastAsia="zh-CN"/>
              </w:rPr>
              <w:t xml:space="preserve"> </w:t>
            </w:r>
            <w:r>
              <w:rPr>
                <w:color w:val="auto"/>
                <w:spacing w:val="-1"/>
                <w:sz w:val="21"/>
                <w:szCs w:val="21"/>
                <w:highlight w:val="none"/>
              </w:rPr>
              <w:t>1F:服务间20张</w:t>
            </w:r>
          </w:p>
        </w:tc>
        <w:tc>
          <w:tcPr>
            <w:tcW w:w="2013" w:type="dxa"/>
            <w:vAlign w:val="top"/>
          </w:tcPr>
          <w:p w14:paraId="68EA0D51">
            <w:pPr>
              <w:pStyle w:val="478"/>
              <w:keepNext w:val="0"/>
              <w:keepLines w:val="0"/>
              <w:pageBreakBefore w:val="0"/>
              <w:widowControl/>
              <w:kinsoku w:val="0"/>
              <w:wordWrap/>
              <w:overflowPunct/>
              <w:topLinePunct w:val="0"/>
              <w:autoSpaceDE w:val="0"/>
              <w:autoSpaceDN w:val="0"/>
              <w:bidi w:val="0"/>
              <w:adjustRightInd w:val="0"/>
              <w:snapToGrid w:val="0"/>
              <w:spacing w:before="57" w:line="240" w:lineRule="auto"/>
              <w:ind w:left="75"/>
              <w:textAlignment w:val="baseline"/>
              <w:rPr>
                <w:color w:val="auto"/>
                <w:spacing w:val="-1"/>
                <w:sz w:val="21"/>
                <w:szCs w:val="21"/>
                <w:highlight w:val="none"/>
              </w:rPr>
            </w:pPr>
          </w:p>
        </w:tc>
        <w:tc>
          <w:tcPr>
            <w:tcW w:w="2228" w:type="dxa"/>
            <w:vAlign w:val="top"/>
          </w:tcPr>
          <w:p w14:paraId="5822EAE4">
            <w:pPr>
              <w:pStyle w:val="478"/>
              <w:keepNext w:val="0"/>
              <w:keepLines w:val="0"/>
              <w:pageBreakBefore w:val="0"/>
              <w:widowControl/>
              <w:kinsoku w:val="0"/>
              <w:wordWrap/>
              <w:overflowPunct/>
              <w:topLinePunct w:val="0"/>
              <w:autoSpaceDE w:val="0"/>
              <w:autoSpaceDN w:val="0"/>
              <w:bidi w:val="0"/>
              <w:adjustRightInd w:val="0"/>
              <w:snapToGrid w:val="0"/>
              <w:spacing w:before="57" w:line="240" w:lineRule="auto"/>
              <w:ind w:left="75"/>
              <w:textAlignment w:val="baseline"/>
              <w:rPr>
                <w:color w:val="auto"/>
                <w:spacing w:val="-1"/>
                <w:sz w:val="21"/>
                <w:szCs w:val="21"/>
                <w:highlight w:val="none"/>
              </w:rPr>
            </w:pPr>
          </w:p>
        </w:tc>
      </w:tr>
      <w:tr w14:paraId="03A442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vAlign w:val="center"/>
          </w:tcPr>
          <w:p w14:paraId="1FA6BBBC">
            <w:pPr>
              <w:pStyle w:val="478"/>
              <w:keepNext w:val="0"/>
              <w:keepLines w:val="0"/>
              <w:pageBreakBefore w:val="0"/>
              <w:widowControl/>
              <w:numPr>
                <w:ilvl w:val="0"/>
                <w:numId w:val="12"/>
              </w:numPr>
              <w:kinsoku w:val="0"/>
              <w:wordWrap/>
              <w:overflowPunct/>
              <w:topLinePunct w:val="0"/>
              <w:autoSpaceDE w:val="0"/>
              <w:autoSpaceDN w:val="0"/>
              <w:bidi w:val="0"/>
              <w:adjustRightInd w:val="0"/>
              <w:snapToGrid w:val="0"/>
              <w:spacing w:line="240" w:lineRule="auto"/>
              <w:ind w:left="454" w:leftChars="0" w:hanging="454" w:firstLineChars="0"/>
              <w:jc w:val="center"/>
              <w:textAlignment w:val="baseline"/>
              <w:rPr>
                <w:color w:val="auto"/>
                <w:sz w:val="21"/>
                <w:szCs w:val="21"/>
                <w:highlight w:val="none"/>
              </w:rPr>
            </w:pPr>
          </w:p>
        </w:tc>
        <w:tc>
          <w:tcPr>
            <w:tcW w:w="1714" w:type="dxa"/>
            <w:vAlign w:val="center"/>
          </w:tcPr>
          <w:p w14:paraId="71A79EC2">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pacing w:val="-2"/>
                <w:sz w:val="21"/>
                <w:szCs w:val="21"/>
                <w:highlight w:val="none"/>
              </w:rPr>
              <w:t>密码储存柜</w:t>
            </w:r>
          </w:p>
        </w:tc>
        <w:tc>
          <w:tcPr>
            <w:tcW w:w="1080" w:type="dxa"/>
            <w:vAlign w:val="center"/>
          </w:tcPr>
          <w:p w14:paraId="33A3F23D">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position w:val="-2"/>
                <w:sz w:val="21"/>
                <w:szCs w:val="21"/>
                <w:highlight w:val="none"/>
              </w:rPr>
              <w:t>3</w:t>
            </w:r>
          </w:p>
        </w:tc>
        <w:tc>
          <w:tcPr>
            <w:tcW w:w="960" w:type="dxa"/>
            <w:vAlign w:val="center"/>
          </w:tcPr>
          <w:p w14:paraId="0E4CB4B3">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z w:val="21"/>
                <w:szCs w:val="21"/>
                <w:highlight w:val="none"/>
              </w:rPr>
              <w:t>组</w:t>
            </w:r>
          </w:p>
        </w:tc>
        <w:tc>
          <w:tcPr>
            <w:tcW w:w="4838" w:type="dxa"/>
            <w:vAlign w:val="top"/>
          </w:tcPr>
          <w:p w14:paraId="618F75F3">
            <w:pPr>
              <w:pStyle w:val="478"/>
              <w:keepNext w:val="0"/>
              <w:keepLines w:val="0"/>
              <w:pageBreakBefore w:val="0"/>
              <w:widowControl/>
              <w:kinsoku w:val="0"/>
              <w:wordWrap/>
              <w:overflowPunct/>
              <w:topLinePunct w:val="0"/>
              <w:autoSpaceDE w:val="0"/>
              <w:autoSpaceDN w:val="0"/>
              <w:bidi w:val="0"/>
              <w:adjustRightInd w:val="0"/>
              <w:snapToGrid w:val="0"/>
              <w:spacing w:before="57" w:line="240" w:lineRule="auto"/>
              <w:ind w:left="75"/>
              <w:textAlignment w:val="baseline"/>
              <w:rPr>
                <w:color w:val="auto"/>
                <w:sz w:val="21"/>
                <w:szCs w:val="21"/>
                <w:highlight w:val="none"/>
              </w:rPr>
            </w:pPr>
            <w:r>
              <w:rPr>
                <w:color w:val="auto"/>
                <w:spacing w:val="-1"/>
                <w:sz w:val="21"/>
                <w:szCs w:val="21"/>
                <w:highlight w:val="none"/>
              </w:rPr>
              <w:t>会议中心</w:t>
            </w:r>
            <w:r>
              <w:rPr>
                <w:rFonts w:hint="eastAsia"/>
                <w:color w:val="auto"/>
                <w:spacing w:val="-1"/>
                <w:sz w:val="21"/>
                <w:szCs w:val="21"/>
                <w:highlight w:val="none"/>
                <w:lang w:val="en-US" w:eastAsia="zh-CN"/>
              </w:rPr>
              <w:t xml:space="preserve"> </w:t>
            </w:r>
            <w:r>
              <w:rPr>
                <w:color w:val="auto"/>
                <w:spacing w:val="-1"/>
                <w:sz w:val="21"/>
                <w:szCs w:val="21"/>
                <w:highlight w:val="none"/>
              </w:rPr>
              <w:t>1F:服务间3组</w:t>
            </w:r>
          </w:p>
        </w:tc>
        <w:tc>
          <w:tcPr>
            <w:tcW w:w="2013" w:type="dxa"/>
            <w:vAlign w:val="top"/>
          </w:tcPr>
          <w:p w14:paraId="71130D7A">
            <w:pPr>
              <w:pStyle w:val="478"/>
              <w:keepNext w:val="0"/>
              <w:keepLines w:val="0"/>
              <w:pageBreakBefore w:val="0"/>
              <w:widowControl/>
              <w:kinsoku w:val="0"/>
              <w:wordWrap/>
              <w:overflowPunct/>
              <w:topLinePunct w:val="0"/>
              <w:autoSpaceDE w:val="0"/>
              <w:autoSpaceDN w:val="0"/>
              <w:bidi w:val="0"/>
              <w:adjustRightInd w:val="0"/>
              <w:snapToGrid w:val="0"/>
              <w:spacing w:before="57" w:line="240" w:lineRule="auto"/>
              <w:ind w:left="75"/>
              <w:textAlignment w:val="baseline"/>
              <w:rPr>
                <w:color w:val="auto"/>
                <w:spacing w:val="-1"/>
                <w:sz w:val="21"/>
                <w:szCs w:val="21"/>
                <w:highlight w:val="none"/>
              </w:rPr>
            </w:pPr>
          </w:p>
        </w:tc>
        <w:tc>
          <w:tcPr>
            <w:tcW w:w="2228" w:type="dxa"/>
            <w:vAlign w:val="top"/>
          </w:tcPr>
          <w:p w14:paraId="6C928A94">
            <w:pPr>
              <w:pStyle w:val="478"/>
              <w:keepNext w:val="0"/>
              <w:keepLines w:val="0"/>
              <w:pageBreakBefore w:val="0"/>
              <w:widowControl/>
              <w:kinsoku w:val="0"/>
              <w:wordWrap/>
              <w:overflowPunct/>
              <w:topLinePunct w:val="0"/>
              <w:autoSpaceDE w:val="0"/>
              <w:autoSpaceDN w:val="0"/>
              <w:bidi w:val="0"/>
              <w:adjustRightInd w:val="0"/>
              <w:snapToGrid w:val="0"/>
              <w:spacing w:before="57" w:line="240" w:lineRule="auto"/>
              <w:ind w:left="75"/>
              <w:textAlignment w:val="baseline"/>
              <w:rPr>
                <w:color w:val="auto"/>
                <w:spacing w:val="-1"/>
                <w:sz w:val="21"/>
                <w:szCs w:val="21"/>
                <w:highlight w:val="none"/>
              </w:rPr>
            </w:pPr>
          </w:p>
        </w:tc>
      </w:tr>
      <w:tr w14:paraId="6C71E1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vMerge w:val="restart"/>
            <w:vAlign w:val="center"/>
          </w:tcPr>
          <w:p w14:paraId="7CE5958F">
            <w:pPr>
              <w:pStyle w:val="478"/>
              <w:keepNext w:val="0"/>
              <w:keepLines w:val="0"/>
              <w:pageBreakBefore w:val="0"/>
              <w:widowControl/>
              <w:numPr>
                <w:ilvl w:val="0"/>
                <w:numId w:val="12"/>
              </w:numPr>
              <w:kinsoku w:val="0"/>
              <w:wordWrap/>
              <w:overflowPunct/>
              <w:topLinePunct w:val="0"/>
              <w:autoSpaceDE w:val="0"/>
              <w:autoSpaceDN w:val="0"/>
              <w:bidi w:val="0"/>
              <w:adjustRightInd w:val="0"/>
              <w:snapToGrid w:val="0"/>
              <w:spacing w:line="240" w:lineRule="auto"/>
              <w:ind w:left="454" w:leftChars="0" w:hanging="454" w:firstLineChars="0"/>
              <w:jc w:val="center"/>
              <w:textAlignment w:val="baseline"/>
              <w:rPr>
                <w:color w:val="auto"/>
                <w:sz w:val="21"/>
                <w:szCs w:val="21"/>
                <w:highlight w:val="none"/>
              </w:rPr>
            </w:pPr>
          </w:p>
        </w:tc>
        <w:tc>
          <w:tcPr>
            <w:tcW w:w="1714" w:type="dxa"/>
            <w:vMerge w:val="restart"/>
            <w:vAlign w:val="center"/>
          </w:tcPr>
          <w:p w14:paraId="44990C65">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pacing w:val="2"/>
                <w:sz w:val="21"/>
                <w:szCs w:val="21"/>
                <w:highlight w:val="none"/>
              </w:rPr>
              <w:t>定制边柜</w:t>
            </w:r>
          </w:p>
        </w:tc>
        <w:tc>
          <w:tcPr>
            <w:tcW w:w="1080" w:type="dxa"/>
            <w:vMerge w:val="restart"/>
            <w:vAlign w:val="center"/>
          </w:tcPr>
          <w:p w14:paraId="39E2D7C0">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z w:val="21"/>
                <w:szCs w:val="21"/>
                <w:highlight w:val="none"/>
              </w:rPr>
              <w:t>3</w:t>
            </w:r>
          </w:p>
        </w:tc>
        <w:tc>
          <w:tcPr>
            <w:tcW w:w="960" w:type="dxa"/>
            <w:vMerge w:val="restart"/>
            <w:vAlign w:val="center"/>
          </w:tcPr>
          <w:p w14:paraId="7A711E8C">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z w:val="21"/>
                <w:szCs w:val="21"/>
                <w:highlight w:val="none"/>
              </w:rPr>
              <w:t>组</w:t>
            </w:r>
          </w:p>
        </w:tc>
        <w:tc>
          <w:tcPr>
            <w:tcW w:w="4838" w:type="dxa"/>
            <w:vAlign w:val="top"/>
          </w:tcPr>
          <w:p w14:paraId="7F616590">
            <w:pPr>
              <w:pStyle w:val="478"/>
              <w:keepNext w:val="0"/>
              <w:keepLines w:val="0"/>
              <w:pageBreakBefore w:val="0"/>
              <w:widowControl/>
              <w:kinsoku w:val="0"/>
              <w:wordWrap/>
              <w:overflowPunct/>
              <w:topLinePunct w:val="0"/>
              <w:autoSpaceDE w:val="0"/>
              <w:autoSpaceDN w:val="0"/>
              <w:bidi w:val="0"/>
              <w:adjustRightInd w:val="0"/>
              <w:snapToGrid w:val="0"/>
              <w:spacing w:before="48" w:line="240" w:lineRule="auto"/>
              <w:ind w:left="75"/>
              <w:textAlignment w:val="baseline"/>
              <w:rPr>
                <w:color w:val="auto"/>
                <w:sz w:val="21"/>
                <w:szCs w:val="21"/>
                <w:highlight w:val="none"/>
              </w:rPr>
            </w:pPr>
            <w:r>
              <w:rPr>
                <w:color w:val="auto"/>
                <w:spacing w:val="-1"/>
                <w:sz w:val="21"/>
                <w:szCs w:val="21"/>
                <w:highlight w:val="none"/>
              </w:rPr>
              <w:t>会议中心</w:t>
            </w:r>
            <w:r>
              <w:rPr>
                <w:rFonts w:hint="eastAsia"/>
                <w:color w:val="auto"/>
                <w:spacing w:val="-1"/>
                <w:sz w:val="21"/>
                <w:szCs w:val="21"/>
                <w:highlight w:val="none"/>
                <w:lang w:val="en-US" w:eastAsia="zh-CN"/>
              </w:rPr>
              <w:t xml:space="preserve"> </w:t>
            </w:r>
            <w:r>
              <w:rPr>
                <w:color w:val="auto"/>
                <w:spacing w:val="-1"/>
                <w:sz w:val="21"/>
                <w:szCs w:val="21"/>
                <w:highlight w:val="none"/>
              </w:rPr>
              <w:t>1F:56人小会议室1组、60人小会议室1张</w:t>
            </w:r>
          </w:p>
        </w:tc>
        <w:tc>
          <w:tcPr>
            <w:tcW w:w="2013" w:type="dxa"/>
            <w:vAlign w:val="top"/>
          </w:tcPr>
          <w:p w14:paraId="36907C41">
            <w:pPr>
              <w:pStyle w:val="478"/>
              <w:keepNext w:val="0"/>
              <w:keepLines w:val="0"/>
              <w:pageBreakBefore w:val="0"/>
              <w:widowControl/>
              <w:kinsoku w:val="0"/>
              <w:wordWrap/>
              <w:overflowPunct/>
              <w:topLinePunct w:val="0"/>
              <w:autoSpaceDE w:val="0"/>
              <w:autoSpaceDN w:val="0"/>
              <w:bidi w:val="0"/>
              <w:adjustRightInd w:val="0"/>
              <w:snapToGrid w:val="0"/>
              <w:spacing w:before="48" w:line="240" w:lineRule="auto"/>
              <w:ind w:left="75"/>
              <w:textAlignment w:val="baseline"/>
              <w:rPr>
                <w:color w:val="auto"/>
                <w:spacing w:val="-1"/>
                <w:sz w:val="21"/>
                <w:szCs w:val="21"/>
                <w:highlight w:val="none"/>
              </w:rPr>
            </w:pPr>
          </w:p>
        </w:tc>
        <w:tc>
          <w:tcPr>
            <w:tcW w:w="2228" w:type="dxa"/>
            <w:vAlign w:val="top"/>
          </w:tcPr>
          <w:p w14:paraId="148360C5">
            <w:pPr>
              <w:pStyle w:val="478"/>
              <w:keepNext w:val="0"/>
              <w:keepLines w:val="0"/>
              <w:pageBreakBefore w:val="0"/>
              <w:widowControl/>
              <w:kinsoku w:val="0"/>
              <w:wordWrap/>
              <w:overflowPunct/>
              <w:topLinePunct w:val="0"/>
              <w:autoSpaceDE w:val="0"/>
              <w:autoSpaceDN w:val="0"/>
              <w:bidi w:val="0"/>
              <w:adjustRightInd w:val="0"/>
              <w:snapToGrid w:val="0"/>
              <w:spacing w:before="48" w:line="240" w:lineRule="auto"/>
              <w:ind w:left="75"/>
              <w:textAlignment w:val="baseline"/>
              <w:rPr>
                <w:color w:val="auto"/>
                <w:spacing w:val="-1"/>
                <w:sz w:val="21"/>
                <w:szCs w:val="21"/>
                <w:highlight w:val="none"/>
              </w:rPr>
            </w:pPr>
          </w:p>
        </w:tc>
      </w:tr>
      <w:tr w14:paraId="59A888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vMerge w:val="continue"/>
            <w:vAlign w:val="center"/>
          </w:tcPr>
          <w:p w14:paraId="1187976D">
            <w:pPr>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rFonts w:ascii="Arial"/>
                <w:color w:val="auto"/>
                <w:sz w:val="21"/>
                <w:highlight w:val="none"/>
              </w:rPr>
            </w:pPr>
          </w:p>
        </w:tc>
        <w:tc>
          <w:tcPr>
            <w:tcW w:w="1714" w:type="dxa"/>
            <w:vMerge w:val="continue"/>
            <w:vAlign w:val="center"/>
          </w:tcPr>
          <w:p w14:paraId="6F951BC8">
            <w:pPr>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rFonts w:ascii="Arial"/>
                <w:color w:val="auto"/>
                <w:sz w:val="21"/>
                <w:highlight w:val="none"/>
              </w:rPr>
            </w:pPr>
          </w:p>
        </w:tc>
        <w:tc>
          <w:tcPr>
            <w:tcW w:w="1080" w:type="dxa"/>
            <w:vMerge w:val="continue"/>
            <w:vAlign w:val="center"/>
          </w:tcPr>
          <w:p w14:paraId="2AE5577A">
            <w:pPr>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rFonts w:ascii="Arial"/>
                <w:color w:val="auto"/>
                <w:sz w:val="21"/>
                <w:highlight w:val="none"/>
              </w:rPr>
            </w:pPr>
          </w:p>
        </w:tc>
        <w:tc>
          <w:tcPr>
            <w:tcW w:w="960" w:type="dxa"/>
            <w:vMerge w:val="continue"/>
            <w:vAlign w:val="center"/>
          </w:tcPr>
          <w:p w14:paraId="39BA71BA">
            <w:pPr>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rFonts w:ascii="Arial"/>
                <w:color w:val="auto"/>
                <w:sz w:val="21"/>
                <w:highlight w:val="none"/>
              </w:rPr>
            </w:pPr>
          </w:p>
        </w:tc>
        <w:tc>
          <w:tcPr>
            <w:tcW w:w="4838" w:type="dxa"/>
            <w:vAlign w:val="top"/>
          </w:tcPr>
          <w:p w14:paraId="425B41EB">
            <w:pPr>
              <w:pStyle w:val="478"/>
              <w:keepNext w:val="0"/>
              <w:keepLines w:val="0"/>
              <w:pageBreakBefore w:val="0"/>
              <w:widowControl/>
              <w:kinsoku w:val="0"/>
              <w:wordWrap/>
              <w:overflowPunct/>
              <w:topLinePunct w:val="0"/>
              <w:autoSpaceDE w:val="0"/>
              <w:autoSpaceDN w:val="0"/>
              <w:bidi w:val="0"/>
              <w:adjustRightInd w:val="0"/>
              <w:snapToGrid w:val="0"/>
              <w:spacing w:before="42" w:line="240" w:lineRule="auto"/>
              <w:ind w:left="64"/>
              <w:textAlignment w:val="baseline"/>
              <w:rPr>
                <w:color w:val="auto"/>
                <w:sz w:val="21"/>
                <w:szCs w:val="21"/>
                <w:highlight w:val="none"/>
              </w:rPr>
            </w:pPr>
            <w:r>
              <w:rPr>
                <w:color w:val="auto"/>
                <w:spacing w:val="-1"/>
                <w:sz w:val="21"/>
                <w:szCs w:val="21"/>
                <w:highlight w:val="none"/>
              </w:rPr>
              <w:t>制剂中心</w:t>
            </w:r>
            <w:r>
              <w:rPr>
                <w:rFonts w:hint="eastAsia"/>
                <w:color w:val="auto"/>
                <w:spacing w:val="-1"/>
                <w:sz w:val="21"/>
                <w:szCs w:val="21"/>
                <w:highlight w:val="none"/>
                <w:lang w:val="en-US" w:eastAsia="zh-CN"/>
              </w:rPr>
              <w:t xml:space="preserve"> </w:t>
            </w:r>
            <w:r>
              <w:rPr>
                <w:color w:val="auto"/>
                <w:spacing w:val="-1"/>
                <w:sz w:val="21"/>
                <w:szCs w:val="21"/>
                <w:highlight w:val="none"/>
              </w:rPr>
              <w:t>5F:配套用房(45.31)1组</w:t>
            </w:r>
          </w:p>
        </w:tc>
        <w:tc>
          <w:tcPr>
            <w:tcW w:w="2013" w:type="dxa"/>
            <w:vAlign w:val="top"/>
          </w:tcPr>
          <w:p w14:paraId="77DE88C5">
            <w:pPr>
              <w:pStyle w:val="478"/>
              <w:keepNext w:val="0"/>
              <w:keepLines w:val="0"/>
              <w:pageBreakBefore w:val="0"/>
              <w:widowControl/>
              <w:kinsoku w:val="0"/>
              <w:wordWrap/>
              <w:overflowPunct/>
              <w:topLinePunct w:val="0"/>
              <w:autoSpaceDE w:val="0"/>
              <w:autoSpaceDN w:val="0"/>
              <w:bidi w:val="0"/>
              <w:adjustRightInd w:val="0"/>
              <w:snapToGrid w:val="0"/>
              <w:spacing w:before="42" w:line="240" w:lineRule="auto"/>
              <w:ind w:left="64"/>
              <w:textAlignment w:val="baseline"/>
              <w:rPr>
                <w:color w:val="auto"/>
                <w:spacing w:val="-1"/>
                <w:sz w:val="21"/>
                <w:szCs w:val="21"/>
                <w:highlight w:val="none"/>
              </w:rPr>
            </w:pPr>
          </w:p>
        </w:tc>
        <w:tc>
          <w:tcPr>
            <w:tcW w:w="2228" w:type="dxa"/>
            <w:vAlign w:val="top"/>
          </w:tcPr>
          <w:p w14:paraId="755F6A35">
            <w:pPr>
              <w:pStyle w:val="478"/>
              <w:keepNext w:val="0"/>
              <w:keepLines w:val="0"/>
              <w:pageBreakBefore w:val="0"/>
              <w:widowControl/>
              <w:kinsoku w:val="0"/>
              <w:wordWrap/>
              <w:overflowPunct/>
              <w:topLinePunct w:val="0"/>
              <w:autoSpaceDE w:val="0"/>
              <w:autoSpaceDN w:val="0"/>
              <w:bidi w:val="0"/>
              <w:adjustRightInd w:val="0"/>
              <w:snapToGrid w:val="0"/>
              <w:spacing w:before="42" w:line="240" w:lineRule="auto"/>
              <w:ind w:left="64"/>
              <w:textAlignment w:val="baseline"/>
              <w:rPr>
                <w:color w:val="auto"/>
                <w:spacing w:val="-1"/>
                <w:sz w:val="21"/>
                <w:szCs w:val="21"/>
                <w:highlight w:val="none"/>
              </w:rPr>
            </w:pPr>
          </w:p>
        </w:tc>
      </w:tr>
      <w:tr w14:paraId="219356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9626" w:type="dxa"/>
            <w:gridSpan w:val="5"/>
            <w:shd w:val="clear" w:color="auto" w:fill="BFD8C2"/>
            <w:vAlign w:val="center"/>
          </w:tcPr>
          <w:p w14:paraId="39EED36E">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left"/>
              <w:textAlignment w:val="baseline"/>
              <w:rPr>
                <w:color w:val="auto"/>
                <w:sz w:val="21"/>
                <w:szCs w:val="21"/>
                <w:highlight w:val="none"/>
              </w:rPr>
            </w:pPr>
            <w:r>
              <w:rPr>
                <w:b/>
                <w:bCs/>
                <w:color w:val="auto"/>
                <w:spacing w:val="-1"/>
                <w:sz w:val="21"/>
                <w:szCs w:val="21"/>
                <w:highlight w:val="none"/>
              </w:rPr>
              <w:t>沙发类(会议中心、贵宾接待区、行政楼公区)</w:t>
            </w:r>
          </w:p>
        </w:tc>
        <w:tc>
          <w:tcPr>
            <w:tcW w:w="2013" w:type="dxa"/>
            <w:shd w:val="clear" w:color="auto" w:fill="BFD8C2"/>
            <w:vAlign w:val="center"/>
          </w:tcPr>
          <w:p w14:paraId="33BCB05C">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left"/>
              <w:textAlignment w:val="baseline"/>
              <w:rPr>
                <w:b/>
                <w:bCs/>
                <w:color w:val="auto"/>
                <w:spacing w:val="-1"/>
                <w:sz w:val="21"/>
                <w:szCs w:val="21"/>
                <w:highlight w:val="none"/>
              </w:rPr>
            </w:pPr>
          </w:p>
        </w:tc>
        <w:tc>
          <w:tcPr>
            <w:tcW w:w="2228" w:type="dxa"/>
            <w:shd w:val="clear" w:color="auto" w:fill="BFD8C2"/>
            <w:vAlign w:val="center"/>
          </w:tcPr>
          <w:p w14:paraId="6890561B">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left"/>
              <w:textAlignment w:val="baseline"/>
              <w:rPr>
                <w:b/>
                <w:bCs/>
                <w:color w:val="auto"/>
                <w:spacing w:val="-1"/>
                <w:sz w:val="21"/>
                <w:szCs w:val="21"/>
                <w:highlight w:val="none"/>
              </w:rPr>
            </w:pPr>
          </w:p>
        </w:tc>
      </w:tr>
      <w:tr w14:paraId="03CEAA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vAlign w:val="center"/>
          </w:tcPr>
          <w:p w14:paraId="358D2CF7">
            <w:pPr>
              <w:pStyle w:val="478"/>
              <w:keepNext w:val="0"/>
              <w:keepLines w:val="0"/>
              <w:pageBreakBefore w:val="0"/>
              <w:widowControl/>
              <w:numPr>
                <w:ilvl w:val="0"/>
                <w:numId w:val="13"/>
              </w:numPr>
              <w:kinsoku w:val="0"/>
              <w:wordWrap/>
              <w:overflowPunct/>
              <w:topLinePunct w:val="0"/>
              <w:autoSpaceDE w:val="0"/>
              <w:autoSpaceDN w:val="0"/>
              <w:bidi w:val="0"/>
              <w:adjustRightInd w:val="0"/>
              <w:snapToGrid w:val="0"/>
              <w:spacing w:line="240" w:lineRule="auto"/>
              <w:ind w:left="454" w:leftChars="0" w:hanging="454" w:firstLineChars="0"/>
              <w:jc w:val="center"/>
              <w:textAlignment w:val="baseline"/>
              <w:rPr>
                <w:color w:val="auto"/>
                <w:sz w:val="21"/>
                <w:szCs w:val="21"/>
                <w:highlight w:val="none"/>
              </w:rPr>
            </w:pPr>
          </w:p>
        </w:tc>
        <w:tc>
          <w:tcPr>
            <w:tcW w:w="1714" w:type="dxa"/>
            <w:vAlign w:val="center"/>
          </w:tcPr>
          <w:p w14:paraId="5D855C9A">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leftChars="0"/>
              <w:jc w:val="center"/>
              <w:textAlignment w:val="baseline"/>
              <w:rPr>
                <w:color w:val="auto"/>
                <w:sz w:val="21"/>
                <w:szCs w:val="21"/>
                <w:highlight w:val="none"/>
              </w:rPr>
            </w:pPr>
            <w:r>
              <w:rPr>
                <w:color w:val="auto"/>
                <w:spacing w:val="-2"/>
                <w:sz w:val="21"/>
                <w:szCs w:val="21"/>
                <w:highlight w:val="none"/>
              </w:rPr>
              <w:t>贵宾接待沙发</w:t>
            </w:r>
          </w:p>
        </w:tc>
        <w:tc>
          <w:tcPr>
            <w:tcW w:w="1080" w:type="dxa"/>
            <w:vAlign w:val="center"/>
          </w:tcPr>
          <w:p w14:paraId="60138FCC">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leftChars="0"/>
              <w:jc w:val="center"/>
              <w:textAlignment w:val="baseline"/>
              <w:rPr>
                <w:color w:val="auto"/>
                <w:sz w:val="21"/>
                <w:szCs w:val="21"/>
                <w:highlight w:val="none"/>
              </w:rPr>
            </w:pPr>
            <w:r>
              <w:rPr>
                <w:color w:val="auto"/>
                <w:spacing w:val="-2"/>
                <w:sz w:val="21"/>
                <w:szCs w:val="21"/>
                <w:highlight w:val="none"/>
              </w:rPr>
              <w:t>42</w:t>
            </w:r>
          </w:p>
        </w:tc>
        <w:tc>
          <w:tcPr>
            <w:tcW w:w="960" w:type="dxa"/>
            <w:vAlign w:val="center"/>
          </w:tcPr>
          <w:p w14:paraId="29BF1B1A">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leftChars="0"/>
              <w:jc w:val="center"/>
              <w:textAlignment w:val="baseline"/>
              <w:rPr>
                <w:color w:val="auto"/>
                <w:sz w:val="21"/>
                <w:szCs w:val="21"/>
                <w:highlight w:val="none"/>
              </w:rPr>
            </w:pPr>
            <w:r>
              <w:rPr>
                <w:color w:val="auto"/>
                <w:sz w:val="21"/>
                <w:szCs w:val="21"/>
                <w:highlight w:val="none"/>
              </w:rPr>
              <w:t>张</w:t>
            </w:r>
          </w:p>
        </w:tc>
        <w:tc>
          <w:tcPr>
            <w:tcW w:w="4838" w:type="dxa"/>
            <w:vAlign w:val="top"/>
          </w:tcPr>
          <w:p w14:paraId="3BEE4729">
            <w:pPr>
              <w:pStyle w:val="478"/>
              <w:keepNext w:val="0"/>
              <w:keepLines w:val="0"/>
              <w:pageBreakBefore w:val="0"/>
              <w:widowControl/>
              <w:kinsoku w:val="0"/>
              <w:wordWrap/>
              <w:overflowPunct/>
              <w:topLinePunct w:val="0"/>
              <w:autoSpaceDE w:val="0"/>
              <w:autoSpaceDN w:val="0"/>
              <w:bidi w:val="0"/>
              <w:adjustRightInd w:val="0"/>
              <w:snapToGrid w:val="0"/>
              <w:spacing w:before="17" w:line="240" w:lineRule="auto"/>
              <w:ind w:left="64"/>
              <w:textAlignment w:val="baseline"/>
              <w:rPr>
                <w:color w:val="auto"/>
                <w:sz w:val="21"/>
                <w:szCs w:val="21"/>
                <w:highlight w:val="none"/>
              </w:rPr>
            </w:pPr>
            <w:r>
              <w:rPr>
                <w:color w:val="auto"/>
                <w:spacing w:val="-1"/>
                <w:sz w:val="21"/>
                <w:szCs w:val="21"/>
                <w:highlight w:val="none"/>
              </w:rPr>
              <w:t>行政科研楼</w:t>
            </w:r>
            <w:r>
              <w:rPr>
                <w:rFonts w:hint="eastAsia"/>
                <w:color w:val="auto"/>
                <w:spacing w:val="-1"/>
                <w:sz w:val="21"/>
                <w:szCs w:val="21"/>
                <w:highlight w:val="none"/>
                <w:lang w:val="en-US" w:eastAsia="zh-CN"/>
              </w:rPr>
              <w:t xml:space="preserve"> </w:t>
            </w:r>
            <w:r>
              <w:rPr>
                <w:color w:val="auto"/>
                <w:spacing w:val="-1"/>
                <w:sz w:val="21"/>
                <w:szCs w:val="21"/>
                <w:highlight w:val="none"/>
              </w:rPr>
              <w:t>1F:接待中心22张</w:t>
            </w:r>
          </w:p>
          <w:p w14:paraId="296F34F3">
            <w:pPr>
              <w:pStyle w:val="478"/>
              <w:keepNext w:val="0"/>
              <w:keepLines w:val="0"/>
              <w:pageBreakBefore w:val="0"/>
              <w:widowControl/>
              <w:kinsoku w:val="0"/>
              <w:wordWrap/>
              <w:overflowPunct/>
              <w:topLinePunct w:val="0"/>
              <w:autoSpaceDE w:val="0"/>
              <w:autoSpaceDN w:val="0"/>
              <w:bidi w:val="0"/>
              <w:adjustRightInd w:val="0"/>
              <w:snapToGrid w:val="0"/>
              <w:spacing w:before="50" w:line="240" w:lineRule="auto"/>
              <w:ind w:left="64"/>
              <w:textAlignment w:val="baseline"/>
              <w:rPr>
                <w:color w:val="auto"/>
                <w:sz w:val="21"/>
                <w:szCs w:val="21"/>
                <w:highlight w:val="none"/>
              </w:rPr>
            </w:pPr>
            <w:r>
              <w:rPr>
                <w:color w:val="auto"/>
                <w:spacing w:val="-1"/>
                <w:sz w:val="21"/>
                <w:szCs w:val="21"/>
                <w:highlight w:val="none"/>
              </w:rPr>
              <w:t>行政科研楼</w:t>
            </w:r>
            <w:r>
              <w:rPr>
                <w:rFonts w:hint="eastAsia"/>
                <w:color w:val="auto"/>
                <w:spacing w:val="-1"/>
                <w:sz w:val="21"/>
                <w:szCs w:val="21"/>
                <w:highlight w:val="none"/>
                <w:lang w:val="en-US" w:eastAsia="zh-CN"/>
              </w:rPr>
              <w:t xml:space="preserve"> </w:t>
            </w:r>
            <w:r>
              <w:rPr>
                <w:color w:val="auto"/>
                <w:spacing w:val="-1"/>
                <w:sz w:val="21"/>
                <w:szCs w:val="21"/>
                <w:highlight w:val="none"/>
              </w:rPr>
              <w:t>6F:贵宾接待室20张</w:t>
            </w:r>
          </w:p>
        </w:tc>
        <w:tc>
          <w:tcPr>
            <w:tcW w:w="2013" w:type="dxa"/>
            <w:vAlign w:val="top"/>
          </w:tcPr>
          <w:p w14:paraId="3C1E7411">
            <w:pPr>
              <w:pStyle w:val="478"/>
              <w:keepNext w:val="0"/>
              <w:keepLines w:val="0"/>
              <w:pageBreakBefore w:val="0"/>
              <w:widowControl/>
              <w:kinsoku w:val="0"/>
              <w:wordWrap/>
              <w:overflowPunct/>
              <w:topLinePunct w:val="0"/>
              <w:autoSpaceDE w:val="0"/>
              <w:autoSpaceDN w:val="0"/>
              <w:bidi w:val="0"/>
              <w:adjustRightInd w:val="0"/>
              <w:snapToGrid w:val="0"/>
              <w:spacing w:before="50" w:line="240" w:lineRule="auto"/>
              <w:ind w:left="64"/>
              <w:textAlignment w:val="baseline"/>
              <w:rPr>
                <w:color w:val="auto"/>
                <w:spacing w:val="-1"/>
                <w:sz w:val="21"/>
                <w:szCs w:val="21"/>
                <w:highlight w:val="none"/>
              </w:rPr>
            </w:pPr>
          </w:p>
        </w:tc>
        <w:tc>
          <w:tcPr>
            <w:tcW w:w="2228" w:type="dxa"/>
            <w:vAlign w:val="top"/>
          </w:tcPr>
          <w:p w14:paraId="0A8D3254">
            <w:pPr>
              <w:pStyle w:val="478"/>
              <w:keepNext w:val="0"/>
              <w:keepLines w:val="0"/>
              <w:pageBreakBefore w:val="0"/>
              <w:widowControl/>
              <w:kinsoku w:val="0"/>
              <w:wordWrap/>
              <w:overflowPunct/>
              <w:topLinePunct w:val="0"/>
              <w:autoSpaceDE w:val="0"/>
              <w:autoSpaceDN w:val="0"/>
              <w:bidi w:val="0"/>
              <w:adjustRightInd w:val="0"/>
              <w:snapToGrid w:val="0"/>
              <w:spacing w:before="50" w:line="240" w:lineRule="auto"/>
              <w:ind w:left="64"/>
              <w:textAlignment w:val="baseline"/>
              <w:rPr>
                <w:color w:val="auto"/>
                <w:spacing w:val="-1"/>
                <w:sz w:val="21"/>
                <w:szCs w:val="21"/>
                <w:highlight w:val="none"/>
              </w:rPr>
            </w:pPr>
          </w:p>
        </w:tc>
      </w:tr>
      <w:tr w14:paraId="541B64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vAlign w:val="center"/>
          </w:tcPr>
          <w:p w14:paraId="23086493">
            <w:pPr>
              <w:pStyle w:val="478"/>
              <w:keepNext w:val="0"/>
              <w:keepLines w:val="0"/>
              <w:pageBreakBefore w:val="0"/>
              <w:widowControl/>
              <w:numPr>
                <w:ilvl w:val="0"/>
                <w:numId w:val="13"/>
              </w:numPr>
              <w:kinsoku w:val="0"/>
              <w:wordWrap/>
              <w:overflowPunct/>
              <w:topLinePunct w:val="0"/>
              <w:autoSpaceDE w:val="0"/>
              <w:autoSpaceDN w:val="0"/>
              <w:bidi w:val="0"/>
              <w:adjustRightInd w:val="0"/>
              <w:snapToGrid w:val="0"/>
              <w:spacing w:line="240" w:lineRule="auto"/>
              <w:ind w:left="454" w:leftChars="0" w:hanging="454" w:firstLineChars="0"/>
              <w:jc w:val="center"/>
              <w:textAlignment w:val="baseline"/>
              <w:rPr>
                <w:color w:val="auto"/>
                <w:sz w:val="21"/>
                <w:szCs w:val="21"/>
                <w:highlight w:val="none"/>
              </w:rPr>
            </w:pPr>
          </w:p>
        </w:tc>
        <w:tc>
          <w:tcPr>
            <w:tcW w:w="1714" w:type="dxa"/>
            <w:vAlign w:val="center"/>
          </w:tcPr>
          <w:p w14:paraId="391B0855">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leftChars="0"/>
              <w:jc w:val="center"/>
              <w:textAlignment w:val="baseline"/>
              <w:rPr>
                <w:color w:val="auto"/>
                <w:sz w:val="21"/>
                <w:szCs w:val="21"/>
                <w:highlight w:val="none"/>
              </w:rPr>
            </w:pPr>
            <w:r>
              <w:rPr>
                <w:color w:val="auto"/>
                <w:spacing w:val="-2"/>
                <w:sz w:val="21"/>
                <w:szCs w:val="21"/>
                <w:highlight w:val="none"/>
              </w:rPr>
              <w:t>贵宾接待茶几</w:t>
            </w:r>
          </w:p>
        </w:tc>
        <w:tc>
          <w:tcPr>
            <w:tcW w:w="1080" w:type="dxa"/>
            <w:vAlign w:val="center"/>
          </w:tcPr>
          <w:p w14:paraId="42624D58">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leftChars="0"/>
              <w:jc w:val="center"/>
              <w:textAlignment w:val="baseline"/>
              <w:rPr>
                <w:color w:val="auto"/>
                <w:sz w:val="21"/>
                <w:szCs w:val="21"/>
                <w:highlight w:val="none"/>
              </w:rPr>
            </w:pPr>
            <w:r>
              <w:rPr>
                <w:color w:val="auto"/>
                <w:spacing w:val="-4"/>
                <w:sz w:val="21"/>
                <w:szCs w:val="21"/>
                <w:highlight w:val="none"/>
              </w:rPr>
              <w:t>33</w:t>
            </w:r>
          </w:p>
        </w:tc>
        <w:tc>
          <w:tcPr>
            <w:tcW w:w="960" w:type="dxa"/>
            <w:vAlign w:val="center"/>
          </w:tcPr>
          <w:p w14:paraId="3AF514EF">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leftChars="0"/>
              <w:jc w:val="center"/>
              <w:textAlignment w:val="baseline"/>
              <w:rPr>
                <w:color w:val="auto"/>
                <w:sz w:val="21"/>
                <w:szCs w:val="21"/>
                <w:highlight w:val="none"/>
              </w:rPr>
            </w:pPr>
            <w:r>
              <w:rPr>
                <w:color w:val="auto"/>
                <w:sz w:val="21"/>
                <w:szCs w:val="21"/>
                <w:highlight w:val="none"/>
              </w:rPr>
              <w:t>张</w:t>
            </w:r>
          </w:p>
        </w:tc>
        <w:tc>
          <w:tcPr>
            <w:tcW w:w="4838" w:type="dxa"/>
            <w:vAlign w:val="top"/>
          </w:tcPr>
          <w:p w14:paraId="639BAFA8">
            <w:pPr>
              <w:pStyle w:val="478"/>
              <w:keepNext w:val="0"/>
              <w:keepLines w:val="0"/>
              <w:pageBreakBefore w:val="0"/>
              <w:widowControl/>
              <w:kinsoku w:val="0"/>
              <w:wordWrap/>
              <w:overflowPunct/>
              <w:topLinePunct w:val="0"/>
              <w:autoSpaceDE w:val="0"/>
              <w:autoSpaceDN w:val="0"/>
              <w:bidi w:val="0"/>
              <w:adjustRightInd w:val="0"/>
              <w:snapToGrid w:val="0"/>
              <w:spacing w:before="48" w:line="240" w:lineRule="auto"/>
              <w:ind w:left="64"/>
              <w:textAlignment w:val="baseline"/>
              <w:rPr>
                <w:color w:val="auto"/>
                <w:sz w:val="21"/>
                <w:szCs w:val="21"/>
                <w:highlight w:val="none"/>
              </w:rPr>
            </w:pPr>
            <w:r>
              <w:rPr>
                <w:color w:val="auto"/>
                <w:spacing w:val="-1"/>
                <w:sz w:val="21"/>
                <w:szCs w:val="21"/>
                <w:highlight w:val="none"/>
              </w:rPr>
              <w:t>行政科研楼</w:t>
            </w:r>
            <w:r>
              <w:rPr>
                <w:rFonts w:hint="eastAsia"/>
                <w:color w:val="auto"/>
                <w:spacing w:val="-1"/>
                <w:sz w:val="21"/>
                <w:szCs w:val="21"/>
                <w:highlight w:val="none"/>
                <w:lang w:val="en-US" w:eastAsia="zh-CN"/>
              </w:rPr>
              <w:t xml:space="preserve"> </w:t>
            </w:r>
            <w:r>
              <w:rPr>
                <w:color w:val="auto"/>
                <w:spacing w:val="-1"/>
                <w:sz w:val="21"/>
                <w:szCs w:val="21"/>
                <w:highlight w:val="none"/>
              </w:rPr>
              <w:t>1F:接待中心19张</w:t>
            </w:r>
          </w:p>
          <w:p w14:paraId="4A589312">
            <w:pPr>
              <w:pStyle w:val="478"/>
              <w:keepNext w:val="0"/>
              <w:keepLines w:val="0"/>
              <w:pageBreakBefore w:val="0"/>
              <w:widowControl/>
              <w:kinsoku w:val="0"/>
              <w:wordWrap/>
              <w:overflowPunct/>
              <w:topLinePunct w:val="0"/>
              <w:autoSpaceDE w:val="0"/>
              <w:autoSpaceDN w:val="0"/>
              <w:bidi w:val="0"/>
              <w:adjustRightInd w:val="0"/>
              <w:snapToGrid w:val="0"/>
              <w:spacing w:before="50" w:line="240" w:lineRule="auto"/>
              <w:ind w:left="64"/>
              <w:textAlignment w:val="baseline"/>
              <w:rPr>
                <w:color w:val="auto"/>
                <w:sz w:val="21"/>
                <w:szCs w:val="21"/>
                <w:highlight w:val="none"/>
              </w:rPr>
            </w:pPr>
            <w:r>
              <w:rPr>
                <w:color w:val="auto"/>
                <w:spacing w:val="-1"/>
                <w:sz w:val="21"/>
                <w:szCs w:val="21"/>
                <w:highlight w:val="none"/>
              </w:rPr>
              <w:t>行政科研楼</w:t>
            </w:r>
            <w:r>
              <w:rPr>
                <w:rFonts w:hint="eastAsia"/>
                <w:color w:val="auto"/>
                <w:spacing w:val="-1"/>
                <w:sz w:val="21"/>
                <w:szCs w:val="21"/>
                <w:highlight w:val="none"/>
                <w:lang w:val="en-US" w:eastAsia="zh-CN"/>
              </w:rPr>
              <w:t xml:space="preserve"> </w:t>
            </w:r>
            <w:r>
              <w:rPr>
                <w:color w:val="auto"/>
                <w:spacing w:val="-1"/>
                <w:sz w:val="21"/>
                <w:szCs w:val="21"/>
                <w:highlight w:val="none"/>
              </w:rPr>
              <w:t>6F:贵宾接待室14张</w:t>
            </w:r>
          </w:p>
        </w:tc>
        <w:tc>
          <w:tcPr>
            <w:tcW w:w="2013" w:type="dxa"/>
            <w:vAlign w:val="top"/>
          </w:tcPr>
          <w:p w14:paraId="2BC8FFCD">
            <w:pPr>
              <w:pStyle w:val="478"/>
              <w:keepNext w:val="0"/>
              <w:keepLines w:val="0"/>
              <w:pageBreakBefore w:val="0"/>
              <w:widowControl/>
              <w:kinsoku w:val="0"/>
              <w:wordWrap/>
              <w:overflowPunct/>
              <w:topLinePunct w:val="0"/>
              <w:autoSpaceDE w:val="0"/>
              <w:autoSpaceDN w:val="0"/>
              <w:bidi w:val="0"/>
              <w:adjustRightInd w:val="0"/>
              <w:snapToGrid w:val="0"/>
              <w:spacing w:before="50" w:line="240" w:lineRule="auto"/>
              <w:ind w:left="64"/>
              <w:textAlignment w:val="baseline"/>
              <w:rPr>
                <w:color w:val="auto"/>
                <w:spacing w:val="-1"/>
                <w:sz w:val="21"/>
                <w:szCs w:val="21"/>
                <w:highlight w:val="none"/>
              </w:rPr>
            </w:pPr>
          </w:p>
        </w:tc>
        <w:tc>
          <w:tcPr>
            <w:tcW w:w="2228" w:type="dxa"/>
            <w:vAlign w:val="top"/>
          </w:tcPr>
          <w:p w14:paraId="14A954A5">
            <w:pPr>
              <w:pStyle w:val="478"/>
              <w:keepNext w:val="0"/>
              <w:keepLines w:val="0"/>
              <w:pageBreakBefore w:val="0"/>
              <w:widowControl/>
              <w:kinsoku w:val="0"/>
              <w:wordWrap/>
              <w:overflowPunct/>
              <w:topLinePunct w:val="0"/>
              <w:autoSpaceDE w:val="0"/>
              <w:autoSpaceDN w:val="0"/>
              <w:bidi w:val="0"/>
              <w:adjustRightInd w:val="0"/>
              <w:snapToGrid w:val="0"/>
              <w:spacing w:before="50" w:line="240" w:lineRule="auto"/>
              <w:ind w:left="64"/>
              <w:textAlignment w:val="baseline"/>
              <w:rPr>
                <w:color w:val="auto"/>
                <w:spacing w:val="-1"/>
                <w:sz w:val="21"/>
                <w:szCs w:val="21"/>
                <w:highlight w:val="none"/>
              </w:rPr>
            </w:pPr>
          </w:p>
        </w:tc>
      </w:tr>
      <w:tr w14:paraId="7A4B2F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vAlign w:val="center"/>
          </w:tcPr>
          <w:p w14:paraId="2CD55FB1">
            <w:pPr>
              <w:pStyle w:val="478"/>
              <w:keepNext w:val="0"/>
              <w:keepLines w:val="0"/>
              <w:pageBreakBefore w:val="0"/>
              <w:widowControl/>
              <w:numPr>
                <w:ilvl w:val="0"/>
                <w:numId w:val="13"/>
              </w:numPr>
              <w:kinsoku w:val="0"/>
              <w:wordWrap/>
              <w:overflowPunct/>
              <w:topLinePunct w:val="0"/>
              <w:autoSpaceDE w:val="0"/>
              <w:autoSpaceDN w:val="0"/>
              <w:bidi w:val="0"/>
              <w:adjustRightInd w:val="0"/>
              <w:snapToGrid w:val="0"/>
              <w:spacing w:line="240" w:lineRule="auto"/>
              <w:ind w:left="454" w:leftChars="0" w:hanging="454" w:firstLineChars="0"/>
              <w:jc w:val="center"/>
              <w:textAlignment w:val="baseline"/>
              <w:rPr>
                <w:color w:val="auto"/>
                <w:sz w:val="21"/>
                <w:szCs w:val="21"/>
                <w:highlight w:val="none"/>
              </w:rPr>
            </w:pPr>
          </w:p>
        </w:tc>
        <w:tc>
          <w:tcPr>
            <w:tcW w:w="1714" w:type="dxa"/>
            <w:vAlign w:val="center"/>
          </w:tcPr>
          <w:p w14:paraId="794D2484">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pacing w:val="5"/>
                <w:sz w:val="21"/>
                <w:szCs w:val="21"/>
                <w:highlight w:val="none"/>
              </w:rPr>
              <w:t>接待沙发1</w:t>
            </w:r>
          </w:p>
        </w:tc>
        <w:tc>
          <w:tcPr>
            <w:tcW w:w="1080" w:type="dxa"/>
            <w:vAlign w:val="center"/>
          </w:tcPr>
          <w:p w14:paraId="36EA72EE">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pacing w:val="-6"/>
                <w:sz w:val="21"/>
                <w:szCs w:val="21"/>
                <w:highlight w:val="none"/>
              </w:rPr>
              <w:t>10</w:t>
            </w:r>
          </w:p>
        </w:tc>
        <w:tc>
          <w:tcPr>
            <w:tcW w:w="960" w:type="dxa"/>
            <w:vAlign w:val="center"/>
          </w:tcPr>
          <w:p w14:paraId="301AB6BE">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z w:val="21"/>
                <w:szCs w:val="21"/>
                <w:highlight w:val="none"/>
              </w:rPr>
              <w:t>张</w:t>
            </w:r>
          </w:p>
        </w:tc>
        <w:tc>
          <w:tcPr>
            <w:tcW w:w="4838" w:type="dxa"/>
            <w:vAlign w:val="top"/>
          </w:tcPr>
          <w:p w14:paraId="0F8148D5">
            <w:pPr>
              <w:pStyle w:val="478"/>
              <w:keepNext w:val="0"/>
              <w:keepLines w:val="0"/>
              <w:pageBreakBefore w:val="0"/>
              <w:widowControl/>
              <w:kinsoku w:val="0"/>
              <w:wordWrap/>
              <w:overflowPunct/>
              <w:topLinePunct w:val="0"/>
              <w:autoSpaceDE w:val="0"/>
              <w:autoSpaceDN w:val="0"/>
              <w:bidi w:val="0"/>
              <w:adjustRightInd w:val="0"/>
              <w:snapToGrid w:val="0"/>
              <w:spacing w:before="19" w:line="240" w:lineRule="auto"/>
              <w:ind w:left="64" w:right="301" w:firstLine="9"/>
              <w:textAlignment w:val="baseline"/>
              <w:rPr>
                <w:color w:val="auto"/>
                <w:sz w:val="21"/>
                <w:szCs w:val="21"/>
                <w:highlight w:val="none"/>
              </w:rPr>
            </w:pPr>
            <w:r>
              <w:rPr>
                <w:color w:val="auto"/>
                <w:spacing w:val="-1"/>
                <w:sz w:val="21"/>
                <w:szCs w:val="21"/>
                <w:highlight w:val="none"/>
              </w:rPr>
              <w:t>行政科研楼</w:t>
            </w:r>
            <w:r>
              <w:rPr>
                <w:rFonts w:hint="eastAsia"/>
                <w:color w:val="auto"/>
                <w:spacing w:val="-1"/>
                <w:sz w:val="21"/>
                <w:szCs w:val="21"/>
                <w:highlight w:val="none"/>
                <w:lang w:val="en-US" w:eastAsia="zh-CN"/>
              </w:rPr>
              <w:t xml:space="preserve"> </w:t>
            </w:r>
            <w:r>
              <w:rPr>
                <w:color w:val="auto"/>
                <w:spacing w:val="-1"/>
                <w:sz w:val="21"/>
                <w:szCs w:val="21"/>
                <w:highlight w:val="none"/>
              </w:rPr>
              <w:t>1F:商务洽谈室10人间2张、商务洽谈室8</w:t>
            </w:r>
            <w:r>
              <w:rPr>
                <w:color w:val="auto"/>
                <w:spacing w:val="13"/>
                <w:sz w:val="21"/>
                <w:szCs w:val="21"/>
                <w:highlight w:val="none"/>
              </w:rPr>
              <w:t xml:space="preserve"> </w:t>
            </w:r>
            <w:r>
              <w:rPr>
                <w:color w:val="auto"/>
                <w:spacing w:val="-2"/>
                <w:sz w:val="21"/>
                <w:szCs w:val="21"/>
                <w:highlight w:val="none"/>
              </w:rPr>
              <w:t>人间2张</w:t>
            </w:r>
          </w:p>
          <w:p w14:paraId="7F3E33A4">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64" w:right="2285"/>
              <w:textAlignment w:val="baseline"/>
              <w:rPr>
                <w:color w:val="auto"/>
                <w:sz w:val="21"/>
                <w:szCs w:val="21"/>
                <w:highlight w:val="none"/>
              </w:rPr>
            </w:pPr>
            <w:r>
              <w:rPr>
                <w:color w:val="auto"/>
                <w:sz w:val="21"/>
                <w:szCs w:val="21"/>
                <w:highlight w:val="none"/>
              </w:rPr>
              <w:t>行政科研楼</w:t>
            </w:r>
            <w:r>
              <w:rPr>
                <w:rFonts w:hint="eastAsia"/>
                <w:color w:val="auto"/>
                <w:sz w:val="21"/>
                <w:szCs w:val="21"/>
                <w:highlight w:val="none"/>
                <w:lang w:val="en-US" w:eastAsia="zh-CN"/>
              </w:rPr>
              <w:t xml:space="preserve"> </w:t>
            </w:r>
            <w:r>
              <w:rPr>
                <w:color w:val="auto"/>
                <w:sz w:val="21"/>
                <w:szCs w:val="21"/>
                <w:highlight w:val="none"/>
              </w:rPr>
              <w:t>6F:15人接待室4张</w:t>
            </w:r>
            <w:r>
              <w:rPr>
                <w:color w:val="auto"/>
                <w:spacing w:val="8"/>
                <w:sz w:val="21"/>
                <w:szCs w:val="21"/>
                <w:highlight w:val="none"/>
              </w:rPr>
              <w:t xml:space="preserve"> </w:t>
            </w:r>
            <w:r>
              <w:rPr>
                <w:color w:val="auto"/>
                <w:spacing w:val="-2"/>
                <w:sz w:val="21"/>
                <w:szCs w:val="21"/>
                <w:highlight w:val="none"/>
              </w:rPr>
              <w:t>信访接待2张</w:t>
            </w:r>
          </w:p>
        </w:tc>
        <w:tc>
          <w:tcPr>
            <w:tcW w:w="2013" w:type="dxa"/>
            <w:vAlign w:val="top"/>
          </w:tcPr>
          <w:p w14:paraId="4680E34C">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64" w:right="2285"/>
              <w:textAlignment w:val="baseline"/>
              <w:rPr>
                <w:color w:val="auto"/>
                <w:sz w:val="21"/>
                <w:szCs w:val="21"/>
                <w:highlight w:val="none"/>
              </w:rPr>
            </w:pPr>
          </w:p>
        </w:tc>
        <w:tc>
          <w:tcPr>
            <w:tcW w:w="2228" w:type="dxa"/>
            <w:vAlign w:val="top"/>
          </w:tcPr>
          <w:p w14:paraId="4B998A0E">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64" w:right="2285"/>
              <w:textAlignment w:val="baseline"/>
              <w:rPr>
                <w:color w:val="auto"/>
                <w:sz w:val="21"/>
                <w:szCs w:val="21"/>
                <w:highlight w:val="none"/>
              </w:rPr>
            </w:pPr>
          </w:p>
        </w:tc>
      </w:tr>
      <w:tr w14:paraId="280DA4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vAlign w:val="center"/>
          </w:tcPr>
          <w:p w14:paraId="3F4F2CA3">
            <w:pPr>
              <w:pStyle w:val="478"/>
              <w:keepNext w:val="0"/>
              <w:keepLines w:val="0"/>
              <w:pageBreakBefore w:val="0"/>
              <w:widowControl/>
              <w:numPr>
                <w:ilvl w:val="0"/>
                <w:numId w:val="13"/>
              </w:numPr>
              <w:kinsoku w:val="0"/>
              <w:wordWrap/>
              <w:overflowPunct/>
              <w:topLinePunct w:val="0"/>
              <w:autoSpaceDE w:val="0"/>
              <w:autoSpaceDN w:val="0"/>
              <w:bidi w:val="0"/>
              <w:adjustRightInd w:val="0"/>
              <w:snapToGrid w:val="0"/>
              <w:spacing w:line="240" w:lineRule="auto"/>
              <w:ind w:left="454" w:leftChars="0" w:hanging="454" w:firstLineChars="0"/>
              <w:jc w:val="center"/>
              <w:textAlignment w:val="baseline"/>
              <w:rPr>
                <w:color w:val="auto"/>
                <w:sz w:val="21"/>
                <w:szCs w:val="21"/>
                <w:highlight w:val="none"/>
              </w:rPr>
            </w:pPr>
          </w:p>
        </w:tc>
        <w:tc>
          <w:tcPr>
            <w:tcW w:w="1714" w:type="dxa"/>
            <w:vAlign w:val="center"/>
          </w:tcPr>
          <w:p w14:paraId="5758EFA6">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pacing w:val="3"/>
                <w:sz w:val="21"/>
                <w:szCs w:val="21"/>
                <w:highlight w:val="none"/>
              </w:rPr>
              <w:t>接待沙发2</w:t>
            </w:r>
          </w:p>
        </w:tc>
        <w:tc>
          <w:tcPr>
            <w:tcW w:w="1080" w:type="dxa"/>
            <w:vAlign w:val="center"/>
          </w:tcPr>
          <w:p w14:paraId="3104EC0D">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pacing w:val="-6"/>
                <w:sz w:val="21"/>
                <w:szCs w:val="21"/>
                <w:highlight w:val="none"/>
              </w:rPr>
              <w:t>16</w:t>
            </w:r>
          </w:p>
        </w:tc>
        <w:tc>
          <w:tcPr>
            <w:tcW w:w="960" w:type="dxa"/>
            <w:vAlign w:val="center"/>
          </w:tcPr>
          <w:p w14:paraId="00629D37">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z w:val="21"/>
                <w:szCs w:val="21"/>
                <w:highlight w:val="none"/>
              </w:rPr>
              <w:t>张</w:t>
            </w:r>
          </w:p>
        </w:tc>
        <w:tc>
          <w:tcPr>
            <w:tcW w:w="4838" w:type="dxa"/>
            <w:vAlign w:val="top"/>
          </w:tcPr>
          <w:p w14:paraId="16FCC649">
            <w:pPr>
              <w:pStyle w:val="478"/>
              <w:keepNext w:val="0"/>
              <w:keepLines w:val="0"/>
              <w:pageBreakBefore w:val="0"/>
              <w:widowControl/>
              <w:kinsoku w:val="0"/>
              <w:wordWrap/>
              <w:overflowPunct/>
              <w:topLinePunct w:val="0"/>
              <w:autoSpaceDE w:val="0"/>
              <w:autoSpaceDN w:val="0"/>
              <w:bidi w:val="0"/>
              <w:adjustRightInd w:val="0"/>
              <w:snapToGrid w:val="0"/>
              <w:spacing w:before="21" w:line="240" w:lineRule="auto"/>
              <w:ind w:left="64" w:right="301" w:firstLine="9"/>
              <w:textAlignment w:val="baseline"/>
              <w:rPr>
                <w:color w:val="auto"/>
                <w:sz w:val="21"/>
                <w:szCs w:val="21"/>
                <w:highlight w:val="none"/>
              </w:rPr>
            </w:pPr>
            <w:r>
              <w:rPr>
                <w:color w:val="auto"/>
                <w:spacing w:val="-1"/>
                <w:sz w:val="21"/>
                <w:szCs w:val="21"/>
                <w:highlight w:val="none"/>
              </w:rPr>
              <w:t>行政科研楼</w:t>
            </w:r>
            <w:r>
              <w:rPr>
                <w:rFonts w:hint="eastAsia"/>
                <w:color w:val="auto"/>
                <w:spacing w:val="-1"/>
                <w:sz w:val="21"/>
                <w:szCs w:val="21"/>
                <w:highlight w:val="none"/>
                <w:lang w:val="en-US" w:eastAsia="zh-CN"/>
              </w:rPr>
              <w:t xml:space="preserve"> </w:t>
            </w:r>
            <w:r>
              <w:rPr>
                <w:color w:val="auto"/>
                <w:spacing w:val="-1"/>
                <w:sz w:val="21"/>
                <w:szCs w:val="21"/>
                <w:highlight w:val="none"/>
              </w:rPr>
              <w:t>1F:商务洽谈室10人间4张、商务洽谈室8</w:t>
            </w:r>
            <w:r>
              <w:rPr>
                <w:color w:val="auto"/>
                <w:spacing w:val="13"/>
                <w:sz w:val="21"/>
                <w:szCs w:val="21"/>
                <w:highlight w:val="none"/>
              </w:rPr>
              <w:t xml:space="preserve"> </w:t>
            </w:r>
            <w:r>
              <w:rPr>
                <w:color w:val="auto"/>
                <w:spacing w:val="-2"/>
                <w:sz w:val="21"/>
                <w:szCs w:val="21"/>
                <w:highlight w:val="none"/>
              </w:rPr>
              <w:t>人间2张</w:t>
            </w:r>
          </w:p>
          <w:p w14:paraId="6EFBC2C3">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64" w:right="2285"/>
              <w:textAlignment w:val="baseline"/>
              <w:rPr>
                <w:color w:val="auto"/>
                <w:sz w:val="21"/>
                <w:szCs w:val="21"/>
                <w:highlight w:val="none"/>
              </w:rPr>
            </w:pPr>
            <w:r>
              <w:rPr>
                <w:color w:val="auto"/>
                <w:sz w:val="21"/>
                <w:szCs w:val="21"/>
                <w:highlight w:val="none"/>
              </w:rPr>
              <w:t>行政科研楼</w:t>
            </w:r>
            <w:r>
              <w:rPr>
                <w:rFonts w:hint="eastAsia"/>
                <w:color w:val="auto"/>
                <w:sz w:val="21"/>
                <w:szCs w:val="21"/>
                <w:highlight w:val="none"/>
                <w:lang w:val="en-US" w:eastAsia="zh-CN"/>
              </w:rPr>
              <w:t xml:space="preserve"> </w:t>
            </w:r>
            <w:r>
              <w:rPr>
                <w:color w:val="auto"/>
                <w:sz w:val="21"/>
                <w:szCs w:val="21"/>
                <w:highlight w:val="none"/>
              </w:rPr>
              <w:t>6F:15人接待室6张</w:t>
            </w:r>
            <w:r>
              <w:rPr>
                <w:color w:val="auto"/>
                <w:spacing w:val="8"/>
                <w:sz w:val="21"/>
                <w:szCs w:val="21"/>
                <w:highlight w:val="none"/>
              </w:rPr>
              <w:t xml:space="preserve"> </w:t>
            </w:r>
            <w:r>
              <w:rPr>
                <w:color w:val="auto"/>
                <w:spacing w:val="-2"/>
                <w:sz w:val="21"/>
                <w:szCs w:val="21"/>
                <w:highlight w:val="none"/>
              </w:rPr>
              <w:t>信访接待4张</w:t>
            </w:r>
          </w:p>
        </w:tc>
        <w:tc>
          <w:tcPr>
            <w:tcW w:w="2013" w:type="dxa"/>
            <w:vAlign w:val="top"/>
          </w:tcPr>
          <w:p w14:paraId="50B49D42">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64" w:right="2285"/>
              <w:textAlignment w:val="baseline"/>
              <w:rPr>
                <w:color w:val="auto"/>
                <w:sz w:val="21"/>
                <w:szCs w:val="21"/>
                <w:highlight w:val="none"/>
              </w:rPr>
            </w:pPr>
          </w:p>
        </w:tc>
        <w:tc>
          <w:tcPr>
            <w:tcW w:w="2228" w:type="dxa"/>
            <w:vAlign w:val="top"/>
          </w:tcPr>
          <w:p w14:paraId="28AF94ED">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64" w:right="2285"/>
              <w:textAlignment w:val="baseline"/>
              <w:rPr>
                <w:color w:val="auto"/>
                <w:sz w:val="21"/>
                <w:szCs w:val="21"/>
                <w:highlight w:val="none"/>
              </w:rPr>
            </w:pPr>
          </w:p>
        </w:tc>
      </w:tr>
      <w:tr w14:paraId="0442AF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1474" w:hRule="atLeast"/>
          <w:jc w:val="center"/>
        </w:trPr>
        <w:tc>
          <w:tcPr>
            <w:tcW w:w="1034" w:type="dxa"/>
            <w:vAlign w:val="center"/>
          </w:tcPr>
          <w:p w14:paraId="1B058334">
            <w:pPr>
              <w:pStyle w:val="478"/>
              <w:keepNext w:val="0"/>
              <w:keepLines w:val="0"/>
              <w:pageBreakBefore w:val="0"/>
              <w:widowControl/>
              <w:numPr>
                <w:ilvl w:val="0"/>
                <w:numId w:val="13"/>
              </w:numPr>
              <w:kinsoku w:val="0"/>
              <w:wordWrap/>
              <w:overflowPunct/>
              <w:topLinePunct w:val="0"/>
              <w:autoSpaceDE w:val="0"/>
              <w:autoSpaceDN w:val="0"/>
              <w:bidi w:val="0"/>
              <w:adjustRightInd w:val="0"/>
              <w:snapToGrid w:val="0"/>
              <w:spacing w:line="240" w:lineRule="auto"/>
              <w:ind w:left="454" w:leftChars="0" w:hanging="454" w:firstLineChars="0"/>
              <w:jc w:val="center"/>
              <w:textAlignment w:val="baseline"/>
              <w:rPr>
                <w:color w:val="auto"/>
                <w:sz w:val="21"/>
                <w:szCs w:val="21"/>
                <w:highlight w:val="none"/>
              </w:rPr>
            </w:pPr>
          </w:p>
        </w:tc>
        <w:tc>
          <w:tcPr>
            <w:tcW w:w="1714" w:type="dxa"/>
            <w:vAlign w:val="center"/>
          </w:tcPr>
          <w:p w14:paraId="58A8B671">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pacing w:val="-2"/>
                <w:sz w:val="21"/>
                <w:szCs w:val="21"/>
                <w:highlight w:val="none"/>
              </w:rPr>
              <w:t>接待长茶几</w:t>
            </w:r>
          </w:p>
        </w:tc>
        <w:tc>
          <w:tcPr>
            <w:tcW w:w="1080" w:type="dxa"/>
            <w:vAlign w:val="center"/>
          </w:tcPr>
          <w:p w14:paraId="56CC3FD3">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pacing w:val="-6"/>
                <w:sz w:val="21"/>
                <w:szCs w:val="21"/>
                <w:highlight w:val="none"/>
              </w:rPr>
              <w:t>10</w:t>
            </w:r>
          </w:p>
        </w:tc>
        <w:tc>
          <w:tcPr>
            <w:tcW w:w="960" w:type="dxa"/>
            <w:vAlign w:val="center"/>
          </w:tcPr>
          <w:p w14:paraId="6237528A">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z w:val="21"/>
                <w:szCs w:val="21"/>
                <w:highlight w:val="none"/>
              </w:rPr>
              <w:t>张</w:t>
            </w:r>
          </w:p>
        </w:tc>
        <w:tc>
          <w:tcPr>
            <w:tcW w:w="4838" w:type="dxa"/>
            <w:vAlign w:val="top"/>
          </w:tcPr>
          <w:p w14:paraId="19E2E082">
            <w:pPr>
              <w:pStyle w:val="478"/>
              <w:keepNext w:val="0"/>
              <w:keepLines w:val="0"/>
              <w:pageBreakBefore w:val="0"/>
              <w:widowControl/>
              <w:kinsoku w:val="0"/>
              <w:wordWrap/>
              <w:overflowPunct/>
              <w:topLinePunct w:val="0"/>
              <w:autoSpaceDE w:val="0"/>
              <w:autoSpaceDN w:val="0"/>
              <w:bidi w:val="0"/>
              <w:adjustRightInd w:val="0"/>
              <w:snapToGrid w:val="0"/>
              <w:spacing w:before="22" w:line="240" w:lineRule="auto"/>
              <w:ind w:left="64" w:right="291" w:firstLine="19"/>
              <w:textAlignment w:val="baseline"/>
              <w:rPr>
                <w:color w:val="auto"/>
                <w:sz w:val="21"/>
                <w:szCs w:val="21"/>
                <w:highlight w:val="none"/>
              </w:rPr>
            </w:pPr>
            <w:r>
              <w:rPr>
                <w:color w:val="auto"/>
                <w:spacing w:val="-1"/>
                <w:sz w:val="21"/>
                <w:szCs w:val="21"/>
                <w:highlight w:val="none"/>
              </w:rPr>
              <w:t>行政科研楼</w:t>
            </w:r>
            <w:r>
              <w:rPr>
                <w:rFonts w:hint="eastAsia"/>
                <w:color w:val="auto"/>
                <w:spacing w:val="-1"/>
                <w:sz w:val="21"/>
                <w:szCs w:val="21"/>
                <w:highlight w:val="none"/>
                <w:lang w:val="en-US" w:eastAsia="zh-CN"/>
              </w:rPr>
              <w:t xml:space="preserve"> </w:t>
            </w:r>
            <w:r>
              <w:rPr>
                <w:color w:val="auto"/>
                <w:spacing w:val="-1"/>
                <w:sz w:val="21"/>
                <w:szCs w:val="21"/>
                <w:highlight w:val="none"/>
              </w:rPr>
              <w:t>1F:商务洽谈室10人间2张、商务洽谈室8</w:t>
            </w:r>
            <w:r>
              <w:rPr>
                <w:color w:val="auto"/>
                <w:spacing w:val="13"/>
                <w:sz w:val="21"/>
                <w:szCs w:val="21"/>
                <w:highlight w:val="none"/>
              </w:rPr>
              <w:t xml:space="preserve"> </w:t>
            </w:r>
            <w:r>
              <w:rPr>
                <w:color w:val="auto"/>
                <w:spacing w:val="-2"/>
                <w:sz w:val="21"/>
                <w:szCs w:val="21"/>
                <w:highlight w:val="none"/>
              </w:rPr>
              <w:t>人间2张</w:t>
            </w:r>
          </w:p>
          <w:p w14:paraId="7D8DE0A9">
            <w:pPr>
              <w:pStyle w:val="478"/>
              <w:keepNext w:val="0"/>
              <w:keepLines w:val="0"/>
              <w:pageBreakBefore w:val="0"/>
              <w:widowControl/>
              <w:kinsoku w:val="0"/>
              <w:wordWrap/>
              <w:overflowPunct/>
              <w:topLinePunct w:val="0"/>
              <w:autoSpaceDE w:val="0"/>
              <w:autoSpaceDN w:val="0"/>
              <w:bidi w:val="0"/>
              <w:adjustRightInd w:val="0"/>
              <w:snapToGrid w:val="0"/>
              <w:spacing w:before="1" w:line="240" w:lineRule="auto"/>
              <w:ind w:left="64" w:right="2285"/>
              <w:textAlignment w:val="baseline"/>
              <w:rPr>
                <w:color w:val="auto"/>
                <w:sz w:val="21"/>
                <w:szCs w:val="21"/>
                <w:highlight w:val="none"/>
              </w:rPr>
            </w:pPr>
            <w:r>
              <w:rPr>
                <w:color w:val="auto"/>
                <w:sz w:val="21"/>
                <w:szCs w:val="21"/>
                <w:highlight w:val="none"/>
              </w:rPr>
              <w:t>行政科研楼</w:t>
            </w:r>
            <w:r>
              <w:rPr>
                <w:rFonts w:hint="eastAsia"/>
                <w:color w:val="auto"/>
                <w:sz w:val="21"/>
                <w:szCs w:val="21"/>
                <w:highlight w:val="none"/>
                <w:lang w:val="en-US" w:eastAsia="zh-CN"/>
              </w:rPr>
              <w:t xml:space="preserve"> </w:t>
            </w:r>
            <w:r>
              <w:rPr>
                <w:color w:val="auto"/>
                <w:sz w:val="21"/>
                <w:szCs w:val="21"/>
                <w:highlight w:val="none"/>
              </w:rPr>
              <w:t>6F:15人接待室4张</w:t>
            </w:r>
            <w:r>
              <w:rPr>
                <w:color w:val="auto"/>
                <w:spacing w:val="8"/>
                <w:sz w:val="21"/>
                <w:szCs w:val="21"/>
                <w:highlight w:val="none"/>
              </w:rPr>
              <w:t xml:space="preserve"> </w:t>
            </w:r>
            <w:r>
              <w:rPr>
                <w:color w:val="auto"/>
                <w:spacing w:val="-2"/>
                <w:sz w:val="21"/>
                <w:szCs w:val="21"/>
                <w:highlight w:val="none"/>
              </w:rPr>
              <w:t>信访接待2张</w:t>
            </w:r>
          </w:p>
        </w:tc>
        <w:tc>
          <w:tcPr>
            <w:tcW w:w="2013" w:type="dxa"/>
            <w:vAlign w:val="top"/>
          </w:tcPr>
          <w:p w14:paraId="0B6BD05D">
            <w:pPr>
              <w:pStyle w:val="478"/>
              <w:keepNext w:val="0"/>
              <w:keepLines w:val="0"/>
              <w:pageBreakBefore w:val="0"/>
              <w:widowControl/>
              <w:kinsoku w:val="0"/>
              <w:wordWrap/>
              <w:overflowPunct/>
              <w:topLinePunct w:val="0"/>
              <w:autoSpaceDE w:val="0"/>
              <w:autoSpaceDN w:val="0"/>
              <w:bidi w:val="0"/>
              <w:adjustRightInd w:val="0"/>
              <w:snapToGrid w:val="0"/>
              <w:spacing w:before="1" w:line="240" w:lineRule="auto"/>
              <w:ind w:left="64" w:right="2285"/>
              <w:textAlignment w:val="baseline"/>
              <w:rPr>
                <w:color w:val="auto"/>
                <w:sz w:val="21"/>
                <w:szCs w:val="21"/>
                <w:highlight w:val="none"/>
              </w:rPr>
            </w:pPr>
          </w:p>
        </w:tc>
        <w:tc>
          <w:tcPr>
            <w:tcW w:w="2228" w:type="dxa"/>
            <w:vAlign w:val="top"/>
          </w:tcPr>
          <w:p w14:paraId="70611235">
            <w:pPr>
              <w:pStyle w:val="478"/>
              <w:keepNext w:val="0"/>
              <w:keepLines w:val="0"/>
              <w:pageBreakBefore w:val="0"/>
              <w:widowControl/>
              <w:kinsoku w:val="0"/>
              <w:wordWrap/>
              <w:overflowPunct/>
              <w:topLinePunct w:val="0"/>
              <w:autoSpaceDE w:val="0"/>
              <w:autoSpaceDN w:val="0"/>
              <w:bidi w:val="0"/>
              <w:adjustRightInd w:val="0"/>
              <w:snapToGrid w:val="0"/>
              <w:spacing w:before="1" w:line="240" w:lineRule="auto"/>
              <w:ind w:left="64" w:right="2285"/>
              <w:textAlignment w:val="baseline"/>
              <w:rPr>
                <w:color w:val="auto"/>
                <w:sz w:val="21"/>
                <w:szCs w:val="21"/>
                <w:highlight w:val="none"/>
              </w:rPr>
            </w:pPr>
          </w:p>
        </w:tc>
      </w:tr>
      <w:tr w14:paraId="47719C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vAlign w:val="center"/>
          </w:tcPr>
          <w:p w14:paraId="028702EE">
            <w:pPr>
              <w:pStyle w:val="478"/>
              <w:keepNext w:val="0"/>
              <w:keepLines w:val="0"/>
              <w:pageBreakBefore w:val="0"/>
              <w:widowControl/>
              <w:numPr>
                <w:ilvl w:val="0"/>
                <w:numId w:val="13"/>
              </w:numPr>
              <w:kinsoku w:val="0"/>
              <w:wordWrap/>
              <w:overflowPunct/>
              <w:topLinePunct w:val="0"/>
              <w:autoSpaceDE w:val="0"/>
              <w:autoSpaceDN w:val="0"/>
              <w:bidi w:val="0"/>
              <w:adjustRightInd w:val="0"/>
              <w:snapToGrid w:val="0"/>
              <w:spacing w:line="240" w:lineRule="auto"/>
              <w:ind w:left="454" w:leftChars="0" w:hanging="454" w:firstLineChars="0"/>
              <w:jc w:val="center"/>
              <w:textAlignment w:val="baseline"/>
              <w:rPr>
                <w:color w:val="auto"/>
                <w:sz w:val="21"/>
                <w:szCs w:val="21"/>
                <w:highlight w:val="none"/>
              </w:rPr>
            </w:pPr>
          </w:p>
        </w:tc>
        <w:tc>
          <w:tcPr>
            <w:tcW w:w="1714" w:type="dxa"/>
            <w:vAlign w:val="center"/>
          </w:tcPr>
          <w:p w14:paraId="0D48B414">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pacing w:val="-2"/>
                <w:sz w:val="21"/>
                <w:szCs w:val="21"/>
                <w:highlight w:val="none"/>
              </w:rPr>
              <w:t>接待方几</w:t>
            </w:r>
          </w:p>
        </w:tc>
        <w:tc>
          <w:tcPr>
            <w:tcW w:w="1080" w:type="dxa"/>
            <w:vAlign w:val="center"/>
          </w:tcPr>
          <w:p w14:paraId="41B20B4B">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pacing w:val="-6"/>
                <w:sz w:val="21"/>
                <w:szCs w:val="21"/>
                <w:highlight w:val="none"/>
              </w:rPr>
              <w:t>14</w:t>
            </w:r>
          </w:p>
        </w:tc>
        <w:tc>
          <w:tcPr>
            <w:tcW w:w="960" w:type="dxa"/>
            <w:vAlign w:val="center"/>
          </w:tcPr>
          <w:p w14:paraId="0844ECC7">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z w:val="21"/>
                <w:szCs w:val="21"/>
                <w:highlight w:val="none"/>
              </w:rPr>
              <w:t>张</w:t>
            </w:r>
          </w:p>
        </w:tc>
        <w:tc>
          <w:tcPr>
            <w:tcW w:w="4838" w:type="dxa"/>
            <w:vAlign w:val="top"/>
          </w:tcPr>
          <w:p w14:paraId="07B2AA8E">
            <w:pPr>
              <w:pStyle w:val="478"/>
              <w:keepNext w:val="0"/>
              <w:keepLines w:val="0"/>
              <w:pageBreakBefore w:val="0"/>
              <w:widowControl/>
              <w:kinsoku w:val="0"/>
              <w:wordWrap/>
              <w:overflowPunct/>
              <w:topLinePunct w:val="0"/>
              <w:autoSpaceDE w:val="0"/>
              <w:autoSpaceDN w:val="0"/>
              <w:bidi w:val="0"/>
              <w:adjustRightInd w:val="0"/>
              <w:snapToGrid w:val="0"/>
              <w:spacing w:before="32" w:line="240" w:lineRule="auto"/>
              <w:ind w:left="64" w:right="301" w:firstLine="9"/>
              <w:textAlignment w:val="baseline"/>
              <w:rPr>
                <w:color w:val="auto"/>
                <w:sz w:val="21"/>
                <w:szCs w:val="21"/>
                <w:highlight w:val="none"/>
              </w:rPr>
            </w:pPr>
            <w:r>
              <w:rPr>
                <w:color w:val="auto"/>
                <w:spacing w:val="-1"/>
                <w:sz w:val="21"/>
                <w:szCs w:val="21"/>
                <w:highlight w:val="none"/>
              </w:rPr>
              <w:t>行政科研楼</w:t>
            </w:r>
            <w:r>
              <w:rPr>
                <w:rFonts w:hint="eastAsia"/>
                <w:color w:val="auto"/>
                <w:spacing w:val="-1"/>
                <w:sz w:val="21"/>
                <w:szCs w:val="21"/>
                <w:highlight w:val="none"/>
                <w:lang w:val="en-US" w:eastAsia="zh-CN"/>
              </w:rPr>
              <w:t xml:space="preserve"> </w:t>
            </w:r>
            <w:r>
              <w:rPr>
                <w:color w:val="auto"/>
                <w:spacing w:val="-1"/>
                <w:sz w:val="21"/>
                <w:szCs w:val="21"/>
                <w:highlight w:val="none"/>
              </w:rPr>
              <w:t>1F:商务洽谈室10人间4张、商务洽谈室8</w:t>
            </w:r>
            <w:r>
              <w:rPr>
                <w:color w:val="auto"/>
                <w:spacing w:val="13"/>
                <w:sz w:val="21"/>
                <w:szCs w:val="21"/>
                <w:highlight w:val="none"/>
              </w:rPr>
              <w:t xml:space="preserve"> </w:t>
            </w:r>
            <w:r>
              <w:rPr>
                <w:color w:val="auto"/>
                <w:spacing w:val="-2"/>
                <w:sz w:val="21"/>
                <w:szCs w:val="21"/>
                <w:highlight w:val="none"/>
              </w:rPr>
              <w:t>人间2张</w:t>
            </w:r>
          </w:p>
          <w:p w14:paraId="56D20D8B">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64" w:right="2285"/>
              <w:textAlignment w:val="baseline"/>
              <w:rPr>
                <w:color w:val="auto"/>
                <w:sz w:val="21"/>
                <w:szCs w:val="21"/>
                <w:highlight w:val="none"/>
              </w:rPr>
            </w:pPr>
            <w:r>
              <w:rPr>
                <w:color w:val="auto"/>
                <w:sz w:val="21"/>
                <w:szCs w:val="21"/>
                <w:highlight w:val="none"/>
              </w:rPr>
              <w:t>行政科研楼</w:t>
            </w:r>
            <w:r>
              <w:rPr>
                <w:rFonts w:hint="eastAsia"/>
                <w:color w:val="auto"/>
                <w:sz w:val="21"/>
                <w:szCs w:val="21"/>
                <w:highlight w:val="none"/>
                <w:lang w:val="en-US" w:eastAsia="zh-CN"/>
              </w:rPr>
              <w:t xml:space="preserve"> </w:t>
            </w:r>
            <w:r>
              <w:rPr>
                <w:color w:val="auto"/>
                <w:sz w:val="21"/>
                <w:szCs w:val="21"/>
                <w:highlight w:val="none"/>
              </w:rPr>
              <w:t>6F:15人接待室6张</w:t>
            </w:r>
            <w:r>
              <w:rPr>
                <w:color w:val="auto"/>
                <w:spacing w:val="8"/>
                <w:sz w:val="21"/>
                <w:szCs w:val="21"/>
                <w:highlight w:val="none"/>
              </w:rPr>
              <w:t xml:space="preserve"> </w:t>
            </w:r>
            <w:r>
              <w:rPr>
                <w:color w:val="auto"/>
                <w:spacing w:val="-2"/>
                <w:sz w:val="21"/>
                <w:szCs w:val="21"/>
                <w:highlight w:val="none"/>
              </w:rPr>
              <w:t>信访接待2张</w:t>
            </w:r>
          </w:p>
        </w:tc>
        <w:tc>
          <w:tcPr>
            <w:tcW w:w="2013" w:type="dxa"/>
            <w:vAlign w:val="top"/>
          </w:tcPr>
          <w:p w14:paraId="2AFFAB3F">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64" w:right="2285"/>
              <w:textAlignment w:val="baseline"/>
              <w:rPr>
                <w:color w:val="auto"/>
                <w:sz w:val="21"/>
                <w:szCs w:val="21"/>
                <w:highlight w:val="none"/>
              </w:rPr>
            </w:pPr>
          </w:p>
        </w:tc>
        <w:tc>
          <w:tcPr>
            <w:tcW w:w="2228" w:type="dxa"/>
            <w:vAlign w:val="top"/>
          </w:tcPr>
          <w:p w14:paraId="7820E990">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64" w:right="2285"/>
              <w:textAlignment w:val="baseline"/>
              <w:rPr>
                <w:color w:val="auto"/>
                <w:sz w:val="21"/>
                <w:szCs w:val="21"/>
                <w:highlight w:val="none"/>
              </w:rPr>
            </w:pPr>
          </w:p>
        </w:tc>
      </w:tr>
      <w:tr w14:paraId="6AE71E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vAlign w:val="center"/>
          </w:tcPr>
          <w:p w14:paraId="517DE01B">
            <w:pPr>
              <w:pStyle w:val="478"/>
              <w:keepNext w:val="0"/>
              <w:keepLines w:val="0"/>
              <w:pageBreakBefore w:val="0"/>
              <w:widowControl/>
              <w:numPr>
                <w:ilvl w:val="0"/>
                <w:numId w:val="13"/>
              </w:numPr>
              <w:kinsoku w:val="0"/>
              <w:wordWrap/>
              <w:overflowPunct/>
              <w:topLinePunct w:val="0"/>
              <w:autoSpaceDE w:val="0"/>
              <w:autoSpaceDN w:val="0"/>
              <w:bidi w:val="0"/>
              <w:adjustRightInd w:val="0"/>
              <w:snapToGrid w:val="0"/>
              <w:spacing w:line="240" w:lineRule="auto"/>
              <w:ind w:left="454" w:leftChars="0" w:hanging="454" w:firstLineChars="0"/>
              <w:jc w:val="center"/>
              <w:textAlignment w:val="baseline"/>
              <w:rPr>
                <w:color w:val="auto"/>
                <w:sz w:val="21"/>
                <w:szCs w:val="21"/>
                <w:highlight w:val="none"/>
              </w:rPr>
            </w:pPr>
          </w:p>
        </w:tc>
        <w:tc>
          <w:tcPr>
            <w:tcW w:w="1714" w:type="dxa"/>
            <w:vAlign w:val="center"/>
          </w:tcPr>
          <w:p w14:paraId="54B970B8">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pacing w:val="3"/>
                <w:sz w:val="21"/>
                <w:szCs w:val="21"/>
                <w:highlight w:val="none"/>
              </w:rPr>
              <w:t>中式接待沙发1</w:t>
            </w:r>
          </w:p>
        </w:tc>
        <w:tc>
          <w:tcPr>
            <w:tcW w:w="1080" w:type="dxa"/>
            <w:vAlign w:val="center"/>
          </w:tcPr>
          <w:p w14:paraId="6A4B846D">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z w:val="21"/>
                <w:szCs w:val="21"/>
                <w:highlight w:val="none"/>
              </w:rPr>
              <w:t>2</w:t>
            </w:r>
          </w:p>
        </w:tc>
        <w:tc>
          <w:tcPr>
            <w:tcW w:w="960" w:type="dxa"/>
            <w:vAlign w:val="center"/>
          </w:tcPr>
          <w:p w14:paraId="639C4C10">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z w:val="21"/>
                <w:szCs w:val="21"/>
                <w:highlight w:val="none"/>
              </w:rPr>
              <w:t>张</w:t>
            </w:r>
          </w:p>
        </w:tc>
        <w:tc>
          <w:tcPr>
            <w:tcW w:w="4838" w:type="dxa"/>
            <w:vAlign w:val="top"/>
          </w:tcPr>
          <w:p w14:paraId="1922654D">
            <w:pPr>
              <w:pStyle w:val="478"/>
              <w:keepNext w:val="0"/>
              <w:keepLines w:val="0"/>
              <w:pageBreakBefore w:val="0"/>
              <w:widowControl/>
              <w:kinsoku w:val="0"/>
              <w:wordWrap/>
              <w:overflowPunct/>
              <w:topLinePunct w:val="0"/>
              <w:autoSpaceDE w:val="0"/>
              <w:autoSpaceDN w:val="0"/>
              <w:bidi w:val="0"/>
              <w:adjustRightInd w:val="0"/>
              <w:snapToGrid w:val="0"/>
              <w:spacing w:before="53" w:line="240" w:lineRule="auto"/>
              <w:ind w:left="64"/>
              <w:textAlignment w:val="baseline"/>
              <w:rPr>
                <w:color w:val="auto"/>
                <w:sz w:val="21"/>
                <w:szCs w:val="21"/>
                <w:highlight w:val="none"/>
              </w:rPr>
            </w:pPr>
            <w:r>
              <w:rPr>
                <w:color w:val="auto"/>
                <w:sz w:val="21"/>
                <w:szCs w:val="21"/>
                <w:highlight w:val="none"/>
              </w:rPr>
              <w:t>行政科研楼</w:t>
            </w:r>
            <w:r>
              <w:rPr>
                <w:rFonts w:hint="eastAsia"/>
                <w:color w:val="auto"/>
                <w:sz w:val="21"/>
                <w:szCs w:val="21"/>
                <w:highlight w:val="none"/>
                <w:lang w:val="en-US" w:eastAsia="zh-CN"/>
              </w:rPr>
              <w:t xml:space="preserve"> </w:t>
            </w:r>
            <w:r>
              <w:rPr>
                <w:color w:val="auto"/>
                <w:sz w:val="21"/>
                <w:szCs w:val="21"/>
                <w:highlight w:val="none"/>
              </w:rPr>
              <w:t>1F:行政大厅2张</w:t>
            </w:r>
          </w:p>
        </w:tc>
        <w:tc>
          <w:tcPr>
            <w:tcW w:w="2013" w:type="dxa"/>
            <w:vAlign w:val="top"/>
          </w:tcPr>
          <w:p w14:paraId="30B92B41">
            <w:pPr>
              <w:pStyle w:val="478"/>
              <w:keepNext w:val="0"/>
              <w:keepLines w:val="0"/>
              <w:pageBreakBefore w:val="0"/>
              <w:widowControl/>
              <w:kinsoku w:val="0"/>
              <w:wordWrap/>
              <w:overflowPunct/>
              <w:topLinePunct w:val="0"/>
              <w:autoSpaceDE w:val="0"/>
              <w:autoSpaceDN w:val="0"/>
              <w:bidi w:val="0"/>
              <w:adjustRightInd w:val="0"/>
              <w:snapToGrid w:val="0"/>
              <w:spacing w:before="53" w:line="240" w:lineRule="auto"/>
              <w:ind w:left="64"/>
              <w:textAlignment w:val="baseline"/>
              <w:rPr>
                <w:color w:val="auto"/>
                <w:sz w:val="21"/>
                <w:szCs w:val="21"/>
                <w:highlight w:val="none"/>
              </w:rPr>
            </w:pPr>
          </w:p>
        </w:tc>
        <w:tc>
          <w:tcPr>
            <w:tcW w:w="2228" w:type="dxa"/>
            <w:vAlign w:val="top"/>
          </w:tcPr>
          <w:p w14:paraId="63CF8E45">
            <w:pPr>
              <w:pStyle w:val="478"/>
              <w:keepNext w:val="0"/>
              <w:keepLines w:val="0"/>
              <w:pageBreakBefore w:val="0"/>
              <w:widowControl/>
              <w:kinsoku w:val="0"/>
              <w:wordWrap/>
              <w:overflowPunct/>
              <w:topLinePunct w:val="0"/>
              <w:autoSpaceDE w:val="0"/>
              <w:autoSpaceDN w:val="0"/>
              <w:bidi w:val="0"/>
              <w:adjustRightInd w:val="0"/>
              <w:snapToGrid w:val="0"/>
              <w:spacing w:before="53" w:line="240" w:lineRule="auto"/>
              <w:ind w:left="64"/>
              <w:textAlignment w:val="baseline"/>
              <w:rPr>
                <w:color w:val="auto"/>
                <w:sz w:val="21"/>
                <w:szCs w:val="21"/>
                <w:highlight w:val="none"/>
              </w:rPr>
            </w:pPr>
          </w:p>
        </w:tc>
      </w:tr>
      <w:tr w14:paraId="04B324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vAlign w:val="center"/>
          </w:tcPr>
          <w:p w14:paraId="3DEED45C">
            <w:pPr>
              <w:pStyle w:val="478"/>
              <w:keepNext w:val="0"/>
              <w:keepLines w:val="0"/>
              <w:pageBreakBefore w:val="0"/>
              <w:widowControl/>
              <w:numPr>
                <w:ilvl w:val="0"/>
                <w:numId w:val="13"/>
              </w:numPr>
              <w:kinsoku w:val="0"/>
              <w:wordWrap/>
              <w:overflowPunct/>
              <w:topLinePunct w:val="0"/>
              <w:autoSpaceDE w:val="0"/>
              <w:autoSpaceDN w:val="0"/>
              <w:bidi w:val="0"/>
              <w:adjustRightInd w:val="0"/>
              <w:snapToGrid w:val="0"/>
              <w:spacing w:line="240" w:lineRule="auto"/>
              <w:ind w:left="454" w:leftChars="0" w:hanging="454" w:firstLineChars="0"/>
              <w:jc w:val="center"/>
              <w:textAlignment w:val="baseline"/>
              <w:rPr>
                <w:color w:val="auto"/>
                <w:sz w:val="21"/>
                <w:szCs w:val="21"/>
                <w:highlight w:val="none"/>
              </w:rPr>
            </w:pPr>
          </w:p>
        </w:tc>
        <w:tc>
          <w:tcPr>
            <w:tcW w:w="1714" w:type="dxa"/>
            <w:vAlign w:val="center"/>
          </w:tcPr>
          <w:p w14:paraId="1766D3B4">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pacing w:val="2"/>
                <w:sz w:val="21"/>
                <w:szCs w:val="21"/>
                <w:highlight w:val="none"/>
              </w:rPr>
              <w:t>中式接待沙发2</w:t>
            </w:r>
          </w:p>
        </w:tc>
        <w:tc>
          <w:tcPr>
            <w:tcW w:w="1080" w:type="dxa"/>
            <w:vAlign w:val="center"/>
          </w:tcPr>
          <w:p w14:paraId="776E7E8D">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z w:val="21"/>
                <w:szCs w:val="21"/>
                <w:highlight w:val="none"/>
              </w:rPr>
              <w:t>4</w:t>
            </w:r>
          </w:p>
        </w:tc>
        <w:tc>
          <w:tcPr>
            <w:tcW w:w="960" w:type="dxa"/>
            <w:vAlign w:val="center"/>
          </w:tcPr>
          <w:p w14:paraId="3BBE4A84">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z w:val="21"/>
                <w:szCs w:val="21"/>
                <w:highlight w:val="none"/>
              </w:rPr>
              <w:t>张</w:t>
            </w:r>
          </w:p>
        </w:tc>
        <w:tc>
          <w:tcPr>
            <w:tcW w:w="4838" w:type="dxa"/>
            <w:vAlign w:val="top"/>
          </w:tcPr>
          <w:p w14:paraId="3D2264F0">
            <w:pPr>
              <w:pStyle w:val="478"/>
              <w:keepNext w:val="0"/>
              <w:keepLines w:val="0"/>
              <w:pageBreakBefore w:val="0"/>
              <w:widowControl/>
              <w:kinsoku w:val="0"/>
              <w:wordWrap/>
              <w:overflowPunct/>
              <w:topLinePunct w:val="0"/>
              <w:autoSpaceDE w:val="0"/>
              <w:autoSpaceDN w:val="0"/>
              <w:bidi w:val="0"/>
              <w:adjustRightInd w:val="0"/>
              <w:snapToGrid w:val="0"/>
              <w:spacing w:before="53" w:line="240" w:lineRule="auto"/>
              <w:ind w:left="64"/>
              <w:textAlignment w:val="baseline"/>
              <w:rPr>
                <w:color w:val="auto"/>
                <w:sz w:val="21"/>
                <w:szCs w:val="21"/>
                <w:highlight w:val="none"/>
              </w:rPr>
            </w:pPr>
            <w:r>
              <w:rPr>
                <w:color w:val="auto"/>
                <w:sz w:val="21"/>
                <w:szCs w:val="21"/>
                <w:highlight w:val="none"/>
              </w:rPr>
              <w:t>行政科研楼</w:t>
            </w:r>
            <w:r>
              <w:rPr>
                <w:rFonts w:hint="eastAsia"/>
                <w:color w:val="auto"/>
                <w:sz w:val="21"/>
                <w:szCs w:val="21"/>
                <w:highlight w:val="none"/>
                <w:lang w:val="en-US" w:eastAsia="zh-CN"/>
              </w:rPr>
              <w:t xml:space="preserve"> </w:t>
            </w:r>
            <w:r>
              <w:rPr>
                <w:color w:val="auto"/>
                <w:sz w:val="21"/>
                <w:szCs w:val="21"/>
                <w:highlight w:val="none"/>
              </w:rPr>
              <w:t>1F:行政大厅4张</w:t>
            </w:r>
          </w:p>
        </w:tc>
        <w:tc>
          <w:tcPr>
            <w:tcW w:w="2013" w:type="dxa"/>
            <w:vAlign w:val="top"/>
          </w:tcPr>
          <w:p w14:paraId="66DAF221">
            <w:pPr>
              <w:pStyle w:val="478"/>
              <w:keepNext w:val="0"/>
              <w:keepLines w:val="0"/>
              <w:pageBreakBefore w:val="0"/>
              <w:widowControl/>
              <w:kinsoku w:val="0"/>
              <w:wordWrap/>
              <w:overflowPunct/>
              <w:topLinePunct w:val="0"/>
              <w:autoSpaceDE w:val="0"/>
              <w:autoSpaceDN w:val="0"/>
              <w:bidi w:val="0"/>
              <w:adjustRightInd w:val="0"/>
              <w:snapToGrid w:val="0"/>
              <w:spacing w:before="53" w:line="240" w:lineRule="auto"/>
              <w:ind w:left="64"/>
              <w:textAlignment w:val="baseline"/>
              <w:rPr>
                <w:color w:val="auto"/>
                <w:sz w:val="21"/>
                <w:szCs w:val="21"/>
                <w:highlight w:val="none"/>
              </w:rPr>
            </w:pPr>
          </w:p>
        </w:tc>
        <w:tc>
          <w:tcPr>
            <w:tcW w:w="2228" w:type="dxa"/>
            <w:vAlign w:val="top"/>
          </w:tcPr>
          <w:p w14:paraId="3BADB3ED">
            <w:pPr>
              <w:pStyle w:val="478"/>
              <w:keepNext w:val="0"/>
              <w:keepLines w:val="0"/>
              <w:pageBreakBefore w:val="0"/>
              <w:widowControl/>
              <w:kinsoku w:val="0"/>
              <w:wordWrap/>
              <w:overflowPunct/>
              <w:topLinePunct w:val="0"/>
              <w:autoSpaceDE w:val="0"/>
              <w:autoSpaceDN w:val="0"/>
              <w:bidi w:val="0"/>
              <w:adjustRightInd w:val="0"/>
              <w:snapToGrid w:val="0"/>
              <w:spacing w:before="53" w:line="240" w:lineRule="auto"/>
              <w:ind w:left="64"/>
              <w:textAlignment w:val="baseline"/>
              <w:rPr>
                <w:color w:val="auto"/>
                <w:sz w:val="21"/>
                <w:szCs w:val="21"/>
                <w:highlight w:val="none"/>
              </w:rPr>
            </w:pPr>
          </w:p>
        </w:tc>
      </w:tr>
      <w:tr w14:paraId="6D6590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vAlign w:val="center"/>
          </w:tcPr>
          <w:p w14:paraId="57230B75">
            <w:pPr>
              <w:pStyle w:val="478"/>
              <w:keepNext w:val="0"/>
              <w:keepLines w:val="0"/>
              <w:pageBreakBefore w:val="0"/>
              <w:widowControl/>
              <w:numPr>
                <w:ilvl w:val="0"/>
                <w:numId w:val="13"/>
              </w:numPr>
              <w:kinsoku w:val="0"/>
              <w:wordWrap/>
              <w:overflowPunct/>
              <w:topLinePunct w:val="0"/>
              <w:autoSpaceDE w:val="0"/>
              <w:autoSpaceDN w:val="0"/>
              <w:bidi w:val="0"/>
              <w:adjustRightInd w:val="0"/>
              <w:snapToGrid w:val="0"/>
              <w:spacing w:line="240" w:lineRule="auto"/>
              <w:ind w:left="454" w:leftChars="0" w:hanging="454" w:firstLineChars="0"/>
              <w:jc w:val="center"/>
              <w:textAlignment w:val="baseline"/>
              <w:rPr>
                <w:color w:val="auto"/>
                <w:sz w:val="21"/>
                <w:szCs w:val="21"/>
                <w:highlight w:val="none"/>
              </w:rPr>
            </w:pPr>
          </w:p>
        </w:tc>
        <w:tc>
          <w:tcPr>
            <w:tcW w:w="1714" w:type="dxa"/>
            <w:vAlign w:val="center"/>
          </w:tcPr>
          <w:p w14:paraId="471686F3">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pacing w:val="2"/>
                <w:sz w:val="21"/>
                <w:szCs w:val="21"/>
                <w:highlight w:val="none"/>
              </w:rPr>
              <w:t>中式接待沙发3</w:t>
            </w:r>
          </w:p>
        </w:tc>
        <w:tc>
          <w:tcPr>
            <w:tcW w:w="1080" w:type="dxa"/>
            <w:vAlign w:val="center"/>
          </w:tcPr>
          <w:p w14:paraId="3F44507F">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z w:val="21"/>
                <w:szCs w:val="21"/>
                <w:highlight w:val="none"/>
              </w:rPr>
              <w:t>2</w:t>
            </w:r>
          </w:p>
        </w:tc>
        <w:tc>
          <w:tcPr>
            <w:tcW w:w="960" w:type="dxa"/>
            <w:vAlign w:val="center"/>
          </w:tcPr>
          <w:p w14:paraId="12471794">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z w:val="21"/>
                <w:szCs w:val="21"/>
                <w:highlight w:val="none"/>
              </w:rPr>
              <w:t>张</w:t>
            </w:r>
          </w:p>
        </w:tc>
        <w:tc>
          <w:tcPr>
            <w:tcW w:w="4838" w:type="dxa"/>
            <w:vAlign w:val="top"/>
          </w:tcPr>
          <w:p w14:paraId="060260AC">
            <w:pPr>
              <w:pStyle w:val="478"/>
              <w:keepNext w:val="0"/>
              <w:keepLines w:val="0"/>
              <w:pageBreakBefore w:val="0"/>
              <w:widowControl/>
              <w:kinsoku w:val="0"/>
              <w:wordWrap/>
              <w:overflowPunct/>
              <w:topLinePunct w:val="0"/>
              <w:autoSpaceDE w:val="0"/>
              <w:autoSpaceDN w:val="0"/>
              <w:bidi w:val="0"/>
              <w:adjustRightInd w:val="0"/>
              <w:snapToGrid w:val="0"/>
              <w:spacing w:before="53" w:line="240" w:lineRule="auto"/>
              <w:ind w:left="64"/>
              <w:textAlignment w:val="baseline"/>
              <w:rPr>
                <w:color w:val="auto"/>
                <w:sz w:val="21"/>
                <w:szCs w:val="21"/>
                <w:highlight w:val="none"/>
              </w:rPr>
            </w:pPr>
            <w:r>
              <w:rPr>
                <w:color w:val="auto"/>
                <w:sz w:val="21"/>
                <w:szCs w:val="21"/>
                <w:highlight w:val="none"/>
              </w:rPr>
              <w:t>行政科研楼</w:t>
            </w:r>
            <w:r>
              <w:rPr>
                <w:rFonts w:hint="eastAsia"/>
                <w:color w:val="auto"/>
                <w:sz w:val="21"/>
                <w:szCs w:val="21"/>
                <w:highlight w:val="none"/>
                <w:lang w:val="en-US" w:eastAsia="zh-CN"/>
              </w:rPr>
              <w:t xml:space="preserve"> </w:t>
            </w:r>
            <w:r>
              <w:rPr>
                <w:color w:val="auto"/>
                <w:sz w:val="21"/>
                <w:szCs w:val="21"/>
                <w:highlight w:val="none"/>
              </w:rPr>
              <w:t>1F:行政大厅2张</w:t>
            </w:r>
          </w:p>
        </w:tc>
        <w:tc>
          <w:tcPr>
            <w:tcW w:w="2013" w:type="dxa"/>
            <w:vAlign w:val="top"/>
          </w:tcPr>
          <w:p w14:paraId="226C43D7">
            <w:pPr>
              <w:pStyle w:val="478"/>
              <w:keepNext w:val="0"/>
              <w:keepLines w:val="0"/>
              <w:pageBreakBefore w:val="0"/>
              <w:widowControl/>
              <w:kinsoku w:val="0"/>
              <w:wordWrap/>
              <w:overflowPunct/>
              <w:topLinePunct w:val="0"/>
              <w:autoSpaceDE w:val="0"/>
              <w:autoSpaceDN w:val="0"/>
              <w:bidi w:val="0"/>
              <w:adjustRightInd w:val="0"/>
              <w:snapToGrid w:val="0"/>
              <w:spacing w:before="53" w:line="240" w:lineRule="auto"/>
              <w:ind w:left="64"/>
              <w:textAlignment w:val="baseline"/>
              <w:rPr>
                <w:color w:val="auto"/>
                <w:sz w:val="21"/>
                <w:szCs w:val="21"/>
                <w:highlight w:val="none"/>
              </w:rPr>
            </w:pPr>
          </w:p>
        </w:tc>
        <w:tc>
          <w:tcPr>
            <w:tcW w:w="2228" w:type="dxa"/>
            <w:vAlign w:val="top"/>
          </w:tcPr>
          <w:p w14:paraId="1DAABDD1">
            <w:pPr>
              <w:pStyle w:val="478"/>
              <w:keepNext w:val="0"/>
              <w:keepLines w:val="0"/>
              <w:pageBreakBefore w:val="0"/>
              <w:widowControl/>
              <w:kinsoku w:val="0"/>
              <w:wordWrap/>
              <w:overflowPunct/>
              <w:topLinePunct w:val="0"/>
              <w:autoSpaceDE w:val="0"/>
              <w:autoSpaceDN w:val="0"/>
              <w:bidi w:val="0"/>
              <w:adjustRightInd w:val="0"/>
              <w:snapToGrid w:val="0"/>
              <w:spacing w:before="53" w:line="240" w:lineRule="auto"/>
              <w:ind w:left="64"/>
              <w:textAlignment w:val="baseline"/>
              <w:rPr>
                <w:color w:val="auto"/>
                <w:sz w:val="21"/>
                <w:szCs w:val="21"/>
                <w:highlight w:val="none"/>
              </w:rPr>
            </w:pPr>
          </w:p>
        </w:tc>
      </w:tr>
      <w:tr w14:paraId="56DB33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vAlign w:val="center"/>
          </w:tcPr>
          <w:p w14:paraId="124B131C">
            <w:pPr>
              <w:pStyle w:val="478"/>
              <w:keepNext w:val="0"/>
              <w:keepLines w:val="0"/>
              <w:pageBreakBefore w:val="0"/>
              <w:widowControl/>
              <w:numPr>
                <w:ilvl w:val="0"/>
                <w:numId w:val="13"/>
              </w:numPr>
              <w:kinsoku w:val="0"/>
              <w:wordWrap/>
              <w:overflowPunct/>
              <w:topLinePunct w:val="0"/>
              <w:autoSpaceDE w:val="0"/>
              <w:autoSpaceDN w:val="0"/>
              <w:bidi w:val="0"/>
              <w:adjustRightInd w:val="0"/>
              <w:snapToGrid w:val="0"/>
              <w:spacing w:line="240" w:lineRule="auto"/>
              <w:ind w:left="454" w:leftChars="0" w:hanging="454" w:firstLineChars="0"/>
              <w:jc w:val="center"/>
              <w:textAlignment w:val="baseline"/>
              <w:rPr>
                <w:color w:val="auto"/>
                <w:sz w:val="21"/>
                <w:szCs w:val="21"/>
                <w:highlight w:val="none"/>
              </w:rPr>
            </w:pPr>
          </w:p>
        </w:tc>
        <w:tc>
          <w:tcPr>
            <w:tcW w:w="1714" w:type="dxa"/>
            <w:vAlign w:val="center"/>
          </w:tcPr>
          <w:p w14:paraId="3C1AAC3D">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pacing w:val="4"/>
                <w:sz w:val="21"/>
                <w:szCs w:val="21"/>
                <w:highlight w:val="none"/>
              </w:rPr>
              <w:t>大方几1</w:t>
            </w:r>
          </w:p>
        </w:tc>
        <w:tc>
          <w:tcPr>
            <w:tcW w:w="1080" w:type="dxa"/>
            <w:vAlign w:val="center"/>
          </w:tcPr>
          <w:p w14:paraId="150B26AB">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z w:val="21"/>
                <w:szCs w:val="21"/>
                <w:highlight w:val="none"/>
              </w:rPr>
              <w:t>2</w:t>
            </w:r>
          </w:p>
        </w:tc>
        <w:tc>
          <w:tcPr>
            <w:tcW w:w="960" w:type="dxa"/>
            <w:vAlign w:val="center"/>
          </w:tcPr>
          <w:p w14:paraId="47B5DB8D">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z w:val="21"/>
                <w:szCs w:val="21"/>
                <w:highlight w:val="none"/>
              </w:rPr>
              <w:t>张</w:t>
            </w:r>
          </w:p>
        </w:tc>
        <w:tc>
          <w:tcPr>
            <w:tcW w:w="4838" w:type="dxa"/>
            <w:vAlign w:val="top"/>
          </w:tcPr>
          <w:p w14:paraId="10C3BAC2">
            <w:pPr>
              <w:pStyle w:val="478"/>
              <w:keepNext w:val="0"/>
              <w:keepLines w:val="0"/>
              <w:pageBreakBefore w:val="0"/>
              <w:widowControl/>
              <w:kinsoku w:val="0"/>
              <w:wordWrap/>
              <w:overflowPunct/>
              <w:topLinePunct w:val="0"/>
              <w:autoSpaceDE w:val="0"/>
              <w:autoSpaceDN w:val="0"/>
              <w:bidi w:val="0"/>
              <w:adjustRightInd w:val="0"/>
              <w:snapToGrid w:val="0"/>
              <w:spacing w:before="54" w:line="240" w:lineRule="auto"/>
              <w:ind w:left="64"/>
              <w:textAlignment w:val="baseline"/>
              <w:rPr>
                <w:color w:val="auto"/>
                <w:sz w:val="21"/>
                <w:szCs w:val="21"/>
                <w:highlight w:val="none"/>
              </w:rPr>
            </w:pPr>
            <w:r>
              <w:rPr>
                <w:color w:val="auto"/>
                <w:sz w:val="21"/>
                <w:szCs w:val="21"/>
                <w:highlight w:val="none"/>
              </w:rPr>
              <w:t>行政科研楼</w:t>
            </w:r>
            <w:r>
              <w:rPr>
                <w:rFonts w:hint="eastAsia"/>
                <w:color w:val="auto"/>
                <w:sz w:val="21"/>
                <w:szCs w:val="21"/>
                <w:highlight w:val="none"/>
                <w:lang w:val="en-US" w:eastAsia="zh-CN"/>
              </w:rPr>
              <w:t xml:space="preserve"> </w:t>
            </w:r>
            <w:r>
              <w:rPr>
                <w:color w:val="auto"/>
                <w:sz w:val="21"/>
                <w:szCs w:val="21"/>
                <w:highlight w:val="none"/>
              </w:rPr>
              <w:t>1F:行政大厅2张</w:t>
            </w:r>
          </w:p>
        </w:tc>
        <w:tc>
          <w:tcPr>
            <w:tcW w:w="2013" w:type="dxa"/>
            <w:vAlign w:val="top"/>
          </w:tcPr>
          <w:p w14:paraId="51E966CA">
            <w:pPr>
              <w:pStyle w:val="478"/>
              <w:keepNext w:val="0"/>
              <w:keepLines w:val="0"/>
              <w:pageBreakBefore w:val="0"/>
              <w:widowControl/>
              <w:kinsoku w:val="0"/>
              <w:wordWrap/>
              <w:overflowPunct/>
              <w:topLinePunct w:val="0"/>
              <w:autoSpaceDE w:val="0"/>
              <w:autoSpaceDN w:val="0"/>
              <w:bidi w:val="0"/>
              <w:adjustRightInd w:val="0"/>
              <w:snapToGrid w:val="0"/>
              <w:spacing w:before="54" w:line="240" w:lineRule="auto"/>
              <w:ind w:left="64"/>
              <w:textAlignment w:val="baseline"/>
              <w:rPr>
                <w:color w:val="auto"/>
                <w:sz w:val="21"/>
                <w:szCs w:val="21"/>
                <w:highlight w:val="none"/>
              </w:rPr>
            </w:pPr>
          </w:p>
        </w:tc>
        <w:tc>
          <w:tcPr>
            <w:tcW w:w="2228" w:type="dxa"/>
            <w:vAlign w:val="top"/>
          </w:tcPr>
          <w:p w14:paraId="03952E72">
            <w:pPr>
              <w:pStyle w:val="478"/>
              <w:keepNext w:val="0"/>
              <w:keepLines w:val="0"/>
              <w:pageBreakBefore w:val="0"/>
              <w:widowControl/>
              <w:kinsoku w:val="0"/>
              <w:wordWrap/>
              <w:overflowPunct/>
              <w:topLinePunct w:val="0"/>
              <w:autoSpaceDE w:val="0"/>
              <w:autoSpaceDN w:val="0"/>
              <w:bidi w:val="0"/>
              <w:adjustRightInd w:val="0"/>
              <w:snapToGrid w:val="0"/>
              <w:spacing w:before="54" w:line="240" w:lineRule="auto"/>
              <w:ind w:left="64"/>
              <w:textAlignment w:val="baseline"/>
              <w:rPr>
                <w:color w:val="auto"/>
                <w:sz w:val="21"/>
                <w:szCs w:val="21"/>
                <w:highlight w:val="none"/>
              </w:rPr>
            </w:pPr>
          </w:p>
        </w:tc>
      </w:tr>
      <w:tr w14:paraId="1C5599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vAlign w:val="center"/>
          </w:tcPr>
          <w:p w14:paraId="6C141F46">
            <w:pPr>
              <w:pStyle w:val="478"/>
              <w:keepNext w:val="0"/>
              <w:keepLines w:val="0"/>
              <w:pageBreakBefore w:val="0"/>
              <w:widowControl/>
              <w:numPr>
                <w:ilvl w:val="0"/>
                <w:numId w:val="13"/>
              </w:numPr>
              <w:kinsoku w:val="0"/>
              <w:wordWrap/>
              <w:overflowPunct/>
              <w:topLinePunct w:val="0"/>
              <w:autoSpaceDE w:val="0"/>
              <w:autoSpaceDN w:val="0"/>
              <w:bidi w:val="0"/>
              <w:adjustRightInd w:val="0"/>
              <w:snapToGrid w:val="0"/>
              <w:spacing w:line="240" w:lineRule="auto"/>
              <w:ind w:left="454" w:leftChars="0" w:hanging="454" w:firstLineChars="0"/>
              <w:jc w:val="center"/>
              <w:textAlignment w:val="baseline"/>
              <w:rPr>
                <w:color w:val="auto"/>
                <w:sz w:val="21"/>
                <w:szCs w:val="21"/>
                <w:highlight w:val="none"/>
              </w:rPr>
            </w:pPr>
          </w:p>
        </w:tc>
        <w:tc>
          <w:tcPr>
            <w:tcW w:w="1714" w:type="dxa"/>
            <w:vAlign w:val="center"/>
          </w:tcPr>
          <w:p w14:paraId="5FC57821">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pacing w:val="8"/>
                <w:sz w:val="21"/>
                <w:szCs w:val="21"/>
                <w:highlight w:val="none"/>
              </w:rPr>
              <w:t>边几1</w:t>
            </w:r>
          </w:p>
        </w:tc>
        <w:tc>
          <w:tcPr>
            <w:tcW w:w="1080" w:type="dxa"/>
            <w:vAlign w:val="center"/>
          </w:tcPr>
          <w:p w14:paraId="68A5ECA2">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z w:val="21"/>
                <w:szCs w:val="21"/>
                <w:highlight w:val="none"/>
              </w:rPr>
              <w:t>4</w:t>
            </w:r>
          </w:p>
        </w:tc>
        <w:tc>
          <w:tcPr>
            <w:tcW w:w="960" w:type="dxa"/>
            <w:vAlign w:val="center"/>
          </w:tcPr>
          <w:p w14:paraId="045ECC60">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z w:val="21"/>
                <w:szCs w:val="21"/>
                <w:highlight w:val="none"/>
              </w:rPr>
              <w:t>张</w:t>
            </w:r>
          </w:p>
        </w:tc>
        <w:tc>
          <w:tcPr>
            <w:tcW w:w="4838" w:type="dxa"/>
            <w:vAlign w:val="top"/>
          </w:tcPr>
          <w:p w14:paraId="3561D736">
            <w:pPr>
              <w:pStyle w:val="478"/>
              <w:keepNext w:val="0"/>
              <w:keepLines w:val="0"/>
              <w:pageBreakBefore w:val="0"/>
              <w:widowControl/>
              <w:kinsoku w:val="0"/>
              <w:wordWrap/>
              <w:overflowPunct/>
              <w:topLinePunct w:val="0"/>
              <w:autoSpaceDE w:val="0"/>
              <w:autoSpaceDN w:val="0"/>
              <w:bidi w:val="0"/>
              <w:adjustRightInd w:val="0"/>
              <w:snapToGrid w:val="0"/>
              <w:spacing w:before="54" w:line="240" w:lineRule="auto"/>
              <w:ind w:left="64"/>
              <w:textAlignment w:val="baseline"/>
              <w:rPr>
                <w:color w:val="auto"/>
                <w:sz w:val="21"/>
                <w:szCs w:val="21"/>
                <w:highlight w:val="none"/>
              </w:rPr>
            </w:pPr>
            <w:r>
              <w:rPr>
                <w:color w:val="auto"/>
                <w:sz w:val="21"/>
                <w:szCs w:val="21"/>
                <w:highlight w:val="none"/>
              </w:rPr>
              <w:t>行政科研楼</w:t>
            </w:r>
            <w:r>
              <w:rPr>
                <w:rFonts w:hint="eastAsia"/>
                <w:color w:val="auto"/>
                <w:sz w:val="21"/>
                <w:szCs w:val="21"/>
                <w:highlight w:val="none"/>
                <w:lang w:val="en-US" w:eastAsia="zh-CN"/>
              </w:rPr>
              <w:t xml:space="preserve"> </w:t>
            </w:r>
            <w:r>
              <w:rPr>
                <w:color w:val="auto"/>
                <w:sz w:val="21"/>
                <w:szCs w:val="21"/>
                <w:highlight w:val="none"/>
              </w:rPr>
              <w:t>1F:行政大厅4张</w:t>
            </w:r>
          </w:p>
        </w:tc>
        <w:tc>
          <w:tcPr>
            <w:tcW w:w="2013" w:type="dxa"/>
            <w:vAlign w:val="top"/>
          </w:tcPr>
          <w:p w14:paraId="2836C97C">
            <w:pPr>
              <w:pStyle w:val="478"/>
              <w:keepNext w:val="0"/>
              <w:keepLines w:val="0"/>
              <w:pageBreakBefore w:val="0"/>
              <w:widowControl/>
              <w:kinsoku w:val="0"/>
              <w:wordWrap/>
              <w:overflowPunct/>
              <w:topLinePunct w:val="0"/>
              <w:autoSpaceDE w:val="0"/>
              <w:autoSpaceDN w:val="0"/>
              <w:bidi w:val="0"/>
              <w:adjustRightInd w:val="0"/>
              <w:snapToGrid w:val="0"/>
              <w:spacing w:before="54" w:line="240" w:lineRule="auto"/>
              <w:ind w:left="64"/>
              <w:textAlignment w:val="baseline"/>
              <w:rPr>
                <w:color w:val="auto"/>
                <w:sz w:val="21"/>
                <w:szCs w:val="21"/>
                <w:highlight w:val="none"/>
              </w:rPr>
            </w:pPr>
          </w:p>
        </w:tc>
        <w:tc>
          <w:tcPr>
            <w:tcW w:w="2228" w:type="dxa"/>
            <w:vAlign w:val="top"/>
          </w:tcPr>
          <w:p w14:paraId="032BE7F1">
            <w:pPr>
              <w:pStyle w:val="478"/>
              <w:keepNext w:val="0"/>
              <w:keepLines w:val="0"/>
              <w:pageBreakBefore w:val="0"/>
              <w:widowControl/>
              <w:kinsoku w:val="0"/>
              <w:wordWrap/>
              <w:overflowPunct/>
              <w:topLinePunct w:val="0"/>
              <w:autoSpaceDE w:val="0"/>
              <w:autoSpaceDN w:val="0"/>
              <w:bidi w:val="0"/>
              <w:adjustRightInd w:val="0"/>
              <w:snapToGrid w:val="0"/>
              <w:spacing w:before="54" w:line="240" w:lineRule="auto"/>
              <w:ind w:left="64"/>
              <w:textAlignment w:val="baseline"/>
              <w:rPr>
                <w:color w:val="auto"/>
                <w:sz w:val="21"/>
                <w:szCs w:val="21"/>
                <w:highlight w:val="none"/>
              </w:rPr>
            </w:pPr>
          </w:p>
        </w:tc>
      </w:tr>
      <w:tr w14:paraId="009716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vAlign w:val="center"/>
          </w:tcPr>
          <w:p w14:paraId="6CBF8914">
            <w:pPr>
              <w:pStyle w:val="478"/>
              <w:keepNext w:val="0"/>
              <w:keepLines w:val="0"/>
              <w:pageBreakBefore w:val="0"/>
              <w:widowControl/>
              <w:numPr>
                <w:ilvl w:val="0"/>
                <w:numId w:val="13"/>
              </w:numPr>
              <w:kinsoku w:val="0"/>
              <w:wordWrap/>
              <w:overflowPunct/>
              <w:topLinePunct w:val="0"/>
              <w:autoSpaceDE w:val="0"/>
              <w:autoSpaceDN w:val="0"/>
              <w:bidi w:val="0"/>
              <w:adjustRightInd w:val="0"/>
              <w:snapToGrid w:val="0"/>
              <w:spacing w:line="240" w:lineRule="auto"/>
              <w:ind w:left="454" w:leftChars="0" w:hanging="454" w:firstLineChars="0"/>
              <w:jc w:val="center"/>
              <w:textAlignment w:val="baseline"/>
              <w:rPr>
                <w:color w:val="auto"/>
                <w:sz w:val="21"/>
                <w:szCs w:val="21"/>
                <w:highlight w:val="none"/>
              </w:rPr>
            </w:pPr>
          </w:p>
        </w:tc>
        <w:tc>
          <w:tcPr>
            <w:tcW w:w="1714" w:type="dxa"/>
            <w:vAlign w:val="center"/>
          </w:tcPr>
          <w:p w14:paraId="264B253A">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leftChars="0"/>
              <w:jc w:val="center"/>
              <w:textAlignment w:val="baseline"/>
              <w:rPr>
                <w:color w:val="auto"/>
                <w:sz w:val="21"/>
                <w:szCs w:val="21"/>
                <w:highlight w:val="none"/>
              </w:rPr>
            </w:pPr>
            <w:r>
              <w:rPr>
                <w:color w:val="auto"/>
                <w:spacing w:val="2"/>
                <w:sz w:val="21"/>
                <w:szCs w:val="21"/>
                <w:highlight w:val="none"/>
              </w:rPr>
              <w:t>新中式沙发1</w:t>
            </w:r>
          </w:p>
        </w:tc>
        <w:tc>
          <w:tcPr>
            <w:tcW w:w="1080" w:type="dxa"/>
            <w:vAlign w:val="center"/>
          </w:tcPr>
          <w:p w14:paraId="64BCCE27">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leftChars="0"/>
              <w:jc w:val="center"/>
              <w:textAlignment w:val="baseline"/>
              <w:rPr>
                <w:color w:val="auto"/>
                <w:sz w:val="21"/>
                <w:szCs w:val="21"/>
                <w:highlight w:val="none"/>
              </w:rPr>
            </w:pPr>
            <w:r>
              <w:rPr>
                <w:color w:val="auto"/>
                <w:spacing w:val="-6"/>
                <w:sz w:val="21"/>
                <w:szCs w:val="21"/>
                <w:highlight w:val="none"/>
              </w:rPr>
              <w:t>16</w:t>
            </w:r>
          </w:p>
        </w:tc>
        <w:tc>
          <w:tcPr>
            <w:tcW w:w="960" w:type="dxa"/>
            <w:vAlign w:val="center"/>
          </w:tcPr>
          <w:p w14:paraId="55689E3D">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leftChars="0"/>
              <w:jc w:val="center"/>
              <w:textAlignment w:val="baseline"/>
              <w:rPr>
                <w:color w:val="auto"/>
                <w:sz w:val="21"/>
                <w:szCs w:val="21"/>
                <w:highlight w:val="none"/>
              </w:rPr>
            </w:pPr>
            <w:r>
              <w:rPr>
                <w:color w:val="auto"/>
                <w:sz w:val="21"/>
                <w:szCs w:val="21"/>
                <w:highlight w:val="none"/>
              </w:rPr>
              <w:t>张</w:t>
            </w:r>
          </w:p>
        </w:tc>
        <w:tc>
          <w:tcPr>
            <w:tcW w:w="4838" w:type="dxa"/>
            <w:vAlign w:val="top"/>
          </w:tcPr>
          <w:p w14:paraId="72F00BC1">
            <w:pPr>
              <w:pStyle w:val="478"/>
              <w:keepNext w:val="0"/>
              <w:keepLines w:val="0"/>
              <w:pageBreakBefore w:val="0"/>
              <w:widowControl/>
              <w:kinsoku w:val="0"/>
              <w:wordWrap/>
              <w:overflowPunct/>
              <w:topLinePunct w:val="0"/>
              <w:autoSpaceDE w:val="0"/>
              <w:autoSpaceDN w:val="0"/>
              <w:bidi w:val="0"/>
              <w:adjustRightInd w:val="0"/>
              <w:snapToGrid w:val="0"/>
              <w:spacing w:before="53" w:line="240" w:lineRule="auto"/>
              <w:ind w:left="64" w:right="2299"/>
              <w:textAlignment w:val="baseline"/>
              <w:rPr>
                <w:color w:val="auto"/>
                <w:sz w:val="21"/>
                <w:szCs w:val="21"/>
                <w:highlight w:val="none"/>
              </w:rPr>
            </w:pPr>
            <w:r>
              <w:rPr>
                <w:color w:val="auto"/>
                <w:spacing w:val="7"/>
                <w:sz w:val="21"/>
                <w:szCs w:val="21"/>
                <w:highlight w:val="none"/>
              </w:rPr>
              <w:t>行政科研楼门厅休息区2张、</w:t>
            </w:r>
            <w:r>
              <w:rPr>
                <w:color w:val="auto"/>
                <w:spacing w:val="8"/>
                <w:sz w:val="21"/>
                <w:szCs w:val="21"/>
                <w:highlight w:val="none"/>
              </w:rPr>
              <w:t xml:space="preserve"> </w:t>
            </w:r>
            <w:r>
              <w:rPr>
                <w:color w:val="auto"/>
                <w:spacing w:val="9"/>
                <w:sz w:val="21"/>
                <w:szCs w:val="21"/>
                <w:highlight w:val="none"/>
              </w:rPr>
              <w:t>医生共享休息区2张、</w:t>
            </w:r>
          </w:p>
          <w:p w14:paraId="5770124D">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64"/>
              <w:textAlignment w:val="baseline"/>
              <w:rPr>
                <w:color w:val="auto"/>
                <w:sz w:val="21"/>
                <w:szCs w:val="21"/>
                <w:highlight w:val="none"/>
              </w:rPr>
            </w:pPr>
            <w:r>
              <w:rPr>
                <w:color w:val="auto"/>
                <w:spacing w:val="-1"/>
                <w:sz w:val="21"/>
                <w:szCs w:val="21"/>
                <w:highlight w:val="none"/>
              </w:rPr>
              <w:t>会议中心</w:t>
            </w:r>
            <w:r>
              <w:rPr>
                <w:rFonts w:hint="eastAsia"/>
                <w:color w:val="auto"/>
                <w:spacing w:val="-1"/>
                <w:sz w:val="21"/>
                <w:szCs w:val="21"/>
                <w:highlight w:val="none"/>
                <w:lang w:val="en-US" w:eastAsia="zh-CN"/>
              </w:rPr>
              <w:t xml:space="preserve"> </w:t>
            </w:r>
            <w:r>
              <w:rPr>
                <w:color w:val="auto"/>
                <w:spacing w:val="-1"/>
                <w:sz w:val="21"/>
                <w:szCs w:val="21"/>
                <w:highlight w:val="none"/>
              </w:rPr>
              <w:t>2-3F:30人休息厅(2间)12张</w:t>
            </w:r>
          </w:p>
        </w:tc>
        <w:tc>
          <w:tcPr>
            <w:tcW w:w="2013" w:type="dxa"/>
            <w:vAlign w:val="top"/>
          </w:tcPr>
          <w:p w14:paraId="5AE6A738">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64"/>
              <w:textAlignment w:val="baseline"/>
              <w:rPr>
                <w:color w:val="auto"/>
                <w:spacing w:val="-1"/>
                <w:sz w:val="21"/>
                <w:szCs w:val="21"/>
                <w:highlight w:val="none"/>
              </w:rPr>
            </w:pPr>
          </w:p>
        </w:tc>
        <w:tc>
          <w:tcPr>
            <w:tcW w:w="2228" w:type="dxa"/>
            <w:vAlign w:val="top"/>
          </w:tcPr>
          <w:p w14:paraId="5EF4A767">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64"/>
              <w:textAlignment w:val="baseline"/>
              <w:rPr>
                <w:color w:val="auto"/>
                <w:spacing w:val="-1"/>
                <w:sz w:val="21"/>
                <w:szCs w:val="21"/>
                <w:highlight w:val="none"/>
              </w:rPr>
            </w:pPr>
          </w:p>
        </w:tc>
      </w:tr>
      <w:tr w14:paraId="6CA99C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vAlign w:val="center"/>
          </w:tcPr>
          <w:p w14:paraId="1700C649">
            <w:pPr>
              <w:pStyle w:val="478"/>
              <w:keepNext w:val="0"/>
              <w:keepLines w:val="0"/>
              <w:pageBreakBefore w:val="0"/>
              <w:widowControl/>
              <w:numPr>
                <w:ilvl w:val="0"/>
                <w:numId w:val="13"/>
              </w:numPr>
              <w:kinsoku w:val="0"/>
              <w:wordWrap/>
              <w:overflowPunct/>
              <w:topLinePunct w:val="0"/>
              <w:autoSpaceDE w:val="0"/>
              <w:autoSpaceDN w:val="0"/>
              <w:bidi w:val="0"/>
              <w:adjustRightInd w:val="0"/>
              <w:snapToGrid w:val="0"/>
              <w:spacing w:line="240" w:lineRule="auto"/>
              <w:ind w:left="454" w:leftChars="0" w:hanging="454" w:firstLineChars="0"/>
              <w:jc w:val="center"/>
              <w:textAlignment w:val="baseline"/>
              <w:rPr>
                <w:color w:val="auto"/>
                <w:sz w:val="21"/>
                <w:szCs w:val="21"/>
                <w:highlight w:val="none"/>
              </w:rPr>
            </w:pPr>
          </w:p>
        </w:tc>
        <w:tc>
          <w:tcPr>
            <w:tcW w:w="1714" w:type="dxa"/>
            <w:vAlign w:val="center"/>
          </w:tcPr>
          <w:p w14:paraId="6AE25AB1">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leftChars="0"/>
              <w:jc w:val="center"/>
              <w:textAlignment w:val="baseline"/>
              <w:rPr>
                <w:color w:val="auto"/>
                <w:sz w:val="21"/>
                <w:szCs w:val="21"/>
                <w:highlight w:val="none"/>
              </w:rPr>
            </w:pPr>
            <w:r>
              <w:rPr>
                <w:color w:val="auto"/>
                <w:spacing w:val="-2"/>
                <w:sz w:val="21"/>
                <w:szCs w:val="21"/>
                <w:highlight w:val="none"/>
              </w:rPr>
              <w:t>新中式沙发2</w:t>
            </w:r>
          </w:p>
        </w:tc>
        <w:tc>
          <w:tcPr>
            <w:tcW w:w="1080" w:type="dxa"/>
            <w:vAlign w:val="center"/>
          </w:tcPr>
          <w:p w14:paraId="7BAB6390">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leftChars="0"/>
              <w:jc w:val="center"/>
              <w:textAlignment w:val="baseline"/>
              <w:rPr>
                <w:color w:val="auto"/>
                <w:sz w:val="21"/>
                <w:szCs w:val="21"/>
                <w:highlight w:val="none"/>
              </w:rPr>
            </w:pPr>
            <w:r>
              <w:rPr>
                <w:color w:val="auto"/>
                <w:spacing w:val="-2"/>
                <w:sz w:val="21"/>
                <w:szCs w:val="21"/>
                <w:highlight w:val="none"/>
              </w:rPr>
              <w:t>40</w:t>
            </w:r>
          </w:p>
        </w:tc>
        <w:tc>
          <w:tcPr>
            <w:tcW w:w="960" w:type="dxa"/>
            <w:vAlign w:val="center"/>
          </w:tcPr>
          <w:p w14:paraId="32439155">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leftChars="0"/>
              <w:jc w:val="center"/>
              <w:textAlignment w:val="baseline"/>
              <w:rPr>
                <w:color w:val="auto"/>
                <w:sz w:val="21"/>
                <w:szCs w:val="21"/>
                <w:highlight w:val="none"/>
              </w:rPr>
            </w:pPr>
            <w:r>
              <w:rPr>
                <w:color w:val="auto"/>
                <w:sz w:val="21"/>
                <w:szCs w:val="21"/>
                <w:highlight w:val="none"/>
              </w:rPr>
              <w:t>张</w:t>
            </w:r>
          </w:p>
        </w:tc>
        <w:tc>
          <w:tcPr>
            <w:tcW w:w="4838" w:type="dxa"/>
            <w:vAlign w:val="top"/>
          </w:tcPr>
          <w:p w14:paraId="2B4A6858">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0"/>
              <w:textAlignment w:val="baseline"/>
              <w:rPr>
                <w:color w:val="auto"/>
                <w:sz w:val="21"/>
                <w:szCs w:val="21"/>
                <w:highlight w:val="none"/>
              </w:rPr>
            </w:pPr>
            <w:r>
              <w:rPr>
                <w:color w:val="auto"/>
                <w:spacing w:val="7"/>
                <w:sz w:val="21"/>
                <w:szCs w:val="21"/>
                <w:highlight w:val="none"/>
              </w:rPr>
              <w:t>行政科研楼门厅休息区8张、</w:t>
            </w:r>
          </w:p>
          <w:p w14:paraId="5DD1AC92">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0"/>
              <w:textAlignment w:val="baseline"/>
              <w:rPr>
                <w:color w:val="auto"/>
                <w:sz w:val="21"/>
                <w:szCs w:val="21"/>
                <w:highlight w:val="none"/>
              </w:rPr>
            </w:pPr>
            <w:r>
              <w:rPr>
                <w:color w:val="auto"/>
                <w:spacing w:val="9"/>
                <w:sz w:val="21"/>
                <w:szCs w:val="21"/>
                <w:highlight w:val="none"/>
              </w:rPr>
              <w:t>医生共享休息区8张、</w:t>
            </w:r>
          </w:p>
          <w:p w14:paraId="242D130E">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0"/>
              <w:textAlignment w:val="baseline"/>
              <w:rPr>
                <w:color w:val="auto"/>
                <w:sz w:val="21"/>
                <w:szCs w:val="21"/>
                <w:highlight w:val="none"/>
              </w:rPr>
            </w:pPr>
            <w:r>
              <w:rPr>
                <w:color w:val="auto"/>
                <w:spacing w:val="-1"/>
                <w:sz w:val="21"/>
                <w:szCs w:val="21"/>
                <w:highlight w:val="none"/>
              </w:rPr>
              <w:t>会议中心</w:t>
            </w:r>
            <w:r>
              <w:rPr>
                <w:rFonts w:hint="eastAsia"/>
                <w:color w:val="auto"/>
                <w:spacing w:val="-1"/>
                <w:sz w:val="21"/>
                <w:szCs w:val="21"/>
                <w:highlight w:val="none"/>
                <w:lang w:val="en-US" w:eastAsia="zh-CN"/>
              </w:rPr>
              <w:t xml:space="preserve"> </w:t>
            </w:r>
            <w:r>
              <w:rPr>
                <w:color w:val="auto"/>
                <w:spacing w:val="-1"/>
                <w:sz w:val="21"/>
                <w:szCs w:val="21"/>
                <w:highlight w:val="none"/>
              </w:rPr>
              <w:t>2-3F:30人休息厅(2间)24张</w:t>
            </w:r>
          </w:p>
        </w:tc>
        <w:tc>
          <w:tcPr>
            <w:tcW w:w="2013" w:type="dxa"/>
            <w:vAlign w:val="top"/>
          </w:tcPr>
          <w:p w14:paraId="38EAB19E">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0"/>
              <w:textAlignment w:val="baseline"/>
              <w:rPr>
                <w:color w:val="auto"/>
                <w:spacing w:val="-1"/>
                <w:sz w:val="21"/>
                <w:szCs w:val="21"/>
                <w:highlight w:val="none"/>
              </w:rPr>
            </w:pPr>
          </w:p>
        </w:tc>
        <w:tc>
          <w:tcPr>
            <w:tcW w:w="2228" w:type="dxa"/>
            <w:vAlign w:val="top"/>
          </w:tcPr>
          <w:p w14:paraId="3D548ED5">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0"/>
              <w:textAlignment w:val="baseline"/>
              <w:rPr>
                <w:color w:val="auto"/>
                <w:spacing w:val="-1"/>
                <w:sz w:val="21"/>
                <w:szCs w:val="21"/>
                <w:highlight w:val="none"/>
              </w:rPr>
            </w:pPr>
          </w:p>
        </w:tc>
      </w:tr>
      <w:tr w14:paraId="51CD0D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vAlign w:val="center"/>
          </w:tcPr>
          <w:p w14:paraId="2AAB9736">
            <w:pPr>
              <w:pStyle w:val="478"/>
              <w:keepNext w:val="0"/>
              <w:keepLines w:val="0"/>
              <w:pageBreakBefore w:val="0"/>
              <w:widowControl/>
              <w:numPr>
                <w:ilvl w:val="0"/>
                <w:numId w:val="13"/>
              </w:numPr>
              <w:kinsoku w:val="0"/>
              <w:wordWrap/>
              <w:overflowPunct/>
              <w:topLinePunct w:val="0"/>
              <w:autoSpaceDE w:val="0"/>
              <w:autoSpaceDN w:val="0"/>
              <w:bidi w:val="0"/>
              <w:adjustRightInd w:val="0"/>
              <w:snapToGrid w:val="0"/>
              <w:spacing w:line="240" w:lineRule="auto"/>
              <w:ind w:left="454" w:leftChars="0" w:hanging="454" w:firstLineChars="0"/>
              <w:jc w:val="center"/>
              <w:textAlignment w:val="baseline"/>
              <w:rPr>
                <w:color w:val="auto"/>
                <w:sz w:val="21"/>
                <w:szCs w:val="21"/>
                <w:highlight w:val="none"/>
              </w:rPr>
            </w:pPr>
          </w:p>
        </w:tc>
        <w:tc>
          <w:tcPr>
            <w:tcW w:w="1714" w:type="dxa"/>
            <w:vAlign w:val="center"/>
          </w:tcPr>
          <w:p w14:paraId="223FB929">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leftChars="0"/>
              <w:jc w:val="center"/>
              <w:textAlignment w:val="baseline"/>
              <w:rPr>
                <w:color w:val="auto"/>
                <w:sz w:val="21"/>
                <w:szCs w:val="21"/>
                <w:highlight w:val="none"/>
              </w:rPr>
            </w:pPr>
            <w:r>
              <w:rPr>
                <w:color w:val="auto"/>
                <w:spacing w:val="-2"/>
                <w:sz w:val="21"/>
                <w:szCs w:val="21"/>
                <w:highlight w:val="none"/>
              </w:rPr>
              <w:t>新中式茶几</w:t>
            </w:r>
          </w:p>
        </w:tc>
        <w:tc>
          <w:tcPr>
            <w:tcW w:w="1080" w:type="dxa"/>
            <w:vAlign w:val="center"/>
          </w:tcPr>
          <w:p w14:paraId="38EE48E4">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leftChars="0"/>
              <w:jc w:val="center"/>
              <w:textAlignment w:val="baseline"/>
              <w:rPr>
                <w:color w:val="auto"/>
                <w:sz w:val="21"/>
                <w:szCs w:val="21"/>
                <w:highlight w:val="none"/>
              </w:rPr>
            </w:pPr>
            <w:r>
              <w:rPr>
                <w:color w:val="auto"/>
                <w:spacing w:val="-6"/>
                <w:sz w:val="21"/>
                <w:szCs w:val="21"/>
                <w:highlight w:val="none"/>
              </w:rPr>
              <w:t>14</w:t>
            </w:r>
          </w:p>
        </w:tc>
        <w:tc>
          <w:tcPr>
            <w:tcW w:w="960" w:type="dxa"/>
            <w:vAlign w:val="center"/>
          </w:tcPr>
          <w:p w14:paraId="44296552">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leftChars="0"/>
              <w:jc w:val="center"/>
              <w:textAlignment w:val="baseline"/>
              <w:rPr>
                <w:color w:val="auto"/>
                <w:sz w:val="21"/>
                <w:szCs w:val="21"/>
                <w:highlight w:val="none"/>
              </w:rPr>
            </w:pPr>
            <w:r>
              <w:rPr>
                <w:color w:val="auto"/>
                <w:sz w:val="21"/>
                <w:szCs w:val="21"/>
                <w:highlight w:val="none"/>
              </w:rPr>
              <w:t>张</w:t>
            </w:r>
          </w:p>
        </w:tc>
        <w:tc>
          <w:tcPr>
            <w:tcW w:w="4838" w:type="dxa"/>
            <w:vAlign w:val="top"/>
          </w:tcPr>
          <w:p w14:paraId="0DD95021">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0"/>
              <w:textAlignment w:val="baseline"/>
              <w:rPr>
                <w:color w:val="auto"/>
                <w:sz w:val="21"/>
                <w:szCs w:val="21"/>
                <w:highlight w:val="none"/>
              </w:rPr>
            </w:pPr>
            <w:r>
              <w:rPr>
                <w:color w:val="auto"/>
                <w:spacing w:val="7"/>
                <w:sz w:val="21"/>
                <w:szCs w:val="21"/>
                <w:highlight w:val="none"/>
              </w:rPr>
              <w:t>行政科研楼门厅休息区8张、</w:t>
            </w:r>
            <w:r>
              <w:rPr>
                <w:color w:val="auto"/>
                <w:spacing w:val="8"/>
                <w:sz w:val="21"/>
                <w:szCs w:val="21"/>
                <w:highlight w:val="none"/>
              </w:rPr>
              <w:t xml:space="preserve"> </w:t>
            </w:r>
            <w:r>
              <w:rPr>
                <w:color w:val="auto"/>
                <w:spacing w:val="9"/>
                <w:sz w:val="21"/>
                <w:szCs w:val="21"/>
                <w:highlight w:val="none"/>
              </w:rPr>
              <w:t>医生共享休息区8张、</w:t>
            </w:r>
          </w:p>
          <w:p w14:paraId="5193C473">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0"/>
              <w:textAlignment w:val="baseline"/>
              <w:rPr>
                <w:color w:val="auto"/>
                <w:sz w:val="21"/>
                <w:szCs w:val="21"/>
                <w:highlight w:val="none"/>
              </w:rPr>
            </w:pPr>
            <w:r>
              <w:rPr>
                <w:color w:val="auto"/>
                <w:spacing w:val="-1"/>
                <w:sz w:val="21"/>
                <w:szCs w:val="21"/>
                <w:highlight w:val="none"/>
              </w:rPr>
              <w:t>会议中心</w:t>
            </w:r>
            <w:r>
              <w:rPr>
                <w:rFonts w:hint="eastAsia"/>
                <w:color w:val="auto"/>
                <w:spacing w:val="-1"/>
                <w:sz w:val="21"/>
                <w:szCs w:val="21"/>
                <w:highlight w:val="none"/>
                <w:lang w:val="en-US" w:eastAsia="zh-CN"/>
              </w:rPr>
              <w:t xml:space="preserve"> </w:t>
            </w:r>
            <w:r>
              <w:rPr>
                <w:color w:val="auto"/>
                <w:spacing w:val="-1"/>
                <w:sz w:val="21"/>
                <w:szCs w:val="21"/>
                <w:highlight w:val="none"/>
              </w:rPr>
              <w:t>2-3F:30人休息厅(2间)12张</w:t>
            </w:r>
            <w:r>
              <w:rPr>
                <w:color w:val="auto"/>
                <w:spacing w:val="13"/>
                <w:sz w:val="21"/>
                <w:szCs w:val="21"/>
                <w:highlight w:val="none"/>
              </w:rPr>
              <w:t xml:space="preserve"> </w:t>
            </w:r>
            <w:r>
              <w:rPr>
                <w:color w:val="auto"/>
                <w:sz w:val="21"/>
                <w:szCs w:val="21"/>
                <w:highlight w:val="none"/>
              </w:rPr>
              <w:t>行政科研楼</w:t>
            </w:r>
            <w:r>
              <w:rPr>
                <w:rFonts w:hint="eastAsia"/>
                <w:color w:val="auto"/>
                <w:sz w:val="21"/>
                <w:szCs w:val="21"/>
                <w:highlight w:val="none"/>
                <w:lang w:val="en-US" w:eastAsia="zh-CN"/>
              </w:rPr>
              <w:t xml:space="preserve"> </w:t>
            </w:r>
            <w:r>
              <w:rPr>
                <w:color w:val="auto"/>
                <w:sz w:val="21"/>
                <w:szCs w:val="21"/>
                <w:highlight w:val="none"/>
              </w:rPr>
              <w:t>2F:休息区2张</w:t>
            </w:r>
          </w:p>
        </w:tc>
        <w:tc>
          <w:tcPr>
            <w:tcW w:w="2013" w:type="dxa"/>
            <w:vAlign w:val="top"/>
          </w:tcPr>
          <w:p w14:paraId="2A5B5A40">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0"/>
              <w:textAlignment w:val="baseline"/>
              <w:rPr>
                <w:color w:val="auto"/>
                <w:spacing w:val="-1"/>
                <w:sz w:val="21"/>
                <w:szCs w:val="21"/>
                <w:highlight w:val="none"/>
              </w:rPr>
            </w:pPr>
          </w:p>
        </w:tc>
        <w:tc>
          <w:tcPr>
            <w:tcW w:w="2228" w:type="dxa"/>
            <w:vAlign w:val="top"/>
          </w:tcPr>
          <w:p w14:paraId="55891E0B">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0"/>
              <w:textAlignment w:val="baseline"/>
              <w:rPr>
                <w:color w:val="auto"/>
                <w:spacing w:val="-1"/>
                <w:sz w:val="21"/>
                <w:szCs w:val="21"/>
                <w:highlight w:val="none"/>
              </w:rPr>
            </w:pPr>
          </w:p>
        </w:tc>
      </w:tr>
      <w:tr w14:paraId="4B7956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vAlign w:val="center"/>
          </w:tcPr>
          <w:p w14:paraId="6108B51F">
            <w:pPr>
              <w:pStyle w:val="478"/>
              <w:keepNext w:val="0"/>
              <w:keepLines w:val="0"/>
              <w:pageBreakBefore w:val="0"/>
              <w:widowControl/>
              <w:numPr>
                <w:ilvl w:val="0"/>
                <w:numId w:val="13"/>
              </w:numPr>
              <w:kinsoku w:val="0"/>
              <w:wordWrap/>
              <w:overflowPunct/>
              <w:topLinePunct w:val="0"/>
              <w:autoSpaceDE w:val="0"/>
              <w:autoSpaceDN w:val="0"/>
              <w:bidi w:val="0"/>
              <w:adjustRightInd w:val="0"/>
              <w:snapToGrid w:val="0"/>
              <w:spacing w:line="240" w:lineRule="auto"/>
              <w:ind w:left="454" w:leftChars="0" w:hanging="454" w:firstLineChars="0"/>
              <w:jc w:val="center"/>
              <w:textAlignment w:val="baseline"/>
              <w:rPr>
                <w:color w:val="auto"/>
                <w:sz w:val="21"/>
                <w:szCs w:val="21"/>
                <w:highlight w:val="none"/>
              </w:rPr>
            </w:pPr>
          </w:p>
        </w:tc>
        <w:tc>
          <w:tcPr>
            <w:tcW w:w="1714" w:type="dxa"/>
            <w:vAlign w:val="center"/>
          </w:tcPr>
          <w:p w14:paraId="7C5B9EC1">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leftChars="0"/>
              <w:jc w:val="center"/>
              <w:textAlignment w:val="baseline"/>
              <w:rPr>
                <w:color w:val="auto"/>
                <w:sz w:val="21"/>
                <w:szCs w:val="21"/>
                <w:highlight w:val="none"/>
              </w:rPr>
            </w:pPr>
            <w:r>
              <w:rPr>
                <w:color w:val="auto"/>
                <w:spacing w:val="-2"/>
                <w:sz w:val="21"/>
                <w:szCs w:val="21"/>
                <w:highlight w:val="none"/>
              </w:rPr>
              <w:t>新中式边几</w:t>
            </w:r>
          </w:p>
        </w:tc>
        <w:tc>
          <w:tcPr>
            <w:tcW w:w="1080" w:type="dxa"/>
            <w:vAlign w:val="center"/>
          </w:tcPr>
          <w:p w14:paraId="665287BD">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leftChars="0"/>
              <w:jc w:val="center"/>
              <w:textAlignment w:val="baseline"/>
              <w:rPr>
                <w:color w:val="auto"/>
                <w:sz w:val="21"/>
                <w:szCs w:val="21"/>
                <w:highlight w:val="none"/>
              </w:rPr>
            </w:pPr>
            <w:r>
              <w:rPr>
                <w:color w:val="auto"/>
                <w:spacing w:val="-3"/>
                <w:position w:val="-2"/>
                <w:sz w:val="21"/>
                <w:szCs w:val="21"/>
                <w:highlight w:val="none"/>
              </w:rPr>
              <w:t>24</w:t>
            </w:r>
          </w:p>
        </w:tc>
        <w:tc>
          <w:tcPr>
            <w:tcW w:w="960" w:type="dxa"/>
            <w:vAlign w:val="center"/>
          </w:tcPr>
          <w:p w14:paraId="5036EE9B">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leftChars="0"/>
              <w:jc w:val="center"/>
              <w:textAlignment w:val="baseline"/>
              <w:rPr>
                <w:color w:val="auto"/>
                <w:sz w:val="21"/>
                <w:szCs w:val="21"/>
                <w:highlight w:val="none"/>
              </w:rPr>
            </w:pPr>
            <w:r>
              <w:rPr>
                <w:color w:val="auto"/>
                <w:sz w:val="21"/>
                <w:szCs w:val="21"/>
                <w:highlight w:val="none"/>
              </w:rPr>
              <w:t>张</w:t>
            </w:r>
          </w:p>
        </w:tc>
        <w:tc>
          <w:tcPr>
            <w:tcW w:w="4838" w:type="dxa"/>
            <w:vAlign w:val="top"/>
          </w:tcPr>
          <w:p w14:paraId="38329D8C">
            <w:pPr>
              <w:pStyle w:val="478"/>
              <w:keepNext w:val="0"/>
              <w:keepLines w:val="0"/>
              <w:pageBreakBefore w:val="0"/>
              <w:widowControl/>
              <w:kinsoku w:val="0"/>
              <w:wordWrap/>
              <w:overflowPunct/>
              <w:topLinePunct w:val="0"/>
              <w:autoSpaceDE w:val="0"/>
              <w:autoSpaceDN w:val="0"/>
              <w:bidi w:val="0"/>
              <w:adjustRightInd w:val="0"/>
              <w:snapToGrid w:val="0"/>
              <w:spacing w:before="47" w:line="240" w:lineRule="auto"/>
              <w:ind w:left="64"/>
              <w:textAlignment w:val="baseline"/>
              <w:rPr>
                <w:color w:val="auto"/>
                <w:sz w:val="21"/>
                <w:szCs w:val="21"/>
                <w:highlight w:val="none"/>
              </w:rPr>
            </w:pPr>
            <w:r>
              <w:rPr>
                <w:color w:val="auto"/>
                <w:spacing w:val="2"/>
                <w:sz w:val="21"/>
                <w:szCs w:val="21"/>
                <w:highlight w:val="none"/>
              </w:rPr>
              <w:t>休息厅30人间*2间</w:t>
            </w:r>
          </w:p>
        </w:tc>
        <w:tc>
          <w:tcPr>
            <w:tcW w:w="2013" w:type="dxa"/>
            <w:vAlign w:val="top"/>
          </w:tcPr>
          <w:p w14:paraId="60E956BE">
            <w:pPr>
              <w:pStyle w:val="478"/>
              <w:keepNext w:val="0"/>
              <w:keepLines w:val="0"/>
              <w:pageBreakBefore w:val="0"/>
              <w:widowControl/>
              <w:kinsoku w:val="0"/>
              <w:wordWrap/>
              <w:overflowPunct/>
              <w:topLinePunct w:val="0"/>
              <w:autoSpaceDE w:val="0"/>
              <w:autoSpaceDN w:val="0"/>
              <w:bidi w:val="0"/>
              <w:adjustRightInd w:val="0"/>
              <w:snapToGrid w:val="0"/>
              <w:spacing w:before="47" w:line="240" w:lineRule="auto"/>
              <w:ind w:left="64"/>
              <w:textAlignment w:val="baseline"/>
              <w:rPr>
                <w:color w:val="auto"/>
                <w:spacing w:val="2"/>
                <w:sz w:val="21"/>
                <w:szCs w:val="21"/>
                <w:highlight w:val="none"/>
              </w:rPr>
            </w:pPr>
          </w:p>
        </w:tc>
        <w:tc>
          <w:tcPr>
            <w:tcW w:w="2228" w:type="dxa"/>
            <w:vAlign w:val="top"/>
          </w:tcPr>
          <w:p w14:paraId="1BE7536A">
            <w:pPr>
              <w:pStyle w:val="478"/>
              <w:keepNext w:val="0"/>
              <w:keepLines w:val="0"/>
              <w:pageBreakBefore w:val="0"/>
              <w:widowControl/>
              <w:kinsoku w:val="0"/>
              <w:wordWrap/>
              <w:overflowPunct/>
              <w:topLinePunct w:val="0"/>
              <w:autoSpaceDE w:val="0"/>
              <w:autoSpaceDN w:val="0"/>
              <w:bidi w:val="0"/>
              <w:adjustRightInd w:val="0"/>
              <w:snapToGrid w:val="0"/>
              <w:spacing w:before="47" w:line="240" w:lineRule="auto"/>
              <w:ind w:left="64"/>
              <w:textAlignment w:val="baseline"/>
              <w:rPr>
                <w:color w:val="auto"/>
                <w:spacing w:val="2"/>
                <w:sz w:val="21"/>
                <w:szCs w:val="21"/>
                <w:highlight w:val="none"/>
              </w:rPr>
            </w:pPr>
          </w:p>
        </w:tc>
      </w:tr>
      <w:tr w14:paraId="4DDE78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vAlign w:val="center"/>
          </w:tcPr>
          <w:p w14:paraId="5E0F0C68">
            <w:pPr>
              <w:pStyle w:val="478"/>
              <w:keepNext w:val="0"/>
              <w:keepLines w:val="0"/>
              <w:pageBreakBefore w:val="0"/>
              <w:widowControl/>
              <w:numPr>
                <w:ilvl w:val="0"/>
                <w:numId w:val="13"/>
              </w:numPr>
              <w:kinsoku w:val="0"/>
              <w:wordWrap/>
              <w:overflowPunct/>
              <w:topLinePunct w:val="0"/>
              <w:autoSpaceDE w:val="0"/>
              <w:autoSpaceDN w:val="0"/>
              <w:bidi w:val="0"/>
              <w:adjustRightInd w:val="0"/>
              <w:snapToGrid w:val="0"/>
              <w:spacing w:line="240" w:lineRule="auto"/>
              <w:ind w:left="454" w:leftChars="0" w:hanging="454" w:firstLineChars="0"/>
              <w:jc w:val="center"/>
              <w:textAlignment w:val="baseline"/>
              <w:rPr>
                <w:color w:val="auto"/>
                <w:sz w:val="21"/>
                <w:szCs w:val="21"/>
                <w:highlight w:val="none"/>
              </w:rPr>
            </w:pPr>
          </w:p>
        </w:tc>
        <w:tc>
          <w:tcPr>
            <w:tcW w:w="1714" w:type="dxa"/>
            <w:vAlign w:val="center"/>
          </w:tcPr>
          <w:p w14:paraId="0DD96C6C">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pacing w:val="2"/>
                <w:sz w:val="21"/>
                <w:szCs w:val="21"/>
                <w:highlight w:val="none"/>
              </w:rPr>
              <w:t>圆形茶几</w:t>
            </w:r>
          </w:p>
        </w:tc>
        <w:tc>
          <w:tcPr>
            <w:tcW w:w="1080" w:type="dxa"/>
            <w:vAlign w:val="center"/>
          </w:tcPr>
          <w:p w14:paraId="6AF4C63F">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z w:val="21"/>
                <w:szCs w:val="21"/>
                <w:highlight w:val="none"/>
              </w:rPr>
              <w:t>2</w:t>
            </w:r>
          </w:p>
        </w:tc>
        <w:tc>
          <w:tcPr>
            <w:tcW w:w="960" w:type="dxa"/>
            <w:vAlign w:val="center"/>
          </w:tcPr>
          <w:p w14:paraId="040BC699">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z w:val="21"/>
                <w:szCs w:val="21"/>
                <w:highlight w:val="none"/>
              </w:rPr>
              <w:t>张</w:t>
            </w:r>
          </w:p>
        </w:tc>
        <w:tc>
          <w:tcPr>
            <w:tcW w:w="4838" w:type="dxa"/>
            <w:vAlign w:val="top"/>
          </w:tcPr>
          <w:p w14:paraId="58FACA31">
            <w:pPr>
              <w:pStyle w:val="478"/>
              <w:keepNext w:val="0"/>
              <w:keepLines w:val="0"/>
              <w:pageBreakBefore w:val="0"/>
              <w:widowControl/>
              <w:kinsoku w:val="0"/>
              <w:wordWrap/>
              <w:overflowPunct/>
              <w:topLinePunct w:val="0"/>
              <w:autoSpaceDE w:val="0"/>
              <w:autoSpaceDN w:val="0"/>
              <w:bidi w:val="0"/>
              <w:adjustRightInd w:val="0"/>
              <w:snapToGrid w:val="0"/>
              <w:spacing w:before="58" w:line="240" w:lineRule="auto"/>
              <w:ind w:left="64"/>
              <w:textAlignment w:val="baseline"/>
              <w:rPr>
                <w:color w:val="auto"/>
                <w:sz w:val="21"/>
                <w:szCs w:val="21"/>
                <w:highlight w:val="none"/>
              </w:rPr>
            </w:pPr>
            <w:r>
              <w:rPr>
                <w:color w:val="auto"/>
                <w:sz w:val="21"/>
                <w:szCs w:val="21"/>
                <w:highlight w:val="none"/>
              </w:rPr>
              <w:t>行政科研楼</w:t>
            </w:r>
            <w:r>
              <w:rPr>
                <w:rFonts w:hint="eastAsia"/>
                <w:color w:val="auto"/>
                <w:sz w:val="21"/>
                <w:szCs w:val="21"/>
                <w:highlight w:val="none"/>
                <w:lang w:val="en-US" w:eastAsia="zh-CN"/>
              </w:rPr>
              <w:t xml:space="preserve"> </w:t>
            </w:r>
            <w:r>
              <w:rPr>
                <w:color w:val="auto"/>
                <w:sz w:val="21"/>
                <w:szCs w:val="21"/>
                <w:highlight w:val="none"/>
              </w:rPr>
              <w:t>2F:医生共享休息区2张</w:t>
            </w:r>
          </w:p>
        </w:tc>
        <w:tc>
          <w:tcPr>
            <w:tcW w:w="2013" w:type="dxa"/>
            <w:vAlign w:val="top"/>
          </w:tcPr>
          <w:p w14:paraId="689C9220">
            <w:pPr>
              <w:pStyle w:val="478"/>
              <w:keepNext w:val="0"/>
              <w:keepLines w:val="0"/>
              <w:pageBreakBefore w:val="0"/>
              <w:widowControl/>
              <w:kinsoku w:val="0"/>
              <w:wordWrap/>
              <w:overflowPunct/>
              <w:topLinePunct w:val="0"/>
              <w:autoSpaceDE w:val="0"/>
              <w:autoSpaceDN w:val="0"/>
              <w:bidi w:val="0"/>
              <w:adjustRightInd w:val="0"/>
              <w:snapToGrid w:val="0"/>
              <w:spacing w:before="58" w:line="240" w:lineRule="auto"/>
              <w:ind w:left="64"/>
              <w:textAlignment w:val="baseline"/>
              <w:rPr>
                <w:color w:val="auto"/>
                <w:sz w:val="21"/>
                <w:szCs w:val="21"/>
                <w:highlight w:val="none"/>
              </w:rPr>
            </w:pPr>
          </w:p>
        </w:tc>
        <w:tc>
          <w:tcPr>
            <w:tcW w:w="2228" w:type="dxa"/>
            <w:vAlign w:val="top"/>
          </w:tcPr>
          <w:p w14:paraId="54C4DB47">
            <w:pPr>
              <w:pStyle w:val="478"/>
              <w:keepNext w:val="0"/>
              <w:keepLines w:val="0"/>
              <w:pageBreakBefore w:val="0"/>
              <w:widowControl/>
              <w:kinsoku w:val="0"/>
              <w:wordWrap/>
              <w:overflowPunct/>
              <w:topLinePunct w:val="0"/>
              <w:autoSpaceDE w:val="0"/>
              <w:autoSpaceDN w:val="0"/>
              <w:bidi w:val="0"/>
              <w:adjustRightInd w:val="0"/>
              <w:snapToGrid w:val="0"/>
              <w:spacing w:before="58" w:line="240" w:lineRule="auto"/>
              <w:ind w:left="64"/>
              <w:textAlignment w:val="baseline"/>
              <w:rPr>
                <w:color w:val="auto"/>
                <w:sz w:val="21"/>
                <w:szCs w:val="21"/>
                <w:highlight w:val="none"/>
              </w:rPr>
            </w:pPr>
          </w:p>
        </w:tc>
      </w:tr>
      <w:tr w14:paraId="2B46AF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vAlign w:val="center"/>
          </w:tcPr>
          <w:p w14:paraId="14C4C8E9">
            <w:pPr>
              <w:pStyle w:val="478"/>
              <w:keepNext w:val="0"/>
              <w:keepLines w:val="0"/>
              <w:pageBreakBefore w:val="0"/>
              <w:widowControl/>
              <w:numPr>
                <w:ilvl w:val="0"/>
                <w:numId w:val="13"/>
              </w:numPr>
              <w:kinsoku w:val="0"/>
              <w:wordWrap/>
              <w:overflowPunct/>
              <w:topLinePunct w:val="0"/>
              <w:autoSpaceDE w:val="0"/>
              <w:autoSpaceDN w:val="0"/>
              <w:bidi w:val="0"/>
              <w:adjustRightInd w:val="0"/>
              <w:snapToGrid w:val="0"/>
              <w:spacing w:line="240" w:lineRule="auto"/>
              <w:ind w:left="454" w:leftChars="0" w:hanging="454" w:firstLineChars="0"/>
              <w:jc w:val="center"/>
              <w:textAlignment w:val="baseline"/>
              <w:rPr>
                <w:color w:val="auto"/>
                <w:sz w:val="21"/>
                <w:szCs w:val="21"/>
                <w:highlight w:val="none"/>
              </w:rPr>
            </w:pPr>
          </w:p>
        </w:tc>
        <w:tc>
          <w:tcPr>
            <w:tcW w:w="1714" w:type="dxa"/>
            <w:vAlign w:val="center"/>
          </w:tcPr>
          <w:p w14:paraId="64944E38">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pacing w:val="-2"/>
                <w:sz w:val="21"/>
                <w:szCs w:val="21"/>
                <w:highlight w:val="none"/>
              </w:rPr>
              <w:t>长条休闲桌</w:t>
            </w:r>
          </w:p>
        </w:tc>
        <w:tc>
          <w:tcPr>
            <w:tcW w:w="1080" w:type="dxa"/>
            <w:vAlign w:val="center"/>
          </w:tcPr>
          <w:p w14:paraId="22FE2568">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z w:val="21"/>
                <w:szCs w:val="21"/>
                <w:highlight w:val="none"/>
              </w:rPr>
              <w:t>6</w:t>
            </w:r>
          </w:p>
        </w:tc>
        <w:tc>
          <w:tcPr>
            <w:tcW w:w="960" w:type="dxa"/>
            <w:vAlign w:val="center"/>
          </w:tcPr>
          <w:p w14:paraId="6F38D398">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z w:val="21"/>
                <w:szCs w:val="21"/>
                <w:highlight w:val="none"/>
              </w:rPr>
              <w:t>张</w:t>
            </w:r>
          </w:p>
        </w:tc>
        <w:tc>
          <w:tcPr>
            <w:tcW w:w="4838" w:type="dxa"/>
            <w:vAlign w:val="top"/>
          </w:tcPr>
          <w:p w14:paraId="35650D97">
            <w:pPr>
              <w:pStyle w:val="478"/>
              <w:keepNext w:val="0"/>
              <w:keepLines w:val="0"/>
              <w:pageBreakBefore w:val="0"/>
              <w:widowControl/>
              <w:kinsoku w:val="0"/>
              <w:wordWrap/>
              <w:overflowPunct/>
              <w:topLinePunct w:val="0"/>
              <w:autoSpaceDE w:val="0"/>
              <w:autoSpaceDN w:val="0"/>
              <w:bidi w:val="0"/>
              <w:adjustRightInd w:val="0"/>
              <w:snapToGrid w:val="0"/>
              <w:spacing w:before="42" w:line="240" w:lineRule="auto"/>
              <w:ind w:left="124"/>
              <w:textAlignment w:val="baseline"/>
              <w:rPr>
                <w:color w:val="auto"/>
                <w:sz w:val="21"/>
                <w:szCs w:val="21"/>
                <w:highlight w:val="none"/>
              </w:rPr>
            </w:pPr>
            <w:r>
              <w:rPr>
                <w:color w:val="auto"/>
                <w:sz w:val="21"/>
                <w:szCs w:val="21"/>
                <w:highlight w:val="none"/>
              </w:rPr>
              <w:t>行政科研楼</w:t>
            </w:r>
            <w:r>
              <w:rPr>
                <w:rFonts w:hint="eastAsia"/>
                <w:color w:val="auto"/>
                <w:sz w:val="21"/>
                <w:szCs w:val="21"/>
                <w:highlight w:val="none"/>
                <w:lang w:val="en-US" w:eastAsia="zh-CN"/>
              </w:rPr>
              <w:t xml:space="preserve"> </w:t>
            </w:r>
            <w:r>
              <w:rPr>
                <w:color w:val="auto"/>
                <w:sz w:val="21"/>
                <w:szCs w:val="21"/>
                <w:highlight w:val="none"/>
              </w:rPr>
              <w:t>2F:医生共享休息区6张</w:t>
            </w:r>
          </w:p>
        </w:tc>
        <w:tc>
          <w:tcPr>
            <w:tcW w:w="2013" w:type="dxa"/>
            <w:vAlign w:val="top"/>
          </w:tcPr>
          <w:p w14:paraId="0241EBFC">
            <w:pPr>
              <w:pStyle w:val="478"/>
              <w:keepNext w:val="0"/>
              <w:keepLines w:val="0"/>
              <w:pageBreakBefore w:val="0"/>
              <w:widowControl/>
              <w:kinsoku w:val="0"/>
              <w:wordWrap/>
              <w:overflowPunct/>
              <w:topLinePunct w:val="0"/>
              <w:autoSpaceDE w:val="0"/>
              <w:autoSpaceDN w:val="0"/>
              <w:bidi w:val="0"/>
              <w:adjustRightInd w:val="0"/>
              <w:snapToGrid w:val="0"/>
              <w:spacing w:before="42" w:line="240" w:lineRule="auto"/>
              <w:ind w:left="124"/>
              <w:textAlignment w:val="baseline"/>
              <w:rPr>
                <w:color w:val="auto"/>
                <w:sz w:val="21"/>
                <w:szCs w:val="21"/>
                <w:highlight w:val="none"/>
              </w:rPr>
            </w:pPr>
          </w:p>
        </w:tc>
        <w:tc>
          <w:tcPr>
            <w:tcW w:w="2228" w:type="dxa"/>
            <w:vAlign w:val="top"/>
          </w:tcPr>
          <w:p w14:paraId="120E1CDA">
            <w:pPr>
              <w:pStyle w:val="478"/>
              <w:keepNext w:val="0"/>
              <w:keepLines w:val="0"/>
              <w:pageBreakBefore w:val="0"/>
              <w:widowControl/>
              <w:kinsoku w:val="0"/>
              <w:wordWrap/>
              <w:overflowPunct/>
              <w:topLinePunct w:val="0"/>
              <w:autoSpaceDE w:val="0"/>
              <w:autoSpaceDN w:val="0"/>
              <w:bidi w:val="0"/>
              <w:adjustRightInd w:val="0"/>
              <w:snapToGrid w:val="0"/>
              <w:spacing w:before="42" w:line="240" w:lineRule="auto"/>
              <w:ind w:left="124"/>
              <w:textAlignment w:val="baseline"/>
              <w:rPr>
                <w:color w:val="auto"/>
                <w:sz w:val="21"/>
                <w:szCs w:val="21"/>
                <w:highlight w:val="none"/>
              </w:rPr>
            </w:pPr>
          </w:p>
        </w:tc>
      </w:tr>
      <w:tr w14:paraId="2E715D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vAlign w:val="center"/>
          </w:tcPr>
          <w:p w14:paraId="536C1B30">
            <w:pPr>
              <w:pStyle w:val="478"/>
              <w:keepNext w:val="0"/>
              <w:keepLines w:val="0"/>
              <w:pageBreakBefore w:val="0"/>
              <w:widowControl/>
              <w:numPr>
                <w:ilvl w:val="0"/>
                <w:numId w:val="13"/>
              </w:numPr>
              <w:kinsoku w:val="0"/>
              <w:wordWrap/>
              <w:overflowPunct/>
              <w:topLinePunct w:val="0"/>
              <w:autoSpaceDE w:val="0"/>
              <w:autoSpaceDN w:val="0"/>
              <w:bidi w:val="0"/>
              <w:adjustRightInd w:val="0"/>
              <w:snapToGrid w:val="0"/>
              <w:spacing w:line="240" w:lineRule="auto"/>
              <w:ind w:left="454" w:leftChars="0" w:hanging="454" w:firstLineChars="0"/>
              <w:jc w:val="center"/>
              <w:textAlignment w:val="baseline"/>
              <w:rPr>
                <w:color w:val="auto"/>
                <w:sz w:val="21"/>
                <w:szCs w:val="21"/>
                <w:highlight w:val="none"/>
              </w:rPr>
            </w:pPr>
          </w:p>
        </w:tc>
        <w:tc>
          <w:tcPr>
            <w:tcW w:w="1714" w:type="dxa"/>
            <w:vAlign w:val="center"/>
          </w:tcPr>
          <w:p w14:paraId="39D1C2D3">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pacing w:val="-3"/>
                <w:sz w:val="21"/>
                <w:szCs w:val="21"/>
                <w:highlight w:val="none"/>
              </w:rPr>
              <w:t>组合沙发</w:t>
            </w:r>
          </w:p>
        </w:tc>
        <w:tc>
          <w:tcPr>
            <w:tcW w:w="1080" w:type="dxa"/>
            <w:vAlign w:val="center"/>
          </w:tcPr>
          <w:p w14:paraId="1DFE4ECB">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pacing w:val="-6"/>
                <w:sz w:val="21"/>
                <w:szCs w:val="21"/>
                <w:highlight w:val="none"/>
              </w:rPr>
              <w:t>12</w:t>
            </w:r>
          </w:p>
        </w:tc>
        <w:tc>
          <w:tcPr>
            <w:tcW w:w="960" w:type="dxa"/>
            <w:vAlign w:val="center"/>
          </w:tcPr>
          <w:p w14:paraId="7A5C1821">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z w:val="21"/>
                <w:szCs w:val="21"/>
                <w:highlight w:val="none"/>
              </w:rPr>
              <w:t>张</w:t>
            </w:r>
          </w:p>
        </w:tc>
        <w:tc>
          <w:tcPr>
            <w:tcW w:w="4838" w:type="dxa"/>
            <w:vAlign w:val="top"/>
          </w:tcPr>
          <w:p w14:paraId="7652BC7D">
            <w:pPr>
              <w:pStyle w:val="478"/>
              <w:keepNext w:val="0"/>
              <w:keepLines w:val="0"/>
              <w:pageBreakBefore w:val="0"/>
              <w:widowControl/>
              <w:kinsoku w:val="0"/>
              <w:wordWrap/>
              <w:overflowPunct/>
              <w:topLinePunct w:val="0"/>
              <w:autoSpaceDE w:val="0"/>
              <w:autoSpaceDN w:val="0"/>
              <w:bidi w:val="0"/>
              <w:adjustRightInd w:val="0"/>
              <w:snapToGrid w:val="0"/>
              <w:spacing w:before="47" w:line="240" w:lineRule="auto"/>
              <w:ind w:left="124"/>
              <w:textAlignment w:val="baseline"/>
              <w:rPr>
                <w:color w:val="auto"/>
                <w:sz w:val="21"/>
                <w:szCs w:val="21"/>
                <w:highlight w:val="none"/>
              </w:rPr>
            </w:pPr>
            <w:r>
              <w:rPr>
                <w:color w:val="auto"/>
                <w:spacing w:val="-1"/>
                <w:sz w:val="21"/>
                <w:szCs w:val="21"/>
                <w:highlight w:val="none"/>
              </w:rPr>
              <w:t>行政科研楼</w:t>
            </w:r>
            <w:r>
              <w:rPr>
                <w:rFonts w:hint="eastAsia"/>
                <w:color w:val="auto"/>
                <w:spacing w:val="-1"/>
                <w:sz w:val="21"/>
                <w:szCs w:val="21"/>
                <w:highlight w:val="none"/>
                <w:lang w:val="en-US" w:eastAsia="zh-CN"/>
              </w:rPr>
              <w:t xml:space="preserve"> </w:t>
            </w:r>
            <w:r>
              <w:rPr>
                <w:color w:val="auto"/>
                <w:spacing w:val="-1"/>
                <w:sz w:val="21"/>
                <w:szCs w:val="21"/>
                <w:highlight w:val="none"/>
              </w:rPr>
              <w:t>2F:医生共享休息区12张</w:t>
            </w:r>
          </w:p>
        </w:tc>
        <w:tc>
          <w:tcPr>
            <w:tcW w:w="2013" w:type="dxa"/>
            <w:vAlign w:val="top"/>
          </w:tcPr>
          <w:p w14:paraId="64B9680A">
            <w:pPr>
              <w:pStyle w:val="478"/>
              <w:keepNext w:val="0"/>
              <w:keepLines w:val="0"/>
              <w:pageBreakBefore w:val="0"/>
              <w:widowControl/>
              <w:kinsoku w:val="0"/>
              <w:wordWrap/>
              <w:overflowPunct/>
              <w:topLinePunct w:val="0"/>
              <w:autoSpaceDE w:val="0"/>
              <w:autoSpaceDN w:val="0"/>
              <w:bidi w:val="0"/>
              <w:adjustRightInd w:val="0"/>
              <w:snapToGrid w:val="0"/>
              <w:spacing w:before="47" w:line="240" w:lineRule="auto"/>
              <w:ind w:left="124"/>
              <w:textAlignment w:val="baseline"/>
              <w:rPr>
                <w:color w:val="auto"/>
                <w:spacing w:val="-1"/>
                <w:sz w:val="21"/>
                <w:szCs w:val="21"/>
                <w:highlight w:val="none"/>
              </w:rPr>
            </w:pPr>
          </w:p>
        </w:tc>
        <w:tc>
          <w:tcPr>
            <w:tcW w:w="2228" w:type="dxa"/>
            <w:vAlign w:val="top"/>
          </w:tcPr>
          <w:p w14:paraId="2DFCAB88">
            <w:pPr>
              <w:pStyle w:val="478"/>
              <w:keepNext w:val="0"/>
              <w:keepLines w:val="0"/>
              <w:pageBreakBefore w:val="0"/>
              <w:widowControl/>
              <w:kinsoku w:val="0"/>
              <w:wordWrap/>
              <w:overflowPunct/>
              <w:topLinePunct w:val="0"/>
              <w:autoSpaceDE w:val="0"/>
              <w:autoSpaceDN w:val="0"/>
              <w:bidi w:val="0"/>
              <w:adjustRightInd w:val="0"/>
              <w:snapToGrid w:val="0"/>
              <w:spacing w:before="47" w:line="240" w:lineRule="auto"/>
              <w:ind w:left="124"/>
              <w:textAlignment w:val="baseline"/>
              <w:rPr>
                <w:color w:val="auto"/>
                <w:spacing w:val="-1"/>
                <w:sz w:val="21"/>
                <w:szCs w:val="21"/>
                <w:highlight w:val="none"/>
              </w:rPr>
            </w:pPr>
          </w:p>
        </w:tc>
      </w:tr>
      <w:tr w14:paraId="6543B5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vAlign w:val="center"/>
          </w:tcPr>
          <w:p w14:paraId="5E861D22">
            <w:pPr>
              <w:pStyle w:val="478"/>
              <w:keepNext w:val="0"/>
              <w:keepLines w:val="0"/>
              <w:pageBreakBefore w:val="0"/>
              <w:widowControl/>
              <w:numPr>
                <w:ilvl w:val="0"/>
                <w:numId w:val="13"/>
              </w:numPr>
              <w:kinsoku w:val="0"/>
              <w:wordWrap/>
              <w:overflowPunct/>
              <w:topLinePunct w:val="0"/>
              <w:autoSpaceDE w:val="0"/>
              <w:autoSpaceDN w:val="0"/>
              <w:bidi w:val="0"/>
              <w:adjustRightInd w:val="0"/>
              <w:snapToGrid w:val="0"/>
              <w:spacing w:line="240" w:lineRule="auto"/>
              <w:ind w:left="454" w:leftChars="0" w:hanging="454" w:firstLineChars="0"/>
              <w:jc w:val="center"/>
              <w:textAlignment w:val="baseline"/>
              <w:rPr>
                <w:color w:val="auto"/>
                <w:sz w:val="21"/>
                <w:szCs w:val="21"/>
                <w:highlight w:val="none"/>
              </w:rPr>
            </w:pPr>
          </w:p>
        </w:tc>
        <w:tc>
          <w:tcPr>
            <w:tcW w:w="1714" w:type="dxa"/>
            <w:vAlign w:val="center"/>
          </w:tcPr>
          <w:p w14:paraId="4A066229">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pacing w:val="5"/>
                <w:sz w:val="21"/>
                <w:szCs w:val="21"/>
                <w:highlight w:val="none"/>
              </w:rPr>
              <w:t>定制吧台</w:t>
            </w:r>
          </w:p>
        </w:tc>
        <w:tc>
          <w:tcPr>
            <w:tcW w:w="1080" w:type="dxa"/>
            <w:vAlign w:val="center"/>
          </w:tcPr>
          <w:p w14:paraId="6A7B45D8">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pacing w:val="-3"/>
                <w:sz w:val="21"/>
                <w:szCs w:val="21"/>
                <w:highlight w:val="none"/>
              </w:rPr>
              <w:t>5.8</w:t>
            </w:r>
          </w:p>
        </w:tc>
        <w:tc>
          <w:tcPr>
            <w:tcW w:w="960" w:type="dxa"/>
            <w:vAlign w:val="center"/>
          </w:tcPr>
          <w:p w14:paraId="64A44AE6">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z w:val="21"/>
                <w:szCs w:val="21"/>
                <w:highlight w:val="none"/>
              </w:rPr>
              <w:t>米</w:t>
            </w:r>
          </w:p>
        </w:tc>
        <w:tc>
          <w:tcPr>
            <w:tcW w:w="4838" w:type="dxa"/>
            <w:vAlign w:val="top"/>
          </w:tcPr>
          <w:p w14:paraId="23633AC5">
            <w:pPr>
              <w:pStyle w:val="478"/>
              <w:keepNext w:val="0"/>
              <w:keepLines w:val="0"/>
              <w:pageBreakBefore w:val="0"/>
              <w:widowControl/>
              <w:kinsoku w:val="0"/>
              <w:wordWrap/>
              <w:overflowPunct/>
              <w:topLinePunct w:val="0"/>
              <w:autoSpaceDE w:val="0"/>
              <w:autoSpaceDN w:val="0"/>
              <w:bidi w:val="0"/>
              <w:adjustRightInd w:val="0"/>
              <w:snapToGrid w:val="0"/>
              <w:spacing w:before="48" w:line="240" w:lineRule="auto"/>
              <w:ind w:left="124"/>
              <w:textAlignment w:val="baseline"/>
              <w:rPr>
                <w:color w:val="auto"/>
                <w:sz w:val="21"/>
                <w:szCs w:val="21"/>
                <w:highlight w:val="none"/>
              </w:rPr>
            </w:pPr>
            <w:r>
              <w:rPr>
                <w:color w:val="auto"/>
                <w:sz w:val="21"/>
                <w:szCs w:val="21"/>
                <w:highlight w:val="none"/>
              </w:rPr>
              <w:t>行政科研楼</w:t>
            </w:r>
            <w:r>
              <w:rPr>
                <w:rFonts w:hint="eastAsia"/>
                <w:color w:val="auto"/>
                <w:sz w:val="21"/>
                <w:szCs w:val="21"/>
                <w:highlight w:val="none"/>
                <w:lang w:val="en-US" w:eastAsia="zh-CN"/>
              </w:rPr>
              <w:t xml:space="preserve"> </w:t>
            </w:r>
            <w:r>
              <w:rPr>
                <w:color w:val="auto"/>
                <w:sz w:val="21"/>
                <w:szCs w:val="21"/>
                <w:highlight w:val="none"/>
              </w:rPr>
              <w:t>2F:医生共享休息区5.8米</w:t>
            </w:r>
          </w:p>
        </w:tc>
        <w:tc>
          <w:tcPr>
            <w:tcW w:w="2013" w:type="dxa"/>
            <w:vAlign w:val="top"/>
          </w:tcPr>
          <w:p w14:paraId="4D7F2902">
            <w:pPr>
              <w:pStyle w:val="478"/>
              <w:keepNext w:val="0"/>
              <w:keepLines w:val="0"/>
              <w:pageBreakBefore w:val="0"/>
              <w:widowControl/>
              <w:kinsoku w:val="0"/>
              <w:wordWrap/>
              <w:overflowPunct/>
              <w:topLinePunct w:val="0"/>
              <w:autoSpaceDE w:val="0"/>
              <w:autoSpaceDN w:val="0"/>
              <w:bidi w:val="0"/>
              <w:adjustRightInd w:val="0"/>
              <w:snapToGrid w:val="0"/>
              <w:spacing w:before="48" w:line="240" w:lineRule="auto"/>
              <w:ind w:left="124"/>
              <w:textAlignment w:val="baseline"/>
              <w:rPr>
                <w:color w:val="auto"/>
                <w:sz w:val="21"/>
                <w:szCs w:val="21"/>
                <w:highlight w:val="none"/>
              </w:rPr>
            </w:pPr>
          </w:p>
        </w:tc>
        <w:tc>
          <w:tcPr>
            <w:tcW w:w="2228" w:type="dxa"/>
            <w:vAlign w:val="top"/>
          </w:tcPr>
          <w:p w14:paraId="3022C4BA">
            <w:pPr>
              <w:pStyle w:val="478"/>
              <w:keepNext w:val="0"/>
              <w:keepLines w:val="0"/>
              <w:pageBreakBefore w:val="0"/>
              <w:widowControl/>
              <w:kinsoku w:val="0"/>
              <w:wordWrap/>
              <w:overflowPunct/>
              <w:topLinePunct w:val="0"/>
              <w:autoSpaceDE w:val="0"/>
              <w:autoSpaceDN w:val="0"/>
              <w:bidi w:val="0"/>
              <w:adjustRightInd w:val="0"/>
              <w:snapToGrid w:val="0"/>
              <w:spacing w:before="48" w:line="240" w:lineRule="auto"/>
              <w:ind w:left="124"/>
              <w:textAlignment w:val="baseline"/>
              <w:rPr>
                <w:color w:val="auto"/>
                <w:sz w:val="21"/>
                <w:szCs w:val="21"/>
                <w:highlight w:val="none"/>
              </w:rPr>
            </w:pPr>
          </w:p>
        </w:tc>
      </w:tr>
      <w:tr w14:paraId="007975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vAlign w:val="center"/>
          </w:tcPr>
          <w:p w14:paraId="3B80DF18">
            <w:pPr>
              <w:pStyle w:val="478"/>
              <w:keepNext w:val="0"/>
              <w:keepLines w:val="0"/>
              <w:pageBreakBefore w:val="0"/>
              <w:widowControl/>
              <w:numPr>
                <w:ilvl w:val="0"/>
                <w:numId w:val="13"/>
              </w:numPr>
              <w:kinsoku w:val="0"/>
              <w:wordWrap/>
              <w:overflowPunct/>
              <w:topLinePunct w:val="0"/>
              <w:autoSpaceDE w:val="0"/>
              <w:autoSpaceDN w:val="0"/>
              <w:bidi w:val="0"/>
              <w:adjustRightInd w:val="0"/>
              <w:snapToGrid w:val="0"/>
              <w:spacing w:line="240" w:lineRule="auto"/>
              <w:ind w:left="454" w:leftChars="0" w:hanging="454" w:firstLineChars="0"/>
              <w:jc w:val="center"/>
              <w:textAlignment w:val="baseline"/>
              <w:rPr>
                <w:color w:val="auto"/>
                <w:sz w:val="21"/>
                <w:szCs w:val="21"/>
                <w:highlight w:val="none"/>
              </w:rPr>
            </w:pPr>
          </w:p>
        </w:tc>
        <w:tc>
          <w:tcPr>
            <w:tcW w:w="1714" w:type="dxa"/>
            <w:vAlign w:val="center"/>
          </w:tcPr>
          <w:p w14:paraId="62613C42">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pacing w:val="4"/>
                <w:sz w:val="21"/>
                <w:szCs w:val="21"/>
                <w:highlight w:val="none"/>
              </w:rPr>
              <w:t>吧椅</w:t>
            </w:r>
          </w:p>
        </w:tc>
        <w:tc>
          <w:tcPr>
            <w:tcW w:w="1080" w:type="dxa"/>
            <w:vAlign w:val="center"/>
          </w:tcPr>
          <w:p w14:paraId="2E820443">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pacing w:val="-6"/>
                <w:sz w:val="21"/>
                <w:szCs w:val="21"/>
                <w:highlight w:val="none"/>
              </w:rPr>
              <w:t>10</w:t>
            </w:r>
          </w:p>
        </w:tc>
        <w:tc>
          <w:tcPr>
            <w:tcW w:w="960" w:type="dxa"/>
            <w:vAlign w:val="center"/>
          </w:tcPr>
          <w:p w14:paraId="07D60CBD">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z w:val="21"/>
                <w:szCs w:val="21"/>
                <w:highlight w:val="none"/>
              </w:rPr>
              <w:t>张</w:t>
            </w:r>
          </w:p>
        </w:tc>
        <w:tc>
          <w:tcPr>
            <w:tcW w:w="4838" w:type="dxa"/>
            <w:vAlign w:val="top"/>
          </w:tcPr>
          <w:p w14:paraId="3FEDB647">
            <w:pPr>
              <w:pStyle w:val="478"/>
              <w:keepNext w:val="0"/>
              <w:keepLines w:val="0"/>
              <w:pageBreakBefore w:val="0"/>
              <w:widowControl/>
              <w:kinsoku w:val="0"/>
              <w:wordWrap/>
              <w:overflowPunct/>
              <w:topLinePunct w:val="0"/>
              <w:autoSpaceDE w:val="0"/>
              <w:autoSpaceDN w:val="0"/>
              <w:bidi w:val="0"/>
              <w:adjustRightInd w:val="0"/>
              <w:snapToGrid w:val="0"/>
              <w:spacing w:before="48" w:line="240" w:lineRule="auto"/>
              <w:ind w:left="124"/>
              <w:textAlignment w:val="baseline"/>
              <w:rPr>
                <w:color w:val="auto"/>
                <w:sz w:val="21"/>
                <w:szCs w:val="21"/>
                <w:highlight w:val="none"/>
              </w:rPr>
            </w:pPr>
            <w:r>
              <w:rPr>
                <w:color w:val="auto"/>
                <w:spacing w:val="-1"/>
                <w:sz w:val="21"/>
                <w:szCs w:val="21"/>
                <w:highlight w:val="none"/>
              </w:rPr>
              <w:t>行政科研楼</w:t>
            </w:r>
            <w:r>
              <w:rPr>
                <w:rFonts w:hint="eastAsia"/>
                <w:color w:val="auto"/>
                <w:spacing w:val="-1"/>
                <w:sz w:val="21"/>
                <w:szCs w:val="21"/>
                <w:highlight w:val="none"/>
                <w:lang w:val="en-US" w:eastAsia="zh-CN"/>
              </w:rPr>
              <w:t xml:space="preserve"> </w:t>
            </w:r>
            <w:r>
              <w:rPr>
                <w:color w:val="auto"/>
                <w:spacing w:val="-1"/>
                <w:sz w:val="21"/>
                <w:szCs w:val="21"/>
                <w:highlight w:val="none"/>
              </w:rPr>
              <w:t>2F:医生共享休息区10张</w:t>
            </w:r>
          </w:p>
        </w:tc>
        <w:tc>
          <w:tcPr>
            <w:tcW w:w="2013" w:type="dxa"/>
            <w:vAlign w:val="top"/>
          </w:tcPr>
          <w:p w14:paraId="1D751A10">
            <w:pPr>
              <w:pStyle w:val="478"/>
              <w:keepNext w:val="0"/>
              <w:keepLines w:val="0"/>
              <w:pageBreakBefore w:val="0"/>
              <w:widowControl/>
              <w:kinsoku w:val="0"/>
              <w:wordWrap/>
              <w:overflowPunct/>
              <w:topLinePunct w:val="0"/>
              <w:autoSpaceDE w:val="0"/>
              <w:autoSpaceDN w:val="0"/>
              <w:bidi w:val="0"/>
              <w:adjustRightInd w:val="0"/>
              <w:snapToGrid w:val="0"/>
              <w:spacing w:before="48" w:line="240" w:lineRule="auto"/>
              <w:ind w:left="124"/>
              <w:textAlignment w:val="baseline"/>
              <w:rPr>
                <w:color w:val="auto"/>
                <w:spacing w:val="-1"/>
                <w:sz w:val="21"/>
                <w:szCs w:val="21"/>
                <w:highlight w:val="none"/>
              </w:rPr>
            </w:pPr>
          </w:p>
        </w:tc>
        <w:tc>
          <w:tcPr>
            <w:tcW w:w="2228" w:type="dxa"/>
            <w:vAlign w:val="top"/>
          </w:tcPr>
          <w:p w14:paraId="7AEE7B89">
            <w:pPr>
              <w:pStyle w:val="478"/>
              <w:keepNext w:val="0"/>
              <w:keepLines w:val="0"/>
              <w:pageBreakBefore w:val="0"/>
              <w:widowControl/>
              <w:kinsoku w:val="0"/>
              <w:wordWrap/>
              <w:overflowPunct/>
              <w:topLinePunct w:val="0"/>
              <w:autoSpaceDE w:val="0"/>
              <w:autoSpaceDN w:val="0"/>
              <w:bidi w:val="0"/>
              <w:adjustRightInd w:val="0"/>
              <w:snapToGrid w:val="0"/>
              <w:spacing w:before="48" w:line="240" w:lineRule="auto"/>
              <w:ind w:left="124"/>
              <w:textAlignment w:val="baseline"/>
              <w:rPr>
                <w:color w:val="auto"/>
                <w:spacing w:val="-1"/>
                <w:sz w:val="21"/>
                <w:szCs w:val="21"/>
                <w:highlight w:val="none"/>
              </w:rPr>
            </w:pPr>
          </w:p>
        </w:tc>
      </w:tr>
      <w:tr w14:paraId="4BDDEC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vAlign w:val="center"/>
          </w:tcPr>
          <w:p w14:paraId="3DC9CCD6">
            <w:pPr>
              <w:pStyle w:val="478"/>
              <w:keepNext w:val="0"/>
              <w:keepLines w:val="0"/>
              <w:pageBreakBefore w:val="0"/>
              <w:widowControl/>
              <w:numPr>
                <w:ilvl w:val="0"/>
                <w:numId w:val="13"/>
              </w:numPr>
              <w:kinsoku w:val="0"/>
              <w:wordWrap/>
              <w:overflowPunct/>
              <w:topLinePunct w:val="0"/>
              <w:autoSpaceDE w:val="0"/>
              <w:autoSpaceDN w:val="0"/>
              <w:bidi w:val="0"/>
              <w:adjustRightInd w:val="0"/>
              <w:snapToGrid w:val="0"/>
              <w:spacing w:line="240" w:lineRule="auto"/>
              <w:ind w:left="454" w:leftChars="0" w:hanging="454" w:firstLineChars="0"/>
              <w:jc w:val="center"/>
              <w:textAlignment w:val="baseline"/>
              <w:rPr>
                <w:color w:val="auto"/>
                <w:sz w:val="21"/>
                <w:szCs w:val="21"/>
                <w:highlight w:val="none"/>
              </w:rPr>
            </w:pPr>
          </w:p>
        </w:tc>
        <w:tc>
          <w:tcPr>
            <w:tcW w:w="1714" w:type="dxa"/>
            <w:vAlign w:val="center"/>
          </w:tcPr>
          <w:p w14:paraId="3E49FFCD">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pacing w:val="-2"/>
                <w:sz w:val="21"/>
                <w:szCs w:val="21"/>
                <w:highlight w:val="none"/>
              </w:rPr>
              <w:t>新中式休闲桌</w:t>
            </w:r>
          </w:p>
        </w:tc>
        <w:tc>
          <w:tcPr>
            <w:tcW w:w="1080" w:type="dxa"/>
            <w:vAlign w:val="center"/>
          </w:tcPr>
          <w:p w14:paraId="4116D0D5">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z w:val="21"/>
                <w:szCs w:val="21"/>
                <w:highlight w:val="none"/>
              </w:rPr>
              <w:t>2</w:t>
            </w:r>
          </w:p>
        </w:tc>
        <w:tc>
          <w:tcPr>
            <w:tcW w:w="960" w:type="dxa"/>
            <w:vAlign w:val="center"/>
          </w:tcPr>
          <w:p w14:paraId="7CD70594">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z w:val="21"/>
                <w:szCs w:val="21"/>
                <w:highlight w:val="none"/>
              </w:rPr>
              <w:t>张</w:t>
            </w:r>
          </w:p>
        </w:tc>
        <w:tc>
          <w:tcPr>
            <w:tcW w:w="4838" w:type="dxa"/>
            <w:vAlign w:val="top"/>
          </w:tcPr>
          <w:p w14:paraId="04C853FE">
            <w:pPr>
              <w:pStyle w:val="478"/>
              <w:keepNext w:val="0"/>
              <w:keepLines w:val="0"/>
              <w:pageBreakBefore w:val="0"/>
              <w:widowControl/>
              <w:kinsoku w:val="0"/>
              <w:wordWrap/>
              <w:overflowPunct/>
              <w:topLinePunct w:val="0"/>
              <w:autoSpaceDE w:val="0"/>
              <w:autoSpaceDN w:val="0"/>
              <w:bidi w:val="0"/>
              <w:adjustRightInd w:val="0"/>
              <w:snapToGrid w:val="0"/>
              <w:spacing w:before="48" w:line="240" w:lineRule="auto"/>
              <w:ind w:left="124"/>
              <w:textAlignment w:val="baseline"/>
              <w:rPr>
                <w:color w:val="auto"/>
                <w:sz w:val="21"/>
                <w:szCs w:val="21"/>
                <w:highlight w:val="none"/>
              </w:rPr>
            </w:pPr>
            <w:r>
              <w:rPr>
                <w:color w:val="auto"/>
                <w:sz w:val="21"/>
                <w:szCs w:val="21"/>
                <w:highlight w:val="none"/>
              </w:rPr>
              <w:t>行政科研楼</w:t>
            </w:r>
            <w:r>
              <w:rPr>
                <w:rFonts w:hint="eastAsia"/>
                <w:color w:val="auto"/>
                <w:sz w:val="21"/>
                <w:szCs w:val="21"/>
                <w:highlight w:val="none"/>
                <w:lang w:val="en-US" w:eastAsia="zh-CN"/>
              </w:rPr>
              <w:t xml:space="preserve"> </w:t>
            </w:r>
            <w:r>
              <w:rPr>
                <w:color w:val="auto"/>
                <w:sz w:val="21"/>
                <w:szCs w:val="21"/>
                <w:highlight w:val="none"/>
              </w:rPr>
              <w:t>2F:休息区2张</w:t>
            </w:r>
          </w:p>
        </w:tc>
        <w:tc>
          <w:tcPr>
            <w:tcW w:w="2013" w:type="dxa"/>
            <w:vAlign w:val="top"/>
          </w:tcPr>
          <w:p w14:paraId="5520E4E4">
            <w:pPr>
              <w:pStyle w:val="478"/>
              <w:keepNext w:val="0"/>
              <w:keepLines w:val="0"/>
              <w:pageBreakBefore w:val="0"/>
              <w:widowControl/>
              <w:kinsoku w:val="0"/>
              <w:wordWrap/>
              <w:overflowPunct/>
              <w:topLinePunct w:val="0"/>
              <w:autoSpaceDE w:val="0"/>
              <w:autoSpaceDN w:val="0"/>
              <w:bidi w:val="0"/>
              <w:adjustRightInd w:val="0"/>
              <w:snapToGrid w:val="0"/>
              <w:spacing w:before="48" w:line="240" w:lineRule="auto"/>
              <w:ind w:left="124"/>
              <w:textAlignment w:val="baseline"/>
              <w:rPr>
                <w:color w:val="auto"/>
                <w:sz w:val="21"/>
                <w:szCs w:val="21"/>
                <w:highlight w:val="none"/>
              </w:rPr>
            </w:pPr>
          </w:p>
        </w:tc>
        <w:tc>
          <w:tcPr>
            <w:tcW w:w="2228" w:type="dxa"/>
            <w:vAlign w:val="top"/>
          </w:tcPr>
          <w:p w14:paraId="47202BEF">
            <w:pPr>
              <w:pStyle w:val="478"/>
              <w:keepNext w:val="0"/>
              <w:keepLines w:val="0"/>
              <w:pageBreakBefore w:val="0"/>
              <w:widowControl/>
              <w:kinsoku w:val="0"/>
              <w:wordWrap/>
              <w:overflowPunct/>
              <w:topLinePunct w:val="0"/>
              <w:autoSpaceDE w:val="0"/>
              <w:autoSpaceDN w:val="0"/>
              <w:bidi w:val="0"/>
              <w:adjustRightInd w:val="0"/>
              <w:snapToGrid w:val="0"/>
              <w:spacing w:before="48" w:line="240" w:lineRule="auto"/>
              <w:ind w:left="124"/>
              <w:textAlignment w:val="baseline"/>
              <w:rPr>
                <w:color w:val="auto"/>
                <w:sz w:val="21"/>
                <w:szCs w:val="21"/>
                <w:highlight w:val="none"/>
              </w:rPr>
            </w:pPr>
          </w:p>
        </w:tc>
      </w:tr>
      <w:tr w14:paraId="2DD1A5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vAlign w:val="center"/>
          </w:tcPr>
          <w:p w14:paraId="48899BA2">
            <w:pPr>
              <w:pStyle w:val="478"/>
              <w:keepNext w:val="0"/>
              <w:keepLines w:val="0"/>
              <w:pageBreakBefore w:val="0"/>
              <w:widowControl/>
              <w:numPr>
                <w:ilvl w:val="0"/>
                <w:numId w:val="13"/>
              </w:numPr>
              <w:kinsoku w:val="0"/>
              <w:wordWrap/>
              <w:overflowPunct/>
              <w:topLinePunct w:val="0"/>
              <w:autoSpaceDE w:val="0"/>
              <w:autoSpaceDN w:val="0"/>
              <w:bidi w:val="0"/>
              <w:adjustRightInd w:val="0"/>
              <w:snapToGrid w:val="0"/>
              <w:spacing w:line="240" w:lineRule="auto"/>
              <w:ind w:left="454" w:leftChars="0" w:hanging="454" w:firstLineChars="0"/>
              <w:jc w:val="center"/>
              <w:textAlignment w:val="baseline"/>
              <w:rPr>
                <w:color w:val="auto"/>
                <w:sz w:val="21"/>
                <w:szCs w:val="21"/>
                <w:highlight w:val="none"/>
              </w:rPr>
            </w:pPr>
          </w:p>
        </w:tc>
        <w:tc>
          <w:tcPr>
            <w:tcW w:w="1714" w:type="dxa"/>
            <w:vAlign w:val="center"/>
          </w:tcPr>
          <w:p w14:paraId="6C6A3E68">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pacing w:val="-2"/>
                <w:sz w:val="21"/>
                <w:szCs w:val="21"/>
                <w:highlight w:val="none"/>
              </w:rPr>
              <w:t>新中式休闲椅</w:t>
            </w:r>
          </w:p>
        </w:tc>
        <w:tc>
          <w:tcPr>
            <w:tcW w:w="1080" w:type="dxa"/>
            <w:vAlign w:val="center"/>
          </w:tcPr>
          <w:p w14:paraId="36996B63">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z w:val="21"/>
                <w:szCs w:val="21"/>
                <w:highlight w:val="none"/>
              </w:rPr>
              <w:t>8</w:t>
            </w:r>
          </w:p>
        </w:tc>
        <w:tc>
          <w:tcPr>
            <w:tcW w:w="960" w:type="dxa"/>
            <w:vAlign w:val="center"/>
          </w:tcPr>
          <w:p w14:paraId="06F9FB29">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z w:val="21"/>
                <w:szCs w:val="21"/>
                <w:highlight w:val="none"/>
              </w:rPr>
              <w:t>张</w:t>
            </w:r>
          </w:p>
        </w:tc>
        <w:tc>
          <w:tcPr>
            <w:tcW w:w="4838" w:type="dxa"/>
            <w:vAlign w:val="top"/>
          </w:tcPr>
          <w:p w14:paraId="262CF0CE">
            <w:pPr>
              <w:pStyle w:val="478"/>
              <w:keepNext w:val="0"/>
              <w:keepLines w:val="0"/>
              <w:pageBreakBefore w:val="0"/>
              <w:widowControl/>
              <w:kinsoku w:val="0"/>
              <w:wordWrap/>
              <w:overflowPunct/>
              <w:topLinePunct w:val="0"/>
              <w:autoSpaceDE w:val="0"/>
              <w:autoSpaceDN w:val="0"/>
              <w:bidi w:val="0"/>
              <w:adjustRightInd w:val="0"/>
              <w:snapToGrid w:val="0"/>
              <w:spacing w:before="48" w:line="240" w:lineRule="auto"/>
              <w:ind w:left="124"/>
              <w:textAlignment w:val="baseline"/>
              <w:rPr>
                <w:color w:val="auto"/>
                <w:sz w:val="21"/>
                <w:szCs w:val="21"/>
                <w:highlight w:val="none"/>
              </w:rPr>
            </w:pPr>
            <w:r>
              <w:rPr>
                <w:color w:val="auto"/>
                <w:sz w:val="21"/>
                <w:szCs w:val="21"/>
                <w:highlight w:val="none"/>
              </w:rPr>
              <w:t>行政科研楼</w:t>
            </w:r>
            <w:r>
              <w:rPr>
                <w:rFonts w:hint="eastAsia"/>
                <w:color w:val="auto"/>
                <w:sz w:val="21"/>
                <w:szCs w:val="21"/>
                <w:highlight w:val="none"/>
                <w:lang w:val="en-US" w:eastAsia="zh-CN"/>
              </w:rPr>
              <w:t xml:space="preserve"> </w:t>
            </w:r>
            <w:r>
              <w:rPr>
                <w:color w:val="auto"/>
                <w:sz w:val="21"/>
                <w:szCs w:val="21"/>
                <w:highlight w:val="none"/>
              </w:rPr>
              <w:t>2F:休息区8张</w:t>
            </w:r>
          </w:p>
        </w:tc>
        <w:tc>
          <w:tcPr>
            <w:tcW w:w="2013" w:type="dxa"/>
            <w:vAlign w:val="top"/>
          </w:tcPr>
          <w:p w14:paraId="0BCCA6C8">
            <w:pPr>
              <w:pStyle w:val="478"/>
              <w:keepNext w:val="0"/>
              <w:keepLines w:val="0"/>
              <w:pageBreakBefore w:val="0"/>
              <w:widowControl/>
              <w:kinsoku w:val="0"/>
              <w:wordWrap/>
              <w:overflowPunct/>
              <w:topLinePunct w:val="0"/>
              <w:autoSpaceDE w:val="0"/>
              <w:autoSpaceDN w:val="0"/>
              <w:bidi w:val="0"/>
              <w:adjustRightInd w:val="0"/>
              <w:snapToGrid w:val="0"/>
              <w:spacing w:before="48" w:line="240" w:lineRule="auto"/>
              <w:ind w:left="124"/>
              <w:textAlignment w:val="baseline"/>
              <w:rPr>
                <w:color w:val="auto"/>
                <w:sz w:val="21"/>
                <w:szCs w:val="21"/>
                <w:highlight w:val="none"/>
              </w:rPr>
            </w:pPr>
          </w:p>
        </w:tc>
        <w:tc>
          <w:tcPr>
            <w:tcW w:w="2228" w:type="dxa"/>
            <w:vAlign w:val="top"/>
          </w:tcPr>
          <w:p w14:paraId="61C84CB6">
            <w:pPr>
              <w:pStyle w:val="478"/>
              <w:keepNext w:val="0"/>
              <w:keepLines w:val="0"/>
              <w:pageBreakBefore w:val="0"/>
              <w:widowControl/>
              <w:kinsoku w:val="0"/>
              <w:wordWrap/>
              <w:overflowPunct/>
              <w:topLinePunct w:val="0"/>
              <w:autoSpaceDE w:val="0"/>
              <w:autoSpaceDN w:val="0"/>
              <w:bidi w:val="0"/>
              <w:adjustRightInd w:val="0"/>
              <w:snapToGrid w:val="0"/>
              <w:spacing w:before="48" w:line="240" w:lineRule="auto"/>
              <w:ind w:left="124"/>
              <w:textAlignment w:val="baseline"/>
              <w:rPr>
                <w:color w:val="auto"/>
                <w:sz w:val="21"/>
                <w:szCs w:val="21"/>
                <w:highlight w:val="none"/>
              </w:rPr>
            </w:pPr>
          </w:p>
        </w:tc>
      </w:tr>
      <w:tr w14:paraId="4E968D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9626" w:type="dxa"/>
            <w:gridSpan w:val="5"/>
            <w:shd w:val="clear" w:color="auto" w:fill="BFD8C2"/>
            <w:vAlign w:val="center"/>
          </w:tcPr>
          <w:p w14:paraId="64637374">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left"/>
              <w:textAlignment w:val="baseline"/>
              <w:rPr>
                <w:color w:val="auto"/>
                <w:sz w:val="21"/>
                <w:szCs w:val="21"/>
                <w:highlight w:val="none"/>
              </w:rPr>
            </w:pPr>
            <w:r>
              <w:rPr>
                <w:b/>
                <w:bCs/>
                <w:color w:val="auto"/>
                <w:spacing w:val="2"/>
                <w:sz w:val="21"/>
                <w:szCs w:val="21"/>
                <w:highlight w:val="none"/>
              </w:rPr>
              <w:t>养生园</w:t>
            </w:r>
          </w:p>
        </w:tc>
        <w:tc>
          <w:tcPr>
            <w:tcW w:w="2013" w:type="dxa"/>
            <w:shd w:val="clear" w:color="auto" w:fill="BFD8C2"/>
            <w:vAlign w:val="center"/>
          </w:tcPr>
          <w:p w14:paraId="00E88501">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left"/>
              <w:textAlignment w:val="baseline"/>
              <w:rPr>
                <w:b/>
                <w:bCs/>
                <w:color w:val="auto"/>
                <w:spacing w:val="2"/>
                <w:sz w:val="21"/>
                <w:szCs w:val="21"/>
                <w:highlight w:val="none"/>
              </w:rPr>
            </w:pPr>
          </w:p>
        </w:tc>
        <w:tc>
          <w:tcPr>
            <w:tcW w:w="2228" w:type="dxa"/>
            <w:shd w:val="clear" w:color="auto" w:fill="BFD8C2"/>
            <w:vAlign w:val="center"/>
          </w:tcPr>
          <w:p w14:paraId="568D93A7">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left"/>
              <w:textAlignment w:val="baseline"/>
              <w:rPr>
                <w:b/>
                <w:bCs/>
                <w:color w:val="auto"/>
                <w:spacing w:val="2"/>
                <w:sz w:val="21"/>
                <w:szCs w:val="21"/>
                <w:highlight w:val="none"/>
              </w:rPr>
            </w:pPr>
          </w:p>
        </w:tc>
      </w:tr>
      <w:tr w14:paraId="598B7B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90" w:hRule="atLeast"/>
          <w:jc w:val="center"/>
        </w:trPr>
        <w:tc>
          <w:tcPr>
            <w:tcW w:w="1034" w:type="dxa"/>
            <w:vAlign w:val="center"/>
          </w:tcPr>
          <w:p w14:paraId="78D5D3A6">
            <w:pPr>
              <w:pStyle w:val="478"/>
              <w:keepNext w:val="0"/>
              <w:keepLines w:val="0"/>
              <w:pageBreakBefore w:val="0"/>
              <w:widowControl/>
              <w:numPr>
                <w:ilvl w:val="0"/>
                <w:numId w:val="14"/>
              </w:numPr>
              <w:kinsoku w:val="0"/>
              <w:wordWrap/>
              <w:overflowPunct/>
              <w:topLinePunct w:val="0"/>
              <w:autoSpaceDE w:val="0"/>
              <w:autoSpaceDN w:val="0"/>
              <w:bidi w:val="0"/>
              <w:adjustRightInd w:val="0"/>
              <w:snapToGrid w:val="0"/>
              <w:spacing w:line="240" w:lineRule="auto"/>
              <w:ind w:left="454" w:leftChars="0" w:hanging="454" w:firstLineChars="0"/>
              <w:jc w:val="center"/>
              <w:textAlignment w:val="baseline"/>
              <w:rPr>
                <w:color w:val="auto"/>
                <w:sz w:val="21"/>
                <w:szCs w:val="21"/>
                <w:highlight w:val="none"/>
              </w:rPr>
            </w:pPr>
          </w:p>
        </w:tc>
        <w:tc>
          <w:tcPr>
            <w:tcW w:w="1714" w:type="dxa"/>
            <w:vAlign w:val="center"/>
          </w:tcPr>
          <w:p w14:paraId="49AC56B4">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pacing w:val="1"/>
                <w:sz w:val="21"/>
                <w:szCs w:val="21"/>
                <w:highlight w:val="none"/>
              </w:rPr>
              <w:t>中式接待椅</w:t>
            </w:r>
          </w:p>
        </w:tc>
        <w:tc>
          <w:tcPr>
            <w:tcW w:w="1080" w:type="dxa"/>
            <w:vAlign w:val="center"/>
          </w:tcPr>
          <w:p w14:paraId="239CFBE9">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pacing w:val="-6"/>
                <w:sz w:val="21"/>
                <w:szCs w:val="21"/>
                <w:highlight w:val="none"/>
              </w:rPr>
              <w:t>14</w:t>
            </w:r>
          </w:p>
        </w:tc>
        <w:tc>
          <w:tcPr>
            <w:tcW w:w="960" w:type="dxa"/>
            <w:vAlign w:val="center"/>
          </w:tcPr>
          <w:p w14:paraId="79807F17">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z w:val="21"/>
                <w:szCs w:val="21"/>
                <w:highlight w:val="none"/>
              </w:rPr>
              <w:t>张</w:t>
            </w:r>
          </w:p>
        </w:tc>
        <w:tc>
          <w:tcPr>
            <w:tcW w:w="4838" w:type="dxa"/>
            <w:vAlign w:val="top"/>
          </w:tcPr>
          <w:p w14:paraId="10194B28">
            <w:pPr>
              <w:pStyle w:val="478"/>
              <w:keepNext w:val="0"/>
              <w:keepLines w:val="0"/>
              <w:pageBreakBefore w:val="0"/>
              <w:widowControl/>
              <w:kinsoku w:val="0"/>
              <w:wordWrap/>
              <w:overflowPunct/>
              <w:topLinePunct w:val="0"/>
              <w:autoSpaceDE w:val="0"/>
              <w:autoSpaceDN w:val="0"/>
              <w:bidi w:val="0"/>
              <w:adjustRightInd w:val="0"/>
              <w:snapToGrid w:val="0"/>
              <w:spacing w:before="49" w:line="240" w:lineRule="auto"/>
              <w:ind w:left="124"/>
              <w:textAlignment w:val="baseline"/>
              <w:rPr>
                <w:color w:val="auto"/>
                <w:sz w:val="21"/>
                <w:szCs w:val="21"/>
                <w:highlight w:val="none"/>
              </w:rPr>
            </w:pPr>
            <w:r>
              <w:rPr>
                <w:color w:val="auto"/>
                <w:spacing w:val="-1"/>
                <w:sz w:val="21"/>
                <w:szCs w:val="21"/>
                <w:highlight w:val="none"/>
              </w:rPr>
              <w:t>养生园：中和堂14张</w:t>
            </w:r>
          </w:p>
        </w:tc>
        <w:tc>
          <w:tcPr>
            <w:tcW w:w="2013" w:type="dxa"/>
            <w:vAlign w:val="top"/>
          </w:tcPr>
          <w:p w14:paraId="6EAB0B04">
            <w:pPr>
              <w:pStyle w:val="478"/>
              <w:keepNext w:val="0"/>
              <w:keepLines w:val="0"/>
              <w:pageBreakBefore w:val="0"/>
              <w:widowControl/>
              <w:kinsoku w:val="0"/>
              <w:wordWrap/>
              <w:overflowPunct/>
              <w:topLinePunct w:val="0"/>
              <w:autoSpaceDE w:val="0"/>
              <w:autoSpaceDN w:val="0"/>
              <w:bidi w:val="0"/>
              <w:adjustRightInd w:val="0"/>
              <w:snapToGrid w:val="0"/>
              <w:spacing w:before="49" w:line="240" w:lineRule="auto"/>
              <w:ind w:left="124"/>
              <w:textAlignment w:val="baseline"/>
              <w:rPr>
                <w:color w:val="auto"/>
                <w:spacing w:val="-1"/>
                <w:sz w:val="21"/>
                <w:szCs w:val="21"/>
                <w:highlight w:val="none"/>
              </w:rPr>
            </w:pPr>
          </w:p>
        </w:tc>
        <w:tc>
          <w:tcPr>
            <w:tcW w:w="2228" w:type="dxa"/>
            <w:vAlign w:val="top"/>
          </w:tcPr>
          <w:p w14:paraId="6E5BA08D">
            <w:pPr>
              <w:pStyle w:val="478"/>
              <w:keepNext w:val="0"/>
              <w:keepLines w:val="0"/>
              <w:pageBreakBefore w:val="0"/>
              <w:widowControl/>
              <w:kinsoku w:val="0"/>
              <w:wordWrap/>
              <w:overflowPunct/>
              <w:topLinePunct w:val="0"/>
              <w:autoSpaceDE w:val="0"/>
              <w:autoSpaceDN w:val="0"/>
              <w:bidi w:val="0"/>
              <w:adjustRightInd w:val="0"/>
              <w:snapToGrid w:val="0"/>
              <w:spacing w:before="49" w:line="240" w:lineRule="auto"/>
              <w:ind w:left="124"/>
              <w:textAlignment w:val="baseline"/>
              <w:rPr>
                <w:color w:val="auto"/>
                <w:spacing w:val="-1"/>
                <w:sz w:val="21"/>
                <w:szCs w:val="21"/>
                <w:highlight w:val="none"/>
              </w:rPr>
            </w:pPr>
          </w:p>
        </w:tc>
      </w:tr>
      <w:tr w14:paraId="4694B6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90" w:hRule="atLeast"/>
          <w:jc w:val="center"/>
        </w:trPr>
        <w:tc>
          <w:tcPr>
            <w:tcW w:w="1034" w:type="dxa"/>
            <w:vAlign w:val="center"/>
          </w:tcPr>
          <w:p w14:paraId="5A2FAA05">
            <w:pPr>
              <w:pStyle w:val="478"/>
              <w:keepNext w:val="0"/>
              <w:keepLines w:val="0"/>
              <w:pageBreakBefore w:val="0"/>
              <w:widowControl/>
              <w:numPr>
                <w:ilvl w:val="0"/>
                <w:numId w:val="14"/>
              </w:numPr>
              <w:kinsoku w:val="0"/>
              <w:wordWrap/>
              <w:overflowPunct/>
              <w:topLinePunct w:val="0"/>
              <w:autoSpaceDE w:val="0"/>
              <w:autoSpaceDN w:val="0"/>
              <w:bidi w:val="0"/>
              <w:adjustRightInd w:val="0"/>
              <w:snapToGrid w:val="0"/>
              <w:spacing w:line="240" w:lineRule="auto"/>
              <w:ind w:left="454" w:leftChars="0" w:hanging="454" w:firstLineChars="0"/>
              <w:jc w:val="center"/>
              <w:textAlignment w:val="baseline"/>
              <w:rPr>
                <w:color w:val="auto"/>
                <w:sz w:val="21"/>
                <w:szCs w:val="21"/>
                <w:highlight w:val="none"/>
              </w:rPr>
            </w:pPr>
          </w:p>
        </w:tc>
        <w:tc>
          <w:tcPr>
            <w:tcW w:w="1714" w:type="dxa"/>
            <w:vAlign w:val="center"/>
          </w:tcPr>
          <w:p w14:paraId="129D7AF4">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pacing w:val="1"/>
                <w:sz w:val="21"/>
                <w:szCs w:val="21"/>
                <w:highlight w:val="none"/>
              </w:rPr>
              <w:t>中式长条几2</w:t>
            </w:r>
          </w:p>
        </w:tc>
        <w:tc>
          <w:tcPr>
            <w:tcW w:w="1080" w:type="dxa"/>
            <w:vAlign w:val="center"/>
          </w:tcPr>
          <w:p w14:paraId="0FC4E060">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z w:val="21"/>
                <w:szCs w:val="21"/>
                <w:highlight w:val="none"/>
              </w:rPr>
              <w:t>7</w:t>
            </w:r>
          </w:p>
        </w:tc>
        <w:tc>
          <w:tcPr>
            <w:tcW w:w="960" w:type="dxa"/>
            <w:vAlign w:val="center"/>
          </w:tcPr>
          <w:p w14:paraId="082FA330">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z w:val="21"/>
                <w:szCs w:val="21"/>
                <w:highlight w:val="none"/>
              </w:rPr>
              <w:t>张</w:t>
            </w:r>
          </w:p>
        </w:tc>
        <w:tc>
          <w:tcPr>
            <w:tcW w:w="4838" w:type="dxa"/>
            <w:vAlign w:val="top"/>
          </w:tcPr>
          <w:p w14:paraId="736C876A">
            <w:pPr>
              <w:pStyle w:val="478"/>
              <w:keepNext w:val="0"/>
              <w:keepLines w:val="0"/>
              <w:pageBreakBefore w:val="0"/>
              <w:widowControl/>
              <w:kinsoku w:val="0"/>
              <w:wordWrap/>
              <w:overflowPunct/>
              <w:topLinePunct w:val="0"/>
              <w:autoSpaceDE w:val="0"/>
              <w:autoSpaceDN w:val="0"/>
              <w:bidi w:val="0"/>
              <w:adjustRightInd w:val="0"/>
              <w:snapToGrid w:val="0"/>
              <w:spacing w:before="48" w:line="240" w:lineRule="auto"/>
              <w:ind w:left="124"/>
              <w:textAlignment w:val="baseline"/>
              <w:rPr>
                <w:color w:val="auto"/>
                <w:sz w:val="21"/>
                <w:szCs w:val="21"/>
                <w:highlight w:val="none"/>
              </w:rPr>
            </w:pPr>
            <w:r>
              <w:rPr>
                <w:color w:val="auto"/>
                <w:spacing w:val="-1"/>
                <w:sz w:val="21"/>
                <w:szCs w:val="21"/>
                <w:highlight w:val="none"/>
              </w:rPr>
              <w:t>养生园：中和堂7张</w:t>
            </w:r>
          </w:p>
        </w:tc>
        <w:tc>
          <w:tcPr>
            <w:tcW w:w="2013" w:type="dxa"/>
            <w:vAlign w:val="top"/>
          </w:tcPr>
          <w:p w14:paraId="692E8C3F">
            <w:pPr>
              <w:pStyle w:val="478"/>
              <w:keepNext w:val="0"/>
              <w:keepLines w:val="0"/>
              <w:pageBreakBefore w:val="0"/>
              <w:widowControl/>
              <w:kinsoku w:val="0"/>
              <w:wordWrap/>
              <w:overflowPunct/>
              <w:topLinePunct w:val="0"/>
              <w:autoSpaceDE w:val="0"/>
              <w:autoSpaceDN w:val="0"/>
              <w:bidi w:val="0"/>
              <w:adjustRightInd w:val="0"/>
              <w:snapToGrid w:val="0"/>
              <w:spacing w:before="48" w:line="240" w:lineRule="auto"/>
              <w:ind w:left="124"/>
              <w:textAlignment w:val="baseline"/>
              <w:rPr>
                <w:color w:val="auto"/>
                <w:spacing w:val="-1"/>
                <w:sz w:val="21"/>
                <w:szCs w:val="21"/>
                <w:highlight w:val="none"/>
              </w:rPr>
            </w:pPr>
          </w:p>
        </w:tc>
        <w:tc>
          <w:tcPr>
            <w:tcW w:w="2228" w:type="dxa"/>
            <w:vAlign w:val="top"/>
          </w:tcPr>
          <w:p w14:paraId="5E91F309">
            <w:pPr>
              <w:pStyle w:val="478"/>
              <w:keepNext w:val="0"/>
              <w:keepLines w:val="0"/>
              <w:pageBreakBefore w:val="0"/>
              <w:widowControl/>
              <w:kinsoku w:val="0"/>
              <w:wordWrap/>
              <w:overflowPunct/>
              <w:topLinePunct w:val="0"/>
              <w:autoSpaceDE w:val="0"/>
              <w:autoSpaceDN w:val="0"/>
              <w:bidi w:val="0"/>
              <w:adjustRightInd w:val="0"/>
              <w:snapToGrid w:val="0"/>
              <w:spacing w:before="48" w:line="240" w:lineRule="auto"/>
              <w:ind w:left="124"/>
              <w:textAlignment w:val="baseline"/>
              <w:rPr>
                <w:color w:val="auto"/>
                <w:spacing w:val="-1"/>
                <w:sz w:val="21"/>
                <w:szCs w:val="21"/>
                <w:highlight w:val="none"/>
              </w:rPr>
            </w:pPr>
          </w:p>
        </w:tc>
      </w:tr>
      <w:tr w14:paraId="04601D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90" w:hRule="atLeast"/>
          <w:jc w:val="center"/>
        </w:trPr>
        <w:tc>
          <w:tcPr>
            <w:tcW w:w="1034" w:type="dxa"/>
            <w:vAlign w:val="center"/>
          </w:tcPr>
          <w:p w14:paraId="7B37C213">
            <w:pPr>
              <w:pStyle w:val="478"/>
              <w:keepNext w:val="0"/>
              <w:keepLines w:val="0"/>
              <w:pageBreakBefore w:val="0"/>
              <w:widowControl/>
              <w:numPr>
                <w:ilvl w:val="0"/>
                <w:numId w:val="14"/>
              </w:numPr>
              <w:kinsoku w:val="0"/>
              <w:wordWrap/>
              <w:overflowPunct/>
              <w:topLinePunct w:val="0"/>
              <w:autoSpaceDE w:val="0"/>
              <w:autoSpaceDN w:val="0"/>
              <w:bidi w:val="0"/>
              <w:adjustRightInd w:val="0"/>
              <w:snapToGrid w:val="0"/>
              <w:spacing w:line="240" w:lineRule="auto"/>
              <w:ind w:left="454" w:leftChars="0" w:hanging="454" w:firstLineChars="0"/>
              <w:jc w:val="center"/>
              <w:textAlignment w:val="baseline"/>
              <w:rPr>
                <w:color w:val="auto"/>
                <w:sz w:val="21"/>
                <w:szCs w:val="21"/>
                <w:highlight w:val="none"/>
              </w:rPr>
            </w:pPr>
          </w:p>
        </w:tc>
        <w:tc>
          <w:tcPr>
            <w:tcW w:w="1714" w:type="dxa"/>
            <w:vAlign w:val="center"/>
          </w:tcPr>
          <w:p w14:paraId="38D1154E">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pacing w:val="2"/>
                <w:sz w:val="21"/>
                <w:szCs w:val="21"/>
                <w:highlight w:val="none"/>
              </w:rPr>
              <w:t>中式博古架</w:t>
            </w:r>
          </w:p>
        </w:tc>
        <w:tc>
          <w:tcPr>
            <w:tcW w:w="1080" w:type="dxa"/>
            <w:vAlign w:val="center"/>
          </w:tcPr>
          <w:p w14:paraId="690EC55D">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z w:val="21"/>
                <w:szCs w:val="21"/>
                <w:highlight w:val="none"/>
              </w:rPr>
              <w:t>2</w:t>
            </w:r>
          </w:p>
        </w:tc>
        <w:tc>
          <w:tcPr>
            <w:tcW w:w="960" w:type="dxa"/>
            <w:vAlign w:val="center"/>
          </w:tcPr>
          <w:p w14:paraId="7015E861">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z w:val="21"/>
                <w:szCs w:val="21"/>
                <w:highlight w:val="none"/>
              </w:rPr>
              <w:t>组</w:t>
            </w:r>
          </w:p>
        </w:tc>
        <w:tc>
          <w:tcPr>
            <w:tcW w:w="4838" w:type="dxa"/>
            <w:vAlign w:val="top"/>
          </w:tcPr>
          <w:p w14:paraId="260E2D55">
            <w:pPr>
              <w:pStyle w:val="478"/>
              <w:keepNext w:val="0"/>
              <w:keepLines w:val="0"/>
              <w:pageBreakBefore w:val="0"/>
              <w:widowControl/>
              <w:kinsoku w:val="0"/>
              <w:wordWrap/>
              <w:overflowPunct/>
              <w:topLinePunct w:val="0"/>
              <w:autoSpaceDE w:val="0"/>
              <w:autoSpaceDN w:val="0"/>
              <w:bidi w:val="0"/>
              <w:adjustRightInd w:val="0"/>
              <w:snapToGrid w:val="0"/>
              <w:spacing w:before="49" w:line="240" w:lineRule="auto"/>
              <w:ind w:left="124"/>
              <w:textAlignment w:val="baseline"/>
              <w:rPr>
                <w:color w:val="auto"/>
                <w:sz w:val="21"/>
                <w:szCs w:val="21"/>
                <w:highlight w:val="none"/>
              </w:rPr>
            </w:pPr>
            <w:r>
              <w:rPr>
                <w:color w:val="auto"/>
                <w:spacing w:val="-1"/>
                <w:sz w:val="21"/>
                <w:szCs w:val="21"/>
                <w:highlight w:val="none"/>
              </w:rPr>
              <w:t>养生园：理法方药馆1组、问道苑1组</w:t>
            </w:r>
          </w:p>
        </w:tc>
        <w:tc>
          <w:tcPr>
            <w:tcW w:w="2013" w:type="dxa"/>
            <w:vAlign w:val="top"/>
          </w:tcPr>
          <w:p w14:paraId="49ED2C09">
            <w:pPr>
              <w:pStyle w:val="478"/>
              <w:keepNext w:val="0"/>
              <w:keepLines w:val="0"/>
              <w:pageBreakBefore w:val="0"/>
              <w:widowControl/>
              <w:kinsoku w:val="0"/>
              <w:wordWrap/>
              <w:overflowPunct/>
              <w:topLinePunct w:val="0"/>
              <w:autoSpaceDE w:val="0"/>
              <w:autoSpaceDN w:val="0"/>
              <w:bidi w:val="0"/>
              <w:adjustRightInd w:val="0"/>
              <w:snapToGrid w:val="0"/>
              <w:spacing w:before="49" w:line="240" w:lineRule="auto"/>
              <w:ind w:left="124"/>
              <w:textAlignment w:val="baseline"/>
              <w:rPr>
                <w:color w:val="auto"/>
                <w:spacing w:val="-1"/>
                <w:sz w:val="21"/>
                <w:szCs w:val="21"/>
                <w:highlight w:val="none"/>
              </w:rPr>
            </w:pPr>
          </w:p>
        </w:tc>
        <w:tc>
          <w:tcPr>
            <w:tcW w:w="2228" w:type="dxa"/>
            <w:vAlign w:val="top"/>
          </w:tcPr>
          <w:p w14:paraId="582203F5">
            <w:pPr>
              <w:pStyle w:val="478"/>
              <w:keepNext w:val="0"/>
              <w:keepLines w:val="0"/>
              <w:pageBreakBefore w:val="0"/>
              <w:widowControl/>
              <w:kinsoku w:val="0"/>
              <w:wordWrap/>
              <w:overflowPunct/>
              <w:topLinePunct w:val="0"/>
              <w:autoSpaceDE w:val="0"/>
              <w:autoSpaceDN w:val="0"/>
              <w:bidi w:val="0"/>
              <w:adjustRightInd w:val="0"/>
              <w:snapToGrid w:val="0"/>
              <w:spacing w:before="49" w:line="240" w:lineRule="auto"/>
              <w:ind w:left="124"/>
              <w:textAlignment w:val="baseline"/>
              <w:rPr>
                <w:color w:val="auto"/>
                <w:spacing w:val="-1"/>
                <w:sz w:val="21"/>
                <w:szCs w:val="21"/>
                <w:highlight w:val="none"/>
              </w:rPr>
            </w:pPr>
          </w:p>
        </w:tc>
      </w:tr>
      <w:tr w14:paraId="4B49C8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90" w:hRule="atLeast"/>
          <w:jc w:val="center"/>
        </w:trPr>
        <w:tc>
          <w:tcPr>
            <w:tcW w:w="1034" w:type="dxa"/>
            <w:vAlign w:val="center"/>
          </w:tcPr>
          <w:p w14:paraId="3902C9D7">
            <w:pPr>
              <w:pStyle w:val="478"/>
              <w:keepNext w:val="0"/>
              <w:keepLines w:val="0"/>
              <w:pageBreakBefore w:val="0"/>
              <w:widowControl/>
              <w:numPr>
                <w:ilvl w:val="0"/>
                <w:numId w:val="14"/>
              </w:numPr>
              <w:kinsoku w:val="0"/>
              <w:wordWrap/>
              <w:overflowPunct/>
              <w:topLinePunct w:val="0"/>
              <w:autoSpaceDE w:val="0"/>
              <w:autoSpaceDN w:val="0"/>
              <w:bidi w:val="0"/>
              <w:adjustRightInd w:val="0"/>
              <w:snapToGrid w:val="0"/>
              <w:spacing w:line="240" w:lineRule="auto"/>
              <w:ind w:left="454" w:leftChars="0" w:hanging="454" w:firstLineChars="0"/>
              <w:jc w:val="center"/>
              <w:textAlignment w:val="baseline"/>
              <w:rPr>
                <w:color w:val="auto"/>
                <w:sz w:val="21"/>
                <w:szCs w:val="21"/>
                <w:highlight w:val="none"/>
              </w:rPr>
            </w:pPr>
          </w:p>
        </w:tc>
        <w:tc>
          <w:tcPr>
            <w:tcW w:w="1714" w:type="dxa"/>
            <w:vAlign w:val="center"/>
          </w:tcPr>
          <w:p w14:paraId="52FE2AD0">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pacing w:val="2"/>
                <w:sz w:val="21"/>
                <w:szCs w:val="21"/>
                <w:highlight w:val="none"/>
              </w:rPr>
              <w:t>中式方凳</w:t>
            </w:r>
          </w:p>
        </w:tc>
        <w:tc>
          <w:tcPr>
            <w:tcW w:w="1080" w:type="dxa"/>
            <w:vAlign w:val="center"/>
          </w:tcPr>
          <w:p w14:paraId="5B71A619">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z w:val="21"/>
                <w:szCs w:val="21"/>
                <w:highlight w:val="none"/>
              </w:rPr>
              <w:t>8</w:t>
            </w:r>
          </w:p>
        </w:tc>
        <w:tc>
          <w:tcPr>
            <w:tcW w:w="960" w:type="dxa"/>
            <w:vAlign w:val="center"/>
          </w:tcPr>
          <w:p w14:paraId="64ED20E7">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z w:val="21"/>
                <w:szCs w:val="21"/>
                <w:highlight w:val="none"/>
              </w:rPr>
              <w:t>张</w:t>
            </w:r>
          </w:p>
        </w:tc>
        <w:tc>
          <w:tcPr>
            <w:tcW w:w="4838" w:type="dxa"/>
            <w:vAlign w:val="top"/>
          </w:tcPr>
          <w:p w14:paraId="6DBD82BC">
            <w:pPr>
              <w:pStyle w:val="478"/>
              <w:keepNext w:val="0"/>
              <w:keepLines w:val="0"/>
              <w:pageBreakBefore w:val="0"/>
              <w:widowControl/>
              <w:kinsoku w:val="0"/>
              <w:wordWrap/>
              <w:overflowPunct/>
              <w:topLinePunct w:val="0"/>
              <w:autoSpaceDE w:val="0"/>
              <w:autoSpaceDN w:val="0"/>
              <w:bidi w:val="0"/>
              <w:adjustRightInd w:val="0"/>
              <w:snapToGrid w:val="0"/>
              <w:spacing w:before="49" w:line="240" w:lineRule="auto"/>
              <w:ind w:left="124"/>
              <w:textAlignment w:val="baseline"/>
              <w:rPr>
                <w:color w:val="auto"/>
                <w:sz w:val="21"/>
                <w:szCs w:val="21"/>
                <w:highlight w:val="none"/>
              </w:rPr>
            </w:pPr>
            <w:r>
              <w:rPr>
                <w:color w:val="auto"/>
                <w:spacing w:val="-1"/>
                <w:sz w:val="21"/>
                <w:szCs w:val="21"/>
                <w:highlight w:val="none"/>
              </w:rPr>
              <w:t>养生园：理法方药馆4张、问道苑4张</w:t>
            </w:r>
          </w:p>
        </w:tc>
        <w:tc>
          <w:tcPr>
            <w:tcW w:w="2013" w:type="dxa"/>
            <w:vAlign w:val="top"/>
          </w:tcPr>
          <w:p w14:paraId="0E96FE31">
            <w:pPr>
              <w:pStyle w:val="478"/>
              <w:keepNext w:val="0"/>
              <w:keepLines w:val="0"/>
              <w:pageBreakBefore w:val="0"/>
              <w:widowControl/>
              <w:kinsoku w:val="0"/>
              <w:wordWrap/>
              <w:overflowPunct/>
              <w:topLinePunct w:val="0"/>
              <w:autoSpaceDE w:val="0"/>
              <w:autoSpaceDN w:val="0"/>
              <w:bidi w:val="0"/>
              <w:adjustRightInd w:val="0"/>
              <w:snapToGrid w:val="0"/>
              <w:spacing w:before="49" w:line="240" w:lineRule="auto"/>
              <w:ind w:left="124"/>
              <w:textAlignment w:val="baseline"/>
              <w:rPr>
                <w:color w:val="auto"/>
                <w:spacing w:val="-1"/>
                <w:sz w:val="21"/>
                <w:szCs w:val="21"/>
                <w:highlight w:val="none"/>
              </w:rPr>
            </w:pPr>
          </w:p>
        </w:tc>
        <w:tc>
          <w:tcPr>
            <w:tcW w:w="2228" w:type="dxa"/>
            <w:vAlign w:val="top"/>
          </w:tcPr>
          <w:p w14:paraId="042EA6BB">
            <w:pPr>
              <w:pStyle w:val="478"/>
              <w:keepNext w:val="0"/>
              <w:keepLines w:val="0"/>
              <w:pageBreakBefore w:val="0"/>
              <w:widowControl/>
              <w:kinsoku w:val="0"/>
              <w:wordWrap/>
              <w:overflowPunct/>
              <w:topLinePunct w:val="0"/>
              <w:autoSpaceDE w:val="0"/>
              <w:autoSpaceDN w:val="0"/>
              <w:bidi w:val="0"/>
              <w:adjustRightInd w:val="0"/>
              <w:snapToGrid w:val="0"/>
              <w:spacing w:before="49" w:line="240" w:lineRule="auto"/>
              <w:ind w:left="124"/>
              <w:textAlignment w:val="baseline"/>
              <w:rPr>
                <w:color w:val="auto"/>
                <w:spacing w:val="-1"/>
                <w:sz w:val="21"/>
                <w:szCs w:val="21"/>
                <w:highlight w:val="none"/>
              </w:rPr>
            </w:pPr>
          </w:p>
        </w:tc>
      </w:tr>
      <w:tr w14:paraId="0E8C7A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90" w:hRule="atLeast"/>
          <w:jc w:val="center"/>
        </w:trPr>
        <w:tc>
          <w:tcPr>
            <w:tcW w:w="1034" w:type="dxa"/>
            <w:vAlign w:val="center"/>
          </w:tcPr>
          <w:p w14:paraId="04BBDE05">
            <w:pPr>
              <w:pStyle w:val="478"/>
              <w:keepNext w:val="0"/>
              <w:keepLines w:val="0"/>
              <w:pageBreakBefore w:val="0"/>
              <w:widowControl/>
              <w:numPr>
                <w:ilvl w:val="0"/>
                <w:numId w:val="14"/>
              </w:numPr>
              <w:kinsoku w:val="0"/>
              <w:wordWrap/>
              <w:overflowPunct/>
              <w:topLinePunct w:val="0"/>
              <w:autoSpaceDE w:val="0"/>
              <w:autoSpaceDN w:val="0"/>
              <w:bidi w:val="0"/>
              <w:adjustRightInd w:val="0"/>
              <w:snapToGrid w:val="0"/>
              <w:spacing w:line="240" w:lineRule="auto"/>
              <w:ind w:left="454" w:leftChars="0" w:hanging="454" w:firstLineChars="0"/>
              <w:jc w:val="center"/>
              <w:textAlignment w:val="baseline"/>
              <w:rPr>
                <w:color w:val="auto"/>
                <w:sz w:val="21"/>
                <w:szCs w:val="21"/>
                <w:highlight w:val="none"/>
              </w:rPr>
            </w:pPr>
          </w:p>
        </w:tc>
        <w:tc>
          <w:tcPr>
            <w:tcW w:w="1714" w:type="dxa"/>
            <w:vAlign w:val="center"/>
          </w:tcPr>
          <w:p w14:paraId="2E3C67D4">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pacing w:val="4"/>
                <w:sz w:val="21"/>
                <w:szCs w:val="21"/>
                <w:highlight w:val="none"/>
              </w:rPr>
              <w:t>中式书画台</w:t>
            </w:r>
          </w:p>
        </w:tc>
        <w:tc>
          <w:tcPr>
            <w:tcW w:w="1080" w:type="dxa"/>
            <w:vAlign w:val="center"/>
          </w:tcPr>
          <w:p w14:paraId="7C123F87">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z w:val="21"/>
                <w:szCs w:val="21"/>
                <w:highlight w:val="none"/>
              </w:rPr>
              <w:t>2</w:t>
            </w:r>
          </w:p>
        </w:tc>
        <w:tc>
          <w:tcPr>
            <w:tcW w:w="960" w:type="dxa"/>
            <w:vAlign w:val="center"/>
          </w:tcPr>
          <w:p w14:paraId="29BB13AB">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z w:val="21"/>
                <w:szCs w:val="21"/>
                <w:highlight w:val="none"/>
              </w:rPr>
              <w:t>张</w:t>
            </w:r>
          </w:p>
        </w:tc>
        <w:tc>
          <w:tcPr>
            <w:tcW w:w="4838" w:type="dxa"/>
            <w:vAlign w:val="top"/>
          </w:tcPr>
          <w:p w14:paraId="4EF4618E">
            <w:pPr>
              <w:pStyle w:val="478"/>
              <w:keepNext w:val="0"/>
              <w:keepLines w:val="0"/>
              <w:pageBreakBefore w:val="0"/>
              <w:widowControl/>
              <w:kinsoku w:val="0"/>
              <w:wordWrap/>
              <w:overflowPunct/>
              <w:topLinePunct w:val="0"/>
              <w:autoSpaceDE w:val="0"/>
              <w:autoSpaceDN w:val="0"/>
              <w:bidi w:val="0"/>
              <w:adjustRightInd w:val="0"/>
              <w:snapToGrid w:val="0"/>
              <w:spacing w:before="39" w:line="240" w:lineRule="auto"/>
              <w:ind w:left="124"/>
              <w:textAlignment w:val="baseline"/>
              <w:rPr>
                <w:color w:val="auto"/>
                <w:sz w:val="21"/>
                <w:szCs w:val="21"/>
                <w:highlight w:val="none"/>
              </w:rPr>
            </w:pPr>
            <w:r>
              <w:rPr>
                <w:color w:val="auto"/>
                <w:spacing w:val="-1"/>
                <w:sz w:val="21"/>
                <w:szCs w:val="21"/>
                <w:highlight w:val="none"/>
              </w:rPr>
              <w:t>养生园：理法方药馆1张、问道苑1张</w:t>
            </w:r>
          </w:p>
        </w:tc>
        <w:tc>
          <w:tcPr>
            <w:tcW w:w="2013" w:type="dxa"/>
            <w:vAlign w:val="top"/>
          </w:tcPr>
          <w:p w14:paraId="6A2D98D3">
            <w:pPr>
              <w:pStyle w:val="478"/>
              <w:keepNext w:val="0"/>
              <w:keepLines w:val="0"/>
              <w:pageBreakBefore w:val="0"/>
              <w:widowControl/>
              <w:kinsoku w:val="0"/>
              <w:wordWrap/>
              <w:overflowPunct/>
              <w:topLinePunct w:val="0"/>
              <w:autoSpaceDE w:val="0"/>
              <w:autoSpaceDN w:val="0"/>
              <w:bidi w:val="0"/>
              <w:adjustRightInd w:val="0"/>
              <w:snapToGrid w:val="0"/>
              <w:spacing w:before="39" w:line="240" w:lineRule="auto"/>
              <w:ind w:left="124"/>
              <w:textAlignment w:val="baseline"/>
              <w:rPr>
                <w:color w:val="auto"/>
                <w:spacing w:val="-1"/>
                <w:sz w:val="21"/>
                <w:szCs w:val="21"/>
                <w:highlight w:val="none"/>
              </w:rPr>
            </w:pPr>
          </w:p>
        </w:tc>
        <w:tc>
          <w:tcPr>
            <w:tcW w:w="2228" w:type="dxa"/>
            <w:vAlign w:val="top"/>
          </w:tcPr>
          <w:p w14:paraId="3B99A464">
            <w:pPr>
              <w:pStyle w:val="478"/>
              <w:keepNext w:val="0"/>
              <w:keepLines w:val="0"/>
              <w:pageBreakBefore w:val="0"/>
              <w:widowControl/>
              <w:kinsoku w:val="0"/>
              <w:wordWrap/>
              <w:overflowPunct/>
              <w:topLinePunct w:val="0"/>
              <w:autoSpaceDE w:val="0"/>
              <w:autoSpaceDN w:val="0"/>
              <w:bidi w:val="0"/>
              <w:adjustRightInd w:val="0"/>
              <w:snapToGrid w:val="0"/>
              <w:spacing w:before="39" w:line="240" w:lineRule="auto"/>
              <w:ind w:left="124"/>
              <w:textAlignment w:val="baseline"/>
              <w:rPr>
                <w:color w:val="auto"/>
                <w:spacing w:val="-1"/>
                <w:sz w:val="21"/>
                <w:szCs w:val="21"/>
                <w:highlight w:val="none"/>
              </w:rPr>
            </w:pPr>
          </w:p>
        </w:tc>
      </w:tr>
      <w:tr w14:paraId="1973FC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90" w:hRule="atLeast"/>
          <w:jc w:val="center"/>
        </w:trPr>
        <w:tc>
          <w:tcPr>
            <w:tcW w:w="1034" w:type="dxa"/>
            <w:vAlign w:val="center"/>
          </w:tcPr>
          <w:p w14:paraId="0DDF436E">
            <w:pPr>
              <w:pStyle w:val="478"/>
              <w:keepNext w:val="0"/>
              <w:keepLines w:val="0"/>
              <w:pageBreakBefore w:val="0"/>
              <w:widowControl/>
              <w:numPr>
                <w:ilvl w:val="0"/>
                <w:numId w:val="14"/>
              </w:numPr>
              <w:kinsoku w:val="0"/>
              <w:wordWrap/>
              <w:overflowPunct/>
              <w:topLinePunct w:val="0"/>
              <w:autoSpaceDE w:val="0"/>
              <w:autoSpaceDN w:val="0"/>
              <w:bidi w:val="0"/>
              <w:adjustRightInd w:val="0"/>
              <w:snapToGrid w:val="0"/>
              <w:spacing w:line="240" w:lineRule="auto"/>
              <w:ind w:left="454" w:leftChars="0" w:hanging="454" w:firstLineChars="0"/>
              <w:jc w:val="center"/>
              <w:textAlignment w:val="baseline"/>
              <w:rPr>
                <w:color w:val="auto"/>
                <w:sz w:val="21"/>
                <w:szCs w:val="21"/>
                <w:highlight w:val="none"/>
              </w:rPr>
            </w:pPr>
          </w:p>
        </w:tc>
        <w:tc>
          <w:tcPr>
            <w:tcW w:w="1714" w:type="dxa"/>
            <w:vAlign w:val="center"/>
          </w:tcPr>
          <w:p w14:paraId="556E88D1">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pacing w:val="1"/>
                <w:sz w:val="21"/>
                <w:szCs w:val="21"/>
                <w:highlight w:val="none"/>
              </w:rPr>
              <w:t>中式办公椅2</w:t>
            </w:r>
          </w:p>
        </w:tc>
        <w:tc>
          <w:tcPr>
            <w:tcW w:w="1080" w:type="dxa"/>
            <w:vAlign w:val="center"/>
          </w:tcPr>
          <w:p w14:paraId="2F7ECA2E">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z w:val="21"/>
                <w:szCs w:val="21"/>
                <w:highlight w:val="none"/>
              </w:rPr>
              <w:t>2</w:t>
            </w:r>
          </w:p>
        </w:tc>
        <w:tc>
          <w:tcPr>
            <w:tcW w:w="960" w:type="dxa"/>
            <w:vAlign w:val="center"/>
          </w:tcPr>
          <w:p w14:paraId="3AFA3076">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z w:val="21"/>
                <w:szCs w:val="21"/>
                <w:highlight w:val="none"/>
              </w:rPr>
              <w:t>张</w:t>
            </w:r>
          </w:p>
        </w:tc>
        <w:tc>
          <w:tcPr>
            <w:tcW w:w="4838" w:type="dxa"/>
            <w:vAlign w:val="top"/>
          </w:tcPr>
          <w:p w14:paraId="0086B832">
            <w:pPr>
              <w:pStyle w:val="478"/>
              <w:keepNext w:val="0"/>
              <w:keepLines w:val="0"/>
              <w:pageBreakBefore w:val="0"/>
              <w:widowControl/>
              <w:kinsoku w:val="0"/>
              <w:wordWrap/>
              <w:overflowPunct/>
              <w:topLinePunct w:val="0"/>
              <w:autoSpaceDE w:val="0"/>
              <w:autoSpaceDN w:val="0"/>
              <w:bidi w:val="0"/>
              <w:adjustRightInd w:val="0"/>
              <w:snapToGrid w:val="0"/>
              <w:spacing w:before="50" w:line="240" w:lineRule="auto"/>
              <w:ind w:left="124"/>
              <w:textAlignment w:val="baseline"/>
              <w:rPr>
                <w:color w:val="auto"/>
                <w:sz w:val="21"/>
                <w:szCs w:val="21"/>
                <w:highlight w:val="none"/>
              </w:rPr>
            </w:pPr>
            <w:r>
              <w:rPr>
                <w:color w:val="auto"/>
                <w:spacing w:val="-1"/>
                <w:sz w:val="21"/>
                <w:szCs w:val="21"/>
                <w:highlight w:val="none"/>
              </w:rPr>
              <w:t>养生园：理法方药馆1张、问道苑1张</w:t>
            </w:r>
          </w:p>
        </w:tc>
        <w:tc>
          <w:tcPr>
            <w:tcW w:w="2013" w:type="dxa"/>
            <w:vAlign w:val="top"/>
          </w:tcPr>
          <w:p w14:paraId="291E4FF6">
            <w:pPr>
              <w:pStyle w:val="478"/>
              <w:keepNext w:val="0"/>
              <w:keepLines w:val="0"/>
              <w:pageBreakBefore w:val="0"/>
              <w:widowControl/>
              <w:kinsoku w:val="0"/>
              <w:wordWrap/>
              <w:overflowPunct/>
              <w:topLinePunct w:val="0"/>
              <w:autoSpaceDE w:val="0"/>
              <w:autoSpaceDN w:val="0"/>
              <w:bidi w:val="0"/>
              <w:adjustRightInd w:val="0"/>
              <w:snapToGrid w:val="0"/>
              <w:spacing w:before="50" w:line="240" w:lineRule="auto"/>
              <w:ind w:left="124"/>
              <w:textAlignment w:val="baseline"/>
              <w:rPr>
                <w:color w:val="auto"/>
                <w:spacing w:val="-1"/>
                <w:sz w:val="21"/>
                <w:szCs w:val="21"/>
                <w:highlight w:val="none"/>
              </w:rPr>
            </w:pPr>
          </w:p>
        </w:tc>
        <w:tc>
          <w:tcPr>
            <w:tcW w:w="2228" w:type="dxa"/>
            <w:vAlign w:val="top"/>
          </w:tcPr>
          <w:p w14:paraId="7E74207C">
            <w:pPr>
              <w:pStyle w:val="478"/>
              <w:keepNext w:val="0"/>
              <w:keepLines w:val="0"/>
              <w:pageBreakBefore w:val="0"/>
              <w:widowControl/>
              <w:kinsoku w:val="0"/>
              <w:wordWrap/>
              <w:overflowPunct/>
              <w:topLinePunct w:val="0"/>
              <w:autoSpaceDE w:val="0"/>
              <w:autoSpaceDN w:val="0"/>
              <w:bidi w:val="0"/>
              <w:adjustRightInd w:val="0"/>
              <w:snapToGrid w:val="0"/>
              <w:spacing w:before="50" w:line="240" w:lineRule="auto"/>
              <w:ind w:left="124"/>
              <w:textAlignment w:val="baseline"/>
              <w:rPr>
                <w:color w:val="auto"/>
                <w:spacing w:val="-1"/>
                <w:sz w:val="21"/>
                <w:szCs w:val="21"/>
                <w:highlight w:val="none"/>
              </w:rPr>
            </w:pPr>
          </w:p>
        </w:tc>
      </w:tr>
      <w:tr w14:paraId="342AC5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90" w:hRule="atLeast"/>
          <w:jc w:val="center"/>
        </w:trPr>
        <w:tc>
          <w:tcPr>
            <w:tcW w:w="1034" w:type="dxa"/>
            <w:vAlign w:val="center"/>
          </w:tcPr>
          <w:p w14:paraId="6C52F48E">
            <w:pPr>
              <w:pStyle w:val="478"/>
              <w:keepNext w:val="0"/>
              <w:keepLines w:val="0"/>
              <w:pageBreakBefore w:val="0"/>
              <w:widowControl/>
              <w:numPr>
                <w:ilvl w:val="0"/>
                <w:numId w:val="14"/>
              </w:numPr>
              <w:kinsoku w:val="0"/>
              <w:wordWrap/>
              <w:overflowPunct/>
              <w:topLinePunct w:val="0"/>
              <w:autoSpaceDE w:val="0"/>
              <w:autoSpaceDN w:val="0"/>
              <w:bidi w:val="0"/>
              <w:adjustRightInd w:val="0"/>
              <w:snapToGrid w:val="0"/>
              <w:spacing w:line="240" w:lineRule="auto"/>
              <w:ind w:left="454" w:leftChars="0" w:hanging="454" w:firstLineChars="0"/>
              <w:jc w:val="center"/>
              <w:textAlignment w:val="baseline"/>
              <w:rPr>
                <w:color w:val="auto"/>
                <w:sz w:val="21"/>
                <w:szCs w:val="21"/>
                <w:highlight w:val="none"/>
              </w:rPr>
            </w:pPr>
          </w:p>
        </w:tc>
        <w:tc>
          <w:tcPr>
            <w:tcW w:w="1714" w:type="dxa"/>
            <w:vAlign w:val="center"/>
          </w:tcPr>
          <w:p w14:paraId="3EEF234C">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pacing w:val="5"/>
                <w:sz w:val="21"/>
                <w:szCs w:val="21"/>
                <w:highlight w:val="none"/>
              </w:rPr>
              <w:t>中式沙发1</w:t>
            </w:r>
          </w:p>
        </w:tc>
        <w:tc>
          <w:tcPr>
            <w:tcW w:w="1080" w:type="dxa"/>
            <w:vAlign w:val="center"/>
          </w:tcPr>
          <w:p w14:paraId="7D38B8B3">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z w:val="21"/>
                <w:szCs w:val="21"/>
                <w:highlight w:val="none"/>
              </w:rPr>
              <w:t>2</w:t>
            </w:r>
          </w:p>
        </w:tc>
        <w:tc>
          <w:tcPr>
            <w:tcW w:w="960" w:type="dxa"/>
            <w:vAlign w:val="center"/>
          </w:tcPr>
          <w:p w14:paraId="4DCECF99">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z w:val="21"/>
                <w:szCs w:val="21"/>
                <w:highlight w:val="none"/>
              </w:rPr>
              <w:t>张</w:t>
            </w:r>
          </w:p>
        </w:tc>
        <w:tc>
          <w:tcPr>
            <w:tcW w:w="4838" w:type="dxa"/>
            <w:vAlign w:val="top"/>
          </w:tcPr>
          <w:p w14:paraId="795ED6EB">
            <w:pPr>
              <w:pStyle w:val="478"/>
              <w:keepNext w:val="0"/>
              <w:keepLines w:val="0"/>
              <w:pageBreakBefore w:val="0"/>
              <w:widowControl/>
              <w:kinsoku w:val="0"/>
              <w:wordWrap/>
              <w:overflowPunct/>
              <w:topLinePunct w:val="0"/>
              <w:autoSpaceDE w:val="0"/>
              <w:autoSpaceDN w:val="0"/>
              <w:bidi w:val="0"/>
              <w:adjustRightInd w:val="0"/>
              <w:snapToGrid w:val="0"/>
              <w:spacing w:before="49" w:line="240" w:lineRule="auto"/>
              <w:ind w:left="124"/>
              <w:textAlignment w:val="baseline"/>
              <w:rPr>
                <w:color w:val="auto"/>
                <w:sz w:val="21"/>
                <w:szCs w:val="21"/>
                <w:highlight w:val="none"/>
              </w:rPr>
            </w:pPr>
            <w:r>
              <w:rPr>
                <w:color w:val="auto"/>
                <w:spacing w:val="-1"/>
                <w:sz w:val="21"/>
                <w:szCs w:val="21"/>
                <w:highlight w:val="none"/>
              </w:rPr>
              <w:t>养生园：理法方药馆1张、问道苑1张</w:t>
            </w:r>
          </w:p>
        </w:tc>
        <w:tc>
          <w:tcPr>
            <w:tcW w:w="2013" w:type="dxa"/>
            <w:vAlign w:val="top"/>
          </w:tcPr>
          <w:p w14:paraId="5D083161">
            <w:pPr>
              <w:pStyle w:val="478"/>
              <w:keepNext w:val="0"/>
              <w:keepLines w:val="0"/>
              <w:pageBreakBefore w:val="0"/>
              <w:widowControl/>
              <w:kinsoku w:val="0"/>
              <w:wordWrap/>
              <w:overflowPunct/>
              <w:topLinePunct w:val="0"/>
              <w:autoSpaceDE w:val="0"/>
              <w:autoSpaceDN w:val="0"/>
              <w:bidi w:val="0"/>
              <w:adjustRightInd w:val="0"/>
              <w:snapToGrid w:val="0"/>
              <w:spacing w:before="49" w:line="240" w:lineRule="auto"/>
              <w:ind w:left="124"/>
              <w:textAlignment w:val="baseline"/>
              <w:rPr>
                <w:color w:val="auto"/>
                <w:spacing w:val="-1"/>
                <w:sz w:val="21"/>
                <w:szCs w:val="21"/>
                <w:highlight w:val="none"/>
              </w:rPr>
            </w:pPr>
          </w:p>
        </w:tc>
        <w:tc>
          <w:tcPr>
            <w:tcW w:w="2228" w:type="dxa"/>
            <w:vAlign w:val="top"/>
          </w:tcPr>
          <w:p w14:paraId="460D7E9A">
            <w:pPr>
              <w:pStyle w:val="478"/>
              <w:keepNext w:val="0"/>
              <w:keepLines w:val="0"/>
              <w:pageBreakBefore w:val="0"/>
              <w:widowControl/>
              <w:kinsoku w:val="0"/>
              <w:wordWrap/>
              <w:overflowPunct/>
              <w:topLinePunct w:val="0"/>
              <w:autoSpaceDE w:val="0"/>
              <w:autoSpaceDN w:val="0"/>
              <w:bidi w:val="0"/>
              <w:adjustRightInd w:val="0"/>
              <w:snapToGrid w:val="0"/>
              <w:spacing w:before="49" w:line="240" w:lineRule="auto"/>
              <w:ind w:left="124"/>
              <w:textAlignment w:val="baseline"/>
              <w:rPr>
                <w:color w:val="auto"/>
                <w:spacing w:val="-1"/>
                <w:sz w:val="21"/>
                <w:szCs w:val="21"/>
                <w:highlight w:val="none"/>
              </w:rPr>
            </w:pPr>
          </w:p>
        </w:tc>
      </w:tr>
      <w:tr w14:paraId="6FC6FA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90" w:hRule="atLeast"/>
          <w:jc w:val="center"/>
        </w:trPr>
        <w:tc>
          <w:tcPr>
            <w:tcW w:w="1034" w:type="dxa"/>
            <w:vAlign w:val="center"/>
          </w:tcPr>
          <w:p w14:paraId="68CF75B0">
            <w:pPr>
              <w:pStyle w:val="478"/>
              <w:keepNext w:val="0"/>
              <w:keepLines w:val="0"/>
              <w:pageBreakBefore w:val="0"/>
              <w:widowControl/>
              <w:numPr>
                <w:ilvl w:val="0"/>
                <w:numId w:val="14"/>
              </w:numPr>
              <w:kinsoku w:val="0"/>
              <w:wordWrap/>
              <w:overflowPunct/>
              <w:topLinePunct w:val="0"/>
              <w:autoSpaceDE w:val="0"/>
              <w:autoSpaceDN w:val="0"/>
              <w:bidi w:val="0"/>
              <w:adjustRightInd w:val="0"/>
              <w:snapToGrid w:val="0"/>
              <w:spacing w:line="240" w:lineRule="auto"/>
              <w:ind w:left="454" w:leftChars="0" w:hanging="454" w:firstLineChars="0"/>
              <w:jc w:val="center"/>
              <w:textAlignment w:val="baseline"/>
              <w:rPr>
                <w:color w:val="auto"/>
                <w:sz w:val="21"/>
                <w:szCs w:val="21"/>
                <w:highlight w:val="none"/>
              </w:rPr>
            </w:pPr>
          </w:p>
        </w:tc>
        <w:tc>
          <w:tcPr>
            <w:tcW w:w="1714" w:type="dxa"/>
            <w:vAlign w:val="center"/>
          </w:tcPr>
          <w:p w14:paraId="58B5198C">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pacing w:val="3"/>
                <w:sz w:val="21"/>
                <w:szCs w:val="21"/>
                <w:highlight w:val="none"/>
              </w:rPr>
              <w:t>中式沙发2</w:t>
            </w:r>
          </w:p>
        </w:tc>
        <w:tc>
          <w:tcPr>
            <w:tcW w:w="1080" w:type="dxa"/>
            <w:vAlign w:val="center"/>
          </w:tcPr>
          <w:p w14:paraId="6388D8AB">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z w:val="21"/>
                <w:szCs w:val="21"/>
                <w:highlight w:val="none"/>
              </w:rPr>
              <w:t>4</w:t>
            </w:r>
          </w:p>
        </w:tc>
        <w:tc>
          <w:tcPr>
            <w:tcW w:w="960" w:type="dxa"/>
            <w:vAlign w:val="center"/>
          </w:tcPr>
          <w:p w14:paraId="0F4E6ECF">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z w:val="21"/>
                <w:szCs w:val="21"/>
                <w:highlight w:val="none"/>
              </w:rPr>
              <w:t>张</w:t>
            </w:r>
          </w:p>
        </w:tc>
        <w:tc>
          <w:tcPr>
            <w:tcW w:w="4838" w:type="dxa"/>
            <w:vAlign w:val="top"/>
          </w:tcPr>
          <w:p w14:paraId="14F15D64">
            <w:pPr>
              <w:pStyle w:val="478"/>
              <w:keepNext w:val="0"/>
              <w:keepLines w:val="0"/>
              <w:pageBreakBefore w:val="0"/>
              <w:widowControl/>
              <w:kinsoku w:val="0"/>
              <w:wordWrap/>
              <w:overflowPunct/>
              <w:topLinePunct w:val="0"/>
              <w:autoSpaceDE w:val="0"/>
              <w:autoSpaceDN w:val="0"/>
              <w:bidi w:val="0"/>
              <w:adjustRightInd w:val="0"/>
              <w:snapToGrid w:val="0"/>
              <w:spacing w:before="50" w:line="240" w:lineRule="auto"/>
              <w:ind w:left="124"/>
              <w:textAlignment w:val="baseline"/>
              <w:rPr>
                <w:color w:val="auto"/>
                <w:sz w:val="21"/>
                <w:szCs w:val="21"/>
                <w:highlight w:val="none"/>
              </w:rPr>
            </w:pPr>
            <w:r>
              <w:rPr>
                <w:color w:val="auto"/>
                <w:spacing w:val="-1"/>
                <w:sz w:val="21"/>
                <w:szCs w:val="21"/>
                <w:highlight w:val="none"/>
              </w:rPr>
              <w:t>养生园：理法方药馆2张、问道苑2张</w:t>
            </w:r>
          </w:p>
        </w:tc>
        <w:tc>
          <w:tcPr>
            <w:tcW w:w="2013" w:type="dxa"/>
            <w:vAlign w:val="top"/>
          </w:tcPr>
          <w:p w14:paraId="346B5B6E">
            <w:pPr>
              <w:pStyle w:val="478"/>
              <w:keepNext w:val="0"/>
              <w:keepLines w:val="0"/>
              <w:pageBreakBefore w:val="0"/>
              <w:widowControl/>
              <w:kinsoku w:val="0"/>
              <w:wordWrap/>
              <w:overflowPunct/>
              <w:topLinePunct w:val="0"/>
              <w:autoSpaceDE w:val="0"/>
              <w:autoSpaceDN w:val="0"/>
              <w:bidi w:val="0"/>
              <w:adjustRightInd w:val="0"/>
              <w:snapToGrid w:val="0"/>
              <w:spacing w:before="50" w:line="240" w:lineRule="auto"/>
              <w:ind w:left="124"/>
              <w:textAlignment w:val="baseline"/>
              <w:rPr>
                <w:color w:val="auto"/>
                <w:spacing w:val="-1"/>
                <w:sz w:val="21"/>
                <w:szCs w:val="21"/>
                <w:highlight w:val="none"/>
              </w:rPr>
            </w:pPr>
          </w:p>
        </w:tc>
        <w:tc>
          <w:tcPr>
            <w:tcW w:w="2228" w:type="dxa"/>
            <w:vAlign w:val="top"/>
          </w:tcPr>
          <w:p w14:paraId="4AF11604">
            <w:pPr>
              <w:pStyle w:val="478"/>
              <w:keepNext w:val="0"/>
              <w:keepLines w:val="0"/>
              <w:pageBreakBefore w:val="0"/>
              <w:widowControl/>
              <w:kinsoku w:val="0"/>
              <w:wordWrap/>
              <w:overflowPunct/>
              <w:topLinePunct w:val="0"/>
              <w:autoSpaceDE w:val="0"/>
              <w:autoSpaceDN w:val="0"/>
              <w:bidi w:val="0"/>
              <w:adjustRightInd w:val="0"/>
              <w:snapToGrid w:val="0"/>
              <w:spacing w:before="50" w:line="240" w:lineRule="auto"/>
              <w:ind w:left="124"/>
              <w:textAlignment w:val="baseline"/>
              <w:rPr>
                <w:color w:val="auto"/>
                <w:spacing w:val="-1"/>
                <w:sz w:val="21"/>
                <w:szCs w:val="21"/>
                <w:highlight w:val="none"/>
              </w:rPr>
            </w:pPr>
          </w:p>
        </w:tc>
      </w:tr>
      <w:tr w14:paraId="5DF67A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90" w:hRule="atLeast"/>
          <w:jc w:val="center"/>
        </w:trPr>
        <w:tc>
          <w:tcPr>
            <w:tcW w:w="1034" w:type="dxa"/>
            <w:vAlign w:val="center"/>
          </w:tcPr>
          <w:p w14:paraId="4274ED86">
            <w:pPr>
              <w:pStyle w:val="478"/>
              <w:keepNext w:val="0"/>
              <w:keepLines w:val="0"/>
              <w:pageBreakBefore w:val="0"/>
              <w:widowControl/>
              <w:numPr>
                <w:ilvl w:val="0"/>
                <w:numId w:val="14"/>
              </w:numPr>
              <w:kinsoku w:val="0"/>
              <w:wordWrap/>
              <w:overflowPunct/>
              <w:topLinePunct w:val="0"/>
              <w:autoSpaceDE w:val="0"/>
              <w:autoSpaceDN w:val="0"/>
              <w:bidi w:val="0"/>
              <w:adjustRightInd w:val="0"/>
              <w:snapToGrid w:val="0"/>
              <w:spacing w:line="240" w:lineRule="auto"/>
              <w:ind w:left="454" w:leftChars="0" w:hanging="454" w:firstLineChars="0"/>
              <w:jc w:val="center"/>
              <w:textAlignment w:val="baseline"/>
              <w:rPr>
                <w:color w:val="auto"/>
                <w:sz w:val="21"/>
                <w:szCs w:val="21"/>
                <w:highlight w:val="none"/>
              </w:rPr>
            </w:pPr>
          </w:p>
        </w:tc>
        <w:tc>
          <w:tcPr>
            <w:tcW w:w="1714" w:type="dxa"/>
            <w:vAlign w:val="center"/>
          </w:tcPr>
          <w:p w14:paraId="1F0FD147">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pacing w:val="1"/>
                <w:sz w:val="21"/>
                <w:szCs w:val="21"/>
                <w:highlight w:val="none"/>
              </w:rPr>
              <w:t>中式大方几2</w:t>
            </w:r>
          </w:p>
        </w:tc>
        <w:tc>
          <w:tcPr>
            <w:tcW w:w="1080" w:type="dxa"/>
            <w:vAlign w:val="center"/>
          </w:tcPr>
          <w:p w14:paraId="4E8294CA">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z w:val="21"/>
                <w:szCs w:val="21"/>
                <w:highlight w:val="none"/>
              </w:rPr>
              <w:t>2</w:t>
            </w:r>
          </w:p>
        </w:tc>
        <w:tc>
          <w:tcPr>
            <w:tcW w:w="960" w:type="dxa"/>
            <w:vAlign w:val="center"/>
          </w:tcPr>
          <w:p w14:paraId="33F3CBDF">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z w:val="21"/>
                <w:szCs w:val="21"/>
                <w:highlight w:val="none"/>
              </w:rPr>
              <w:t>张</w:t>
            </w:r>
          </w:p>
        </w:tc>
        <w:tc>
          <w:tcPr>
            <w:tcW w:w="4838" w:type="dxa"/>
            <w:vAlign w:val="top"/>
          </w:tcPr>
          <w:p w14:paraId="4C857EB4">
            <w:pPr>
              <w:pStyle w:val="478"/>
              <w:keepNext w:val="0"/>
              <w:keepLines w:val="0"/>
              <w:pageBreakBefore w:val="0"/>
              <w:widowControl/>
              <w:kinsoku w:val="0"/>
              <w:wordWrap/>
              <w:overflowPunct/>
              <w:topLinePunct w:val="0"/>
              <w:autoSpaceDE w:val="0"/>
              <w:autoSpaceDN w:val="0"/>
              <w:bidi w:val="0"/>
              <w:adjustRightInd w:val="0"/>
              <w:snapToGrid w:val="0"/>
              <w:spacing w:before="51" w:line="240" w:lineRule="auto"/>
              <w:ind w:left="124"/>
              <w:textAlignment w:val="baseline"/>
              <w:rPr>
                <w:color w:val="auto"/>
                <w:sz w:val="21"/>
                <w:szCs w:val="21"/>
                <w:highlight w:val="none"/>
              </w:rPr>
            </w:pPr>
            <w:r>
              <w:rPr>
                <w:color w:val="auto"/>
                <w:spacing w:val="-1"/>
                <w:sz w:val="21"/>
                <w:szCs w:val="21"/>
                <w:highlight w:val="none"/>
              </w:rPr>
              <w:t>养生园：理法方药馆1张、问道苑1张</w:t>
            </w:r>
          </w:p>
        </w:tc>
        <w:tc>
          <w:tcPr>
            <w:tcW w:w="2013" w:type="dxa"/>
            <w:vAlign w:val="top"/>
          </w:tcPr>
          <w:p w14:paraId="5A3BB699">
            <w:pPr>
              <w:pStyle w:val="478"/>
              <w:keepNext w:val="0"/>
              <w:keepLines w:val="0"/>
              <w:pageBreakBefore w:val="0"/>
              <w:widowControl/>
              <w:kinsoku w:val="0"/>
              <w:wordWrap/>
              <w:overflowPunct/>
              <w:topLinePunct w:val="0"/>
              <w:autoSpaceDE w:val="0"/>
              <w:autoSpaceDN w:val="0"/>
              <w:bidi w:val="0"/>
              <w:adjustRightInd w:val="0"/>
              <w:snapToGrid w:val="0"/>
              <w:spacing w:before="51" w:line="240" w:lineRule="auto"/>
              <w:ind w:left="124"/>
              <w:textAlignment w:val="baseline"/>
              <w:rPr>
                <w:color w:val="auto"/>
                <w:spacing w:val="-1"/>
                <w:sz w:val="21"/>
                <w:szCs w:val="21"/>
                <w:highlight w:val="none"/>
              </w:rPr>
            </w:pPr>
          </w:p>
        </w:tc>
        <w:tc>
          <w:tcPr>
            <w:tcW w:w="2228" w:type="dxa"/>
            <w:vAlign w:val="top"/>
          </w:tcPr>
          <w:p w14:paraId="63123FC8">
            <w:pPr>
              <w:pStyle w:val="478"/>
              <w:keepNext w:val="0"/>
              <w:keepLines w:val="0"/>
              <w:pageBreakBefore w:val="0"/>
              <w:widowControl/>
              <w:kinsoku w:val="0"/>
              <w:wordWrap/>
              <w:overflowPunct/>
              <w:topLinePunct w:val="0"/>
              <w:autoSpaceDE w:val="0"/>
              <w:autoSpaceDN w:val="0"/>
              <w:bidi w:val="0"/>
              <w:adjustRightInd w:val="0"/>
              <w:snapToGrid w:val="0"/>
              <w:spacing w:before="51" w:line="240" w:lineRule="auto"/>
              <w:ind w:left="124"/>
              <w:textAlignment w:val="baseline"/>
              <w:rPr>
                <w:color w:val="auto"/>
                <w:spacing w:val="-1"/>
                <w:sz w:val="21"/>
                <w:szCs w:val="21"/>
                <w:highlight w:val="none"/>
              </w:rPr>
            </w:pPr>
          </w:p>
        </w:tc>
      </w:tr>
      <w:tr w14:paraId="14BA86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90" w:hRule="atLeast"/>
          <w:jc w:val="center"/>
        </w:trPr>
        <w:tc>
          <w:tcPr>
            <w:tcW w:w="1034" w:type="dxa"/>
            <w:vAlign w:val="center"/>
          </w:tcPr>
          <w:p w14:paraId="09A98128">
            <w:pPr>
              <w:pStyle w:val="478"/>
              <w:keepNext w:val="0"/>
              <w:keepLines w:val="0"/>
              <w:pageBreakBefore w:val="0"/>
              <w:widowControl/>
              <w:numPr>
                <w:ilvl w:val="0"/>
                <w:numId w:val="14"/>
              </w:numPr>
              <w:kinsoku w:val="0"/>
              <w:wordWrap/>
              <w:overflowPunct/>
              <w:topLinePunct w:val="0"/>
              <w:autoSpaceDE w:val="0"/>
              <w:autoSpaceDN w:val="0"/>
              <w:bidi w:val="0"/>
              <w:adjustRightInd w:val="0"/>
              <w:snapToGrid w:val="0"/>
              <w:spacing w:line="240" w:lineRule="auto"/>
              <w:ind w:left="454" w:leftChars="0" w:hanging="454" w:firstLineChars="0"/>
              <w:jc w:val="center"/>
              <w:textAlignment w:val="baseline"/>
              <w:rPr>
                <w:color w:val="auto"/>
                <w:sz w:val="21"/>
                <w:szCs w:val="21"/>
                <w:highlight w:val="none"/>
              </w:rPr>
            </w:pPr>
          </w:p>
        </w:tc>
        <w:tc>
          <w:tcPr>
            <w:tcW w:w="1714" w:type="dxa"/>
            <w:vAlign w:val="center"/>
          </w:tcPr>
          <w:p w14:paraId="30B49BB9">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pacing w:val="1"/>
                <w:sz w:val="21"/>
                <w:szCs w:val="21"/>
                <w:highlight w:val="none"/>
              </w:rPr>
              <w:t>中式小方几2</w:t>
            </w:r>
          </w:p>
        </w:tc>
        <w:tc>
          <w:tcPr>
            <w:tcW w:w="1080" w:type="dxa"/>
            <w:vAlign w:val="center"/>
          </w:tcPr>
          <w:p w14:paraId="7079034A">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z w:val="21"/>
                <w:szCs w:val="21"/>
                <w:highlight w:val="none"/>
              </w:rPr>
              <w:t>4</w:t>
            </w:r>
          </w:p>
        </w:tc>
        <w:tc>
          <w:tcPr>
            <w:tcW w:w="960" w:type="dxa"/>
            <w:vAlign w:val="center"/>
          </w:tcPr>
          <w:p w14:paraId="0B78B7AF">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z w:val="21"/>
                <w:szCs w:val="21"/>
                <w:highlight w:val="none"/>
              </w:rPr>
              <w:t>张</w:t>
            </w:r>
          </w:p>
        </w:tc>
        <w:tc>
          <w:tcPr>
            <w:tcW w:w="4838" w:type="dxa"/>
            <w:vAlign w:val="top"/>
          </w:tcPr>
          <w:p w14:paraId="267658DD">
            <w:pPr>
              <w:pStyle w:val="478"/>
              <w:keepNext w:val="0"/>
              <w:keepLines w:val="0"/>
              <w:pageBreakBefore w:val="0"/>
              <w:widowControl/>
              <w:kinsoku w:val="0"/>
              <w:wordWrap/>
              <w:overflowPunct/>
              <w:topLinePunct w:val="0"/>
              <w:autoSpaceDE w:val="0"/>
              <w:autoSpaceDN w:val="0"/>
              <w:bidi w:val="0"/>
              <w:adjustRightInd w:val="0"/>
              <w:snapToGrid w:val="0"/>
              <w:spacing w:before="51" w:line="240" w:lineRule="auto"/>
              <w:ind w:left="124"/>
              <w:textAlignment w:val="baseline"/>
              <w:rPr>
                <w:color w:val="auto"/>
                <w:sz w:val="21"/>
                <w:szCs w:val="21"/>
                <w:highlight w:val="none"/>
              </w:rPr>
            </w:pPr>
            <w:r>
              <w:rPr>
                <w:color w:val="auto"/>
                <w:spacing w:val="-1"/>
                <w:sz w:val="21"/>
                <w:szCs w:val="21"/>
                <w:highlight w:val="none"/>
              </w:rPr>
              <w:t>养生园：理法方药馆2张、问道苑2张</w:t>
            </w:r>
          </w:p>
        </w:tc>
        <w:tc>
          <w:tcPr>
            <w:tcW w:w="2013" w:type="dxa"/>
            <w:vAlign w:val="top"/>
          </w:tcPr>
          <w:p w14:paraId="6E3C1089">
            <w:pPr>
              <w:pStyle w:val="478"/>
              <w:keepNext w:val="0"/>
              <w:keepLines w:val="0"/>
              <w:pageBreakBefore w:val="0"/>
              <w:widowControl/>
              <w:kinsoku w:val="0"/>
              <w:wordWrap/>
              <w:overflowPunct/>
              <w:topLinePunct w:val="0"/>
              <w:autoSpaceDE w:val="0"/>
              <w:autoSpaceDN w:val="0"/>
              <w:bidi w:val="0"/>
              <w:adjustRightInd w:val="0"/>
              <w:snapToGrid w:val="0"/>
              <w:spacing w:before="51" w:line="240" w:lineRule="auto"/>
              <w:ind w:left="124"/>
              <w:textAlignment w:val="baseline"/>
              <w:rPr>
                <w:color w:val="auto"/>
                <w:spacing w:val="-1"/>
                <w:sz w:val="21"/>
                <w:szCs w:val="21"/>
                <w:highlight w:val="none"/>
              </w:rPr>
            </w:pPr>
          </w:p>
        </w:tc>
        <w:tc>
          <w:tcPr>
            <w:tcW w:w="2228" w:type="dxa"/>
            <w:vAlign w:val="top"/>
          </w:tcPr>
          <w:p w14:paraId="40DE123F">
            <w:pPr>
              <w:pStyle w:val="478"/>
              <w:keepNext w:val="0"/>
              <w:keepLines w:val="0"/>
              <w:pageBreakBefore w:val="0"/>
              <w:widowControl/>
              <w:kinsoku w:val="0"/>
              <w:wordWrap/>
              <w:overflowPunct/>
              <w:topLinePunct w:val="0"/>
              <w:autoSpaceDE w:val="0"/>
              <w:autoSpaceDN w:val="0"/>
              <w:bidi w:val="0"/>
              <w:adjustRightInd w:val="0"/>
              <w:snapToGrid w:val="0"/>
              <w:spacing w:before="51" w:line="240" w:lineRule="auto"/>
              <w:ind w:left="124"/>
              <w:textAlignment w:val="baseline"/>
              <w:rPr>
                <w:color w:val="auto"/>
                <w:spacing w:val="-1"/>
                <w:sz w:val="21"/>
                <w:szCs w:val="21"/>
                <w:highlight w:val="none"/>
              </w:rPr>
            </w:pPr>
          </w:p>
        </w:tc>
      </w:tr>
      <w:tr w14:paraId="27985D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90" w:hRule="atLeast"/>
          <w:jc w:val="center"/>
        </w:trPr>
        <w:tc>
          <w:tcPr>
            <w:tcW w:w="1034" w:type="dxa"/>
            <w:vAlign w:val="center"/>
          </w:tcPr>
          <w:p w14:paraId="4AA32E1E">
            <w:pPr>
              <w:pStyle w:val="478"/>
              <w:keepNext w:val="0"/>
              <w:keepLines w:val="0"/>
              <w:pageBreakBefore w:val="0"/>
              <w:widowControl/>
              <w:numPr>
                <w:ilvl w:val="0"/>
                <w:numId w:val="14"/>
              </w:numPr>
              <w:kinsoku w:val="0"/>
              <w:wordWrap/>
              <w:overflowPunct/>
              <w:topLinePunct w:val="0"/>
              <w:autoSpaceDE w:val="0"/>
              <w:autoSpaceDN w:val="0"/>
              <w:bidi w:val="0"/>
              <w:adjustRightInd w:val="0"/>
              <w:snapToGrid w:val="0"/>
              <w:spacing w:line="240" w:lineRule="auto"/>
              <w:ind w:left="454" w:leftChars="0" w:hanging="454" w:firstLineChars="0"/>
              <w:jc w:val="center"/>
              <w:textAlignment w:val="baseline"/>
              <w:rPr>
                <w:color w:val="auto"/>
                <w:sz w:val="21"/>
                <w:szCs w:val="21"/>
                <w:highlight w:val="none"/>
              </w:rPr>
            </w:pPr>
          </w:p>
        </w:tc>
        <w:tc>
          <w:tcPr>
            <w:tcW w:w="1714" w:type="dxa"/>
            <w:vAlign w:val="center"/>
          </w:tcPr>
          <w:p w14:paraId="166A7B50">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pacing w:val="2"/>
                <w:sz w:val="21"/>
                <w:szCs w:val="21"/>
                <w:highlight w:val="none"/>
              </w:rPr>
              <w:t>中式接待桌</w:t>
            </w:r>
          </w:p>
        </w:tc>
        <w:tc>
          <w:tcPr>
            <w:tcW w:w="1080" w:type="dxa"/>
            <w:vAlign w:val="center"/>
          </w:tcPr>
          <w:p w14:paraId="15F62EE8">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z w:val="21"/>
                <w:szCs w:val="21"/>
                <w:highlight w:val="none"/>
              </w:rPr>
              <w:t>2</w:t>
            </w:r>
          </w:p>
        </w:tc>
        <w:tc>
          <w:tcPr>
            <w:tcW w:w="960" w:type="dxa"/>
            <w:vAlign w:val="center"/>
          </w:tcPr>
          <w:p w14:paraId="47F45239">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z w:val="21"/>
                <w:szCs w:val="21"/>
                <w:highlight w:val="none"/>
              </w:rPr>
              <w:t>张</w:t>
            </w:r>
          </w:p>
        </w:tc>
        <w:tc>
          <w:tcPr>
            <w:tcW w:w="4838" w:type="dxa"/>
            <w:vAlign w:val="top"/>
          </w:tcPr>
          <w:p w14:paraId="2458B13F">
            <w:pPr>
              <w:pStyle w:val="478"/>
              <w:keepNext w:val="0"/>
              <w:keepLines w:val="0"/>
              <w:pageBreakBefore w:val="0"/>
              <w:widowControl/>
              <w:kinsoku w:val="0"/>
              <w:wordWrap/>
              <w:overflowPunct/>
              <w:topLinePunct w:val="0"/>
              <w:autoSpaceDE w:val="0"/>
              <w:autoSpaceDN w:val="0"/>
              <w:bidi w:val="0"/>
              <w:adjustRightInd w:val="0"/>
              <w:snapToGrid w:val="0"/>
              <w:spacing w:before="51" w:line="240" w:lineRule="auto"/>
              <w:ind w:left="124"/>
              <w:textAlignment w:val="baseline"/>
              <w:rPr>
                <w:color w:val="auto"/>
                <w:sz w:val="21"/>
                <w:szCs w:val="21"/>
                <w:highlight w:val="none"/>
              </w:rPr>
            </w:pPr>
            <w:r>
              <w:rPr>
                <w:color w:val="auto"/>
                <w:spacing w:val="-1"/>
                <w:sz w:val="21"/>
                <w:szCs w:val="21"/>
                <w:highlight w:val="none"/>
              </w:rPr>
              <w:t>养生园：求医馆1张、切切馆1张</w:t>
            </w:r>
          </w:p>
        </w:tc>
        <w:tc>
          <w:tcPr>
            <w:tcW w:w="2013" w:type="dxa"/>
            <w:vAlign w:val="top"/>
          </w:tcPr>
          <w:p w14:paraId="65ABA5F0">
            <w:pPr>
              <w:pStyle w:val="478"/>
              <w:keepNext w:val="0"/>
              <w:keepLines w:val="0"/>
              <w:pageBreakBefore w:val="0"/>
              <w:widowControl/>
              <w:kinsoku w:val="0"/>
              <w:wordWrap/>
              <w:overflowPunct/>
              <w:topLinePunct w:val="0"/>
              <w:autoSpaceDE w:val="0"/>
              <w:autoSpaceDN w:val="0"/>
              <w:bidi w:val="0"/>
              <w:adjustRightInd w:val="0"/>
              <w:snapToGrid w:val="0"/>
              <w:spacing w:before="51" w:line="240" w:lineRule="auto"/>
              <w:ind w:left="124"/>
              <w:textAlignment w:val="baseline"/>
              <w:rPr>
                <w:color w:val="auto"/>
                <w:spacing w:val="-1"/>
                <w:sz w:val="21"/>
                <w:szCs w:val="21"/>
                <w:highlight w:val="none"/>
              </w:rPr>
            </w:pPr>
          </w:p>
        </w:tc>
        <w:tc>
          <w:tcPr>
            <w:tcW w:w="2228" w:type="dxa"/>
            <w:vAlign w:val="top"/>
          </w:tcPr>
          <w:p w14:paraId="06258BFE">
            <w:pPr>
              <w:pStyle w:val="478"/>
              <w:keepNext w:val="0"/>
              <w:keepLines w:val="0"/>
              <w:pageBreakBefore w:val="0"/>
              <w:widowControl/>
              <w:kinsoku w:val="0"/>
              <w:wordWrap/>
              <w:overflowPunct/>
              <w:topLinePunct w:val="0"/>
              <w:autoSpaceDE w:val="0"/>
              <w:autoSpaceDN w:val="0"/>
              <w:bidi w:val="0"/>
              <w:adjustRightInd w:val="0"/>
              <w:snapToGrid w:val="0"/>
              <w:spacing w:before="51" w:line="240" w:lineRule="auto"/>
              <w:ind w:left="124"/>
              <w:textAlignment w:val="baseline"/>
              <w:rPr>
                <w:color w:val="auto"/>
                <w:spacing w:val="-1"/>
                <w:sz w:val="21"/>
                <w:szCs w:val="21"/>
                <w:highlight w:val="none"/>
              </w:rPr>
            </w:pPr>
          </w:p>
        </w:tc>
      </w:tr>
      <w:tr w14:paraId="27D75E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90" w:hRule="atLeast"/>
          <w:jc w:val="center"/>
        </w:trPr>
        <w:tc>
          <w:tcPr>
            <w:tcW w:w="1034" w:type="dxa"/>
            <w:vAlign w:val="center"/>
          </w:tcPr>
          <w:p w14:paraId="10BB6584">
            <w:pPr>
              <w:pStyle w:val="478"/>
              <w:keepNext w:val="0"/>
              <w:keepLines w:val="0"/>
              <w:pageBreakBefore w:val="0"/>
              <w:widowControl/>
              <w:numPr>
                <w:ilvl w:val="0"/>
                <w:numId w:val="14"/>
              </w:numPr>
              <w:kinsoku w:val="0"/>
              <w:wordWrap/>
              <w:overflowPunct/>
              <w:topLinePunct w:val="0"/>
              <w:autoSpaceDE w:val="0"/>
              <w:autoSpaceDN w:val="0"/>
              <w:bidi w:val="0"/>
              <w:adjustRightInd w:val="0"/>
              <w:snapToGrid w:val="0"/>
              <w:spacing w:line="240" w:lineRule="auto"/>
              <w:ind w:left="454" w:leftChars="0" w:hanging="454" w:firstLineChars="0"/>
              <w:jc w:val="center"/>
              <w:textAlignment w:val="baseline"/>
              <w:rPr>
                <w:color w:val="auto"/>
                <w:sz w:val="21"/>
                <w:szCs w:val="21"/>
                <w:highlight w:val="none"/>
              </w:rPr>
            </w:pPr>
          </w:p>
        </w:tc>
        <w:tc>
          <w:tcPr>
            <w:tcW w:w="1714" w:type="dxa"/>
            <w:vAlign w:val="center"/>
          </w:tcPr>
          <w:p w14:paraId="4BEA23E1">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pacing w:val="2"/>
                <w:sz w:val="21"/>
                <w:szCs w:val="21"/>
                <w:highlight w:val="none"/>
              </w:rPr>
              <w:t>中式圈椅</w:t>
            </w:r>
          </w:p>
        </w:tc>
        <w:tc>
          <w:tcPr>
            <w:tcW w:w="1080" w:type="dxa"/>
            <w:vAlign w:val="center"/>
          </w:tcPr>
          <w:p w14:paraId="03A82823">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z w:val="21"/>
                <w:szCs w:val="21"/>
                <w:highlight w:val="none"/>
              </w:rPr>
              <w:t>2</w:t>
            </w:r>
          </w:p>
        </w:tc>
        <w:tc>
          <w:tcPr>
            <w:tcW w:w="960" w:type="dxa"/>
            <w:vAlign w:val="center"/>
          </w:tcPr>
          <w:p w14:paraId="6D4CEE73">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z w:val="21"/>
                <w:szCs w:val="21"/>
                <w:highlight w:val="none"/>
              </w:rPr>
              <w:t>张</w:t>
            </w:r>
          </w:p>
        </w:tc>
        <w:tc>
          <w:tcPr>
            <w:tcW w:w="4838" w:type="dxa"/>
            <w:vAlign w:val="top"/>
          </w:tcPr>
          <w:p w14:paraId="5408D97A">
            <w:pPr>
              <w:pStyle w:val="478"/>
              <w:keepNext w:val="0"/>
              <w:keepLines w:val="0"/>
              <w:pageBreakBefore w:val="0"/>
              <w:widowControl/>
              <w:kinsoku w:val="0"/>
              <w:wordWrap/>
              <w:overflowPunct/>
              <w:topLinePunct w:val="0"/>
              <w:autoSpaceDE w:val="0"/>
              <w:autoSpaceDN w:val="0"/>
              <w:bidi w:val="0"/>
              <w:adjustRightInd w:val="0"/>
              <w:snapToGrid w:val="0"/>
              <w:spacing w:before="51" w:line="240" w:lineRule="auto"/>
              <w:ind w:left="124"/>
              <w:textAlignment w:val="baseline"/>
              <w:rPr>
                <w:color w:val="auto"/>
                <w:sz w:val="21"/>
                <w:szCs w:val="21"/>
                <w:highlight w:val="none"/>
              </w:rPr>
            </w:pPr>
            <w:r>
              <w:rPr>
                <w:color w:val="auto"/>
                <w:spacing w:val="-1"/>
                <w:sz w:val="21"/>
                <w:szCs w:val="21"/>
                <w:highlight w:val="none"/>
              </w:rPr>
              <w:t>养生园：求医馆1张、切切馆1张</w:t>
            </w:r>
          </w:p>
        </w:tc>
        <w:tc>
          <w:tcPr>
            <w:tcW w:w="2013" w:type="dxa"/>
            <w:vAlign w:val="top"/>
          </w:tcPr>
          <w:p w14:paraId="4B7E5D52">
            <w:pPr>
              <w:pStyle w:val="478"/>
              <w:keepNext w:val="0"/>
              <w:keepLines w:val="0"/>
              <w:pageBreakBefore w:val="0"/>
              <w:widowControl/>
              <w:kinsoku w:val="0"/>
              <w:wordWrap/>
              <w:overflowPunct/>
              <w:topLinePunct w:val="0"/>
              <w:autoSpaceDE w:val="0"/>
              <w:autoSpaceDN w:val="0"/>
              <w:bidi w:val="0"/>
              <w:adjustRightInd w:val="0"/>
              <w:snapToGrid w:val="0"/>
              <w:spacing w:before="51" w:line="240" w:lineRule="auto"/>
              <w:ind w:left="124"/>
              <w:textAlignment w:val="baseline"/>
              <w:rPr>
                <w:color w:val="auto"/>
                <w:spacing w:val="-1"/>
                <w:sz w:val="21"/>
                <w:szCs w:val="21"/>
                <w:highlight w:val="none"/>
              </w:rPr>
            </w:pPr>
          </w:p>
        </w:tc>
        <w:tc>
          <w:tcPr>
            <w:tcW w:w="2228" w:type="dxa"/>
            <w:vAlign w:val="top"/>
          </w:tcPr>
          <w:p w14:paraId="6EA372B0">
            <w:pPr>
              <w:pStyle w:val="478"/>
              <w:keepNext w:val="0"/>
              <w:keepLines w:val="0"/>
              <w:pageBreakBefore w:val="0"/>
              <w:widowControl/>
              <w:kinsoku w:val="0"/>
              <w:wordWrap/>
              <w:overflowPunct/>
              <w:topLinePunct w:val="0"/>
              <w:autoSpaceDE w:val="0"/>
              <w:autoSpaceDN w:val="0"/>
              <w:bidi w:val="0"/>
              <w:adjustRightInd w:val="0"/>
              <w:snapToGrid w:val="0"/>
              <w:spacing w:before="51" w:line="240" w:lineRule="auto"/>
              <w:ind w:left="124"/>
              <w:textAlignment w:val="baseline"/>
              <w:rPr>
                <w:color w:val="auto"/>
                <w:spacing w:val="-1"/>
                <w:sz w:val="21"/>
                <w:szCs w:val="21"/>
                <w:highlight w:val="none"/>
              </w:rPr>
            </w:pPr>
          </w:p>
        </w:tc>
      </w:tr>
      <w:tr w14:paraId="15F829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90" w:hRule="atLeast"/>
          <w:jc w:val="center"/>
        </w:trPr>
        <w:tc>
          <w:tcPr>
            <w:tcW w:w="1034" w:type="dxa"/>
            <w:vAlign w:val="center"/>
          </w:tcPr>
          <w:p w14:paraId="29A5EEF5">
            <w:pPr>
              <w:pStyle w:val="478"/>
              <w:keepNext w:val="0"/>
              <w:keepLines w:val="0"/>
              <w:pageBreakBefore w:val="0"/>
              <w:widowControl/>
              <w:numPr>
                <w:ilvl w:val="0"/>
                <w:numId w:val="14"/>
              </w:numPr>
              <w:kinsoku w:val="0"/>
              <w:wordWrap/>
              <w:overflowPunct/>
              <w:topLinePunct w:val="0"/>
              <w:autoSpaceDE w:val="0"/>
              <w:autoSpaceDN w:val="0"/>
              <w:bidi w:val="0"/>
              <w:adjustRightInd w:val="0"/>
              <w:snapToGrid w:val="0"/>
              <w:spacing w:line="240" w:lineRule="auto"/>
              <w:ind w:left="454" w:leftChars="0" w:hanging="454" w:firstLineChars="0"/>
              <w:jc w:val="center"/>
              <w:textAlignment w:val="baseline"/>
              <w:rPr>
                <w:color w:val="auto"/>
                <w:sz w:val="21"/>
                <w:szCs w:val="21"/>
                <w:highlight w:val="none"/>
              </w:rPr>
            </w:pPr>
          </w:p>
        </w:tc>
        <w:tc>
          <w:tcPr>
            <w:tcW w:w="1714" w:type="dxa"/>
            <w:vAlign w:val="center"/>
          </w:tcPr>
          <w:p w14:paraId="67A47BA5">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pacing w:val="2"/>
                <w:sz w:val="21"/>
                <w:szCs w:val="21"/>
                <w:highlight w:val="none"/>
              </w:rPr>
              <w:t>中式屏风</w:t>
            </w:r>
          </w:p>
        </w:tc>
        <w:tc>
          <w:tcPr>
            <w:tcW w:w="1080" w:type="dxa"/>
            <w:vAlign w:val="center"/>
          </w:tcPr>
          <w:p w14:paraId="19469B30">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z w:val="21"/>
                <w:szCs w:val="21"/>
                <w:highlight w:val="none"/>
              </w:rPr>
              <w:t>2</w:t>
            </w:r>
          </w:p>
        </w:tc>
        <w:tc>
          <w:tcPr>
            <w:tcW w:w="960" w:type="dxa"/>
            <w:vAlign w:val="center"/>
          </w:tcPr>
          <w:p w14:paraId="76FC5CCC">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z w:val="21"/>
                <w:szCs w:val="21"/>
                <w:highlight w:val="none"/>
              </w:rPr>
              <w:t>组</w:t>
            </w:r>
          </w:p>
        </w:tc>
        <w:tc>
          <w:tcPr>
            <w:tcW w:w="4838" w:type="dxa"/>
            <w:vAlign w:val="top"/>
          </w:tcPr>
          <w:p w14:paraId="2C35DACA">
            <w:pPr>
              <w:pStyle w:val="478"/>
              <w:keepNext w:val="0"/>
              <w:keepLines w:val="0"/>
              <w:pageBreakBefore w:val="0"/>
              <w:widowControl/>
              <w:kinsoku w:val="0"/>
              <w:wordWrap/>
              <w:overflowPunct/>
              <w:topLinePunct w:val="0"/>
              <w:autoSpaceDE w:val="0"/>
              <w:autoSpaceDN w:val="0"/>
              <w:bidi w:val="0"/>
              <w:adjustRightInd w:val="0"/>
              <w:snapToGrid w:val="0"/>
              <w:spacing w:before="51" w:line="240" w:lineRule="auto"/>
              <w:ind w:left="124"/>
              <w:textAlignment w:val="baseline"/>
              <w:rPr>
                <w:color w:val="auto"/>
                <w:sz w:val="21"/>
                <w:szCs w:val="21"/>
                <w:highlight w:val="none"/>
              </w:rPr>
            </w:pPr>
            <w:r>
              <w:rPr>
                <w:color w:val="auto"/>
                <w:spacing w:val="-1"/>
                <w:sz w:val="21"/>
                <w:szCs w:val="21"/>
                <w:highlight w:val="none"/>
              </w:rPr>
              <w:t>养生园：求医馆1张、切切馆1张</w:t>
            </w:r>
          </w:p>
        </w:tc>
        <w:tc>
          <w:tcPr>
            <w:tcW w:w="2013" w:type="dxa"/>
            <w:vAlign w:val="top"/>
          </w:tcPr>
          <w:p w14:paraId="5530DF1A">
            <w:pPr>
              <w:pStyle w:val="478"/>
              <w:keepNext w:val="0"/>
              <w:keepLines w:val="0"/>
              <w:pageBreakBefore w:val="0"/>
              <w:widowControl/>
              <w:kinsoku w:val="0"/>
              <w:wordWrap/>
              <w:overflowPunct/>
              <w:topLinePunct w:val="0"/>
              <w:autoSpaceDE w:val="0"/>
              <w:autoSpaceDN w:val="0"/>
              <w:bidi w:val="0"/>
              <w:adjustRightInd w:val="0"/>
              <w:snapToGrid w:val="0"/>
              <w:spacing w:before="51" w:line="240" w:lineRule="auto"/>
              <w:ind w:left="124"/>
              <w:textAlignment w:val="baseline"/>
              <w:rPr>
                <w:color w:val="auto"/>
                <w:spacing w:val="-1"/>
                <w:sz w:val="21"/>
                <w:szCs w:val="21"/>
                <w:highlight w:val="none"/>
              </w:rPr>
            </w:pPr>
          </w:p>
        </w:tc>
        <w:tc>
          <w:tcPr>
            <w:tcW w:w="2228" w:type="dxa"/>
            <w:vAlign w:val="top"/>
          </w:tcPr>
          <w:p w14:paraId="121C2578">
            <w:pPr>
              <w:pStyle w:val="478"/>
              <w:keepNext w:val="0"/>
              <w:keepLines w:val="0"/>
              <w:pageBreakBefore w:val="0"/>
              <w:widowControl/>
              <w:kinsoku w:val="0"/>
              <w:wordWrap/>
              <w:overflowPunct/>
              <w:topLinePunct w:val="0"/>
              <w:autoSpaceDE w:val="0"/>
              <w:autoSpaceDN w:val="0"/>
              <w:bidi w:val="0"/>
              <w:adjustRightInd w:val="0"/>
              <w:snapToGrid w:val="0"/>
              <w:spacing w:before="51" w:line="240" w:lineRule="auto"/>
              <w:ind w:left="124"/>
              <w:textAlignment w:val="baseline"/>
              <w:rPr>
                <w:color w:val="auto"/>
                <w:spacing w:val="-1"/>
                <w:sz w:val="21"/>
                <w:szCs w:val="21"/>
                <w:highlight w:val="none"/>
              </w:rPr>
            </w:pPr>
          </w:p>
        </w:tc>
      </w:tr>
      <w:tr w14:paraId="41DC92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90" w:hRule="atLeast"/>
          <w:jc w:val="center"/>
        </w:trPr>
        <w:tc>
          <w:tcPr>
            <w:tcW w:w="1034" w:type="dxa"/>
            <w:vAlign w:val="center"/>
          </w:tcPr>
          <w:p w14:paraId="02E4547D">
            <w:pPr>
              <w:pStyle w:val="478"/>
              <w:keepNext w:val="0"/>
              <w:keepLines w:val="0"/>
              <w:pageBreakBefore w:val="0"/>
              <w:widowControl/>
              <w:numPr>
                <w:ilvl w:val="0"/>
                <w:numId w:val="14"/>
              </w:numPr>
              <w:kinsoku w:val="0"/>
              <w:wordWrap/>
              <w:overflowPunct/>
              <w:topLinePunct w:val="0"/>
              <w:autoSpaceDE w:val="0"/>
              <w:autoSpaceDN w:val="0"/>
              <w:bidi w:val="0"/>
              <w:adjustRightInd w:val="0"/>
              <w:snapToGrid w:val="0"/>
              <w:spacing w:line="240" w:lineRule="auto"/>
              <w:ind w:left="454" w:leftChars="0" w:hanging="454" w:firstLineChars="0"/>
              <w:jc w:val="center"/>
              <w:textAlignment w:val="baseline"/>
              <w:rPr>
                <w:color w:val="auto"/>
                <w:sz w:val="21"/>
                <w:szCs w:val="21"/>
                <w:highlight w:val="none"/>
              </w:rPr>
            </w:pPr>
          </w:p>
        </w:tc>
        <w:tc>
          <w:tcPr>
            <w:tcW w:w="1714" w:type="dxa"/>
            <w:vAlign w:val="center"/>
          </w:tcPr>
          <w:p w14:paraId="3BFC7039">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pacing w:val="1"/>
                <w:sz w:val="21"/>
                <w:szCs w:val="21"/>
                <w:highlight w:val="none"/>
              </w:rPr>
              <w:t>中式患者凳</w:t>
            </w:r>
          </w:p>
        </w:tc>
        <w:tc>
          <w:tcPr>
            <w:tcW w:w="1080" w:type="dxa"/>
            <w:vAlign w:val="center"/>
          </w:tcPr>
          <w:p w14:paraId="702138F3">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z w:val="21"/>
                <w:szCs w:val="21"/>
                <w:highlight w:val="none"/>
              </w:rPr>
              <w:t>4</w:t>
            </w:r>
          </w:p>
        </w:tc>
        <w:tc>
          <w:tcPr>
            <w:tcW w:w="960" w:type="dxa"/>
            <w:vAlign w:val="center"/>
          </w:tcPr>
          <w:p w14:paraId="074E4660">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z w:val="21"/>
                <w:szCs w:val="21"/>
                <w:highlight w:val="none"/>
              </w:rPr>
              <w:t>张</w:t>
            </w:r>
          </w:p>
        </w:tc>
        <w:tc>
          <w:tcPr>
            <w:tcW w:w="4838" w:type="dxa"/>
            <w:vAlign w:val="top"/>
          </w:tcPr>
          <w:p w14:paraId="64B870D1">
            <w:pPr>
              <w:pStyle w:val="478"/>
              <w:keepNext w:val="0"/>
              <w:keepLines w:val="0"/>
              <w:pageBreakBefore w:val="0"/>
              <w:widowControl/>
              <w:kinsoku w:val="0"/>
              <w:wordWrap/>
              <w:overflowPunct/>
              <w:topLinePunct w:val="0"/>
              <w:autoSpaceDE w:val="0"/>
              <w:autoSpaceDN w:val="0"/>
              <w:bidi w:val="0"/>
              <w:adjustRightInd w:val="0"/>
              <w:snapToGrid w:val="0"/>
              <w:spacing w:before="41" w:line="240" w:lineRule="auto"/>
              <w:ind w:left="124"/>
              <w:textAlignment w:val="baseline"/>
              <w:rPr>
                <w:color w:val="auto"/>
                <w:sz w:val="21"/>
                <w:szCs w:val="21"/>
                <w:highlight w:val="none"/>
              </w:rPr>
            </w:pPr>
            <w:r>
              <w:rPr>
                <w:color w:val="auto"/>
                <w:spacing w:val="-1"/>
                <w:sz w:val="21"/>
                <w:szCs w:val="21"/>
                <w:highlight w:val="none"/>
              </w:rPr>
              <w:t>养生园：求医馆2张、切切馆2张</w:t>
            </w:r>
          </w:p>
        </w:tc>
        <w:tc>
          <w:tcPr>
            <w:tcW w:w="2013" w:type="dxa"/>
            <w:vAlign w:val="top"/>
          </w:tcPr>
          <w:p w14:paraId="7C86E99C">
            <w:pPr>
              <w:pStyle w:val="478"/>
              <w:keepNext w:val="0"/>
              <w:keepLines w:val="0"/>
              <w:pageBreakBefore w:val="0"/>
              <w:widowControl/>
              <w:kinsoku w:val="0"/>
              <w:wordWrap/>
              <w:overflowPunct/>
              <w:topLinePunct w:val="0"/>
              <w:autoSpaceDE w:val="0"/>
              <w:autoSpaceDN w:val="0"/>
              <w:bidi w:val="0"/>
              <w:adjustRightInd w:val="0"/>
              <w:snapToGrid w:val="0"/>
              <w:spacing w:before="41" w:line="240" w:lineRule="auto"/>
              <w:ind w:left="124"/>
              <w:textAlignment w:val="baseline"/>
              <w:rPr>
                <w:color w:val="auto"/>
                <w:spacing w:val="-1"/>
                <w:sz w:val="21"/>
                <w:szCs w:val="21"/>
                <w:highlight w:val="none"/>
              </w:rPr>
            </w:pPr>
          </w:p>
        </w:tc>
        <w:tc>
          <w:tcPr>
            <w:tcW w:w="2228" w:type="dxa"/>
            <w:vAlign w:val="top"/>
          </w:tcPr>
          <w:p w14:paraId="104FAC9A">
            <w:pPr>
              <w:pStyle w:val="478"/>
              <w:keepNext w:val="0"/>
              <w:keepLines w:val="0"/>
              <w:pageBreakBefore w:val="0"/>
              <w:widowControl/>
              <w:kinsoku w:val="0"/>
              <w:wordWrap/>
              <w:overflowPunct/>
              <w:topLinePunct w:val="0"/>
              <w:autoSpaceDE w:val="0"/>
              <w:autoSpaceDN w:val="0"/>
              <w:bidi w:val="0"/>
              <w:adjustRightInd w:val="0"/>
              <w:snapToGrid w:val="0"/>
              <w:spacing w:before="41" w:line="240" w:lineRule="auto"/>
              <w:ind w:left="124"/>
              <w:textAlignment w:val="baseline"/>
              <w:rPr>
                <w:color w:val="auto"/>
                <w:spacing w:val="-1"/>
                <w:sz w:val="21"/>
                <w:szCs w:val="21"/>
                <w:highlight w:val="none"/>
              </w:rPr>
            </w:pPr>
          </w:p>
        </w:tc>
      </w:tr>
      <w:tr w14:paraId="380814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vAlign w:val="center"/>
          </w:tcPr>
          <w:p w14:paraId="71DD2574">
            <w:pPr>
              <w:pStyle w:val="478"/>
              <w:keepNext w:val="0"/>
              <w:keepLines w:val="0"/>
              <w:pageBreakBefore w:val="0"/>
              <w:widowControl/>
              <w:numPr>
                <w:ilvl w:val="0"/>
                <w:numId w:val="14"/>
              </w:numPr>
              <w:kinsoku w:val="0"/>
              <w:wordWrap/>
              <w:overflowPunct/>
              <w:topLinePunct w:val="0"/>
              <w:autoSpaceDE w:val="0"/>
              <w:autoSpaceDN w:val="0"/>
              <w:bidi w:val="0"/>
              <w:adjustRightInd w:val="0"/>
              <w:snapToGrid w:val="0"/>
              <w:spacing w:line="240" w:lineRule="auto"/>
              <w:ind w:left="454" w:leftChars="0" w:hanging="454" w:firstLineChars="0"/>
              <w:jc w:val="center"/>
              <w:textAlignment w:val="baseline"/>
              <w:rPr>
                <w:color w:val="auto"/>
                <w:sz w:val="21"/>
                <w:szCs w:val="21"/>
                <w:highlight w:val="none"/>
              </w:rPr>
            </w:pPr>
          </w:p>
        </w:tc>
        <w:tc>
          <w:tcPr>
            <w:tcW w:w="1714" w:type="dxa"/>
            <w:vAlign w:val="center"/>
          </w:tcPr>
          <w:p w14:paraId="3DE4DF96">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pacing w:val="1"/>
                <w:sz w:val="21"/>
                <w:szCs w:val="21"/>
                <w:highlight w:val="none"/>
              </w:rPr>
              <w:t>中式接待椅2</w:t>
            </w:r>
          </w:p>
        </w:tc>
        <w:tc>
          <w:tcPr>
            <w:tcW w:w="1080" w:type="dxa"/>
            <w:vAlign w:val="center"/>
          </w:tcPr>
          <w:p w14:paraId="2FB8B07E">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z w:val="21"/>
                <w:szCs w:val="21"/>
                <w:highlight w:val="none"/>
              </w:rPr>
              <w:t>4</w:t>
            </w:r>
          </w:p>
        </w:tc>
        <w:tc>
          <w:tcPr>
            <w:tcW w:w="960" w:type="dxa"/>
            <w:vAlign w:val="center"/>
          </w:tcPr>
          <w:p w14:paraId="213243C7">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z w:val="21"/>
                <w:szCs w:val="21"/>
                <w:highlight w:val="none"/>
              </w:rPr>
              <w:t>张</w:t>
            </w:r>
          </w:p>
        </w:tc>
        <w:tc>
          <w:tcPr>
            <w:tcW w:w="4838" w:type="dxa"/>
            <w:vAlign w:val="top"/>
          </w:tcPr>
          <w:p w14:paraId="7CF02C09">
            <w:pPr>
              <w:pStyle w:val="478"/>
              <w:keepNext w:val="0"/>
              <w:keepLines w:val="0"/>
              <w:pageBreakBefore w:val="0"/>
              <w:widowControl/>
              <w:kinsoku w:val="0"/>
              <w:wordWrap/>
              <w:overflowPunct/>
              <w:topLinePunct w:val="0"/>
              <w:autoSpaceDE w:val="0"/>
              <w:autoSpaceDN w:val="0"/>
              <w:bidi w:val="0"/>
              <w:adjustRightInd w:val="0"/>
              <w:snapToGrid w:val="0"/>
              <w:spacing w:before="52" w:line="240" w:lineRule="auto"/>
              <w:ind w:left="124"/>
              <w:textAlignment w:val="baseline"/>
              <w:rPr>
                <w:color w:val="auto"/>
                <w:sz w:val="21"/>
                <w:szCs w:val="21"/>
                <w:highlight w:val="none"/>
              </w:rPr>
            </w:pPr>
            <w:r>
              <w:rPr>
                <w:color w:val="auto"/>
                <w:spacing w:val="-1"/>
                <w:sz w:val="21"/>
                <w:szCs w:val="21"/>
                <w:highlight w:val="none"/>
              </w:rPr>
              <w:t>养生园：求医馆2张、切切馆2张</w:t>
            </w:r>
          </w:p>
        </w:tc>
        <w:tc>
          <w:tcPr>
            <w:tcW w:w="2013" w:type="dxa"/>
            <w:vAlign w:val="top"/>
          </w:tcPr>
          <w:p w14:paraId="176E366E">
            <w:pPr>
              <w:pStyle w:val="478"/>
              <w:keepNext w:val="0"/>
              <w:keepLines w:val="0"/>
              <w:pageBreakBefore w:val="0"/>
              <w:widowControl/>
              <w:kinsoku w:val="0"/>
              <w:wordWrap/>
              <w:overflowPunct/>
              <w:topLinePunct w:val="0"/>
              <w:autoSpaceDE w:val="0"/>
              <w:autoSpaceDN w:val="0"/>
              <w:bidi w:val="0"/>
              <w:adjustRightInd w:val="0"/>
              <w:snapToGrid w:val="0"/>
              <w:spacing w:before="52" w:line="240" w:lineRule="auto"/>
              <w:ind w:left="124"/>
              <w:textAlignment w:val="baseline"/>
              <w:rPr>
                <w:color w:val="auto"/>
                <w:spacing w:val="-1"/>
                <w:sz w:val="21"/>
                <w:szCs w:val="21"/>
                <w:highlight w:val="none"/>
              </w:rPr>
            </w:pPr>
          </w:p>
        </w:tc>
        <w:tc>
          <w:tcPr>
            <w:tcW w:w="2228" w:type="dxa"/>
            <w:vAlign w:val="top"/>
          </w:tcPr>
          <w:p w14:paraId="6EAD74A8">
            <w:pPr>
              <w:pStyle w:val="478"/>
              <w:keepNext w:val="0"/>
              <w:keepLines w:val="0"/>
              <w:pageBreakBefore w:val="0"/>
              <w:widowControl/>
              <w:kinsoku w:val="0"/>
              <w:wordWrap/>
              <w:overflowPunct/>
              <w:topLinePunct w:val="0"/>
              <w:autoSpaceDE w:val="0"/>
              <w:autoSpaceDN w:val="0"/>
              <w:bidi w:val="0"/>
              <w:adjustRightInd w:val="0"/>
              <w:snapToGrid w:val="0"/>
              <w:spacing w:before="52" w:line="240" w:lineRule="auto"/>
              <w:ind w:left="124"/>
              <w:textAlignment w:val="baseline"/>
              <w:rPr>
                <w:color w:val="auto"/>
                <w:spacing w:val="-1"/>
                <w:sz w:val="21"/>
                <w:szCs w:val="21"/>
                <w:highlight w:val="none"/>
              </w:rPr>
            </w:pPr>
          </w:p>
        </w:tc>
      </w:tr>
      <w:tr w14:paraId="40F9EF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90" w:hRule="atLeast"/>
          <w:jc w:val="center"/>
        </w:trPr>
        <w:tc>
          <w:tcPr>
            <w:tcW w:w="1034" w:type="dxa"/>
            <w:vAlign w:val="center"/>
          </w:tcPr>
          <w:p w14:paraId="79C41D5C">
            <w:pPr>
              <w:pStyle w:val="478"/>
              <w:keepNext w:val="0"/>
              <w:keepLines w:val="0"/>
              <w:pageBreakBefore w:val="0"/>
              <w:widowControl/>
              <w:numPr>
                <w:ilvl w:val="0"/>
                <w:numId w:val="14"/>
              </w:numPr>
              <w:kinsoku w:val="0"/>
              <w:wordWrap/>
              <w:overflowPunct/>
              <w:topLinePunct w:val="0"/>
              <w:autoSpaceDE w:val="0"/>
              <w:autoSpaceDN w:val="0"/>
              <w:bidi w:val="0"/>
              <w:adjustRightInd w:val="0"/>
              <w:snapToGrid w:val="0"/>
              <w:spacing w:line="240" w:lineRule="auto"/>
              <w:ind w:left="454" w:leftChars="0" w:hanging="454" w:firstLineChars="0"/>
              <w:jc w:val="center"/>
              <w:textAlignment w:val="baseline"/>
              <w:rPr>
                <w:color w:val="auto"/>
                <w:sz w:val="21"/>
                <w:szCs w:val="21"/>
                <w:highlight w:val="none"/>
              </w:rPr>
            </w:pPr>
          </w:p>
        </w:tc>
        <w:tc>
          <w:tcPr>
            <w:tcW w:w="1714" w:type="dxa"/>
            <w:vAlign w:val="center"/>
          </w:tcPr>
          <w:p w14:paraId="4C670A36">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pacing w:val="1"/>
                <w:sz w:val="21"/>
                <w:szCs w:val="21"/>
                <w:highlight w:val="none"/>
              </w:rPr>
              <w:t>中式小方几2</w:t>
            </w:r>
          </w:p>
        </w:tc>
        <w:tc>
          <w:tcPr>
            <w:tcW w:w="1080" w:type="dxa"/>
            <w:vAlign w:val="center"/>
          </w:tcPr>
          <w:p w14:paraId="4D470109">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z w:val="21"/>
                <w:szCs w:val="21"/>
                <w:highlight w:val="none"/>
              </w:rPr>
              <w:t>4</w:t>
            </w:r>
          </w:p>
        </w:tc>
        <w:tc>
          <w:tcPr>
            <w:tcW w:w="960" w:type="dxa"/>
            <w:vAlign w:val="center"/>
          </w:tcPr>
          <w:p w14:paraId="1439A7A1">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z w:val="21"/>
                <w:szCs w:val="21"/>
                <w:highlight w:val="none"/>
              </w:rPr>
              <w:t>张</w:t>
            </w:r>
          </w:p>
        </w:tc>
        <w:tc>
          <w:tcPr>
            <w:tcW w:w="4838" w:type="dxa"/>
            <w:vAlign w:val="top"/>
          </w:tcPr>
          <w:p w14:paraId="2FD5A008">
            <w:pPr>
              <w:pStyle w:val="478"/>
              <w:keepNext w:val="0"/>
              <w:keepLines w:val="0"/>
              <w:pageBreakBefore w:val="0"/>
              <w:widowControl/>
              <w:kinsoku w:val="0"/>
              <w:wordWrap/>
              <w:overflowPunct/>
              <w:topLinePunct w:val="0"/>
              <w:autoSpaceDE w:val="0"/>
              <w:autoSpaceDN w:val="0"/>
              <w:bidi w:val="0"/>
              <w:adjustRightInd w:val="0"/>
              <w:snapToGrid w:val="0"/>
              <w:spacing w:before="42" w:line="240" w:lineRule="auto"/>
              <w:ind w:left="124"/>
              <w:textAlignment w:val="baseline"/>
              <w:rPr>
                <w:color w:val="auto"/>
                <w:sz w:val="21"/>
                <w:szCs w:val="21"/>
                <w:highlight w:val="none"/>
              </w:rPr>
            </w:pPr>
            <w:r>
              <w:rPr>
                <w:color w:val="auto"/>
                <w:spacing w:val="-1"/>
                <w:sz w:val="21"/>
                <w:szCs w:val="21"/>
                <w:highlight w:val="none"/>
              </w:rPr>
              <w:t>养生园：求医馆2张、切切馆2张</w:t>
            </w:r>
          </w:p>
        </w:tc>
        <w:tc>
          <w:tcPr>
            <w:tcW w:w="2013" w:type="dxa"/>
            <w:vAlign w:val="top"/>
          </w:tcPr>
          <w:p w14:paraId="7C77B0CE">
            <w:pPr>
              <w:pStyle w:val="478"/>
              <w:keepNext w:val="0"/>
              <w:keepLines w:val="0"/>
              <w:pageBreakBefore w:val="0"/>
              <w:widowControl/>
              <w:kinsoku w:val="0"/>
              <w:wordWrap/>
              <w:overflowPunct/>
              <w:topLinePunct w:val="0"/>
              <w:autoSpaceDE w:val="0"/>
              <w:autoSpaceDN w:val="0"/>
              <w:bidi w:val="0"/>
              <w:adjustRightInd w:val="0"/>
              <w:snapToGrid w:val="0"/>
              <w:spacing w:before="42" w:line="240" w:lineRule="auto"/>
              <w:ind w:left="124"/>
              <w:textAlignment w:val="baseline"/>
              <w:rPr>
                <w:color w:val="auto"/>
                <w:spacing w:val="-1"/>
                <w:sz w:val="21"/>
                <w:szCs w:val="21"/>
                <w:highlight w:val="none"/>
              </w:rPr>
            </w:pPr>
          </w:p>
        </w:tc>
        <w:tc>
          <w:tcPr>
            <w:tcW w:w="2228" w:type="dxa"/>
            <w:vAlign w:val="top"/>
          </w:tcPr>
          <w:p w14:paraId="6ADE06A2">
            <w:pPr>
              <w:pStyle w:val="478"/>
              <w:keepNext w:val="0"/>
              <w:keepLines w:val="0"/>
              <w:pageBreakBefore w:val="0"/>
              <w:widowControl/>
              <w:kinsoku w:val="0"/>
              <w:wordWrap/>
              <w:overflowPunct/>
              <w:topLinePunct w:val="0"/>
              <w:autoSpaceDE w:val="0"/>
              <w:autoSpaceDN w:val="0"/>
              <w:bidi w:val="0"/>
              <w:adjustRightInd w:val="0"/>
              <w:snapToGrid w:val="0"/>
              <w:spacing w:before="42" w:line="240" w:lineRule="auto"/>
              <w:ind w:left="124"/>
              <w:textAlignment w:val="baseline"/>
              <w:rPr>
                <w:color w:val="auto"/>
                <w:spacing w:val="-1"/>
                <w:sz w:val="21"/>
                <w:szCs w:val="21"/>
                <w:highlight w:val="none"/>
              </w:rPr>
            </w:pPr>
          </w:p>
        </w:tc>
      </w:tr>
      <w:tr w14:paraId="51C602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9626" w:type="dxa"/>
            <w:gridSpan w:val="5"/>
            <w:shd w:val="clear" w:color="auto" w:fill="BFD8C2"/>
            <w:vAlign w:val="center"/>
          </w:tcPr>
          <w:p w14:paraId="4DF9B18C">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left"/>
              <w:textAlignment w:val="baseline"/>
              <w:rPr>
                <w:color w:val="auto"/>
                <w:sz w:val="21"/>
                <w:szCs w:val="21"/>
                <w:highlight w:val="none"/>
              </w:rPr>
            </w:pPr>
            <w:r>
              <w:rPr>
                <w:b/>
                <w:bCs/>
                <w:color w:val="auto"/>
                <w:spacing w:val="-3"/>
                <w:sz w:val="21"/>
                <w:szCs w:val="21"/>
                <w:highlight w:val="none"/>
              </w:rPr>
              <w:t>其他类</w:t>
            </w:r>
          </w:p>
        </w:tc>
        <w:tc>
          <w:tcPr>
            <w:tcW w:w="2013" w:type="dxa"/>
            <w:shd w:val="clear" w:color="auto" w:fill="BFD8C2"/>
            <w:vAlign w:val="center"/>
          </w:tcPr>
          <w:p w14:paraId="0B60D593">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left"/>
              <w:textAlignment w:val="baseline"/>
              <w:rPr>
                <w:b/>
                <w:bCs/>
                <w:color w:val="auto"/>
                <w:spacing w:val="-3"/>
                <w:sz w:val="21"/>
                <w:szCs w:val="21"/>
                <w:highlight w:val="none"/>
              </w:rPr>
            </w:pPr>
          </w:p>
        </w:tc>
        <w:tc>
          <w:tcPr>
            <w:tcW w:w="2228" w:type="dxa"/>
            <w:shd w:val="clear" w:color="auto" w:fill="BFD8C2"/>
            <w:vAlign w:val="center"/>
          </w:tcPr>
          <w:p w14:paraId="7DF8CB8C">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left"/>
              <w:textAlignment w:val="baseline"/>
              <w:rPr>
                <w:b/>
                <w:bCs/>
                <w:color w:val="auto"/>
                <w:spacing w:val="-3"/>
                <w:sz w:val="21"/>
                <w:szCs w:val="21"/>
                <w:highlight w:val="none"/>
              </w:rPr>
            </w:pPr>
          </w:p>
        </w:tc>
      </w:tr>
      <w:tr w14:paraId="697842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90" w:hRule="atLeast"/>
          <w:jc w:val="center"/>
        </w:trPr>
        <w:tc>
          <w:tcPr>
            <w:tcW w:w="1034" w:type="dxa"/>
            <w:vAlign w:val="center"/>
          </w:tcPr>
          <w:p w14:paraId="6465F6B4">
            <w:pPr>
              <w:pStyle w:val="478"/>
              <w:keepNext w:val="0"/>
              <w:keepLines w:val="0"/>
              <w:pageBreakBefore w:val="0"/>
              <w:widowControl/>
              <w:numPr>
                <w:ilvl w:val="0"/>
                <w:numId w:val="15"/>
              </w:numPr>
              <w:kinsoku w:val="0"/>
              <w:wordWrap/>
              <w:overflowPunct/>
              <w:topLinePunct w:val="0"/>
              <w:autoSpaceDE w:val="0"/>
              <w:autoSpaceDN w:val="0"/>
              <w:bidi w:val="0"/>
              <w:adjustRightInd w:val="0"/>
              <w:snapToGrid w:val="0"/>
              <w:spacing w:line="240" w:lineRule="auto"/>
              <w:ind w:left="454" w:leftChars="0" w:hanging="454" w:firstLineChars="0"/>
              <w:jc w:val="center"/>
              <w:textAlignment w:val="baseline"/>
              <w:rPr>
                <w:color w:val="auto"/>
                <w:sz w:val="21"/>
                <w:szCs w:val="21"/>
                <w:highlight w:val="none"/>
              </w:rPr>
            </w:pPr>
          </w:p>
        </w:tc>
        <w:tc>
          <w:tcPr>
            <w:tcW w:w="1714" w:type="dxa"/>
            <w:vAlign w:val="center"/>
          </w:tcPr>
          <w:p w14:paraId="5EDB4B33">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pacing w:val="-2"/>
                <w:sz w:val="21"/>
                <w:szCs w:val="21"/>
                <w:highlight w:val="none"/>
              </w:rPr>
              <w:t>休闲桌</w:t>
            </w:r>
          </w:p>
        </w:tc>
        <w:tc>
          <w:tcPr>
            <w:tcW w:w="1080" w:type="dxa"/>
            <w:vAlign w:val="center"/>
          </w:tcPr>
          <w:p w14:paraId="6BC1F458">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z w:val="21"/>
                <w:szCs w:val="21"/>
                <w:highlight w:val="none"/>
              </w:rPr>
              <w:t>4</w:t>
            </w:r>
          </w:p>
        </w:tc>
        <w:tc>
          <w:tcPr>
            <w:tcW w:w="960" w:type="dxa"/>
            <w:vAlign w:val="center"/>
          </w:tcPr>
          <w:p w14:paraId="1E07F0EF">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z w:val="21"/>
                <w:szCs w:val="21"/>
                <w:highlight w:val="none"/>
              </w:rPr>
              <w:t>张</w:t>
            </w:r>
          </w:p>
        </w:tc>
        <w:tc>
          <w:tcPr>
            <w:tcW w:w="4838" w:type="dxa"/>
            <w:vAlign w:val="top"/>
          </w:tcPr>
          <w:p w14:paraId="4ADEFC31">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0"/>
              <w:textAlignment w:val="baseline"/>
              <w:rPr>
                <w:color w:val="auto"/>
                <w:spacing w:val="-1"/>
                <w:sz w:val="21"/>
                <w:szCs w:val="21"/>
                <w:highlight w:val="none"/>
              </w:rPr>
            </w:pPr>
            <w:r>
              <w:rPr>
                <w:color w:val="auto"/>
                <w:spacing w:val="-1"/>
                <w:sz w:val="21"/>
                <w:szCs w:val="21"/>
                <w:highlight w:val="none"/>
              </w:rPr>
              <w:t>行政科研楼</w:t>
            </w:r>
            <w:r>
              <w:rPr>
                <w:rFonts w:hint="eastAsia"/>
                <w:color w:val="auto"/>
                <w:spacing w:val="-1"/>
                <w:sz w:val="21"/>
                <w:szCs w:val="21"/>
                <w:highlight w:val="none"/>
                <w:lang w:val="en-US" w:eastAsia="zh-CN"/>
              </w:rPr>
              <w:t xml:space="preserve"> </w:t>
            </w:r>
            <w:r>
              <w:rPr>
                <w:color w:val="auto"/>
                <w:spacing w:val="-1"/>
                <w:sz w:val="21"/>
                <w:szCs w:val="21"/>
                <w:highlight w:val="none"/>
              </w:rPr>
              <w:t>5F:茶水间2张 制剂中心</w:t>
            </w:r>
            <w:r>
              <w:rPr>
                <w:rFonts w:hint="eastAsia"/>
                <w:color w:val="auto"/>
                <w:spacing w:val="-1"/>
                <w:sz w:val="21"/>
                <w:szCs w:val="21"/>
                <w:highlight w:val="none"/>
                <w:lang w:val="en-US" w:eastAsia="zh-CN"/>
              </w:rPr>
              <w:t xml:space="preserve"> </w:t>
            </w:r>
            <w:r>
              <w:rPr>
                <w:color w:val="auto"/>
                <w:spacing w:val="-1"/>
                <w:sz w:val="21"/>
                <w:szCs w:val="21"/>
                <w:highlight w:val="none"/>
              </w:rPr>
              <w:t>5F:公共区域2张</w:t>
            </w:r>
          </w:p>
        </w:tc>
        <w:tc>
          <w:tcPr>
            <w:tcW w:w="2013" w:type="dxa"/>
            <w:vAlign w:val="top"/>
          </w:tcPr>
          <w:p w14:paraId="24445314">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0"/>
              <w:textAlignment w:val="baseline"/>
              <w:rPr>
                <w:color w:val="auto"/>
                <w:spacing w:val="-1"/>
                <w:sz w:val="21"/>
                <w:szCs w:val="21"/>
                <w:highlight w:val="none"/>
              </w:rPr>
            </w:pPr>
          </w:p>
        </w:tc>
        <w:tc>
          <w:tcPr>
            <w:tcW w:w="2228" w:type="dxa"/>
            <w:vAlign w:val="top"/>
          </w:tcPr>
          <w:p w14:paraId="22F4EECD">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0"/>
              <w:textAlignment w:val="baseline"/>
              <w:rPr>
                <w:color w:val="auto"/>
                <w:spacing w:val="-1"/>
                <w:sz w:val="21"/>
                <w:szCs w:val="21"/>
                <w:highlight w:val="none"/>
              </w:rPr>
            </w:pPr>
          </w:p>
        </w:tc>
      </w:tr>
      <w:tr w14:paraId="630CD1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90" w:hRule="atLeast"/>
          <w:jc w:val="center"/>
        </w:trPr>
        <w:tc>
          <w:tcPr>
            <w:tcW w:w="1034" w:type="dxa"/>
            <w:vAlign w:val="center"/>
          </w:tcPr>
          <w:p w14:paraId="0F893DB3">
            <w:pPr>
              <w:pStyle w:val="478"/>
              <w:keepNext w:val="0"/>
              <w:keepLines w:val="0"/>
              <w:pageBreakBefore w:val="0"/>
              <w:widowControl/>
              <w:numPr>
                <w:ilvl w:val="0"/>
                <w:numId w:val="15"/>
              </w:numPr>
              <w:kinsoku w:val="0"/>
              <w:wordWrap/>
              <w:overflowPunct/>
              <w:topLinePunct w:val="0"/>
              <w:autoSpaceDE w:val="0"/>
              <w:autoSpaceDN w:val="0"/>
              <w:bidi w:val="0"/>
              <w:adjustRightInd w:val="0"/>
              <w:snapToGrid w:val="0"/>
              <w:spacing w:line="240" w:lineRule="auto"/>
              <w:ind w:left="454" w:leftChars="0" w:hanging="454" w:firstLineChars="0"/>
              <w:jc w:val="center"/>
              <w:textAlignment w:val="baseline"/>
              <w:rPr>
                <w:color w:val="auto"/>
                <w:sz w:val="21"/>
                <w:szCs w:val="21"/>
                <w:highlight w:val="none"/>
              </w:rPr>
            </w:pPr>
          </w:p>
        </w:tc>
        <w:tc>
          <w:tcPr>
            <w:tcW w:w="1714" w:type="dxa"/>
            <w:vAlign w:val="center"/>
          </w:tcPr>
          <w:p w14:paraId="41DEC27A">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pacing w:val="-2"/>
                <w:sz w:val="21"/>
                <w:szCs w:val="21"/>
                <w:highlight w:val="none"/>
              </w:rPr>
              <w:t>休闲椅</w:t>
            </w:r>
          </w:p>
        </w:tc>
        <w:tc>
          <w:tcPr>
            <w:tcW w:w="1080" w:type="dxa"/>
            <w:vAlign w:val="center"/>
          </w:tcPr>
          <w:p w14:paraId="0A386DA9">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pacing w:val="-6"/>
                <w:sz w:val="21"/>
                <w:szCs w:val="21"/>
                <w:highlight w:val="none"/>
              </w:rPr>
              <w:t>16</w:t>
            </w:r>
          </w:p>
        </w:tc>
        <w:tc>
          <w:tcPr>
            <w:tcW w:w="960" w:type="dxa"/>
            <w:vAlign w:val="center"/>
          </w:tcPr>
          <w:p w14:paraId="52436187">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z w:val="21"/>
                <w:szCs w:val="21"/>
                <w:highlight w:val="none"/>
              </w:rPr>
              <w:t>张</w:t>
            </w:r>
          </w:p>
        </w:tc>
        <w:tc>
          <w:tcPr>
            <w:tcW w:w="4838" w:type="dxa"/>
            <w:vAlign w:val="top"/>
          </w:tcPr>
          <w:p w14:paraId="6286915D">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0"/>
              <w:textAlignment w:val="baseline"/>
              <w:rPr>
                <w:color w:val="auto"/>
                <w:spacing w:val="-1"/>
                <w:sz w:val="21"/>
                <w:szCs w:val="21"/>
                <w:highlight w:val="none"/>
              </w:rPr>
            </w:pPr>
            <w:r>
              <w:rPr>
                <w:color w:val="auto"/>
                <w:spacing w:val="-1"/>
                <w:sz w:val="21"/>
                <w:szCs w:val="21"/>
                <w:highlight w:val="none"/>
              </w:rPr>
              <w:t>行政科研楼</w:t>
            </w:r>
            <w:r>
              <w:rPr>
                <w:rFonts w:hint="eastAsia"/>
                <w:color w:val="auto"/>
                <w:spacing w:val="-1"/>
                <w:sz w:val="21"/>
                <w:szCs w:val="21"/>
                <w:highlight w:val="none"/>
                <w:lang w:val="en-US" w:eastAsia="zh-CN"/>
              </w:rPr>
              <w:t xml:space="preserve"> </w:t>
            </w:r>
            <w:r>
              <w:rPr>
                <w:color w:val="auto"/>
                <w:spacing w:val="-1"/>
                <w:sz w:val="21"/>
                <w:szCs w:val="21"/>
                <w:highlight w:val="none"/>
              </w:rPr>
              <w:t>5F:茶水间8张 制剂中心</w:t>
            </w:r>
            <w:r>
              <w:rPr>
                <w:rFonts w:hint="eastAsia"/>
                <w:color w:val="auto"/>
                <w:spacing w:val="-1"/>
                <w:sz w:val="21"/>
                <w:szCs w:val="21"/>
                <w:highlight w:val="none"/>
                <w:lang w:val="en-US" w:eastAsia="zh-CN"/>
              </w:rPr>
              <w:t xml:space="preserve"> </w:t>
            </w:r>
            <w:r>
              <w:rPr>
                <w:color w:val="auto"/>
                <w:spacing w:val="-1"/>
                <w:sz w:val="21"/>
                <w:szCs w:val="21"/>
                <w:highlight w:val="none"/>
              </w:rPr>
              <w:t>5F;公共区域8张</w:t>
            </w:r>
          </w:p>
        </w:tc>
        <w:tc>
          <w:tcPr>
            <w:tcW w:w="2013" w:type="dxa"/>
            <w:vAlign w:val="top"/>
          </w:tcPr>
          <w:p w14:paraId="645A27E1">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0"/>
              <w:textAlignment w:val="baseline"/>
              <w:rPr>
                <w:color w:val="auto"/>
                <w:spacing w:val="-1"/>
                <w:sz w:val="21"/>
                <w:szCs w:val="21"/>
                <w:highlight w:val="none"/>
              </w:rPr>
            </w:pPr>
          </w:p>
        </w:tc>
        <w:tc>
          <w:tcPr>
            <w:tcW w:w="2228" w:type="dxa"/>
            <w:vAlign w:val="top"/>
          </w:tcPr>
          <w:p w14:paraId="31FBA701">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0"/>
              <w:textAlignment w:val="baseline"/>
              <w:rPr>
                <w:color w:val="auto"/>
                <w:spacing w:val="-1"/>
                <w:sz w:val="21"/>
                <w:szCs w:val="21"/>
                <w:highlight w:val="none"/>
              </w:rPr>
            </w:pPr>
          </w:p>
        </w:tc>
      </w:tr>
      <w:tr w14:paraId="38C7C5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vAlign w:val="center"/>
          </w:tcPr>
          <w:p w14:paraId="4111CA75">
            <w:pPr>
              <w:pStyle w:val="478"/>
              <w:keepNext w:val="0"/>
              <w:keepLines w:val="0"/>
              <w:pageBreakBefore w:val="0"/>
              <w:widowControl/>
              <w:numPr>
                <w:ilvl w:val="0"/>
                <w:numId w:val="15"/>
              </w:numPr>
              <w:kinsoku w:val="0"/>
              <w:wordWrap/>
              <w:overflowPunct/>
              <w:topLinePunct w:val="0"/>
              <w:autoSpaceDE w:val="0"/>
              <w:autoSpaceDN w:val="0"/>
              <w:bidi w:val="0"/>
              <w:adjustRightInd w:val="0"/>
              <w:snapToGrid w:val="0"/>
              <w:spacing w:line="240" w:lineRule="auto"/>
              <w:ind w:left="454" w:leftChars="0" w:hanging="454" w:firstLineChars="0"/>
              <w:jc w:val="center"/>
              <w:textAlignment w:val="baseline"/>
              <w:rPr>
                <w:color w:val="auto"/>
                <w:sz w:val="21"/>
                <w:szCs w:val="21"/>
                <w:highlight w:val="none"/>
              </w:rPr>
            </w:pPr>
          </w:p>
        </w:tc>
        <w:tc>
          <w:tcPr>
            <w:tcW w:w="1714" w:type="dxa"/>
            <w:vAlign w:val="center"/>
          </w:tcPr>
          <w:p w14:paraId="5AD32C12">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pacing w:val="-2"/>
                <w:sz w:val="21"/>
                <w:szCs w:val="21"/>
                <w:highlight w:val="none"/>
              </w:rPr>
              <w:t>值班床</w:t>
            </w:r>
          </w:p>
        </w:tc>
        <w:tc>
          <w:tcPr>
            <w:tcW w:w="1080" w:type="dxa"/>
            <w:vAlign w:val="center"/>
          </w:tcPr>
          <w:p w14:paraId="5092F49A">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pacing w:val="-6"/>
                <w:sz w:val="21"/>
                <w:szCs w:val="21"/>
                <w:highlight w:val="none"/>
              </w:rPr>
              <w:t>186</w:t>
            </w:r>
          </w:p>
        </w:tc>
        <w:tc>
          <w:tcPr>
            <w:tcW w:w="960" w:type="dxa"/>
            <w:vAlign w:val="center"/>
          </w:tcPr>
          <w:p w14:paraId="48390FEA">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z w:val="21"/>
                <w:szCs w:val="21"/>
                <w:highlight w:val="none"/>
              </w:rPr>
              <w:t>张</w:t>
            </w:r>
          </w:p>
        </w:tc>
        <w:tc>
          <w:tcPr>
            <w:tcW w:w="4838" w:type="dxa"/>
            <w:vAlign w:val="top"/>
          </w:tcPr>
          <w:p w14:paraId="22B8C2C9">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0"/>
              <w:textAlignment w:val="baseline"/>
              <w:rPr>
                <w:color w:val="auto"/>
                <w:spacing w:val="-1"/>
                <w:sz w:val="21"/>
                <w:szCs w:val="21"/>
                <w:highlight w:val="none"/>
              </w:rPr>
            </w:pPr>
            <w:r>
              <w:rPr>
                <w:color w:val="auto"/>
                <w:spacing w:val="-1"/>
                <w:sz w:val="21"/>
                <w:szCs w:val="21"/>
                <w:highlight w:val="none"/>
              </w:rPr>
              <w:t>住院区外科中心7-12F,内科中心</w:t>
            </w:r>
            <w:r>
              <w:rPr>
                <w:rFonts w:hint="eastAsia"/>
                <w:color w:val="auto"/>
                <w:spacing w:val="-1"/>
                <w:sz w:val="21"/>
                <w:szCs w:val="21"/>
                <w:highlight w:val="none"/>
                <w:lang w:val="en-US" w:eastAsia="zh-CN"/>
              </w:rPr>
              <w:t xml:space="preserve"> </w:t>
            </w:r>
            <w:r>
              <w:rPr>
                <w:color w:val="auto"/>
                <w:spacing w:val="-1"/>
                <w:sz w:val="21"/>
                <w:szCs w:val="21"/>
                <w:highlight w:val="none"/>
              </w:rPr>
              <w:t>7-9F(共9层):值班室(6间6人间)54张</w:t>
            </w:r>
          </w:p>
          <w:p w14:paraId="78D1C1D6">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0"/>
              <w:textAlignment w:val="baseline"/>
              <w:rPr>
                <w:color w:val="auto"/>
                <w:spacing w:val="-1"/>
                <w:sz w:val="21"/>
                <w:szCs w:val="21"/>
                <w:highlight w:val="none"/>
              </w:rPr>
            </w:pPr>
            <w:r>
              <w:rPr>
                <w:color w:val="auto"/>
                <w:spacing w:val="-1"/>
                <w:sz w:val="21"/>
                <w:szCs w:val="21"/>
                <w:highlight w:val="none"/>
              </w:rPr>
              <w:t>污水处理站：值班室(2间)4张</w:t>
            </w:r>
          </w:p>
          <w:p w14:paraId="5EAC7081">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0"/>
              <w:textAlignment w:val="baseline"/>
              <w:rPr>
                <w:color w:val="auto"/>
                <w:spacing w:val="-1"/>
                <w:sz w:val="21"/>
                <w:szCs w:val="21"/>
                <w:highlight w:val="none"/>
              </w:rPr>
            </w:pPr>
            <w:r>
              <w:rPr>
                <w:color w:val="auto"/>
                <w:spacing w:val="-1"/>
                <w:sz w:val="21"/>
                <w:szCs w:val="21"/>
                <w:highlight w:val="none"/>
              </w:rPr>
              <w:t>门诊医技楼裙楼</w:t>
            </w:r>
            <w:r>
              <w:rPr>
                <w:rFonts w:hint="eastAsia"/>
                <w:color w:val="auto"/>
                <w:spacing w:val="-1"/>
                <w:sz w:val="21"/>
                <w:szCs w:val="21"/>
                <w:highlight w:val="none"/>
                <w:lang w:val="en-US" w:eastAsia="zh-CN"/>
              </w:rPr>
              <w:t xml:space="preserve"> </w:t>
            </w:r>
            <w:r>
              <w:rPr>
                <w:color w:val="auto"/>
                <w:spacing w:val="-1"/>
                <w:sz w:val="21"/>
                <w:szCs w:val="21"/>
                <w:highlight w:val="none"/>
              </w:rPr>
              <w:t>1F:8人间4张、2人间1张、2人间(3 间)3+3张、6人间9张、4人间2张、男/女6张、值班 室1张</w:t>
            </w:r>
          </w:p>
          <w:p w14:paraId="7524C156">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0"/>
              <w:textAlignment w:val="baseline"/>
              <w:rPr>
                <w:color w:val="auto"/>
                <w:spacing w:val="-1"/>
                <w:sz w:val="21"/>
                <w:szCs w:val="21"/>
                <w:highlight w:val="none"/>
              </w:rPr>
            </w:pPr>
            <w:r>
              <w:rPr>
                <w:color w:val="auto"/>
                <w:spacing w:val="-1"/>
                <w:sz w:val="21"/>
                <w:szCs w:val="21"/>
                <w:highlight w:val="none"/>
              </w:rPr>
              <w:t>门诊医技楼裙楼</w:t>
            </w:r>
          </w:p>
          <w:p w14:paraId="5E5E25EB">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0"/>
              <w:textAlignment w:val="baseline"/>
              <w:rPr>
                <w:color w:val="auto"/>
                <w:spacing w:val="-1"/>
                <w:sz w:val="21"/>
                <w:szCs w:val="21"/>
                <w:highlight w:val="none"/>
              </w:rPr>
            </w:pPr>
            <w:r>
              <w:rPr>
                <w:color w:val="auto"/>
                <w:spacing w:val="-1"/>
                <w:sz w:val="21"/>
                <w:szCs w:val="21"/>
                <w:highlight w:val="none"/>
              </w:rPr>
              <w:t>2F:值班室2+1+4+4+12张</w:t>
            </w:r>
          </w:p>
          <w:p w14:paraId="5F32B510">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0"/>
              <w:textAlignment w:val="baseline"/>
              <w:rPr>
                <w:color w:val="auto"/>
                <w:spacing w:val="-1"/>
                <w:sz w:val="21"/>
                <w:szCs w:val="21"/>
                <w:highlight w:val="none"/>
              </w:rPr>
            </w:pPr>
            <w:r>
              <w:rPr>
                <w:color w:val="auto"/>
                <w:spacing w:val="-1"/>
                <w:sz w:val="21"/>
                <w:szCs w:val="21"/>
                <w:highlight w:val="none"/>
              </w:rPr>
              <w:t>3F:值班18+4张4F:值班4+4+4+7张 5F:值班室3+12+2张</w:t>
            </w:r>
          </w:p>
          <w:p w14:paraId="1B1D4625">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0"/>
              <w:textAlignment w:val="baseline"/>
              <w:rPr>
                <w:color w:val="auto"/>
                <w:spacing w:val="-1"/>
                <w:sz w:val="21"/>
                <w:szCs w:val="21"/>
                <w:highlight w:val="none"/>
              </w:rPr>
            </w:pPr>
            <w:r>
              <w:rPr>
                <w:color w:val="auto"/>
                <w:spacing w:val="-1"/>
                <w:sz w:val="21"/>
                <w:szCs w:val="21"/>
                <w:highlight w:val="none"/>
              </w:rPr>
              <w:t>急诊综合病房：值班房(3间)12张、</w:t>
            </w:r>
          </w:p>
          <w:p w14:paraId="7BCAD057">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0"/>
              <w:textAlignment w:val="baseline"/>
              <w:rPr>
                <w:color w:val="auto"/>
                <w:spacing w:val="-1"/>
                <w:sz w:val="21"/>
                <w:szCs w:val="21"/>
                <w:highlight w:val="none"/>
              </w:rPr>
            </w:pPr>
            <w:r>
              <w:rPr>
                <w:color w:val="auto"/>
                <w:spacing w:val="-1"/>
                <w:sz w:val="21"/>
                <w:szCs w:val="21"/>
                <w:highlight w:val="none"/>
              </w:rPr>
              <w:t>EICU:值班房(2间)2张、</w:t>
            </w:r>
          </w:p>
        </w:tc>
        <w:tc>
          <w:tcPr>
            <w:tcW w:w="2013" w:type="dxa"/>
            <w:vAlign w:val="top"/>
          </w:tcPr>
          <w:p w14:paraId="784A2C5D">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0"/>
              <w:textAlignment w:val="baseline"/>
              <w:rPr>
                <w:color w:val="auto"/>
                <w:spacing w:val="-1"/>
                <w:sz w:val="21"/>
                <w:szCs w:val="21"/>
                <w:highlight w:val="none"/>
              </w:rPr>
            </w:pPr>
          </w:p>
        </w:tc>
        <w:tc>
          <w:tcPr>
            <w:tcW w:w="2228" w:type="dxa"/>
            <w:vAlign w:val="top"/>
          </w:tcPr>
          <w:p w14:paraId="29F10AD0">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0"/>
              <w:textAlignment w:val="baseline"/>
              <w:rPr>
                <w:color w:val="auto"/>
                <w:spacing w:val="-1"/>
                <w:sz w:val="21"/>
                <w:szCs w:val="21"/>
                <w:highlight w:val="none"/>
              </w:rPr>
            </w:pPr>
          </w:p>
        </w:tc>
      </w:tr>
      <w:tr w14:paraId="72087B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vAlign w:val="center"/>
          </w:tcPr>
          <w:p w14:paraId="20A7A956">
            <w:pPr>
              <w:pStyle w:val="478"/>
              <w:keepNext w:val="0"/>
              <w:keepLines w:val="0"/>
              <w:pageBreakBefore w:val="0"/>
              <w:widowControl/>
              <w:numPr>
                <w:ilvl w:val="0"/>
                <w:numId w:val="15"/>
              </w:numPr>
              <w:kinsoku w:val="0"/>
              <w:wordWrap/>
              <w:overflowPunct/>
              <w:topLinePunct w:val="0"/>
              <w:autoSpaceDE w:val="0"/>
              <w:autoSpaceDN w:val="0"/>
              <w:bidi w:val="0"/>
              <w:adjustRightInd w:val="0"/>
              <w:snapToGrid w:val="0"/>
              <w:spacing w:line="240" w:lineRule="auto"/>
              <w:ind w:left="454" w:leftChars="0" w:hanging="454" w:firstLineChars="0"/>
              <w:jc w:val="center"/>
              <w:textAlignment w:val="baseline"/>
              <w:rPr>
                <w:color w:val="auto"/>
                <w:sz w:val="21"/>
                <w:szCs w:val="21"/>
                <w:highlight w:val="none"/>
              </w:rPr>
            </w:pPr>
          </w:p>
        </w:tc>
        <w:tc>
          <w:tcPr>
            <w:tcW w:w="1714" w:type="dxa"/>
            <w:vAlign w:val="center"/>
          </w:tcPr>
          <w:p w14:paraId="3EA9B2EB">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pacing w:val="-1"/>
                <w:sz w:val="21"/>
                <w:szCs w:val="21"/>
                <w:highlight w:val="none"/>
              </w:rPr>
              <w:t>普通钢制更衣柜</w:t>
            </w:r>
          </w:p>
        </w:tc>
        <w:tc>
          <w:tcPr>
            <w:tcW w:w="1080" w:type="dxa"/>
            <w:vAlign w:val="center"/>
          </w:tcPr>
          <w:p w14:paraId="19858934">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pacing w:val="-3"/>
                <w:sz w:val="21"/>
                <w:szCs w:val="21"/>
                <w:highlight w:val="none"/>
              </w:rPr>
              <w:t>22</w:t>
            </w:r>
          </w:p>
        </w:tc>
        <w:tc>
          <w:tcPr>
            <w:tcW w:w="960" w:type="dxa"/>
            <w:vAlign w:val="center"/>
          </w:tcPr>
          <w:p w14:paraId="590DC5B1">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z w:val="21"/>
                <w:szCs w:val="21"/>
                <w:highlight w:val="none"/>
              </w:rPr>
              <w:t>组</w:t>
            </w:r>
          </w:p>
        </w:tc>
        <w:tc>
          <w:tcPr>
            <w:tcW w:w="4838" w:type="dxa"/>
            <w:vAlign w:val="top"/>
          </w:tcPr>
          <w:p w14:paraId="73D8B657">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0"/>
              <w:textAlignment w:val="baseline"/>
              <w:rPr>
                <w:color w:val="auto"/>
                <w:spacing w:val="-1"/>
                <w:sz w:val="21"/>
                <w:szCs w:val="21"/>
                <w:highlight w:val="none"/>
              </w:rPr>
            </w:pPr>
            <w:r>
              <w:rPr>
                <w:color w:val="auto"/>
                <w:spacing w:val="-1"/>
                <w:sz w:val="21"/>
                <w:szCs w:val="21"/>
                <w:highlight w:val="none"/>
              </w:rPr>
              <w:t>行政科研楼</w:t>
            </w:r>
            <w:r>
              <w:rPr>
                <w:rFonts w:hint="eastAsia"/>
                <w:color w:val="auto"/>
                <w:spacing w:val="-1"/>
                <w:sz w:val="21"/>
                <w:szCs w:val="21"/>
                <w:highlight w:val="none"/>
                <w:lang w:val="en-US" w:eastAsia="zh-CN"/>
              </w:rPr>
              <w:t xml:space="preserve"> </w:t>
            </w:r>
            <w:r>
              <w:rPr>
                <w:color w:val="auto"/>
                <w:spacing w:val="-1"/>
                <w:sz w:val="21"/>
                <w:szCs w:val="21"/>
                <w:highlight w:val="none"/>
              </w:rPr>
              <w:t>1F:男、女更衣室12组、二次更衣4组</w:t>
            </w:r>
          </w:p>
          <w:p w14:paraId="677C5792">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0"/>
              <w:textAlignment w:val="baseline"/>
              <w:rPr>
                <w:color w:val="auto"/>
                <w:spacing w:val="-1"/>
                <w:sz w:val="21"/>
                <w:szCs w:val="21"/>
                <w:highlight w:val="none"/>
              </w:rPr>
            </w:pPr>
            <w:r>
              <w:rPr>
                <w:color w:val="auto"/>
                <w:spacing w:val="-1"/>
                <w:sz w:val="21"/>
                <w:szCs w:val="21"/>
                <w:highlight w:val="none"/>
              </w:rPr>
              <w:t>污水处理站：值班室(2间)6组</w:t>
            </w:r>
          </w:p>
        </w:tc>
        <w:tc>
          <w:tcPr>
            <w:tcW w:w="2013" w:type="dxa"/>
            <w:vAlign w:val="top"/>
          </w:tcPr>
          <w:p w14:paraId="78E0AA81">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0"/>
              <w:textAlignment w:val="baseline"/>
              <w:rPr>
                <w:color w:val="auto"/>
                <w:spacing w:val="-1"/>
                <w:sz w:val="21"/>
                <w:szCs w:val="21"/>
                <w:highlight w:val="none"/>
              </w:rPr>
            </w:pPr>
          </w:p>
        </w:tc>
        <w:tc>
          <w:tcPr>
            <w:tcW w:w="2228" w:type="dxa"/>
            <w:vAlign w:val="top"/>
          </w:tcPr>
          <w:p w14:paraId="47C15674">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0"/>
              <w:textAlignment w:val="baseline"/>
              <w:rPr>
                <w:color w:val="auto"/>
                <w:spacing w:val="-1"/>
                <w:sz w:val="21"/>
                <w:szCs w:val="21"/>
                <w:highlight w:val="none"/>
              </w:rPr>
            </w:pPr>
          </w:p>
        </w:tc>
      </w:tr>
      <w:tr w14:paraId="55494E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90" w:hRule="atLeast"/>
          <w:jc w:val="center"/>
        </w:trPr>
        <w:tc>
          <w:tcPr>
            <w:tcW w:w="1034" w:type="dxa"/>
            <w:vAlign w:val="center"/>
          </w:tcPr>
          <w:p w14:paraId="018DFCAF">
            <w:pPr>
              <w:pStyle w:val="478"/>
              <w:keepNext w:val="0"/>
              <w:keepLines w:val="0"/>
              <w:pageBreakBefore w:val="0"/>
              <w:widowControl/>
              <w:numPr>
                <w:ilvl w:val="0"/>
                <w:numId w:val="15"/>
              </w:numPr>
              <w:kinsoku w:val="0"/>
              <w:wordWrap/>
              <w:overflowPunct/>
              <w:topLinePunct w:val="0"/>
              <w:autoSpaceDE w:val="0"/>
              <w:autoSpaceDN w:val="0"/>
              <w:bidi w:val="0"/>
              <w:adjustRightInd w:val="0"/>
              <w:snapToGrid w:val="0"/>
              <w:spacing w:line="240" w:lineRule="auto"/>
              <w:ind w:left="454" w:leftChars="0" w:hanging="454" w:firstLineChars="0"/>
              <w:jc w:val="center"/>
              <w:textAlignment w:val="baseline"/>
              <w:rPr>
                <w:color w:val="auto"/>
                <w:sz w:val="21"/>
                <w:szCs w:val="21"/>
                <w:highlight w:val="none"/>
              </w:rPr>
            </w:pPr>
          </w:p>
        </w:tc>
        <w:tc>
          <w:tcPr>
            <w:tcW w:w="1714" w:type="dxa"/>
            <w:vAlign w:val="center"/>
          </w:tcPr>
          <w:p w14:paraId="4C997E33">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pacing w:val="-2"/>
                <w:sz w:val="21"/>
                <w:szCs w:val="21"/>
                <w:highlight w:val="none"/>
              </w:rPr>
              <w:t>普通鞋柜</w:t>
            </w:r>
          </w:p>
        </w:tc>
        <w:tc>
          <w:tcPr>
            <w:tcW w:w="1080" w:type="dxa"/>
            <w:vAlign w:val="center"/>
          </w:tcPr>
          <w:p w14:paraId="26763845">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z w:val="21"/>
                <w:szCs w:val="21"/>
                <w:highlight w:val="none"/>
              </w:rPr>
              <w:t>3</w:t>
            </w:r>
          </w:p>
        </w:tc>
        <w:tc>
          <w:tcPr>
            <w:tcW w:w="960" w:type="dxa"/>
            <w:vAlign w:val="center"/>
          </w:tcPr>
          <w:p w14:paraId="2361CAA7">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z w:val="21"/>
                <w:szCs w:val="21"/>
                <w:highlight w:val="none"/>
              </w:rPr>
              <w:t>组</w:t>
            </w:r>
          </w:p>
        </w:tc>
        <w:tc>
          <w:tcPr>
            <w:tcW w:w="4838" w:type="dxa"/>
            <w:vAlign w:val="top"/>
          </w:tcPr>
          <w:p w14:paraId="182A8083">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0"/>
              <w:textAlignment w:val="baseline"/>
              <w:rPr>
                <w:color w:val="auto"/>
                <w:spacing w:val="-1"/>
                <w:sz w:val="21"/>
                <w:szCs w:val="21"/>
                <w:highlight w:val="none"/>
              </w:rPr>
            </w:pPr>
            <w:r>
              <w:rPr>
                <w:color w:val="auto"/>
                <w:spacing w:val="-1"/>
                <w:sz w:val="21"/>
                <w:szCs w:val="21"/>
                <w:highlight w:val="none"/>
              </w:rPr>
              <w:t>行政科研楼</w:t>
            </w:r>
            <w:r>
              <w:rPr>
                <w:rFonts w:hint="eastAsia"/>
                <w:color w:val="auto"/>
                <w:spacing w:val="-1"/>
                <w:sz w:val="21"/>
                <w:szCs w:val="21"/>
                <w:highlight w:val="none"/>
                <w:lang w:val="en-US" w:eastAsia="zh-CN"/>
              </w:rPr>
              <w:t xml:space="preserve"> </w:t>
            </w:r>
            <w:r>
              <w:rPr>
                <w:color w:val="auto"/>
                <w:spacing w:val="-1"/>
                <w:sz w:val="21"/>
                <w:szCs w:val="21"/>
                <w:highlight w:val="none"/>
              </w:rPr>
              <w:t>1F:男、女更衣室3组</w:t>
            </w:r>
          </w:p>
        </w:tc>
        <w:tc>
          <w:tcPr>
            <w:tcW w:w="2013" w:type="dxa"/>
            <w:vAlign w:val="top"/>
          </w:tcPr>
          <w:p w14:paraId="732245B5">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0"/>
              <w:textAlignment w:val="baseline"/>
              <w:rPr>
                <w:color w:val="auto"/>
                <w:spacing w:val="-1"/>
                <w:sz w:val="21"/>
                <w:szCs w:val="21"/>
                <w:highlight w:val="none"/>
              </w:rPr>
            </w:pPr>
          </w:p>
        </w:tc>
        <w:tc>
          <w:tcPr>
            <w:tcW w:w="2228" w:type="dxa"/>
            <w:vAlign w:val="top"/>
          </w:tcPr>
          <w:p w14:paraId="6B2313FB">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0"/>
              <w:textAlignment w:val="baseline"/>
              <w:rPr>
                <w:color w:val="auto"/>
                <w:spacing w:val="-1"/>
                <w:sz w:val="21"/>
                <w:szCs w:val="21"/>
                <w:highlight w:val="none"/>
              </w:rPr>
            </w:pPr>
          </w:p>
        </w:tc>
      </w:tr>
      <w:tr w14:paraId="0354FC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vAlign w:val="center"/>
          </w:tcPr>
          <w:p w14:paraId="37429B7B">
            <w:pPr>
              <w:pStyle w:val="478"/>
              <w:keepNext w:val="0"/>
              <w:keepLines w:val="0"/>
              <w:pageBreakBefore w:val="0"/>
              <w:widowControl/>
              <w:numPr>
                <w:ilvl w:val="0"/>
                <w:numId w:val="15"/>
              </w:numPr>
              <w:kinsoku w:val="0"/>
              <w:wordWrap/>
              <w:overflowPunct/>
              <w:topLinePunct w:val="0"/>
              <w:autoSpaceDE w:val="0"/>
              <w:autoSpaceDN w:val="0"/>
              <w:bidi w:val="0"/>
              <w:adjustRightInd w:val="0"/>
              <w:snapToGrid w:val="0"/>
              <w:spacing w:line="240" w:lineRule="auto"/>
              <w:ind w:left="454" w:leftChars="0" w:hanging="454" w:firstLineChars="0"/>
              <w:jc w:val="center"/>
              <w:textAlignment w:val="baseline"/>
              <w:rPr>
                <w:color w:val="auto"/>
                <w:sz w:val="21"/>
                <w:szCs w:val="21"/>
                <w:highlight w:val="none"/>
              </w:rPr>
            </w:pPr>
          </w:p>
        </w:tc>
        <w:tc>
          <w:tcPr>
            <w:tcW w:w="1714" w:type="dxa"/>
            <w:vAlign w:val="center"/>
          </w:tcPr>
          <w:p w14:paraId="0CE88207">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pacing w:val="2"/>
                <w:sz w:val="21"/>
                <w:szCs w:val="21"/>
                <w:highlight w:val="none"/>
              </w:rPr>
              <w:t>定制环保配餐台2</w:t>
            </w:r>
          </w:p>
        </w:tc>
        <w:tc>
          <w:tcPr>
            <w:tcW w:w="1080" w:type="dxa"/>
            <w:vAlign w:val="center"/>
          </w:tcPr>
          <w:p w14:paraId="2FED21A6">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pacing w:val="-5"/>
                <w:sz w:val="21"/>
                <w:szCs w:val="21"/>
                <w:highlight w:val="none"/>
              </w:rPr>
              <w:t>18.6</w:t>
            </w:r>
          </w:p>
        </w:tc>
        <w:tc>
          <w:tcPr>
            <w:tcW w:w="960" w:type="dxa"/>
            <w:vAlign w:val="center"/>
          </w:tcPr>
          <w:p w14:paraId="64394119">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z w:val="21"/>
                <w:szCs w:val="21"/>
                <w:highlight w:val="none"/>
              </w:rPr>
              <w:t>米</w:t>
            </w:r>
          </w:p>
        </w:tc>
        <w:tc>
          <w:tcPr>
            <w:tcW w:w="4838" w:type="dxa"/>
            <w:vAlign w:val="top"/>
          </w:tcPr>
          <w:p w14:paraId="32F9D590">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0"/>
              <w:textAlignment w:val="baseline"/>
              <w:rPr>
                <w:color w:val="auto"/>
                <w:spacing w:val="-1"/>
                <w:sz w:val="21"/>
                <w:szCs w:val="21"/>
                <w:highlight w:val="none"/>
              </w:rPr>
            </w:pPr>
            <w:r>
              <w:rPr>
                <w:color w:val="auto"/>
                <w:spacing w:val="-1"/>
                <w:sz w:val="21"/>
                <w:szCs w:val="21"/>
                <w:highlight w:val="none"/>
              </w:rPr>
              <w:t>行政科研楼</w:t>
            </w:r>
            <w:r>
              <w:rPr>
                <w:rFonts w:hint="eastAsia"/>
                <w:color w:val="auto"/>
                <w:spacing w:val="-1"/>
                <w:sz w:val="21"/>
                <w:szCs w:val="21"/>
                <w:highlight w:val="none"/>
                <w:lang w:val="en-US" w:eastAsia="zh-CN"/>
              </w:rPr>
              <w:t xml:space="preserve"> </w:t>
            </w:r>
            <w:r>
              <w:rPr>
                <w:color w:val="auto"/>
                <w:spacing w:val="-1"/>
                <w:sz w:val="21"/>
                <w:szCs w:val="21"/>
                <w:highlight w:val="none"/>
              </w:rPr>
              <w:t>1F:茶水间3.2米 行政科研楼</w:t>
            </w:r>
            <w:r>
              <w:rPr>
                <w:rFonts w:hint="eastAsia"/>
                <w:color w:val="auto"/>
                <w:spacing w:val="-1"/>
                <w:sz w:val="21"/>
                <w:szCs w:val="21"/>
                <w:highlight w:val="none"/>
                <w:lang w:val="en-US" w:eastAsia="zh-CN"/>
              </w:rPr>
              <w:t xml:space="preserve"> </w:t>
            </w:r>
            <w:r>
              <w:rPr>
                <w:color w:val="auto"/>
                <w:spacing w:val="-1"/>
                <w:sz w:val="21"/>
                <w:szCs w:val="21"/>
                <w:highlight w:val="none"/>
              </w:rPr>
              <w:t>5F:茶水间9米</w:t>
            </w:r>
          </w:p>
          <w:p w14:paraId="74F825AF">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0"/>
              <w:textAlignment w:val="baseline"/>
              <w:rPr>
                <w:color w:val="auto"/>
                <w:spacing w:val="-1"/>
                <w:sz w:val="21"/>
                <w:szCs w:val="21"/>
                <w:highlight w:val="none"/>
              </w:rPr>
            </w:pPr>
            <w:r>
              <w:rPr>
                <w:color w:val="auto"/>
                <w:spacing w:val="-1"/>
                <w:sz w:val="21"/>
                <w:szCs w:val="21"/>
                <w:highlight w:val="none"/>
              </w:rPr>
              <w:t>行政科研楼</w:t>
            </w:r>
            <w:r>
              <w:rPr>
                <w:rFonts w:hint="eastAsia"/>
                <w:color w:val="auto"/>
                <w:spacing w:val="-1"/>
                <w:sz w:val="21"/>
                <w:szCs w:val="21"/>
                <w:highlight w:val="none"/>
                <w:lang w:val="en-US" w:eastAsia="zh-CN"/>
              </w:rPr>
              <w:t xml:space="preserve"> </w:t>
            </w:r>
            <w:r>
              <w:rPr>
                <w:color w:val="auto"/>
                <w:spacing w:val="-1"/>
                <w:sz w:val="21"/>
                <w:szCs w:val="21"/>
                <w:highlight w:val="none"/>
              </w:rPr>
              <w:t>6F:茶水间6.4米</w:t>
            </w:r>
          </w:p>
        </w:tc>
        <w:tc>
          <w:tcPr>
            <w:tcW w:w="2013" w:type="dxa"/>
            <w:vAlign w:val="top"/>
          </w:tcPr>
          <w:p w14:paraId="743126C6">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0"/>
              <w:textAlignment w:val="baseline"/>
              <w:rPr>
                <w:color w:val="auto"/>
                <w:spacing w:val="-1"/>
                <w:sz w:val="21"/>
                <w:szCs w:val="21"/>
                <w:highlight w:val="none"/>
              </w:rPr>
            </w:pPr>
          </w:p>
        </w:tc>
        <w:tc>
          <w:tcPr>
            <w:tcW w:w="2228" w:type="dxa"/>
            <w:vAlign w:val="top"/>
          </w:tcPr>
          <w:p w14:paraId="37EB4E8F">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0"/>
              <w:textAlignment w:val="baseline"/>
              <w:rPr>
                <w:color w:val="auto"/>
                <w:spacing w:val="-1"/>
                <w:sz w:val="21"/>
                <w:szCs w:val="21"/>
                <w:highlight w:val="none"/>
              </w:rPr>
            </w:pPr>
          </w:p>
        </w:tc>
      </w:tr>
      <w:tr w14:paraId="74499A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vAlign w:val="center"/>
          </w:tcPr>
          <w:p w14:paraId="56DDC57C">
            <w:pPr>
              <w:pStyle w:val="478"/>
              <w:keepNext w:val="0"/>
              <w:keepLines w:val="0"/>
              <w:pageBreakBefore w:val="0"/>
              <w:widowControl/>
              <w:numPr>
                <w:ilvl w:val="0"/>
                <w:numId w:val="15"/>
              </w:numPr>
              <w:kinsoku w:val="0"/>
              <w:wordWrap/>
              <w:overflowPunct/>
              <w:topLinePunct w:val="0"/>
              <w:autoSpaceDE w:val="0"/>
              <w:autoSpaceDN w:val="0"/>
              <w:bidi w:val="0"/>
              <w:adjustRightInd w:val="0"/>
              <w:snapToGrid w:val="0"/>
              <w:spacing w:line="240" w:lineRule="auto"/>
              <w:ind w:left="454" w:leftChars="0" w:hanging="454" w:firstLineChars="0"/>
              <w:jc w:val="center"/>
              <w:textAlignment w:val="baseline"/>
              <w:rPr>
                <w:color w:val="auto"/>
                <w:sz w:val="21"/>
                <w:szCs w:val="21"/>
                <w:highlight w:val="none"/>
              </w:rPr>
            </w:pPr>
          </w:p>
        </w:tc>
        <w:tc>
          <w:tcPr>
            <w:tcW w:w="1714" w:type="dxa"/>
            <w:vAlign w:val="center"/>
          </w:tcPr>
          <w:p w14:paraId="3F4F3E2A">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pacing w:val="2"/>
                <w:sz w:val="21"/>
                <w:szCs w:val="21"/>
                <w:highlight w:val="none"/>
              </w:rPr>
              <w:t>定制吊柜</w:t>
            </w:r>
          </w:p>
        </w:tc>
        <w:tc>
          <w:tcPr>
            <w:tcW w:w="1080" w:type="dxa"/>
            <w:vAlign w:val="center"/>
          </w:tcPr>
          <w:p w14:paraId="70253ABD">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pacing w:val="-5"/>
                <w:sz w:val="21"/>
                <w:szCs w:val="21"/>
                <w:highlight w:val="none"/>
              </w:rPr>
              <w:t>15.6</w:t>
            </w:r>
          </w:p>
        </w:tc>
        <w:tc>
          <w:tcPr>
            <w:tcW w:w="960" w:type="dxa"/>
            <w:vAlign w:val="center"/>
          </w:tcPr>
          <w:p w14:paraId="0713C1BF">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z w:val="21"/>
                <w:szCs w:val="21"/>
                <w:highlight w:val="none"/>
              </w:rPr>
              <w:t>米</w:t>
            </w:r>
          </w:p>
        </w:tc>
        <w:tc>
          <w:tcPr>
            <w:tcW w:w="4838" w:type="dxa"/>
            <w:vAlign w:val="top"/>
          </w:tcPr>
          <w:p w14:paraId="4F0219C5">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0"/>
              <w:textAlignment w:val="baseline"/>
              <w:rPr>
                <w:color w:val="auto"/>
                <w:spacing w:val="-1"/>
                <w:sz w:val="21"/>
                <w:szCs w:val="21"/>
                <w:highlight w:val="none"/>
              </w:rPr>
            </w:pPr>
            <w:r>
              <w:rPr>
                <w:color w:val="auto"/>
                <w:spacing w:val="-1"/>
                <w:sz w:val="21"/>
                <w:szCs w:val="21"/>
                <w:highlight w:val="none"/>
              </w:rPr>
              <w:t>行政科研楼</w:t>
            </w:r>
            <w:r>
              <w:rPr>
                <w:rFonts w:hint="eastAsia"/>
                <w:color w:val="auto"/>
                <w:spacing w:val="-1"/>
                <w:sz w:val="21"/>
                <w:szCs w:val="21"/>
                <w:highlight w:val="none"/>
                <w:lang w:val="en-US" w:eastAsia="zh-CN"/>
              </w:rPr>
              <w:t xml:space="preserve"> </w:t>
            </w:r>
            <w:r>
              <w:rPr>
                <w:color w:val="auto"/>
                <w:spacing w:val="-1"/>
                <w:sz w:val="21"/>
                <w:szCs w:val="21"/>
                <w:highlight w:val="none"/>
              </w:rPr>
              <w:t>1F:茶水间3.2米 行政科研楼</w:t>
            </w:r>
            <w:r>
              <w:rPr>
                <w:rFonts w:hint="eastAsia"/>
                <w:color w:val="auto"/>
                <w:spacing w:val="-1"/>
                <w:sz w:val="21"/>
                <w:szCs w:val="21"/>
                <w:highlight w:val="none"/>
                <w:lang w:val="en-US" w:eastAsia="zh-CN"/>
              </w:rPr>
              <w:t xml:space="preserve"> </w:t>
            </w:r>
            <w:r>
              <w:rPr>
                <w:color w:val="auto"/>
                <w:spacing w:val="-1"/>
                <w:sz w:val="21"/>
                <w:szCs w:val="21"/>
                <w:highlight w:val="none"/>
              </w:rPr>
              <w:t>5F:茶水间6米</w:t>
            </w:r>
          </w:p>
          <w:p w14:paraId="327FC67E">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0"/>
              <w:textAlignment w:val="baseline"/>
              <w:rPr>
                <w:color w:val="auto"/>
                <w:spacing w:val="-1"/>
                <w:sz w:val="21"/>
                <w:szCs w:val="21"/>
                <w:highlight w:val="none"/>
              </w:rPr>
            </w:pPr>
            <w:r>
              <w:rPr>
                <w:color w:val="auto"/>
                <w:spacing w:val="-1"/>
                <w:sz w:val="21"/>
                <w:szCs w:val="21"/>
                <w:highlight w:val="none"/>
              </w:rPr>
              <w:t>行政科研楼</w:t>
            </w:r>
            <w:r>
              <w:rPr>
                <w:rFonts w:hint="eastAsia"/>
                <w:color w:val="auto"/>
                <w:spacing w:val="-1"/>
                <w:sz w:val="21"/>
                <w:szCs w:val="21"/>
                <w:highlight w:val="none"/>
                <w:lang w:val="en-US" w:eastAsia="zh-CN"/>
              </w:rPr>
              <w:t xml:space="preserve"> </w:t>
            </w:r>
            <w:r>
              <w:rPr>
                <w:color w:val="auto"/>
                <w:spacing w:val="-1"/>
                <w:sz w:val="21"/>
                <w:szCs w:val="21"/>
                <w:highlight w:val="none"/>
              </w:rPr>
              <w:t>6F:茶水间6.4米</w:t>
            </w:r>
          </w:p>
        </w:tc>
        <w:tc>
          <w:tcPr>
            <w:tcW w:w="2013" w:type="dxa"/>
            <w:vAlign w:val="top"/>
          </w:tcPr>
          <w:p w14:paraId="6CC95504">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0"/>
              <w:textAlignment w:val="baseline"/>
              <w:rPr>
                <w:color w:val="auto"/>
                <w:spacing w:val="-1"/>
                <w:sz w:val="21"/>
                <w:szCs w:val="21"/>
                <w:highlight w:val="none"/>
              </w:rPr>
            </w:pPr>
          </w:p>
        </w:tc>
        <w:tc>
          <w:tcPr>
            <w:tcW w:w="2228" w:type="dxa"/>
            <w:vAlign w:val="top"/>
          </w:tcPr>
          <w:p w14:paraId="5C2B702B">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0"/>
              <w:textAlignment w:val="baseline"/>
              <w:rPr>
                <w:color w:val="auto"/>
                <w:spacing w:val="-1"/>
                <w:sz w:val="21"/>
                <w:szCs w:val="21"/>
                <w:highlight w:val="none"/>
              </w:rPr>
            </w:pPr>
          </w:p>
        </w:tc>
      </w:tr>
      <w:tr w14:paraId="518622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vAlign w:val="center"/>
          </w:tcPr>
          <w:p w14:paraId="6107573B">
            <w:pPr>
              <w:pStyle w:val="478"/>
              <w:keepNext w:val="0"/>
              <w:keepLines w:val="0"/>
              <w:pageBreakBefore w:val="0"/>
              <w:widowControl/>
              <w:numPr>
                <w:ilvl w:val="0"/>
                <w:numId w:val="15"/>
              </w:numPr>
              <w:kinsoku w:val="0"/>
              <w:wordWrap/>
              <w:overflowPunct/>
              <w:topLinePunct w:val="0"/>
              <w:autoSpaceDE w:val="0"/>
              <w:autoSpaceDN w:val="0"/>
              <w:bidi w:val="0"/>
              <w:adjustRightInd w:val="0"/>
              <w:snapToGrid w:val="0"/>
              <w:spacing w:line="240" w:lineRule="auto"/>
              <w:ind w:left="454" w:leftChars="0" w:hanging="454" w:firstLineChars="0"/>
              <w:jc w:val="center"/>
              <w:textAlignment w:val="baseline"/>
              <w:rPr>
                <w:color w:val="auto"/>
                <w:sz w:val="21"/>
                <w:szCs w:val="21"/>
                <w:highlight w:val="none"/>
              </w:rPr>
            </w:pPr>
          </w:p>
        </w:tc>
        <w:tc>
          <w:tcPr>
            <w:tcW w:w="1714" w:type="dxa"/>
            <w:vAlign w:val="center"/>
          </w:tcPr>
          <w:p w14:paraId="7529ABBD">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pacing w:val="5"/>
                <w:sz w:val="21"/>
                <w:szCs w:val="21"/>
                <w:highlight w:val="none"/>
              </w:rPr>
              <w:t>餐桌</w:t>
            </w:r>
          </w:p>
        </w:tc>
        <w:tc>
          <w:tcPr>
            <w:tcW w:w="1080" w:type="dxa"/>
            <w:vAlign w:val="center"/>
          </w:tcPr>
          <w:p w14:paraId="4F04EF6D">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pacing w:val="-4"/>
                <w:sz w:val="21"/>
                <w:szCs w:val="21"/>
                <w:highlight w:val="none"/>
              </w:rPr>
              <w:t>36</w:t>
            </w:r>
          </w:p>
        </w:tc>
        <w:tc>
          <w:tcPr>
            <w:tcW w:w="960" w:type="dxa"/>
            <w:vAlign w:val="center"/>
          </w:tcPr>
          <w:p w14:paraId="113A5AF6">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z w:val="21"/>
                <w:szCs w:val="21"/>
                <w:highlight w:val="none"/>
              </w:rPr>
              <w:t>张</w:t>
            </w:r>
          </w:p>
        </w:tc>
        <w:tc>
          <w:tcPr>
            <w:tcW w:w="4838" w:type="dxa"/>
            <w:vAlign w:val="top"/>
          </w:tcPr>
          <w:p w14:paraId="4EC4BDEA">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0"/>
              <w:textAlignment w:val="baseline"/>
              <w:rPr>
                <w:color w:val="auto"/>
                <w:spacing w:val="-1"/>
                <w:sz w:val="21"/>
                <w:szCs w:val="21"/>
                <w:highlight w:val="none"/>
              </w:rPr>
            </w:pPr>
            <w:r>
              <w:rPr>
                <w:color w:val="auto"/>
                <w:spacing w:val="-1"/>
                <w:sz w:val="21"/>
                <w:szCs w:val="21"/>
                <w:highlight w:val="none"/>
              </w:rPr>
              <w:t>住院区外科中心</w:t>
            </w:r>
            <w:r>
              <w:rPr>
                <w:rFonts w:hint="eastAsia"/>
                <w:color w:val="auto"/>
                <w:spacing w:val="-1"/>
                <w:sz w:val="21"/>
                <w:szCs w:val="21"/>
                <w:highlight w:val="none"/>
                <w:lang w:val="en-US" w:eastAsia="zh-CN"/>
              </w:rPr>
              <w:t xml:space="preserve"> </w:t>
            </w:r>
            <w:r>
              <w:rPr>
                <w:color w:val="auto"/>
                <w:spacing w:val="-1"/>
                <w:sz w:val="21"/>
                <w:szCs w:val="21"/>
                <w:highlight w:val="none"/>
              </w:rPr>
              <w:t>7-12F,内科中心</w:t>
            </w:r>
            <w:r>
              <w:rPr>
                <w:rFonts w:hint="eastAsia"/>
                <w:color w:val="auto"/>
                <w:spacing w:val="-1"/>
                <w:sz w:val="21"/>
                <w:szCs w:val="21"/>
                <w:highlight w:val="none"/>
                <w:lang w:val="en-US" w:eastAsia="zh-CN"/>
              </w:rPr>
              <w:t xml:space="preserve"> </w:t>
            </w:r>
            <w:r>
              <w:rPr>
                <w:color w:val="auto"/>
                <w:spacing w:val="-1"/>
                <w:sz w:val="21"/>
                <w:szCs w:val="21"/>
                <w:highlight w:val="none"/>
              </w:rPr>
              <w:t>7-9F(共9层):就餐区36张</w:t>
            </w:r>
          </w:p>
        </w:tc>
        <w:tc>
          <w:tcPr>
            <w:tcW w:w="2013" w:type="dxa"/>
            <w:vAlign w:val="top"/>
          </w:tcPr>
          <w:p w14:paraId="340FAAEE">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0"/>
              <w:textAlignment w:val="baseline"/>
              <w:rPr>
                <w:color w:val="auto"/>
                <w:spacing w:val="-1"/>
                <w:sz w:val="21"/>
                <w:szCs w:val="21"/>
                <w:highlight w:val="none"/>
              </w:rPr>
            </w:pPr>
          </w:p>
        </w:tc>
        <w:tc>
          <w:tcPr>
            <w:tcW w:w="2228" w:type="dxa"/>
            <w:vAlign w:val="top"/>
          </w:tcPr>
          <w:p w14:paraId="67BB18A6">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0"/>
              <w:textAlignment w:val="baseline"/>
              <w:rPr>
                <w:color w:val="auto"/>
                <w:spacing w:val="-1"/>
                <w:sz w:val="21"/>
                <w:szCs w:val="21"/>
                <w:highlight w:val="none"/>
              </w:rPr>
            </w:pPr>
          </w:p>
        </w:tc>
      </w:tr>
      <w:tr w14:paraId="0D2B75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vAlign w:val="center"/>
          </w:tcPr>
          <w:p w14:paraId="02628C98">
            <w:pPr>
              <w:pStyle w:val="478"/>
              <w:keepNext w:val="0"/>
              <w:keepLines w:val="0"/>
              <w:pageBreakBefore w:val="0"/>
              <w:widowControl/>
              <w:numPr>
                <w:ilvl w:val="0"/>
                <w:numId w:val="15"/>
              </w:numPr>
              <w:kinsoku w:val="0"/>
              <w:wordWrap/>
              <w:overflowPunct/>
              <w:topLinePunct w:val="0"/>
              <w:autoSpaceDE w:val="0"/>
              <w:autoSpaceDN w:val="0"/>
              <w:bidi w:val="0"/>
              <w:adjustRightInd w:val="0"/>
              <w:snapToGrid w:val="0"/>
              <w:spacing w:line="240" w:lineRule="auto"/>
              <w:ind w:left="454" w:leftChars="0" w:hanging="454" w:firstLineChars="0"/>
              <w:jc w:val="center"/>
              <w:textAlignment w:val="baseline"/>
              <w:rPr>
                <w:color w:val="auto"/>
                <w:sz w:val="21"/>
                <w:szCs w:val="21"/>
                <w:highlight w:val="none"/>
              </w:rPr>
            </w:pPr>
          </w:p>
        </w:tc>
        <w:tc>
          <w:tcPr>
            <w:tcW w:w="1714" w:type="dxa"/>
            <w:vAlign w:val="center"/>
          </w:tcPr>
          <w:p w14:paraId="5C4958EE">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pacing w:val="-3"/>
                <w:sz w:val="21"/>
                <w:szCs w:val="21"/>
                <w:highlight w:val="none"/>
              </w:rPr>
              <w:t>就餐椅</w:t>
            </w:r>
          </w:p>
        </w:tc>
        <w:tc>
          <w:tcPr>
            <w:tcW w:w="1080" w:type="dxa"/>
            <w:vAlign w:val="center"/>
          </w:tcPr>
          <w:p w14:paraId="6B9ACC19">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pacing w:val="-6"/>
                <w:sz w:val="21"/>
                <w:szCs w:val="21"/>
                <w:highlight w:val="none"/>
              </w:rPr>
              <w:t>144</w:t>
            </w:r>
          </w:p>
        </w:tc>
        <w:tc>
          <w:tcPr>
            <w:tcW w:w="960" w:type="dxa"/>
            <w:vAlign w:val="center"/>
          </w:tcPr>
          <w:p w14:paraId="35949CCE">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z w:val="21"/>
                <w:szCs w:val="21"/>
                <w:highlight w:val="none"/>
              </w:rPr>
              <w:t>张</w:t>
            </w:r>
          </w:p>
        </w:tc>
        <w:tc>
          <w:tcPr>
            <w:tcW w:w="4838" w:type="dxa"/>
            <w:vAlign w:val="top"/>
          </w:tcPr>
          <w:p w14:paraId="253D3858">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0"/>
              <w:textAlignment w:val="baseline"/>
              <w:rPr>
                <w:color w:val="auto"/>
                <w:spacing w:val="-1"/>
                <w:sz w:val="21"/>
                <w:szCs w:val="21"/>
                <w:highlight w:val="none"/>
              </w:rPr>
            </w:pPr>
            <w:r>
              <w:rPr>
                <w:color w:val="auto"/>
                <w:spacing w:val="-1"/>
                <w:sz w:val="21"/>
                <w:szCs w:val="21"/>
                <w:highlight w:val="none"/>
              </w:rPr>
              <w:t>住院区外科中心</w:t>
            </w:r>
            <w:r>
              <w:rPr>
                <w:rFonts w:hint="eastAsia"/>
                <w:color w:val="auto"/>
                <w:spacing w:val="-1"/>
                <w:sz w:val="21"/>
                <w:szCs w:val="21"/>
                <w:highlight w:val="none"/>
                <w:lang w:val="en-US" w:eastAsia="zh-CN"/>
              </w:rPr>
              <w:t xml:space="preserve"> </w:t>
            </w:r>
            <w:r>
              <w:rPr>
                <w:color w:val="auto"/>
                <w:spacing w:val="-1"/>
                <w:sz w:val="21"/>
                <w:szCs w:val="21"/>
                <w:highlight w:val="none"/>
              </w:rPr>
              <w:t>7-12F,内科中心</w:t>
            </w:r>
            <w:r>
              <w:rPr>
                <w:rFonts w:hint="eastAsia"/>
                <w:color w:val="auto"/>
                <w:spacing w:val="-1"/>
                <w:sz w:val="21"/>
                <w:szCs w:val="21"/>
                <w:highlight w:val="none"/>
                <w:lang w:val="en-US" w:eastAsia="zh-CN"/>
              </w:rPr>
              <w:t xml:space="preserve"> </w:t>
            </w:r>
            <w:r>
              <w:rPr>
                <w:color w:val="auto"/>
                <w:spacing w:val="-1"/>
                <w:sz w:val="21"/>
                <w:szCs w:val="21"/>
                <w:highlight w:val="none"/>
              </w:rPr>
              <w:t>7-9F(共9层):就餐区144张</w:t>
            </w:r>
          </w:p>
        </w:tc>
        <w:tc>
          <w:tcPr>
            <w:tcW w:w="2013" w:type="dxa"/>
            <w:vAlign w:val="top"/>
          </w:tcPr>
          <w:p w14:paraId="2FFB06F0">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0"/>
              <w:textAlignment w:val="baseline"/>
              <w:rPr>
                <w:color w:val="auto"/>
                <w:spacing w:val="-1"/>
                <w:sz w:val="21"/>
                <w:szCs w:val="21"/>
                <w:highlight w:val="none"/>
              </w:rPr>
            </w:pPr>
          </w:p>
        </w:tc>
        <w:tc>
          <w:tcPr>
            <w:tcW w:w="2228" w:type="dxa"/>
            <w:vAlign w:val="top"/>
          </w:tcPr>
          <w:p w14:paraId="6EEC2494">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0"/>
              <w:textAlignment w:val="baseline"/>
              <w:rPr>
                <w:color w:val="auto"/>
                <w:spacing w:val="-1"/>
                <w:sz w:val="21"/>
                <w:szCs w:val="21"/>
                <w:highlight w:val="none"/>
              </w:rPr>
            </w:pPr>
          </w:p>
        </w:tc>
      </w:tr>
      <w:tr w14:paraId="012287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vAlign w:val="center"/>
          </w:tcPr>
          <w:p w14:paraId="1C646677">
            <w:pPr>
              <w:pStyle w:val="478"/>
              <w:keepNext w:val="0"/>
              <w:keepLines w:val="0"/>
              <w:pageBreakBefore w:val="0"/>
              <w:widowControl/>
              <w:numPr>
                <w:ilvl w:val="0"/>
                <w:numId w:val="15"/>
              </w:numPr>
              <w:kinsoku w:val="0"/>
              <w:wordWrap/>
              <w:overflowPunct/>
              <w:topLinePunct w:val="0"/>
              <w:autoSpaceDE w:val="0"/>
              <w:autoSpaceDN w:val="0"/>
              <w:bidi w:val="0"/>
              <w:adjustRightInd w:val="0"/>
              <w:snapToGrid w:val="0"/>
              <w:spacing w:line="240" w:lineRule="auto"/>
              <w:ind w:left="454" w:leftChars="0" w:hanging="454" w:firstLineChars="0"/>
              <w:jc w:val="center"/>
              <w:textAlignment w:val="baseline"/>
              <w:rPr>
                <w:color w:val="auto"/>
                <w:sz w:val="21"/>
                <w:szCs w:val="21"/>
                <w:highlight w:val="none"/>
              </w:rPr>
            </w:pPr>
          </w:p>
        </w:tc>
        <w:tc>
          <w:tcPr>
            <w:tcW w:w="1714" w:type="dxa"/>
            <w:vAlign w:val="center"/>
          </w:tcPr>
          <w:p w14:paraId="2DB52D59">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pacing w:val="5"/>
                <w:sz w:val="21"/>
                <w:szCs w:val="21"/>
                <w:highlight w:val="none"/>
              </w:rPr>
              <w:t>定制吧台</w:t>
            </w:r>
          </w:p>
        </w:tc>
        <w:tc>
          <w:tcPr>
            <w:tcW w:w="1080" w:type="dxa"/>
            <w:vAlign w:val="center"/>
          </w:tcPr>
          <w:p w14:paraId="5315B5E1">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pacing w:val="-2"/>
                <w:sz w:val="21"/>
                <w:szCs w:val="21"/>
                <w:highlight w:val="none"/>
              </w:rPr>
              <w:t>4.8</w:t>
            </w:r>
          </w:p>
        </w:tc>
        <w:tc>
          <w:tcPr>
            <w:tcW w:w="960" w:type="dxa"/>
            <w:vAlign w:val="center"/>
          </w:tcPr>
          <w:p w14:paraId="0B592165">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z w:val="21"/>
                <w:szCs w:val="21"/>
                <w:highlight w:val="none"/>
              </w:rPr>
              <w:t>米</w:t>
            </w:r>
          </w:p>
        </w:tc>
        <w:tc>
          <w:tcPr>
            <w:tcW w:w="4838" w:type="dxa"/>
            <w:vAlign w:val="top"/>
          </w:tcPr>
          <w:p w14:paraId="0AA10561">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0"/>
              <w:textAlignment w:val="baseline"/>
              <w:rPr>
                <w:color w:val="auto"/>
                <w:spacing w:val="-1"/>
                <w:sz w:val="21"/>
                <w:szCs w:val="21"/>
                <w:highlight w:val="none"/>
              </w:rPr>
            </w:pPr>
            <w:r>
              <w:rPr>
                <w:color w:val="auto"/>
                <w:spacing w:val="-1"/>
                <w:sz w:val="21"/>
                <w:szCs w:val="21"/>
                <w:highlight w:val="none"/>
              </w:rPr>
              <w:t>制剂中心</w:t>
            </w:r>
            <w:r>
              <w:rPr>
                <w:rFonts w:hint="eastAsia"/>
                <w:color w:val="auto"/>
                <w:spacing w:val="-1"/>
                <w:sz w:val="21"/>
                <w:szCs w:val="21"/>
                <w:highlight w:val="none"/>
                <w:lang w:val="en-US" w:eastAsia="zh-CN"/>
              </w:rPr>
              <w:t xml:space="preserve"> </w:t>
            </w:r>
            <w:r>
              <w:rPr>
                <w:color w:val="auto"/>
                <w:spacing w:val="-1"/>
                <w:sz w:val="21"/>
                <w:szCs w:val="21"/>
                <w:highlight w:val="none"/>
              </w:rPr>
              <w:t>5F:公共区域4.8米</w:t>
            </w:r>
          </w:p>
        </w:tc>
        <w:tc>
          <w:tcPr>
            <w:tcW w:w="2013" w:type="dxa"/>
            <w:vAlign w:val="top"/>
          </w:tcPr>
          <w:p w14:paraId="5AA1BEC6">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0"/>
              <w:textAlignment w:val="baseline"/>
              <w:rPr>
                <w:color w:val="auto"/>
                <w:spacing w:val="-1"/>
                <w:sz w:val="21"/>
                <w:szCs w:val="21"/>
                <w:highlight w:val="none"/>
              </w:rPr>
            </w:pPr>
          </w:p>
        </w:tc>
        <w:tc>
          <w:tcPr>
            <w:tcW w:w="2228" w:type="dxa"/>
            <w:vAlign w:val="top"/>
          </w:tcPr>
          <w:p w14:paraId="58CD17AF">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0"/>
              <w:textAlignment w:val="baseline"/>
              <w:rPr>
                <w:color w:val="auto"/>
                <w:spacing w:val="-1"/>
                <w:sz w:val="21"/>
                <w:szCs w:val="21"/>
                <w:highlight w:val="none"/>
              </w:rPr>
            </w:pPr>
          </w:p>
        </w:tc>
      </w:tr>
      <w:tr w14:paraId="1F0FA2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vAlign w:val="center"/>
          </w:tcPr>
          <w:p w14:paraId="7762D6EE">
            <w:pPr>
              <w:pStyle w:val="478"/>
              <w:keepNext w:val="0"/>
              <w:keepLines w:val="0"/>
              <w:pageBreakBefore w:val="0"/>
              <w:widowControl/>
              <w:numPr>
                <w:ilvl w:val="0"/>
                <w:numId w:val="15"/>
              </w:numPr>
              <w:kinsoku w:val="0"/>
              <w:wordWrap/>
              <w:overflowPunct/>
              <w:topLinePunct w:val="0"/>
              <w:autoSpaceDE w:val="0"/>
              <w:autoSpaceDN w:val="0"/>
              <w:bidi w:val="0"/>
              <w:adjustRightInd w:val="0"/>
              <w:snapToGrid w:val="0"/>
              <w:spacing w:line="240" w:lineRule="auto"/>
              <w:ind w:left="454" w:leftChars="0" w:hanging="454" w:firstLineChars="0"/>
              <w:jc w:val="center"/>
              <w:textAlignment w:val="baseline"/>
              <w:rPr>
                <w:color w:val="auto"/>
                <w:sz w:val="21"/>
                <w:szCs w:val="21"/>
                <w:highlight w:val="none"/>
              </w:rPr>
            </w:pPr>
          </w:p>
        </w:tc>
        <w:tc>
          <w:tcPr>
            <w:tcW w:w="1714" w:type="dxa"/>
            <w:vAlign w:val="center"/>
          </w:tcPr>
          <w:p w14:paraId="403BF18F">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pacing w:val="-2"/>
                <w:sz w:val="21"/>
                <w:szCs w:val="21"/>
                <w:highlight w:val="none"/>
              </w:rPr>
              <w:t>谈话桌</w:t>
            </w:r>
          </w:p>
        </w:tc>
        <w:tc>
          <w:tcPr>
            <w:tcW w:w="1080" w:type="dxa"/>
            <w:vAlign w:val="center"/>
          </w:tcPr>
          <w:p w14:paraId="3ADF6A31">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pacing w:val="-3"/>
                <w:sz w:val="21"/>
                <w:szCs w:val="21"/>
                <w:highlight w:val="none"/>
              </w:rPr>
              <w:t>20</w:t>
            </w:r>
          </w:p>
        </w:tc>
        <w:tc>
          <w:tcPr>
            <w:tcW w:w="960" w:type="dxa"/>
            <w:vAlign w:val="center"/>
          </w:tcPr>
          <w:p w14:paraId="20033472">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z w:val="21"/>
                <w:szCs w:val="21"/>
                <w:highlight w:val="none"/>
              </w:rPr>
              <w:t>张</w:t>
            </w:r>
          </w:p>
        </w:tc>
        <w:tc>
          <w:tcPr>
            <w:tcW w:w="4838" w:type="dxa"/>
            <w:vAlign w:val="top"/>
          </w:tcPr>
          <w:p w14:paraId="5D03E660">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0"/>
              <w:textAlignment w:val="baseline"/>
              <w:rPr>
                <w:color w:val="auto"/>
                <w:spacing w:val="-1"/>
                <w:sz w:val="21"/>
                <w:szCs w:val="21"/>
                <w:highlight w:val="none"/>
              </w:rPr>
            </w:pPr>
            <w:r>
              <w:rPr>
                <w:color w:val="auto"/>
                <w:spacing w:val="-1"/>
                <w:sz w:val="21"/>
                <w:szCs w:val="21"/>
                <w:highlight w:val="none"/>
              </w:rPr>
              <w:t>住院区外科中心</w:t>
            </w:r>
            <w:r>
              <w:rPr>
                <w:rFonts w:hint="eastAsia"/>
                <w:color w:val="auto"/>
                <w:spacing w:val="-1"/>
                <w:sz w:val="21"/>
                <w:szCs w:val="21"/>
                <w:highlight w:val="none"/>
                <w:lang w:val="en-US" w:eastAsia="zh-CN"/>
              </w:rPr>
              <w:t xml:space="preserve"> </w:t>
            </w:r>
            <w:r>
              <w:rPr>
                <w:color w:val="auto"/>
                <w:spacing w:val="-1"/>
                <w:sz w:val="21"/>
                <w:szCs w:val="21"/>
                <w:highlight w:val="none"/>
              </w:rPr>
              <w:t>7-12F,内科中心</w:t>
            </w:r>
            <w:r>
              <w:rPr>
                <w:rFonts w:hint="eastAsia"/>
                <w:color w:val="auto"/>
                <w:spacing w:val="-1"/>
                <w:sz w:val="21"/>
                <w:szCs w:val="21"/>
                <w:highlight w:val="none"/>
                <w:lang w:val="en-US" w:eastAsia="zh-CN"/>
              </w:rPr>
              <w:t xml:space="preserve"> </w:t>
            </w:r>
            <w:r>
              <w:rPr>
                <w:color w:val="auto"/>
                <w:spacing w:val="-1"/>
                <w:sz w:val="21"/>
                <w:szCs w:val="21"/>
                <w:highlight w:val="none"/>
              </w:rPr>
              <w:t>7-9F(共9层):谈话</w:t>
            </w:r>
          </w:p>
          <w:p w14:paraId="53F39D8E">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0"/>
              <w:textAlignment w:val="baseline"/>
              <w:rPr>
                <w:color w:val="auto"/>
                <w:spacing w:val="-1"/>
                <w:sz w:val="21"/>
                <w:szCs w:val="21"/>
                <w:highlight w:val="none"/>
              </w:rPr>
            </w:pPr>
            <w:r>
              <w:rPr>
                <w:color w:val="auto"/>
                <w:spacing w:val="-1"/>
                <w:sz w:val="21"/>
                <w:szCs w:val="21"/>
                <w:highlight w:val="none"/>
              </w:rPr>
              <w:t>间18张</w:t>
            </w:r>
          </w:p>
          <w:p w14:paraId="4CAAA980">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0"/>
              <w:textAlignment w:val="baseline"/>
              <w:rPr>
                <w:color w:val="auto"/>
                <w:spacing w:val="-1"/>
                <w:sz w:val="21"/>
                <w:szCs w:val="21"/>
                <w:highlight w:val="none"/>
              </w:rPr>
            </w:pPr>
            <w:r>
              <w:rPr>
                <w:color w:val="auto"/>
                <w:spacing w:val="-1"/>
                <w:sz w:val="21"/>
                <w:szCs w:val="21"/>
                <w:highlight w:val="none"/>
              </w:rPr>
              <w:t>急诊综合病房：谈话间(2间)2张、</w:t>
            </w:r>
          </w:p>
        </w:tc>
        <w:tc>
          <w:tcPr>
            <w:tcW w:w="2013" w:type="dxa"/>
            <w:vAlign w:val="top"/>
          </w:tcPr>
          <w:p w14:paraId="7BEFA08F">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0"/>
              <w:textAlignment w:val="baseline"/>
              <w:rPr>
                <w:color w:val="auto"/>
                <w:spacing w:val="-1"/>
                <w:sz w:val="21"/>
                <w:szCs w:val="21"/>
                <w:highlight w:val="none"/>
              </w:rPr>
            </w:pPr>
          </w:p>
        </w:tc>
        <w:tc>
          <w:tcPr>
            <w:tcW w:w="2228" w:type="dxa"/>
            <w:vAlign w:val="top"/>
          </w:tcPr>
          <w:p w14:paraId="2B19263B">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0"/>
              <w:textAlignment w:val="baseline"/>
              <w:rPr>
                <w:color w:val="auto"/>
                <w:spacing w:val="-1"/>
                <w:sz w:val="21"/>
                <w:szCs w:val="21"/>
                <w:highlight w:val="none"/>
              </w:rPr>
            </w:pPr>
          </w:p>
        </w:tc>
      </w:tr>
      <w:tr w14:paraId="374E26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vAlign w:val="center"/>
          </w:tcPr>
          <w:p w14:paraId="69F10A79">
            <w:pPr>
              <w:pStyle w:val="478"/>
              <w:keepNext w:val="0"/>
              <w:keepLines w:val="0"/>
              <w:pageBreakBefore w:val="0"/>
              <w:widowControl/>
              <w:numPr>
                <w:ilvl w:val="0"/>
                <w:numId w:val="15"/>
              </w:numPr>
              <w:kinsoku w:val="0"/>
              <w:wordWrap/>
              <w:overflowPunct/>
              <w:topLinePunct w:val="0"/>
              <w:autoSpaceDE w:val="0"/>
              <w:autoSpaceDN w:val="0"/>
              <w:bidi w:val="0"/>
              <w:adjustRightInd w:val="0"/>
              <w:snapToGrid w:val="0"/>
              <w:spacing w:line="240" w:lineRule="auto"/>
              <w:ind w:left="454" w:leftChars="0" w:hanging="454" w:firstLineChars="0"/>
              <w:jc w:val="center"/>
              <w:textAlignment w:val="baseline"/>
              <w:rPr>
                <w:color w:val="auto"/>
                <w:sz w:val="21"/>
                <w:szCs w:val="21"/>
                <w:highlight w:val="none"/>
              </w:rPr>
            </w:pPr>
          </w:p>
        </w:tc>
        <w:tc>
          <w:tcPr>
            <w:tcW w:w="1714" w:type="dxa"/>
            <w:vAlign w:val="center"/>
          </w:tcPr>
          <w:p w14:paraId="27E60EC9">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pacing w:val="-2"/>
                <w:sz w:val="21"/>
                <w:szCs w:val="21"/>
                <w:highlight w:val="none"/>
              </w:rPr>
              <w:t>谈话椅</w:t>
            </w:r>
          </w:p>
        </w:tc>
        <w:tc>
          <w:tcPr>
            <w:tcW w:w="1080" w:type="dxa"/>
            <w:vAlign w:val="center"/>
          </w:tcPr>
          <w:p w14:paraId="5D3882BF">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pacing w:val="-4"/>
                <w:sz w:val="21"/>
                <w:szCs w:val="21"/>
                <w:highlight w:val="none"/>
              </w:rPr>
              <w:t>72</w:t>
            </w:r>
          </w:p>
        </w:tc>
        <w:tc>
          <w:tcPr>
            <w:tcW w:w="960" w:type="dxa"/>
            <w:vAlign w:val="center"/>
          </w:tcPr>
          <w:p w14:paraId="56FFEB62">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z w:val="21"/>
                <w:szCs w:val="21"/>
                <w:highlight w:val="none"/>
              </w:rPr>
              <w:t>张</w:t>
            </w:r>
          </w:p>
        </w:tc>
        <w:tc>
          <w:tcPr>
            <w:tcW w:w="4838" w:type="dxa"/>
            <w:vAlign w:val="top"/>
          </w:tcPr>
          <w:p w14:paraId="4B80168D">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0"/>
              <w:textAlignment w:val="baseline"/>
              <w:rPr>
                <w:color w:val="auto"/>
                <w:spacing w:val="-1"/>
                <w:sz w:val="21"/>
                <w:szCs w:val="21"/>
                <w:highlight w:val="none"/>
              </w:rPr>
            </w:pPr>
            <w:r>
              <w:rPr>
                <w:color w:val="auto"/>
                <w:spacing w:val="-1"/>
                <w:sz w:val="21"/>
                <w:szCs w:val="21"/>
                <w:highlight w:val="none"/>
              </w:rPr>
              <w:t>住院区外科中心</w:t>
            </w:r>
            <w:r>
              <w:rPr>
                <w:rFonts w:hint="eastAsia"/>
                <w:color w:val="auto"/>
                <w:spacing w:val="-1"/>
                <w:sz w:val="21"/>
                <w:szCs w:val="21"/>
                <w:highlight w:val="none"/>
                <w:lang w:val="en-US" w:eastAsia="zh-CN"/>
              </w:rPr>
              <w:t xml:space="preserve"> </w:t>
            </w:r>
            <w:r>
              <w:rPr>
                <w:color w:val="auto"/>
                <w:spacing w:val="-1"/>
                <w:sz w:val="21"/>
                <w:szCs w:val="21"/>
                <w:highlight w:val="none"/>
              </w:rPr>
              <w:t>7-12F,内科中心</w:t>
            </w:r>
            <w:r>
              <w:rPr>
                <w:rFonts w:hint="eastAsia"/>
                <w:color w:val="auto"/>
                <w:spacing w:val="-1"/>
                <w:sz w:val="21"/>
                <w:szCs w:val="21"/>
                <w:highlight w:val="none"/>
                <w:lang w:val="en-US" w:eastAsia="zh-CN"/>
              </w:rPr>
              <w:t xml:space="preserve"> </w:t>
            </w:r>
            <w:r>
              <w:rPr>
                <w:color w:val="auto"/>
                <w:spacing w:val="-1"/>
                <w:sz w:val="21"/>
                <w:szCs w:val="21"/>
                <w:highlight w:val="none"/>
              </w:rPr>
              <w:t>7-9F(共9层):谈话</w:t>
            </w:r>
          </w:p>
          <w:p w14:paraId="5ECCD8E8">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0"/>
              <w:textAlignment w:val="baseline"/>
              <w:rPr>
                <w:color w:val="auto"/>
                <w:spacing w:val="-1"/>
                <w:sz w:val="21"/>
                <w:szCs w:val="21"/>
                <w:highlight w:val="none"/>
              </w:rPr>
            </w:pPr>
            <w:r>
              <w:rPr>
                <w:color w:val="auto"/>
                <w:spacing w:val="-1"/>
                <w:sz w:val="21"/>
                <w:szCs w:val="21"/>
                <w:highlight w:val="none"/>
              </w:rPr>
              <w:t>间72张</w:t>
            </w:r>
          </w:p>
        </w:tc>
        <w:tc>
          <w:tcPr>
            <w:tcW w:w="2013" w:type="dxa"/>
            <w:vAlign w:val="top"/>
          </w:tcPr>
          <w:p w14:paraId="2674FA3F">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0"/>
              <w:textAlignment w:val="baseline"/>
              <w:rPr>
                <w:color w:val="auto"/>
                <w:spacing w:val="-1"/>
                <w:sz w:val="21"/>
                <w:szCs w:val="21"/>
                <w:highlight w:val="none"/>
              </w:rPr>
            </w:pPr>
          </w:p>
        </w:tc>
        <w:tc>
          <w:tcPr>
            <w:tcW w:w="2228" w:type="dxa"/>
            <w:vAlign w:val="top"/>
          </w:tcPr>
          <w:p w14:paraId="53B83C7D">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0"/>
              <w:textAlignment w:val="baseline"/>
              <w:rPr>
                <w:color w:val="auto"/>
                <w:spacing w:val="-1"/>
                <w:sz w:val="21"/>
                <w:szCs w:val="21"/>
                <w:highlight w:val="none"/>
              </w:rPr>
            </w:pPr>
          </w:p>
        </w:tc>
      </w:tr>
      <w:tr w14:paraId="1BC731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vAlign w:val="center"/>
          </w:tcPr>
          <w:p w14:paraId="2AA7ADC7">
            <w:pPr>
              <w:pStyle w:val="478"/>
              <w:keepNext w:val="0"/>
              <w:keepLines w:val="0"/>
              <w:pageBreakBefore w:val="0"/>
              <w:widowControl/>
              <w:numPr>
                <w:ilvl w:val="0"/>
                <w:numId w:val="15"/>
              </w:numPr>
              <w:kinsoku w:val="0"/>
              <w:wordWrap/>
              <w:overflowPunct/>
              <w:topLinePunct w:val="0"/>
              <w:autoSpaceDE w:val="0"/>
              <w:autoSpaceDN w:val="0"/>
              <w:bidi w:val="0"/>
              <w:adjustRightInd w:val="0"/>
              <w:snapToGrid w:val="0"/>
              <w:spacing w:line="240" w:lineRule="auto"/>
              <w:ind w:left="454" w:leftChars="0" w:hanging="454" w:firstLineChars="0"/>
              <w:jc w:val="center"/>
              <w:textAlignment w:val="baseline"/>
              <w:rPr>
                <w:color w:val="auto"/>
                <w:sz w:val="21"/>
                <w:szCs w:val="21"/>
                <w:highlight w:val="none"/>
              </w:rPr>
            </w:pPr>
          </w:p>
        </w:tc>
        <w:tc>
          <w:tcPr>
            <w:tcW w:w="1714" w:type="dxa"/>
            <w:vAlign w:val="center"/>
          </w:tcPr>
          <w:p w14:paraId="6138232A">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pacing w:val="2"/>
                <w:sz w:val="21"/>
                <w:szCs w:val="21"/>
                <w:highlight w:val="none"/>
              </w:rPr>
              <w:t>定制储物柜</w:t>
            </w:r>
          </w:p>
        </w:tc>
        <w:tc>
          <w:tcPr>
            <w:tcW w:w="1080" w:type="dxa"/>
            <w:vAlign w:val="center"/>
          </w:tcPr>
          <w:p w14:paraId="56E158E0">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z w:val="21"/>
                <w:szCs w:val="21"/>
                <w:highlight w:val="none"/>
              </w:rPr>
              <w:t>4</w:t>
            </w:r>
          </w:p>
        </w:tc>
        <w:tc>
          <w:tcPr>
            <w:tcW w:w="960" w:type="dxa"/>
            <w:vAlign w:val="center"/>
          </w:tcPr>
          <w:p w14:paraId="0EC351F1">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z w:val="21"/>
                <w:szCs w:val="21"/>
                <w:highlight w:val="none"/>
              </w:rPr>
              <w:t>组</w:t>
            </w:r>
          </w:p>
        </w:tc>
        <w:tc>
          <w:tcPr>
            <w:tcW w:w="4838" w:type="dxa"/>
            <w:vAlign w:val="top"/>
          </w:tcPr>
          <w:p w14:paraId="20684347">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0"/>
              <w:textAlignment w:val="baseline"/>
              <w:rPr>
                <w:color w:val="auto"/>
                <w:spacing w:val="-1"/>
                <w:sz w:val="21"/>
                <w:szCs w:val="21"/>
                <w:highlight w:val="none"/>
              </w:rPr>
            </w:pPr>
            <w:r>
              <w:rPr>
                <w:color w:val="auto"/>
                <w:spacing w:val="-1"/>
                <w:sz w:val="21"/>
                <w:szCs w:val="21"/>
                <w:highlight w:val="none"/>
              </w:rPr>
              <w:t>住院区外科中心</w:t>
            </w:r>
            <w:r>
              <w:rPr>
                <w:rFonts w:hint="eastAsia"/>
                <w:color w:val="auto"/>
                <w:spacing w:val="-1"/>
                <w:sz w:val="21"/>
                <w:szCs w:val="21"/>
                <w:highlight w:val="none"/>
                <w:lang w:val="en-US" w:eastAsia="zh-CN"/>
              </w:rPr>
              <w:t xml:space="preserve"> </w:t>
            </w:r>
            <w:r>
              <w:rPr>
                <w:color w:val="auto"/>
                <w:spacing w:val="-1"/>
                <w:sz w:val="21"/>
                <w:szCs w:val="21"/>
                <w:highlight w:val="none"/>
              </w:rPr>
              <w:t>7</w:t>
            </w:r>
            <w:r>
              <w:rPr>
                <w:rFonts w:hint="eastAsia"/>
                <w:color w:val="auto"/>
                <w:spacing w:val="-1"/>
                <w:sz w:val="21"/>
                <w:szCs w:val="21"/>
                <w:highlight w:val="none"/>
                <w:lang w:val="en-US" w:eastAsia="zh-CN"/>
              </w:rPr>
              <w:t>-</w:t>
            </w:r>
            <w:r>
              <w:rPr>
                <w:color w:val="auto"/>
                <w:spacing w:val="-1"/>
                <w:sz w:val="21"/>
                <w:szCs w:val="21"/>
                <w:highlight w:val="none"/>
              </w:rPr>
              <w:t>12F,内科中心</w:t>
            </w:r>
            <w:r>
              <w:rPr>
                <w:rFonts w:hint="eastAsia"/>
                <w:color w:val="auto"/>
                <w:spacing w:val="-1"/>
                <w:sz w:val="21"/>
                <w:szCs w:val="21"/>
                <w:highlight w:val="none"/>
                <w:lang w:val="en-US" w:eastAsia="zh-CN"/>
              </w:rPr>
              <w:t xml:space="preserve"> </w:t>
            </w:r>
            <w:r>
              <w:rPr>
                <w:color w:val="auto"/>
                <w:spacing w:val="-1"/>
                <w:sz w:val="21"/>
                <w:szCs w:val="21"/>
                <w:highlight w:val="none"/>
              </w:rPr>
              <w:t>7-9F(共9层):更淋区(2间)4组</w:t>
            </w:r>
          </w:p>
        </w:tc>
        <w:tc>
          <w:tcPr>
            <w:tcW w:w="2013" w:type="dxa"/>
            <w:vAlign w:val="top"/>
          </w:tcPr>
          <w:p w14:paraId="2D75A165">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0"/>
              <w:textAlignment w:val="baseline"/>
              <w:rPr>
                <w:color w:val="auto"/>
                <w:spacing w:val="-1"/>
                <w:sz w:val="21"/>
                <w:szCs w:val="21"/>
                <w:highlight w:val="none"/>
              </w:rPr>
            </w:pPr>
          </w:p>
        </w:tc>
        <w:tc>
          <w:tcPr>
            <w:tcW w:w="2228" w:type="dxa"/>
            <w:vAlign w:val="top"/>
          </w:tcPr>
          <w:p w14:paraId="111CFEC7">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0"/>
              <w:textAlignment w:val="baseline"/>
              <w:rPr>
                <w:color w:val="auto"/>
                <w:spacing w:val="-1"/>
                <w:sz w:val="21"/>
                <w:szCs w:val="21"/>
                <w:highlight w:val="none"/>
              </w:rPr>
            </w:pPr>
          </w:p>
        </w:tc>
      </w:tr>
      <w:tr w14:paraId="173F34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vAlign w:val="center"/>
          </w:tcPr>
          <w:p w14:paraId="2D23DF15">
            <w:pPr>
              <w:pStyle w:val="478"/>
              <w:keepNext w:val="0"/>
              <w:keepLines w:val="0"/>
              <w:pageBreakBefore w:val="0"/>
              <w:widowControl/>
              <w:numPr>
                <w:ilvl w:val="0"/>
                <w:numId w:val="15"/>
              </w:numPr>
              <w:kinsoku w:val="0"/>
              <w:wordWrap/>
              <w:overflowPunct/>
              <w:topLinePunct w:val="0"/>
              <w:autoSpaceDE w:val="0"/>
              <w:autoSpaceDN w:val="0"/>
              <w:bidi w:val="0"/>
              <w:adjustRightInd w:val="0"/>
              <w:snapToGrid w:val="0"/>
              <w:spacing w:line="240" w:lineRule="auto"/>
              <w:ind w:left="454" w:leftChars="0" w:hanging="454" w:firstLineChars="0"/>
              <w:jc w:val="center"/>
              <w:textAlignment w:val="baseline"/>
              <w:rPr>
                <w:color w:val="auto"/>
                <w:sz w:val="21"/>
                <w:szCs w:val="21"/>
                <w:highlight w:val="none"/>
              </w:rPr>
            </w:pPr>
          </w:p>
        </w:tc>
        <w:tc>
          <w:tcPr>
            <w:tcW w:w="1714" w:type="dxa"/>
            <w:vAlign w:val="center"/>
          </w:tcPr>
          <w:p w14:paraId="4264B202">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pacing w:val="4"/>
                <w:sz w:val="21"/>
                <w:szCs w:val="21"/>
                <w:highlight w:val="none"/>
              </w:rPr>
              <w:t>发药登记台</w:t>
            </w:r>
          </w:p>
        </w:tc>
        <w:tc>
          <w:tcPr>
            <w:tcW w:w="1080" w:type="dxa"/>
            <w:vAlign w:val="center"/>
          </w:tcPr>
          <w:p w14:paraId="16795CB6">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position w:val="-2"/>
                <w:sz w:val="21"/>
                <w:szCs w:val="21"/>
                <w:highlight w:val="none"/>
              </w:rPr>
              <w:t>2</w:t>
            </w:r>
          </w:p>
        </w:tc>
        <w:tc>
          <w:tcPr>
            <w:tcW w:w="960" w:type="dxa"/>
            <w:vAlign w:val="center"/>
          </w:tcPr>
          <w:p w14:paraId="415893BE">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jc w:val="center"/>
              <w:textAlignment w:val="baseline"/>
              <w:rPr>
                <w:color w:val="auto"/>
                <w:sz w:val="21"/>
                <w:szCs w:val="21"/>
                <w:highlight w:val="none"/>
              </w:rPr>
            </w:pPr>
            <w:r>
              <w:rPr>
                <w:color w:val="auto"/>
                <w:sz w:val="21"/>
                <w:szCs w:val="21"/>
                <w:highlight w:val="none"/>
              </w:rPr>
              <w:t>张</w:t>
            </w:r>
          </w:p>
        </w:tc>
        <w:tc>
          <w:tcPr>
            <w:tcW w:w="4838" w:type="dxa"/>
            <w:vAlign w:val="top"/>
          </w:tcPr>
          <w:p w14:paraId="74B99E51">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0"/>
              <w:textAlignment w:val="baseline"/>
              <w:rPr>
                <w:color w:val="auto"/>
                <w:spacing w:val="-1"/>
                <w:sz w:val="21"/>
                <w:szCs w:val="21"/>
                <w:highlight w:val="none"/>
              </w:rPr>
            </w:pPr>
            <w:r>
              <w:rPr>
                <w:color w:val="auto"/>
                <w:spacing w:val="-1"/>
                <w:sz w:val="21"/>
                <w:szCs w:val="21"/>
                <w:highlight w:val="none"/>
              </w:rPr>
              <w:t>制剂中心</w:t>
            </w:r>
            <w:r>
              <w:rPr>
                <w:rFonts w:hint="eastAsia"/>
                <w:color w:val="auto"/>
                <w:spacing w:val="-1"/>
                <w:sz w:val="21"/>
                <w:szCs w:val="21"/>
                <w:highlight w:val="none"/>
                <w:lang w:val="en-US" w:eastAsia="zh-CN"/>
              </w:rPr>
              <w:t xml:space="preserve"> </w:t>
            </w:r>
            <w:r>
              <w:rPr>
                <w:color w:val="auto"/>
                <w:spacing w:val="-1"/>
                <w:sz w:val="21"/>
                <w:szCs w:val="21"/>
                <w:highlight w:val="none"/>
              </w:rPr>
              <w:t>1F:发药开单窗口2组</w:t>
            </w:r>
          </w:p>
        </w:tc>
        <w:tc>
          <w:tcPr>
            <w:tcW w:w="2013" w:type="dxa"/>
            <w:vAlign w:val="top"/>
          </w:tcPr>
          <w:p w14:paraId="12BC3E08">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0"/>
              <w:textAlignment w:val="baseline"/>
              <w:rPr>
                <w:color w:val="auto"/>
                <w:spacing w:val="-1"/>
                <w:sz w:val="21"/>
                <w:szCs w:val="21"/>
                <w:highlight w:val="none"/>
              </w:rPr>
            </w:pPr>
          </w:p>
        </w:tc>
        <w:tc>
          <w:tcPr>
            <w:tcW w:w="2228" w:type="dxa"/>
            <w:vAlign w:val="top"/>
          </w:tcPr>
          <w:p w14:paraId="17EB5123">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0"/>
              <w:textAlignment w:val="baseline"/>
              <w:rPr>
                <w:color w:val="auto"/>
                <w:spacing w:val="-1"/>
                <w:sz w:val="21"/>
                <w:szCs w:val="21"/>
                <w:highlight w:val="none"/>
              </w:rPr>
            </w:pPr>
          </w:p>
        </w:tc>
      </w:tr>
      <w:tr w14:paraId="78664D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wBefore w:w="0" w:type="auto"/>
          <w:cantSplit/>
          <w:trHeight w:val="567" w:hRule="atLeast"/>
          <w:jc w:val="center"/>
        </w:trPr>
        <w:tc>
          <w:tcPr>
            <w:tcW w:w="1034" w:type="dxa"/>
            <w:vAlign w:val="center"/>
          </w:tcPr>
          <w:p w14:paraId="6E5826D6">
            <w:pPr>
              <w:pStyle w:val="478"/>
              <w:keepNext w:val="0"/>
              <w:keepLines w:val="0"/>
              <w:pageBreakBefore w:val="0"/>
              <w:widowControl/>
              <w:numPr>
                <w:ilvl w:val="0"/>
                <w:numId w:val="15"/>
              </w:numPr>
              <w:kinsoku w:val="0"/>
              <w:wordWrap/>
              <w:overflowPunct/>
              <w:topLinePunct w:val="0"/>
              <w:autoSpaceDE w:val="0"/>
              <w:autoSpaceDN w:val="0"/>
              <w:bidi w:val="0"/>
              <w:adjustRightInd w:val="0"/>
              <w:snapToGrid w:val="0"/>
              <w:spacing w:line="240" w:lineRule="auto"/>
              <w:ind w:left="454" w:leftChars="0" w:hanging="454" w:firstLineChars="0"/>
              <w:jc w:val="center"/>
              <w:textAlignment w:val="baseline"/>
              <w:rPr>
                <w:color w:val="auto"/>
                <w:sz w:val="21"/>
                <w:szCs w:val="21"/>
                <w:highlight w:val="none"/>
              </w:rPr>
            </w:pPr>
          </w:p>
        </w:tc>
        <w:tc>
          <w:tcPr>
            <w:tcW w:w="1714" w:type="dxa"/>
            <w:shd w:val="clear" w:color="auto" w:fill="auto"/>
            <w:vAlign w:val="center"/>
          </w:tcPr>
          <w:p w14:paraId="5131663B">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leftChars="0"/>
              <w:jc w:val="center"/>
              <w:textAlignment w:val="baseline"/>
              <w:rPr>
                <w:rFonts w:ascii="宋体" w:hAnsi="宋体" w:eastAsia="宋体" w:cs="宋体"/>
                <w:snapToGrid w:val="0"/>
                <w:color w:val="auto"/>
                <w:kern w:val="0"/>
                <w:sz w:val="21"/>
                <w:szCs w:val="21"/>
                <w:highlight w:val="none"/>
                <w:lang w:val="en-US" w:eastAsia="en-US" w:bidi="ar-SA"/>
              </w:rPr>
            </w:pPr>
            <w:r>
              <w:rPr>
                <w:color w:val="auto"/>
                <w:spacing w:val="7"/>
                <w:sz w:val="21"/>
                <w:szCs w:val="21"/>
                <w:highlight w:val="none"/>
              </w:rPr>
              <w:t>中控台</w:t>
            </w:r>
          </w:p>
        </w:tc>
        <w:tc>
          <w:tcPr>
            <w:tcW w:w="1080" w:type="dxa"/>
            <w:shd w:val="clear" w:color="auto" w:fill="auto"/>
            <w:vAlign w:val="center"/>
          </w:tcPr>
          <w:p w14:paraId="08C61999">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leftChars="0"/>
              <w:jc w:val="center"/>
              <w:textAlignment w:val="baseline"/>
              <w:rPr>
                <w:rFonts w:ascii="宋体" w:hAnsi="宋体" w:eastAsia="宋体" w:cs="宋体"/>
                <w:snapToGrid w:val="0"/>
                <w:color w:val="auto"/>
                <w:kern w:val="0"/>
                <w:sz w:val="21"/>
                <w:szCs w:val="21"/>
                <w:highlight w:val="none"/>
                <w:lang w:val="en-US" w:eastAsia="en-US" w:bidi="ar-SA"/>
              </w:rPr>
            </w:pPr>
            <w:r>
              <w:rPr>
                <w:color w:val="auto"/>
                <w:sz w:val="21"/>
                <w:szCs w:val="21"/>
                <w:highlight w:val="none"/>
              </w:rPr>
              <w:t>5</w:t>
            </w:r>
          </w:p>
        </w:tc>
        <w:tc>
          <w:tcPr>
            <w:tcW w:w="960" w:type="dxa"/>
            <w:shd w:val="clear" w:color="auto" w:fill="auto"/>
            <w:vAlign w:val="center"/>
          </w:tcPr>
          <w:p w14:paraId="3A5C398B">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0" w:leftChars="0"/>
              <w:jc w:val="center"/>
              <w:textAlignment w:val="baseline"/>
              <w:rPr>
                <w:rFonts w:ascii="宋体" w:hAnsi="宋体" w:eastAsia="宋体" w:cs="宋体"/>
                <w:snapToGrid w:val="0"/>
                <w:color w:val="auto"/>
                <w:kern w:val="0"/>
                <w:sz w:val="21"/>
                <w:szCs w:val="21"/>
                <w:highlight w:val="none"/>
                <w:lang w:val="en-US" w:eastAsia="en-US" w:bidi="ar-SA"/>
              </w:rPr>
            </w:pPr>
            <w:r>
              <w:rPr>
                <w:color w:val="auto"/>
                <w:sz w:val="21"/>
                <w:szCs w:val="21"/>
                <w:highlight w:val="none"/>
              </w:rPr>
              <w:t>组</w:t>
            </w:r>
          </w:p>
        </w:tc>
        <w:tc>
          <w:tcPr>
            <w:tcW w:w="4838" w:type="dxa"/>
            <w:shd w:val="clear" w:color="auto" w:fill="auto"/>
            <w:vAlign w:val="top"/>
          </w:tcPr>
          <w:p w14:paraId="4A9CAB03">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0"/>
              <w:textAlignment w:val="baseline"/>
              <w:rPr>
                <w:color w:val="auto"/>
                <w:spacing w:val="-1"/>
                <w:sz w:val="21"/>
                <w:szCs w:val="21"/>
                <w:highlight w:val="none"/>
                <w:lang w:val="en-US" w:eastAsia="en-US"/>
              </w:rPr>
            </w:pPr>
            <w:r>
              <w:rPr>
                <w:color w:val="auto"/>
                <w:spacing w:val="-1"/>
                <w:sz w:val="21"/>
                <w:szCs w:val="21"/>
                <w:highlight w:val="none"/>
              </w:rPr>
              <w:t>污水处理站：中控室2组、在线监测室3组</w:t>
            </w:r>
          </w:p>
        </w:tc>
        <w:tc>
          <w:tcPr>
            <w:tcW w:w="2013" w:type="dxa"/>
            <w:shd w:val="clear" w:color="auto" w:fill="auto"/>
            <w:vAlign w:val="top"/>
          </w:tcPr>
          <w:p w14:paraId="0E515835">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0"/>
              <w:textAlignment w:val="baseline"/>
              <w:rPr>
                <w:color w:val="auto"/>
                <w:spacing w:val="-1"/>
                <w:sz w:val="21"/>
                <w:szCs w:val="21"/>
                <w:highlight w:val="none"/>
              </w:rPr>
            </w:pPr>
          </w:p>
        </w:tc>
        <w:tc>
          <w:tcPr>
            <w:tcW w:w="2228" w:type="dxa"/>
            <w:shd w:val="clear" w:color="auto" w:fill="auto"/>
            <w:vAlign w:val="top"/>
          </w:tcPr>
          <w:p w14:paraId="2FE93641">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0"/>
              <w:textAlignment w:val="baseline"/>
              <w:rPr>
                <w:color w:val="auto"/>
                <w:spacing w:val="-1"/>
                <w:sz w:val="21"/>
                <w:szCs w:val="21"/>
                <w:highlight w:val="none"/>
              </w:rPr>
            </w:pPr>
          </w:p>
        </w:tc>
      </w:tr>
    </w:tbl>
    <w:tbl>
      <w:tblPr>
        <w:tblStyle w:val="45"/>
        <w:tblW w:w="1397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6"/>
        <w:gridCol w:w="1714"/>
        <w:gridCol w:w="1080"/>
        <w:gridCol w:w="960"/>
        <w:gridCol w:w="4816"/>
        <w:gridCol w:w="2006"/>
        <w:gridCol w:w="2225"/>
      </w:tblGrid>
      <w:tr w14:paraId="76D5B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128" w:type="dxa"/>
          <w:trHeight w:val="562" w:hRule="atLeast"/>
          <w:jc w:val="center"/>
        </w:trPr>
        <w:tc>
          <w:tcPr>
            <w:tcW w:w="9616" w:type="dxa"/>
            <w:gridSpan w:val="5"/>
            <w:shd w:val="clear" w:color="auto" w:fill="BFD8C2"/>
            <w:vAlign w:val="center"/>
          </w:tcPr>
          <w:p w14:paraId="7C136973">
            <w:pPr>
              <w:keepNext w:val="0"/>
              <w:keepLines w:val="0"/>
              <w:widowControl/>
              <w:suppressLineNumbers w:val="0"/>
              <w:jc w:val="left"/>
              <w:textAlignment w:val="center"/>
              <w:rPr>
                <w:rFonts w:hint="eastAsia" w:ascii="宋体" w:hAnsi="宋体" w:eastAsia="宋体" w:cs="宋体"/>
                <w:b/>
                <w:bCs/>
                <w:i w:val="0"/>
                <w:iCs w:val="0"/>
                <w:color w:val="auto"/>
                <w:kern w:val="0"/>
                <w:sz w:val="21"/>
                <w:szCs w:val="21"/>
                <w:highlight w:val="none"/>
                <w:u w:val="none"/>
                <w:lang w:val="en-US" w:eastAsia="zh-CN" w:bidi="ar"/>
              </w:rPr>
            </w:pPr>
            <w:r>
              <w:rPr>
                <w:rFonts w:hint="eastAsia" w:ascii="宋体" w:hAnsi="宋体" w:eastAsia="宋体" w:cs="宋体"/>
                <w:b/>
                <w:bCs/>
                <w:i w:val="0"/>
                <w:iCs w:val="0"/>
                <w:color w:val="auto"/>
                <w:kern w:val="0"/>
                <w:sz w:val="21"/>
                <w:szCs w:val="21"/>
                <w:highlight w:val="none"/>
                <w:u w:val="none"/>
                <w:lang w:val="en-US" w:eastAsia="zh-CN" w:bidi="ar"/>
              </w:rPr>
              <w:t>门诊类家具</w:t>
            </w:r>
          </w:p>
        </w:tc>
        <w:tc>
          <w:tcPr>
            <w:tcW w:w="2006" w:type="dxa"/>
            <w:shd w:val="clear" w:color="auto" w:fill="BFD8C2"/>
            <w:vAlign w:val="center"/>
          </w:tcPr>
          <w:p w14:paraId="7EE11509">
            <w:pPr>
              <w:keepNext w:val="0"/>
              <w:keepLines w:val="0"/>
              <w:widowControl/>
              <w:suppressLineNumbers w:val="0"/>
              <w:jc w:val="left"/>
              <w:textAlignment w:val="center"/>
              <w:rPr>
                <w:rFonts w:hint="eastAsia" w:ascii="宋体" w:hAnsi="宋体" w:eastAsia="宋体" w:cs="宋体"/>
                <w:b/>
                <w:bCs/>
                <w:i w:val="0"/>
                <w:iCs w:val="0"/>
                <w:color w:val="auto"/>
                <w:kern w:val="0"/>
                <w:sz w:val="21"/>
                <w:szCs w:val="21"/>
                <w:highlight w:val="none"/>
                <w:u w:val="none"/>
                <w:lang w:val="en-US" w:eastAsia="zh-CN" w:bidi="ar"/>
              </w:rPr>
            </w:pPr>
          </w:p>
        </w:tc>
        <w:tc>
          <w:tcPr>
            <w:tcW w:w="2225" w:type="dxa"/>
            <w:shd w:val="clear" w:color="auto" w:fill="BFD8C2"/>
            <w:vAlign w:val="center"/>
          </w:tcPr>
          <w:p w14:paraId="6BDB3618">
            <w:pPr>
              <w:keepNext w:val="0"/>
              <w:keepLines w:val="0"/>
              <w:widowControl/>
              <w:suppressLineNumbers w:val="0"/>
              <w:jc w:val="left"/>
              <w:textAlignment w:val="center"/>
              <w:rPr>
                <w:rFonts w:hint="eastAsia" w:ascii="宋体" w:hAnsi="宋体" w:eastAsia="宋体" w:cs="宋体"/>
                <w:b/>
                <w:bCs/>
                <w:i w:val="0"/>
                <w:iCs w:val="0"/>
                <w:color w:val="auto"/>
                <w:kern w:val="0"/>
                <w:sz w:val="21"/>
                <w:szCs w:val="21"/>
                <w:highlight w:val="none"/>
                <w:u w:val="none"/>
                <w:lang w:val="en-US" w:eastAsia="zh-CN" w:bidi="ar"/>
              </w:rPr>
            </w:pPr>
          </w:p>
        </w:tc>
      </w:tr>
      <w:tr w14:paraId="7FCAA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128" w:type="dxa"/>
          <w:trHeight w:val="3091" w:hRule="atLeast"/>
          <w:jc w:val="center"/>
        </w:trPr>
        <w:tc>
          <w:tcPr>
            <w:tcW w:w="1046" w:type="dxa"/>
            <w:vAlign w:val="center"/>
          </w:tcPr>
          <w:p w14:paraId="0B71D292">
            <w:pPr>
              <w:keepNext w:val="0"/>
              <w:keepLines w:val="0"/>
              <w:widowControl/>
              <w:numPr>
                <w:ilvl w:val="0"/>
                <w:numId w:val="16"/>
              </w:numPr>
              <w:suppressLineNumbers w:val="0"/>
              <w:ind w:left="664" w:leftChars="0" w:hanging="454" w:firstLineChars="0"/>
              <w:jc w:val="center"/>
              <w:textAlignment w:val="center"/>
              <w:rPr>
                <w:rFonts w:hint="eastAsia" w:ascii="宋体" w:hAnsi="宋体" w:eastAsia="宋体" w:cs="宋体"/>
                <w:color w:val="auto"/>
                <w:sz w:val="21"/>
                <w:szCs w:val="21"/>
                <w:highlight w:val="none"/>
              </w:rPr>
            </w:pPr>
          </w:p>
        </w:tc>
        <w:tc>
          <w:tcPr>
            <w:tcW w:w="1714" w:type="dxa"/>
            <w:vAlign w:val="center"/>
          </w:tcPr>
          <w:p w14:paraId="18F1D33D">
            <w:pPr>
              <w:keepNext w:val="0"/>
              <w:keepLines w:val="0"/>
              <w:widowControl/>
              <w:suppressLineNumbers w:val="0"/>
              <w:jc w:val="center"/>
              <w:textAlignment w:val="top"/>
              <w:rPr>
                <w:rFonts w:hint="eastAsia" w:ascii="宋体" w:hAnsi="宋体" w:eastAsia="宋体" w:cs="宋体"/>
                <w:b w:val="0"/>
                <w:bCs w:val="0"/>
                <w:i w:val="0"/>
                <w:iCs w:val="0"/>
                <w:color w:val="auto"/>
                <w:kern w:val="2"/>
                <w:sz w:val="21"/>
                <w:szCs w:val="21"/>
                <w:highlight w:val="none"/>
                <w:u w:val="none"/>
                <w:lang w:val="en-US" w:eastAsia="zh-CN" w:bidi="ar-SA"/>
              </w:rPr>
            </w:pPr>
            <w:r>
              <w:rPr>
                <w:rFonts w:hint="eastAsia" w:ascii="宋体" w:hAnsi="宋体" w:eastAsia="宋体" w:cs="宋体"/>
                <w:b w:val="0"/>
                <w:bCs w:val="0"/>
                <w:i w:val="0"/>
                <w:iCs w:val="0"/>
                <w:color w:val="auto"/>
                <w:kern w:val="0"/>
                <w:sz w:val="21"/>
                <w:szCs w:val="21"/>
                <w:highlight w:val="none"/>
                <w:u w:val="none"/>
                <w:lang w:val="en-US" w:eastAsia="zh-CN" w:bidi="ar"/>
              </w:rPr>
              <w:t>屏风卡位</w:t>
            </w:r>
          </w:p>
        </w:tc>
        <w:tc>
          <w:tcPr>
            <w:tcW w:w="1080" w:type="dxa"/>
            <w:vAlign w:val="center"/>
          </w:tcPr>
          <w:p w14:paraId="1D012692">
            <w:pPr>
              <w:keepNext w:val="0"/>
              <w:keepLines w:val="0"/>
              <w:widowControl/>
              <w:suppressLineNumbers w:val="0"/>
              <w:jc w:val="center"/>
              <w:textAlignment w:val="center"/>
              <w:rPr>
                <w:rFonts w:hint="eastAsia" w:ascii="宋体" w:hAnsi="宋体" w:eastAsia="宋体" w:cs="宋体"/>
                <w:b w:val="0"/>
                <w:bCs w:val="0"/>
                <w:i w:val="0"/>
                <w:iCs w:val="0"/>
                <w:color w:val="auto"/>
                <w:kern w:val="2"/>
                <w:sz w:val="21"/>
                <w:szCs w:val="21"/>
                <w:highlight w:val="none"/>
                <w:u w:val="none"/>
                <w:lang w:val="en-US" w:eastAsia="zh-CN" w:bidi="ar-SA"/>
              </w:rPr>
            </w:pPr>
            <w:r>
              <w:rPr>
                <w:rFonts w:hint="eastAsia" w:ascii="宋体" w:hAnsi="宋体" w:eastAsia="宋体" w:cs="宋体"/>
                <w:b w:val="0"/>
                <w:bCs w:val="0"/>
                <w:i w:val="0"/>
                <w:iCs w:val="0"/>
                <w:color w:val="auto"/>
                <w:kern w:val="0"/>
                <w:sz w:val="21"/>
                <w:szCs w:val="21"/>
                <w:highlight w:val="none"/>
                <w:u w:val="none"/>
                <w:lang w:val="en-US" w:eastAsia="zh-CN" w:bidi="ar"/>
              </w:rPr>
              <w:t>138</w:t>
            </w:r>
          </w:p>
        </w:tc>
        <w:tc>
          <w:tcPr>
            <w:tcW w:w="960" w:type="dxa"/>
            <w:vAlign w:val="center"/>
          </w:tcPr>
          <w:p w14:paraId="04C00EE8">
            <w:pPr>
              <w:keepNext w:val="0"/>
              <w:keepLines w:val="0"/>
              <w:widowControl/>
              <w:suppressLineNumbers w:val="0"/>
              <w:jc w:val="center"/>
              <w:textAlignment w:val="auto"/>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张</w:t>
            </w:r>
          </w:p>
        </w:tc>
        <w:tc>
          <w:tcPr>
            <w:tcW w:w="4816" w:type="dxa"/>
            <w:vMerge w:val="restart"/>
            <w:vAlign w:val="center"/>
          </w:tcPr>
          <w:p w14:paraId="3C75DD13">
            <w:pPr>
              <w:keepNext w:val="0"/>
              <w:keepLines w:val="0"/>
              <w:widowControl/>
              <w:suppressLineNumbers w:val="0"/>
              <w:jc w:val="left"/>
              <w:textAlignment w:val="auto"/>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门诊医技楼</w:t>
            </w:r>
          </w:p>
          <w:p w14:paraId="3B57D745">
            <w:pPr>
              <w:keepNext w:val="0"/>
              <w:keepLines w:val="0"/>
              <w:widowControl/>
              <w:suppressLineNumbers w:val="0"/>
              <w:jc w:val="left"/>
              <w:textAlignment w:val="auto"/>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 xml:space="preserve">（地下室）B2放疗科:制模1张、被服收发2张；                        </w:t>
            </w:r>
          </w:p>
          <w:p w14:paraId="7FE9F2CB">
            <w:pPr>
              <w:keepNext w:val="0"/>
              <w:keepLines w:val="0"/>
              <w:widowControl/>
              <w:suppressLineNumbers w:val="0"/>
              <w:jc w:val="left"/>
              <w:textAlignment w:val="auto"/>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 xml:space="preserve">1F放射科一区:重建一室6张、诊断室10张；                   </w:t>
            </w:r>
          </w:p>
          <w:p w14:paraId="0773EE7C">
            <w:pPr>
              <w:keepNext w:val="0"/>
              <w:keepLines w:val="0"/>
              <w:widowControl/>
              <w:suppressLineNumbers w:val="0"/>
              <w:jc w:val="left"/>
              <w:textAlignment w:val="auto"/>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2F体检科:控制廊8张、治未病:养生诊室12张、治疗区:艾灸室1张、中药药熏区2张、骨伤科门诊:控制室1张；</w:t>
            </w:r>
          </w:p>
          <w:p w14:paraId="6567C0D0">
            <w:pPr>
              <w:widowControl w:val="0"/>
              <w:jc w:val="left"/>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3F妇科门诊:阴道镜1张、诊室/检查室3张、中医治疗1张、消化镜标准检查室5张、呼吸内镜:普通纤支镜检查室2张、麻醉1张、肾病门诊:检查室4张、尿动力2张；</w:t>
            </w:r>
          </w:p>
          <w:p w14:paraId="730E7845">
            <w:pPr>
              <w:widowControl w:val="0"/>
              <w:jc w:val="left"/>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4F:心电10张、控制室3张、耳鼻喉眼科:ABR1张、检查室2张、镜库1张、中医综合治疗室1张、测试室1张、眩晕治疗室1张、噪音测试室1张、国医馆:检查室2张、日间手术区:控制室6张；</w:t>
            </w:r>
          </w:p>
          <w:p w14:paraId="28310AE9">
            <w:pPr>
              <w:widowControl w:val="0"/>
              <w:jc w:val="left"/>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 xml:space="preserve">5F手术室医辅区:视屏剪切9张、护士办10张、皮肤科:治疗室2张、中医治疗室（4间）4张、                 口腔科:控制室3张；中医康复：熏蒸 1张、推拿 2张、针灸 2张； </w:t>
            </w:r>
          </w:p>
          <w:p w14:paraId="28DDEB9B">
            <w:pPr>
              <w:keepNext w:val="0"/>
              <w:keepLines w:val="0"/>
              <w:widowControl/>
              <w:suppressLineNumbers w:val="0"/>
              <w:jc w:val="left"/>
              <w:textAlignment w:val="auto"/>
              <w:rPr>
                <w:rFonts w:hint="eastAsia" w:ascii="宋体" w:hAnsi="宋体" w:eastAsia="宋体" w:cs="宋体"/>
                <w:b w:val="0"/>
                <w:bCs w:val="0"/>
                <w:i w:val="0"/>
                <w:iCs w:val="0"/>
                <w:color w:val="auto"/>
                <w:kern w:val="2"/>
                <w:sz w:val="21"/>
                <w:szCs w:val="21"/>
                <w:highlight w:val="none"/>
                <w:u w:val="none"/>
                <w:lang w:val="en-US" w:eastAsia="zh-CN" w:bidi="ar-SA"/>
              </w:rPr>
            </w:pPr>
            <w:r>
              <w:rPr>
                <w:rFonts w:hint="eastAsia" w:ascii="宋体" w:hAnsi="宋体" w:eastAsia="宋体" w:cs="宋体"/>
                <w:b w:val="0"/>
                <w:bCs w:val="0"/>
                <w:i w:val="0"/>
                <w:iCs w:val="0"/>
                <w:color w:val="auto"/>
                <w:kern w:val="0"/>
                <w:sz w:val="21"/>
                <w:szCs w:val="21"/>
                <w:highlight w:val="none"/>
                <w:u w:val="none"/>
                <w:lang w:val="en-US" w:eastAsia="zh-CN" w:bidi="ar"/>
              </w:rPr>
              <w:t>6F康复科:治疗室6张（OT治疗1+心理1张+音乐1+认知1+言语1+吞咽1）、吞咽/言语1张、PT治疗2张、推拿科:四维牵引区1张、蒸熏室1张、蒸熏室1张、针灸室2张、、义肢/支具1张、蜡疗/水疗1张</w:t>
            </w:r>
          </w:p>
        </w:tc>
        <w:tc>
          <w:tcPr>
            <w:tcW w:w="2006" w:type="dxa"/>
            <w:vAlign w:val="center"/>
          </w:tcPr>
          <w:p w14:paraId="121BCD8A">
            <w:pPr>
              <w:keepNext w:val="0"/>
              <w:keepLines w:val="0"/>
              <w:widowControl/>
              <w:suppressLineNumbers w:val="0"/>
              <w:jc w:val="left"/>
              <w:textAlignment w:val="auto"/>
              <w:rPr>
                <w:rFonts w:hint="eastAsia" w:ascii="宋体" w:hAnsi="宋体" w:eastAsia="宋体" w:cs="宋体"/>
                <w:b w:val="0"/>
                <w:bCs w:val="0"/>
                <w:i w:val="0"/>
                <w:iCs w:val="0"/>
                <w:color w:val="auto"/>
                <w:kern w:val="0"/>
                <w:sz w:val="21"/>
                <w:szCs w:val="21"/>
                <w:highlight w:val="none"/>
                <w:u w:val="none"/>
                <w:lang w:val="en-US" w:eastAsia="zh-CN" w:bidi="ar"/>
              </w:rPr>
            </w:pPr>
          </w:p>
        </w:tc>
        <w:tc>
          <w:tcPr>
            <w:tcW w:w="2225" w:type="dxa"/>
            <w:vAlign w:val="center"/>
          </w:tcPr>
          <w:p w14:paraId="7D06E436">
            <w:pPr>
              <w:keepNext w:val="0"/>
              <w:keepLines w:val="0"/>
              <w:widowControl/>
              <w:suppressLineNumbers w:val="0"/>
              <w:jc w:val="left"/>
              <w:textAlignment w:val="auto"/>
              <w:rPr>
                <w:rFonts w:hint="eastAsia" w:ascii="宋体" w:hAnsi="宋体" w:eastAsia="宋体" w:cs="宋体"/>
                <w:b w:val="0"/>
                <w:bCs w:val="0"/>
                <w:i w:val="0"/>
                <w:iCs w:val="0"/>
                <w:color w:val="auto"/>
                <w:kern w:val="0"/>
                <w:sz w:val="21"/>
                <w:szCs w:val="21"/>
                <w:highlight w:val="none"/>
                <w:u w:val="none"/>
                <w:lang w:val="en-US" w:eastAsia="zh-CN" w:bidi="ar"/>
              </w:rPr>
            </w:pPr>
          </w:p>
        </w:tc>
      </w:tr>
      <w:tr w14:paraId="1A793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128" w:type="dxa"/>
          <w:jc w:val="center"/>
        </w:trPr>
        <w:tc>
          <w:tcPr>
            <w:tcW w:w="1046" w:type="dxa"/>
            <w:vAlign w:val="center"/>
          </w:tcPr>
          <w:p w14:paraId="0B90A700">
            <w:pPr>
              <w:keepNext w:val="0"/>
              <w:keepLines w:val="0"/>
              <w:widowControl/>
              <w:numPr>
                <w:ilvl w:val="0"/>
                <w:numId w:val="16"/>
              </w:numPr>
              <w:suppressLineNumbers w:val="0"/>
              <w:ind w:left="664" w:leftChars="0" w:hanging="454" w:firstLineChars="0"/>
              <w:jc w:val="center"/>
              <w:textAlignment w:val="center"/>
              <w:rPr>
                <w:rFonts w:hint="eastAsia" w:ascii="宋体" w:hAnsi="宋体" w:eastAsia="宋体" w:cs="宋体"/>
                <w:color w:val="auto"/>
                <w:sz w:val="21"/>
                <w:szCs w:val="21"/>
                <w:highlight w:val="none"/>
              </w:rPr>
            </w:pPr>
          </w:p>
        </w:tc>
        <w:tc>
          <w:tcPr>
            <w:tcW w:w="1714" w:type="dxa"/>
            <w:vAlign w:val="center"/>
          </w:tcPr>
          <w:p w14:paraId="51EAABEC">
            <w:pPr>
              <w:keepNext w:val="0"/>
              <w:keepLines w:val="0"/>
              <w:widowControl/>
              <w:suppressLineNumbers w:val="0"/>
              <w:jc w:val="center"/>
              <w:textAlignment w:val="top"/>
              <w:rPr>
                <w:rFonts w:hint="default"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钢制三抽柜4</w:t>
            </w:r>
          </w:p>
        </w:tc>
        <w:tc>
          <w:tcPr>
            <w:tcW w:w="1080" w:type="dxa"/>
            <w:vAlign w:val="center"/>
          </w:tcPr>
          <w:p w14:paraId="053129BF">
            <w:pPr>
              <w:keepNext w:val="0"/>
              <w:keepLines w:val="0"/>
              <w:widowControl/>
              <w:suppressLineNumbers w:val="0"/>
              <w:jc w:val="center"/>
              <w:textAlignment w:val="center"/>
              <w:rPr>
                <w:rFonts w:hint="default"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138</w:t>
            </w:r>
          </w:p>
        </w:tc>
        <w:tc>
          <w:tcPr>
            <w:tcW w:w="960" w:type="dxa"/>
            <w:vAlign w:val="center"/>
          </w:tcPr>
          <w:p w14:paraId="259AE6FB">
            <w:pPr>
              <w:keepNext w:val="0"/>
              <w:keepLines w:val="0"/>
              <w:widowControl/>
              <w:suppressLineNumbers w:val="0"/>
              <w:jc w:val="center"/>
              <w:textAlignment w:val="auto"/>
              <w:rPr>
                <w:rFonts w:hint="default"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个</w:t>
            </w:r>
          </w:p>
        </w:tc>
        <w:tc>
          <w:tcPr>
            <w:tcW w:w="4816" w:type="dxa"/>
            <w:vMerge w:val="continue"/>
            <w:vAlign w:val="center"/>
          </w:tcPr>
          <w:p w14:paraId="1FB65851">
            <w:pPr>
              <w:keepNext w:val="0"/>
              <w:keepLines w:val="0"/>
              <w:widowControl/>
              <w:suppressLineNumbers w:val="0"/>
              <w:jc w:val="left"/>
              <w:textAlignment w:val="auto"/>
              <w:rPr>
                <w:rFonts w:hint="eastAsia" w:ascii="宋体" w:hAnsi="宋体" w:eastAsia="宋体" w:cs="宋体"/>
                <w:b w:val="0"/>
                <w:bCs w:val="0"/>
                <w:i w:val="0"/>
                <w:iCs w:val="0"/>
                <w:color w:val="auto"/>
                <w:kern w:val="0"/>
                <w:sz w:val="21"/>
                <w:szCs w:val="21"/>
                <w:highlight w:val="none"/>
                <w:u w:val="none"/>
                <w:lang w:val="en-US" w:eastAsia="zh-CN" w:bidi="ar"/>
              </w:rPr>
            </w:pPr>
          </w:p>
        </w:tc>
        <w:tc>
          <w:tcPr>
            <w:tcW w:w="2006" w:type="dxa"/>
            <w:vAlign w:val="center"/>
          </w:tcPr>
          <w:p w14:paraId="5FAEE5E9">
            <w:pPr>
              <w:keepNext w:val="0"/>
              <w:keepLines w:val="0"/>
              <w:widowControl/>
              <w:suppressLineNumbers w:val="0"/>
              <w:jc w:val="left"/>
              <w:textAlignment w:val="auto"/>
              <w:rPr>
                <w:rFonts w:hint="eastAsia" w:ascii="宋体" w:hAnsi="宋体" w:eastAsia="宋体" w:cs="宋体"/>
                <w:b w:val="0"/>
                <w:bCs w:val="0"/>
                <w:i w:val="0"/>
                <w:iCs w:val="0"/>
                <w:color w:val="auto"/>
                <w:kern w:val="0"/>
                <w:sz w:val="21"/>
                <w:szCs w:val="21"/>
                <w:highlight w:val="none"/>
                <w:u w:val="none"/>
                <w:lang w:val="en-US" w:eastAsia="zh-CN" w:bidi="ar"/>
              </w:rPr>
            </w:pPr>
          </w:p>
        </w:tc>
        <w:tc>
          <w:tcPr>
            <w:tcW w:w="2225" w:type="dxa"/>
            <w:vAlign w:val="center"/>
          </w:tcPr>
          <w:p w14:paraId="2AF7FE8E">
            <w:pPr>
              <w:keepNext w:val="0"/>
              <w:keepLines w:val="0"/>
              <w:widowControl/>
              <w:suppressLineNumbers w:val="0"/>
              <w:jc w:val="left"/>
              <w:textAlignment w:val="auto"/>
              <w:rPr>
                <w:rFonts w:hint="eastAsia" w:ascii="宋体" w:hAnsi="宋体" w:eastAsia="宋体" w:cs="宋体"/>
                <w:b w:val="0"/>
                <w:bCs w:val="0"/>
                <w:i w:val="0"/>
                <w:iCs w:val="0"/>
                <w:color w:val="auto"/>
                <w:kern w:val="0"/>
                <w:sz w:val="21"/>
                <w:szCs w:val="21"/>
                <w:highlight w:val="none"/>
                <w:u w:val="none"/>
                <w:lang w:val="en-US" w:eastAsia="zh-CN" w:bidi="ar"/>
              </w:rPr>
            </w:pPr>
          </w:p>
        </w:tc>
      </w:tr>
      <w:tr w14:paraId="6197A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128" w:type="dxa"/>
          <w:trHeight w:val="1056" w:hRule="atLeast"/>
          <w:jc w:val="center"/>
        </w:trPr>
        <w:tc>
          <w:tcPr>
            <w:tcW w:w="1046" w:type="dxa"/>
            <w:vAlign w:val="center"/>
          </w:tcPr>
          <w:p w14:paraId="1CA347DB">
            <w:pPr>
              <w:keepNext w:val="0"/>
              <w:keepLines w:val="0"/>
              <w:widowControl/>
              <w:numPr>
                <w:ilvl w:val="0"/>
                <w:numId w:val="16"/>
              </w:numPr>
              <w:suppressLineNumbers w:val="0"/>
              <w:ind w:left="664" w:leftChars="0" w:hanging="454" w:firstLineChars="0"/>
              <w:jc w:val="center"/>
              <w:textAlignment w:val="center"/>
              <w:rPr>
                <w:rFonts w:hint="eastAsia" w:ascii="宋体" w:hAnsi="宋体" w:eastAsia="宋体" w:cs="宋体"/>
                <w:color w:val="auto"/>
                <w:sz w:val="21"/>
                <w:szCs w:val="21"/>
                <w:highlight w:val="none"/>
              </w:rPr>
            </w:pPr>
          </w:p>
        </w:tc>
        <w:tc>
          <w:tcPr>
            <w:tcW w:w="1714" w:type="dxa"/>
            <w:vAlign w:val="center"/>
          </w:tcPr>
          <w:p w14:paraId="2407A42D">
            <w:pPr>
              <w:keepNext w:val="0"/>
              <w:keepLines w:val="0"/>
              <w:widowControl/>
              <w:suppressLineNumbers w:val="0"/>
              <w:jc w:val="center"/>
              <w:textAlignment w:val="top"/>
              <w:rPr>
                <w:rFonts w:hint="eastAsia" w:ascii="宋体" w:hAnsi="宋体" w:eastAsia="宋体" w:cs="宋体"/>
                <w:b w:val="0"/>
                <w:bCs w:val="0"/>
                <w:i w:val="0"/>
                <w:iCs w:val="0"/>
                <w:color w:val="auto"/>
                <w:kern w:val="2"/>
                <w:sz w:val="21"/>
                <w:szCs w:val="21"/>
                <w:highlight w:val="none"/>
                <w:u w:val="none"/>
                <w:lang w:val="en-US" w:eastAsia="zh-CN" w:bidi="ar-SA"/>
              </w:rPr>
            </w:pPr>
            <w:r>
              <w:rPr>
                <w:rFonts w:hint="eastAsia" w:ascii="宋体" w:hAnsi="宋体" w:eastAsia="宋体" w:cs="宋体"/>
                <w:b w:val="0"/>
                <w:bCs w:val="0"/>
                <w:i w:val="0"/>
                <w:iCs w:val="0"/>
                <w:color w:val="auto"/>
                <w:kern w:val="0"/>
                <w:sz w:val="21"/>
                <w:szCs w:val="21"/>
                <w:highlight w:val="none"/>
                <w:u w:val="none"/>
                <w:lang w:val="en-US" w:eastAsia="zh-CN" w:bidi="ar"/>
              </w:rPr>
              <w:t>办公桌1</w:t>
            </w:r>
          </w:p>
        </w:tc>
        <w:tc>
          <w:tcPr>
            <w:tcW w:w="1080" w:type="dxa"/>
            <w:vAlign w:val="center"/>
          </w:tcPr>
          <w:p w14:paraId="089AE145">
            <w:pPr>
              <w:keepNext w:val="0"/>
              <w:keepLines w:val="0"/>
              <w:widowControl/>
              <w:suppressLineNumbers w:val="0"/>
              <w:jc w:val="center"/>
              <w:textAlignment w:val="center"/>
              <w:rPr>
                <w:rFonts w:hint="eastAsia" w:ascii="宋体" w:hAnsi="宋体" w:eastAsia="宋体" w:cs="宋体"/>
                <w:b w:val="0"/>
                <w:bCs w:val="0"/>
                <w:i w:val="0"/>
                <w:iCs w:val="0"/>
                <w:color w:val="auto"/>
                <w:kern w:val="2"/>
                <w:sz w:val="21"/>
                <w:szCs w:val="21"/>
                <w:highlight w:val="none"/>
                <w:u w:val="none"/>
                <w:lang w:val="en-US" w:eastAsia="zh-CN" w:bidi="ar-SA"/>
              </w:rPr>
            </w:pPr>
            <w:r>
              <w:rPr>
                <w:rFonts w:hint="eastAsia" w:ascii="宋体" w:hAnsi="宋体" w:eastAsia="宋体" w:cs="宋体"/>
                <w:b w:val="0"/>
                <w:bCs w:val="0"/>
                <w:i w:val="0"/>
                <w:iCs w:val="0"/>
                <w:color w:val="auto"/>
                <w:kern w:val="0"/>
                <w:sz w:val="21"/>
                <w:szCs w:val="21"/>
                <w:highlight w:val="none"/>
                <w:u w:val="none"/>
                <w:lang w:val="en-US" w:eastAsia="zh-CN" w:bidi="ar"/>
              </w:rPr>
              <w:t>38</w:t>
            </w:r>
          </w:p>
        </w:tc>
        <w:tc>
          <w:tcPr>
            <w:tcW w:w="960" w:type="dxa"/>
            <w:vAlign w:val="center"/>
          </w:tcPr>
          <w:p w14:paraId="332DD6E4">
            <w:pPr>
              <w:keepNext w:val="0"/>
              <w:keepLines w:val="0"/>
              <w:widowControl/>
              <w:suppressLineNumbers w:val="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张</w:t>
            </w:r>
          </w:p>
        </w:tc>
        <w:tc>
          <w:tcPr>
            <w:tcW w:w="4816" w:type="dxa"/>
            <w:vMerge w:val="restart"/>
            <w:vAlign w:val="center"/>
          </w:tcPr>
          <w:p w14:paraId="2D68199D">
            <w:pPr>
              <w:keepNext w:val="0"/>
              <w:keepLines w:val="0"/>
              <w:widowControl/>
              <w:suppressLineNumbers w:val="0"/>
              <w:jc w:val="left"/>
              <w:textAlignment w:val="center"/>
              <w:rPr>
                <w:rFonts w:hint="eastAsia" w:ascii="宋体" w:hAnsi="宋体" w:eastAsia="宋体" w:cs="宋体"/>
                <w:b w:val="0"/>
                <w:bCs w:val="0"/>
                <w:i w:val="0"/>
                <w:iCs w:val="0"/>
                <w:color w:val="auto"/>
                <w:kern w:val="2"/>
                <w:sz w:val="21"/>
                <w:szCs w:val="21"/>
                <w:highlight w:val="none"/>
                <w:u w:val="none"/>
                <w:lang w:val="en-US" w:eastAsia="zh-CN" w:bidi="ar-SA"/>
              </w:rPr>
            </w:pPr>
            <w:r>
              <w:rPr>
                <w:rFonts w:hint="eastAsia" w:ascii="宋体" w:hAnsi="宋体" w:eastAsia="宋体" w:cs="宋体"/>
                <w:b w:val="0"/>
                <w:bCs w:val="0"/>
                <w:i w:val="0"/>
                <w:iCs w:val="0"/>
                <w:color w:val="auto"/>
                <w:kern w:val="0"/>
                <w:sz w:val="21"/>
                <w:szCs w:val="21"/>
                <w:highlight w:val="none"/>
                <w:u w:val="none"/>
                <w:lang w:val="en-US" w:eastAsia="zh-CN" w:bidi="ar"/>
              </w:rPr>
              <w:t>门诊医技楼1F感染门诊:挂号2张、门诊医技楼1F急诊科:急诊收费2张；门诊医技楼2F体检科:B超/功能室（5间）5张、门诊医技楼2F骨伤科门诊:药物治疗1张、 门诊医技楼2F超声科:超声7张、超声（双人间）6张、麻醉恢复1张；   门诊医技楼 3F呼吸内镜:生活区1张、肺功能5张、动态呼吸2张、阴性患者接诊区1张、阳性患者接诊区1张；门诊医技楼4F特诊科:超声、心电2张、门诊医技楼4F国医馆:超声、心电2张</w:t>
            </w:r>
          </w:p>
        </w:tc>
        <w:tc>
          <w:tcPr>
            <w:tcW w:w="2006" w:type="dxa"/>
            <w:vAlign w:val="center"/>
          </w:tcPr>
          <w:p w14:paraId="37C23902">
            <w:pPr>
              <w:keepNext w:val="0"/>
              <w:keepLines w:val="0"/>
              <w:widowControl/>
              <w:suppressLineNumbers w:val="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2225" w:type="dxa"/>
            <w:vAlign w:val="center"/>
          </w:tcPr>
          <w:p w14:paraId="1957721C">
            <w:pPr>
              <w:keepNext w:val="0"/>
              <w:keepLines w:val="0"/>
              <w:widowControl/>
              <w:suppressLineNumbers w:val="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r>
      <w:tr w14:paraId="358B2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128" w:type="dxa"/>
          <w:jc w:val="center"/>
        </w:trPr>
        <w:tc>
          <w:tcPr>
            <w:tcW w:w="1046" w:type="dxa"/>
            <w:vAlign w:val="center"/>
          </w:tcPr>
          <w:p w14:paraId="08C9D0AC">
            <w:pPr>
              <w:keepNext w:val="0"/>
              <w:keepLines w:val="0"/>
              <w:widowControl/>
              <w:numPr>
                <w:ilvl w:val="0"/>
                <w:numId w:val="16"/>
              </w:numPr>
              <w:suppressLineNumbers w:val="0"/>
              <w:ind w:left="664" w:leftChars="0" w:hanging="454" w:firstLineChars="0"/>
              <w:jc w:val="center"/>
              <w:textAlignment w:val="center"/>
              <w:rPr>
                <w:rFonts w:hint="eastAsia" w:ascii="宋体" w:hAnsi="宋体" w:eastAsia="宋体" w:cs="宋体"/>
                <w:color w:val="auto"/>
                <w:sz w:val="21"/>
                <w:szCs w:val="21"/>
                <w:highlight w:val="none"/>
              </w:rPr>
            </w:pPr>
          </w:p>
        </w:tc>
        <w:tc>
          <w:tcPr>
            <w:tcW w:w="1714" w:type="dxa"/>
            <w:vAlign w:val="center"/>
          </w:tcPr>
          <w:p w14:paraId="7E4A4BA3">
            <w:pPr>
              <w:keepNext w:val="0"/>
              <w:keepLines w:val="0"/>
              <w:widowControl/>
              <w:suppressLineNumbers w:val="0"/>
              <w:jc w:val="center"/>
              <w:textAlignment w:val="top"/>
              <w:rPr>
                <w:rFonts w:hint="default"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钢制三抽柜5</w:t>
            </w:r>
          </w:p>
        </w:tc>
        <w:tc>
          <w:tcPr>
            <w:tcW w:w="1080" w:type="dxa"/>
            <w:vAlign w:val="center"/>
          </w:tcPr>
          <w:p w14:paraId="1B086E00">
            <w:pPr>
              <w:keepNext w:val="0"/>
              <w:keepLines w:val="0"/>
              <w:widowControl/>
              <w:suppressLineNumbers w:val="0"/>
              <w:jc w:val="center"/>
              <w:textAlignment w:val="center"/>
              <w:rPr>
                <w:rFonts w:hint="default"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38</w:t>
            </w:r>
          </w:p>
        </w:tc>
        <w:tc>
          <w:tcPr>
            <w:tcW w:w="960" w:type="dxa"/>
            <w:vAlign w:val="center"/>
          </w:tcPr>
          <w:p w14:paraId="16373674">
            <w:pPr>
              <w:keepNext w:val="0"/>
              <w:keepLines w:val="0"/>
              <w:widowControl/>
              <w:suppressLineNumbers w:val="0"/>
              <w:jc w:val="center"/>
              <w:textAlignment w:val="center"/>
              <w:rPr>
                <w:rFonts w:hint="default"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个</w:t>
            </w:r>
          </w:p>
        </w:tc>
        <w:tc>
          <w:tcPr>
            <w:tcW w:w="4816" w:type="dxa"/>
            <w:vMerge w:val="continue"/>
            <w:vAlign w:val="center"/>
          </w:tcPr>
          <w:p w14:paraId="1CCFE5A4">
            <w:pPr>
              <w:keepNext w:val="0"/>
              <w:keepLines w:val="0"/>
              <w:widowControl/>
              <w:suppressLineNumbers w:val="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2006" w:type="dxa"/>
            <w:vAlign w:val="center"/>
          </w:tcPr>
          <w:p w14:paraId="0FC02BF1">
            <w:pPr>
              <w:keepNext w:val="0"/>
              <w:keepLines w:val="0"/>
              <w:widowControl/>
              <w:suppressLineNumbers w:val="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2225" w:type="dxa"/>
            <w:vAlign w:val="center"/>
          </w:tcPr>
          <w:p w14:paraId="45E10A31">
            <w:pPr>
              <w:keepNext w:val="0"/>
              <w:keepLines w:val="0"/>
              <w:widowControl/>
              <w:suppressLineNumbers w:val="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r>
      <w:tr w14:paraId="0A014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128" w:type="dxa"/>
          <w:trHeight w:val="1130" w:hRule="atLeast"/>
          <w:jc w:val="center"/>
        </w:trPr>
        <w:tc>
          <w:tcPr>
            <w:tcW w:w="1046" w:type="dxa"/>
            <w:vAlign w:val="center"/>
          </w:tcPr>
          <w:p w14:paraId="484D4133">
            <w:pPr>
              <w:keepNext w:val="0"/>
              <w:keepLines w:val="0"/>
              <w:widowControl/>
              <w:numPr>
                <w:ilvl w:val="0"/>
                <w:numId w:val="16"/>
              </w:numPr>
              <w:suppressLineNumbers w:val="0"/>
              <w:ind w:left="664" w:leftChars="0" w:hanging="454" w:firstLineChars="0"/>
              <w:jc w:val="center"/>
              <w:textAlignment w:val="center"/>
              <w:rPr>
                <w:rFonts w:hint="eastAsia" w:ascii="宋体" w:hAnsi="宋体" w:eastAsia="宋体" w:cs="宋体"/>
                <w:color w:val="auto"/>
                <w:sz w:val="21"/>
                <w:szCs w:val="21"/>
                <w:highlight w:val="none"/>
              </w:rPr>
            </w:pPr>
          </w:p>
        </w:tc>
        <w:tc>
          <w:tcPr>
            <w:tcW w:w="1714" w:type="dxa"/>
            <w:vAlign w:val="center"/>
          </w:tcPr>
          <w:p w14:paraId="7F6F8093">
            <w:pPr>
              <w:keepNext w:val="0"/>
              <w:keepLines w:val="0"/>
              <w:widowControl/>
              <w:suppressLineNumbers w:val="0"/>
              <w:jc w:val="center"/>
              <w:textAlignment w:val="top"/>
              <w:rPr>
                <w:rFonts w:hint="eastAsia" w:ascii="宋体" w:hAnsi="宋体" w:eastAsia="宋体" w:cs="宋体"/>
                <w:b w:val="0"/>
                <w:bCs w:val="0"/>
                <w:i w:val="0"/>
                <w:iCs w:val="0"/>
                <w:color w:val="auto"/>
                <w:kern w:val="2"/>
                <w:sz w:val="21"/>
                <w:szCs w:val="21"/>
                <w:highlight w:val="none"/>
                <w:u w:val="none"/>
                <w:lang w:val="en-US" w:eastAsia="zh-CN" w:bidi="ar-SA"/>
              </w:rPr>
            </w:pPr>
            <w:r>
              <w:rPr>
                <w:rFonts w:hint="eastAsia" w:ascii="宋体" w:hAnsi="宋体" w:eastAsia="宋体" w:cs="宋体"/>
                <w:b w:val="0"/>
                <w:bCs w:val="0"/>
                <w:i w:val="0"/>
                <w:iCs w:val="0"/>
                <w:color w:val="auto"/>
                <w:kern w:val="0"/>
                <w:sz w:val="21"/>
                <w:szCs w:val="21"/>
                <w:highlight w:val="none"/>
                <w:u w:val="none"/>
                <w:lang w:val="en-US" w:eastAsia="zh-CN" w:bidi="ar"/>
              </w:rPr>
              <w:t>屏风卡位3</w:t>
            </w:r>
          </w:p>
        </w:tc>
        <w:tc>
          <w:tcPr>
            <w:tcW w:w="1080" w:type="dxa"/>
            <w:vAlign w:val="center"/>
          </w:tcPr>
          <w:p w14:paraId="1E6C90CC">
            <w:pPr>
              <w:keepNext w:val="0"/>
              <w:keepLines w:val="0"/>
              <w:widowControl/>
              <w:suppressLineNumbers w:val="0"/>
              <w:jc w:val="center"/>
              <w:textAlignment w:val="center"/>
              <w:rPr>
                <w:rFonts w:hint="eastAsia" w:ascii="宋体" w:hAnsi="宋体" w:eastAsia="宋体" w:cs="宋体"/>
                <w:b w:val="0"/>
                <w:bCs w:val="0"/>
                <w:i w:val="0"/>
                <w:iCs w:val="0"/>
                <w:color w:val="auto"/>
                <w:kern w:val="2"/>
                <w:sz w:val="21"/>
                <w:szCs w:val="21"/>
                <w:highlight w:val="none"/>
                <w:u w:val="none"/>
                <w:lang w:val="en-US" w:eastAsia="zh-CN" w:bidi="ar-SA"/>
              </w:rPr>
            </w:pPr>
            <w:r>
              <w:rPr>
                <w:rFonts w:hint="eastAsia" w:ascii="宋体" w:hAnsi="宋体" w:eastAsia="宋体" w:cs="宋体"/>
                <w:b w:val="0"/>
                <w:bCs w:val="0"/>
                <w:i w:val="0"/>
                <w:iCs w:val="0"/>
                <w:color w:val="auto"/>
                <w:kern w:val="0"/>
                <w:sz w:val="21"/>
                <w:szCs w:val="21"/>
                <w:highlight w:val="none"/>
                <w:u w:val="none"/>
                <w:lang w:val="en-US" w:eastAsia="zh-CN" w:bidi="ar"/>
              </w:rPr>
              <w:t>31</w:t>
            </w:r>
          </w:p>
        </w:tc>
        <w:tc>
          <w:tcPr>
            <w:tcW w:w="960" w:type="dxa"/>
            <w:vAlign w:val="center"/>
          </w:tcPr>
          <w:p w14:paraId="0FA58105">
            <w:pPr>
              <w:keepNext w:val="0"/>
              <w:keepLines w:val="0"/>
              <w:widowControl/>
              <w:suppressLineNumbers w:val="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张</w:t>
            </w:r>
          </w:p>
        </w:tc>
        <w:tc>
          <w:tcPr>
            <w:tcW w:w="4816" w:type="dxa"/>
            <w:vMerge w:val="restart"/>
            <w:vAlign w:val="center"/>
          </w:tcPr>
          <w:p w14:paraId="3A58E129">
            <w:pPr>
              <w:keepNext w:val="0"/>
              <w:keepLines w:val="0"/>
              <w:widowControl/>
              <w:suppressLineNumbers w:val="0"/>
              <w:jc w:val="left"/>
              <w:textAlignment w:val="center"/>
              <w:rPr>
                <w:rFonts w:hint="eastAsia" w:ascii="宋体" w:hAnsi="宋体" w:eastAsia="宋体" w:cs="宋体"/>
                <w:b w:val="0"/>
                <w:bCs w:val="0"/>
                <w:i w:val="0"/>
                <w:iCs w:val="0"/>
                <w:color w:val="auto"/>
                <w:kern w:val="2"/>
                <w:sz w:val="21"/>
                <w:szCs w:val="21"/>
                <w:highlight w:val="none"/>
                <w:u w:val="none"/>
                <w:lang w:val="en-US" w:eastAsia="zh-CN" w:bidi="ar-SA"/>
              </w:rPr>
            </w:pPr>
            <w:r>
              <w:rPr>
                <w:rFonts w:hint="eastAsia" w:ascii="宋体" w:hAnsi="宋体" w:eastAsia="宋体" w:cs="宋体"/>
                <w:b w:val="0"/>
                <w:bCs w:val="0"/>
                <w:i w:val="0"/>
                <w:iCs w:val="0"/>
                <w:color w:val="auto"/>
                <w:kern w:val="0"/>
                <w:sz w:val="21"/>
                <w:szCs w:val="21"/>
                <w:highlight w:val="none"/>
                <w:u w:val="none"/>
                <w:lang w:val="en-US" w:eastAsia="zh-CN" w:bidi="ar"/>
              </w:rPr>
              <w:t>门诊医技楼1F感染门诊:挂号2张、门诊医技楼1F急诊科:急诊收费2张；门诊医技楼2F体检科:B超/功能室（5间）5张、门诊医技楼2F骨伤科门诊:药物治疗1张、门诊医技楼2F超声科:超声7张、超声（双人间）6张、麻醉恢复1张；门诊医技楼 3F呼吸内镜:生活区1张、肺功能5张、动态呼吸2张、阴性患者接诊区1张、阳性患者接诊区1张； 门诊医技楼4F特诊科:超声、心电2张、门诊医技楼4F国医馆:超声、心电2张</w:t>
            </w:r>
          </w:p>
        </w:tc>
        <w:tc>
          <w:tcPr>
            <w:tcW w:w="2006" w:type="dxa"/>
            <w:vAlign w:val="center"/>
          </w:tcPr>
          <w:p w14:paraId="7EB88ED6">
            <w:pPr>
              <w:keepNext w:val="0"/>
              <w:keepLines w:val="0"/>
              <w:widowControl/>
              <w:suppressLineNumbers w:val="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2225" w:type="dxa"/>
            <w:vAlign w:val="center"/>
          </w:tcPr>
          <w:p w14:paraId="7E591283">
            <w:pPr>
              <w:keepNext w:val="0"/>
              <w:keepLines w:val="0"/>
              <w:widowControl/>
              <w:suppressLineNumbers w:val="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r>
      <w:tr w14:paraId="3851F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128" w:type="dxa"/>
          <w:jc w:val="center"/>
        </w:trPr>
        <w:tc>
          <w:tcPr>
            <w:tcW w:w="1046" w:type="dxa"/>
            <w:vAlign w:val="center"/>
          </w:tcPr>
          <w:p w14:paraId="3AFD0E6E">
            <w:pPr>
              <w:keepNext w:val="0"/>
              <w:keepLines w:val="0"/>
              <w:widowControl/>
              <w:numPr>
                <w:ilvl w:val="0"/>
                <w:numId w:val="16"/>
              </w:numPr>
              <w:suppressLineNumbers w:val="0"/>
              <w:ind w:left="664" w:leftChars="0" w:hanging="454" w:firstLineChars="0"/>
              <w:jc w:val="center"/>
              <w:textAlignment w:val="center"/>
              <w:rPr>
                <w:rFonts w:hint="eastAsia" w:ascii="宋体" w:hAnsi="宋体" w:eastAsia="宋体" w:cs="宋体"/>
                <w:color w:val="auto"/>
                <w:sz w:val="21"/>
                <w:szCs w:val="21"/>
                <w:highlight w:val="none"/>
              </w:rPr>
            </w:pPr>
          </w:p>
        </w:tc>
        <w:tc>
          <w:tcPr>
            <w:tcW w:w="1714" w:type="dxa"/>
            <w:vAlign w:val="center"/>
          </w:tcPr>
          <w:p w14:paraId="342C6B1E">
            <w:pPr>
              <w:keepNext w:val="0"/>
              <w:keepLines w:val="0"/>
              <w:widowControl/>
              <w:suppressLineNumbers w:val="0"/>
              <w:jc w:val="center"/>
              <w:textAlignment w:val="top"/>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钢制侧柜2</w:t>
            </w:r>
          </w:p>
        </w:tc>
        <w:tc>
          <w:tcPr>
            <w:tcW w:w="1080" w:type="dxa"/>
            <w:vAlign w:val="center"/>
          </w:tcPr>
          <w:p w14:paraId="0D3839B8">
            <w:pPr>
              <w:keepNext w:val="0"/>
              <w:keepLines w:val="0"/>
              <w:widowControl/>
              <w:suppressLineNumbers w:val="0"/>
              <w:jc w:val="center"/>
              <w:textAlignment w:val="center"/>
              <w:rPr>
                <w:rFonts w:hint="default"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31</w:t>
            </w:r>
          </w:p>
        </w:tc>
        <w:tc>
          <w:tcPr>
            <w:tcW w:w="960" w:type="dxa"/>
            <w:vAlign w:val="center"/>
          </w:tcPr>
          <w:p w14:paraId="3094FBC8">
            <w:pPr>
              <w:keepNext w:val="0"/>
              <w:keepLines w:val="0"/>
              <w:widowControl/>
              <w:suppressLineNumbers w:val="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个</w:t>
            </w:r>
          </w:p>
        </w:tc>
        <w:tc>
          <w:tcPr>
            <w:tcW w:w="4816" w:type="dxa"/>
            <w:vMerge w:val="continue"/>
            <w:vAlign w:val="center"/>
          </w:tcPr>
          <w:p w14:paraId="1533414F">
            <w:pPr>
              <w:keepNext w:val="0"/>
              <w:keepLines w:val="0"/>
              <w:widowControl/>
              <w:suppressLineNumbers w:val="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2006" w:type="dxa"/>
            <w:vAlign w:val="center"/>
          </w:tcPr>
          <w:p w14:paraId="342AB09E">
            <w:pPr>
              <w:keepNext w:val="0"/>
              <w:keepLines w:val="0"/>
              <w:widowControl/>
              <w:suppressLineNumbers w:val="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2225" w:type="dxa"/>
            <w:vAlign w:val="center"/>
          </w:tcPr>
          <w:p w14:paraId="2AF61573">
            <w:pPr>
              <w:keepNext w:val="0"/>
              <w:keepLines w:val="0"/>
              <w:widowControl/>
              <w:suppressLineNumbers w:val="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r>
      <w:tr w14:paraId="66938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128" w:type="dxa"/>
          <w:jc w:val="center"/>
        </w:trPr>
        <w:tc>
          <w:tcPr>
            <w:tcW w:w="1046" w:type="dxa"/>
            <w:vAlign w:val="center"/>
          </w:tcPr>
          <w:p w14:paraId="6E5AC2E8">
            <w:pPr>
              <w:keepNext w:val="0"/>
              <w:keepLines w:val="0"/>
              <w:widowControl/>
              <w:numPr>
                <w:ilvl w:val="0"/>
                <w:numId w:val="16"/>
              </w:numPr>
              <w:suppressLineNumbers w:val="0"/>
              <w:ind w:left="664" w:leftChars="0" w:hanging="454" w:firstLineChars="0"/>
              <w:jc w:val="center"/>
              <w:textAlignment w:val="center"/>
              <w:rPr>
                <w:rFonts w:hint="eastAsia" w:ascii="宋体" w:hAnsi="宋体" w:eastAsia="宋体" w:cs="宋体"/>
                <w:color w:val="auto"/>
                <w:sz w:val="21"/>
                <w:szCs w:val="21"/>
                <w:highlight w:val="none"/>
              </w:rPr>
            </w:pPr>
          </w:p>
        </w:tc>
        <w:tc>
          <w:tcPr>
            <w:tcW w:w="1714" w:type="dxa"/>
            <w:vAlign w:val="center"/>
          </w:tcPr>
          <w:p w14:paraId="0234CD6A">
            <w:pPr>
              <w:keepNext w:val="0"/>
              <w:keepLines w:val="0"/>
              <w:widowControl/>
              <w:suppressLineNumbers w:val="0"/>
              <w:jc w:val="center"/>
              <w:textAlignment w:val="top"/>
              <w:rPr>
                <w:rFonts w:hint="eastAsia" w:ascii="宋体" w:hAnsi="宋体" w:eastAsia="宋体" w:cs="宋体"/>
                <w:b w:val="0"/>
                <w:bCs w:val="0"/>
                <w:i w:val="0"/>
                <w:iCs w:val="0"/>
                <w:color w:val="auto"/>
                <w:kern w:val="2"/>
                <w:sz w:val="21"/>
                <w:szCs w:val="21"/>
                <w:highlight w:val="none"/>
                <w:u w:val="none"/>
                <w:lang w:val="en-US" w:eastAsia="zh-CN" w:bidi="ar-SA"/>
              </w:rPr>
            </w:pPr>
            <w:r>
              <w:rPr>
                <w:rFonts w:hint="eastAsia" w:ascii="宋体" w:hAnsi="宋体" w:eastAsia="宋体" w:cs="宋体"/>
                <w:b w:val="0"/>
                <w:bCs w:val="0"/>
                <w:i w:val="0"/>
                <w:iCs w:val="0"/>
                <w:color w:val="auto"/>
                <w:kern w:val="0"/>
                <w:sz w:val="21"/>
                <w:szCs w:val="21"/>
                <w:highlight w:val="none"/>
                <w:u w:val="none"/>
                <w:lang w:val="en-US" w:eastAsia="zh-CN" w:bidi="ar"/>
              </w:rPr>
              <w:t>L型办公桌</w:t>
            </w:r>
          </w:p>
        </w:tc>
        <w:tc>
          <w:tcPr>
            <w:tcW w:w="1080" w:type="dxa"/>
            <w:vAlign w:val="center"/>
          </w:tcPr>
          <w:p w14:paraId="7DFADE98">
            <w:pPr>
              <w:keepNext w:val="0"/>
              <w:keepLines w:val="0"/>
              <w:widowControl/>
              <w:suppressLineNumbers w:val="0"/>
              <w:jc w:val="center"/>
              <w:textAlignment w:val="center"/>
              <w:rPr>
                <w:rFonts w:hint="eastAsia" w:ascii="宋体" w:hAnsi="宋体" w:eastAsia="宋体" w:cs="宋体"/>
                <w:b w:val="0"/>
                <w:bCs w:val="0"/>
                <w:i w:val="0"/>
                <w:iCs w:val="0"/>
                <w:color w:val="auto"/>
                <w:kern w:val="2"/>
                <w:sz w:val="21"/>
                <w:szCs w:val="21"/>
                <w:highlight w:val="none"/>
                <w:u w:val="none"/>
                <w:lang w:val="en-US" w:eastAsia="zh-CN" w:bidi="ar-SA"/>
              </w:rPr>
            </w:pPr>
            <w:r>
              <w:rPr>
                <w:rFonts w:hint="eastAsia" w:ascii="宋体" w:hAnsi="宋体" w:eastAsia="宋体" w:cs="宋体"/>
                <w:b w:val="0"/>
                <w:bCs w:val="0"/>
                <w:i w:val="0"/>
                <w:iCs w:val="0"/>
                <w:color w:val="auto"/>
                <w:kern w:val="0"/>
                <w:sz w:val="21"/>
                <w:szCs w:val="21"/>
                <w:highlight w:val="none"/>
                <w:u w:val="none"/>
                <w:lang w:val="en-US" w:eastAsia="zh-CN" w:bidi="ar"/>
              </w:rPr>
              <w:t>4</w:t>
            </w:r>
          </w:p>
        </w:tc>
        <w:tc>
          <w:tcPr>
            <w:tcW w:w="960" w:type="dxa"/>
            <w:vAlign w:val="center"/>
          </w:tcPr>
          <w:p w14:paraId="39A352BD">
            <w:pPr>
              <w:keepNext w:val="0"/>
              <w:keepLines w:val="0"/>
              <w:widowControl/>
              <w:suppressLineNumbers w:val="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张</w:t>
            </w:r>
          </w:p>
        </w:tc>
        <w:tc>
          <w:tcPr>
            <w:tcW w:w="4816" w:type="dxa"/>
            <w:vAlign w:val="center"/>
          </w:tcPr>
          <w:p w14:paraId="780EBBEA">
            <w:pPr>
              <w:keepNext w:val="0"/>
              <w:keepLines w:val="0"/>
              <w:widowControl/>
              <w:suppressLineNumbers w:val="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门诊医技楼2F体检科:接待室1张、资料室1张、           门诊医技楼2FVIP体检:彩超1张</w:t>
            </w:r>
          </w:p>
          <w:p w14:paraId="1FFE18BD">
            <w:pPr>
              <w:keepNext w:val="0"/>
              <w:keepLines w:val="0"/>
              <w:widowControl/>
              <w:suppressLineNumbers w:val="0"/>
              <w:jc w:val="left"/>
              <w:textAlignment w:val="center"/>
              <w:rPr>
                <w:rFonts w:hint="eastAsia" w:ascii="宋体" w:hAnsi="宋体" w:eastAsia="宋体" w:cs="宋体"/>
                <w:b w:val="0"/>
                <w:bCs w:val="0"/>
                <w:i w:val="0"/>
                <w:iCs w:val="0"/>
                <w:color w:val="auto"/>
                <w:kern w:val="2"/>
                <w:sz w:val="21"/>
                <w:szCs w:val="21"/>
                <w:highlight w:val="none"/>
                <w:u w:val="none"/>
                <w:lang w:val="en-US" w:eastAsia="zh-CN" w:bidi="ar-SA"/>
              </w:rPr>
            </w:pPr>
            <w:r>
              <w:rPr>
                <w:rFonts w:hint="eastAsia" w:ascii="宋体" w:hAnsi="宋体" w:eastAsia="宋体" w:cs="宋体"/>
                <w:b w:val="0"/>
                <w:bCs w:val="0"/>
                <w:i w:val="0"/>
                <w:iCs w:val="0"/>
                <w:color w:val="auto"/>
                <w:kern w:val="0"/>
                <w:sz w:val="21"/>
                <w:szCs w:val="21"/>
                <w:highlight w:val="none"/>
                <w:u w:val="none"/>
                <w:lang w:val="en-US" w:eastAsia="zh-CN" w:bidi="ar"/>
              </w:rPr>
              <w:t>门诊医技楼3F消化镜检查:麻醉1张</w:t>
            </w:r>
          </w:p>
        </w:tc>
        <w:tc>
          <w:tcPr>
            <w:tcW w:w="2006" w:type="dxa"/>
            <w:vAlign w:val="center"/>
          </w:tcPr>
          <w:p w14:paraId="26B4831D">
            <w:pPr>
              <w:keepNext w:val="0"/>
              <w:keepLines w:val="0"/>
              <w:widowControl/>
              <w:suppressLineNumbers w:val="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2225" w:type="dxa"/>
            <w:vAlign w:val="center"/>
          </w:tcPr>
          <w:p w14:paraId="03C00564">
            <w:pPr>
              <w:keepNext w:val="0"/>
              <w:keepLines w:val="0"/>
              <w:widowControl/>
              <w:suppressLineNumbers w:val="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r>
      <w:tr w14:paraId="7BF36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128" w:type="dxa"/>
          <w:trHeight w:val="379" w:hRule="atLeast"/>
          <w:jc w:val="center"/>
        </w:trPr>
        <w:tc>
          <w:tcPr>
            <w:tcW w:w="1046" w:type="dxa"/>
            <w:vAlign w:val="center"/>
          </w:tcPr>
          <w:p w14:paraId="1FFD5E64">
            <w:pPr>
              <w:keepNext w:val="0"/>
              <w:keepLines w:val="0"/>
              <w:widowControl/>
              <w:numPr>
                <w:ilvl w:val="0"/>
                <w:numId w:val="16"/>
              </w:numPr>
              <w:suppressLineNumbers w:val="0"/>
              <w:ind w:left="664" w:leftChars="0" w:hanging="454" w:firstLineChars="0"/>
              <w:jc w:val="center"/>
              <w:textAlignment w:val="center"/>
              <w:rPr>
                <w:rFonts w:hint="eastAsia" w:ascii="宋体" w:hAnsi="宋体" w:eastAsia="宋体" w:cs="宋体"/>
                <w:color w:val="auto"/>
                <w:sz w:val="21"/>
                <w:szCs w:val="21"/>
                <w:highlight w:val="none"/>
              </w:rPr>
            </w:pPr>
          </w:p>
        </w:tc>
        <w:tc>
          <w:tcPr>
            <w:tcW w:w="1714" w:type="dxa"/>
            <w:vAlign w:val="center"/>
          </w:tcPr>
          <w:p w14:paraId="6B61AE5A">
            <w:pPr>
              <w:keepNext w:val="0"/>
              <w:keepLines w:val="0"/>
              <w:widowControl/>
              <w:suppressLineNumbers w:val="0"/>
              <w:jc w:val="center"/>
              <w:textAlignment w:val="top"/>
              <w:rPr>
                <w:rFonts w:hint="eastAsia"/>
                <w:color w:val="auto"/>
                <w:highlight w:val="none"/>
                <w:lang w:val="en-US" w:eastAsia="zh-CN"/>
              </w:rPr>
            </w:pPr>
            <w:r>
              <w:rPr>
                <w:rFonts w:hint="eastAsia" w:ascii="宋体" w:hAnsi="宋体" w:eastAsia="宋体" w:cs="宋体"/>
                <w:b w:val="0"/>
                <w:bCs w:val="0"/>
                <w:i w:val="0"/>
                <w:iCs w:val="0"/>
                <w:color w:val="auto"/>
                <w:kern w:val="0"/>
                <w:sz w:val="21"/>
                <w:szCs w:val="21"/>
                <w:highlight w:val="none"/>
                <w:u w:val="none"/>
                <w:lang w:val="en-US" w:eastAsia="zh-CN" w:bidi="ar"/>
              </w:rPr>
              <w:t>办公桌3</w:t>
            </w:r>
          </w:p>
        </w:tc>
        <w:tc>
          <w:tcPr>
            <w:tcW w:w="1080" w:type="dxa"/>
            <w:vAlign w:val="center"/>
          </w:tcPr>
          <w:p w14:paraId="4F2A657C">
            <w:pPr>
              <w:keepNext w:val="0"/>
              <w:keepLines w:val="0"/>
              <w:widowControl/>
              <w:suppressLineNumbers w:val="0"/>
              <w:jc w:val="center"/>
              <w:textAlignment w:val="center"/>
              <w:rPr>
                <w:rFonts w:hint="eastAsia" w:ascii="宋体" w:hAnsi="宋体" w:eastAsia="宋体" w:cs="宋体"/>
                <w:b w:val="0"/>
                <w:bCs w:val="0"/>
                <w:i w:val="0"/>
                <w:iCs w:val="0"/>
                <w:color w:val="auto"/>
                <w:kern w:val="2"/>
                <w:sz w:val="21"/>
                <w:szCs w:val="21"/>
                <w:highlight w:val="none"/>
                <w:u w:val="none"/>
                <w:lang w:val="en-US" w:eastAsia="zh-CN" w:bidi="ar-SA"/>
              </w:rPr>
            </w:pPr>
            <w:r>
              <w:rPr>
                <w:rFonts w:hint="eastAsia" w:ascii="宋体" w:hAnsi="宋体" w:eastAsia="宋体" w:cs="宋体"/>
                <w:b w:val="0"/>
                <w:bCs w:val="0"/>
                <w:i w:val="0"/>
                <w:iCs w:val="0"/>
                <w:color w:val="auto"/>
                <w:kern w:val="0"/>
                <w:sz w:val="21"/>
                <w:szCs w:val="21"/>
                <w:highlight w:val="none"/>
                <w:u w:val="none"/>
                <w:lang w:val="en-US" w:eastAsia="zh-CN" w:bidi="ar"/>
              </w:rPr>
              <w:t>8</w:t>
            </w:r>
          </w:p>
        </w:tc>
        <w:tc>
          <w:tcPr>
            <w:tcW w:w="960" w:type="dxa"/>
            <w:vAlign w:val="center"/>
          </w:tcPr>
          <w:p w14:paraId="394B0E3E">
            <w:pPr>
              <w:keepNext w:val="0"/>
              <w:keepLines w:val="0"/>
              <w:widowControl/>
              <w:suppressLineNumbers w:val="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张</w:t>
            </w:r>
          </w:p>
        </w:tc>
        <w:tc>
          <w:tcPr>
            <w:tcW w:w="4816" w:type="dxa"/>
            <w:vAlign w:val="center"/>
          </w:tcPr>
          <w:p w14:paraId="790FE13A">
            <w:pPr>
              <w:keepNext w:val="0"/>
              <w:keepLines w:val="0"/>
              <w:widowControl/>
              <w:suppressLineNumbers w:val="0"/>
              <w:jc w:val="left"/>
              <w:textAlignment w:val="center"/>
              <w:rPr>
                <w:rFonts w:hint="eastAsia" w:ascii="宋体" w:hAnsi="宋体" w:eastAsia="宋体" w:cs="宋体"/>
                <w:b w:val="0"/>
                <w:bCs w:val="0"/>
                <w:i w:val="0"/>
                <w:iCs w:val="0"/>
                <w:color w:val="auto"/>
                <w:kern w:val="2"/>
                <w:sz w:val="21"/>
                <w:szCs w:val="21"/>
                <w:highlight w:val="none"/>
                <w:u w:val="none"/>
                <w:lang w:val="en-US" w:eastAsia="zh-CN" w:bidi="ar-SA"/>
              </w:rPr>
            </w:pPr>
            <w:r>
              <w:rPr>
                <w:rFonts w:hint="eastAsia" w:ascii="宋体" w:hAnsi="宋体" w:eastAsia="宋体" w:cs="宋体"/>
                <w:b w:val="0"/>
                <w:bCs w:val="0"/>
                <w:i w:val="0"/>
                <w:iCs w:val="0"/>
                <w:color w:val="auto"/>
                <w:kern w:val="0"/>
                <w:sz w:val="21"/>
                <w:szCs w:val="21"/>
                <w:highlight w:val="none"/>
                <w:u w:val="none"/>
                <w:lang w:val="en-US" w:eastAsia="zh-CN" w:bidi="ar"/>
              </w:rPr>
              <w:t>门诊医技楼6F康复科：OT治疗室8张</w:t>
            </w:r>
          </w:p>
        </w:tc>
        <w:tc>
          <w:tcPr>
            <w:tcW w:w="2006" w:type="dxa"/>
            <w:vAlign w:val="center"/>
          </w:tcPr>
          <w:p w14:paraId="646F807F">
            <w:pPr>
              <w:keepNext w:val="0"/>
              <w:keepLines w:val="0"/>
              <w:widowControl/>
              <w:suppressLineNumbers w:val="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2225" w:type="dxa"/>
            <w:vAlign w:val="center"/>
          </w:tcPr>
          <w:p w14:paraId="66C33BDB">
            <w:pPr>
              <w:keepNext w:val="0"/>
              <w:keepLines w:val="0"/>
              <w:widowControl/>
              <w:suppressLineNumbers w:val="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r>
      <w:tr w14:paraId="4D4DC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128" w:type="dxa"/>
          <w:trHeight w:val="456" w:hRule="atLeast"/>
          <w:jc w:val="center"/>
        </w:trPr>
        <w:tc>
          <w:tcPr>
            <w:tcW w:w="1046" w:type="dxa"/>
            <w:vAlign w:val="center"/>
          </w:tcPr>
          <w:p w14:paraId="1BE7E8FA">
            <w:pPr>
              <w:keepNext w:val="0"/>
              <w:keepLines w:val="0"/>
              <w:widowControl/>
              <w:numPr>
                <w:ilvl w:val="0"/>
                <w:numId w:val="16"/>
              </w:numPr>
              <w:suppressLineNumbers w:val="0"/>
              <w:ind w:left="664" w:leftChars="0" w:hanging="454" w:firstLineChars="0"/>
              <w:jc w:val="center"/>
              <w:textAlignment w:val="center"/>
              <w:rPr>
                <w:rFonts w:hint="eastAsia" w:ascii="宋体" w:hAnsi="宋体" w:eastAsia="宋体" w:cs="宋体"/>
                <w:color w:val="auto"/>
                <w:sz w:val="21"/>
                <w:szCs w:val="21"/>
                <w:highlight w:val="none"/>
              </w:rPr>
            </w:pPr>
          </w:p>
        </w:tc>
        <w:tc>
          <w:tcPr>
            <w:tcW w:w="1714" w:type="dxa"/>
            <w:vAlign w:val="center"/>
          </w:tcPr>
          <w:p w14:paraId="39FA749C">
            <w:pPr>
              <w:keepNext w:val="0"/>
              <w:keepLines w:val="0"/>
              <w:widowControl/>
              <w:suppressLineNumbers w:val="0"/>
              <w:jc w:val="center"/>
              <w:textAlignment w:val="top"/>
              <w:rPr>
                <w:rFonts w:hint="default" w:ascii="宋体" w:hAnsi="宋体" w:eastAsia="宋体" w:cs="宋体"/>
                <w:b w:val="0"/>
                <w:bCs w:val="0"/>
                <w:i w:val="0"/>
                <w:iCs w:val="0"/>
                <w:color w:val="auto"/>
                <w:kern w:val="2"/>
                <w:sz w:val="21"/>
                <w:szCs w:val="21"/>
                <w:highlight w:val="none"/>
                <w:u w:val="none"/>
                <w:lang w:val="en-US" w:eastAsia="zh-CN" w:bidi="ar-SA"/>
              </w:rPr>
            </w:pPr>
            <w:r>
              <w:rPr>
                <w:rFonts w:hint="eastAsia" w:ascii="宋体" w:hAnsi="宋体" w:eastAsia="宋体" w:cs="宋体"/>
                <w:b w:val="0"/>
                <w:bCs w:val="0"/>
                <w:i w:val="0"/>
                <w:iCs w:val="0"/>
                <w:color w:val="auto"/>
                <w:kern w:val="0"/>
                <w:sz w:val="21"/>
                <w:szCs w:val="21"/>
                <w:highlight w:val="none"/>
                <w:u w:val="none"/>
                <w:lang w:val="en-US" w:eastAsia="zh-CN" w:bidi="ar"/>
              </w:rPr>
              <w:t>办公椅1</w:t>
            </w:r>
          </w:p>
        </w:tc>
        <w:tc>
          <w:tcPr>
            <w:tcW w:w="1080" w:type="dxa"/>
            <w:vAlign w:val="center"/>
          </w:tcPr>
          <w:p w14:paraId="3DAC93D0">
            <w:pPr>
              <w:keepNext w:val="0"/>
              <w:keepLines w:val="0"/>
              <w:widowControl/>
              <w:suppressLineNumbers w:val="0"/>
              <w:jc w:val="center"/>
              <w:textAlignment w:val="center"/>
              <w:rPr>
                <w:rFonts w:hint="default" w:ascii="宋体" w:hAnsi="宋体" w:eastAsia="宋体" w:cs="宋体"/>
                <w:b w:val="0"/>
                <w:bCs w:val="0"/>
                <w:i w:val="0"/>
                <w:iCs w:val="0"/>
                <w:color w:val="auto"/>
                <w:kern w:val="2"/>
                <w:sz w:val="21"/>
                <w:szCs w:val="21"/>
                <w:highlight w:val="none"/>
                <w:u w:val="none"/>
                <w:lang w:val="en-US" w:eastAsia="zh-CN" w:bidi="ar-SA"/>
              </w:rPr>
            </w:pPr>
            <w:r>
              <w:rPr>
                <w:rFonts w:hint="eastAsia" w:ascii="宋体" w:hAnsi="宋体" w:eastAsia="宋体" w:cs="宋体"/>
                <w:b w:val="0"/>
                <w:bCs w:val="0"/>
                <w:i w:val="0"/>
                <w:iCs w:val="0"/>
                <w:color w:val="auto"/>
                <w:kern w:val="0"/>
                <w:sz w:val="21"/>
                <w:szCs w:val="21"/>
                <w:highlight w:val="none"/>
                <w:u w:val="none"/>
                <w:lang w:val="en-US" w:eastAsia="zh-CN" w:bidi="ar"/>
              </w:rPr>
              <w:t>219</w:t>
            </w:r>
          </w:p>
        </w:tc>
        <w:tc>
          <w:tcPr>
            <w:tcW w:w="960" w:type="dxa"/>
            <w:vAlign w:val="center"/>
          </w:tcPr>
          <w:p w14:paraId="636B4B8D">
            <w:pPr>
              <w:widowControl w:val="0"/>
              <w:jc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张</w:t>
            </w:r>
          </w:p>
        </w:tc>
        <w:tc>
          <w:tcPr>
            <w:tcW w:w="4816" w:type="dxa"/>
            <w:vAlign w:val="center"/>
          </w:tcPr>
          <w:p w14:paraId="7F9C752E">
            <w:pPr>
              <w:widowControl w:val="0"/>
              <w:jc w:val="left"/>
              <w:rPr>
                <w:rFonts w:hint="eastAsia" w:ascii="宋体" w:hAnsi="宋体" w:eastAsia="宋体" w:cs="宋体"/>
                <w:b w:val="0"/>
                <w:bCs w:val="0"/>
                <w:i w:val="0"/>
                <w:iCs w:val="0"/>
                <w:color w:val="auto"/>
                <w:kern w:val="2"/>
                <w:sz w:val="21"/>
                <w:szCs w:val="21"/>
                <w:highlight w:val="none"/>
                <w:u w:val="none"/>
                <w:lang w:val="en-US" w:eastAsia="zh-CN" w:bidi="ar-SA"/>
              </w:rPr>
            </w:pPr>
          </w:p>
        </w:tc>
        <w:tc>
          <w:tcPr>
            <w:tcW w:w="2006" w:type="dxa"/>
            <w:vAlign w:val="center"/>
          </w:tcPr>
          <w:p w14:paraId="474A28B4">
            <w:pPr>
              <w:widowControl w:val="0"/>
              <w:jc w:val="left"/>
              <w:rPr>
                <w:rFonts w:hint="eastAsia" w:ascii="宋体" w:hAnsi="宋体" w:eastAsia="宋体" w:cs="宋体"/>
                <w:b w:val="0"/>
                <w:bCs w:val="0"/>
                <w:i w:val="0"/>
                <w:iCs w:val="0"/>
                <w:color w:val="auto"/>
                <w:kern w:val="2"/>
                <w:sz w:val="21"/>
                <w:szCs w:val="21"/>
                <w:highlight w:val="none"/>
                <w:u w:val="none"/>
                <w:lang w:val="en-US" w:eastAsia="zh-CN" w:bidi="ar-SA"/>
              </w:rPr>
            </w:pPr>
          </w:p>
        </w:tc>
        <w:tc>
          <w:tcPr>
            <w:tcW w:w="2225" w:type="dxa"/>
            <w:vAlign w:val="center"/>
          </w:tcPr>
          <w:p w14:paraId="22130169">
            <w:pPr>
              <w:widowControl w:val="0"/>
              <w:jc w:val="left"/>
              <w:rPr>
                <w:rFonts w:hint="eastAsia" w:ascii="宋体" w:hAnsi="宋体" w:eastAsia="宋体" w:cs="宋体"/>
                <w:b w:val="0"/>
                <w:bCs w:val="0"/>
                <w:i w:val="0"/>
                <w:iCs w:val="0"/>
                <w:color w:val="auto"/>
                <w:kern w:val="2"/>
                <w:sz w:val="21"/>
                <w:szCs w:val="21"/>
                <w:highlight w:val="none"/>
                <w:u w:val="none"/>
                <w:lang w:val="en-US" w:eastAsia="zh-CN" w:bidi="ar-SA"/>
              </w:rPr>
            </w:pPr>
          </w:p>
        </w:tc>
      </w:tr>
      <w:tr w14:paraId="4825A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128" w:type="dxa"/>
          <w:jc w:val="center"/>
        </w:trPr>
        <w:tc>
          <w:tcPr>
            <w:tcW w:w="1046" w:type="dxa"/>
            <w:vAlign w:val="center"/>
          </w:tcPr>
          <w:p w14:paraId="621E0773">
            <w:pPr>
              <w:keepNext w:val="0"/>
              <w:keepLines w:val="0"/>
              <w:widowControl/>
              <w:numPr>
                <w:ilvl w:val="0"/>
                <w:numId w:val="16"/>
              </w:numPr>
              <w:suppressLineNumbers w:val="0"/>
              <w:ind w:left="664" w:leftChars="0" w:hanging="454" w:firstLineChars="0"/>
              <w:jc w:val="center"/>
              <w:textAlignment w:val="center"/>
              <w:rPr>
                <w:rFonts w:hint="eastAsia" w:ascii="宋体" w:hAnsi="宋体" w:eastAsia="宋体" w:cs="宋体"/>
                <w:color w:val="auto"/>
                <w:sz w:val="21"/>
                <w:szCs w:val="21"/>
                <w:highlight w:val="none"/>
              </w:rPr>
            </w:pPr>
          </w:p>
        </w:tc>
        <w:tc>
          <w:tcPr>
            <w:tcW w:w="1714" w:type="dxa"/>
            <w:vAlign w:val="center"/>
          </w:tcPr>
          <w:p w14:paraId="437EC18E">
            <w:pPr>
              <w:keepNext w:val="0"/>
              <w:keepLines w:val="0"/>
              <w:widowControl/>
              <w:suppressLineNumbers w:val="0"/>
              <w:jc w:val="center"/>
              <w:textAlignment w:val="top"/>
              <w:rPr>
                <w:rFonts w:hint="eastAsia" w:ascii="宋体" w:hAnsi="宋体" w:eastAsia="宋体" w:cs="宋体"/>
                <w:b w:val="0"/>
                <w:bCs w:val="0"/>
                <w:i w:val="0"/>
                <w:iCs w:val="0"/>
                <w:color w:val="auto"/>
                <w:kern w:val="2"/>
                <w:sz w:val="21"/>
                <w:szCs w:val="21"/>
                <w:highlight w:val="none"/>
                <w:u w:val="none"/>
                <w:lang w:val="en-US" w:eastAsia="zh-CN" w:bidi="ar-SA"/>
              </w:rPr>
            </w:pPr>
            <w:r>
              <w:rPr>
                <w:rFonts w:hint="eastAsia" w:ascii="宋体" w:hAnsi="宋体" w:eastAsia="宋体" w:cs="宋体"/>
                <w:b w:val="0"/>
                <w:bCs w:val="0"/>
                <w:i w:val="0"/>
                <w:iCs w:val="0"/>
                <w:color w:val="auto"/>
                <w:kern w:val="0"/>
                <w:sz w:val="21"/>
                <w:szCs w:val="21"/>
                <w:highlight w:val="none"/>
                <w:u w:val="none"/>
                <w:lang w:val="en-US" w:eastAsia="zh-CN" w:bidi="ar"/>
              </w:rPr>
              <w:t>资料柜</w:t>
            </w:r>
          </w:p>
        </w:tc>
        <w:tc>
          <w:tcPr>
            <w:tcW w:w="1080" w:type="dxa"/>
            <w:vAlign w:val="center"/>
          </w:tcPr>
          <w:p w14:paraId="094C3E4B">
            <w:pPr>
              <w:keepNext w:val="0"/>
              <w:keepLines w:val="0"/>
              <w:widowControl/>
              <w:suppressLineNumbers w:val="0"/>
              <w:jc w:val="center"/>
              <w:textAlignment w:val="center"/>
              <w:rPr>
                <w:rFonts w:hint="eastAsia" w:ascii="宋体" w:hAnsi="宋体" w:eastAsia="宋体" w:cs="宋体"/>
                <w:b w:val="0"/>
                <w:bCs w:val="0"/>
                <w:i w:val="0"/>
                <w:iCs w:val="0"/>
                <w:color w:val="auto"/>
                <w:kern w:val="2"/>
                <w:sz w:val="21"/>
                <w:szCs w:val="21"/>
                <w:highlight w:val="none"/>
                <w:u w:val="none"/>
                <w:lang w:val="en-US" w:eastAsia="zh-CN" w:bidi="ar-SA"/>
              </w:rPr>
            </w:pPr>
            <w:r>
              <w:rPr>
                <w:rFonts w:hint="eastAsia" w:ascii="宋体" w:hAnsi="宋体" w:eastAsia="宋体" w:cs="宋体"/>
                <w:b w:val="0"/>
                <w:bCs w:val="0"/>
                <w:i w:val="0"/>
                <w:iCs w:val="0"/>
                <w:color w:val="auto"/>
                <w:kern w:val="0"/>
                <w:sz w:val="21"/>
                <w:szCs w:val="21"/>
                <w:highlight w:val="none"/>
                <w:u w:val="none"/>
                <w:lang w:val="en-US" w:eastAsia="zh-CN" w:bidi="ar"/>
              </w:rPr>
              <w:t>100</w:t>
            </w:r>
          </w:p>
        </w:tc>
        <w:tc>
          <w:tcPr>
            <w:tcW w:w="960" w:type="dxa"/>
            <w:vAlign w:val="center"/>
          </w:tcPr>
          <w:p w14:paraId="5DF44A36">
            <w:pPr>
              <w:keepNext w:val="0"/>
              <w:keepLines w:val="0"/>
              <w:widowControl/>
              <w:suppressLineNumbers w:val="0"/>
              <w:jc w:val="center"/>
              <w:textAlignment w:val="auto"/>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个</w:t>
            </w:r>
          </w:p>
        </w:tc>
        <w:tc>
          <w:tcPr>
            <w:tcW w:w="4816" w:type="dxa"/>
            <w:vAlign w:val="center"/>
          </w:tcPr>
          <w:p w14:paraId="52FFB2F7">
            <w:pPr>
              <w:widowControl w:val="0"/>
              <w:jc w:val="left"/>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门诊医技楼</w:t>
            </w:r>
          </w:p>
          <w:p w14:paraId="217DC624">
            <w:pPr>
              <w:widowControl w:val="0"/>
              <w:jc w:val="left"/>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（地下室）B2放疗科:资料室6个；</w:t>
            </w:r>
          </w:p>
          <w:p w14:paraId="1E574B52">
            <w:pPr>
              <w:widowControl w:val="0"/>
              <w:jc w:val="left"/>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 xml:space="preserve">1F资料室18个（楼层收费6、120调度中心16、消毒供应中心11）     </w:t>
            </w:r>
          </w:p>
          <w:p w14:paraId="04DDBDC3">
            <w:pPr>
              <w:widowControl w:val="0"/>
              <w:jc w:val="left"/>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 xml:space="preserve">2F资料室18个（楼层收费6、体检科1、检验科6组）            </w:t>
            </w:r>
          </w:p>
          <w:p w14:paraId="1C8EA934">
            <w:pPr>
              <w:widowControl w:val="0"/>
              <w:jc w:val="left"/>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 xml:space="preserve">3F资料室18个（中心ICU6、中心血透中心6、中心楼层收费6）     </w:t>
            </w:r>
          </w:p>
          <w:p w14:paraId="49600F51">
            <w:pPr>
              <w:widowControl w:val="0"/>
              <w:jc w:val="left"/>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4F资料室12个（病理科临时档案室6、楼层收费6个）</w:t>
            </w:r>
          </w:p>
          <w:p w14:paraId="4CEC6D61">
            <w:pPr>
              <w:keepNext w:val="0"/>
              <w:keepLines w:val="0"/>
              <w:widowControl/>
              <w:suppressLineNumbers w:val="0"/>
              <w:jc w:val="left"/>
              <w:textAlignment w:val="auto"/>
              <w:rPr>
                <w:rFonts w:hint="eastAsia" w:ascii="宋体" w:hAnsi="宋体" w:eastAsia="宋体" w:cs="宋体"/>
                <w:b w:val="0"/>
                <w:bCs w:val="0"/>
                <w:i w:val="0"/>
                <w:iCs w:val="0"/>
                <w:color w:val="auto"/>
                <w:kern w:val="2"/>
                <w:sz w:val="21"/>
                <w:szCs w:val="21"/>
                <w:highlight w:val="none"/>
                <w:u w:val="none"/>
                <w:lang w:val="en-US" w:eastAsia="zh-CN" w:bidi="ar-SA"/>
              </w:rPr>
            </w:pPr>
            <w:r>
              <w:rPr>
                <w:rFonts w:hint="eastAsia" w:ascii="宋体" w:hAnsi="宋体" w:eastAsia="宋体" w:cs="宋体"/>
                <w:b w:val="0"/>
                <w:bCs w:val="0"/>
                <w:i w:val="0"/>
                <w:iCs w:val="0"/>
                <w:color w:val="auto"/>
                <w:kern w:val="0"/>
                <w:sz w:val="21"/>
                <w:szCs w:val="21"/>
                <w:highlight w:val="none"/>
                <w:u w:val="none"/>
                <w:lang w:val="en-US" w:eastAsia="zh-CN" w:bidi="ar"/>
              </w:rPr>
              <w:t>5F资料室12个（皮肤科13、楼层收费5）</w:t>
            </w:r>
          </w:p>
        </w:tc>
        <w:tc>
          <w:tcPr>
            <w:tcW w:w="2006" w:type="dxa"/>
            <w:vAlign w:val="center"/>
          </w:tcPr>
          <w:p w14:paraId="246B147A">
            <w:pPr>
              <w:keepNext w:val="0"/>
              <w:keepLines w:val="0"/>
              <w:widowControl/>
              <w:suppressLineNumbers w:val="0"/>
              <w:jc w:val="left"/>
              <w:textAlignment w:val="auto"/>
              <w:rPr>
                <w:rFonts w:hint="eastAsia" w:ascii="宋体" w:hAnsi="宋体" w:eastAsia="宋体" w:cs="宋体"/>
                <w:b w:val="0"/>
                <w:bCs w:val="0"/>
                <w:i w:val="0"/>
                <w:iCs w:val="0"/>
                <w:color w:val="auto"/>
                <w:kern w:val="0"/>
                <w:sz w:val="21"/>
                <w:szCs w:val="21"/>
                <w:highlight w:val="none"/>
                <w:u w:val="none"/>
                <w:lang w:val="en-US" w:eastAsia="zh-CN" w:bidi="ar"/>
              </w:rPr>
            </w:pPr>
          </w:p>
        </w:tc>
        <w:tc>
          <w:tcPr>
            <w:tcW w:w="2225" w:type="dxa"/>
            <w:vAlign w:val="center"/>
          </w:tcPr>
          <w:p w14:paraId="01029966">
            <w:pPr>
              <w:keepNext w:val="0"/>
              <w:keepLines w:val="0"/>
              <w:widowControl/>
              <w:suppressLineNumbers w:val="0"/>
              <w:jc w:val="left"/>
              <w:textAlignment w:val="auto"/>
              <w:rPr>
                <w:rFonts w:hint="eastAsia" w:ascii="宋体" w:hAnsi="宋体" w:eastAsia="宋体" w:cs="宋体"/>
                <w:b w:val="0"/>
                <w:bCs w:val="0"/>
                <w:i w:val="0"/>
                <w:iCs w:val="0"/>
                <w:color w:val="auto"/>
                <w:kern w:val="0"/>
                <w:sz w:val="21"/>
                <w:szCs w:val="21"/>
                <w:highlight w:val="none"/>
                <w:u w:val="none"/>
                <w:lang w:val="en-US" w:eastAsia="zh-CN" w:bidi="ar"/>
              </w:rPr>
            </w:pPr>
          </w:p>
        </w:tc>
      </w:tr>
      <w:tr w14:paraId="775F9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128" w:type="dxa"/>
          <w:jc w:val="center"/>
        </w:trPr>
        <w:tc>
          <w:tcPr>
            <w:tcW w:w="1046" w:type="dxa"/>
            <w:vAlign w:val="center"/>
          </w:tcPr>
          <w:p w14:paraId="75078BED">
            <w:pPr>
              <w:keepNext w:val="0"/>
              <w:keepLines w:val="0"/>
              <w:widowControl/>
              <w:numPr>
                <w:ilvl w:val="0"/>
                <w:numId w:val="16"/>
              </w:numPr>
              <w:suppressLineNumbers w:val="0"/>
              <w:ind w:left="664" w:leftChars="0" w:hanging="454" w:firstLineChars="0"/>
              <w:jc w:val="center"/>
              <w:textAlignment w:val="center"/>
              <w:rPr>
                <w:rFonts w:hint="eastAsia" w:ascii="宋体" w:hAnsi="宋体" w:eastAsia="宋体" w:cs="宋体"/>
                <w:color w:val="auto"/>
                <w:sz w:val="21"/>
                <w:szCs w:val="21"/>
                <w:highlight w:val="none"/>
              </w:rPr>
            </w:pPr>
          </w:p>
        </w:tc>
        <w:tc>
          <w:tcPr>
            <w:tcW w:w="1714" w:type="dxa"/>
            <w:vAlign w:val="center"/>
          </w:tcPr>
          <w:p w14:paraId="0CBD1A81">
            <w:pPr>
              <w:keepNext w:val="0"/>
              <w:keepLines w:val="0"/>
              <w:widowControl/>
              <w:suppressLineNumbers w:val="0"/>
              <w:jc w:val="center"/>
              <w:textAlignment w:val="top"/>
              <w:rPr>
                <w:rFonts w:hint="eastAsia" w:ascii="宋体" w:hAnsi="宋体" w:eastAsia="宋体" w:cs="宋体"/>
                <w:b w:val="0"/>
                <w:bCs w:val="0"/>
                <w:i w:val="0"/>
                <w:iCs w:val="0"/>
                <w:color w:val="auto"/>
                <w:kern w:val="2"/>
                <w:sz w:val="21"/>
                <w:szCs w:val="21"/>
                <w:highlight w:val="none"/>
                <w:u w:val="none"/>
                <w:lang w:val="en-US" w:eastAsia="zh-CN" w:bidi="ar-SA"/>
              </w:rPr>
            </w:pPr>
            <w:r>
              <w:rPr>
                <w:rFonts w:hint="eastAsia" w:ascii="宋体" w:hAnsi="宋体" w:eastAsia="宋体" w:cs="宋体"/>
                <w:b w:val="0"/>
                <w:bCs w:val="0"/>
                <w:i w:val="0"/>
                <w:iCs w:val="0"/>
                <w:color w:val="auto"/>
                <w:kern w:val="0"/>
                <w:sz w:val="21"/>
                <w:szCs w:val="21"/>
                <w:highlight w:val="none"/>
                <w:u w:val="none"/>
                <w:lang w:val="en-US" w:eastAsia="zh-CN" w:bidi="ar"/>
              </w:rPr>
              <w:t>定制文件柜２</w:t>
            </w:r>
          </w:p>
        </w:tc>
        <w:tc>
          <w:tcPr>
            <w:tcW w:w="1080" w:type="dxa"/>
            <w:vAlign w:val="center"/>
          </w:tcPr>
          <w:p w14:paraId="6E2828D2">
            <w:pPr>
              <w:keepNext w:val="0"/>
              <w:keepLines w:val="0"/>
              <w:widowControl/>
              <w:suppressLineNumbers w:val="0"/>
              <w:jc w:val="center"/>
              <w:textAlignment w:val="center"/>
              <w:rPr>
                <w:rFonts w:hint="eastAsia" w:ascii="宋体" w:hAnsi="宋体" w:eastAsia="宋体" w:cs="宋体"/>
                <w:b w:val="0"/>
                <w:bCs w:val="0"/>
                <w:i w:val="0"/>
                <w:iCs w:val="0"/>
                <w:color w:val="auto"/>
                <w:kern w:val="2"/>
                <w:sz w:val="21"/>
                <w:szCs w:val="21"/>
                <w:highlight w:val="none"/>
                <w:u w:val="none"/>
                <w:lang w:val="en-US" w:eastAsia="zh-CN" w:bidi="ar-SA"/>
              </w:rPr>
            </w:pPr>
            <w:r>
              <w:rPr>
                <w:rFonts w:hint="eastAsia" w:ascii="宋体" w:hAnsi="宋体" w:eastAsia="宋体" w:cs="宋体"/>
                <w:b w:val="0"/>
                <w:bCs w:val="0"/>
                <w:i w:val="0"/>
                <w:iCs w:val="0"/>
                <w:color w:val="auto"/>
                <w:kern w:val="0"/>
                <w:sz w:val="21"/>
                <w:szCs w:val="21"/>
                <w:highlight w:val="none"/>
                <w:u w:val="none"/>
                <w:lang w:val="en-US" w:eastAsia="zh-CN" w:bidi="ar"/>
              </w:rPr>
              <w:t>128</w:t>
            </w:r>
          </w:p>
        </w:tc>
        <w:tc>
          <w:tcPr>
            <w:tcW w:w="960" w:type="dxa"/>
            <w:vAlign w:val="center"/>
          </w:tcPr>
          <w:p w14:paraId="435A0EE3">
            <w:pPr>
              <w:keepNext w:val="0"/>
              <w:keepLines w:val="0"/>
              <w:widowControl/>
              <w:suppressLineNumbers w:val="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个</w:t>
            </w:r>
          </w:p>
        </w:tc>
        <w:tc>
          <w:tcPr>
            <w:tcW w:w="4816" w:type="dxa"/>
            <w:vAlign w:val="center"/>
          </w:tcPr>
          <w:p w14:paraId="170C25C0">
            <w:pPr>
              <w:keepNext w:val="0"/>
              <w:keepLines w:val="0"/>
              <w:widowControl/>
              <w:suppressLineNumbers w:val="0"/>
              <w:jc w:val="left"/>
              <w:textAlignment w:val="center"/>
              <w:rPr>
                <w:rFonts w:hint="eastAsia" w:ascii="宋体" w:hAnsi="宋体" w:eastAsia="宋体" w:cs="宋体"/>
                <w:b w:val="0"/>
                <w:bCs w:val="0"/>
                <w:i w:val="0"/>
                <w:iCs w:val="0"/>
                <w:color w:val="auto"/>
                <w:kern w:val="2"/>
                <w:sz w:val="21"/>
                <w:szCs w:val="21"/>
                <w:highlight w:val="none"/>
                <w:u w:val="none"/>
                <w:lang w:val="en-US" w:eastAsia="zh-CN" w:bidi="ar-SA"/>
              </w:rPr>
            </w:pPr>
            <w:r>
              <w:rPr>
                <w:rFonts w:hint="eastAsia" w:ascii="宋体" w:hAnsi="宋体" w:eastAsia="宋体" w:cs="宋体"/>
                <w:b w:val="0"/>
                <w:bCs w:val="0"/>
                <w:i w:val="0"/>
                <w:iCs w:val="0"/>
                <w:color w:val="auto"/>
                <w:kern w:val="0"/>
                <w:sz w:val="21"/>
                <w:szCs w:val="21"/>
                <w:highlight w:val="none"/>
                <w:u w:val="none"/>
                <w:lang w:val="en-US" w:eastAsia="zh-CN" w:bidi="ar"/>
              </w:rPr>
              <w:t>门诊医技楼1F楼层收费:挂号收费9个、 楼层采血5个、急诊科:急诊收费1个、诊断室5个；   门诊医技楼2F:挂号收费9个、 楼层采血5个；                    门诊医技楼 3F:生活区6个、会议室6个、挂号收费9个、 楼层采血5个、远程会议6个；门诊医技楼4F:介入中心会议8个、挂号收费9个、 楼层采血3个、会议室4个；               门诊医技楼5F手术室医辅区:会议室10个、护士办2个、挂号收费9个、熏蒸 1个、推拿4个、针灸4个、中医治疗室8个</w:t>
            </w:r>
          </w:p>
        </w:tc>
        <w:tc>
          <w:tcPr>
            <w:tcW w:w="2006" w:type="dxa"/>
            <w:vAlign w:val="center"/>
          </w:tcPr>
          <w:p w14:paraId="3127588B">
            <w:pPr>
              <w:keepNext w:val="0"/>
              <w:keepLines w:val="0"/>
              <w:widowControl/>
              <w:suppressLineNumbers w:val="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2225" w:type="dxa"/>
            <w:vAlign w:val="center"/>
          </w:tcPr>
          <w:p w14:paraId="111D1713">
            <w:pPr>
              <w:keepNext w:val="0"/>
              <w:keepLines w:val="0"/>
              <w:widowControl/>
              <w:suppressLineNumbers w:val="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r>
      <w:tr w14:paraId="604CD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128" w:type="dxa"/>
          <w:jc w:val="center"/>
        </w:trPr>
        <w:tc>
          <w:tcPr>
            <w:tcW w:w="1046" w:type="dxa"/>
            <w:vAlign w:val="center"/>
          </w:tcPr>
          <w:p w14:paraId="37C4D331">
            <w:pPr>
              <w:keepNext w:val="0"/>
              <w:keepLines w:val="0"/>
              <w:widowControl/>
              <w:numPr>
                <w:ilvl w:val="0"/>
                <w:numId w:val="16"/>
              </w:numPr>
              <w:suppressLineNumbers w:val="0"/>
              <w:ind w:left="664" w:leftChars="0" w:hanging="454" w:firstLineChars="0"/>
              <w:jc w:val="center"/>
              <w:textAlignment w:val="center"/>
              <w:rPr>
                <w:rFonts w:hint="eastAsia" w:ascii="宋体" w:hAnsi="宋体" w:eastAsia="宋体" w:cs="宋体"/>
                <w:color w:val="auto"/>
                <w:sz w:val="21"/>
                <w:szCs w:val="21"/>
                <w:highlight w:val="none"/>
              </w:rPr>
            </w:pPr>
          </w:p>
        </w:tc>
        <w:tc>
          <w:tcPr>
            <w:tcW w:w="1714" w:type="dxa"/>
            <w:vAlign w:val="center"/>
          </w:tcPr>
          <w:p w14:paraId="3F3AA4C0">
            <w:pPr>
              <w:keepNext w:val="0"/>
              <w:keepLines w:val="0"/>
              <w:widowControl/>
              <w:suppressLineNumbers w:val="0"/>
              <w:jc w:val="center"/>
              <w:textAlignment w:val="top"/>
              <w:rPr>
                <w:rFonts w:hint="eastAsia" w:ascii="宋体" w:hAnsi="宋体" w:eastAsia="宋体" w:cs="宋体"/>
                <w:b w:val="0"/>
                <w:bCs w:val="0"/>
                <w:i w:val="0"/>
                <w:iCs w:val="0"/>
                <w:color w:val="auto"/>
                <w:kern w:val="2"/>
                <w:sz w:val="21"/>
                <w:szCs w:val="21"/>
                <w:highlight w:val="none"/>
                <w:u w:val="none"/>
                <w:lang w:val="en-US" w:eastAsia="zh-CN" w:bidi="ar-SA"/>
              </w:rPr>
            </w:pPr>
            <w:r>
              <w:rPr>
                <w:rFonts w:hint="eastAsia" w:ascii="宋体" w:hAnsi="宋体" w:eastAsia="宋体" w:cs="宋体"/>
                <w:b w:val="0"/>
                <w:bCs w:val="0"/>
                <w:i w:val="0"/>
                <w:iCs w:val="0"/>
                <w:color w:val="auto"/>
                <w:kern w:val="0"/>
                <w:sz w:val="21"/>
                <w:szCs w:val="21"/>
                <w:highlight w:val="none"/>
                <w:u w:val="none"/>
                <w:lang w:val="en-US" w:eastAsia="zh-CN" w:bidi="ar"/>
              </w:rPr>
              <w:t>钢制储物柜</w:t>
            </w:r>
          </w:p>
        </w:tc>
        <w:tc>
          <w:tcPr>
            <w:tcW w:w="1080" w:type="dxa"/>
            <w:vAlign w:val="center"/>
          </w:tcPr>
          <w:p w14:paraId="6555E3C8">
            <w:pPr>
              <w:keepNext w:val="0"/>
              <w:keepLines w:val="0"/>
              <w:widowControl/>
              <w:suppressLineNumbers w:val="0"/>
              <w:jc w:val="center"/>
              <w:textAlignment w:val="center"/>
              <w:rPr>
                <w:rFonts w:hint="eastAsia" w:ascii="宋体" w:hAnsi="宋体" w:eastAsia="宋体" w:cs="宋体"/>
                <w:b w:val="0"/>
                <w:bCs w:val="0"/>
                <w:i w:val="0"/>
                <w:iCs w:val="0"/>
                <w:color w:val="auto"/>
                <w:kern w:val="2"/>
                <w:sz w:val="21"/>
                <w:szCs w:val="21"/>
                <w:highlight w:val="none"/>
                <w:u w:val="none"/>
                <w:lang w:val="en-US" w:eastAsia="zh-CN" w:bidi="ar-SA"/>
              </w:rPr>
            </w:pPr>
            <w:r>
              <w:rPr>
                <w:rFonts w:hint="eastAsia" w:ascii="宋体" w:hAnsi="宋体" w:eastAsia="宋体" w:cs="宋体"/>
                <w:b w:val="0"/>
                <w:bCs w:val="0"/>
                <w:i w:val="0"/>
                <w:iCs w:val="0"/>
                <w:color w:val="auto"/>
                <w:kern w:val="0"/>
                <w:sz w:val="21"/>
                <w:szCs w:val="21"/>
                <w:highlight w:val="none"/>
                <w:u w:val="none"/>
                <w:lang w:val="en-US" w:eastAsia="zh-CN" w:bidi="ar"/>
              </w:rPr>
              <w:t>314</w:t>
            </w:r>
          </w:p>
        </w:tc>
        <w:tc>
          <w:tcPr>
            <w:tcW w:w="960" w:type="dxa"/>
            <w:vAlign w:val="center"/>
          </w:tcPr>
          <w:p w14:paraId="45CBBD00">
            <w:pPr>
              <w:keepNext w:val="0"/>
              <w:keepLines w:val="0"/>
              <w:widowControl/>
              <w:suppressLineNumbers w:val="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个</w:t>
            </w:r>
          </w:p>
        </w:tc>
        <w:tc>
          <w:tcPr>
            <w:tcW w:w="4816" w:type="dxa"/>
            <w:vAlign w:val="center"/>
          </w:tcPr>
          <w:p w14:paraId="65C2676B">
            <w:pPr>
              <w:keepNext w:val="0"/>
              <w:keepLines w:val="0"/>
              <w:widowControl/>
              <w:suppressLineNumbers w:val="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门诊医技楼：</w:t>
            </w:r>
          </w:p>
          <w:p w14:paraId="528EA5BD">
            <w:pPr>
              <w:keepNext w:val="0"/>
              <w:keepLines w:val="0"/>
              <w:widowControl/>
              <w:suppressLineNumbers w:val="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（地下室）B2:诊室*2间2个、阅片室13个、制模1个；</w:t>
            </w:r>
          </w:p>
          <w:p w14:paraId="2F1C8AE7">
            <w:pPr>
              <w:keepNext w:val="0"/>
              <w:keepLines w:val="0"/>
              <w:widowControl/>
              <w:suppressLineNumbers w:val="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1F:挂号收费14个、诊室17个（发热6+普通5+急诊5+急诊儿科1）、超声检查1个、调度中心2个、重建一室3个；</w:t>
            </w:r>
          </w:p>
          <w:p w14:paraId="25CBF074">
            <w:pPr>
              <w:keepNext w:val="0"/>
              <w:keepLines w:val="0"/>
              <w:widowControl/>
              <w:suppressLineNumbers w:val="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2F:筋伤诊室*22个、诊室2661个（普通2626+养生4+推拿2+针灸2+小儿推拿4+儿科4+风湿3+内分泌4+甲乳外科2+疮疡外科1+脾胃病科4+肠胃外科1+肛肠科4个）、B超/功能室*55个、抽血1个、彩超1个、一般检查室1个、妇科检查室1个、心电图/动脉硬化1个、多普勒1个、肺功能1个、骨密度1个、健康测评3个、健康调养咨询3个、健康干预5个、超声13个；</w:t>
            </w:r>
          </w:p>
          <w:p w14:paraId="3D527FF7">
            <w:pPr>
              <w:keepNext w:val="0"/>
              <w:keepLines w:val="0"/>
              <w:widowControl/>
              <w:suppressLineNumbers w:val="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3F:标准检查室10个、普通纤支镜检查室6个、肺功能5个；</w:t>
            </w:r>
          </w:p>
          <w:p w14:paraId="266E4C38">
            <w:pPr>
              <w:keepNext w:val="0"/>
              <w:keepLines w:val="0"/>
              <w:widowControl/>
              <w:suppressLineNumbers w:val="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3F:动态呼吸2个、阴性阳性患者接诊区1+1个、诊室3+28个、检查室4个、尿动力4个；</w:t>
            </w:r>
          </w:p>
          <w:p w14:paraId="3B856148">
            <w:pPr>
              <w:keepNext w:val="0"/>
              <w:keepLines w:val="0"/>
              <w:widowControl/>
              <w:suppressLineNumbers w:val="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4F:病理诊断8个、心电10个、诊室14+7个、ABR1个、噪音测试1个、超声、心电4个、麻醉复苏2个；</w:t>
            </w:r>
          </w:p>
          <w:p w14:paraId="31FA1A09">
            <w:pPr>
              <w:keepNext w:val="0"/>
              <w:keepLines w:val="0"/>
              <w:widowControl/>
              <w:suppressLineNumbers w:val="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5F:视屏剪切2个、诊室10个、检查1个、治疗室2个；</w:t>
            </w:r>
          </w:p>
          <w:p w14:paraId="36036E09">
            <w:pPr>
              <w:keepNext w:val="0"/>
              <w:keepLines w:val="0"/>
              <w:widowControl/>
              <w:suppressLineNumbers w:val="0"/>
              <w:jc w:val="left"/>
              <w:textAlignment w:val="center"/>
              <w:rPr>
                <w:rFonts w:hint="eastAsia" w:ascii="宋体" w:hAnsi="宋体" w:eastAsia="宋体" w:cs="宋体"/>
                <w:b w:val="0"/>
                <w:bCs w:val="0"/>
                <w:i w:val="0"/>
                <w:iCs w:val="0"/>
                <w:color w:val="auto"/>
                <w:kern w:val="2"/>
                <w:sz w:val="21"/>
                <w:szCs w:val="21"/>
                <w:highlight w:val="none"/>
                <w:u w:val="none"/>
                <w:lang w:val="en-US" w:eastAsia="zh-CN" w:bidi="ar-SA"/>
              </w:rPr>
            </w:pPr>
            <w:r>
              <w:rPr>
                <w:rFonts w:hint="eastAsia" w:ascii="宋体" w:hAnsi="宋体" w:eastAsia="宋体" w:cs="宋体"/>
                <w:b w:val="0"/>
                <w:bCs w:val="0"/>
                <w:i w:val="0"/>
                <w:iCs w:val="0"/>
                <w:color w:val="auto"/>
                <w:kern w:val="0"/>
                <w:sz w:val="21"/>
                <w:szCs w:val="21"/>
                <w:highlight w:val="none"/>
                <w:u w:val="none"/>
                <w:lang w:val="en-US" w:eastAsia="zh-CN" w:bidi="ar"/>
              </w:rPr>
              <w:t>6F:吞咽/言语3个、四维牵引区1个、蒸熏室1个、针灸室3个、治疗室5个（心理1+音乐1+认知1+言语1+吞咽1）、义肢/支具6个、蜡疗/水疗2个</w:t>
            </w:r>
          </w:p>
        </w:tc>
        <w:tc>
          <w:tcPr>
            <w:tcW w:w="2006" w:type="dxa"/>
            <w:vAlign w:val="center"/>
          </w:tcPr>
          <w:p w14:paraId="6E9D0663">
            <w:pPr>
              <w:keepNext w:val="0"/>
              <w:keepLines w:val="0"/>
              <w:widowControl/>
              <w:suppressLineNumbers w:val="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2225" w:type="dxa"/>
            <w:vAlign w:val="center"/>
          </w:tcPr>
          <w:p w14:paraId="6E718B86">
            <w:pPr>
              <w:keepNext w:val="0"/>
              <w:keepLines w:val="0"/>
              <w:widowControl/>
              <w:suppressLineNumbers w:val="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r>
      <w:tr w14:paraId="4C352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128" w:type="dxa"/>
          <w:jc w:val="center"/>
        </w:trPr>
        <w:tc>
          <w:tcPr>
            <w:tcW w:w="1046" w:type="dxa"/>
            <w:vAlign w:val="center"/>
          </w:tcPr>
          <w:p w14:paraId="4D1C8923">
            <w:pPr>
              <w:keepNext w:val="0"/>
              <w:keepLines w:val="0"/>
              <w:widowControl/>
              <w:numPr>
                <w:ilvl w:val="0"/>
                <w:numId w:val="16"/>
              </w:numPr>
              <w:suppressLineNumbers w:val="0"/>
              <w:ind w:left="664" w:leftChars="0" w:hanging="454" w:firstLineChars="0"/>
              <w:jc w:val="center"/>
              <w:textAlignment w:val="center"/>
              <w:rPr>
                <w:rFonts w:hint="eastAsia" w:ascii="宋体" w:hAnsi="宋体" w:eastAsia="宋体" w:cs="宋体"/>
                <w:color w:val="auto"/>
                <w:sz w:val="21"/>
                <w:szCs w:val="21"/>
                <w:highlight w:val="none"/>
              </w:rPr>
            </w:pPr>
          </w:p>
        </w:tc>
        <w:tc>
          <w:tcPr>
            <w:tcW w:w="1714" w:type="dxa"/>
            <w:vAlign w:val="center"/>
          </w:tcPr>
          <w:p w14:paraId="617BD61D">
            <w:pPr>
              <w:keepNext w:val="0"/>
              <w:keepLines w:val="0"/>
              <w:widowControl/>
              <w:suppressLineNumbers w:val="0"/>
              <w:jc w:val="center"/>
              <w:textAlignment w:val="top"/>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b w:val="0"/>
                <w:bCs w:val="0"/>
                <w:i w:val="0"/>
                <w:iCs w:val="0"/>
                <w:color w:val="auto"/>
                <w:kern w:val="0"/>
                <w:sz w:val="21"/>
                <w:szCs w:val="21"/>
                <w:highlight w:val="none"/>
                <w:u w:val="none"/>
                <w:lang w:val="en-US" w:eastAsia="zh-CN" w:bidi="ar"/>
              </w:rPr>
              <w:t>茶水柜</w:t>
            </w:r>
          </w:p>
        </w:tc>
        <w:tc>
          <w:tcPr>
            <w:tcW w:w="1080" w:type="dxa"/>
            <w:vAlign w:val="center"/>
          </w:tcPr>
          <w:p w14:paraId="7B3C4892">
            <w:pPr>
              <w:keepNext w:val="0"/>
              <w:keepLines w:val="0"/>
              <w:widowControl/>
              <w:suppressLineNumbers w:val="0"/>
              <w:jc w:val="center"/>
              <w:textAlignment w:val="center"/>
              <w:rPr>
                <w:rFonts w:hint="eastAsia" w:ascii="宋体" w:hAnsi="宋体" w:eastAsia="宋体" w:cs="宋体"/>
                <w:b w:val="0"/>
                <w:bCs w:val="0"/>
                <w:i w:val="0"/>
                <w:iCs w:val="0"/>
                <w:color w:val="auto"/>
                <w:kern w:val="2"/>
                <w:sz w:val="21"/>
                <w:szCs w:val="21"/>
                <w:highlight w:val="none"/>
                <w:u w:val="none"/>
                <w:lang w:val="en-US" w:eastAsia="zh-CN" w:bidi="ar-SA"/>
              </w:rPr>
            </w:pPr>
            <w:r>
              <w:rPr>
                <w:rFonts w:hint="eastAsia" w:ascii="宋体" w:hAnsi="宋体" w:eastAsia="宋体" w:cs="宋体"/>
                <w:b w:val="0"/>
                <w:bCs w:val="0"/>
                <w:i w:val="0"/>
                <w:iCs w:val="0"/>
                <w:color w:val="auto"/>
                <w:kern w:val="0"/>
                <w:sz w:val="21"/>
                <w:szCs w:val="21"/>
                <w:highlight w:val="none"/>
                <w:u w:val="none"/>
                <w:lang w:val="en-US" w:eastAsia="zh-CN" w:bidi="ar"/>
              </w:rPr>
              <w:t>2</w:t>
            </w:r>
          </w:p>
        </w:tc>
        <w:tc>
          <w:tcPr>
            <w:tcW w:w="960" w:type="dxa"/>
            <w:vAlign w:val="center"/>
          </w:tcPr>
          <w:p w14:paraId="7DF01177">
            <w:pPr>
              <w:keepNext w:val="0"/>
              <w:keepLines w:val="0"/>
              <w:widowControl/>
              <w:suppressLineNumbers w:val="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张</w:t>
            </w:r>
          </w:p>
        </w:tc>
        <w:tc>
          <w:tcPr>
            <w:tcW w:w="4816" w:type="dxa"/>
            <w:vAlign w:val="center"/>
          </w:tcPr>
          <w:p w14:paraId="6D918B27">
            <w:pPr>
              <w:keepNext w:val="0"/>
              <w:keepLines w:val="0"/>
              <w:widowControl/>
              <w:suppressLineNumbers w:val="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（地下室）B2放疗科:阅片室1张</w:t>
            </w:r>
          </w:p>
          <w:p w14:paraId="414A1846">
            <w:pPr>
              <w:keepNext w:val="0"/>
              <w:keepLines w:val="0"/>
              <w:widowControl/>
              <w:suppressLineNumbers w:val="0"/>
              <w:jc w:val="left"/>
              <w:textAlignment w:val="center"/>
              <w:rPr>
                <w:rFonts w:hint="eastAsia" w:ascii="宋体" w:hAnsi="宋体" w:eastAsia="宋体" w:cs="宋体"/>
                <w:b w:val="0"/>
                <w:bCs w:val="0"/>
                <w:i w:val="0"/>
                <w:iCs w:val="0"/>
                <w:color w:val="auto"/>
                <w:kern w:val="2"/>
                <w:sz w:val="21"/>
                <w:szCs w:val="21"/>
                <w:highlight w:val="none"/>
                <w:u w:val="none"/>
                <w:lang w:val="en-US" w:eastAsia="zh-CN" w:bidi="ar-SA"/>
              </w:rPr>
            </w:pPr>
            <w:r>
              <w:rPr>
                <w:rFonts w:hint="eastAsia" w:ascii="宋体" w:hAnsi="宋体" w:eastAsia="宋体" w:cs="宋体"/>
                <w:b w:val="0"/>
                <w:bCs w:val="0"/>
                <w:i w:val="0"/>
                <w:iCs w:val="0"/>
                <w:color w:val="auto"/>
                <w:kern w:val="0"/>
                <w:sz w:val="21"/>
                <w:szCs w:val="21"/>
                <w:highlight w:val="none"/>
                <w:u w:val="none"/>
                <w:lang w:val="en-US" w:eastAsia="zh-CN" w:bidi="ar"/>
              </w:rPr>
              <w:t>门诊医技楼1F放射科一区:阅片室1张</w:t>
            </w:r>
          </w:p>
        </w:tc>
        <w:tc>
          <w:tcPr>
            <w:tcW w:w="2006" w:type="dxa"/>
            <w:vAlign w:val="center"/>
          </w:tcPr>
          <w:p w14:paraId="770A8710">
            <w:pPr>
              <w:keepNext w:val="0"/>
              <w:keepLines w:val="0"/>
              <w:widowControl/>
              <w:suppressLineNumbers w:val="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2225" w:type="dxa"/>
            <w:vAlign w:val="center"/>
          </w:tcPr>
          <w:p w14:paraId="7EAF6C8B">
            <w:pPr>
              <w:keepNext w:val="0"/>
              <w:keepLines w:val="0"/>
              <w:widowControl/>
              <w:suppressLineNumbers w:val="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r>
      <w:tr w14:paraId="52088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128" w:type="dxa"/>
          <w:jc w:val="center"/>
        </w:trPr>
        <w:tc>
          <w:tcPr>
            <w:tcW w:w="1046" w:type="dxa"/>
            <w:vAlign w:val="center"/>
          </w:tcPr>
          <w:p w14:paraId="514374A0">
            <w:pPr>
              <w:keepNext w:val="0"/>
              <w:keepLines w:val="0"/>
              <w:widowControl/>
              <w:numPr>
                <w:ilvl w:val="0"/>
                <w:numId w:val="16"/>
              </w:numPr>
              <w:suppressLineNumbers w:val="0"/>
              <w:ind w:left="664" w:leftChars="0" w:hanging="454" w:firstLineChars="0"/>
              <w:jc w:val="center"/>
              <w:textAlignment w:val="center"/>
              <w:rPr>
                <w:rFonts w:hint="eastAsia" w:ascii="宋体" w:hAnsi="宋体" w:eastAsia="宋体" w:cs="宋体"/>
                <w:color w:val="auto"/>
                <w:sz w:val="21"/>
                <w:szCs w:val="21"/>
                <w:highlight w:val="none"/>
              </w:rPr>
            </w:pPr>
          </w:p>
        </w:tc>
        <w:tc>
          <w:tcPr>
            <w:tcW w:w="1714" w:type="dxa"/>
            <w:vAlign w:val="center"/>
          </w:tcPr>
          <w:p w14:paraId="3C38104B">
            <w:pPr>
              <w:keepNext w:val="0"/>
              <w:keepLines w:val="0"/>
              <w:widowControl/>
              <w:suppressLineNumbers w:val="0"/>
              <w:jc w:val="center"/>
              <w:textAlignment w:val="top"/>
              <w:rPr>
                <w:rFonts w:hint="eastAsia" w:ascii="宋体" w:hAnsi="宋体" w:eastAsia="宋体" w:cs="宋体"/>
                <w:b w:val="0"/>
                <w:bCs w:val="0"/>
                <w:i w:val="0"/>
                <w:iCs w:val="0"/>
                <w:color w:val="auto"/>
                <w:kern w:val="2"/>
                <w:sz w:val="21"/>
                <w:szCs w:val="21"/>
                <w:highlight w:val="none"/>
                <w:u w:val="none"/>
                <w:lang w:val="en-US" w:eastAsia="zh-CN" w:bidi="ar-SA"/>
              </w:rPr>
            </w:pPr>
            <w:r>
              <w:rPr>
                <w:rFonts w:hint="eastAsia" w:ascii="宋体" w:hAnsi="宋体" w:eastAsia="宋体" w:cs="宋体"/>
                <w:b w:val="0"/>
                <w:bCs w:val="0"/>
                <w:i w:val="0"/>
                <w:iCs w:val="0"/>
                <w:color w:val="auto"/>
                <w:kern w:val="0"/>
                <w:sz w:val="21"/>
                <w:szCs w:val="21"/>
                <w:highlight w:val="none"/>
                <w:u w:val="none"/>
                <w:lang w:val="en-US" w:eastAsia="zh-CN" w:bidi="ar"/>
              </w:rPr>
              <w:t>茶水柜2</w:t>
            </w:r>
          </w:p>
        </w:tc>
        <w:tc>
          <w:tcPr>
            <w:tcW w:w="1080" w:type="dxa"/>
            <w:vAlign w:val="center"/>
          </w:tcPr>
          <w:p w14:paraId="1356B312">
            <w:pPr>
              <w:keepNext w:val="0"/>
              <w:keepLines w:val="0"/>
              <w:widowControl/>
              <w:suppressLineNumbers w:val="0"/>
              <w:jc w:val="center"/>
              <w:textAlignment w:val="center"/>
              <w:rPr>
                <w:rFonts w:hint="eastAsia" w:ascii="宋体" w:hAnsi="宋体" w:eastAsia="宋体" w:cs="宋体"/>
                <w:b w:val="0"/>
                <w:bCs w:val="0"/>
                <w:i w:val="0"/>
                <w:iCs w:val="0"/>
                <w:color w:val="auto"/>
                <w:kern w:val="2"/>
                <w:sz w:val="21"/>
                <w:szCs w:val="21"/>
                <w:highlight w:val="none"/>
                <w:u w:val="none"/>
                <w:lang w:val="en-US" w:eastAsia="zh-CN" w:bidi="ar-SA"/>
              </w:rPr>
            </w:pPr>
            <w:r>
              <w:rPr>
                <w:rFonts w:hint="eastAsia" w:ascii="宋体" w:hAnsi="宋体" w:eastAsia="宋体" w:cs="宋体"/>
                <w:b w:val="0"/>
                <w:bCs w:val="0"/>
                <w:i w:val="0"/>
                <w:iCs w:val="0"/>
                <w:color w:val="auto"/>
                <w:kern w:val="0"/>
                <w:sz w:val="21"/>
                <w:szCs w:val="21"/>
                <w:highlight w:val="none"/>
                <w:u w:val="none"/>
                <w:lang w:val="en-US" w:eastAsia="zh-CN" w:bidi="ar"/>
              </w:rPr>
              <w:t>6</w:t>
            </w:r>
          </w:p>
        </w:tc>
        <w:tc>
          <w:tcPr>
            <w:tcW w:w="960" w:type="dxa"/>
            <w:vAlign w:val="center"/>
          </w:tcPr>
          <w:p w14:paraId="71B25D45">
            <w:pPr>
              <w:keepNext w:val="0"/>
              <w:keepLines w:val="0"/>
              <w:widowControl/>
              <w:suppressLineNumbers w:val="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个</w:t>
            </w:r>
          </w:p>
        </w:tc>
        <w:tc>
          <w:tcPr>
            <w:tcW w:w="4816" w:type="dxa"/>
            <w:vAlign w:val="center"/>
          </w:tcPr>
          <w:p w14:paraId="234412D8">
            <w:pPr>
              <w:keepNext w:val="0"/>
              <w:keepLines w:val="0"/>
              <w:widowControl/>
              <w:suppressLineNumbers w:val="0"/>
              <w:jc w:val="left"/>
              <w:textAlignment w:val="center"/>
              <w:rPr>
                <w:rFonts w:hint="eastAsia" w:ascii="宋体" w:hAnsi="宋体" w:eastAsia="宋体" w:cs="宋体"/>
                <w:b w:val="0"/>
                <w:bCs w:val="0"/>
                <w:i w:val="0"/>
                <w:iCs w:val="0"/>
                <w:color w:val="auto"/>
                <w:kern w:val="2"/>
                <w:sz w:val="21"/>
                <w:szCs w:val="21"/>
                <w:highlight w:val="none"/>
                <w:u w:val="none"/>
                <w:lang w:val="en-US" w:eastAsia="zh-CN" w:bidi="ar-SA"/>
              </w:rPr>
            </w:pPr>
            <w:r>
              <w:rPr>
                <w:rFonts w:hint="eastAsia" w:ascii="宋体" w:hAnsi="宋体" w:eastAsia="宋体" w:cs="宋体"/>
                <w:b w:val="0"/>
                <w:bCs w:val="0"/>
                <w:i w:val="0"/>
                <w:iCs w:val="0"/>
                <w:color w:val="auto"/>
                <w:kern w:val="0"/>
                <w:sz w:val="21"/>
                <w:szCs w:val="21"/>
                <w:highlight w:val="none"/>
                <w:u w:val="none"/>
                <w:lang w:val="en-US" w:eastAsia="zh-CN" w:bidi="ar"/>
              </w:rPr>
              <w:t>门诊医技楼3F血透中心:会议室1个；          门诊医技楼3F肾病门诊:远程会议1个；        门诊医技楼4F国医馆:休息室2个；            门诊医技楼5F:输血科会议休息1个、手术室医辅区会议室1个</w:t>
            </w:r>
          </w:p>
        </w:tc>
        <w:tc>
          <w:tcPr>
            <w:tcW w:w="2006" w:type="dxa"/>
            <w:vAlign w:val="center"/>
          </w:tcPr>
          <w:p w14:paraId="316EA404">
            <w:pPr>
              <w:keepNext w:val="0"/>
              <w:keepLines w:val="0"/>
              <w:widowControl/>
              <w:suppressLineNumbers w:val="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2225" w:type="dxa"/>
            <w:vAlign w:val="center"/>
          </w:tcPr>
          <w:p w14:paraId="2AC9A4B9">
            <w:pPr>
              <w:keepNext w:val="0"/>
              <w:keepLines w:val="0"/>
              <w:widowControl/>
              <w:suppressLineNumbers w:val="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r>
      <w:tr w14:paraId="2B9E6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128" w:type="dxa"/>
          <w:jc w:val="center"/>
        </w:trPr>
        <w:tc>
          <w:tcPr>
            <w:tcW w:w="1046" w:type="dxa"/>
            <w:vAlign w:val="center"/>
          </w:tcPr>
          <w:p w14:paraId="4A0AA382">
            <w:pPr>
              <w:keepNext w:val="0"/>
              <w:keepLines w:val="0"/>
              <w:widowControl/>
              <w:numPr>
                <w:ilvl w:val="0"/>
                <w:numId w:val="16"/>
              </w:numPr>
              <w:suppressLineNumbers w:val="0"/>
              <w:ind w:left="664" w:leftChars="0" w:hanging="454" w:firstLineChars="0"/>
              <w:jc w:val="center"/>
              <w:textAlignment w:val="center"/>
              <w:rPr>
                <w:rFonts w:hint="eastAsia" w:ascii="宋体" w:hAnsi="宋体" w:eastAsia="宋体" w:cs="宋体"/>
                <w:color w:val="auto"/>
                <w:sz w:val="21"/>
                <w:szCs w:val="21"/>
                <w:highlight w:val="none"/>
              </w:rPr>
            </w:pPr>
          </w:p>
        </w:tc>
        <w:tc>
          <w:tcPr>
            <w:tcW w:w="1714" w:type="dxa"/>
            <w:vAlign w:val="center"/>
          </w:tcPr>
          <w:p w14:paraId="196BEA9A">
            <w:pPr>
              <w:keepNext w:val="0"/>
              <w:keepLines w:val="0"/>
              <w:widowControl/>
              <w:suppressLineNumbers w:val="0"/>
              <w:jc w:val="center"/>
              <w:textAlignment w:val="top"/>
              <w:rPr>
                <w:rFonts w:hint="eastAsia" w:ascii="宋体" w:hAnsi="宋体" w:eastAsia="宋体" w:cs="宋体"/>
                <w:b w:val="0"/>
                <w:bCs w:val="0"/>
                <w:i w:val="0"/>
                <w:iCs w:val="0"/>
                <w:color w:val="auto"/>
                <w:kern w:val="2"/>
                <w:sz w:val="21"/>
                <w:szCs w:val="21"/>
                <w:highlight w:val="none"/>
                <w:u w:val="none"/>
                <w:lang w:val="en-US" w:eastAsia="zh-CN" w:bidi="ar-SA"/>
              </w:rPr>
            </w:pPr>
            <w:r>
              <w:rPr>
                <w:rFonts w:hint="eastAsia" w:ascii="宋体" w:hAnsi="宋体" w:eastAsia="宋体" w:cs="宋体"/>
                <w:b w:val="0"/>
                <w:bCs w:val="0"/>
                <w:i w:val="0"/>
                <w:iCs w:val="0"/>
                <w:color w:val="auto"/>
                <w:kern w:val="0"/>
                <w:sz w:val="21"/>
                <w:szCs w:val="21"/>
                <w:highlight w:val="none"/>
                <w:u w:val="none"/>
                <w:lang w:val="en-US" w:eastAsia="zh-CN" w:bidi="ar"/>
              </w:rPr>
              <w:t>活动三抽柜</w:t>
            </w:r>
          </w:p>
        </w:tc>
        <w:tc>
          <w:tcPr>
            <w:tcW w:w="1080" w:type="dxa"/>
            <w:vAlign w:val="center"/>
          </w:tcPr>
          <w:p w14:paraId="72942A06">
            <w:pPr>
              <w:keepNext w:val="0"/>
              <w:keepLines w:val="0"/>
              <w:widowControl/>
              <w:suppressLineNumbers w:val="0"/>
              <w:jc w:val="center"/>
              <w:textAlignment w:val="center"/>
              <w:rPr>
                <w:rFonts w:hint="eastAsia" w:ascii="宋体" w:hAnsi="宋体" w:eastAsia="宋体" w:cs="宋体"/>
                <w:b w:val="0"/>
                <w:bCs w:val="0"/>
                <w:i w:val="0"/>
                <w:iCs w:val="0"/>
                <w:color w:val="auto"/>
                <w:kern w:val="2"/>
                <w:sz w:val="21"/>
                <w:szCs w:val="21"/>
                <w:highlight w:val="none"/>
                <w:u w:val="none"/>
                <w:lang w:val="en-US" w:eastAsia="zh-CN" w:bidi="ar-SA"/>
              </w:rPr>
            </w:pPr>
            <w:r>
              <w:rPr>
                <w:rFonts w:hint="eastAsia" w:ascii="宋体" w:hAnsi="宋体" w:eastAsia="宋体" w:cs="宋体"/>
                <w:b w:val="0"/>
                <w:bCs w:val="0"/>
                <w:i w:val="0"/>
                <w:iCs w:val="0"/>
                <w:color w:val="auto"/>
                <w:kern w:val="0"/>
                <w:sz w:val="21"/>
                <w:szCs w:val="21"/>
                <w:highlight w:val="none"/>
                <w:u w:val="none"/>
                <w:lang w:val="en-US" w:eastAsia="zh-CN" w:bidi="ar"/>
              </w:rPr>
              <w:t>199</w:t>
            </w:r>
          </w:p>
        </w:tc>
        <w:tc>
          <w:tcPr>
            <w:tcW w:w="960" w:type="dxa"/>
            <w:vAlign w:val="center"/>
          </w:tcPr>
          <w:p w14:paraId="19BDC618">
            <w:pPr>
              <w:widowControl w:val="0"/>
              <w:jc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个</w:t>
            </w:r>
          </w:p>
        </w:tc>
        <w:tc>
          <w:tcPr>
            <w:tcW w:w="4816" w:type="dxa"/>
            <w:vAlign w:val="center"/>
          </w:tcPr>
          <w:p w14:paraId="352A847C">
            <w:pPr>
              <w:keepNext w:val="0"/>
              <w:keepLines w:val="0"/>
              <w:widowControl/>
              <w:suppressLineNumbers w:val="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门诊医技楼：</w:t>
            </w:r>
          </w:p>
          <w:p w14:paraId="30A8B82E">
            <w:pPr>
              <w:keepNext w:val="0"/>
              <w:keepLines w:val="0"/>
              <w:widowControl/>
              <w:suppressLineNumbers w:val="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（地下室）B2：控制室 2个、阅片8个、制模1个、被服收发中心2个；</w:t>
            </w:r>
          </w:p>
          <w:p w14:paraId="1C4E9B5A">
            <w:pPr>
              <w:keepNext w:val="0"/>
              <w:keepLines w:val="0"/>
              <w:widowControl/>
              <w:suppressLineNumbers w:val="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1F:挂号2个、急诊收费2张、调度中心8个、阅片室14个、诊断室10个；</w:t>
            </w:r>
          </w:p>
          <w:p w14:paraId="6D32B2BF">
            <w:pPr>
              <w:keepNext w:val="0"/>
              <w:keepLines w:val="0"/>
              <w:widowControl/>
              <w:suppressLineNumbers w:val="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2F:B超/功能室*55个、控制廊4个、养生12个、艾灸1个、 中药药熏区 2个、 控制室 1个、药物治疗1个、超声7个、超声（双人间）6个、麻醉恢复1个；</w:t>
            </w:r>
          </w:p>
          <w:p w14:paraId="0AC80473">
            <w:pPr>
              <w:keepNext w:val="0"/>
              <w:keepLines w:val="0"/>
              <w:widowControl/>
              <w:suppressLineNumbers w:val="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3F:阴道镜1个、诊室/检查室3个、中医治疗室1个、麻醉1+1个、标准检查室5个、普通纤支镜检查室2个、肺功能5张、动态呼吸2个、阴性阳性患者接诊区1+1个、检查室4个、尿动力2个；</w:t>
            </w:r>
          </w:p>
          <w:p w14:paraId="32CB3BC0">
            <w:pPr>
              <w:keepNext w:val="0"/>
              <w:keepLines w:val="0"/>
              <w:widowControl/>
              <w:suppressLineNumbers w:val="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4F:病理诊断17个、专家室6个、心电10个、控制室3+6个、ABR1个、检查室2+4个、镜库1个、中医综合治疗1个、测试室1个、眩晕治疗1个、超声心电4个；</w:t>
            </w:r>
          </w:p>
          <w:p w14:paraId="2D6FBEB1">
            <w:pPr>
              <w:keepNext w:val="0"/>
              <w:keepLines w:val="0"/>
              <w:widowControl/>
              <w:suppressLineNumbers w:val="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5F:视屏剪切9个、护士办10个、治疗室2个、中医治疗室*44个、控制室3个、熏蒸 1个、推拿2个、针灸2个；</w:t>
            </w:r>
          </w:p>
          <w:p w14:paraId="65F5325A">
            <w:pPr>
              <w:widowControl w:val="0"/>
              <w:jc w:val="left"/>
              <w:rPr>
                <w:rFonts w:hint="eastAsia" w:ascii="宋体" w:hAnsi="宋体" w:eastAsia="宋体" w:cs="宋体"/>
                <w:b w:val="0"/>
                <w:bCs w:val="0"/>
                <w:i w:val="0"/>
                <w:iCs w:val="0"/>
                <w:color w:val="auto"/>
                <w:kern w:val="2"/>
                <w:sz w:val="21"/>
                <w:szCs w:val="21"/>
                <w:highlight w:val="none"/>
                <w:u w:val="none"/>
                <w:lang w:val="en-US" w:eastAsia="zh-CN" w:bidi="ar-SA"/>
              </w:rPr>
            </w:pPr>
            <w:r>
              <w:rPr>
                <w:rFonts w:hint="eastAsia" w:ascii="宋体" w:hAnsi="宋体" w:eastAsia="宋体" w:cs="宋体"/>
                <w:b w:val="0"/>
                <w:bCs w:val="0"/>
                <w:i w:val="0"/>
                <w:iCs w:val="0"/>
                <w:color w:val="auto"/>
                <w:kern w:val="0"/>
                <w:sz w:val="21"/>
                <w:szCs w:val="21"/>
                <w:highlight w:val="none"/>
                <w:u w:val="none"/>
                <w:lang w:val="en-US" w:eastAsia="zh-CN" w:bidi="ar"/>
              </w:rPr>
              <w:t>6F:吞咽/言语1个、睡眠室2米、四维牵引区1个、蒸熏室1个、针灸2个、治疗室10个（OT1+2+心理1+音乐1+认知1+言语1+吞咽1+义肢/支具1+蜡疗/水疗1）</w:t>
            </w:r>
          </w:p>
        </w:tc>
        <w:tc>
          <w:tcPr>
            <w:tcW w:w="2006" w:type="dxa"/>
            <w:vAlign w:val="center"/>
          </w:tcPr>
          <w:p w14:paraId="35DAA1F3">
            <w:pPr>
              <w:widowControl w:val="0"/>
              <w:jc w:val="left"/>
              <w:rPr>
                <w:rFonts w:hint="eastAsia" w:ascii="宋体" w:hAnsi="宋体" w:eastAsia="宋体" w:cs="宋体"/>
                <w:b w:val="0"/>
                <w:bCs w:val="0"/>
                <w:i w:val="0"/>
                <w:iCs w:val="0"/>
                <w:color w:val="auto"/>
                <w:kern w:val="0"/>
                <w:sz w:val="21"/>
                <w:szCs w:val="21"/>
                <w:highlight w:val="none"/>
                <w:u w:val="none"/>
                <w:lang w:val="en-US" w:eastAsia="zh-CN" w:bidi="ar"/>
              </w:rPr>
            </w:pPr>
          </w:p>
        </w:tc>
        <w:tc>
          <w:tcPr>
            <w:tcW w:w="2225" w:type="dxa"/>
            <w:vAlign w:val="center"/>
          </w:tcPr>
          <w:p w14:paraId="0915E8B3">
            <w:pPr>
              <w:widowControl w:val="0"/>
              <w:jc w:val="left"/>
              <w:rPr>
                <w:rFonts w:hint="eastAsia" w:ascii="宋体" w:hAnsi="宋体" w:eastAsia="宋体" w:cs="宋体"/>
                <w:b w:val="0"/>
                <w:bCs w:val="0"/>
                <w:i w:val="0"/>
                <w:iCs w:val="0"/>
                <w:color w:val="auto"/>
                <w:kern w:val="0"/>
                <w:sz w:val="21"/>
                <w:szCs w:val="21"/>
                <w:highlight w:val="none"/>
                <w:u w:val="none"/>
                <w:lang w:val="en-US" w:eastAsia="zh-CN" w:bidi="ar"/>
              </w:rPr>
            </w:pPr>
          </w:p>
        </w:tc>
      </w:tr>
      <w:tr w14:paraId="22BCF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128" w:type="dxa"/>
          <w:jc w:val="center"/>
        </w:trPr>
        <w:tc>
          <w:tcPr>
            <w:tcW w:w="1046" w:type="dxa"/>
            <w:vAlign w:val="center"/>
          </w:tcPr>
          <w:p w14:paraId="7E11B867">
            <w:pPr>
              <w:keepNext w:val="0"/>
              <w:keepLines w:val="0"/>
              <w:widowControl/>
              <w:numPr>
                <w:ilvl w:val="0"/>
                <w:numId w:val="16"/>
              </w:numPr>
              <w:suppressLineNumbers w:val="0"/>
              <w:ind w:left="664" w:leftChars="0" w:hanging="454" w:firstLineChars="0"/>
              <w:jc w:val="center"/>
              <w:textAlignment w:val="center"/>
              <w:rPr>
                <w:rFonts w:hint="eastAsia" w:ascii="宋体" w:hAnsi="宋体" w:eastAsia="宋体" w:cs="宋体"/>
                <w:color w:val="auto"/>
                <w:sz w:val="21"/>
                <w:szCs w:val="21"/>
                <w:highlight w:val="none"/>
              </w:rPr>
            </w:pPr>
          </w:p>
        </w:tc>
        <w:tc>
          <w:tcPr>
            <w:tcW w:w="1714" w:type="dxa"/>
            <w:vAlign w:val="center"/>
          </w:tcPr>
          <w:p w14:paraId="4C371579">
            <w:pPr>
              <w:keepNext w:val="0"/>
              <w:keepLines w:val="0"/>
              <w:widowControl/>
              <w:suppressLineNumbers w:val="0"/>
              <w:jc w:val="center"/>
              <w:textAlignment w:val="top"/>
              <w:rPr>
                <w:rFonts w:hint="eastAsia" w:ascii="宋体" w:hAnsi="宋体" w:eastAsia="宋体" w:cs="宋体"/>
                <w:b w:val="0"/>
                <w:bCs w:val="0"/>
                <w:i w:val="0"/>
                <w:iCs w:val="0"/>
                <w:color w:val="auto"/>
                <w:kern w:val="2"/>
                <w:sz w:val="21"/>
                <w:szCs w:val="21"/>
                <w:highlight w:val="none"/>
                <w:u w:val="none"/>
                <w:lang w:val="en-US" w:eastAsia="zh-CN" w:bidi="ar-SA"/>
              </w:rPr>
            </w:pPr>
            <w:r>
              <w:rPr>
                <w:rFonts w:hint="eastAsia" w:ascii="宋体" w:hAnsi="宋体" w:eastAsia="宋体" w:cs="宋体"/>
                <w:b w:val="0"/>
                <w:bCs w:val="0"/>
                <w:i w:val="0"/>
                <w:iCs w:val="0"/>
                <w:color w:val="auto"/>
                <w:kern w:val="0"/>
                <w:sz w:val="21"/>
                <w:szCs w:val="21"/>
                <w:highlight w:val="none"/>
                <w:u w:val="none"/>
                <w:lang w:val="en-US" w:eastAsia="zh-CN" w:bidi="ar"/>
              </w:rPr>
              <w:t>小会议桌</w:t>
            </w:r>
          </w:p>
        </w:tc>
        <w:tc>
          <w:tcPr>
            <w:tcW w:w="1080" w:type="dxa"/>
            <w:vAlign w:val="center"/>
          </w:tcPr>
          <w:p w14:paraId="5B03355C">
            <w:pPr>
              <w:keepNext w:val="0"/>
              <w:keepLines w:val="0"/>
              <w:widowControl/>
              <w:suppressLineNumbers w:val="0"/>
              <w:jc w:val="center"/>
              <w:textAlignment w:val="center"/>
              <w:rPr>
                <w:rFonts w:hint="eastAsia" w:ascii="宋体" w:hAnsi="宋体" w:eastAsia="宋体" w:cs="宋体"/>
                <w:b w:val="0"/>
                <w:bCs w:val="0"/>
                <w:i w:val="0"/>
                <w:iCs w:val="0"/>
                <w:color w:val="auto"/>
                <w:kern w:val="2"/>
                <w:sz w:val="21"/>
                <w:szCs w:val="21"/>
                <w:highlight w:val="none"/>
                <w:u w:val="none"/>
                <w:lang w:val="en-US" w:eastAsia="zh-CN" w:bidi="ar-SA"/>
              </w:rPr>
            </w:pPr>
            <w:r>
              <w:rPr>
                <w:rFonts w:hint="eastAsia" w:ascii="宋体" w:hAnsi="宋体" w:eastAsia="宋体" w:cs="宋体"/>
                <w:b w:val="0"/>
                <w:bCs w:val="0"/>
                <w:i w:val="0"/>
                <w:iCs w:val="0"/>
                <w:color w:val="auto"/>
                <w:kern w:val="0"/>
                <w:sz w:val="21"/>
                <w:szCs w:val="21"/>
                <w:highlight w:val="none"/>
                <w:u w:val="none"/>
                <w:lang w:val="en-US" w:eastAsia="zh-CN" w:bidi="ar"/>
              </w:rPr>
              <w:t>4</w:t>
            </w:r>
          </w:p>
        </w:tc>
        <w:tc>
          <w:tcPr>
            <w:tcW w:w="960" w:type="dxa"/>
            <w:vAlign w:val="center"/>
          </w:tcPr>
          <w:p w14:paraId="0E4E661F">
            <w:pPr>
              <w:keepNext w:val="0"/>
              <w:keepLines w:val="0"/>
              <w:widowControl/>
              <w:suppressLineNumbers w:val="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张</w:t>
            </w:r>
          </w:p>
        </w:tc>
        <w:tc>
          <w:tcPr>
            <w:tcW w:w="4816" w:type="dxa"/>
            <w:vAlign w:val="center"/>
          </w:tcPr>
          <w:p w14:paraId="7BB4E1D0">
            <w:pPr>
              <w:keepNext w:val="0"/>
              <w:keepLines w:val="0"/>
              <w:widowControl/>
              <w:suppressLineNumbers w:val="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门诊医技楼3F:住院药房1张；</w:t>
            </w:r>
          </w:p>
          <w:p w14:paraId="33FC1233">
            <w:pPr>
              <w:keepNext w:val="0"/>
              <w:keepLines w:val="0"/>
              <w:widowControl/>
              <w:suppressLineNumbers w:val="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门诊医技楼4F:介入中心会议2张；</w:t>
            </w:r>
          </w:p>
          <w:p w14:paraId="1CDF2994">
            <w:pPr>
              <w:keepNext w:val="0"/>
              <w:keepLines w:val="0"/>
              <w:widowControl/>
              <w:suppressLineNumbers w:val="0"/>
              <w:jc w:val="left"/>
              <w:textAlignment w:val="center"/>
              <w:rPr>
                <w:rFonts w:hint="eastAsia" w:ascii="宋体" w:hAnsi="宋体" w:eastAsia="宋体" w:cs="宋体"/>
                <w:b w:val="0"/>
                <w:bCs w:val="0"/>
                <w:i w:val="0"/>
                <w:iCs w:val="0"/>
                <w:color w:val="auto"/>
                <w:kern w:val="2"/>
                <w:sz w:val="21"/>
                <w:szCs w:val="21"/>
                <w:highlight w:val="none"/>
                <w:u w:val="none"/>
                <w:lang w:val="en-US" w:eastAsia="zh-CN" w:bidi="ar-SA"/>
              </w:rPr>
            </w:pPr>
            <w:r>
              <w:rPr>
                <w:rFonts w:hint="eastAsia" w:ascii="宋体" w:hAnsi="宋体" w:eastAsia="宋体" w:cs="宋体"/>
                <w:b w:val="0"/>
                <w:bCs w:val="0"/>
                <w:i w:val="0"/>
                <w:iCs w:val="0"/>
                <w:color w:val="auto"/>
                <w:kern w:val="0"/>
                <w:sz w:val="21"/>
                <w:szCs w:val="21"/>
                <w:highlight w:val="none"/>
                <w:u w:val="none"/>
                <w:lang w:val="en-US" w:eastAsia="zh-CN" w:bidi="ar"/>
              </w:rPr>
              <w:t>门诊医技楼4F:日间手术区会议室1张</w:t>
            </w:r>
          </w:p>
        </w:tc>
        <w:tc>
          <w:tcPr>
            <w:tcW w:w="2006" w:type="dxa"/>
            <w:vAlign w:val="center"/>
          </w:tcPr>
          <w:p w14:paraId="2FF87E03">
            <w:pPr>
              <w:keepNext w:val="0"/>
              <w:keepLines w:val="0"/>
              <w:widowControl/>
              <w:suppressLineNumbers w:val="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2225" w:type="dxa"/>
            <w:vAlign w:val="center"/>
          </w:tcPr>
          <w:p w14:paraId="15CBF6F7">
            <w:pPr>
              <w:keepNext w:val="0"/>
              <w:keepLines w:val="0"/>
              <w:widowControl/>
              <w:suppressLineNumbers w:val="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r>
      <w:tr w14:paraId="5E0AE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128" w:type="dxa"/>
          <w:jc w:val="center"/>
        </w:trPr>
        <w:tc>
          <w:tcPr>
            <w:tcW w:w="1046" w:type="dxa"/>
            <w:vAlign w:val="center"/>
          </w:tcPr>
          <w:p w14:paraId="6F9B9FE0">
            <w:pPr>
              <w:keepNext w:val="0"/>
              <w:keepLines w:val="0"/>
              <w:widowControl/>
              <w:numPr>
                <w:ilvl w:val="0"/>
                <w:numId w:val="16"/>
              </w:numPr>
              <w:suppressLineNumbers w:val="0"/>
              <w:ind w:left="664" w:leftChars="0" w:hanging="454" w:firstLineChars="0"/>
              <w:jc w:val="center"/>
              <w:textAlignment w:val="center"/>
              <w:rPr>
                <w:rFonts w:hint="eastAsia" w:ascii="宋体" w:hAnsi="宋体" w:eastAsia="宋体" w:cs="宋体"/>
                <w:color w:val="auto"/>
                <w:sz w:val="21"/>
                <w:szCs w:val="21"/>
                <w:highlight w:val="none"/>
              </w:rPr>
            </w:pPr>
          </w:p>
        </w:tc>
        <w:tc>
          <w:tcPr>
            <w:tcW w:w="1714" w:type="dxa"/>
            <w:vAlign w:val="center"/>
          </w:tcPr>
          <w:p w14:paraId="5B6A4E62">
            <w:pPr>
              <w:keepNext w:val="0"/>
              <w:keepLines w:val="0"/>
              <w:widowControl/>
              <w:suppressLineNumbers w:val="0"/>
              <w:jc w:val="center"/>
              <w:textAlignment w:val="top"/>
              <w:rPr>
                <w:rFonts w:hint="eastAsia" w:ascii="宋体" w:hAnsi="宋体" w:eastAsia="宋体" w:cs="宋体"/>
                <w:b w:val="0"/>
                <w:bCs w:val="0"/>
                <w:i w:val="0"/>
                <w:iCs w:val="0"/>
                <w:color w:val="auto"/>
                <w:kern w:val="2"/>
                <w:sz w:val="21"/>
                <w:szCs w:val="21"/>
                <w:highlight w:val="none"/>
                <w:u w:val="none"/>
                <w:lang w:val="en-US" w:eastAsia="zh-CN" w:bidi="ar-SA"/>
              </w:rPr>
            </w:pPr>
            <w:r>
              <w:rPr>
                <w:rFonts w:hint="eastAsia" w:ascii="宋体" w:hAnsi="宋体" w:eastAsia="宋体" w:cs="宋体"/>
                <w:b w:val="0"/>
                <w:bCs w:val="0"/>
                <w:i w:val="0"/>
                <w:iCs w:val="0"/>
                <w:color w:val="auto"/>
                <w:kern w:val="0"/>
                <w:sz w:val="21"/>
                <w:szCs w:val="21"/>
                <w:highlight w:val="none"/>
                <w:u w:val="none"/>
                <w:lang w:val="en-US" w:eastAsia="zh-CN" w:bidi="ar"/>
              </w:rPr>
              <w:t>会议桌</w:t>
            </w:r>
          </w:p>
        </w:tc>
        <w:tc>
          <w:tcPr>
            <w:tcW w:w="1080" w:type="dxa"/>
            <w:vAlign w:val="center"/>
          </w:tcPr>
          <w:p w14:paraId="75C3AC93">
            <w:pPr>
              <w:keepNext w:val="0"/>
              <w:keepLines w:val="0"/>
              <w:widowControl/>
              <w:suppressLineNumbers w:val="0"/>
              <w:jc w:val="center"/>
              <w:textAlignment w:val="center"/>
              <w:rPr>
                <w:rFonts w:hint="eastAsia" w:ascii="宋体" w:hAnsi="宋体" w:eastAsia="宋体" w:cs="宋体"/>
                <w:b w:val="0"/>
                <w:bCs w:val="0"/>
                <w:i w:val="0"/>
                <w:iCs w:val="0"/>
                <w:color w:val="auto"/>
                <w:kern w:val="2"/>
                <w:sz w:val="21"/>
                <w:szCs w:val="21"/>
                <w:highlight w:val="none"/>
                <w:u w:val="none"/>
                <w:lang w:val="en-US" w:eastAsia="zh-CN" w:bidi="ar-SA"/>
              </w:rPr>
            </w:pPr>
            <w:r>
              <w:rPr>
                <w:rFonts w:hint="eastAsia" w:ascii="宋体" w:hAnsi="宋体" w:eastAsia="宋体" w:cs="宋体"/>
                <w:b w:val="0"/>
                <w:bCs w:val="0"/>
                <w:i w:val="0"/>
                <w:iCs w:val="0"/>
                <w:color w:val="auto"/>
                <w:kern w:val="0"/>
                <w:sz w:val="21"/>
                <w:szCs w:val="21"/>
                <w:highlight w:val="none"/>
                <w:u w:val="none"/>
                <w:lang w:val="en-US" w:eastAsia="zh-CN" w:bidi="ar"/>
              </w:rPr>
              <w:t>2</w:t>
            </w:r>
          </w:p>
        </w:tc>
        <w:tc>
          <w:tcPr>
            <w:tcW w:w="960" w:type="dxa"/>
            <w:vAlign w:val="center"/>
          </w:tcPr>
          <w:p w14:paraId="4DD33F1E">
            <w:pPr>
              <w:keepNext w:val="0"/>
              <w:keepLines w:val="0"/>
              <w:widowControl/>
              <w:suppressLineNumbers w:val="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张</w:t>
            </w:r>
          </w:p>
        </w:tc>
        <w:tc>
          <w:tcPr>
            <w:tcW w:w="4816" w:type="dxa"/>
            <w:vAlign w:val="center"/>
          </w:tcPr>
          <w:p w14:paraId="665BB7C8">
            <w:pPr>
              <w:keepNext w:val="0"/>
              <w:keepLines w:val="0"/>
              <w:widowControl/>
              <w:suppressLineNumbers w:val="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门诊医技楼1F:医调室会议室1张;</w:t>
            </w:r>
          </w:p>
          <w:p w14:paraId="5F1D611D">
            <w:pPr>
              <w:keepNext w:val="0"/>
              <w:keepLines w:val="0"/>
              <w:widowControl/>
              <w:suppressLineNumbers w:val="0"/>
              <w:jc w:val="left"/>
              <w:textAlignment w:val="center"/>
              <w:rPr>
                <w:rFonts w:hint="eastAsia" w:ascii="宋体" w:hAnsi="宋体" w:eastAsia="宋体" w:cs="宋体"/>
                <w:b w:val="0"/>
                <w:bCs w:val="0"/>
                <w:i w:val="0"/>
                <w:iCs w:val="0"/>
                <w:color w:val="auto"/>
                <w:kern w:val="2"/>
                <w:sz w:val="21"/>
                <w:szCs w:val="21"/>
                <w:highlight w:val="none"/>
                <w:u w:val="none"/>
                <w:lang w:val="en-US" w:eastAsia="zh-CN" w:bidi="ar-SA"/>
              </w:rPr>
            </w:pPr>
            <w:r>
              <w:rPr>
                <w:rFonts w:hint="eastAsia" w:ascii="宋体" w:hAnsi="宋体" w:eastAsia="宋体" w:cs="宋体"/>
                <w:b w:val="0"/>
                <w:bCs w:val="0"/>
                <w:i w:val="0"/>
                <w:iCs w:val="0"/>
                <w:color w:val="auto"/>
                <w:kern w:val="0"/>
                <w:sz w:val="21"/>
                <w:szCs w:val="21"/>
                <w:highlight w:val="none"/>
                <w:u w:val="none"/>
                <w:lang w:val="en-US" w:eastAsia="zh-CN" w:bidi="ar"/>
              </w:rPr>
              <w:t>门诊医技楼1F:警务室会议室1张</w:t>
            </w:r>
          </w:p>
        </w:tc>
        <w:tc>
          <w:tcPr>
            <w:tcW w:w="2006" w:type="dxa"/>
            <w:vAlign w:val="center"/>
          </w:tcPr>
          <w:p w14:paraId="41B57AB9">
            <w:pPr>
              <w:keepNext w:val="0"/>
              <w:keepLines w:val="0"/>
              <w:widowControl/>
              <w:suppressLineNumbers w:val="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2225" w:type="dxa"/>
            <w:vAlign w:val="center"/>
          </w:tcPr>
          <w:p w14:paraId="50A44B4C">
            <w:pPr>
              <w:keepNext w:val="0"/>
              <w:keepLines w:val="0"/>
              <w:widowControl/>
              <w:suppressLineNumbers w:val="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r>
      <w:tr w14:paraId="50E10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128" w:type="dxa"/>
          <w:jc w:val="center"/>
        </w:trPr>
        <w:tc>
          <w:tcPr>
            <w:tcW w:w="1046" w:type="dxa"/>
            <w:vAlign w:val="center"/>
          </w:tcPr>
          <w:p w14:paraId="3855E85E">
            <w:pPr>
              <w:keepNext w:val="0"/>
              <w:keepLines w:val="0"/>
              <w:widowControl/>
              <w:numPr>
                <w:ilvl w:val="0"/>
                <w:numId w:val="16"/>
              </w:numPr>
              <w:suppressLineNumbers w:val="0"/>
              <w:ind w:left="664" w:leftChars="0" w:hanging="454" w:firstLineChars="0"/>
              <w:jc w:val="center"/>
              <w:textAlignment w:val="center"/>
              <w:rPr>
                <w:rFonts w:hint="eastAsia" w:ascii="宋体" w:hAnsi="宋体" w:eastAsia="宋体" w:cs="宋体"/>
                <w:color w:val="auto"/>
                <w:sz w:val="21"/>
                <w:szCs w:val="21"/>
                <w:highlight w:val="none"/>
              </w:rPr>
            </w:pPr>
          </w:p>
        </w:tc>
        <w:tc>
          <w:tcPr>
            <w:tcW w:w="1714" w:type="dxa"/>
            <w:vAlign w:val="center"/>
          </w:tcPr>
          <w:p w14:paraId="188210D3">
            <w:pPr>
              <w:keepNext w:val="0"/>
              <w:keepLines w:val="0"/>
              <w:widowControl/>
              <w:suppressLineNumbers w:val="0"/>
              <w:jc w:val="center"/>
              <w:textAlignment w:val="top"/>
              <w:rPr>
                <w:rFonts w:hint="eastAsia" w:ascii="宋体" w:hAnsi="宋体" w:eastAsia="宋体" w:cs="宋体"/>
                <w:b w:val="0"/>
                <w:bCs w:val="0"/>
                <w:i w:val="0"/>
                <w:iCs w:val="0"/>
                <w:color w:val="auto"/>
                <w:kern w:val="2"/>
                <w:sz w:val="21"/>
                <w:szCs w:val="21"/>
                <w:highlight w:val="none"/>
                <w:u w:val="none"/>
                <w:lang w:val="en-US" w:eastAsia="zh-CN" w:bidi="ar-SA"/>
              </w:rPr>
            </w:pPr>
            <w:r>
              <w:rPr>
                <w:rFonts w:hint="eastAsia" w:ascii="宋体" w:hAnsi="宋体" w:eastAsia="宋体" w:cs="宋体"/>
                <w:b w:val="0"/>
                <w:bCs w:val="0"/>
                <w:i w:val="0"/>
                <w:iCs w:val="0"/>
                <w:color w:val="auto"/>
                <w:kern w:val="0"/>
                <w:sz w:val="21"/>
                <w:szCs w:val="21"/>
                <w:highlight w:val="none"/>
                <w:u w:val="none"/>
                <w:lang w:val="en-US" w:eastAsia="zh-CN" w:bidi="ar"/>
              </w:rPr>
              <w:t>会议桌1</w:t>
            </w:r>
          </w:p>
        </w:tc>
        <w:tc>
          <w:tcPr>
            <w:tcW w:w="1080" w:type="dxa"/>
            <w:vAlign w:val="center"/>
          </w:tcPr>
          <w:p w14:paraId="4B61CAD6">
            <w:pPr>
              <w:keepNext w:val="0"/>
              <w:keepLines w:val="0"/>
              <w:widowControl/>
              <w:suppressLineNumbers w:val="0"/>
              <w:jc w:val="center"/>
              <w:textAlignment w:val="center"/>
              <w:rPr>
                <w:rFonts w:hint="eastAsia" w:ascii="宋体" w:hAnsi="宋体" w:eastAsia="宋体" w:cs="宋体"/>
                <w:b w:val="0"/>
                <w:bCs w:val="0"/>
                <w:i w:val="0"/>
                <w:iCs w:val="0"/>
                <w:color w:val="auto"/>
                <w:kern w:val="2"/>
                <w:sz w:val="21"/>
                <w:szCs w:val="21"/>
                <w:highlight w:val="none"/>
                <w:u w:val="none"/>
                <w:lang w:val="en-US" w:eastAsia="zh-CN" w:bidi="ar-SA"/>
              </w:rPr>
            </w:pPr>
            <w:r>
              <w:rPr>
                <w:rFonts w:hint="eastAsia" w:ascii="宋体" w:hAnsi="宋体" w:eastAsia="宋体" w:cs="宋体"/>
                <w:b w:val="0"/>
                <w:bCs w:val="0"/>
                <w:i w:val="0"/>
                <w:iCs w:val="0"/>
                <w:color w:val="auto"/>
                <w:kern w:val="0"/>
                <w:sz w:val="21"/>
                <w:szCs w:val="21"/>
                <w:highlight w:val="none"/>
                <w:u w:val="none"/>
                <w:lang w:val="en-US" w:eastAsia="zh-CN" w:bidi="ar"/>
              </w:rPr>
              <w:t>1</w:t>
            </w:r>
          </w:p>
        </w:tc>
        <w:tc>
          <w:tcPr>
            <w:tcW w:w="960" w:type="dxa"/>
            <w:vAlign w:val="center"/>
          </w:tcPr>
          <w:p w14:paraId="5BCCC8B5">
            <w:pPr>
              <w:keepNext w:val="0"/>
              <w:keepLines w:val="0"/>
              <w:widowControl/>
              <w:suppressLineNumbers w:val="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张</w:t>
            </w:r>
          </w:p>
        </w:tc>
        <w:tc>
          <w:tcPr>
            <w:tcW w:w="4816" w:type="dxa"/>
            <w:vAlign w:val="center"/>
          </w:tcPr>
          <w:p w14:paraId="0BC4EEAF">
            <w:pPr>
              <w:keepNext w:val="0"/>
              <w:keepLines w:val="0"/>
              <w:widowControl/>
              <w:suppressLineNumbers w:val="0"/>
              <w:jc w:val="left"/>
              <w:textAlignment w:val="center"/>
              <w:rPr>
                <w:rFonts w:hint="eastAsia" w:ascii="宋体" w:hAnsi="宋体" w:eastAsia="宋体" w:cs="宋体"/>
                <w:b w:val="0"/>
                <w:bCs w:val="0"/>
                <w:i w:val="0"/>
                <w:iCs w:val="0"/>
                <w:color w:val="auto"/>
                <w:kern w:val="2"/>
                <w:sz w:val="21"/>
                <w:szCs w:val="21"/>
                <w:highlight w:val="none"/>
                <w:u w:val="none"/>
                <w:lang w:val="en-US" w:eastAsia="zh-CN" w:bidi="ar-SA"/>
              </w:rPr>
            </w:pPr>
            <w:r>
              <w:rPr>
                <w:rFonts w:hint="eastAsia" w:ascii="宋体" w:hAnsi="宋体" w:eastAsia="宋体" w:cs="宋体"/>
                <w:b w:val="0"/>
                <w:bCs w:val="0"/>
                <w:i w:val="0"/>
                <w:iCs w:val="0"/>
                <w:color w:val="auto"/>
                <w:kern w:val="0"/>
                <w:sz w:val="21"/>
                <w:szCs w:val="21"/>
                <w:highlight w:val="none"/>
                <w:u w:val="none"/>
                <w:lang w:val="en-US" w:eastAsia="zh-CN" w:bidi="ar"/>
              </w:rPr>
              <w:t>门诊医技楼 4F：病理科会议室1张</w:t>
            </w:r>
          </w:p>
        </w:tc>
        <w:tc>
          <w:tcPr>
            <w:tcW w:w="2006" w:type="dxa"/>
            <w:vAlign w:val="center"/>
          </w:tcPr>
          <w:p w14:paraId="0C91891D">
            <w:pPr>
              <w:keepNext w:val="0"/>
              <w:keepLines w:val="0"/>
              <w:widowControl/>
              <w:suppressLineNumbers w:val="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2225" w:type="dxa"/>
            <w:vAlign w:val="center"/>
          </w:tcPr>
          <w:p w14:paraId="6ED267A0">
            <w:pPr>
              <w:keepNext w:val="0"/>
              <w:keepLines w:val="0"/>
              <w:widowControl/>
              <w:suppressLineNumbers w:val="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r>
      <w:tr w14:paraId="16321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128" w:type="dxa"/>
          <w:jc w:val="center"/>
        </w:trPr>
        <w:tc>
          <w:tcPr>
            <w:tcW w:w="1046" w:type="dxa"/>
            <w:vAlign w:val="center"/>
          </w:tcPr>
          <w:p w14:paraId="2DD93565">
            <w:pPr>
              <w:keepNext w:val="0"/>
              <w:keepLines w:val="0"/>
              <w:widowControl/>
              <w:numPr>
                <w:ilvl w:val="0"/>
                <w:numId w:val="16"/>
              </w:numPr>
              <w:suppressLineNumbers w:val="0"/>
              <w:ind w:left="664" w:leftChars="0" w:hanging="454" w:firstLineChars="0"/>
              <w:jc w:val="center"/>
              <w:textAlignment w:val="center"/>
              <w:rPr>
                <w:rFonts w:hint="eastAsia" w:ascii="宋体" w:hAnsi="宋体" w:eastAsia="宋体" w:cs="宋体"/>
                <w:color w:val="auto"/>
                <w:sz w:val="21"/>
                <w:szCs w:val="21"/>
                <w:highlight w:val="none"/>
              </w:rPr>
            </w:pPr>
          </w:p>
        </w:tc>
        <w:tc>
          <w:tcPr>
            <w:tcW w:w="1714" w:type="dxa"/>
            <w:vAlign w:val="center"/>
          </w:tcPr>
          <w:p w14:paraId="516AB844">
            <w:pPr>
              <w:keepNext w:val="0"/>
              <w:keepLines w:val="0"/>
              <w:widowControl/>
              <w:suppressLineNumbers w:val="0"/>
              <w:jc w:val="center"/>
              <w:textAlignment w:val="top"/>
              <w:rPr>
                <w:rFonts w:hint="eastAsia" w:ascii="宋体" w:hAnsi="宋体" w:eastAsia="宋体" w:cs="宋体"/>
                <w:b w:val="0"/>
                <w:bCs w:val="0"/>
                <w:i w:val="0"/>
                <w:iCs w:val="0"/>
                <w:color w:val="auto"/>
                <w:kern w:val="2"/>
                <w:sz w:val="21"/>
                <w:szCs w:val="21"/>
                <w:highlight w:val="none"/>
                <w:u w:val="none"/>
                <w:lang w:val="en-US" w:eastAsia="zh-CN" w:bidi="ar-SA"/>
              </w:rPr>
            </w:pPr>
            <w:r>
              <w:rPr>
                <w:rFonts w:hint="eastAsia" w:ascii="宋体" w:hAnsi="宋体" w:eastAsia="宋体" w:cs="宋体"/>
                <w:b w:val="0"/>
                <w:bCs w:val="0"/>
                <w:i w:val="0"/>
                <w:iCs w:val="0"/>
                <w:color w:val="auto"/>
                <w:kern w:val="0"/>
                <w:sz w:val="21"/>
                <w:szCs w:val="21"/>
                <w:highlight w:val="none"/>
                <w:u w:val="none"/>
                <w:lang w:val="en-US" w:eastAsia="zh-CN" w:bidi="ar"/>
              </w:rPr>
              <w:t>会议桌２</w:t>
            </w:r>
          </w:p>
        </w:tc>
        <w:tc>
          <w:tcPr>
            <w:tcW w:w="1080" w:type="dxa"/>
            <w:vAlign w:val="center"/>
          </w:tcPr>
          <w:p w14:paraId="3FF43560">
            <w:pPr>
              <w:keepNext w:val="0"/>
              <w:keepLines w:val="0"/>
              <w:widowControl/>
              <w:suppressLineNumbers w:val="0"/>
              <w:jc w:val="center"/>
              <w:textAlignment w:val="center"/>
              <w:rPr>
                <w:rFonts w:hint="eastAsia" w:ascii="宋体" w:hAnsi="宋体" w:eastAsia="宋体" w:cs="宋体"/>
                <w:b w:val="0"/>
                <w:bCs w:val="0"/>
                <w:i w:val="0"/>
                <w:iCs w:val="0"/>
                <w:color w:val="auto"/>
                <w:kern w:val="2"/>
                <w:sz w:val="21"/>
                <w:szCs w:val="21"/>
                <w:highlight w:val="none"/>
                <w:u w:val="none"/>
                <w:lang w:val="en-US" w:eastAsia="zh-CN" w:bidi="ar-SA"/>
              </w:rPr>
            </w:pPr>
            <w:r>
              <w:rPr>
                <w:rFonts w:hint="eastAsia" w:ascii="宋体" w:hAnsi="宋体" w:eastAsia="宋体" w:cs="宋体"/>
                <w:b w:val="0"/>
                <w:bCs w:val="0"/>
                <w:i w:val="0"/>
                <w:iCs w:val="0"/>
                <w:color w:val="auto"/>
                <w:kern w:val="0"/>
                <w:sz w:val="21"/>
                <w:szCs w:val="21"/>
                <w:highlight w:val="none"/>
                <w:u w:val="none"/>
                <w:lang w:val="en-US" w:eastAsia="zh-CN" w:bidi="ar"/>
              </w:rPr>
              <w:t>2</w:t>
            </w:r>
          </w:p>
        </w:tc>
        <w:tc>
          <w:tcPr>
            <w:tcW w:w="960" w:type="dxa"/>
            <w:vAlign w:val="center"/>
          </w:tcPr>
          <w:p w14:paraId="74625017">
            <w:pPr>
              <w:keepNext w:val="0"/>
              <w:keepLines w:val="0"/>
              <w:widowControl/>
              <w:suppressLineNumbers w:val="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张</w:t>
            </w:r>
          </w:p>
        </w:tc>
        <w:tc>
          <w:tcPr>
            <w:tcW w:w="4816" w:type="dxa"/>
            <w:vAlign w:val="center"/>
          </w:tcPr>
          <w:p w14:paraId="684C09EE">
            <w:pPr>
              <w:keepNext w:val="0"/>
              <w:keepLines w:val="0"/>
              <w:widowControl/>
              <w:suppressLineNumbers w:val="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门诊医技楼3F:血透中心会议室1张；</w:t>
            </w:r>
          </w:p>
          <w:p w14:paraId="759A2903">
            <w:pPr>
              <w:keepNext w:val="0"/>
              <w:keepLines w:val="0"/>
              <w:widowControl/>
              <w:suppressLineNumbers w:val="0"/>
              <w:jc w:val="left"/>
              <w:textAlignment w:val="center"/>
              <w:rPr>
                <w:rFonts w:hint="eastAsia" w:ascii="宋体" w:hAnsi="宋体" w:eastAsia="宋体" w:cs="宋体"/>
                <w:b w:val="0"/>
                <w:bCs w:val="0"/>
                <w:i w:val="0"/>
                <w:iCs w:val="0"/>
                <w:color w:val="auto"/>
                <w:kern w:val="2"/>
                <w:sz w:val="21"/>
                <w:szCs w:val="21"/>
                <w:highlight w:val="none"/>
                <w:u w:val="none"/>
                <w:lang w:val="en-US" w:eastAsia="zh-CN" w:bidi="ar-SA"/>
              </w:rPr>
            </w:pPr>
            <w:r>
              <w:rPr>
                <w:rFonts w:hint="eastAsia" w:ascii="宋体" w:hAnsi="宋体" w:eastAsia="宋体" w:cs="宋体"/>
                <w:b w:val="0"/>
                <w:bCs w:val="0"/>
                <w:i w:val="0"/>
                <w:iCs w:val="0"/>
                <w:color w:val="auto"/>
                <w:kern w:val="0"/>
                <w:sz w:val="21"/>
                <w:szCs w:val="21"/>
                <w:highlight w:val="none"/>
                <w:u w:val="none"/>
                <w:lang w:val="en-US" w:eastAsia="zh-CN" w:bidi="ar"/>
              </w:rPr>
              <w:t>门诊医技楼3F:肾病门诊远程会议1张</w:t>
            </w:r>
          </w:p>
        </w:tc>
        <w:tc>
          <w:tcPr>
            <w:tcW w:w="2006" w:type="dxa"/>
            <w:vAlign w:val="center"/>
          </w:tcPr>
          <w:p w14:paraId="4DBDEDF6">
            <w:pPr>
              <w:keepNext w:val="0"/>
              <w:keepLines w:val="0"/>
              <w:widowControl/>
              <w:suppressLineNumbers w:val="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2225" w:type="dxa"/>
            <w:vAlign w:val="center"/>
          </w:tcPr>
          <w:p w14:paraId="27E8DCB1">
            <w:pPr>
              <w:keepNext w:val="0"/>
              <w:keepLines w:val="0"/>
              <w:widowControl/>
              <w:suppressLineNumbers w:val="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r>
      <w:tr w14:paraId="763D3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128" w:type="dxa"/>
          <w:jc w:val="center"/>
        </w:trPr>
        <w:tc>
          <w:tcPr>
            <w:tcW w:w="1046" w:type="dxa"/>
            <w:vAlign w:val="center"/>
          </w:tcPr>
          <w:p w14:paraId="54D12F50">
            <w:pPr>
              <w:keepNext w:val="0"/>
              <w:keepLines w:val="0"/>
              <w:widowControl/>
              <w:numPr>
                <w:ilvl w:val="0"/>
                <w:numId w:val="16"/>
              </w:numPr>
              <w:suppressLineNumbers w:val="0"/>
              <w:ind w:left="664" w:leftChars="0" w:hanging="454" w:firstLineChars="0"/>
              <w:jc w:val="center"/>
              <w:textAlignment w:val="center"/>
              <w:rPr>
                <w:rFonts w:hint="eastAsia" w:ascii="宋体" w:hAnsi="宋体" w:eastAsia="宋体" w:cs="宋体"/>
                <w:color w:val="auto"/>
                <w:sz w:val="21"/>
                <w:szCs w:val="21"/>
                <w:highlight w:val="none"/>
              </w:rPr>
            </w:pPr>
          </w:p>
        </w:tc>
        <w:tc>
          <w:tcPr>
            <w:tcW w:w="1714" w:type="dxa"/>
            <w:vAlign w:val="center"/>
          </w:tcPr>
          <w:p w14:paraId="6C687F0F">
            <w:pPr>
              <w:keepNext w:val="0"/>
              <w:keepLines w:val="0"/>
              <w:widowControl/>
              <w:suppressLineNumbers w:val="0"/>
              <w:jc w:val="center"/>
              <w:textAlignment w:val="top"/>
              <w:rPr>
                <w:rFonts w:hint="eastAsia" w:ascii="宋体" w:hAnsi="宋体" w:eastAsia="宋体" w:cs="宋体"/>
                <w:b w:val="0"/>
                <w:bCs w:val="0"/>
                <w:i w:val="0"/>
                <w:iCs w:val="0"/>
                <w:color w:val="auto"/>
                <w:kern w:val="2"/>
                <w:sz w:val="21"/>
                <w:szCs w:val="21"/>
                <w:highlight w:val="none"/>
                <w:u w:val="none"/>
                <w:lang w:val="en-US" w:eastAsia="zh-CN" w:bidi="ar-SA"/>
              </w:rPr>
            </w:pPr>
            <w:r>
              <w:rPr>
                <w:rFonts w:hint="eastAsia" w:ascii="宋体" w:hAnsi="宋体" w:eastAsia="宋体" w:cs="宋体"/>
                <w:b w:val="0"/>
                <w:bCs w:val="0"/>
                <w:i w:val="0"/>
                <w:iCs w:val="0"/>
                <w:color w:val="auto"/>
                <w:kern w:val="0"/>
                <w:sz w:val="21"/>
                <w:szCs w:val="21"/>
                <w:highlight w:val="none"/>
                <w:u w:val="none"/>
                <w:lang w:val="en-US" w:eastAsia="zh-CN" w:bidi="ar"/>
              </w:rPr>
              <w:t>会议椅１</w:t>
            </w:r>
          </w:p>
        </w:tc>
        <w:tc>
          <w:tcPr>
            <w:tcW w:w="1080" w:type="dxa"/>
            <w:vAlign w:val="center"/>
          </w:tcPr>
          <w:p w14:paraId="55F75F98">
            <w:pPr>
              <w:keepNext w:val="0"/>
              <w:keepLines w:val="0"/>
              <w:widowControl/>
              <w:suppressLineNumbers w:val="0"/>
              <w:jc w:val="center"/>
              <w:textAlignment w:val="center"/>
              <w:rPr>
                <w:rFonts w:hint="eastAsia" w:ascii="宋体" w:hAnsi="宋体" w:eastAsia="宋体" w:cs="宋体"/>
                <w:b w:val="0"/>
                <w:bCs w:val="0"/>
                <w:i w:val="0"/>
                <w:iCs w:val="0"/>
                <w:color w:val="auto"/>
                <w:kern w:val="2"/>
                <w:sz w:val="21"/>
                <w:szCs w:val="21"/>
                <w:highlight w:val="none"/>
                <w:u w:val="none"/>
                <w:lang w:val="en-US" w:eastAsia="zh-CN" w:bidi="ar-SA"/>
              </w:rPr>
            </w:pPr>
            <w:r>
              <w:rPr>
                <w:rFonts w:hint="eastAsia" w:ascii="宋体" w:hAnsi="宋体" w:eastAsia="宋体" w:cs="宋体"/>
                <w:b w:val="0"/>
                <w:bCs w:val="0"/>
                <w:i w:val="0"/>
                <w:iCs w:val="0"/>
                <w:color w:val="auto"/>
                <w:kern w:val="0"/>
                <w:sz w:val="21"/>
                <w:szCs w:val="21"/>
                <w:highlight w:val="none"/>
                <w:u w:val="none"/>
                <w:lang w:val="en-US" w:eastAsia="zh-CN" w:bidi="ar"/>
              </w:rPr>
              <w:t>86</w:t>
            </w:r>
          </w:p>
        </w:tc>
        <w:tc>
          <w:tcPr>
            <w:tcW w:w="960" w:type="dxa"/>
            <w:vAlign w:val="center"/>
          </w:tcPr>
          <w:p w14:paraId="57DC722D">
            <w:pPr>
              <w:keepNext w:val="0"/>
              <w:keepLines w:val="0"/>
              <w:widowControl/>
              <w:suppressLineNumbers w:val="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张</w:t>
            </w:r>
          </w:p>
        </w:tc>
        <w:tc>
          <w:tcPr>
            <w:tcW w:w="4816" w:type="dxa"/>
            <w:vAlign w:val="center"/>
          </w:tcPr>
          <w:p w14:paraId="0E2085F5">
            <w:pPr>
              <w:keepNext w:val="0"/>
              <w:keepLines w:val="0"/>
              <w:widowControl/>
              <w:suppressLineNumbers w:val="0"/>
              <w:jc w:val="left"/>
              <w:textAlignment w:val="center"/>
              <w:rPr>
                <w:rFonts w:hint="eastAsia" w:ascii="宋体" w:hAnsi="宋体" w:eastAsia="宋体" w:cs="宋体"/>
                <w:b w:val="0"/>
                <w:bCs w:val="0"/>
                <w:i w:val="0"/>
                <w:iCs w:val="0"/>
                <w:color w:val="auto"/>
                <w:kern w:val="2"/>
                <w:sz w:val="21"/>
                <w:szCs w:val="21"/>
                <w:highlight w:val="none"/>
                <w:u w:val="none"/>
                <w:lang w:val="en-US" w:eastAsia="zh-CN" w:bidi="ar-SA"/>
              </w:rPr>
            </w:pPr>
            <w:r>
              <w:rPr>
                <w:rFonts w:hint="eastAsia" w:ascii="宋体" w:hAnsi="宋体" w:eastAsia="宋体" w:cs="宋体"/>
                <w:b w:val="0"/>
                <w:bCs w:val="0"/>
                <w:i w:val="0"/>
                <w:iCs w:val="0"/>
                <w:color w:val="auto"/>
                <w:kern w:val="0"/>
                <w:sz w:val="21"/>
                <w:szCs w:val="21"/>
                <w:highlight w:val="none"/>
                <w:u w:val="none"/>
                <w:lang w:val="en-US" w:eastAsia="zh-CN" w:bidi="ar"/>
              </w:rPr>
              <w:t>门诊医技楼1F:医调室会议室7张、警务室会议室7张；                门诊医技楼3F:血透中心会议室18张、肾病门诊远程会议18张；          门诊医技楼4F:病理科会议室9张、介入中心会议18张、日间手术区会议室9张</w:t>
            </w:r>
          </w:p>
        </w:tc>
        <w:tc>
          <w:tcPr>
            <w:tcW w:w="2006" w:type="dxa"/>
            <w:vAlign w:val="center"/>
          </w:tcPr>
          <w:p w14:paraId="63334F56">
            <w:pPr>
              <w:keepNext w:val="0"/>
              <w:keepLines w:val="0"/>
              <w:widowControl/>
              <w:suppressLineNumbers w:val="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2225" w:type="dxa"/>
            <w:vAlign w:val="center"/>
          </w:tcPr>
          <w:p w14:paraId="535E0F1E">
            <w:pPr>
              <w:keepNext w:val="0"/>
              <w:keepLines w:val="0"/>
              <w:widowControl/>
              <w:suppressLineNumbers w:val="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r>
      <w:tr w14:paraId="08BA8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128" w:type="dxa"/>
          <w:jc w:val="center"/>
        </w:trPr>
        <w:tc>
          <w:tcPr>
            <w:tcW w:w="1046" w:type="dxa"/>
            <w:vAlign w:val="center"/>
          </w:tcPr>
          <w:p w14:paraId="65993638">
            <w:pPr>
              <w:keepNext w:val="0"/>
              <w:keepLines w:val="0"/>
              <w:widowControl/>
              <w:numPr>
                <w:ilvl w:val="0"/>
                <w:numId w:val="16"/>
              </w:numPr>
              <w:suppressLineNumbers w:val="0"/>
              <w:ind w:left="664" w:leftChars="0" w:hanging="454" w:firstLineChars="0"/>
              <w:jc w:val="center"/>
              <w:textAlignment w:val="center"/>
              <w:rPr>
                <w:rFonts w:hint="eastAsia" w:ascii="宋体" w:hAnsi="宋体" w:eastAsia="宋体" w:cs="宋体"/>
                <w:color w:val="auto"/>
                <w:sz w:val="21"/>
                <w:szCs w:val="21"/>
                <w:highlight w:val="none"/>
              </w:rPr>
            </w:pPr>
          </w:p>
        </w:tc>
        <w:tc>
          <w:tcPr>
            <w:tcW w:w="1714" w:type="dxa"/>
            <w:vAlign w:val="center"/>
          </w:tcPr>
          <w:p w14:paraId="7EC743B7">
            <w:pPr>
              <w:keepNext w:val="0"/>
              <w:keepLines w:val="0"/>
              <w:widowControl/>
              <w:suppressLineNumbers w:val="0"/>
              <w:jc w:val="center"/>
              <w:textAlignment w:val="top"/>
              <w:rPr>
                <w:rFonts w:hint="eastAsia" w:ascii="宋体" w:hAnsi="宋体" w:eastAsia="宋体" w:cs="宋体"/>
                <w:b w:val="0"/>
                <w:bCs w:val="0"/>
                <w:i w:val="0"/>
                <w:iCs w:val="0"/>
                <w:color w:val="auto"/>
                <w:kern w:val="2"/>
                <w:sz w:val="21"/>
                <w:szCs w:val="21"/>
                <w:highlight w:val="none"/>
                <w:u w:val="none"/>
                <w:lang w:val="en-US" w:eastAsia="zh-CN" w:bidi="ar-SA"/>
              </w:rPr>
            </w:pPr>
            <w:r>
              <w:rPr>
                <w:rFonts w:hint="eastAsia" w:ascii="宋体" w:hAnsi="宋体" w:eastAsia="宋体" w:cs="宋体"/>
                <w:b w:val="0"/>
                <w:bCs w:val="0"/>
                <w:i w:val="0"/>
                <w:iCs w:val="0"/>
                <w:color w:val="auto"/>
                <w:kern w:val="0"/>
                <w:sz w:val="21"/>
                <w:szCs w:val="21"/>
                <w:highlight w:val="none"/>
                <w:u w:val="none"/>
                <w:lang w:val="en-US" w:eastAsia="zh-CN" w:bidi="ar"/>
              </w:rPr>
              <w:t>示教桌（带轮可折叠）</w:t>
            </w:r>
          </w:p>
        </w:tc>
        <w:tc>
          <w:tcPr>
            <w:tcW w:w="1080" w:type="dxa"/>
            <w:vAlign w:val="center"/>
          </w:tcPr>
          <w:p w14:paraId="39059A22">
            <w:pPr>
              <w:keepNext w:val="0"/>
              <w:keepLines w:val="0"/>
              <w:widowControl/>
              <w:suppressLineNumbers w:val="0"/>
              <w:jc w:val="center"/>
              <w:textAlignment w:val="center"/>
              <w:rPr>
                <w:rFonts w:hint="eastAsia" w:ascii="宋体" w:hAnsi="宋体" w:eastAsia="宋体" w:cs="宋体"/>
                <w:b w:val="0"/>
                <w:bCs w:val="0"/>
                <w:i w:val="0"/>
                <w:iCs w:val="0"/>
                <w:color w:val="auto"/>
                <w:kern w:val="2"/>
                <w:sz w:val="21"/>
                <w:szCs w:val="21"/>
                <w:highlight w:val="none"/>
                <w:u w:val="none"/>
                <w:lang w:val="en-US" w:eastAsia="zh-CN" w:bidi="ar-SA"/>
              </w:rPr>
            </w:pPr>
            <w:r>
              <w:rPr>
                <w:rFonts w:hint="eastAsia" w:ascii="宋体" w:hAnsi="宋体" w:eastAsia="宋体" w:cs="宋体"/>
                <w:b w:val="0"/>
                <w:bCs w:val="0"/>
                <w:i w:val="0"/>
                <w:iCs w:val="0"/>
                <w:color w:val="auto"/>
                <w:kern w:val="0"/>
                <w:sz w:val="21"/>
                <w:szCs w:val="21"/>
                <w:highlight w:val="none"/>
                <w:u w:val="none"/>
                <w:lang w:val="en-US" w:eastAsia="zh-CN" w:bidi="ar"/>
              </w:rPr>
              <w:t>57</w:t>
            </w:r>
          </w:p>
        </w:tc>
        <w:tc>
          <w:tcPr>
            <w:tcW w:w="960" w:type="dxa"/>
            <w:vAlign w:val="center"/>
          </w:tcPr>
          <w:p w14:paraId="35347D4C">
            <w:pPr>
              <w:keepNext w:val="0"/>
              <w:keepLines w:val="0"/>
              <w:widowControl/>
              <w:suppressLineNumbers w:val="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张</w:t>
            </w:r>
          </w:p>
        </w:tc>
        <w:tc>
          <w:tcPr>
            <w:tcW w:w="4816" w:type="dxa"/>
            <w:vAlign w:val="center"/>
          </w:tcPr>
          <w:p w14:paraId="483EA19A">
            <w:pPr>
              <w:keepNext w:val="0"/>
              <w:keepLines w:val="0"/>
              <w:widowControl/>
              <w:suppressLineNumbers w:val="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门诊医技楼1F:调度中心培训室32张；</w:t>
            </w:r>
          </w:p>
          <w:p w14:paraId="085A5868">
            <w:pPr>
              <w:keepNext w:val="0"/>
              <w:keepLines w:val="0"/>
              <w:widowControl/>
              <w:suppressLineNumbers w:val="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门诊医技楼5F:输血科会议休息4张；</w:t>
            </w:r>
          </w:p>
          <w:p w14:paraId="4E88A56D">
            <w:pPr>
              <w:keepNext w:val="0"/>
              <w:keepLines w:val="0"/>
              <w:widowControl/>
              <w:suppressLineNumbers w:val="0"/>
              <w:jc w:val="left"/>
              <w:textAlignment w:val="center"/>
              <w:rPr>
                <w:rFonts w:hint="eastAsia" w:ascii="宋体" w:hAnsi="宋体" w:eastAsia="宋体" w:cs="宋体"/>
                <w:b w:val="0"/>
                <w:bCs w:val="0"/>
                <w:i w:val="0"/>
                <w:iCs w:val="0"/>
                <w:color w:val="auto"/>
                <w:kern w:val="2"/>
                <w:sz w:val="21"/>
                <w:szCs w:val="21"/>
                <w:highlight w:val="none"/>
                <w:u w:val="none"/>
                <w:lang w:val="en-US" w:eastAsia="zh-CN" w:bidi="ar-SA"/>
              </w:rPr>
            </w:pPr>
            <w:r>
              <w:rPr>
                <w:rFonts w:hint="eastAsia" w:ascii="宋体" w:hAnsi="宋体" w:eastAsia="宋体" w:cs="宋体"/>
                <w:b w:val="0"/>
                <w:bCs w:val="0"/>
                <w:i w:val="0"/>
                <w:iCs w:val="0"/>
                <w:color w:val="auto"/>
                <w:kern w:val="0"/>
                <w:sz w:val="21"/>
                <w:szCs w:val="21"/>
                <w:highlight w:val="none"/>
                <w:u w:val="none"/>
                <w:lang w:val="en-US" w:eastAsia="zh-CN" w:bidi="ar"/>
              </w:rPr>
              <w:t>门诊医技楼5F:手术室医辅区会议室21张</w:t>
            </w:r>
          </w:p>
        </w:tc>
        <w:tc>
          <w:tcPr>
            <w:tcW w:w="2006" w:type="dxa"/>
            <w:vAlign w:val="center"/>
          </w:tcPr>
          <w:p w14:paraId="45ABA817">
            <w:pPr>
              <w:keepNext w:val="0"/>
              <w:keepLines w:val="0"/>
              <w:widowControl/>
              <w:suppressLineNumbers w:val="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2225" w:type="dxa"/>
            <w:vAlign w:val="center"/>
          </w:tcPr>
          <w:p w14:paraId="08D2BACC">
            <w:pPr>
              <w:keepNext w:val="0"/>
              <w:keepLines w:val="0"/>
              <w:widowControl/>
              <w:suppressLineNumbers w:val="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r>
      <w:tr w14:paraId="33F81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128" w:type="dxa"/>
          <w:jc w:val="center"/>
        </w:trPr>
        <w:tc>
          <w:tcPr>
            <w:tcW w:w="1046" w:type="dxa"/>
            <w:vAlign w:val="center"/>
          </w:tcPr>
          <w:p w14:paraId="723B2159">
            <w:pPr>
              <w:keepNext w:val="0"/>
              <w:keepLines w:val="0"/>
              <w:widowControl/>
              <w:numPr>
                <w:ilvl w:val="0"/>
                <w:numId w:val="16"/>
              </w:numPr>
              <w:suppressLineNumbers w:val="0"/>
              <w:ind w:left="664" w:leftChars="0" w:hanging="454" w:firstLineChars="0"/>
              <w:jc w:val="center"/>
              <w:textAlignment w:val="center"/>
              <w:rPr>
                <w:rFonts w:hint="eastAsia" w:ascii="宋体" w:hAnsi="宋体" w:eastAsia="宋体" w:cs="宋体"/>
                <w:color w:val="auto"/>
                <w:sz w:val="21"/>
                <w:szCs w:val="21"/>
                <w:highlight w:val="none"/>
              </w:rPr>
            </w:pPr>
          </w:p>
        </w:tc>
        <w:tc>
          <w:tcPr>
            <w:tcW w:w="1714" w:type="dxa"/>
            <w:vAlign w:val="center"/>
          </w:tcPr>
          <w:p w14:paraId="2D705190">
            <w:pPr>
              <w:keepNext w:val="0"/>
              <w:keepLines w:val="0"/>
              <w:widowControl/>
              <w:suppressLineNumbers w:val="0"/>
              <w:jc w:val="center"/>
              <w:textAlignment w:val="top"/>
              <w:rPr>
                <w:rFonts w:hint="eastAsia" w:ascii="宋体" w:hAnsi="宋体" w:eastAsia="宋体" w:cs="宋体"/>
                <w:b w:val="0"/>
                <w:bCs w:val="0"/>
                <w:i w:val="0"/>
                <w:iCs w:val="0"/>
                <w:color w:val="auto"/>
                <w:kern w:val="2"/>
                <w:sz w:val="21"/>
                <w:szCs w:val="21"/>
                <w:highlight w:val="none"/>
                <w:u w:val="none"/>
                <w:lang w:val="en-US" w:eastAsia="zh-CN" w:bidi="ar-SA"/>
              </w:rPr>
            </w:pPr>
            <w:r>
              <w:rPr>
                <w:rFonts w:hint="eastAsia" w:ascii="宋体" w:hAnsi="宋体" w:eastAsia="宋体" w:cs="宋体"/>
                <w:b w:val="0"/>
                <w:bCs w:val="0"/>
                <w:i w:val="0"/>
                <w:iCs w:val="0"/>
                <w:color w:val="auto"/>
                <w:kern w:val="0"/>
                <w:sz w:val="21"/>
                <w:szCs w:val="21"/>
                <w:highlight w:val="none"/>
                <w:u w:val="none"/>
                <w:lang w:val="en-US" w:eastAsia="zh-CN" w:bidi="ar"/>
              </w:rPr>
              <w:t>培训椅</w:t>
            </w:r>
          </w:p>
        </w:tc>
        <w:tc>
          <w:tcPr>
            <w:tcW w:w="1080" w:type="dxa"/>
            <w:vAlign w:val="center"/>
          </w:tcPr>
          <w:p w14:paraId="4FE41CB5">
            <w:pPr>
              <w:keepNext w:val="0"/>
              <w:keepLines w:val="0"/>
              <w:widowControl/>
              <w:suppressLineNumbers w:val="0"/>
              <w:jc w:val="center"/>
              <w:textAlignment w:val="center"/>
              <w:rPr>
                <w:rFonts w:hint="eastAsia" w:ascii="宋体" w:hAnsi="宋体" w:eastAsia="宋体" w:cs="宋体"/>
                <w:b w:val="0"/>
                <w:bCs w:val="0"/>
                <w:i w:val="0"/>
                <w:iCs w:val="0"/>
                <w:color w:val="auto"/>
                <w:kern w:val="2"/>
                <w:sz w:val="21"/>
                <w:szCs w:val="21"/>
                <w:highlight w:val="none"/>
                <w:u w:val="none"/>
                <w:lang w:val="en-US" w:eastAsia="zh-CN" w:bidi="ar-SA"/>
              </w:rPr>
            </w:pPr>
            <w:r>
              <w:rPr>
                <w:rFonts w:hint="eastAsia" w:ascii="宋体" w:hAnsi="宋体" w:eastAsia="宋体" w:cs="宋体"/>
                <w:b w:val="0"/>
                <w:bCs w:val="0"/>
                <w:i w:val="0"/>
                <w:iCs w:val="0"/>
                <w:color w:val="auto"/>
                <w:kern w:val="0"/>
                <w:sz w:val="21"/>
                <w:szCs w:val="21"/>
                <w:highlight w:val="none"/>
                <w:u w:val="none"/>
                <w:lang w:val="en-US" w:eastAsia="zh-CN" w:bidi="ar"/>
              </w:rPr>
              <w:t>102</w:t>
            </w:r>
          </w:p>
        </w:tc>
        <w:tc>
          <w:tcPr>
            <w:tcW w:w="960" w:type="dxa"/>
            <w:vAlign w:val="center"/>
          </w:tcPr>
          <w:p w14:paraId="14FDDF1F">
            <w:pPr>
              <w:keepNext w:val="0"/>
              <w:keepLines w:val="0"/>
              <w:widowControl/>
              <w:suppressLineNumbers w:val="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张</w:t>
            </w:r>
          </w:p>
        </w:tc>
        <w:tc>
          <w:tcPr>
            <w:tcW w:w="4816" w:type="dxa"/>
            <w:vAlign w:val="center"/>
          </w:tcPr>
          <w:p w14:paraId="132510BA">
            <w:pPr>
              <w:keepNext w:val="0"/>
              <w:keepLines w:val="0"/>
              <w:widowControl/>
              <w:suppressLineNumbers w:val="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门诊医技楼1F:120调度中心培训室64张；</w:t>
            </w:r>
          </w:p>
          <w:p w14:paraId="0AC15CFA">
            <w:pPr>
              <w:keepNext w:val="0"/>
              <w:keepLines w:val="0"/>
              <w:widowControl/>
              <w:suppressLineNumbers w:val="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门诊医技楼5F:输血科会议休息8张；</w:t>
            </w:r>
          </w:p>
          <w:p w14:paraId="1EDF3F25">
            <w:pPr>
              <w:keepNext w:val="0"/>
              <w:keepLines w:val="0"/>
              <w:widowControl/>
              <w:suppressLineNumbers w:val="0"/>
              <w:jc w:val="left"/>
              <w:textAlignment w:val="center"/>
              <w:rPr>
                <w:rFonts w:hint="eastAsia" w:ascii="宋体" w:hAnsi="宋体" w:eastAsia="宋体" w:cs="宋体"/>
                <w:b w:val="0"/>
                <w:bCs w:val="0"/>
                <w:i w:val="0"/>
                <w:iCs w:val="0"/>
                <w:color w:val="auto"/>
                <w:kern w:val="2"/>
                <w:sz w:val="21"/>
                <w:szCs w:val="21"/>
                <w:highlight w:val="none"/>
                <w:u w:val="none"/>
                <w:lang w:val="en-US" w:eastAsia="zh-CN" w:bidi="ar-SA"/>
              </w:rPr>
            </w:pPr>
            <w:r>
              <w:rPr>
                <w:rFonts w:hint="eastAsia" w:ascii="宋体" w:hAnsi="宋体" w:eastAsia="宋体" w:cs="宋体"/>
                <w:b w:val="0"/>
                <w:bCs w:val="0"/>
                <w:i w:val="0"/>
                <w:iCs w:val="0"/>
                <w:color w:val="auto"/>
                <w:kern w:val="0"/>
                <w:sz w:val="21"/>
                <w:szCs w:val="21"/>
                <w:highlight w:val="none"/>
                <w:u w:val="none"/>
                <w:lang w:val="en-US" w:eastAsia="zh-CN" w:bidi="ar"/>
              </w:rPr>
              <w:t>门诊医技楼5F:手术室医辅区会议室30张</w:t>
            </w:r>
          </w:p>
        </w:tc>
        <w:tc>
          <w:tcPr>
            <w:tcW w:w="2006" w:type="dxa"/>
            <w:vAlign w:val="center"/>
          </w:tcPr>
          <w:p w14:paraId="107FA950">
            <w:pPr>
              <w:keepNext w:val="0"/>
              <w:keepLines w:val="0"/>
              <w:widowControl/>
              <w:suppressLineNumbers w:val="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2225" w:type="dxa"/>
            <w:vAlign w:val="center"/>
          </w:tcPr>
          <w:p w14:paraId="585DD3B7">
            <w:pPr>
              <w:keepNext w:val="0"/>
              <w:keepLines w:val="0"/>
              <w:widowControl/>
              <w:suppressLineNumbers w:val="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r>
      <w:tr w14:paraId="6066F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128" w:type="dxa"/>
          <w:jc w:val="center"/>
        </w:trPr>
        <w:tc>
          <w:tcPr>
            <w:tcW w:w="1046" w:type="dxa"/>
            <w:vAlign w:val="center"/>
          </w:tcPr>
          <w:p w14:paraId="6E10CEE8">
            <w:pPr>
              <w:keepNext w:val="0"/>
              <w:keepLines w:val="0"/>
              <w:widowControl/>
              <w:numPr>
                <w:ilvl w:val="0"/>
                <w:numId w:val="16"/>
              </w:numPr>
              <w:suppressLineNumbers w:val="0"/>
              <w:ind w:left="664" w:leftChars="0" w:hanging="454" w:firstLineChars="0"/>
              <w:jc w:val="center"/>
              <w:textAlignment w:val="center"/>
              <w:rPr>
                <w:rFonts w:hint="eastAsia" w:ascii="宋体" w:hAnsi="宋体" w:eastAsia="宋体" w:cs="宋体"/>
                <w:color w:val="auto"/>
                <w:sz w:val="21"/>
                <w:szCs w:val="21"/>
                <w:highlight w:val="none"/>
              </w:rPr>
            </w:pPr>
          </w:p>
        </w:tc>
        <w:tc>
          <w:tcPr>
            <w:tcW w:w="1714" w:type="dxa"/>
            <w:vAlign w:val="center"/>
          </w:tcPr>
          <w:p w14:paraId="339EB799">
            <w:pPr>
              <w:keepNext w:val="0"/>
              <w:keepLines w:val="0"/>
              <w:widowControl/>
              <w:suppressLineNumbers w:val="0"/>
              <w:jc w:val="center"/>
              <w:textAlignment w:val="top"/>
              <w:rPr>
                <w:rFonts w:hint="eastAsia" w:ascii="宋体" w:hAnsi="宋体" w:eastAsia="宋体" w:cs="宋体"/>
                <w:b w:val="0"/>
                <w:bCs w:val="0"/>
                <w:i w:val="0"/>
                <w:iCs w:val="0"/>
                <w:color w:val="auto"/>
                <w:kern w:val="2"/>
                <w:sz w:val="21"/>
                <w:szCs w:val="21"/>
                <w:highlight w:val="none"/>
                <w:u w:val="none"/>
                <w:lang w:val="en-US" w:eastAsia="zh-CN" w:bidi="ar-SA"/>
              </w:rPr>
            </w:pPr>
            <w:r>
              <w:rPr>
                <w:rFonts w:hint="eastAsia" w:ascii="宋体" w:hAnsi="宋体" w:eastAsia="宋体" w:cs="宋体"/>
                <w:b w:val="0"/>
                <w:bCs w:val="0"/>
                <w:i w:val="0"/>
                <w:iCs w:val="0"/>
                <w:color w:val="auto"/>
                <w:kern w:val="0"/>
                <w:sz w:val="21"/>
                <w:szCs w:val="21"/>
                <w:highlight w:val="none"/>
                <w:u w:val="none"/>
                <w:lang w:val="en-US" w:eastAsia="zh-CN" w:bidi="ar"/>
              </w:rPr>
              <w:t>可移动示教椅</w:t>
            </w:r>
          </w:p>
        </w:tc>
        <w:tc>
          <w:tcPr>
            <w:tcW w:w="1080" w:type="dxa"/>
            <w:vAlign w:val="center"/>
          </w:tcPr>
          <w:p w14:paraId="6A21C99E">
            <w:pPr>
              <w:keepNext w:val="0"/>
              <w:keepLines w:val="0"/>
              <w:widowControl/>
              <w:suppressLineNumbers w:val="0"/>
              <w:jc w:val="center"/>
              <w:textAlignment w:val="center"/>
              <w:rPr>
                <w:rFonts w:hint="eastAsia" w:ascii="宋体" w:hAnsi="宋体" w:eastAsia="宋体" w:cs="宋体"/>
                <w:b w:val="0"/>
                <w:bCs w:val="0"/>
                <w:i w:val="0"/>
                <w:iCs w:val="0"/>
                <w:color w:val="auto"/>
                <w:kern w:val="2"/>
                <w:sz w:val="21"/>
                <w:szCs w:val="21"/>
                <w:highlight w:val="none"/>
                <w:u w:val="none"/>
                <w:lang w:val="en-US" w:eastAsia="zh-CN" w:bidi="ar-SA"/>
              </w:rPr>
            </w:pPr>
            <w:r>
              <w:rPr>
                <w:rFonts w:hint="eastAsia" w:ascii="宋体" w:hAnsi="宋体" w:eastAsia="宋体" w:cs="宋体"/>
                <w:b w:val="0"/>
                <w:bCs w:val="0"/>
                <w:i w:val="0"/>
                <w:iCs w:val="0"/>
                <w:color w:val="auto"/>
                <w:kern w:val="0"/>
                <w:sz w:val="21"/>
                <w:szCs w:val="21"/>
                <w:highlight w:val="none"/>
                <w:u w:val="none"/>
                <w:lang w:val="en-US" w:eastAsia="zh-CN" w:bidi="ar"/>
              </w:rPr>
              <w:t>12</w:t>
            </w:r>
          </w:p>
        </w:tc>
        <w:tc>
          <w:tcPr>
            <w:tcW w:w="960" w:type="dxa"/>
            <w:vAlign w:val="center"/>
          </w:tcPr>
          <w:p w14:paraId="28DCEE77">
            <w:pPr>
              <w:keepNext w:val="0"/>
              <w:keepLines w:val="0"/>
              <w:widowControl/>
              <w:suppressLineNumbers w:val="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张</w:t>
            </w:r>
          </w:p>
        </w:tc>
        <w:tc>
          <w:tcPr>
            <w:tcW w:w="4816" w:type="dxa"/>
            <w:vAlign w:val="center"/>
          </w:tcPr>
          <w:p w14:paraId="60A90139">
            <w:pPr>
              <w:keepNext w:val="0"/>
              <w:keepLines w:val="0"/>
              <w:widowControl/>
              <w:suppressLineNumbers w:val="0"/>
              <w:jc w:val="left"/>
              <w:textAlignment w:val="center"/>
              <w:rPr>
                <w:rFonts w:hint="eastAsia" w:ascii="宋体" w:hAnsi="宋体" w:eastAsia="宋体" w:cs="宋体"/>
                <w:b w:val="0"/>
                <w:bCs w:val="0"/>
                <w:i w:val="0"/>
                <w:iCs w:val="0"/>
                <w:color w:val="auto"/>
                <w:kern w:val="2"/>
                <w:sz w:val="21"/>
                <w:szCs w:val="21"/>
                <w:highlight w:val="none"/>
                <w:u w:val="none"/>
                <w:lang w:val="en-US" w:eastAsia="zh-CN" w:bidi="ar-SA"/>
              </w:rPr>
            </w:pPr>
            <w:r>
              <w:rPr>
                <w:rFonts w:hint="eastAsia" w:ascii="宋体" w:hAnsi="宋体" w:eastAsia="宋体" w:cs="宋体"/>
                <w:b w:val="0"/>
                <w:bCs w:val="0"/>
                <w:i w:val="0"/>
                <w:iCs w:val="0"/>
                <w:color w:val="auto"/>
                <w:kern w:val="0"/>
                <w:sz w:val="21"/>
                <w:szCs w:val="21"/>
                <w:highlight w:val="none"/>
                <w:u w:val="none"/>
                <w:lang w:val="en-US" w:eastAsia="zh-CN" w:bidi="ar"/>
              </w:rPr>
              <w:t>门诊医技楼4F：病理科会议室12张</w:t>
            </w:r>
          </w:p>
        </w:tc>
        <w:tc>
          <w:tcPr>
            <w:tcW w:w="2006" w:type="dxa"/>
            <w:vAlign w:val="center"/>
          </w:tcPr>
          <w:p w14:paraId="7F3DFC64">
            <w:pPr>
              <w:keepNext w:val="0"/>
              <w:keepLines w:val="0"/>
              <w:widowControl/>
              <w:suppressLineNumbers w:val="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2225" w:type="dxa"/>
            <w:vAlign w:val="center"/>
          </w:tcPr>
          <w:p w14:paraId="0613DFBC">
            <w:pPr>
              <w:keepNext w:val="0"/>
              <w:keepLines w:val="0"/>
              <w:widowControl/>
              <w:suppressLineNumbers w:val="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r>
      <w:tr w14:paraId="1DD19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128" w:type="dxa"/>
          <w:jc w:val="center"/>
        </w:trPr>
        <w:tc>
          <w:tcPr>
            <w:tcW w:w="1046" w:type="dxa"/>
            <w:vAlign w:val="center"/>
          </w:tcPr>
          <w:p w14:paraId="2234B822">
            <w:pPr>
              <w:keepNext w:val="0"/>
              <w:keepLines w:val="0"/>
              <w:widowControl/>
              <w:numPr>
                <w:ilvl w:val="0"/>
                <w:numId w:val="16"/>
              </w:numPr>
              <w:suppressLineNumbers w:val="0"/>
              <w:ind w:left="664" w:leftChars="0" w:hanging="454" w:firstLineChars="0"/>
              <w:jc w:val="center"/>
              <w:textAlignment w:val="center"/>
              <w:rPr>
                <w:rFonts w:hint="eastAsia" w:ascii="宋体" w:hAnsi="宋体" w:eastAsia="宋体" w:cs="宋体"/>
                <w:color w:val="auto"/>
                <w:sz w:val="21"/>
                <w:szCs w:val="21"/>
                <w:highlight w:val="none"/>
              </w:rPr>
            </w:pPr>
          </w:p>
        </w:tc>
        <w:tc>
          <w:tcPr>
            <w:tcW w:w="1714" w:type="dxa"/>
            <w:vAlign w:val="center"/>
          </w:tcPr>
          <w:p w14:paraId="33F1DE07">
            <w:pPr>
              <w:keepNext w:val="0"/>
              <w:keepLines w:val="0"/>
              <w:widowControl/>
              <w:suppressLineNumbers w:val="0"/>
              <w:jc w:val="center"/>
              <w:textAlignment w:val="top"/>
              <w:rPr>
                <w:rFonts w:hint="eastAsia" w:ascii="宋体" w:hAnsi="宋体" w:eastAsia="宋体" w:cs="宋体"/>
                <w:b w:val="0"/>
                <w:bCs w:val="0"/>
                <w:i w:val="0"/>
                <w:iCs w:val="0"/>
                <w:color w:val="auto"/>
                <w:kern w:val="2"/>
                <w:sz w:val="21"/>
                <w:szCs w:val="21"/>
                <w:highlight w:val="none"/>
                <w:u w:val="none"/>
                <w:lang w:val="en-US" w:eastAsia="zh-CN" w:bidi="ar-SA"/>
              </w:rPr>
            </w:pPr>
            <w:r>
              <w:rPr>
                <w:rFonts w:hint="eastAsia" w:ascii="宋体" w:hAnsi="宋体" w:eastAsia="宋体" w:cs="宋体"/>
                <w:b w:val="0"/>
                <w:bCs w:val="0"/>
                <w:i w:val="0"/>
                <w:iCs w:val="0"/>
                <w:color w:val="auto"/>
                <w:kern w:val="0"/>
                <w:sz w:val="21"/>
                <w:szCs w:val="21"/>
                <w:highlight w:val="none"/>
                <w:u w:val="none"/>
                <w:lang w:val="en-US" w:eastAsia="zh-CN" w:bidi="ar"/>
              </w:rPr>
              <w:t>讲台</w:t>
            </w:r>
          </w:p>
        </w:tc>
        <w:tc>
          <w:tcPr>
            <w:tcW w:w="1080" w:type="dxa"/>
            <w:vAlign w:val="center"/>
          </w:tcPr>
          <w:p w14:paraId="6FA48EB5">
            <w:pPr>
              <w:keepNext w:val="0"/>
              <w:keepLines w:val="0"/>
              <w:widowControl/>
              <w:suppressLineNumbers w:val="0"/>
              <w:jc w:val="center"/>
              <w:textAlignment w:val="center"/>
              <w:rPr>
                <w:rFonts w:hint="eastAsia" w:ascii="宋体" w:hAnsi="宋体" w:eastAsia="宋体" w:cs="宋体"/>
                <w:b w:val="0"/>
                <w:bCs w:val="0"/>
                <w:i w:val="0"/>
                <w:iCs w:val="0"/>
                <w:color w:val="auto"/>
                <w:kern w:val="2"/>
                <w:sz w:val="21"/>
                <w:szCs w:val="21"/>
                <w:highlight w:val="none"/>
                <w:u w:val="none"/>
                <w:lang w:val="en-US" w:eastAsia="zh-CN" w:bidi="ar-SA"/>
              </w:rPr>
            </w:pPr>
            <w:r>
              <w:rPr>
                <w:rFonts w:hint="eastAsia" w:ascii="宋体" w:hAnsi="宋体" w:eastAsia="宋体" w:cs="宋体"/>
                <w:b w:val="0"/>
                <w:bCs w:val="0"/>
                <w:i w:val="0"/>
                <w:iCs w:val="0"/>
                <w:color w:val="auto"/>
                <w:kern w:val="0"/>
                <w:sz w:val="21"/>
                <w:szCs w:val="21"/>
                <w:highlight w:val="none"/>
                <w:u w:val="none"/>
                <w:lang w:val="en-US" w:eastAsia="zh-CN" w:bidi="ar"/>
              </w:rPr>
              <w:t>3</w:t>
            </w:r>
          </w:p>
        </w:tc>
        <w:tc>
          <w:tcPr>
            <w:tcW w:w="960" w:type="dxa"/>
            <w:vAlign w:val="center"/>
          </w:tcPr>
          <w:p w14:paraId="74EA5FF3">
            <w:pPr>
              <w:keepNext w:val="0"/>
              <w:keepLines w:val="0"/>
              <w:widowControl/>
              <w:suppressLineNumbers w:val="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个</w:t>
            </w:r>
          </w:p>
        </w:tc>
        <w:tc>
          <w:tcPr>
            <w:tcW w:w="4816" w:type="dxa"/>
            <w:vAlign w:val="center"/>
          </w:tcPr>
          <w:p w14:paraId="6A490D3F">
            <w:pPr>
              <w:keepNext w:val="0"/>
              <w:keepLines w:val="0"/>
              <w:widowControl/>
              <w:suppressLineNumbers w:val="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门诊医技楼1F:120调度中心培训室1个；</w:t>
            </w:r>
          </w:p>
          <w:p w14:paraId="0955D172">
            <w:pPr>
              <w:keepNext w:val="0"/>
              <w:keepLines w:val="0"/>
              <w:widowControl/>
              <w:suppressLineNumbers w:val="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门诊医技楼3F:肾病门诊远程会议1个；</w:t>
            </w:r>
          </w:p>
          <w:p w14:paraId="7E9ECF1B">
            <w:pPr>
              <w:keepNext w:val="0"/>
              <w:keepLines w:val="0"/>
              <w:widowControl/>
              <w:suppressLineNumbers w:val="0"/>
              <w:jc w:val="left"/>
              <w:textAlignment w:val="center"/>
              <w:rPr>
                <w:rFonts w:hint="eastAsia" w:ascii="宋体" w:hAnsi="宋体" w:eastAsia="宋体" w:cs="宋体"/>
                <w:b w:val="0"/>
                <w:bCs w:val="0"/>
                <w:i w:val="0"/>
                <w:iCs w:val="0"/>
                <w:color w:val="auto"/>
                <w:kern w:val="2"/>
                <w:sz w:val="21"/>
                <w:szCs w:val="21"/>
                <w:highlight w:val="none"/>
                <w:u w:val="none"/>
                <w:lang w:val="en-US" w:eastAsia="zh-CN" w:bidi="ar-SA"/>
              </w:rPr>
            </w:pPr>
            <w:r>
              <w:rPr>
                <w:rFonts w:hint="eastAsia" w:ascii="宋体" w:hAnsi="宋体" w:eastAsia="宋体" w:cs="宋体"/>
                <w:b w:val="0"/>
                <w:bCs w:val="0"/>
                <w:i w:val="0"/>
                <w:iCs w:val="0"/>
                <w:color w:val="auto"/>
                <w:kern w:val="0"/>
                <w:sz w:val="21"/>
                <w:szCs w:val="21"/>
                <w:highlight w:val="none"/>
                <w:u w:val="none"/>
                <w:lang w:val="en-US" w:eastAsia="zh-CN" w:bidi="ar"/>
              </w:rPr>
              <w:t>门诊医技楼5F:手术室医辅区会议室1个</w:t>
            </w:r>
          </w:p>
        </w:tc>
        <w:tc>
          <w:tcPr>
            <w:tcW w:w="2006" w:type="dxa"/>
            <w:vAlign w:val="center"/>
          </w:tcPr>
          <w:p w14:paraId="420C3CDD">
            <w:pPr>
              <w:keepNext w:val="0"/>
              <w:keepLines w:val="0"/>
              <w:widowControl/>
              <w:suppressLineNumbers w:val="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2225" w:type="dxa"/>
            <w:vAlign w:val="center"/>
          </w:tcPr>
          <w:p w14:paraId="5B98A60D">
            <w:pPr>
              <w:keepNext w:val="0"/>
              <w:keepLines w:val="0"/>
              <w:widowControl/>
              <w:suppressLineNumbers w:val="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r>
      <w:tr w14:paraId="7EE82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128" w:type="dxa"/>
          <w:jc w:val="center"/>
        </w:trPr>
        <w:tc>
          <w:tcPr>
            <w:tcW w:w="1046" w:type="dxa"/>
            <w:vAlign w:val="center"/>
          </w:tcPr>
          <w:p w14:paraId="0A8FDFE4">
            <w:pPr>
              <w:keepNext w:val="0"/>
              <w:keepLines w:val="0"/>
              <w:widowControl/>
              <w:numPr>
                <w:ilvl w:val="0"/>
                <w:numId w:val="16"/>
              </w:numPr>
              <w:suppressLineNumbers w:val="0"/>
              <w:ind w:left="664" w:leftChars="0" w:hanging="454" w:firstLineChars="0"/>
              <w:jc w:val="center"/>
              <w:textAlignment w:val="center"/>
              <w:rPr>
                <w:rFonts w:hint="eastAsia" w:ascii="宋体" w:hAnsi="宋体" w:eastAsia="宋体" w:cs="宋体"/>
                <w:color w:val="auto"/>
                <w:sz w:val="21"/>
                <w:szCs w:val="21"/>
                <w:highlight w:val="none"/>
              </w:rPr>
            </w:pPr>
          </w:p>
        </w:tc>
        <w:tc>
          <w:tcPr>
            <w:tcW w:w="1714" w:type="dxa"/>
            <w:vAlign w:val="center"/>
          </w:tcPr>
          <w:p w14:paraId="431D0830">
            <w:pPr>
              <w:keepNext w:val="0"/>
              <w:keepLines w:val="0"/>
              <w:widowControl/>
              <w:suppressLineNumbers w:val="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谈话桌</w:t>
            </w:r>
          </w:p>
        </w:tc>
        <w:tc>
          <w:tcPr>
            <w:tcW w:w="1080" w:type="dxa"/>
            <w:vAlign w:val="center"/>
          </w:tcPr>
          <w:p w14:paraId="1D8AD3F8">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11</w:t>
            </w:r>
          </w:p>
        </w:tc>
        <w:tc>
          <w:tcPr>
            <w:tcW w:w="960" w:type="dxa"/>
            <w:vAlign w:val="center"/>
          </w:tcPr>
          <w:p w14:paraId="68B01A61">
            <w:pPr>
              <w:keepNext w:val="0"/>
              <w:keepLines w:val="0"/>
              <w:widowControl/>
              <w:suppressLineNumbers w:val="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color w:val="auto"/>
                <w:kern w:val="2"/>
                <w:sz w:val="21"/>
                <w:szCs w:val="21"/>
                <w:highlight w:val="none"/>
                <w:lang w:val="en-US" w:eastAsia="zh-CN" w:bidi="ar-SA"/>
              </w:rPr>
              <w:t>张</w:t>
            </w:r>
          </w:p>
        </w:tc>
        <w:tc>
          <w:tcPr>
            <w:tcW w:w="4816" w:type="dxa"/>
            <w:vAlign w:val="center"/>
          </w:tcPr>
          <w:p w14:paraId="1AFD8C4C">
            <w:pPr>
              <w:keepNext w:val="0"/>
              <w:keepLines w:val="0"/>
              <w:widowControl/>
              <w:suppressLineNumbers w:val="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门诊医技楼 1F:谈话间1张（配2张办公椅）；门诊医技楼 2F:谈话间1张（配2张办公椅）；门诊医技楼 3F:谈话间4张（中心ICU配2张谈话椅）；门诊医技楼 4F:谈话间2张（介入中心未配椅子）、谈话2张（日间手术区配2张谈话椅）、术前谈话间1张（配3张谈话椅）</w:t>
            </w:r>
          </w:p>
        </w:tc>
        <w:tc>
          <w:tcPr>
            <w:tcW w:w="2006" w:type="dxa"/>
            <w:vAlign w:val="center"/>
          </w:tcPr>
          <w:p w14:paraId="5B5277A0">
            <w:pPr>
              <w:keepNext w:val="0"/>
              <w:keepLines w:val="0"/>
              <w:widowControl/>
              <w:suppressLineNumbers w:val="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2225" w:type="dxa"/>
            <w:vAlign w:val="center"/>
          </w:tcPr>
          <w:p w14:paraId="1AF6B49C">
            <w:pPr>
              <w:keepNext w:val="0"/>
              <w:keepLines w:val="0"/>
              <w:widowControl/>
              <w:suppressLineNumbers w:val="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r>
      <w:tr w14:paraId="712F6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128" w:type="dxa"/>
          <w:jc w:val="center"/>
        </w:trPr>
        <w:tc>
          <w:tcPr>
            <w:tcW w:w="1046" w:type="dxa"/>
            <w:vAlign w:val="center"/>
          </w:tcPr>
          <w:p w14:paraId="13D10E74">
            <w:pPr>
              <w:keepNext w:val="0"/>
              <w:keepLines w:val="0"/>
              <w:widowControl/>
              <w:numPr>
                <w:ilvl w:val="0"/>
                <w:numId w:val="16"/>
              </w:numPr>
              <w:suppressLineNumbers w:val="0"/>
              <w:ind w:left="664" w:leftChars="0" w:hanging="454" w:firstLineChars="0"/>
              <w:jc w:val="center"/>
              <w:textAlignment w:val="center"/>
              <w:rPr>
                <w:rFonts w:hint="eastAsia" w:ascii="宋体" w:hAnsi="宋体" w:eastAsia="宋体" w:cs="宋体"/>
                <w:color w:val="auto"/>
                <w:sz w:val="21"/>
                <w:szCs w:val="21"/>
                <w:highlight w:val="none"/>
              </w:rPr>
            </w:pPr>
          </w:p>
        </w:tc>
        <w:tc>
          <w:tcPr>
            <w:tcW w:w="1714" w:type="dxa"/>
            <w:vAlign w:val="center"/>
          </w:tcPr>
          <w:p w14:paraId="4DBEAA7F">
            <w:pPr>
              <w:keepNext w:val="0"/>
              <w:keepLines w:val="0"/>
              <w:widowControl/>
              <w:suppressLineNumbers w:val="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谈话椅１</w:t>
            </w:r>
          </w:p>
        </w:tc>
        <w:tc>
          <w:tcPr>
            <w:tcW w:w="1080" w:type="dxa"/>
            <w:vAlign w:val="center"/>
          </w:tcPr>
          <w:p w14:paraId="3FAC7A4B">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4</w:t>
            </w:r>
          </w:p>
        </w:tc>
        <w:tc>
          <w:tcPr>
            <w:tcW w:w="960" w:type="dxa"/>
            <w:vAlign w:val="center"/>
          </w:tcPr>
          <w:p w14:paraId="120F2233">
            <w:pPr>
              <w:keepNext w:val="0"/>
              <w:keepLines w:val="0"/>
              <w:widowControl/>
              <w:suppressLineNumbers w:val="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color w:val="auto"/>
                <w:kern w:val="2"/>
                <w:sz w:val="21"/>
                <w:szCs w:val="21"/>
                <w:highlight w:val="none"/>
                <w:lang w:val="en-US" w:eastAsia="zh-CN" w:bidi="ar-SA"/>
              </w:rPr>
              <w:t>张</w:t>
            </w:r>
          </w:p>
        </w:tc>
        <w:tc>
          <w:tcPr>
            <w:tcW w:w="4816" w:type="dxa"/>
            <w:vAlign w:val="center"/>
          </w:tcPr>
          <w:p w14:paraId="502454E4">
            <w:pPr>
              <w:keepNext w:val="0"/>
              <w:keepLines w:val="0"/>
              <w:widowControl/>
              <w:suppressLineNumbers w:val="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门诊医技楼 1F:谈话间2张（1张谈话桌配2张椅子）；门诊医技楼 2F:谈话间2张（1张谈话桌配2张椅子）；</w:t>
            </w:r>
          </w:p>
        </w:tc>
        <w:tc>
          <w:tcPr>
            <w:tcW w:w="2006" w:type="dxa"/>
            <w:vAlign w:val="center"/>
          </w:tcPr>
          <w:p w14:paraId="1B04C246">
            <w:pPr>
              <w:keepNext w:val="0"/>
              <w:keepLines w:val="0"/>
              <w:widowControl/>
              <w:suppressLineNumbers w:val="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2225" w:type="dxa"/>
            <w:vAlign w:val="center"/>
          </w:tcPr>
          <w:p w14:paraId="32AE5FEA">
            <w:pPr>
              <w:keepNext w:val="0"/>
              <w:keepLines w:val="0"/>
              <w:widowControl/>
              <w:suppressLineNumbers w:val="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r>
      <w:tr w14:paraId="6C00A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128" w:type="dxa"/>
          <w:jc w:val="center"/>
        </w:trPr>
        <w:tc>
          <w:tcPr>
            <w:tcW w:w="1046" w:type="dxa"/>
            <w:vAlign w:val="center"/>
          </w:tcPr>
          <w:p w14:paraId="110A39B1">
            <w:pPr>
              <w:keepNext w:val="0"/>
              <w:keepLines w:val="0"/>
              <w:widowControl/>
              <w:numPr>
                <w:ilvl w:val="0"/>
                <w:numId w:val="16"/>
              </w:numPr>
              <w:suppressLineNumbers w:val="0"/>
              <w:ind w:left="664" w:leftChars="0" w:hanging="454" w:firstLineChars="0"/>
              <w:jc w:val="center"/>
              <w:textAlignment w:val="center"/>
              <w:rPr>
                <w:rFonts w:hint="eastAsia" w:ascii="宋体" w:hAnsi="宋体" w:eastAsia="宋体" w:cs="宋体"/>
                <w:color w:val="auto"/>
                <w:sz w:val="21"/>
                <w:szCs w:val="21"/>
                <w:highlight w:val="none"/>
              </w:rPr>
            </w:pPr>
          </w:p>
        </w:tc>
        <w:tc>
          <w:tcPr>
            <w:tcW w:w="1714" w:type="dxa"/>
            <w:vAlign w:val="center"/>
          </w:tcPr>
          <w:p w14:paraId="4CEF0B43">
            <w:pPr>
              <w:keepNext w:val="0"/>
              <w:keepLines w:val="0"/>
              <w:widowControl/>
              <w:suppressLineNumbers w:val="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谈话椅2</w:t>
            </w:r>
          </w:p>
        </w:tc>
        <w:tc>
          <w:tcPr>
            <w:tcW w:w="1080" w:type="dxa"/>
            <w:vAlign w:val="center"/>
          </w:tcPr>
          <w:p w14:paraId="1AB859C0">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10</w:t>
            </w:r>
          </w:p>
        </w:tc>
        <w:tc>
          <w:tcPr>
            <w:tcW w:w="960" w:type="dxa"/>
            <w:vAlign w:val="center"/>
          </w:tcPr>
          <w:p w14:paraId="6FA141E0">
            <w:pPr>
              <w:keepNext w:val="0"/>
              <w:keepLines w:val="0"/>
              <w:widowControl/>
              <w:suppressLineNumbers w:val="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color w:val="auto"/>
                <w:kern w:val="2"/>
                <w:sz w:val="21"/>
                <w:szCs w:val="21"/>
                <w:highlight w:val="none"/>
                <w:lang w:val="en-US" w:eastAsia="zh-CN" w:bidi="ar-SA"/>
              </w:rPr>
              <w:t>张</w:t>
            </w:r>
          </w:p>
        </w:tc>
        <w:tc>
          <w:tcPr>
            <w:tcW w:w="4816" w:type="dxa"/>
            <w:vAlign w:val="center"/>
          </w:tcPr>
          <w:p w14:paraId="0F4DDC5A">
            <w:pPr>
              <w:keepNext w:val="0"/>
              <w:keepLines w:val="0"/>
              <w:widowControl/>
              <w:suppressLineNumbers w:val="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门诊医技楼 3F:谈话间2张（中心ICU，4张桌子2椅子）；门诊医技楼 4F:谈话间3张（病理科，没有配桌子）、谈话2张（日间手术区，谈话桌2张配2张椅子）、术前谈话间3张</w:t>
            </w:r>
          </w:p>
        </w:tc>
        <w:tc>
          <w:tcPr>
            <w:tcW w:w="2006" w:type="dxa"/>
            <w:vAlign w:val="center"/>
          </w:tcPr>
          <w:p w14:paraId="5073D1A6">
            <w:pPr>
              <w:keepNext w:val="0"/>
              <w:keepLines w:val="0"/>
              <w:widowControl/>
              <w:suppressLineNumbers w:val="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2225" w:type="dxa"/>
            <w:vAlign w:val="center"/>
          </w:tcPr>
          <w:p w14:paraId="69165287">
            <w:pPr>
              <w:keepNext w:val="0"/>
              <w:keepLines w:val="0"/>
              <w:widowControl/>
              <w:suppressLineNumbers w:val="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r>
      <w:tr w14:paraId="73854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128" w:type="dxa"/>
          <w:jc w:val="center"/>
        </w:trPr>
        <w:tc>
          <w:tcPr>
            <w:tcW w:w="1046" w:type="dxa"/>
            <w:vAlign w:val="center"/>
          </w:tcPr>
          <w:p w14:paraId="2760260B">
            <w:pPr>
              <w:keepNext w:val="0"/>
              <w:keepLines w:val="0"/>
              <w:widowControl/>
              <w:numPr>
                <w:ilvl w:val="0"/>
                <w:numId w:val="16"/>
              </w:numPr>
              <w:suppressLineNumbers w:val="0"/>
              <w:ind w:left="664" w:leftChars="0" w:hanging="454" w:firstLineChars="0"/>
              <w:jc w:val="center"/>
              <w:textAlignment w:val="center"/>
              <w:rPr>
                <w:rFonts w:hint="eastAsia" w:ascii="宋体" w:hAnsi="宋体" w:eastAsia="宋体" w:cs="宋体"/>
                <w:color w:val="auto"/>
                <w:sz w:val="21"/>
                <w:szCs w:val="21"/>
                <w:highlight w:val="none"/>
              </w:rPr>
            </w:pPr>
          </w:p>
        </w:tc>
        <w:tc>
          <w:tcPr>
            <w:tcW w:w="1714" w:type="dxa"/>
            <w:vAlign w:val="center"/>
          </w:tcPr>
          <w:p w14:paraId="272C954D">
            <w:pPr>
              <w:keepNext w:val="0"/>
              <w:keepLines w:val="0"/>
              <w:widowControl/>
              <w:suppressLineNumbers w:val="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休闲桌</w:t>
            </w:r>
          </w:p>
        </w:tc>
        <w:tc>
          <w:tcPr>
            <w:tcW w:w="1080" w:type="dxa"/>
            <w:vAlign w:val="center"/>
          </w:tcPr>
          <w:p w14:paraId="518C8D98">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w:t>
            </w:r>
          </w:p>
        </w:tc>
        <w:tc>
          <w:tcPr>
            <w:tcW w:w="960" w:type="dxa"/>
            <w:vAlign w:val="center"/>
          </w:tcPr>
          <w:p w14:paraId="2EBDDC64">
            <w:pPr>
              <w:keepNext w:val="0"/>
              <w:keepLines w:val="0"/>
              <w:widowControl/>
              <w:suppressLineNumbers w:val="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color w:val="auto"/>
                <w:kern w:val="2"/>
                <w:sz w:val="21"/>
                <w:szCs w:val="21"/>
                <w:highlight w:val="none"/>
                <w:lang w:val="en-US" w:eastAsia="zh-CN" w:bidi="ar-SA"/>
              </w:rPr>
              <w:t>张</w:t>
            </w:r>
          </w:p>
        </w:tc>
        <w:tc>
          <w:tcPr>
            <w:tcW w:w="4816" w:type="dxa"/>
            <w:vAlign w:val="center"/>
          </w:tcPr>
          <w:p w14:paraId="6BAD84AF">
            <w:pPr>
              <w:keepNext w:val="0"/>
              <w:keepLines w:val="0"/>
              <w:widowControl/>
              <w:suppressLineNumbers w:val="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门诊医技楼4F病理科:就餐休息1张</w:t>
            </w:r>
          </w:p>
        </w:tc>
        <w:tc>
          <w:tcPr>
            <w:tcW w:w="2006" w:type="dxa"/>
            <w:vAlign w:val="center"/>
          </w:tcPr>
          <w:p w14:paraId="388788DB">
            <w:pPr>
              <w:keepNext w:val="0"/>
              <w:keepLines w:val="0"/>
              <w:widowControl/>
              <w:suppressLineNumbers w:val="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2225" w:type="dxa"/>
            <w:vAlign w:val="center"/>
          </w:tcPr>
          <w:p w14:paraId="0581474F">
            <w:pPr>
              <w:keepNext w:val="0"/>
              <w:keepLines w:val="0"/>
              <w:widowControl/>
              <w:suppressLineNumbers w:val="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r>
      <w:tr w14:paraId="34785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128" w:type="dxa"/>
          <w:jc w:val="center"/>
        </w:trPr>
        <w:tc>
          <w:tcPr>
            <w:tcW w:w="1046" w:type="dxa"/>
            <w:vAlign w:val="center"/>
          </w:tcPr>
          <w:p w14:paraId="1247572A">
            <w:pPr>
              <w:keepNext w:val="0"/>
              <w:keepLines w:val="0"/>
              <w:widowControl/>
              <w:numPr>
                <w:ilvl w:val="0"/>
                <w:numId w:val="16"/>
              </w:numPr>
              <w:suppressLineNumbers w:val="0"/>
              <w:ind w:left="664" w:leftChars="0" w:hanging="454" w:firstLineChars="0"/>
              <w:jc w:val="center"/>
              <w:textAlignment w:val="center"/>
              <w:rPr>
                <w:rFonts w:hint="eastAsia" w:ascii="宋体" w:hAnsi="宋体" w:eastAsia="宋体" w:cs="宋体"/>
                <w:color w:val="auto"/>
                <w:sz w:val="21"/>
                <w:szCs w:val="21"/>
                <w:highlight w:val="none"/>
              </w:rPr>
            </w:pPr>
          </w:p>
        </w:tc>
        <w:tc>
          <w:tcPr>
            <w:tcW w:w="1714" w:type="dxa"/>
            <w:vAlign w:val="center"/>
          </w:tcPr>
          <w:p w14:paraId="4DF72A89">
            <w:pPr>
              <w:keepNext w:val="0"/>
              <w:keepLines w:val="0"/>
              <w:widowControl/>
              <w:suppressLineNumbers w:val="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休闲椅</w:t>
            </w:r>
          </w:p>
        </w:tc>
        <w:tc>
          <w:tcPr>
            <w:tcW w:w="1080" w:type="dxa"/>
            <w:vAlign w:val="center"/>
          </w:tcPr>
          <w:p w14:paraId="7FFC2BA9">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4</w:t>
            </w:r>
          </w:p>
        </w:tc>
        <w:tc>
          <w:tcPr>
            <w:tcW w:w="960" w:type="dxa"/>
            <w:vAlign w:val="center"/>
          </w:tcPr>
          <w:p w14:paraId="27054477">
            <w:pPr>
              <w:keepNext w:val="0"/>
              <w:keepLines w:val="0"/>
              <w:widowControl/>
              <w:suppressLineNumbers w:val="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color w:val="auto"/>
                <w:kern w:val="2"/>
                <w:sz w:val="21"/>
                <w:szCs w:val="21"/>
                <w:highlight w:val="none"/>
                <w:lang w:val="en-US" w:eastAsia="zh-CN" w:bidi="ar-SA"/>
              </w:rPr>
              <w:t>张</w:t>
            </w:r>
          </w:p>
        </w:tc>
        <w:tc>
          <w:tcPr>
            <w:tcW w:w="4816" w:type="dxa"/>
            <w:vAlign w:val="center"/>
          </w:tcPr>
          <w:p w14:paraId="63D45353">
            <w:pPr>
              <w:keepNext w:val="0"/>
              <w:keepLines w:val="0"/>
              <w:widowControl/>
              <w:suppressLineNumbers w:val="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门诊医技楼4F病理科：就餐休息4张</w:t>
            </w:r>
          </w:p>
        </w:tc>
        <w:tc>
          <w:tcPr>
            <w:tcW w:w="2006" w:type="dxa"/>
            <w:vAlign w:val="center"/>
          </w:tcPr>
          <w:p w14:paraId="43356F8F">
            <w:pPr>
              <w:keepNext w:val="0"/>
              <w:keepLines w:val="0"/>
              <w:widowControl/>
              <w:suppressLineNumbers w:val="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2225" w:type="dxa"/>
            <w:vAlign w:val="center"/>
          </w:tcPr>
          <w:p w14:paraId="2E5BC211">
            <w:pPr>
              <w:keepNext w:val="0"/>
              <w:keepLines w:val="0"/>
              <w:widowControl/>
              <w:suppressLineNumbers w:val="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r>
      <w:tr w14:paraId="768A3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128" w:type="dxa"/>
          <w:jc w:val="center"/>
        </w:trPr>
        <w:tc>
          <w:tcPr>
            <w:tcW w:w="1046" w:type="dxa"/>
            <w:vAlign w:val="center"/>
          </w:tcPr>
          <w:p w14:paraId="3F07BD87">
            <w:pPr>
              <w:keepNext w:val="0"/>
              <w:keepLines w:val="0"/>
              <w:widowControl/>
              <w:numPr>
                <w:ilvl w:val="0"/>
                <w:numId w:val="16"/>
              </w:numPr>
              <w:suppressLineNumbers w:val="0"/>
              <w:ind w:left="664" w:leftChars="0" w:hanging="454" w:firstLineChars="0"/>
              <w:jc w:val="center"/>
              <w:textAlignment w:val="center"/>
              <w:rPr>
                <w:rFonts w:hint="eastAsia" w:ascii="宋体" w:hAnsi="宋体" w:eastAsia="宋体" w:cs="宋体"/>
                <w:color w:val="auto"/>
                <w:sz w:val="21"/>
                <w:szCs w:val="21"/>
                <w:highlight w:val="none"/>
              </w:rPr>
            </w:pPr>
          </w:p>
        </w:tc>
        <w:tc>
          <w:tcPr>
            <w:tcW w:w="1714" w:type="dxa"/>
            <w:vAlign w:val="center"/>
          </w:tcPr>
          <w:p w14:paraId="4DC54D8A">
            <w:pPr>
              <w:keepNext w:val="0"/>
              <w:keepLines w:val="0"/>
              <w:widowControl/>
              <w:suppressLineNumbers w:val="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休闲桌</w:t>
            </w:r>
          </w:p>
        </w:tc>
        <w:tc>
          <w:tcPr>
            <w:tcW w:w="1080" w:type="dxa"/>
            <w:vAlign w:val="center"/>
          </w:tcPr>
          <w:p w14:paraId="55515AA1">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2</w:t>
            </w:r>
          </w:p>
        </w:tc>
        <w:tc>
          <w:tcPr>
            <w:tcW w:w="960" w:type="dxa"/>
            <w:vAlign w:val="center"/>
          </w:tcPr>
          <w:p w14:paraId="5AFF6A68">
            <w:pPr>
              <w:keepNext w:val="0"/>
              <w:keepLines w:val="0"/>
              <w:widowControl/>
              <w:suppressLineNumbers w:val="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color w:val="auto"/>
                <w:kern w:val="2"/>
                <w:sz w:val="21"/>
                <w:szCs w:val="21"/>
                <w:highlight w:val="none"/>
                <w:lang w:val="en-US" w:eastAsia="zh-CN" w:bidi="ar-SA"/>
              </w:rPr>
              <w:t>张</w:t>
            </w:r>
          </w:p>
        </w:tc>
        <w:tc>
          <w:tcPr>
            <w:tcW w:w="4816" w:type="dxa"/>
            <w:vAlign w:val="center"/>
          </w:tcPr>
          <w:p w14:paraId="34742898">
            <w:pPr>
              <w:keepNext w:val="0"/>
              <w:keepLines w:val="0"/>
              <w:widowControl/>
              <w:suppressLineNumbers w:val="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门诊医技楼3F住院药房:生活区2张；</w:t>
            </w:r>
          </w:p>
        </w:tc>
        <w:tc>
          <w:tcPr>
            <w:tcW w:w="2006" w:type="dxa"/>
            <w:vAlign w:val="center"/>
          </w:tcPr>
          <w:p w14:paraId="69FFCD18">
            <w:pPr>
              <w:keepNext w:val="0"/>
              <w:keepLines w:val="0"/>
              <w:widowControl/>
              <w:suppressLineNumbers w:val="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2225" w:type="dxa"/>
            <w:vAlign w:val="center"/>
          </w:tcPr>
          <w:p w14:paraId="6907B95D">
            <w:pPr>
              <w:keepNext w:val="0"/>
              <w:keepLines w:val="0"/>
              <w:widowControl/>
              <w:suppressLineNumbers w:val="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r>
      <w:tr w14:paraId="62676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128" w:type="dxa"/>
          <w:jc w:val="center"/>
        </w:trPr>
        <w:tc>
          <w:tcPr>
            <w:tcW w:w="1046" w:type="dxa"/>
            <w:vAlign w:val="center"/>
          </w:tcPr>
          <w:p w14:paraId="6176E2AA">
            <w:pPr>
              <w:keepNext w:val="0"/>
              <w:keepLines w:val="0"/>
              <w:widowControl/>
              <w:numPr>
                <w:ilvl w:val="0"/>
                <w:numId w:val="16"/>
              </w:numPr>
              <w:suppressLineNumbers w:val="0"/>
              <w:ind w:left="664" w:leftChars="0" w:hanging="454" w:firstLineChars="0"/>
              <w:jc w:val="center"/>
              <w:textAlignment w:val="center"/>
              <w:rPr>
                <w:rFonts w:hint="eastAsia" w:ascii="宋体" w:hAnsi="宋体" w:eastAsia="宋体" w:cs="宋体"/>
                <w:color w:val="auto"/>
                <w:sz w:val="21"/>
                <w:szCs w:val="21"/>
                <w:highlight w:val="none"/>
              </w:rPr>
            </w:pPr>
          </w:p>
        </w:tc>
        <w:tc>
          <w:tcPr>
            <w:tcW w:w="1714" w:type="dxa"/>
            <w:vAlign w:val="center"/>
          </w:tcPr>
          <w:p w14:paraId="073DEDF9">
            <w:pPr>
              <w:keepNext w:val="0"/>
              <w:keepLines w:val="0"/>
              <w:widowControl/>
              <w:suppressLineNumbers w:val="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休闲沙发</w:t>
            </w:r>
          </w:p>
        </w:tc>
        <w:tc>
          <w:tcPr>
            <w:tcW w:w="1080" w:type="dxa"/>
            <w:vAlign w:val="center"/>
          </w:tcPr>
          <w:p w14:paraId="0CFA1C60">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4</w:t>
            </w:r>
          </w:p>
        </w:tc>
        <w:tc>
          <w:tcPr>
            <w:tcW w:w="960" w:type="dxa"/>
            <w:vAlign w:val="center"/>
          </w:tcPr>
          <w:p w14:paraId="76243DF5">
            <w:pPr>
              <w:keepNext w:val="0"/>
              <w:keepLines w:val="0"/>
              <w:widowControl/>
              <w:suppressLineNumbers w:val="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color w:val="auto"/>
                <w:kern w:val="2"/>
                <w:sz w:val="21"/>
                <w:szCs w:val="21"/>
                <w:highlight w:val="none"/>
                <w:lang w:val="en-US" w:eastAsia="zh-CN" w:bidi="ar-SA"/>
              </w:rPr>
              <w:t>张</w:t>
            </w:r>
          </w:p>
        </w:tc>
        <w:tc>
          <w:tcPr>
            <w:tcW w:w="4816" w:type="dxa"/>
            <w:vAlign w:val="center"/>
          </w:tcPr>
          <w:p w14:paraId="23F8A85B">
            <w:pPr>
              <w:keepNext w:val="0"/>
              <w:keepLines w:val="0"/>
              <w:widowControl/>
              <w:suppressLineNumbers w:val="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门诊医技楼 3F住院药房:生活区4张（没有配茶几）；</w:t>
            </w:r>
          </w:p>
        </w:tc>
        <w:tc>
          <w:tcPr>
            <w:tcW w:w="2006" w:type="dxa"/>
            <w:vAlign w:val="center"/>
          </w:tcPr>
          <w:p w14:paraId="4B922B99">
            <w:pPr>
              <w:keepNext w:val="0"/>
              <w:keepLines w:val="0"/>
              <w:widowControl/>
              <w:suppressLineNumbers w:val="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2225" w:type="dxa"/>
            <w:vAlign w:val="center"/>
          </w:tcPr>
          <w:p w14:paraId="74A12C8D">
            <w:pPr>
              <w:keepNext w:val="0"/>
              <w:keepLines w:val="0"/>
              <w:widowControl/>
              <w:suppressLineNumbers w:val="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r>
      <w:tr w14:paraId="79426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128" w:type="dxa"/>
          <w:jc w:val="center"/>
        </w:trPr>
        <w:tc>
          <w:tcPr>
            <w:tcW w:w="1046" w:type="dxa"/>
            <w:vAlign w:val="center"/>
          </w:tcPr>
          <w:p w14:paraId="6C626D67">
            <w:pPr>
              <w:keepNext w:val="0"/>
              <w:keepLines w:val="0"/>
              <w:widowControl/>
              <w:numPr>
                <w:ilvl w:val="0"/>
                <w:numId w:val="16"/>
              </w:numPr>
              <w:suppressLineNumbers w:val="0"/>
              <w:ind w:left="664" w:leftChars="0" w:hanging="454" w:firstLineChars="0"/>
              <w:jc w:val="center"/>
              <w:textAlignment w:val="center"/>
              <w:rPr>
                <w:rFonts w:hint="eastAsia" w:ascii="宋体" w:hAnsi="宋体" w:eastAsia="宋体" w:cs="宋体"/>
                <w:color w:val="auto"/>
                <w:sz w:val="21"/>
                <w:szCs w:val="21"/>
                <w:highlight w:val="none"/>
              </w:rPr>
            </w:pPr>
          </w:p>
        </w:tc>
        <w:tc>
          <w:tcPr>
            <w:tcW w:w="1714" w:type="dxa"/>
            <w:vAlign w:val="center"/>
          </w:tcPr>
          <w:p w14:paraId="67BE1983">
            <w:pPr>
              <w:keepNext w:val="0"/>
              <w:keepLines w:val="0"/>
              <w:widowControl/>
              <w:suppressLineNumbers w:val="0"/>
              <w:jc w:val="center"/>
              <w:textAlignment w:val="top"/>
              <w:rPr>
                <w:rFonts w:hint="eastAsia" w:ascii="宋体" w:hAnsi="宋体" w:eastAsia="宋体" w:cs="宋体"/>
                <w:b w:val="0"/>
                <w:bCs w:val="0"/>
                <w:color w:val="auto"/>
                <w:kern w:val="2"/>
                <w:sz w:val="21"/>
                <w:szCs w:val="21"/>
                <w:highlight w:val="none"/>
                <w:lang w:val="en-US" w:eastAsia="zh-CN" w:bidi="ar-SA"/>
              </w:rPr>
            </w:pPr>
            <w:r>
              <w:rPr>
                <w:rFonts w:hint="eastAsia" w:ascii="宋体" w:hAnsi="宋体" w:eastAsia="宋体" w:cs="宋体"/>
                <w:b w:val="0"/>
                <w:bCs w:val="0"/>
                <w:i w:val="0"/>
                <w:iCs w:val="0"/>
                <w:color w:val="auto"/>
                <w:kern w:val="0"/>
                <w:sz w:val="21"/>
                <w:szCs w:val="21"/>
                <w:highlight w:val="none"/>
                <w:u w:val="none"/>
                <w:lang w:val="en-US" w:eastAsia="zh-CN" w:bidi="ar"/>
              </w:rPr>
              <w:t>定制边柜2</w:t>
            </w:r>
          </w:p>
        </w:tc>
        <w:tc>
          <w:tcPr>
            <w:tcW w:w="1080" w:type="dxa"/>
            <w:vAlign w:val="center"/>
          </w:tcPr>
          <w:p w14:paraId="40341EB5">
            <w:pPr>
              <w:keepNext w:val="0"/>
              <w:keepLines w:val="0"/>
              <w:widowControl/>
              <w:suppressLineNumbers w:val="0"/>
              <w:jc w:val="center"/>
              <w:textAlignment w:val="center"/>
              <w:rPr>
                <w:rFonts w:hint="eastAsia" w:ascii="宋体" w:hAnsi="宋体" w:eastAsia="宋体" w:cs="宋体"/>
                <w:b w:val="0"/>
                <w:bCs w:val="0"/>
                <w:i w:val="0"/>
                <w:iCs w:val="0"/>
                <w:color w:val="auto"/>
                <w:kern w:val="2"/>
                <w:sz w:val="21"/>
                <w:szCs w:val="21"/>
                <w:highlight w:val="none"/>
                <w:u w:val="none"/>
                <w:lang w:val="en-US" w:eastAsia="zh-CN" w:bidi="ar-SA"/>
              </w:rPr>
            </w:pPr>
            <w:r>
              <w:rPr>
                <w:rFonts w:hint="eastAsia" w:ascii="宋体" w:hAnsi="宋体" w:eastAsia="宋体" w:cs="宋体"/>
                <w:b w:val="0"/>
                <w:bCs w:val="0"/>
                <w:i w:val="0"/>
                <w:iCs w:val="0"/>
                <w:color w:val="auto"/>
                <w:kern w:val="0"/>
                <w:sz w:val="21"/>
                <w:szCs w:val="21"/>
                <w:highlight w:val="none"/>
                <w:u w:val="none"/>
                <w:lang w:val="en-US" w:eastAsia="zh-CN" w:bidi="ar"/>
              </w:rPr>
              <w:t>3</w:t>
            </w:r>
          </w:p>
        </w:tc>
        <w:tc>
          <w:tcPr>
            <w:tcW w:w="960" w:type="dxa"/>
            <w:vAlign w:val="center"/>
          </w:tcPr>
          <w:p w14:paraId="31621B70">
            <w:pPr>
              <w:keepNext w:val="0"/>
              <w:keepLines w:val="0"/>
              <w:widowControl/>
              <w:suppressLineNumbers w:val="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组</w:t>
            </w:r>
          </w:p>
        </w:tc>
        <w:tc>
          <w:tcPr>
            <w:tcW w:w="4816" w:type="dxa"/>
            <w:vAlign w:val="center"/>
          </w:tcPr>
          <w:p w14:paraId="6F7D5C99">
            <w:pPr>
              <w:keepNext w:val="0"/>
              <w:keepLines w:val="0"/>
              <w:widowControl/>
              <w:suppressLineNumbers w:val="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门诊医技楼4F：介入中心会议2组；</w:t>
            </w:r>
          </w:p>
          <w:p w14:paraId="5064227A">
            <w:pPr>
              <w:keepNext w:val="0"/>
              <w:keepLines w:val="0"/>
              <w:widowControl/>
              <w:suppressLineNumbers w:val="0"/>
              <w:jc w:val="left"/>
              <w:textAlignment w:val="center"/>
              <w:rPr>
                <w:rFonts w:hint="eastAsia" w:ascii="宋体" w:hAnsi="宋体" w:eastAsia="宋体" w:cs="宋体"/>
                <w:b w:val="0"/>
                <w:bCs w:val="0"/>
                <w:i w:val="0"/>
                <w:iCs w:val="0"/>
                <w:color w:val="auto"/>
                <w:kern w:val="2"/>
                <w:sz w:val="21"/>
                <w:szCs w:val="21"/>
                <w:highlight w:val="none"/>
                <w:u w:val="none"/>
                <w:lang w:val="en-US" w:eastAsia="zh-CN" w:bidi="ar-SA"/>
              </w:rPr>
            </w:pPr>
            <w:r>
              <w:rPr>
                <w:rFonts w:hint="eastAsia" w:ascii="宋体" w:hAnsi="宋体" w:eastAsia="宋体" w:cs="宋体"/>
                <w:b w:val="0"/>
                <w:bCs w:val="0"/>
                <w:i w:val="0"/>
                <w:iCs w:val="0"/>
                <w:color w:val="auto"/>
                <w:kern w:val="0"/>
                <w:sz w:val="21"/>
                <w:szCs w:val="21"/>
                <w:highlight w:val="none"/>
                <w:u w:val="none"/>
                <w:lang w:val="en-US" w:eastAsia="zh-CN" w:bidi="ar"/>
              </w:rPr>
              <w:t>门诊医技楼4F：日间手术区会议室1组</w:t>
            </w:r>
          </w:p>
        </w:tc>
        <w:tc>
          <w:tcPr>
            <w:tcW w:w="2006" w:type="dxa"/>
            <w:vAlign w:val="center"/>
          </w:tcPr>
          <w:p w14:paraId="397B33A1">
            <w:pPr>
              <w:keepNext w:val="0"/>
              <w:keepLines w:val="0"/>
              <w:widowControl/>
              <w:suppressLineNumbers w:val="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2225" w:type="dxa"/>
            <w:vAlign w:val="center"/>
          </w:tcPr>
          <w:p w14:paraId="0DD0C21C">
            <w:pPr>
              <w:keepNext w:val="0"/>
              <w:keepLines w:val="0"/>
              <w:widowControl/>
              <w:suppressLineNumbers w:val="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r>
      <w:tr w14:paraId="0F454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128" w:type="dxa"/>
          <w:jc w:val="center"/>
        </w:trPr>
        <w:tc>
          <w:tcPr>
            <w:tcW w:w="1046" w:type="dxa"/>
            <w:vAlign w:val="center"/>
          </w:tcPr>
          <w:p w14:paraId="1300A40F">
            <w:pPr>
              <w:keepNext w:val="0"/>
              <w:keepLines w:val="0"/>
              <w:widowControl/>
              <w:numPr>
                <w:ilvl w:val="0"/>
                <w:numId w:val="16"/>
              </w:numPr>
              <w:suppressLineNumbers w:val="0"/>
              <w:ind w:left="664" w:leftChars="0" w:hanging="454" w:firstLineChars="0"/>
              <w:jc w:val="center"/>
              <w:textAlignment w:val="center"/>
              <w:rPr>
                <w:rFonts w:hint="eastAsia" w:ascii="宋体" w:hAnsi="宋体" w:eastAsia="宋体" w:cs="宋体"/>
                <w:color w:val="auto"/>
                <w:sz w:val="21"/>
                <w:szCs w:val="21"/>
                <w:highlight w:val="none"/>
              </w:rPr>
            </w:pPr>
          </w:p>
        </w:tc>
        <w:tc>
          <w:tcPr>
            <w:tcW w:w="1714" w:type="dxa"/>
            <w:vAlign w:val="center"/>
          </w:tcPr>
          <w:p w14:paraId="408982D8">
            <w:pPr>
              <w:keepNext w:val="0"/>
              <w:keepLines w:val="0"/>
              <w:widowControl/>
              <w:suppressLineNumbers w:val="0"/>
              <w:jc w:val="center"/>
              <w:textAlignment w:val="top"/>
              <w:rPr>
                <w:rFonts w:hint="eastAsia" w:ascii="宋体" w:hAnsi="宋体" w:eastAsia="宋体" w:cs="宋体"/>
                <w:b w:val="0"/>
                <w:bCs w:val="0"/>
                <w:i w:val="0"/>
                <w:iCs w:val="0"/>
                <w:color w:val="auto"/>
                <w:kern w:val="2"/>
                <w:sz w:val="21"/>
                <w:szCs w:val="21"/>
                <w:highlight w:val="none"/>
                <w:u w:val="none"/>
                <w:lang w:val="en-US" w:eastAsia="zh-CN" w:bidi="ar-SA"/>
              </w:rPr>
            </w:pPr>
            <w:r>
              <w:rPr>
                <w:rFonts w:hint="eastAsia" w:ascii="宋体" w:hAnsi="宋体" w:eastAsia="宋体" w:cs="宋体"/>
                <w:b w:val="0"/>
                <w:bCs w:val="0"/>
                <w:i w:val="0"/>
                <w:iCs w:val="0"/>
                <w:color w:val="auto"/>
                <w:kern w:val="0"/>
                <w:sz w:val="21"/>
                <w:szCs w:val="21"/>
                <w:highlight w:val="none"/>
                <w:u w:val="none"/>
                <w:lang w:val="en-US" w:eastAsia="zh-CN" w:bidi="ar"/>
              </w:rPr>
              <w:t>定制边柜3</w:t>
            </w:r>
          </w:p>
        </w:tc>
        <w:tc>
          <w:tcPr>
            <w:tcW w:w="1080" w:type="dxa"/>
            <w:vAlign w:val="center"/>
          </w:tcPr>
          <w:p w14:paraId="15DFA8D1">
            <w:pPr>
              <w:keepNext w:val="0"/>
              <w:keepLines w:val="0"/>
              <w:widowControl/>
              <w:suppressLineNumbers w:val="0"/>
              <w:jc w:val="center"/>
              <w:textAlignment w:val="center"/>
              <w:rPr>
                <w:rFonts w:hint="eastAsia" w:ascii="宋体" w:hAnsi="宋体" w:eastAsia="宋体" w:cs="宋体"/>
                <w:b w:val="0"/>
                <w:bCs w:val="0"/>
                <w:i w:val="0"/>
                <w:iCs w:val="0"/>
                <w:color w:val="auto"/>
                <w:kern w:val="2"/>
                <w:sz w:val="21"/>
                <w:szCs w:val="21"/>
                <w:highlight w:val="none"/>
                <w:u w:val="none"/>
                <w:lang w:val="en-US" w:eastAsia="zh-CN" w:bidi="ar-SA"/>
              </w:rPr>
            </w:pPr>
            <w:r>
              <w:rPr>
                <w:rFonts w:hint="eastAsia" w:ascii="宋体" w:hAnsi="宋体" w:eastAsia="宋体" w:cs="宋体"/>
                <w:b w:val="0"/>
                <w:bCs w:val="0"/>
                <w:i w:val="0"/>
                <w:iCs w:val="0"/>
                <w:color w:val="auto"/>
                <w:kern w:val="0"/>
                <w:sz w:val="21"/>
                <w:szCs w:val="21"/>
                <w:highlight w:val="none"/>
                <w:u w:val="none"/>
                <w:lang w:val="en-US" w:eastAsia="zh-CN" w:bidi="ar"/>
              </w:rPr>
              <w:t>10</w:t>
            </w:r>
          </w:p>
        </w:tc>
        <w:tc>
          <w:tcPr>
            <w:tcW w:w="960" w:type="dxa"/>
            <w:vAlign w:val="center"/>
          </w:tcPr>
          <w:p w14:paraId="110E49D1">
            <w:pPr>
              <w:keepNext w:val="0"/>
              <w:keepLines w:val="0"/>
              <w:widowControl/>
              <w:suppressLineNumbers w:val="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组</w:t>
            </w:r>
          </w:p>
        </w:tc>
        <w:tc>
          <w:tcPr>
            <w:tcW w:w="4816" w:type="dxa"/>
            <w:vAlign w:val="center"/>
          </w:tcPr>
          <w:p w14:paraId="580F033F">
            <w:pPr>
              <w:keepNext w:val="0"/>
              <w:keepLines w:val="0"/>
              <w:widowControl/>
              <w:suppressLineNumbers w:val="0"/>
              <w:jc w:val="left"/>
              <w:textAlignment w:val="center"/>
              <w:rPr>
                <w:rFonts w:hint="eastAsia" w:ascii="宋体" w:hAnsi="宋体" w:eastAsia="宋体" w:cs="宋体"/>
                <w:b w:val="0"/>
                <w:bCs w:val="0"/>
                <w:i w:val="0"/>
                <w:iCs w:val="0"/>
                <w:color w:val="auto"/>
                <w:kern w:val="2"/>
                <w:sz w:val="21"/>
                <w:szCs w:val="21"/>
                <w:highlight w:val="none"/>
                <w:u w:val="none"/>
                <w:lang w:val="en-US" w:eastAsia="zh-CN" w:bidi="ar-SA"/>
              </w:rPr>
            </w:pPr>
            <w:r>
              <w:rPr>
                <w:rFonts w:hint="eastAsia" w:ascii="宋体" w:hAnsi="宋体" w:eastAsia="宋体" w:cs="宋体"/>
                <w:b w:val="0"/>
                <w:bCs w:val="0"/>
                <w:i w:val="0"/>
                <w:iCs w:val="0"/>
                <w:color w:val="auto"/>
                <w:kern w:val="0"/>
                <w:sz w:val="21"/>
                <w:szCs w:val="21"/>
                <w:highlight w:val="none"/>
                <w:u w:val="none"/>
                <w:lang w:val="en-US" w:eastAsia="zh-CN" w:bidi="ar"/>
              </w:rPr>
              <w:t>门诊医技楼1F:120调度中心培训室10组</w:t>
            </w:r>
          </w:p>
        </w:tc>
        <w:tc>
          <w:tcPr>
            <w:tcW w:w="2006" w:type="dxa"/>
            <w:vAlign w:val="center"/>
          </w:tcPr>
          <w:p w14:paraId="3252C2C4">
            <w:pPr>
              <w:keepNext w:val="0"/>
              <w:keepLines w:val="0"/>
              <w:widowControl/>
              <w:suppressLineNumbers w:val="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2225" w:type="dxa"/>
            <w:vAlign w:val="center"/>
          </w:tcPr>
          <w:p w14:paraId="25FCC7BB">
            <w:pPr>
              <w:keepNext w:val="0"/>
              <w:keepLines w:val="0"/>
              <w:widowControl/>
              <w:suppressLineNumbers w:val="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r>
      <w:tr w14:paraId="52102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128" w:type="dxa"/>
          <w:jc w:val="center"/>
        </w:trPr>
        <w:tc>
          <w:tcPr>
            <w:tcW w:w="1046" w:type="dxa"/>
            <w:vAlign w:val="center"/>
          </w:tcPr>
          <w:p w14:paraId="256481E5">
            <w:pPr>
              <w:keepNext w:val="0"/>
              <w:keepLines w:val="0"/>
              <w:widowControl/>
              <w:numPr>
                <w:ilvl w:val="0"/>
                <w:numId w:val="16"/>
              </w:numPr>
              <w:suppressLineNumbers w:val="0"/>
              <w:ind w:left="664" w:leftChars="0" w:hanging="454" w:firstLineChars="0"/>
              <w:jc w:val="center"/>
              <w:textAlignment w:val="center"/>
              <w:rPr>
                <w:rFonts w:hint="eastAsia" w:ascii="宋体" w:hAnsi="宋体" w:eastAsia="宋体" w:cs="宋体"/>
                <w:color w:val="auto"/>
                <w:sz w:val="21"/>
                <w:szCs w:val="21"/>
                <w:highlight w:val="none"/>
              </w:rPr>
            </w:pPr>
          </w:p>
        </w:tc>
        <w:tc>
          <w:tcPr>
            <w:tcW w:w="1714" w:type="dxa"/>
            <w:vAlign w:val="center"/>
          </w:tcPr>
          <w:p w14:paraId="183CD874">
            <w:pPr>
              <w:keepNext w:val="0"/>
              <w:keepLines w:val="0"/>
              <w:widowControl/>
              <w:suppressLineNumbers w:val="0"/>
              <w:jc w:val="center"/>
              <w:textAlignment w:val="top"/>
              <w:rPr>
                <w:rFonts w:hint="eastAsia" w:ascii="宋体" w:hAnsi="宋体" w:eastAsia="宋体" w:cs="宋体"/>
                <w:b w:val="0"/>
                <w:bCs w:val="0"/>
                <w:color w:val="auto"/>
                <w:kern w:val="2"/>
                <w:sz w:val="21"/>
                <w:szCs w:val="21"/>
                <w:highlight w:val="none"/>
                <w:lang w:val="en-US" w:eastAsia="zh-CN" w:bidi="ar-SA"/>
              </w:rPr>
            </w:pPr>
            <w:r>
              <w:rPr>
                <w:rFonts w:hint="eastAsia" w:ascii="宋体" w:hAnsi="宋体" w:eastAsia="宋体" w:cs="宋体"/>
                <w:b w:val="0"/>
                <w:bCs w:val="0"/>
                <w:i w:val="0"/>
                <w:iCs w:val="0"/>
                <w:color w:val="auto"/>
                <w:kern w:val="0"/>
                <w:sz w:val="21"/>
                <w:szCs w:val="21"/>
                <w:highlight w:val="none"/>
                <w:u w:val="none"/>
                <w:lang w:val="en-US" w:eastAsia="zh-CN" w:bidi="ar"/>
              </w:rPr>
              <w:t>定制餐台1</w:t>
            </w:r>
          </w:p>
        </w:tc>
        <w:tc>
          <w:tcPr>
            <w:tcW w:w="1080" w:type="dxa"/>
            <w:vAlign w:val="center"/>
          </w:tcPr>
          <w:p w14:paraId="76322932">
            <w:pPr>
              <w:keepNext w:val="0"/>
              <w:keepLines w:val="0"/>
              <w:widowControl/>
              <w:suppressLineNumbers w:val="0"/>
              <w:jc w:val="center"/>
              <w:textAlignment w:val="center"/>
              <w:rPr>
                <w:rFonts w:hint="eastAsia" w:ascii="宋体" w:hAnsi="宋体" w:eastAsia="宋体" w:cs="宋体"/>
                <w:b w:val="0"/>
                <w:bCs w:val="0"/>
                <w:i w:val="0"/>
                <w:iCs w:val="0"/>
                <w:color w:val="auto"/>
                <w:kern w:val="2"/>
                <w:sz w:val="21"/>
                <w:szCs w:val="21"/>
                <w:highlight w:val="none"/>
                <w:u w:val="none"/>
                <w:lang w:val="en-US" w:eastAsia="zh-CN" w:bidi="ar-SA"/>
              </w:rPr>
            </w:pPr>
            <w:r>
              <w:rPr>
                <w:rFonts w:hint="eastAsia" w:ascii="宋体" w:hAnsi="宋体" w:eastAsia="宋体" w:cs="宋体"/>
                <w:b w:val="0"/>
                <w:bCs w:val="0"/>
                <w:i w:val="0"/>
                <w:iCs w:val="0"/>
                <w:color w:val="auto"/>
                <w:kern w:val="0"/>
                <w:sz w:val="21"/>
                <w:szCs w:val="21"/>
                <w:highlight w:val="none"/>
                <w:u w:val="none"/>
                <w:lang w:val="en-US" w:eastAsia="zh-CN" w:bidi="ar"/>
              </w:rPr>
              <w:t>22.5</w:t>
            </w:r>
          </w:p>
        </w:tc>
        <w:tc>
          <w:tcPr>
            <w:tcW w:w="960" w:type="dxa"/>
            <w:vAlign w:val="center"/>
          </w:tcPr>
          <w:p w14:paraId="0D6A3854">
            <w:pPr>
              <w:keepNext w:val="0"/>
              <w:keepLines w:val="0"/>
              <w:widowControl/>
              <w:suppressLineNumbers w:val="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米</w:t>
            </w:r>
          </w:p>
        </w:tc>
        <w:tc>
          <w:tcPr>
            <w:tcW w:w="4816" w:type="dxa"/>
            <w:vAlign w:val="center"/>
          </w:tcPr>
          <w:p w14:paraId="59AAEE5C">
            <w:pPr>
              <w:keepNext w:val="0"/>
              <w:keepLines w:val="0"/>
              <w:widowControl/>
              <w:suppressLineNumbers w:val="0"/>
              <w:jc w:val="left"/>
              <w:textAlignment w:val="center"/>
              <w:rPr>
                <w:rFonts w:hint="eastAsia" w:ascii="宋体" w:hAnsi="宋体" w:eastAsia="宋体" w:cs="宋体"/>
                <w:b w:val="0"/>
                <w:bCs w:val="0"/>
                <w:i w:val="0"/>
                <w:iCs w:val="0"/>
                <w:color w:val="auto"/>
                <w:kern w:val="2"/>
                <w:sz w:val="21"/>
                <w:szCs w:val="21"/>
                <w:highlight w:val="none"/>
                <w:u w:val="none"/>
                <w:lang w:val="en-US" w:eastAsia="zh-CN" w:bidi="ar-SA"/>
              </w:rPr>
            </w:pPr>
            <w:r>
              <w:rPr>
                <w:rFonts w:hint="eastAsia" w:ascii="宋体" w:hAnsi="宋体" w:eastAsia="宋体" w:cs="宋体"/>
                <w:b w:val="0"/>
                <w:bCs w:val="0"/>
                <w:i w:val="0"/>
                <w:iCs w:val="0"/>
                <w:color w:val="auto"/>
                <w:kern w:val="0"/>
                <w:sz w:val="21"/>
                <w:szCs w:val="21"/>
                <w:highlight w:val="none"/>
                <w:u w:val="none"/>
                <w:lang w:val="en-US" w:eastAsia="zh-CN" w:bidi="ar"/>
              </w:rPr>
              <w:t>（地下室）B2:技师休息2.5米；门诊医技楼 2F:餐厅4米、茶水间3米；门诊医技楼 4F:就餐休息5米；门诊医技楼 5F:休息室8米</w:t>
            </w:r>
          </w:p>
        </w:tc>
        <w:tc>
          <w:tcPr>
            <w:tcW w:w="2006" w:type="dxa"/>
            <w:vAlign w:val="center"/>
          </w:tcPr>
          <w:p w14:paraId="26BB32AB">
            <w:pPr>
              <w:keepNext w:val="0"/>
              <w:keepLines w:val="0"/>
              <w:widowControl/>
              <w:suppressLineNumbers w:val="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2225" w:type="dxa"/>
            <w:vAlign w:val="center"/>
          </w:tcPr>
          <w:p w14:paraId="0BAC5CAF">
            <w:pPr>
              <w:keepNext w:val="0"/>
              <w:keepLines w:val="0"/>
              <w:widowControl/>
              <w:suppressLineNumbers w:val="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r>
      <w:tr w14:paraId="0B256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128" w:type="dxa"/>
          <w:jc w:val="center"/>
        </w:trPr>
        <w:tc>
          <w:tcPr>
            <w:tcW w:w="1046" w:type="dxa"/>
            <w:vAlign w:val="center"/>
          </w:tcPr>
          <w:p w14:paraId="6BB888A0">
            <w:pPr>
              <w:keepNext w:val="0"/>
              <w:keepLines w:val="0"/>
              <w:widowControl/>
              <w:numPr>
                <w:ilvl w:val="0"/>
                <w:numId w:val="16"/>
              </w:numPr>
              <w:suppressLineNumbers w:val="0"/>
              <w:ind w:left="664" w:leftChars="0" w:hanging="454" w:firstLineChars="0"/>
              <w:jc w:val="center"/>
              <w:textAlignment w:val="center"/>
              <w:rPr>
                <w:rFonts w:hint="eastAsia" w:ascii="宋体" w:hAnsi="宋体" w:eastAsia="宋体" w:cs="宋体"/>
                <w:color w:val="auto"/>
                <w:sz w:val="21"/>
                <w:szCs w:val="21"/>
                <w:highlight w:val="none"/>
              </w:rPr>
            </w:pPr>
          </w:p>
        </w:tc>
        <w:tc>
          <w:tcPr>
            <w:tcW w:w="1714" w:type="dxa"/>
            <w:vAlign w:val="center"/>
          </w:tcPr>
          <w:p w14:paraId="45E669D2">
            <w:pPr>
              <w:keepNext w:val="0"/>
              <w:keepLines w:val="0"/>
              <w:widowControl/>
              <w:suppressLineNumbers w:val="0"/>
              <w:jc w:val="center"/>
              <w:textAlignment w:val="top"/>
              <w:rPr>
                <w:rFonts w:hint="eastAsia" w:ascii="宋体" w:hAnsi="宋体" w:eastAsia="宋体" w:cs="宋体"/>
                <w:b w:val="0"/>
                <w:bCs w:val="0"/>
                <w:i w:val="0"/>
                <w:iCs w:val="0"/>
                <w:color w:val="auto"/>
                <w:kern w:val="2"/>
                <w:sz w:val="21"/>
                <w:szCs w:val="21"/>
                <w:highlight w:val="none"/>
                <w:u w:val="none"/>
                <w:lang w:val="en-US" w:eastAsia="zh-CN" w:bidi="ar-SA"/>
              </w:rPr>
            </w:pPr>
            <w:r>
              <w:rPr>
                <w:rFonts w:hint="eastAsia" w:ascii="宋体" w:hAnsi="宋体" w:eastAsia="宋体" w:cs="宋体"/>
                <w:b w:val="0"/>
                <w:bCs w:val="0"/>
                <w:i w:val="0"/>
                <w:iCs w:val="0"/>
                <w:color w:val="auto"/>
                <w:kern w:val="0"/>
                <w:sz w:val="21"/>
                <w:szCs w:val="21"/>
                <w:highlight w:val="none"/>
                <w:u w:val="none"/>
                <w:lang w:val="en-US" w:eastAsia="zh-CN" w:bidi="ar"/>
              </w:rPr>
              <w:t>定制餐桌2</w:t>
            </w:r>
          </w:p>
        </w:tc>
        <w:tc>
          <w:tcPr>
            <w:tcW w:w="1080" w:type="dxa"/>
            <w:vAlign w:val="center"/>
          </w:tcPr>
          <w:p w14:paraId="0EA44C43">
            <w:pPr>
              <w:keepNext w:val="0"/>
              <w:keepLines w:val="0"/>
              <w:widowControl/>
              <w:suppressLineNumbers w:val="0"/>
              <w:jc w:val="center"/>
              <w:textAlignment w:val="center"/>
              <w:rPr>
                <w:rFonts w:hint="eastAsia" w:ascii="宋体" w:hAnsi="宋体" w:eastAsia="宋体" w:cs="宋体"/>
                <w:b w:val="0"/>
                <w:bCs w:val="0"/>
                <w:i w:val="0"/>
                <w:iCs w:val="0"/>
                <w:color w:val="auto"/>
                <w:kern w:val="2"/>
                <w:sz w:val="21"/>
                <w:szCs w:val="21"/>
                <w:highlight w:val="none"/>
                <w:u w:val="none"/>
                <w:lang w:val="en-US" w:eastAsia="zh-CN" w:bidi="ar-SA"/>
              </w:rPr>
            </w:pPr>
            <w:r>
              <w:rPr>
                <w:rFonts w:hint="eastAsia" w:ascii="宋体" w:hAnsi="宋体" w:eastAsia="宋体" w:cs="宋体"/>
                <w:b w:val="0"/>
                <w:bCs w:val="0"/>
                <w:i w:val="0"/>
                <w:iCs w:val="0"/>
                <w:color w:val="auto"/>
                <w:kern w:val="0"/>
                <w:sz w:val="21"/>
                <w:szCs w:val="21"/>
                <w:highlight w:val="none"/>
                <w:u w:val="none"/>
                <w:lang w:val="en-US" w:eastAsia="zh-CN" w:bidi="ar"/>
              </w:rPr>
              <w:t>1</w:t>
            </w:r>
          </w:p>
        </w:tc>
        <w:tc>
          <w:tcPr>
            <w:tcW w:w="960" w:type="dxa"/>
            <w:vAlign w:val="center"/>
          </w:tcPr>
          <w:p w14:paraId="45842DEC">
            <w:pPr>
              <w:keepNext w:val="0"/>
              <w:keepLines w:val="0"/>
              <w:widowControl/>
              <w:suppressLineNumbers w:val="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米</w:t>
            </w:r>
          </w:p>
        </w:tc>
        <w:tc>
          <w:tcPr>
            <w:tcW w:w="4816" w:type="dxa"/>
            <w:vAlign w:val="center"/>
          </w:tcPr>
          <w:p w14:paraId="2CE95262">
            <w:pPr>
              <w:keepNext w:val="0"/>
              <w:keepLines w:val="0"/>
              <w:widowControl/>
              <w:suppressLineNumbers w:val="0"/>
              <w:jc w:val="left"/>
              <w:textAlignment w:val="center"/>
              <w:rPr>
                <w:rFonts w:hint="eastAsia" w:ascii="宋体" w:hAnsi="宋体" w:eastAsia="宋体" w:cs="宋体"/>
                <w:b w:val="0"/>
                <w:bCs w:val="0"/>
                <w:i w:val="0"/>
                <w:iCs w:val="0"/>
                <w:color w:val="auto"/>
                <w:kern w:val="2"/>
                <w:sz w:val="21"/>
                <w:szCs w:val="21"/>
                <w:highlight w:val="none"/>
                <w:u w:val="none"/>
                <w:lang w:val="en-US" w:eastAsia="zh-CN" w:bidi="ar-SA"/>
              </w:rPr>
            </w:pPr>
            <w:r>
              <w:rPr>
                <w:rFonts w:hint="eastAsia" w:ascii="宋体" w:hAnsi="宋体" w:eastAsia="宋体" w:cs="宋体"/>
                <w:b w:val="0"/>
                <w:bCs w:val="0"/>
                <w:i w:val="0"/>
                <w:iCs w:val="0"/>
                <w:color w:val="auto"/>
                <w:kern w:val="0"/>
                <w:sz w:val="21"/>
                <w:szCs w:val="21"/>
                <w:highlight w:val="none"/>
                <w:u w:val="none"/>
                <w:lang w:val="en-US" w:eastAsia="zh-CN" w:bidi="ar"/>
              </w:rPr>
              <w:t>门诊医技楼 2F:休息区1米</w:t>
            </w:r>
          </w:p>
        </w:tc>
        <w:tc>
          <w:tcPr>
            <w:tcW w:w="2006" w:type="dxa"/>
            <w:vAlign w:val="center"/>
          </w:tcPr>
          <w:p w14:paraId="77E8C3C1">
            <w:pPr>
              <w:keepNext w:val="0"/>
              <w:keepLines w:val="0"/>
              <w:widowControl/>
              <w:suppressLineNumbers w:val="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2225" w:type="dxa"/>
            <w:vAlign w:val="center"/>
          </w:tcPr>
          <w:p w14:paraId="69307787">
            <w:pPr>
              <w:keepNext w:val="0"/>
              <w:keepLines w:val="0"/>
              <w:widowControl/>
              <w:suppressLineNumbers w:val="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r>
      <w:tr w14:paraId="1934A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128" w:type="dxa"/>
          <w:jc w:val="center"/>
        </w:trPr>
        <w:tc>
          <w:tcPr>
            <w:tcW w:w="1046" w:type="dxa"/>
            <w:vAlign w:val="center"/>
          </w:tcPr>
          <w:p w14:paraId="1A7B71EC">
            <w:pPr>
              <w:keepNext w:val="0"/>
              <w:keepLines w:val="0"/>
              <w:widowControl/>
              <w:numPr>
                <w:ilvl w:val="0"/>
                <w:numId w:val="16"/>
              </w:numPr>
              <w:suppressLineNumbers w:val="0"/>
              <w:ind w:left="664" w:leftChars="0" w:hanging="454" w:firstLineChars="0"/>
              <w:jc w:val="center"/>
              <w:textAlignment w:val="center"/>
              <w:rPr>
                <w:rFonts w:hint="eastAsia" w:ascii="宋体" w:hAnsi="宋体" w:eastAsia="宋体" w:cs="宋体"/>
                <w:color w:val="auto"/>
                <w:sz w:val="21"/>
                <w:szCs w:val="21"/>
                <w:highlight w:val="none"/>
              </w:rPr>
            </w:pPr>
          </w:p>
        </w:tc>
        <w:tc>
          <w:tcPr>
            <w:tcW w:w="1714" w:type="dxa"/>
            <w:vAlign w:val="center"/>
          </w:tcPr>
          <w:p w14:paraId="2B926BA3">
            <w:pPr>
              <w:keepNext w:val="0"/>
              <w:keepLines w:val="0"/>
              <w:widowControl/>
              <w:suppressLineNumbers w:val="0"/>
              <w:jc w:val="center"/>
              <w:textAlignment w:val="top"/>
              <w:rPr>
                <w:rFonts w:hint="eastAsia" w:ascii="宋体" w:hAnsi="宋体" w:eastAsia="宋体" w:cs="宋体"/>
                <w:b w:val="0"/>
                <w:bCs w:val="0"/>
                <w:i w:val="0"/>
                <w:iCs w:val="0"/>
                <w:color w:val="auto"/>
                <w:kern w:val="2"/>
                <w:sz w:val="21"/>
                <w:szCs w:val="21"/>
                <w:highlight w:val="none"/>
                <w:u w:val="none"/>
                <w:lang w:val="en-US" w:eastAsia="zh-CN" w:bidi="ar-SA"/>
              </w:rPr>
            </w:pPr>
            <w:r>
              <w:rPr>
                <w:rFonts w:hint="eastAsia" w:ascii="宋体" w:hAnsi="宋体" w:eastAsia="宋体" w:cs="宋体"/>
                <w:b w:val="0"/>
                <w:bCs w:val="0"/>
                <w:i w:val="0"/>
                <w:iCs w:val="0"/>
                <w:color w:val="auto"/>
                <w:kern w:val="0"/>
                <w:sz w:val="21"/>
                <w:szCs w:val="21"/>
                <w:highlight w:val="none"/>
                <w:u w:val="none"/>
                <w:lang w:val="en-US" w:eastAsia="zh-CN" w:bidi="ar"/>
              </w:rPr>
              <w:t>餐桌</w:t>
            </w:r>
          </w:p>
        </w:tc>
        <w:tc>
          <w:tcPr>
            <w:tcW w:w="1080" w:type="dxa"/>
            <w:vAlign w:val="center"/>
          </w:tcPr>
          <w:p w14:paraId="5A935D45">
            <w:pPr>
              <w:keepNext w:val="0"/>
              <w:keepLines w:val="0"/>
              <w:widowControl/>
              <w:suppressLineNumbers w:val="0"/>
              <w:jc w:val="center"/>
              <w:textAlignment w:val="center"/>
              <w:rPr>
                <w:rFonts w:hint="eastAsia" w:ascii="宋体" w:hAnsi="宋体" w:eastAsia="宋体" w:cs="宋体"/>
                <w:b w:val="0"/>
                <w:bCs w:val="0"/>
                <w:i w:val="0"/>
                <w:iCs w:val="0"/>
                <w:color w:val="auto"/>
                <w:kern w:val="2"/>
                <w:sz w:val="21"/>
                <w:szCs w:val="21"/>
                <w:highlight w:val="none"/>
                <w:u w:val="none"/>
                <w:lang w:val="en-US" w:eastAsia="zh-CN" w:bidi="ar-SA"/>
              </w:rPr>
            </w:pPr>
            <w:r>
              <w:rPr>
                <w:rFonts w:hint="eastAsia" w:ascii="宋体" w:hAnsi="宋体" w:eastAsia="宋体" w:cs="宋体"/>
                <w:b w:val="0"/>
                <w:bCs w:val="0"/>
                <w:i w:val="0"/>
                <w:iCs w:val="0"/>
                <w:color w:val="auto"/>
                <w:kern w:val="0"/>
                <w:sz w:val="21"/>
                <w:szCs w:val="21"/>
                <w:highlight w:val="none"/>
                <w:u w:val="none"/>
                <w:lang w:val="en-US" w:eastAsia="zh-CN" w:bidi="ar"/>
              </w:rPr>
              <w:t>58</w:t>
            </w:r>
          </w:p>
        </w:tc>
        <w:tc>
          <w:tcPr>
            <w:tcW w:w="960" w:type="dxa"/>
            <w:vAlign w:val="center"/>
          </w:tcPr>
          <w:p w14:paraId="16A44CC3">
            <w:pPr>
              <w:pStyle w:val="18"/>
              <w:widowControl w:val="0"/>
              <w:jc w:val="center"/>
              <w:rPr>
                <w:rFonts w:hint="eastAsia" w:ascii="宋体" w:hAnsi="宋体" w:eastAsia="宋体" w:cs="宋体"/>
                <w:b w:val="0"/>
                <w:bCs w:val="0"/>
                <w:color w:val="auto"/>
                <w:kern w:val="2"/>
                <w:sz w:val="21"/>
                <w:szCs w:val="21"/>
                <w:highlight w:val="none"/>
                <w:lang w:val="en-US" w:eastAsia="zh-CN" w:bidi="ar-SA"/>
              </w:rPr>
            </w:pPr>
            <w:r>
              <w:rPr>
                <w:rFonts w:hint="eastAsia" w:ascii="宋体" w:hAnsi="宋体" w:eastAsia="宋体" w:cs="宋体"/>
                <w:b w:val="0"/>
                <w:bCs w:val="0"/>
                <w:color w:val="auto"/>
                <w:sz w:val="21"/>
                <w:szCs w:val="21"/>
                <w:highlight w:val="none"/>
                <w:lang w:val="en-US" w:eastAsia="zh-CN"/>
              </w:rPr>
              <w:t>张</w:t>
            </w:r>
          </w:p>
        </w:tc>
        <w:tc>
          <w:tcPr>
            <w:tcW w:w="4816" w:type="dxa"/>
            <w:vAlign w:val="center"/>
          </w:tcPr>
          <w:p w14:paraId="4CB6015A">
            <w:pPr>
              <w:keepNext w:val="0"/>
              <w:keepLines w:val="0"/>
              <w:widowControl/>
              <w:suppressLineNumbers w:val="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（地下室）B2:技师休息2张；门诊医技楼 1F:茶水间2张、就餐休息4张、休息就餐2张；门诊医技楼 2F:茶水间1张、休息区2张、茶水间1张；门诊医技楼 3F:休息就餐2张、就餐休息12张、就餐休息3张；门诊医技楼 4F:就餐休息2张、休息就餐2张、休息室2张、休息就餐2张、保洁休息2张；门诊医技楼 5F:手术室餐厅15张</w:t>
            </w:r>
          </w:p>
          <w:p w14:paraId="6E96170A">
            <w:pPr>
              <w:pStyle w:val="18"/>
              <w:widowControl w:val="0"/>
              <w:jc w:val="left"/>
              <w:rPr>
                <w:rFonts w:hint="eastAsia" w:ascii="宋体" w:hAnsi="宋体" w:eastAsia="宋体" w:cs="宋体"/>
                <w:b w:val="0"/>
                <w:bCs w:val="0"/>
                <w:color w:val="auto"/>
                <w:kern w:val="2"/>
                <w:sz w:val="21"/>
                <w:szCs w:val="21"/>
                <w:highlight w:val="none"/>
                <w:lang w:val="en-US" w:eastAsia="zh-CN" w:bidi="ar-SA"/>
              </w:rPr>
            </w:pPr>
            <w:r>
              <w:rPr>
                <w:rFonts w:hint="eastAsia" w:ascii="宋体" w:hAnsi="宋体" w:eastAsia="宋体" w:cs="宋体"/>
                <w:b w:val="0"/>
                <w:bCs w:val="0"/>
                <w:color w:val="auto"/>
                <w:sz w:val="21"/>
                <w:szCs w:val="21"/>
                <w:highlight w:val="none"/>
                <w:lang w:val="en-US" w:eastAsia="zh-CN"/>
              </w:rPr>
              <w:t>EICU：休息就餐2张</w:t>
            </w:r>
          </w:p>
        </w:tc>
        <w:tc>
          <w:tcPr>
            <w:tcW w:w="2006" w:type="dxa"/>
            <w:vAlign w:val="center"/>
          </w:tcPr>
          <w:p w14:paraId="70A06706">
            <w:pPr>
              <w:pStyle w:val="18"/>
              <w:widowControl w:val="0"/>
              <w:jc w:val="left"/>
              <w:rPr>
                <w:rFonts w:hint="eastAsia" w:ascii="宋体" w:hAnsi="宋体" w:eastAsia="宋体" w:cs="宋体"/>
                <w:b w:val="0"/>
                <w:bCs w:val="0"/>
                <w:color w:val="auto"/>
                <w:sz w:val="21"/>
                <w:szCs w:val="21"/>
                <w:highlight w:val="none"/>
                <w:lang w:val="en-US" w:eastAsia="zh-CN"/>
              </w:rPr>
            </w:pPr>
          </w:p>
        </w:tc>
        <w:tc>
          <w:tcPr>
            <w:tcW w:w="2225" w:type="dxa"/>
            <w:vAlign w:val="center"/>
          </w:tcPr>
          <w:p w14:paraId="6F26E8D3">
            <w:pPr>
              <w:pStyle w:val="18"/>
              <w:widowControl w:val="0"/>
              <w:jc w:val="left"/>
              <w:rPr>
                <w:rFonts w:hint="eastAsia" w:ascii="宋体" w:hAnsi="宋体" w:eastAsia="宋体" w:cs="宋体"/>
                <w:b w:val="0"/>
                <w:bCs w:val="0"/>
                <w:color w:val="auto"/>
                <w:sz w:val="21"/>
                <w:szCs w:val="21"/>
                <w:highlight w:val="none"/>
                <w:lang w:val="en-US" w:eastAsia="zh-CN"/>
              </w:rPr>
            </w:pPr>
          </w:p>
        </w:tc>
      </w:tr>
      <w:tr w14:paraId="0371F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128" w:type="dxa"/>
          <w:jc w:val="center"/>
        </w:trPr>
        <w:tc>
          <w:tcPr>
            <w:tcW w:w="1046" w:type="dxa"/>
            <w:vAlign w:val="center"/>
          </w:tcPr>
          <w:p w14:paraId="6C5DE532">
            <w:pPr>
              <w:keepNext w:val="0"/>
              <w:keepLines w:val="0"/>
              <w:widowControl/>
              <w:numPr>
                <w:ilvl w:val="0"/>
                <w:numId w:val="16"/>
              </w:numPr>
              <w:suppressLineNumbers w:val="0"/>
              <w:ind w:left="664" w:leftChars="0" w:hanging="454" w:firstLineChars="0"/>
              <w:jc w:val="center"/>
              <w:textAlignment w:val="center"/>
              <w:rPr>
                <w:rFonts w:hint="eastAsia" w:ascii="宋体" w:hAnsi="宋体" w:eastAsia="宋体" w:cs="宋体"/>
                <w:color w:val="auto"/>
                <w:sz w:val="21"/>
                <w:szCs w:val="21"/>
                <w:highlight w:val="none"/>
              </w:rPr>
            </w:pPr>
          </w:p>
        </w:tc>
        <w:tc>
          <w:tcPr>
            <w:tcW w:w="1714" w:type="dxa"/>
            <w:vAlign w:val="center"/>
          </w:tcPr>
          <w:p w14:paraId="32B2B9DF">
            <w:pPr>
              <w:keepNext w:val="0"/>
              <w:keepLines w:val="0"/>
              <w:widowControl/>
              <w:suppressLineNumbers w:val="0"/>
              <w:jc w:val="center"/>
              <w:textAlignment w:val="top"/>
              <w:rPr>
                <w:rFonts w:hint="eastAsia" w:ascii="宋体" w:hAnsi="宋体" w:eastAsia="宋体" w:cs="宋体"/>
                <w:b w:val="0"/>
                <w:bCs w:val="0"/>
                <w:i w:val="0"/>
                <w:iCs w:val="0"/>
                <w:color w:val="auto"/>
                <w:kern w:val="2"/>
                <w:sz w:val="21"/>
                <w:szCs w:val="21"/>
                <w:highlight w:val="none"/>
                <w:u w:val="none"/>
                <w:lang w:val="en-US" w:eastAsia="zh-CN" w:bidi="ar-SA"/>
              </w:rPr>
            </w:pPr>
            <w:r>
              <w:rPr>
                <w:rFonts w:hint="eastAsia" w:ascii="宋体" w:hAnsi="宋体" w:eastAsia="宋体" w:cs="宋体"/>
                <w:b w:val="0"/>
                <w:bCs w:val="0"/>
                <w:i w:val="0"/>
                <w:iCs w:val="0"/>
                <w:color w:val="auto"/>
                <w:kern w:val="0"/>
                <w:sz w:val="21"/>
                <w:szCs w:val="21"/>
                <w:highlight w:val="none"/>
                <w:u w:val="none"/>
                <w:lang w:val="en-US" w:eastAsia="zh-CN" w:bidi="ar"/>
              </w:rPr>
              <w:t>餐桌5</w:t>
            </w:r>
          </w:p>
        </w:tc>
        <w:tc>
          <w:tcPr>
            <w:tcW w:w="1080" w:type="dxa"/>
            <w:vAlign w:val="center"/>
          </w:tcPr>
          <w:p w14:paraId="588E627D">
            <w:pPr>
              <w:keepNext w:val="0"/>
              <w:keepLines w:val="0"/>
              <w:widowControl/>
              <w:suppressLineNumbers w:val="0"/>
              <w:jc w:val="center"/>
              <w:textAlignment w:val="center"/>
              <w:rPr>
                <w:rFonts w:hint="eastAsia" w:ascii="宋体" w:hAnsi="宋体" w:eastAsia="宋体" w:cs="宋体"/>
                <w:b w:val="0"/>
                <w:bCs w:val="0"/>
                <w:i w:val="0"/>
                <w:iCs w:val="0"/>
                <w:color w:val="auto"/>
                <w:kern w:val="2"/>
                <w:sz w:val="21"/>
                <w:szCs w:val="21"/>
                <w:highlight w:val="none"/>
                <w:u w:val="none"/>
                <w:lang w:val="en-US" w:eastAsia="zh-CN" w:bidi="ar-SA"/>
              </w:rPr>
            </w:pPr>
            <w:r>
              <w:rPr>
                <w:rFonts w:hint="eastAsia" w:ascii="宋体" w:hAnsi="宋体" w:eastAsia="宋体" w:cs="宋体"/>
                <w:b w:val="0"/>
                <w:bCs w:val="0"/>
                <w:i w:val="0"/>
                <w:iCs w:val="0"/>
                <w:color w:val="auto"/>
                <w:kern w:val="0"/>
                <w:sz w:val="21"/>
                <w:szCs w:val="21"/>
                <w:highlight w:val="none"/>
                <w:u w:val="none"/>
                <w:lang w:val="en-US" w:eastAsia="zh-CN" w:bidi="ar"/>
              </w:rPr>
              <w:t>4</w:t>
            </w:r>
          </w:p>
        </w:tc>
        <w:tc>
          <w:tcPr>
            <w:tcW w:w="960" w:type="dxa"/>
            <w:vAlign w:val="center"/>
          </w:tcPr>
          <w:p w14:paraId="3E3907EB">
            <w:pPr>
              <w:widowControl/>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张</w:t>
            </w:r>
          </w:p>
        </w:tc>
        <w:tc>
          <w:tcPr>
            <w:tcW w:w="4816" w:type="dxa"/>
            <w:vAlign w:val="center"/>
          </w:tcPr>
          <w:p w14:paraId="2E7711FF">
            <w:pPr>
              <w:widowControl/>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门诊医技楼 2F:餐厅2张;</w:t>
            </w:r>
          </w:p>
          <w:p w14:paraId="63E6A585">
            <w:pPr>
              <w:widowControl/>
              <w:jc w:val="left"/>
              <w:textAlignment w:val="center"/>
              <w:rPr>
                <w:rFonts w:hint="eastAsia" w:ascii="宋体" w:hAnsi="宋体" w:eastAsia="宋体" w:cs="宋体"/>
                <w:b w:val="0"/>
                <w:bCs w:val="0"/>
                <w:color w:val="auto"/>
                <w:kern w:val="2"/>
                <w:sz w:val="21"/>
                <w:szCs w:val="21"/>
                <w:highlight w:val="none"/>
                <w:lang w:val="en-US" w:eastAsia="zh-CN" w:bidi="ar-SA"/>
              </w:rPr>
            </w:pPr>
            <w:r>
              <w:rPr>
                <w:rFonts w:hint="eastAsia" w:ascii="宋体" w:hAnsi="宋体" w:eastAsia="宋体" w:cs="宋体"/>
                <w:b w:val="0"/>
                <w:bCs w:val="0"/>
                <w:i w:val="0"/>
                <w:iCs w:val="0"/>
                <w:color w:val="auto"/>
                <w:kern w:val="0"/>
                <w:sz w:val="21"/>
                <w:szCs w:val="21"/>
                <w:highlight w:val="none"/>
                <w:u w:val="none"/>
                <w:lang w:val="en-US" w:eastAsia="zh-CN" w:bidi="ar"/>
              </w:rPr>
              <w:t>门诊医技楼 2F:餐厅2张</w:t>
            </w:r>
          </w:p>
        </w:tc>
        <w:tc>
          <w:tcPr>
            <w:tcW w:w="2006" w:type="dxa"/>
            <w:vAlign w:val="center"/>
          </w:tcPr>
          <w:p w14:paraId="5C9350B7">
            <w:pPr>
              <w:widowControl/>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2225" w:type="dxa"/>
            <w:vAlign w:val="center"/>
          </w:tcPr>
          <w:p w14:paraId="5307E119">
            <w:pPr>
              <w:widowControl/>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r>
      <w:tr w14:paraId="6D095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128" w:type="dxa"/>
          <w:jc w:val="center"/>
        </w:trPr>
        <w:tc>
          <w:tcPr>
            <w:tcW w:w="1046" w:type="dxa"/>
            <w:vAlign w:val="center"/>
          </w:tcPr>
          <w:p w14:paraId="6BF3E4AD">
            <w:pPr>
              <w:keepNext w:val="0"/>
              <w:keepLines w:val="0"/>
              <w:widowControl/>
              <w:numPr>
                <w:ilvl w:val="0"/>
                <w:numId w:val="16"/>
              </w:numPr>
              <w:suppressLineNumbers w:val="0"/>
              <w:ind w:left="664" w:leftChars="0" w:hanging="454" w:firstLineChars="0"/>
              <w:jc w:val="center"/>
              <w:textAlignment w:val="center"/>
              <w:rPr>
                <w:rFonts w:hint="eastAsia" w:ascii="宋体" w:hAnsi="宋体" w:eastAsia="宋体" w:cs="宋体"/>
                <w:color w:val="auto"/>
                <w:sz w:val="21"/>
                <w:szCs w:val="21"/>
                <w:highlight w:val="none"/>
              </w:rPr>
            </w:pPr>
          </w:p>
        </w:tc>
        <w:tc>
          <w:tcPr>
            <w:tcW w:w="1714" w:type="dxa"/>
            <w:vAlign w:val="center"/>
          </w:tcPr>
          <w:p w14:paraId="10880935">
            <w:pPr>
              <w:keepNext w:val="0"/>
              <w:keepLines w:val="0"/>
              <w:widowControl/>
              <w:suppressLineNumbers w:val="0"/>
              <w:jc w:val="center"/>
              <w:textAlignment w:val="top"/>
              <w:rPr>
                <w:rFonts w:hint="eastAsia" w:ascii="宋体" w:hAnsi="宋体" w:eastAsia="宋体" w:cs="宋体"/>
                <w:b w:val="0"/>
                <w:bCs w:val="0"/>
                <w:i w:val="0"/>
                <w:iCs w:val="0"/>
                <w:color w:val="auto"/>
                <w:kern w:val="2"/>
                <w:sz w:val="21"/>
                <w:szCs w:val="21"/>
                <w:highlight w:val="none"/>
                <w:u w:val="none"/>
                <w:lang w:val="en-US" w:eastAsia="zh-CN" w:bidi="ar-SA"/>
              </w:rPr>
            </w:pPr>
            <w:r>
              <w:rPr>
                <w:rFonts w:hint="eastAsia" w:ascii="宋体" w:hAnsi="宋体" w:eastAsia="宋体" w:cs="宋体"/>
                <w:b w:val="0"/>
                <w:bCs w:val="0"/>
                <w:i w:val="0"/>
                <w:iCs w:val="0"/>
                <w:color w:val="auto"/>
                <w:kern w:val="0"/>
                <w:sz w:val="21"/>
                <w:szCs w:val="21"/>
                <w:highlight w:val="none"/>
                <w:u w:val="none"/>
                <w:lang w:val="en-US" w:eastAsia="zh-CN" w:bidi="ar"/>
              </w:rPr>
              <w:t>就餐椅</w:t>
            </w:r>
          </w:p>
        </w:tc>
        <w:tc>
          <w:tcPr>
            <w:tcW w:w="1080" w:type="dxa"/>
            <w:vAlign w:val="center"/>
          </w:tcPr>
          <w:p w14:paraId="1C656F45">
            <w:pPr>
              <w:keepNext w:val="0"/>
              <w:keepLines w:val="0"/>
              <w:widowControl/>
              <w:suppressLineNumbers w:val="0"/>
              <w:jc w:val="center"/>
              <w:textAlignment w:val="center"/>
              <w:rPr>
                <w:rFonts w:hint="eastAsia" w:ascii="宋体" w:hAnsi="宋体" w:eastAsia="宋体" w:cs="宋体"/>
                <w:b w:val="0"/>
                <w:bCs w:val="0"/>
                <w:i w:val="0"/>
                <w:iCs w:val="0"/>
                <w:color w:val="auto"/>
                <w:kern w:val="2"/>
                <w:sz w:val="21"/>
                <w:szCs w:val="21"/>
                <w:highlight w:val="none"/>
                <w:u w:val="none"/>
                <w:lang w:val="en-US" w:eastAsia="zh-CN" w:bidi="ar-SA"/>
              </w:rPr>
            </w:pPr>
            <w:r>
              <w:rPr>
                <w:rFonts w:hint="eastAsia" w:ascii="宋体" w:hAnsi="宋体" w:eastAsia="宋体" w:cs="宋体"/>
                <w:b w:val="0"/>
                <w:bCs w:val="0"/>
                <w:i w:val="0"/>
                <w:iCs w:val="0"/>
                <w:color w:val="auto"/>
                <w:kern w:val="0"/>
                <w:sz w:val="21"/>
                <w:szCs w:val="21"/>
                <w:highlight w:val="none"/>
                <w:u w:val="none"/>
                <w:lang w:val="en-US" w:eastAsia="zh-CN" w:bidi="ar"/>
              </w:rPr>
              <w:t>261</w:t>
            </w:r>
          </w:p>
        </w:tc>
        <w:tc>
          <w:tcPr>
            <w:tcW w:w="960" w:type="dxa"/>
            <w:vAlign w:val="center"/>
          </w:tcPr>
          <w:p w14:paraId="214F776E">
            <w:pPr>
              <w:pStyle w:val="18"/>
              <w:widowControl w:val="0"/>
              <w:jc w:val="center"/>
              <w:rPr>
                <w:rFonts w:hint="eastAsia" w:ascii="宋体" w:hAnsi="宋体" w:eastAsia="宋体" w:cs="宋体"/>
                <w:b w:val="0"/>
                <w:bCs w:val="0"/>
                <w:color w:val="auto"/>
                <w:kern w:val="2"/>
                <w:sz w:val="21"/>
                <w:szCs w:val="21"/>
                <w:highlight w:val="none"/>
                <w:lang w:val="en-US" w:eastAsia="zh-CN" w:bidi="ar-SA"/>
              </w:rPr>
            </w:pPr>
            <w:r>
              <w:rPr>
                <w:rFonts w:hint="eastAsia" w:ascii="宋体" w:hAnsi="宋体" w:eastAsia="宋体" w:cs="宋体"/>
                <w:b w:val="0"/>
                <w:bCs w:val="0"/>
                <w:i w:val="0"/>
                <w:iCs w:val="0"/>
                <w:color w:val="auto"/>
                <w:kern w:val="0"/>
                <w:sz w:val="21"/>
                <w:szCs w:val="21"/>
                <w:highlight w:val="none"/>
                <w:u w:val="none"/>
                <w:lang w:val="en-US" w:eastAsia="zh-CN" w:bidi="ar"/>
              </w:rPr>
              <w:t>张</w:t>
            </w:r>
          </w:p>
        </w:tc>
        <w:tc>
          <w:tcPr>
            <w:tcW w:w="4816" w:type="dxa"/>
            <w:vAlign w:val="center"/>
          </w:tcPr>
          <w:p w14:paraId="4C67A610">
            <w:pPr>
              <w:keepNext w:val="0"/>
              <w:keepLines w:val="0"/>
              <w:widowControl/>
              <w:suppressLineNumbers w:val="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（地下室）B2:技师休息8张；门诊医技楼 1F:茶水间8张、就餐休息16张、休息就餐8张；门诊医技楼 2F:茶水间4张、餐厅12张、休息区13张、茶水间12张；门诊医技楼 3F:休息就餐8张、就餐休息48张、就餐休息12张；门诊医技楼 4F:就餐休息8张、休息就餐8张、休息室8张、休息就餐12张、保洁休息8张；门诊医技楼 5F:手术室餐厅60</w:t>
            </w:r>
          </w:p>
          <w:p w14:paraId="6314E3FA">
            <w:pPr>
              <w:pStyle w:val="18"/>
              <w:widowControl w:val="0"/>
              <w:jc w:val="left"/>
              <w:rPr>
                <w:rFonts w:hint="eastAsia" w:ascii="宋体" w:hAnsi="宋体" w:eastAsia="宋体" w:cs="宋体"/>
                <w:b w:val="0"/>
                <w:bCs w:val="0"/>
                <w:color w:val="auto"/>
                <w:kern w:val="2"/>
                <w:sz w:val="21"/>
                <w:szCs w:val="21"/>
                <w:highlight w:val="none"/>
                <w:lang w:val="en-US" w:eastAsia="zh-CN" w:bidi="ar-SA"/>
              </w:rPr>
            </w:pPr>
            <w:r>
              <w:rPr>
                <w:rFonts w:hint="eastAsia" w:ascii="宋体" w:hAnsi="宋体" w:eastAsia="宋体" w:cs="宋体"/>
                <w:b w:val="0"/>
                <w:bCs w:val="0"/>
                <w:color w:val="auto"/>
                <w:sz w:val="21"/>
                <w:szCs w:val="21"/>
                <w:highlight w:val="none"/>
                <w:lang w:val="en-US" w:eastAsia="zh-CN"/>
              </w:rPr>
              <w:t>EICU：休息就餐8</w:t>
            </w:r>
          </w:p>
        </w:tc>
        <w:tc>
          <w:tcPr>
            <w:tcW w:w="2006" w:type="dxa"/>
            <w:vAlign w:val="center"/>
          </w:tcPr>
          <w:p w14:paraId="5D973DD3">
            <w:pPr>
              <w:pStyle w:val="18"/>
              <w:widowControl w:val="0"/>
              <w:jc w:val="left"/>
              <w:rPr>
                <w:rFonts w:hint="eastAsia" w:ascii="宋体" w:hAnsi="宋体" w:eastAsia="宋体" w:cs="宋体"/>
                <w:b w:val="0"/>
                <w:bCs w:val="0"/>
                <w:color w:val="auto"/>
                <w:sz w:val="21"/>
                <w:szCs w:val="21"/>
                <w:highlight w:val="none"/>
                <w:lang w:val="en-US" w:eastAsia="zh-CN"/>
              </w:rPr>
            </w:pPr>
          </w:p>
        </w:tc>
        <w:tc>
          <w:tcPr>
            <w:tcW w:w="2225" w:type="dxa"/>
            <w:vAlign w:val="center"/>
          </w:tcPr>
          <w:p w14:paraId="3C0B0392">
            <w:pPr>
              <w:pStyle w:val="18"/>
              <w:widowControl w:val="0"/>
              <w:jc w:val="left"/>
              <w:rPr>
                <w:rFonts w:hint="eastAsia" w:ascii="宋体" w:hAnsi="宋体" w:eastAsia="宋体" w:cs="宋体"/>
                <w:b w:val="0"/>
                <w:bCs w:val="0"/>
                <w:color w:val="auto"/>
                <w:sz w:val="21"/>
                <w:szCs w:val="21"/>
                <w:highlight w:val="none"/>
                <w:lang w:val="en-US" w:eastAsia="zh-CN"/>
              </w:rPr>
            </w:pPr>
          </w:p>
        </w:tc>
      </w:tr>
      <w:tr w14:paraId="1FEEC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128" w:type="dxa"/>
          <w:jc w:val="center"/>
        </w:trPr>
        <w:tc>
          <w:tcPr>
            <w:tcW w:w="1046" w:type="dxa"/>
            <w:vAlign w:val="center"/>
          </w:tcPr>
          <w:p w14:paraId="6262845A">
            <w:pPr>
              <w:keepNext w:val="0"/>
              <w:keepLines w:val="0"/>
              <w:widowControl/>
              <w:numPr>
                <w:ilvl w:val="0"/>
                <w:numId w:val="16"/>
              </w:numPr>
              <w:suppressLineNumbers w:val="0"/>
              <w:ind w:left="664" w:leftChars="0" w:hanging="454" w:firstLineChars="0"/>
              <w:jc w:val="center"/>
              <w:textAlignment w:val="center"/>
              <w:rPr>
                <w:rFonts w:hint="eastAsia" w:ascii="宋体" w:hAnsi="宋体" w:eastAsia="宋体" w:cs="宋体"/>
                <w:color w:val="auto"/>
                <w:sz w:val="21"/>
                <w:szCs w:val="21"/>
                <w:highlight w:val="none"/>
              </w:rPr>
            </w:pPr>
          </w:p>
        </w:tc>
        <w:tc>
          <w:tcPr>
            <w:tcW w:w="1714" w:type="dxa"/>
            <w:vAlign w:val="center"/>
          </w:tcPr>
          <w:p w14:paraId="12C03B0A">
            <w:pPr>
              <w:keepNext w:val="0"/>
              <w:keepLines w:val="0"/>
              <w:widowControl/>
              <w:suppressLineNumbers w:val="0"/>
              <w:jc w:val="center"/>
              <w:textAlignment w:val="top"/>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b w:val="0"/>
                <w:bCs w:val="0"/>
                <w:i w:val="0"/>
                <w:iCs w:val="0"/>
                <w:color w:val="auto"/>
                <w:kern w:val="0"/>
                <w:sz w:val="21"/>
                <w:szCs w:val="21"/>
                <w:highlight w:val="none"/>
                <w:u w:val="none"/>
                <w:lang w:val="en-US" w:eastAsia="zh-CN" w:bidi="ar"/>
              </w:rPr>
              <w:t>定制吧台</w:t>
            </w:r>
          </w:p>
        </w:tc>
        <w:tc>
          <w:tcPr>
            <w:tcW w:w="1080" w:type="dxa"/>
            <w:vAlign w:val="center"/>
          </w:tcPr>
          <w:p w14:paraId="37D76938">
            <w:pPr>
              <w:keepNext w:val="0"/>
              <w:keepLines w:val="0"/>
              <w:widowControl/>
              <w:suppressLineNumbers w:val="0"/>
              <w:jc w:val="center"/>
              <w:textAlignment w:val="center"/>
              <w:rPr>
                <w:rFonts w:hint="eastAsia" w:ascii="宋体" w:hAnsi="宋体" w:eastAsia="宋体" w:cs="宋体"/>
                <w:b w:val="0"/>
                <w:bCs w:val="0"/>
                <w:i w:val="0"/>
                <w:iCs w:val="0"/>
                <w:color w:val="auto"/>
                <w:kern w:val="2"/>
                <w:sz w:val="21"/>
                <w:szCs w:val="21"/>
                <w:highlight w:val="none"/>
                <w:u w:val="none"/>
                <w:lang w:val="en-US" w:eastAsia="zh-CN" w:bidi="ar-SA"/>
              </w:rPr>
            </w:pPr>
            <w:r>
              <w:rPr>
                <w:rFonts w:hint="eastAsia" w:ascii="宋体" w:hAnsi="宋体" w:eastAsia="宋体" w:cs="宋体"/>
                <w:b w:val="0"/>
                <w:bCs w:val="0"/>
                <w:i w:val="0"/>
                <w:iCs w:val="0"/>
                <w:color w:val="auto"/>
                <w:kern w:val="0"/>
                <w:sz w:val="21"/>
                <w:szCs w:val="21"/>
                <w:highlight w:val="none"/>
                <w:u w:val="none"/>
                <w:lang w:val="en-US" w:eastAsia="zh-CN" w:bidi="ar"/>
              </w:rPr>
              <w:t>3.9</w:t>
            </w:r>
          </w:p>
        </w:tc>
        <w:tc>
          <w:tcPr>
            <w:tcW w:w="960" w:type="dxa"/>
            <w:vAlign w:val="center"/>
          </w:tcPr>
          <w:p w14:paraId="2F8CC53B">
            <w:pPr>
              <w:keepNext w:val="0"/>
              <w:keepLines w:val="0"/>
              <w:widowControl/>
              <w:suppressLineNumbers w:val="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米</w:t>
            </w:r>
          </w:p>
        </w:tc>
        <w:tc>
          <w:tcPr>
            <w:tcW w:w="4816" w:type="dxa"/>
            <w:vAlign w:val="center"/>
          </w:tcPr>
          <w:p w14:paraId="49C3E181">
            <w:pPr>
              <w:keepNext w:val="0"/>
              <w:keepLines w:val="0"/>
              <w:widowControl/>
              <w:suppressLineNumbers w:val="0"/>
              <w:jc w:val="left"/>
              <w:textAlignment w:val="center"/>
              <w:rPr>
                <w:rFonts w:hint="eastAsia" w:ascii="宋体" w:hAnsi="宋体" w:eastAsia="宋体" w:cs="宋体"/>
                <w:b w:val="0"/>
                <w:bCs w:val="0"/>
                <w:i w:val="0"/>
                <w:iCs w:val="0"/>
                <w:color w:val="auto"/>
                <w:kern w:val="2"/>
                <w:sz w:val="21"/>
                <w:szCs w:val="21"/>
                <w:highlight w:val="none"/>
                <w:u w:val="none"/>
                <w:lang w:val="en-US" w:eastAsia="zh-CN" w:bidi="ar-SA"/>
              </w:rPr>
            </w:pPr>
            <w:r>
              <w:rPr>
                <w:rFonts w:hint="eastAsia" w:ascii="宋体" w:hAnsi="宋体" w:eastAsia="宋体" w:cs="宋体"/>
                <w:b w:val="0"/>
                <w:bCs w:val="0"/>
                <w:i w:val="0"/>
                <w:iCs w:val="0"/>
                <w:color w:val="auto"/>
                <w:kern w:val="0"/>
                <w:sz w:val="21"/>
                <w:szCs w:val="21"/>
                <w:highlight w:val="none"/>
                <w:u w:val="none"/>
                <w:lang w:val="en-US" w:eastAsia="zh-CN" w:bidi="ar"/>
              </w:rPr>
              <w:t>门诊医技楼 4F：休息就餐3.9米</w:t>
            </w:r>
          </w:p>
        </w:tc>
        <w:tc>
          <w:tcPr>
            <w:tcW w:w="2006" w:type="dxa"/>
            <w:vAlign w:val="center"/>
          </w:tcPr>
          <w:p w14:paraId="2AA91B2D">
            <w:pPr>
              <w:keepNext w:val="0"/>
              <w:keepLines w:val="0"/>
              <w:widowControl/>
              <w:suppressLineNumbers w:val="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2225" w:type="dxa"/>
            <w:vAlign w:val="center"/>
          </w:tcPr>
          <w:p w14:paraId="3C144857">
            <w:pPr>
              <w:keepNext w:val="0"/>
              <w:keepLines w:val="0"/>
              <w:widowControl/>
              <w:suppressLineNumbers w:val="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r>
      <w:tr w14:paraId="6C8E3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128" w:type="dxa"/>
          <w:jc w:val="center"/>
        </w:trPr>
        <w:tc>
          <w:tcPr>
            <w:tcW w:w="1046" w:type="dxa"/>
            <w:vAlign w:val="center"/>
          </w:tcPr>
          <w:p w14:paraId="300E2C1A">
            <w:pPr>
              <w:keepNext w:val="0"/>
              <w:keepLines w:val="0"/>
              <w:widowControl/>
              <w:numPr>
                <w:ilvl w:val="0"/>
                <w:numId w:val="16"/>
              </w:numPr>
              <w:suppressLineNumbers w:val="0"/>
              <w:ind w:left="664" w:leftChars="0" w:hanging="454" w:firstLineChars="0"/>
              <w:jc w:val="center"/>
              <w:textAlignment w:val="center"/>
              <w:rPr>
                <w:rFonts w:hint="eastAsia" w:ascii="宋体" w:hAnsi="宋体" w:eastAsia="宋体" w:cs="宋体"/>
                <w:color w:val="auto"/>
                <w:sz w:val="21"/>
                <w:szCs w:val="21"/>
                <w:highlight w:val="none"/>
              </w:rPr>
            </w:pPr>
          </w:p>
        </w:tc>
        <w:tc>
          <w:tcPr>
            <w:tcW w:w="1714" w:type="dxa"/>
            <w:vAlign w:val="center"/>
          </w:tcPr>
          <w:p w14:paraId="57D6A9AD">
            <w:pPr>
              <w:keepNext w:val="0"/>
              <w:keepLines w:val="0"/>
              <w:widowControl/>
              <w:suppressLineNumbers w:val="0"/>
              <w:jc w:val="center"/>
              <w:textAlignment w:val="top"/>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b w:val="0"/>
                <w:bCs w:val="0"/>
                <w:i w:val="0"/>
                <w:iCs w:val="0"/>
                <w:color w:val="auto"/>
                <w:kern w:val="0"/>
                <w:sz w:val="21"/>
                <w:szCs w:val="21"/>
                <w:highlight w:val="none"/>
                <w:u w:val="none"/>
                <w:lang w:val="en-US" w:eastAsia="zh-CN" w:bidi="ar"/>
              </w:rPr>
              <w:t>吧椅</w:t>
            </w:r>
          </w:p>
        </w:tc>
        <w:tc>
          <w:tcPr>
            <w:tcW w:w="1080" w:type="dxa"/>
            <w:vAlign w:val="center"/>
          </w:tcPr>
          <w:p w14:paraId="418D947F">
            <w:pPr>
              <w:keepNext w:val="0"/>
              <w:keepLines w:val="0"/>
              <w:widowControl/>
              <w:suppressLineNumbers w:val="0"/>
              <w:jc w:val="center"/>
              <w:textAlignment w:val="center"/>
              <w:rPr>
                <w:rFonts w:hint="eastAsia" w:ascii="宋体" w:hAnsi="宋体" w:eastAsia="宋体" w:cs="宋体"/>
                <w:b w:val="0"/>
                <w:bCs w:val="0"/>
                <w:i w:val="0"/>
                <w:iCs w:val="0"/>
                <w:color w:val="auto"/>
                <w:kern w:val="2"/>
                <w:sz w:val="21"/>
                <w:szCs w:val="21"/>
                <w:highlight w:val="none"/>
                <w:u w:val="none"/>
                <w:lang w:val="en-US" w:eastAsia="zh-CN" w:bidi="ar-SA"/>
              </w:rPr>
            </w:pPr>
            <w:r>
              <w:rPr>
                <w:rFonts w:hint="eastAsia" w:ascii="宋体" w:hAnsi="宋体" w:eastAsia="宋体" w:cs="宋体"/>
                <w:b w:val="0"/>
                <w:bCs w:val="0"/>
                <w:i w:val="0"/>
                <w:iCs w:val="0"/>
                <w:color w:val="auto"/>
                <w:kern w:val="0"/>
                <w:sz w:val="21"/>
                <w:szCs w:val="21"/>
                <w:highlight w:val="none"/>
                <w:u w:val="none"/>
                <w:lang w:val="en-US" w:eastAsia="zh-CN" w:bidi="ar"/>
              </w:rPr>
              <w:t>31</w:t>
            </w:r>
          </w:p>
        </w:tc>
        <w:tc>
          <w:tcPr>
            <w:tcW w:w="960" w:type="dxa"/>
            <w:vAlign w:val="center"/>
          </w:tcPr>
          <w:p w14:paraId="0586D2B3">
            <w:pPr>
              <w:keepNext w:val="0"/>
              <w:keepLines w:val="0"/>
              <w:widowControl/>
              <w:suppressLineNumbers w:val="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张</w:t>
            </w:r>
          </w:p>
        </w:tc>
        <w:tc>
          <w:tcPr>
            <w:tcW w:w="4816" w:type="dxa"/>
            <w:vAlign w:val="center"/>
          </w:tcPr>
          <w:p w14:paraId="06B160F7">
            <w:pPr>
              <w:keepNext w:val="0"/>
              <w:keepLines w:val="0"/>
              <w:widowControl/>
              <w:suppressLineNumbers w:val="0"/>
              <w:jc w:val="left"/>
              <w:textAlignment w:val="center"/>
              <w:rPr>
                <w:rFonts w:hint="eastAsia" w:ascii="宋体" w:hAnsi="宋体" w:eastAsia="宋体" w:cs="宋体"/>
                <w:b w:val="0"/>
                <w:bCs w:val="0"/>
                <w:i w:val="0"/>
                <w:iCs w:val="0"/>
                <w:color w:val="auto"/>
                <w:kern w:val="2"/>
                <w:sz w:val="21"/>
                <w:szCs w:val="21"/>
                <w:highlight w:val="none"/>
                <w:u w:val="none"/>
                <w:lang w:val="en-US" w:eastAsia="zh-CN" w:bidi="ar-SA"/>
              </w:rPr>
            </w:pPr>
            <w:r>
              <w:rPr>
                <w:rFonts w:hint="eastAsia" w:ascii="宋体" w:hAnsi="宋体" w:eastAsia="宋体" w:cs="宋体"/>
                <w:b w:val="0"/>
                <w:bCs w:val="0"/>
                <w:i w:val="0"/>
                <w:iCs w:val="0"/>
                <w:color w:val="auto"/>
                <w:kern w:val="0"/>
                <w:sz w:val="21"/>
                <w:szCs w:val="21"/>
                <w:highlight w:val="none"/>
                <w:u w:val="none"/>
                <w:lang w:val="en-US" w:eastAsia="zh-CN" w:bidi="ar"/>
              </w:rPr>
              <w:t>（地下室）B2:技师休息3张；门诊医技楼 2F:餐厅4张、茶水间5张；门诊医技楼 4F:就餐休息6张、休息就餐5张；门诊医技楼 5F:休息室8张</w:t>
            </w:r>
          </w:p>
        </w:tc>
        <w:tc>
          <w:tcPr>
            <w:tcW w:w="2006" w:type="dxa"/>
            <w:vAlign w:val="center"/>
          </w:tcPr>
          <w:p w14:paraId="1C2E436B">
            <w:pPr>
              <w:keepNext w:val="0"/>
              <w:keepLines w:val="0"/>
              <w:widowControl/>
              <w:suppressLineNumbers w:val="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2225" w:type="dxa"/>
            <w:vAlign w:val="center"/>
          </w:tcPr>
          <w:p w14:paraId="61B62CE4">
            <w:pPr>
              <w:keepNext w:val="0"/>
              <w:keepLines w:val="0"/>
              <w:widowControl/>
              <w:suppressLineNumbers w:val="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r>
    </w:tbl>
    <w:p w14:paraId="047B9125">
      <w:pPr>
        <w:ind w:firstLine="422" w:firstLineChars="200"/>
        <w:rPr>
          <w:rFonts w:ascii="宋体" w:hAnsi="宋体"/>
          <w:b/>
          <w:color w:val="FF0000"/>
          <w:szCs w:val="21"/>
          <w:highlight w:val="none"/>
        </w:rPr>
      </w:pPr>
      <w:r>
        <w:rPr>
          <w:rFonts w:hint="eastAsia" w:ascii="宋体" w:hAnsi="宋体"/>
          <w:b/>
          <w:color w:val="FF0000"/>
          <w:szCs w:val="21"/>
          <w:highlight w:val="none"/>
        </w:rPr>
        <w:t xml:space="preserve">备注：1.备注栏注明“拒绝进口”的产品不接受投标人选用进口产品参与投标；注明“接受进口”的产品允许投标人选用进口产品参与投标，但不排斥国内产品。 </w:t>
      </w:r>
    </w:p>
    <w:p w14:paraId="43C40C84">
      <w:pPr>
        <w:ind w:firstLine="422" w:firstLineChars="200"/>
        <w:rPr>
          <w:rFonts w:ascii="宋体" w:hAnsi="宋体"/>
          <w:b/>
          <w:color w:val="FF0000"/>
          <w:szCs w:val="21"/>
          <w:highlight w:val="none"/>
        </w:rPr>
      </w:pPr>
      <w:r>
        <w:rPr>
          <w:rFonts w:hint="eastAsia" w:ascii="宋体" w:hAnsi="宋体"/>
          <w:b/>
          <w:color w:val="FF0000"/>
          <w:szCs w:val="21"/>
          <w:highlight w:val="none"/>
        </w:rPr>
        <w:t>2、进口产品是指通过海关验放进入中国境内且产自关境外的产品。即所谓进口产品是指制造过程均在国外，如果产品在国内组装，其中的零部件（包括核心部件）是进口产品，则应当视为非进口产品。采用“接受进口”的产品优先采购向我国企业转让技术、与我国企业签订消化吸收再创新方案的供应商的进口产品，相关内容以财库〔2007〕119 号文和财办库〔2008〕248 号文的相关规定为准。</w:t>
      </w:r>
    </w:p>
    <w:p w14:paraId="7A8B6F02">
      <w:pPr>
        <w:ind w:firstLine="422" w:firstLineChars="200"/>
        <w:rPr>
          <w:rFonts w:ascii="宋体" w:hAnsi="宋体"/>
          <w:b/>
          <w:color w:val="FF0000"/>
          <w:szCs w:val="21"/>
          <w:highlight w:val="none"/>
        </w:rPr>
      </w:pPr>
      <w:r>
        <w:rPr>
          <w:rFonts w:hint="eastAsia" w:ascii="宋体" w:hAnsi="宋体"/>
          <w:b/>
          <w:color w:val="FF0000"/>
          <w:szCs w:val="21"/>
          <w:highlight w:val="none"/>
        </w:rPr>
        <w:t>3、本项目核心产品为：</w:t>
      </w:r>
      <w:r>
        <w:rPr>
          <w:rFonts w:hint="eastAsia" w:ascii="宋体" w:hAnsi="宋体"/>
          <w:b/>
          <w:color w:val="FF0000"/>
          <w:szCs w:val="21"/>
          <w:highlight w:val="none"/>
          <w:u w:val="single"/>
          <w:lang w:val="en-US" w:eastAsia="zh-CN"/>
        </w:rPr>
        <w:t>办公椅</w:t>
      </w:r>
      <w:commentRangeStart w:id="17"/>
      <w:r>
        <w:rPr>
          <w:rFonts w:hint="eastAsia"/>
          <w:bCs/>
          <w:color w:val="FF0000"/>
          <w:szCs w:val="21"/>
          <w:highlight w:val="none"/>
          <w:u w:val="single"/>
        </w:rPr>
        <w:t>（序号X）</w:t>
      </w:r>
      <w:commentRangeEnd w:id="17"/>
      <w:r>
        <w:commentReference w:id="17"/>
      </w:r>
      <w:r>
        <w:rPr>
          <w:rFonts w:hint="eastAsia" w:ascii="宋体" w:hAnsi="宋体"/>
          <w:b/>
          <w:color w:val="FF0000"/>
          <w:szCs w:val="21"/>
          <w:highlight w:val="none"/>
        </w:rPr>
        <w:t>。</w:t>
      </w:r>
    </w:p>
    <w:bookmarkEnd w:id="40"/>
    <w:p w14:paraId="2CA7CCF9">
      <w:pPr>
        <w:pStyle w:val="18"/>
        <w:rPr>
          <w:highlight w:val="none"/>
        </w:rPr>
      </w:pPr>
    </w:p>
    <w:p w14:paraId="6E711541">
      <w:pPr>
        <w:rPr>
          <w:rFonts w:hint="eastAsia"/>
          <w:sz w:val="28"/>
          <w:szCs w:val="28"/>
          <w:highlight w:val="none"/>
        </w:rPr>
      </w:pPr>
      <w:bookmarkStart w:id="42" w:name="_Toc128884461"/>
      <w:r>
        <w:rPr>
          <w:rFonts w:hint="eastAsia"/>
          <w:sz w:val="28"/>
          <w:szCs w:val="28"/>
          <w:highlight w:val="none"/>
        </w:rPr>
        <w:br w:type="page"/>
      </w:r>
    </w:p>
    <w:p w14:paraId="480A6489">
      <w:pPr>
        <w:pStyle w:val="5"/>
        <w:spacing w:before="120" w:beforeLines="50" w:after="120" w:afterLines="50"/>
        <w:rPr>
          <w:rFonts w:hint="eastAsia"/>
          <w:sz w:val="28"/>
          <w:szCs w:val="28"/>
          <w:highlight w:val="none"/>
        </w:rPr>
        <w:sectPr>
          <w:pgSz w:w="16840" w:h="11907" w:orient="landscape"/>
          <w:pgMar w:top="1797" w:right="1440" w:bottom="1797" w:left="1440" w:header="851" w:footer="992" w:gutter="0"/>
          <w:cols w:space="425" w:num="1"/>
          <w:titlePg/>
          <w:docGrid w:linePitch="462" w:charSpace="0"/>
        </w:sectPr>
      </w:pPr>
    </w:p>
    <w:p w14:paraId="779DDEA3">
      <w:pPr>
        <w:pStyle w:val="5"/>
        <w:spacing w:before="120" w:beforeLines="50" w:after="120" w:afterLines="50"/>
        <w:rPr>
          <w:sz w:val="28"/>
          <w:szCs w:val="28"/>
          <w:highlight w:val="none"/>
        </w:rPr>
      </w:pPr>
      <w:r>
        <w:rPr>
          <w:rFonts w:hint="eastAsia"/>
          <w:sz w:val="28"/>
          <w:szCs w:val="28"/>
          <w:highlight w:val="none"/>
        </w:rPr>
        <w:t>三、实质性条款</w:t>
      </w:r>
    </w:p>
    <w:tbl>
      <w:tblPr>
        <w:tblStyle w:val="44"/>
        <w:tblW w:w="81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6"/>
        <w:gridCol w:w="7282"/>
      </w:tblGrid>
      <w:tr w14:paraId="466E5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 w:type="dxa"/>
            <w:vAlign w:val="center"/>
          </w:tcPr>
          <w:p w14:paraId="58E85961">
            <w:pPr>
              <w:adjustRightInd w:val="0"/>
              <w:snapToGrid w:val="0"/>
              <w:spacing w:line="360" w:lineRule="auto"/>
              <w:jc w:val="center"/>
              <w:rPr>
                <w:rFonts w:ascii="宋体" w:hAnsi="宋体"/>
                <w:kern w:val="0"/>
                <w:szCs w:val="21"/>
                <w:highlight w:val="none"/>
              </w:rPr>
            </w:pPr>
            <w:r>
              <w:rPr>
                <w:rFonts w:hint="eastAsia" w:ascii="宋体" w:hAnsi="宋体"/>
                <w:kern w:val="0"/>
                <w:szCs w:val="21"/>
                <w:highlight w:val="none"/>
              </w:rPr>
              <w:t>序号</w:t>
            </w:r>
          </w:p>
        </w:tc>
        <w:tc>
          <w:tcPr>
            <w:tcW w:w="7282" w:type="dxa"/>
            <w:vAlign w:val="center"/>
          </w:tcPr>
          <w:p w14:paraId="22108EEA">
            <w:pPr>
              <w:adjustRightInd w:val="0"/>
              <w:snapToGrid w:val="0"/>
              <w:spacing w:line="360" w:lineRule="auto"/>
              <w:jc w:val="center"/>
              <w:rPr>
                <w:rFonts w:ascii="宋体" w:hAnsi="宋体"/>
                <w:kern w:val="0"/>
                <w:szCs w:val="21"/>
                <w:highlight w:val="none"/>
              </w:rPr>
            </w:pPr>
            <w:r>
              <w:rPr>
                <w:rFonts w:hint="eastAsia" w:ascii="宋体" w:hAnsi="宋体"/>
                <w:kern w:val="0"/>
                <w:szCs w:val="21"/>
                <w:highlight w:val="none"/>
              </w:rPr>
              <w:t>实质性条款具体内容</w:t>
            </w:r>
            <w:r>
              <w:rPr>
                <w:highlight w:val="none"/>
              </w:rPr>
              <w:commentReference w:id="18"/>
            </w:r>
          </w:p>
        </w:tc>
      </w:tr>
      <w:tr w14:paraId="045B7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906" w:type="dxa"/>
            <w:vAlign w:val="center"/>
          </w:tcPr>
          <w:p w14:paraId="48B286EE">
            <w:pPr>
              <w:adjustRightInd w:val="0"/>
              <w:snapToGrid w:val="0"/>
              <w:spacing w:line="360" w:lineRule="auto"/>
              <w:jc w:val="center"/>
              <w:rPr>
                <w:rFonts w:ascii="宋体" w:hAnsi="宋体"/>
                <w:kern w:val="0"/>
                <w:szCs w:val="21"/>
                <w:highlight w:val="none"/>
              </w:rPr>
            </w:pPr>
            <w:r>
              <w:rPr>
                <w:rFonts w:hint="eastAsia" w:ascii="宋体" w:hAnsi="宋体"/>
                <w:kern w:val="0"/>
                <w:szCs w:val="21"/>
                <w:highlight w:val="none"/>
              </w:rPr>
              <w:t>1</w:t>
            </w:r>
          </w:p>
        </w:tc>
        <w:tc>
          <w:tcPr>
            <w:tcW w:w="7282" w:type="dxa"/>
            <w:vAlign w:val="center"/>
          </w:tcPr>
          <w:p w14:paraId="3E8C38DA">
            <w:pPr>
              <w:adjustRightInd w:val="0"/>
              <w:snapToGrid w:val="0"/>
              <w:spacing w:line="360" w:lineRule="auto"/>
              <w:jc w:val="center"/>
              <w:rPr>
                <w:rFonts w:hAnsi="宋体"/>
                <w:kern w:val="0"/>
                <w:szCs w:val="21"/>
                <w:highlight w:val="none"/>
              </w:rPr>
            </w:pPr>
            <w:r>
              <w:rPr>
                <w:rFonts w:hint="eastAsia" w:ascii="宋体" w:hAnsi="宋体"/>
                <w:kern w:val="0"/>
                <w:szCs w:val="21"/>
                <w:highlight w:val="none"/>
              </w:rPr>
              <w:t>满足本项目标★的条款要求</w:t>
            </w:r>
          </w:p>
        </w:tc>
      </w:tr>
    </w:tbl>
    <w:p w14:paraId="271A0A3E">
      <w:pPr>
        <w:rPr>
          <w:b/>
          <w:highlight w:val="none"/>
        </w:rPr>
      </w:pPr>
      <w:r>
        <w:rPr>
          <w:rFonts w:hint="eastAsia"/>
          <w:b/>
          <w:highlight w:val="none"/>
        </w:rPr>
        <w:t>注：上表所列内容为不可负偏离条款</w:t>
      </w:r>
      <w:bookmarkEnd w:id="42"/>
      <w:r>
        <w:rPr>
          <w:rFonts w:hint="eastAsia"/>
          <w:b/>
          <w:highlight w:val="none"/>
        </w:rPr>
        <w:t>，负偏离将视为未实质性满足招标文件要求作投标无效处理。</w:t>
      </w:r>
    </w:p>
    <w:p w14:paraId="45A557A4">
      <w:pPr>
        <w:pStyle w:val="18"/>
        <w:rPr>
          <w:highlight w:val="none"/>
        </w:rPr>
      </w:pPr>
    </w:p>
    <w:p w14:paraId="74B96866">
      <w:pPr>
        <w:pStyle w:val="5"/>
        <w:spacing w:before="120" w:beforeLines="50" w:after="120" w:afterLines="50"/>
        <w:rPr>
          <w:sz w:val="28"/>
          <w:szCs w:val="28"/>
          <w:highlight w:val="none"/>
        </w:rPr>
      </w:pPr>
      <w:r>
        <w:rPr>
          <w:rFonts w:hint="eastAsia"/>
          <w:sz w:val="28"/>
          <w:szCs w:val="28"/>
          <w:highlight w:val="none"/>
        </w:rPr>
        <w:t>四、技术要求</w:t>
      </w:r>
    </w:p>
    <w:p w14:paraId="1E325F36">
      <w:pPr>
        <w:ind w:firstLine="422" w:firstLineChars="200"/>
        <w:rPr>
          <w:b/>
          <w:highlight w:val="none"/>
        </w:rPr>
      </w:pPr>
      <w:r>
        <w:rPr>
          <w:rFonts w:hint="eastAsia"/>
          <w:b/>
          <w:szCs w:val="21"/>
          <w:highlight w:val="none"/>
        </w:rPr>
        <w:t>说明：</w:t>
      </w:r>
      <w:r>
        <w:rPr>
          <w:b/>
          <w:szCs w:val="21"/>
          <w:highlight w:val="none"/>
        </w:rPr>
        <w:t xml:space="preserve"> </w:t>
      </w:r>
      <w:r>
        <w:rPr>
          <w:b/>
          <w:highlight w:val="none"/>
        </w:rPr>
        <w:t>1</w:t>
      </w:r>
      <w:r>
        <w:rPr>
          <w:rFonts w:hint="eastAsia"/>
          <w:b/>
          <w:highlight w:val="none"/>
          <w:lang w:val="en-US" w:eastAsia="zh-CN"/>
        </w:rPr>
        <w:t>.</w:t>
      </w:r>
      <w:r>
        <w:rPr>
          <w:rFonts w:hint="eastAsia"/>
          <w:b/>
          <w:highlight w:val="none"/>
        </w:rPr>
        <w:t>评分时，如对一项招标技术要求（以划分框为准）中的内容存在两处（或以上）负偏离的，在评分时只作一项负偏离扣分。</w:t>
      </w:r>
    </w:p>
    <w:p w14:paraId="183B2C33">
      <w:pPr>
        <w:ind w:firstLine="422" w:firstLineChars="200"/>
        <w:rPr>
          <w:b/>
          <w:szCs w:val="21"/>
          <w:highlight w:val="none"/>
        </w:rPr>
      </w:pPr>
      <w:r>
        <w:rPr>
          <w:b/>
          <w:szCs w:val="21"/>
          <w:highlight w:val="none"/>
        </w:rPr>
        <w:t>2</w:t>
      </w:r>
      <w:r>
        <w:rPr>
          <w:rFonts w:hint="eastAsia"/>
          <w:b/>
          <w:szCs w:val="21"/>
          <w:highlight w:val="none"/>
          <w:lang w:val="en-US" w:eastAsia="zh-CN"/>
        </w:rPr>
        <w:t>.</w:t>
      </w:r>
      <w:r>
        <w:rPr>
          <w:rFonts w:hint="eastAsia"/>
          <w:b/>
          <w:szCs w:val="21"/>
          <w:highlight w:val="none"/>
        </w:rPr>
        <w:t>带★号条款为不可</w:t>
      </w:r>
      <w:r>
        <w:rPr>
          <w:rFonts w:hint="eastAsia"/>
          <w:b/>
          <w:szCs w:val="21"/>
          <w:highlight w:val="none"/>
          <w:lang w:val="en-US" w:eastAsia="zh-CN"/>
        </w:rPr>
        <w:t>负</w:t>
      </w:r>
      <w:r>
        <w:rPr>
          <w:rFonts w:hint="eastAsia"/>
          <w:b/>
          <w:szCs w:val="21"/>
          <w:highlight w:val="none"/>
        </w:rPr>
        <w:t>偏离条款，不作为评分准则中的评分内容</w:t>
      </w:r>
      <w:r>
        <w:rPr>
          <w:rFonts w:hint="eastAsia"/>
          <w:b/>
          <w:szCs w:val="21"/>
          <w:highlight w:val="none"/>
          <w:lang w:eastAsia="zh-CN"/>
        </w:rPr>
        <w:t>，</w:t>
      </w:r>
      <w:r>
        <w:rPr>
          <w:rFonts w:hint="eastAsia"/>
          <w:b/>
          <w:szCs w:val="21"/>
          <w:highlight w:val="none"/>
        </w:rPr>
        <w:t>如未响应或出现负偏离的，将作投标无效处理；带“</w:t>
      </w:r>
      <w:r>
        <w:rPr>
          <w:highlight w:val="none"/>
        </w:rPr>
        <w:t>▲</w:t>
      </w:r>
      <w:r>
        <w:rPr>
          <w:rFonts w:hint="eastAsia"/>
          <w:b/>
          <w:szCs w:val="21"/>
          <w:highlight w:val="none"/>
        </w:rPr>
        <w:t>”指标项为重要参数条款，负偏离时依相关评分准则内容作重点扣分处理。</w:t>
      </w:r>
    </w:p>
    <w:p w14:paraId="6F0FDCED">
      <w:pPr>
        <w:ind w:firstLine="422" w:firstLineChars="200"/>
        <w:rPr>
          <w:rFonts w:hint="eastAsia"/>
          <w:b/>
          <w:szCs w:val="21"/>
          <w:highlight w:val="none"/>
        </w:rPr>
      </w:pPr>
      <w:r>
        <w:rPr>
          <w:b/>
          <w:szCs w:val="21"/>
          <w:highlight w:val="none"/>
        </w:rPr>
        <w:t>3</w:t>
      </w:r>
      <w:bookmarkStart w:id="43" w:name="_Hlk72585069"/>
      <w:r>
        <w:rPr>
          <w:rFonts w:hint="eastAsia"/>
          <w:b/>
          <w:szCs w:val="21"/>
          <w:highlight w:val="none"/>
          <w:lang w:val="en-US" w:eastAsia="zh-CN"/>
        </w:rPr>
        <w:t>.</w:t>
      </w:r>
      <w:r>
        <w:rPr>
          <w:rFonts w:hint="eastAsia"/>
          <w:b/>
          <w:szCs w:val="21"/>
          <w:highlight w:val="none"/>
        </w:rPr>
        <w:t>招标技术要求中，用</w:t>
      </w:r>
      <w:r>
        <w:rPr>
          <w:rFonts w:hint="eastAsia"/>
          <w:b/>
          <w:color w:val="FF0000"/>
          <w:szCs w:val="21"/>
          <w:highlight w:val="none"/>
        </w:rPr>
        <w:t>红色加粗字体标注</w:t>
      </w:r>
      <w:r>
        <w:rPr>
          <w:rFonts w:hint="eastAsia"/>
          <w:b/>
          <w:szCs w:val="21"/>
          <w:highlight w:val="none"/>
        </w:rPr>
        <w:t>的指标项均要求提供证明资料；其余指标项未要求提供证明资料，无需提供相关证明资料。</w:t>
      </w:r>
    </w:p>
    <w:p w14:paraId="4BB62E9B">
      <w:pPr>
        <w:ind w:firstLine="422" w:firstLineChars="200"/>
        <w:rPr>
          <w:rFonts w:ascii="Times New Roman" w:hAnsi="Times New Roman" w:eastAsia="宋体" w:cs="Times New Roman"/>
          <w:highlight w:val="none"/>
        </w:rPr>
      </w:pPr>
      <w:commentRangeStart w:id="19"/>
      <w:r>
        <w:rPr>
          <w:rFonts w:hint="eastAsia" w:ascii="Times New Roman" w:hAnsi="Times New Roman" w:eastAsia="宋体" w:cs="Times New Roman"/>
          <w:b/>
          <w:color w:val="FF0000"/>
          <w:highlight w:val="none"/>
        </w:rPr>
        <w:t>4</w:t>
      </w:r>
      <w:r>
        <w:rPr>
          <w:rFonts w:hint="eastAsia" w:cs="Times New Roman"/>
          <w:b/>
          <w:color w:val="FF0000"/>
          <w:highlight w:val="none"/>
          <w:lang w:val="en-US" w:eastAsia="zh-CN"/>
        </w:rPr>
        <w:t>.</w:t>
      </w:r>
      <w:r>
        <w:rPr>
          <w:rFonts w:ascii="Times New Roman" w:hAnsi="Times New Roman" w:eastAsia="宋体" w:cs="Times New Roman"/>
          <w:b/>
          <w:color w:val="FF0000"/>
          <w:highlight w:val="none"/>
        </w:rPr>
        <w:t>涉及区间的参数，除特别注明以外，</w:t>
      </w:r>
      <w:bookmarkStart w:id="44" w:name="_Hlk75447406"/>
      <w:r>
        <w:rPr>
          <w:rFonts w:ascii="Times New Roman" w:hAnsi="Times New Roman" w:eastAsia="宋体" w:cs="Times New Roman"/>
          <w:b/>
          <w:color w:val="FF0000"/>
          <w:highlight w:val="none"/>
        </w:rPr>
        <w:t>产品参数区间与招标要求不一致的均视为负偏离。</w:t>
      </w:r>
      <w:commentRangeEnd w:id="19"/>
      <w:r>
        <w:rPr>
          <w:rFonts w:ascii="宋体" w:hAnsi="Times New Roman" w:eastAsia="宋体" w:cs="Times New Roman"/>
          <w:kern w:val="0"/>
          <w:szCs w:val="21"/>
          <w:highlight w:val="none"/>
        </w:rPr>
        <w:commentReference w:id="19"/>
      </w:r>
      <w:bookmarkEnd w:id="44"/>
      <w:r>
        <w:rPr>
          <w:rFonts w:hint="eastAsia" w:ascii="Times New Roman" w:hAnsi="Times New Roman" w:eastAsia="宋体" w:cs="Times New Roman"/>
          <w:b/>
          <w:color w:val="FF0000"/>
          <w:highlight w:val="none"/>
        </w:rPr>
        <w:t>例：区间要求为0-20ML,只要响应的不是“0-20ML”，如投标文件响应为 0-15ML 、0-21ML 、1-12ML 、 9-20ML 、6-21ML 、9ML等情形均视为负偏离。</w:t>
      </w:r>
      <w:r>
        <w:rPr>
          <w:rFonts w:ascii="Times New Roman" w:hAnsi="Times New Roman" w:eastAsia="宋体" w:cs="Times New Roman"/>
          <w:highlight w:val="none"/>
        </w:rPr>
        <w:commentReference w:id="20"/>
      </w:r>
    </w:p>
    <w:p w14:paraId="4992FDF5">
      <w:pPr>
        <w:ind w:firstLine="422" w:firstLineChars="200"/>
        <w:rPr>
          <w:rFonts w:hint="eastAsia" w:eastAsia="宋体"/>
          <w:b/>
          <w:highlight w:val="none"/>
          <w:lang w:val="en-US" w:eastAsia="zh-CN"/>
        </w:rPr>
      </w:pPr>
      <w:r>
        <w:rPr>
          <w:rFonts w:hint="eastAsia" w:eastAsia="宋体"/>
          <w:b/>
          <w:highlight w:val="none"/>
          <w:lang w:val="en-US" w:eastAsia="zh-CN"/>
        </w:rPr>
        <w:t>5.检验（检测）报告要求具有CMA、CNAS等标识的，若有材料证明相关检测事项不在实施该项检测的机构许可（认可）CMA、CNAS等资质范围或检测范围内的，该检验（检测）报告视为不满足招标文件要求，作负偏离处理。</w:t>
      </w:r>
    </w:p>
    <w:p w14:paraId="70010511">
      <w:pPr>
        <w:ind w:firstLine="422" w:firstLineChars="200"/>
        <w:rPr>
          <w:rFonts w:hint="default" w:eastAsia="宋体"/>
          <w:b/>
          <w:highlight w:val="none"/>
          <w:lang w:val="en-US" w:eastAsia="zh-CN"/>
        </w:rPr>
      </w:pPr>
      <w:r>
        <w:rPr>
          <w:rFonts w:hint="eastAsia" w:eastAsia="宋体"/>
          <w:b/>
          <w:highlight w:val="none"/>
          <w:lang w:val="en-US" w:eastAsia="zh-CN"/>
        </w:rPr>
        <w:t>6.检验（检测）报告分为原材料检验（检测）报告及成品检验（检测）报告。如要求提供原材料检验（检测）报告，检验（检测）报告送检单位（委托单位）须是投标人或所投产品制造商（须与分项报价表一致）或所投产品原材料供应商。若送检单位（委托单位）是所投产品原材料供应商，须同时提供投标人或所投产品制造商（须与分项报价表一致）购买对应原材料的发票扫描件（开票日期在投标截止日前一年内）。如要求提供成品检验（检测）报告，检验（检测）报告送检单位（委托单位）须是投标人或所投产品制造商（须与分项报价表一致）。</w:t>
      </w:r>
    </w:p>
    <w:p w14:paraId="09525B19">
      <w:pPr>
        <w:pStyle w:val="19"/>
        <w:rPr>
          <w:rFonts w:hint="eastAsia" w:ascii="Times New Roman" w:hAnsi="Times New Roman" w:eastAsia="宋体" w:cs="Times New Roman"/>
          <w:b/>
          <w:bCs w:val="0"/>
          <w:kern w:val="2"/>
          <w:sz w:val="21"/>
          <w:szCs w:val="21"/>
          <w:highlight w:val="none"/>
          <w:lang w:val="en-US" w:eastAsia="zh-CN" w:bidi="ar-SA"/>
        </w:rPr>
      </w:pPr>
    </w:p>
    <w:tbl>
      <w:tblPr>
        <w:tblStyle w:val="45"/>
        <w:tblW w:w="905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19"/>
        <w:gridCol w:w="1678"/>
        <w:gridCol w:w="6575"/>
        <w:gridCol w:w="81"/>
        <w:tblGridChange w:id="0">
          <w:tblGrid>
            <w:gridCol w:w="719"/>
            <w:gridCol w:w="1678"/>
            <w:gridCol w:w="6575"/>
            <w:gridCol w:w="81"/>
          </w:tblGrid>
        </w:tblGridChange>
      </w:tblGrid>
      <w:tr w14:paraId="6BE1D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Align w:val="center"/>
          </w:tcPr>
          <w:p w14:paraId="7B1EFE21">
            <w:pPr>
              <w:keepNext w:val="0"/>
              <w:keepLines w:val="0"/>
              <w:pageBreakBefore w:val="0"/>
              <w:widowControl w:val="0"/>
              <w:kinsoku/>
              <w:wordWrap/>
              <w:overflowPunct/>
              <w:topLinePunct w:val="0"/>
              <w:autoSpaceDE/>
              <w:autoSpaceDN/>
              <w:bidi w:val="0"/>
              <w:adjustRightInd/>
              <w:snapToGrid/>
              <w:spacing w:line="312" w:lineRule="auto"/>
              <w:ind w:left="0" w:firstLine="0"/>
              <w:jc w:val="center"/>
              <w:rPr>
                <w:rFonts w:hint="eastAsia" w:ascii="宋体" w:hAnsi="宋体" w:eastAsia="宋体" w:cs="宋体"/>
                <w:color w:val="auto"/>
                <w:sz w:val="21"/>
                <w:szCs w:val="21"/>
                <w:highlight w:val="none"/>
                <w:vertAlign w:val="baseline"/>
              </w:rPr>
            </w:pPr>
            <w:r>
              <w:rPr>
                <w:rFonts w:hint="eastAsia" w:ascii="宋体" w:hAnsi="宋体" w:eastAsia="宋体" w:cs="宋体"/>
                <w:b/>
                <w:bCs/>
                <w:color w:val="auto"/>
                <w:sz w:val="21"/>
                <w:szCs w:val="21"/>
                <w:highlight w:val="none"/>
              </w:rPr>
              <w:t>序号</w:t>
            </w:r>
          </w:p>
        </w:tc>
        <w:tc>
          <w:tcPr>
            <w:tcW w:w="1678" w:type="dxa"/>
            <w:vAlign w:val="center"/>
          </w:tcPr>
          <w:p w14:paraId="030E8A36">
            <w:pPr>
              <w:keepNext w:val="0"/>
              <w:keepLines w:val="0"/>
              <w:pageBreakBefore w:val="0"/>
              <w:widowControl/>
              <w:kinsoku/>
              <w:wordWrap/>
              <w:overflowPunct/>
              <w:topLinePunct w:val="0"/>
              <w:autoSpaceDE/>
              <w:autoSpaceDN/>
              <w:bidi w:val="0"/>
              <w:adjustRightInd/>
              <w:snapToGrid/>
              <w:spacing w:line="312" w:lineRule="auto"/>
              <w:ind w:left="0"/>
              <w:jc w:val="center"/>
              <w:rPr>
                <w:rFonts w:hint="eastAsia" w:ascii="宋体" w:hAnsi="宋体" w:eastAsia="宋体" w:cs="宋体"/>
                <w:color w:val="auto"/>
                <w:sz w:val="21"/>
                <w:szCs w:val="21"/>
                <w:highlight w:val="none"/>
                <w:vertAlign w:val="baseline"/>
              </w:rPr>
            </w:pPr>
            <w:r>
              <w:rPr>
                <w:rFonts w:hint="eastAsia" w:ascii="宋体" w:hAnsi="宋体" w:eastAsia="宋体" w:cs="宋体"/>
                <w:b/>
                <w:bCs/>
                <w:color w:val="auto"/>
                <w:sz w:val="21"/>
                <w:szCs w:val="21"/>
                <w:highlight w:val="none"/>
              </w:rPr>
              <w:t>货物名称</w:t>
            </w:r>
          </w:p>
        </w:tc>
        <w:tc>
          <w:tcPr>
            <w:tcW w:w="6575" w:type="dxa"/>
            <w:vAlign w:val="center"/>
          </w:tcPr>
          <w:p w14:paraId="68BC3187">
            <w:pPr>
              <w:keepNext w:val="0"/>
              <w:keepLines w:val="0"/>
              <w:pageBreakBefore w:val="0"/>
              <w:widowControl w:val="0"/>
              <w:kinsoku/>
              <w:wordWrap/>
              <w:overflowPunct/>
              <w:topLinePunct w:val="0"/>
              <w:autoSpaceDE/>
              <w:autoSpaceDN/>
              <w:bidi w:val="0"/>
              <w:adjustRightInd/>
              <w:snapToGrid/>
              <w:spacing w:line="312" w:lineRule="auto"/>
              <w:ind w:left="0"/>
              <w:jc w:val="center"/>
              <w:rPr>
                <w:rFonts w:hint="eastAsia" w:ascii="宋体" w:hAnsi="宋体" w:eastAsia="宋体" w:cs="宋体"/>
                <w:color w:val="auto"/>
                <w:sz w:val="21"/>
                <w:szCs w:val="21"/>
                <w:highlight w:val="none"/>
                <w:vertAlign w:val="baseline"/>
              </w:rPr>
            </w:pPr>
            <w:r>
              <w:rPr>
                <w:rFonts w:hint="eastAsia" w:ascii="宋体" w:hAnsi="宋体" w:eastAsia="宋体" w:cs="宋体"/>
                <w:b/>
                <w:bCs/>
                <w:color w:val="auto"/>
                <w:sz w:val="21"/>
                <w:szCs w:val="21"/>
                <w:highlight w:val="none"/>
              </w:rPr>
              <w:t>招标技术要求</w:t>
            </w:r>
          </w:p>
        </w:tc>
      </w:tr>
      <w:tr w14:paraId="0BEEC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3764F94B">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1</w:t>
            </w:r>
          </w:p>
        </w:tc>
        <w:tc>
          <w:tcPr>
            <w:tcW w:w="1678" w:type="dxa"/>
            <w:vMerge w:val="restart"/>
            <w:vAlign w:val="center"/>
          </w:tcPr>
          <w:p w14:paraId="283D803B">
            <w:pPr>
              <w:keepNext w:val="0"/>
              <w:keepLines w:val="0"/>
              <w:pageBreakBefore w:val="0"/>
              <w:widowControl w:val="0"/>
              <w:wordWrap/>
              <w:overflowPunct/>
              <w:topLinePunct w:val="0"/>
              <w:bidi w:val="0"/>
              <w:snapToGrid/>
              <w:spacing w:line="312" w:lineRule="auto"/>
              <w:ind w:left="0"/>
              <w:jc w:val="center"/>
              <w:rPr>
                <w:color w:val="auto"/>
                <w:spacing w:val="7"/>
                <w:sz w:val="21"/>
                <w:szCs w:val="21"/>
                <w:highlight w:val="none"/>
              </w:rPr>
            </w:pPr>
            <w:r>
              <w:rPr>
                <w:color w:val="auto"/>
                <w:spacing w:val="7"/>
                <w:sz w:val="21"/>
                <w:szCs w:val="21"/>
                <w:highlight w:val="none"/>
              </w:rPr>
              <w:t>大班台</w:t>
            </w:r>
          </w:p>
          <w:p w14:paraId="704776CA">
            <w:pPr>
              <w:keepNext w:val="0"/>
              <w:keepLines w:val="0"/>
              <w:pageBreakBefore w:val="0"/>
              <w:widowControl w:val="0"/>
              <w:wordWrap/>
              <w:overflowPunct/>
              <w:topLinePunct w:val="0"/>
              <w:bidi w:val="0"/>
              <w:snapToGrid/>
              <w:spacing w:line="312" w:lineRule="auto"/>
              <w:ind w:left="0"/>
              <w:jc w:val="center"/>
              <w:rPr>
                <w:rFonts w:hint="eastAsia"/>
                <w:color w:val="auto"/>
                <w:spacing w:val="7"/>
                <w:sz w:val="21"/>
                <w:szCs w:val="21"/>
                <w:highlight w:val="none"/>
              </w:rPr>
            </w:pPr>
          </w:p>
        </w:tc>
        <w:tc>
          <w:tcPr>
            <w:tcW w:w="6575" w:type="dxa"/>
            <w:vAlign w:val="center"/>
          </w:tcPr>
          <w:p w14:paraId="6A6C2D29">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1.1规格：（2200W*2000D*760H）mm±10mm；</w:t>
            </w:r>
          </w:p>
        </w:tc>
      </w:tr>
      <w:tr w14:paraId="5EC05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0D7BA3E1">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1A233180">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53E260DD">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1.2基材：整体采用红橡木原木制作；台面整体厚度不低于50mm，框架为红橡木原木方加工成型，底部支撑框架木方直径不低于75mm；面板为红橡木直</w:t>
            </w:r>
            <w:r>
              <w:rPr>
                <w:rFonts w:hint="eastAsia" w:ascii="宋体" w:hAnsi="宋体" w:eastAsia="宋体" w:cs="宋体"/>
                <w:b w:val="0"/>
                <w:bCs w:val="0"/>
                <w:i w:val="0"/>
                <w:iCs w:val="0"/>
                <w:color w:val="auto"/>
                <w:kern w:val="0"/>
                <w:sz w:val="21"/>
                <w:szCs w:val="21"/>
                <w:highlight w:val="none"/>
                <w:lang w:val="en-US" w:eastAsia="zh-CN" w:bidi="ar"/>
              </w:rPr>
              <w:t>拼板，厚度不低于18mm，</w:t>
            </w:r>
            <w:r>
              <w:rPr>
                <w:rFonts w:hint="eastAsia" w:ascii="宋体" w:hAnsi="宋体" w:eastAsia="宋体" w:cs="宋体"/>
                <w:b w:val="0"/>
                <w:bCs w:val="0"/>
                <w:color w:val="auto"/>
                <w:kern w:val="0"/>
                <w:sz w:val="21"/>
                <w:szCs w:val="21"/>
                <w:highlight w:val="none"/>
                <w:lang w:bidi="ar"/>
              </w:rPr>
              <w:t>用于直拼的红橡木宽度不低于</w:t>
            </w:r>
            <w:r>
              <w:rPr>
                <w:rFonts w:hint="eastAsia" w:ascii="宋体" w:hAnsi="宋体" w:eastAsia="宋体" w:cs="宋体"/>
                <w:b w:val="0"/>
                <w:bCs w:val="0"/>
                <w:color w:val="auto"/>
                <w:kern w:val="0"/>
                <w:sz w:val="21"/>
                <w:szCs w:val="21"/>
                <w:highlight w:val="none"/>
                <w:lang w:eastAsia="zh-CN" w:bidi="ar"/>
              </w:rPr>
              <w:t>1</w:t>
            </w:r>
            <w:r>
              <w:rPr>
                <w:rFonts w:hint="eastAsia" w:ascii="宋体" w:hAnsi="宋体" w:eastAsia="宋体" w:cs="宋体"/>
                <w:b w:val="0"/>
                <w:bCs w:val="0"/>
                <w:color w:val="auto"/>
                <w:kern w:val="0"/>
                <w:sz w:val="21"/>
                <w:szCs w:val="21"/>
                <w:highlight w:val="none"/>
                <w:lang w:val="en-US" w:eastAsia="zh-CN" w:bidi="ar"/>
              </w:rPr>
              <w:t>00</w:t>
            </w:r>
            <w:r>
              <w:rPr>
                <w:rFonts w:hint="eastAsia" w:ascii="宋体" w:hAnsi="宋体" w:eastAsia="宋体" w:cs="宋体"/>
                <w:b w:val="0"/>
                <w:bCs w:val="0"/>
                <w:color w:val="auto"/>
                <w:kern w:val="0"/>
                <w:sz w:val="21"/>
                <w:szCs w:val="21"/>
                <w:highlight w:val="none"/>
                <w:lang w:bidi="ar"/>
              </w:rPr>
              <w:t>mm</w:t>
            </w:r>
            <w:r>
              <w:rPr>
                <w:rFonts w:hint="eastAsia" w:ascii="宋体" w:hAnsi="宋体" w:eastAsia="宋体" w:cs="宋体"/>
                <w:b w:val="0"/>
                <w:bCs w:val="0"/>
                <w:i w:val="0"/>
                <w:iCs w:val="0"/>
                <w:color w:val="auto"/>
                <w:kern w:val="0"/>
                <w:sz w:val="21"/>
                <w:szCs w:val="21"/>
                <w:highlight w:val="none"/>
                <w:lang w:val="en-US" w:eastAsia="zh-CN" w:bidi="ar"/>
              </w:rPr>
              <w:t>；</w:t>
            </w:r>
            <w:r>
              <w:rPr>
                <w:rFonts w:hint="eastAsia" w:ascii="宋体" w:hAnsi="宋体" w:eastAsia="宋体" w:cs="宋体"/>
                <w:b w:val="0"/>
                <w:bCs w:val="0"/>
                <w:i w:val="0"/>
                <w:iCs w:val="0"/>
                <w:color w:val="auto"/>
                <w:kern w:val="0"/>
                <w:sz w:val="21"/>
                <w:szCs w:val="21"/>
                <w:highlight w:val="none"/>
                <w:u w:val="none"/>
                <w:lang w:val="en-US" w:eastAsia="zh-CN" w:bidi="ar"/>
              </w:rPr>
              <w:t>面板</w:t>
            </w:r>
            <w:r>
              <w:rPr>
                <w:rFonts w:hint="eastAsia" w:ascii="宋体" w:hAnsi="宋体" w:eastAsia="宋体" w:cs="宋体"/>
                <w:b w:val="0"/>
                <w:bCs w:val="0"/>
                <w:i w:val="0"/>
                <w:iCs w:val="0"/>
                <w:color w:val="auto"/>
                <w:kern w:val="0"/>
                <w:sz w:val="21"/>
                <w:szCs w:val="21"/>
                <w:highlight w:val="none"/>
                <w:lang w:val="en-US" w:eastAsia="zh-CN" w:bidi="ar"/>
              </w:rPr>
              <w:t>拼板颜色和纹理与框架接近，接口自然平和，</w:t>
            </w:r>
            <w:r>
              <w:rPr>
                <w:rFonts w:hint="eastAsia" w:ascii="宋体" w:hAnsi="宋体" w:eastAsia="宋体" w:cs="宋体"/>
                <w:b w:val="0"/>
                <w:bCs w:val="0"/>
                <w:i w:val="0"/>
                <w:iCs w:val="0"/>
                <w:color w:val="auto"/>
                <w:kern w:val="0"/>
                <w:sz w:val="21"/>
                <w:szCs w:val="21"/>
                <w:highlight w:val="none"/>
                <w:u w:val="none"/>
                <w:lang w:val="en-US" w:eastAsia="zh-CN" w:bidi="ar"/>
              </w:rPr>
              <w:t>面板底部需有木方加固支撑；</w:t>
            </w:r>
          </w:p>
        </w:tc>
      </w:tr>
      <w:tr w14:paraId="673B5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2033BC85">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32BF4DC1">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132F2C5D">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1.3工艺：采用榫卯结构连接工艺。木材充分烘干，保证含水率符合要求；木材纹理美观，无明显节子、虫眼，不得使用腐朽材，木制件外观达到国家合格标准。</w:t>
            </w:r>
          </w:p>
        </w:tc>
      </w:tr>
      <w:tr w14:paraId="349C5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785BF0FD">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45D4C3AD">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71B25728">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1.4功能配置：带副柜（配置掩门柜或抽屉柜或空格柜，</w:t>
            </w:r>
            <w:del w:id="1" w:author="董馨如" w:date="2024-10-16T15:02:22Z">
              <w:r>
                <w:rPr>
                  <w:rFonts w:hint="eastAsia" w:ascii="宋体" w:hAnsi="宋体" w:eastAsia="宋体" w:cs="宋体"/>
                  <w:b w:val="0"/>
                  <w:bCs w:val="0"/>
                  <w:i w:val="0"/>
                  <w:iCs w:val="0"/>
                  <w:color w:val="auto"/>
                  <w:kern w:val="0"/>
                  <w:sz w:val="21"/>
                  <w:szCs w:val="21"/>
                  <w:highlight w:val="none"/>
                  <w:u w:val="none"/>
                  <w:lang w:val="en-US" w:eastAsia="zh-CN" w:bidi="ar"/>
                </w:rPr>
                <w:delText>根据采购方需求深化</w:delText>
              </w:r>
            </w:del>
            <w:ins w:id="2" w:author="董馨如" w:date="2024-10-16T15:02:22Z">
              <w:r>
                <w:rPr>
                  <w:rFonts w:hint="eastAsia" w:ascii="宋体" w:hAnsi="宋体" w:eastAsia="宋体" w:cs="宋体"/>
                  <w:b w:val="0"/>
                  <w:bCs w:val="0"/>
                  <w:i w:val="0"/>
                  <w:iCs w:val="0"/>
                  <w:color w:val="auto"/>
                  <w:kern w:val="0"/>
                  <w:sz w:val="21"/>
                  <w:szCs w:val="21"/>
                  <w:highlight w:val="none"/>
                  <w:u w:val="none"/>
                  <w:lang w:val="en-US" w:eastAsia="zh-CN" w:bidi="ar"/>
                </w:rPr>
                <w:t>中标后可以根据采购方需求深化</w:t>
              </w:r>
            </w:ins>
            <w:r>
              <w:rPr>
                <w:rFonts w:hint="eastAsia" w:ascii="宋体" w:hAnsi="宋体" w:eastAsia="宋体" w:cs="宋体"/>
                <w:b w:val="0"/>
                <w:bCs w:val="0"/>
                <w:i w:val="0"/>
                <w:iCs w:val="0"/>
                <w:color w:val="auto"/>
                <w:kern w:val="0"/>
                <w:sz w:val="21"/>
                <w:szCs w:val="21"/>
                <w:highlight w:val="none"/>
                <w:u w:val="none"/>
                <w:lang w:val="en-US" w:eastAsia="zh-CN" w:bidi="ar"/>
              </w:rPr>
              <w:t>）。配置隐藏走线盒，包含五孔插座、USB插座、弱电插口（根据现场线路及采购方需求配置）。</w:t>
            </w:r>
          </w:p>
        </w:tc>
      </w:tr>
      <w:tr w14:paraId="46643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63CC7B09">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4C0003BD">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42512FE2">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1.5胶粘剂：木质部件胶粘剂采用环保水基型胶粘剂。胶粘剂的游离甲醛、苯、甲苯+二甲苯、总挥发性有机物均符合GB 18583-2008、SZJG 52-2016标准要求。</w:t>
            </w:r>
          </w:p>
        </w:tc>
      </w:tr>
      <w:tr w14:paraId="2BDFE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3ABF4270">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137F8604">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11C5BACF">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1.6油漆：采用单组份环保水性油漆，经过三底两面油漆工序，木纹纹理清晰，色泽均匀、光滑耐用。油漆表面无尘粒、气泡、渣点、边缘及立面无流挂等现象。</w:t>
            </w:r>
            <w:r>
              <w:rPr>
                <w:rFonts w:hint="eastAsia" w:ascii="宋体" w:hAnsi="宋体" w:eastAsia="宋体" w:cs="宋体"/>
                <w:b w:val="0"/>
                <w:bCs w:val="0"/>
                <w:color w:val="auto"/>
                <w:kern w:val="0"/>
                <w:sz w:val="21"/>
                <w:szCs w:val="21"/>
                <w:highlight w:val="none"/>
                <w:u w:val="none"/>
                <w:lang w:eastAsia="zh-CN" w:bidi="ar"/>
              </w:rPr>
              <w:t>水性漆的重金属元素含量（包括铅、镉、六价铬、汞、砷、钡、硒、锑、钴）均未检出；VOC含量、甲醛含量、乙二醇醚及醚酯总和含量、苯系物总和含量、烷基酚聚氧乙烯醚总和含量均符合GB 18581-2020、GB/T 35602-2017标准要求。</w:t>
            </w:r>
          </w:p>
        </w:tc>
      </w:tr>
      <w:tr w14:paraId="6BAE9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5A4FC809">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0E36E0E3">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0D0018E7">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1.7五金配件：采用三节缓冲导轨、阻尼缓冲铰链，无锈蚀；铰链的过载要求（包括垂直静载荷（30kg）、水平静载荷（70N））、功能要求（包括操作力、耐久性(80000次)）、下沉量、耐腐蚀均符合QB/T 2189-2013标准要求。导轨的过载要求（包括垂直向下静载荷（300N）、水平侧向静载荷（150N）、猛关或猛开）、功能要求（包括操作力、耐久性(80000次)、拉出安全性、下沉量、耐腐蚀均符合QB/T 2454-2013标准要求。</w:t>
            </w:r>
          </w:p>
        </w:tc>
      </w:tr>
      <w:tr w14:paraId="08486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41989A29">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214D1905">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143DA4AC">
            <w:pPr>
              <w:pStyle w:val="18"/>
              <w:keepNext w:val="0"/>
              <w:keepLines w:val="0"/>
              <w:pageBreakBefore w:val="0"/>
              <w:widowControl w:val="0"/>
              <w:wordWrap/>
              <w:overflowPunct/>
              <w:topLinePunct w:val="0"/>
              <w:bidi w:val="0"/>
              <w:snapToGrid w:val="0"/>
              <w:spacing w:line="312" w:lineRule="auto"/>
              <w:ind w:left="0" w:leftChars="0"/>
              <w:rPr>
                <w:rFonts w:hint="eastAsia" w:ascii="宋体" w:hAnsi="宋体" w:eastAsia="宋体" w:cs="宋体"/>
                <w:b/>
                <w:bCs/>
                <w:color w:val="FF0000"/>
                <w:sz w:val="21"/>
                <w:szCs w:val="21"/>
                <w:highlight w:val="none"/>
                <w:lang w:val="en-US" w:eastAsia="zh-CN"/>
              </w:rPr>
            </w:pPr>
            <w:r>
              <w:rPr>
                <w:rFonts w:hint="eastAsia" w:ascii="宋体" w:hAnsi="宋体" w:eastAsia="宋体" w:cs="宋体"/>
                <w:b/>
                <w:bCs/>
                <w:color w:val="FF0000"/>
                <w:sz w:val="21"/>
                <w:szCs w:val="21"/>
                <w:highlight w:val="none"/>
                <w:lang w:val="en-US" w:eastAsia="zh-CN"/>
              </w:rPr>
              <w:t>▲1.8单组份水性漆：(1)依据GB 18581-2020标准检测：VOC含量(涂料)：清漆≤65g/L；</w:t>
            </w:r>
            <w:commentRangeStart w:id="21"/>
            <w:r>
              <w:rPr>
                <w:rFonts w:hint="eastAsia" w:ascii="宋体" w:hAnsi="宋体" w:eastAsia="宋体" w:cs="宋体"/>
                <w:b/>
                <w:bCs/>
                <w:color w:val="FF0000"/>
                <w:sz w:val="21"/>
                <w:szCs w:val="21"/>
                <w:highlight w:val="none"/>
                <w:lang w:val="en-US" w:eastAsia="zh-CN"/>
              </w:rPr>
              <w:t>甲醛含量未检出</w:t>
            </w:r>
            <w:commentRangeEnd w:id="21"/>
            <w:r>
              <w:commentReference w:id="21"/>
            </w:r>
            <w:r>
              <w:rPr>
                <w:rFonts w:hint="eastAsia" w:ascii="宋体" w:hAnsi="宋体" w:eastAsia="宋体" w:cs="宋体"/>
                <w:b/>
                <w:bCs/>
                <w:color w:val="FF0000"/>
                <w:sz w:val="21"/>
                <w:szCs w:val="21"/>
                <w:highlight w:val="none"/>
                <w:lang w:val="en-US" w:eastAsia="zh-CN"/>
              </w:rPr>
              <w:t>、苯系物总和含量未检出、乙二醇醚及醚酯总和含量未检出、烷基酚聚氧乙烯醚总和含量未检出。</w:t>
            </w:r>
          </w:p>
          <w:p w14:paraId="1F63AF75">
            <w:pPr>
              <w:pStyle w:val="478"/>
              <w:keepNext w:val="0"/>
              <w:keepLines w:val="0"/>
              <w:pageBreakBefore w:val="0"/>
              <w:widowControl/>
              <w:numPr>
                <w:ilvl w:val="-1"/>
                <w:numId w:val="0"/>
              </w:numPr>
              <w:kinsoku w:val="0"/>
              <w:wordWrap/>
              <w:overflowPunct/>
              <w:topLinePunct w:val="0"/>
              <w:autoSpaceDE w:val="0"/>
              <w:autoSpaceDN w:val="0"/>
              <w:bidi w:val="0"/>
              <w:adjustRightInd w:val="0"/>
              <w:snapToGrid w:val="0"/>
              <w:spacing w:line="312" w:lineRule="auto"/>
              <w:ind w:left="0" w:leftChars="0" w:right="0" w:rightChars="0" w:firstLine="0" w:firstLineChars="0"/>
              <w:jc w:val="left"/>
              <w:textAlignment w:val="baseline"/>
              <w:rPr>
                <w:rFonts w:hint="eastAsia" w:ascii="宋体" w:hAnsi="宋体" w:eastAsia="宋体" w:cs="宋体"/>
                <w:b/>
                <w:bCs/>
                <w:color w:val="FF0000"/>
                <w:sz w:val="21"/>
                <w:szCs w:val="21"/>
                <w:highlight w:val="none"/>
                <w:lang w:val="en-US" w:eastAsia="zh-CN"/>
              </w:rPr>
            </w:pPr>
            <w:r>
              <w:rPr>
                <w:rFonts w:hint="eastAsia" w:ascii="宋体" w:hAnsi="宋体" w:eastAsia="宋体" w:cs="宋体"/>
                <w:b/>
                <w:bCs/>
                <w:color w:val="FF0000"/>
                <w:sz w:val="21"/>
                <w:szCs w:val="21"/>
                <w:highlight w:val="none"/>
              </w:rPr>
              <w:t>(</w:t>
            </w:r>
            <w:r>
              <w:rPr>
                <w:rFonts w:hint="eastAsia" w:ascii="宋体" w:hAnsi="宋体" w:eastAsia="宋体" w:cs="宋体"/>
                <w:b/>
                <w:bCs/>
                <w:color w:val="FF0000"/>
                <w:sz w:val="21"/>
                <w:szCs w:val="21"/>
                <w:highlight w:val="none"/>
                <w:lang w:val="en-US" w:eastAsia="zh-CN"/>
              </w:rPr>
              <w:t>2</w:t>
            </w:r>
            <w:r>
              <w:rPr>
                <w:rFonts w:hint="eastAsia" w:ascii="宋体" w:hAnsi="宋体" w:eastAsia="宋体" w:cs="宋体"/>
                <w:b/>
                <w:bCs/>
                <w:color w:val="FF0000"/>
                <w:sz w:val="21"/>
                <w:szCs w:val="21"/>
                <w:highlight w:val="none"/>
              </w:rPr>
              <w:t>)依据</w:t>
            </w:r>
            <w:r>
              <w:rPr>
                <w:rFonts w:hint="eastAsia" w:ascii="宋体" w:hAnsi="宋体" w:eastAsia="宋体" w:cs="宋体"/>
                <w:b/>
                <w:bCs/>
                <w:color w:val="FF0000"/>
                <w:sz w:val="21"/>
                <w:szCs w:val="21"/>
                <w:highlight w:val="none"/>
                <w:lang w:val="en-US" w:eastAsia="zh-CN"/>
              </w:rPr>
              <w:t>GB/T 35602-2017标准</w:t>
            </w:r>
            <w:r>
              <w:rPr>
                <w:rFonts w:hint="eastAsia" w:ascii="宋体" w:hAnsi="宋体" w:eastAsia="宋体" w:cs="宋体"/>
                <w:b/>
                <w:bCs/>
                <w:color w:val="FF0000"/>
                <w:sz w:val="21"/>
                <w:szCs w:val="21"/>
                <w:highlight w:val="none"/>
              </w:rPr>
              <w:t>检测</w:t>
            </w:r>
            <w:r>
              <w:rPr>
                <w:rFonts w:hint="eastAsia" w:ascii="宋体" w:hAnsi="宋体" w:eastAsia="宋体" w:cs="宋体"/>
                <w:b/>
                <w:bCs/>
                <w:color w:val="FF0000"/>
                <w:sz w:val="21"/>
                <w:szCs w:val="21"/>
                <w:highlight w:val="none"/>
                <w:lang w:val="en-US" w:eastAsia="zh-CN"/>
              </w:rPr>
              <w:t>：N-甲基吡咯烷酮(NMP)含量未检出；N,N-二甲基甲酰胺(DMF)含量未检出。</w:t>
            </w:r>
          </w:p>
          <w:p w14:paraId="42CD664D">
            <w:pPr>
              <w:pStyle w:val="18"/>
              <w:keepNext w:val="0"/>
              <w:keepLines w:val="0"/>
              <w:pageBreakBefore w:val="0"/>
              <w:widowControl w:val="0"/>
              <w:wordWrap/>
              <w:overflowPunct/>
              <w:topLinePunct w:val="0"/>
              <w:bidi w:val="0"/>
              <w:snapToGrid w:val="0"/>
              <w:spacing w:line="312" w:lineRule="auto"/>
              <w:ind w:left="0" w:leftChars="0"/>
              <w:rPr>
                <w:rFonts w:hint="eastAsia" w:ascii="宋体" w:hAnsi="宋体" w:eastAsia="宋体" w:cs="宋体"/>
                <w:b/>
                <w:bCs/>
                <w:color w:val="FF0000"/>
                <w:spacing w:val="-5"/>
                <w:sz w:val="21"/>
                <w:szCs w:val="21"/>
                <w:highlight w:val="none"/>
              </w:rPr>
            </w:pPr>
            <w:r>
              <w:rPr>
                <w:rFonts w:hint="eastAsia" w:ascii="宋体" w:hAnsi="宋体" w:eastAsia="宋体" w:cs="宋体"/>
                <w:b/>
                <w:bCs/>
                <w:color w:val="FF0000"/>
                <w:sz w:val="21"/>
                <w:szCs w:val="21"/>
                <w:highlight w:val="none"/>
                <w:lang w:val="en-US" w:eastAsia="zh-CN"/>
              </w:rPr>
              <w:t>水性胶粘剂：</w:t>
            </w:r>
            <w:r>
              <w:rPr>
                <w:rFonts w:hint="eastAsia" w:ascii="宋体" w:hAnsi="宋体" w:eastAsia="宋体" w:cs="宋体"/>
                <w:b/>
                <w:bCs/>
                <w:color w:val="FF0000"/>
                <w:spacing w:val="3"/>
                <w:sz w:val="21"/>
                <w:szCs w:val="21"/>
                <w:highlight w:val="none"/>
              </w:rPr>
              <w:t>(</w:t>
            </w:r>
            <w:r>
              <w:rPr>
                <w:rFonts w:hint="eastAsia" w:ascii="宋体" w:hAnsi="宋体" w:eastAsia="宋体" w:cs="宋体"/>
                <w:b/>
                <w:bCs/>
                <w:color w:val="FF0000"/>
                <w:spacing w:val="3"/>
                <w:sz w:val="21"/>
                <w:szCs w:val="21"/>
                <w:highlight w:val="none"/>
                <w:lang w:val="en-US" w:eastAsia="zh-CN"/>
              </w:rPr>
              <w:t>1</w:t>
            </w:r>
            <w:r>
              <w:rPr>
                <w:rFonts w:hint="eastAsia" w:ascii="宋体" w:hAnsi="宋体" w:eastAsia="宋体" w:cs="宋体"/>
                <w:b/>
                <w:bCs/>
                <w:color w:val="FF0000"/>
                <w:spacing w:val="3"/>
                <w:sz w:val="21"/>
                <w:szCs w:val="21"/>
                <w:highlight w:val="none"/>
              </w:rPr>
              <w:t>)</w:t>
            </w:r>
            <w:r>
              <w:rPr>
                <w:rFonts w:hint="eastAsia" w:ascii="宋体" w:hAnsi="宋体" w:eastAsia="宋体" w:cs="宋体"/>
                <w:b/>
                <w:bCs/>
                <w:color w:val="FF0000"/>
                <w:sz w:val="21"/>
                <w:szCs w:val="21"/>
                <w:highlight w:val="none"/>
              </w:rPr>
              <w:t>依据</w:t>
            </w:r>
            <w:r>
              <w:rPr>
                <w:rFonts w:hint="eastAsia" w:ascii="宋体" w:hAnsi="宋体" w:eastAsia="宋体" w:cs="宋体"/>
                <w:b/>
                <w:bCs/>
                <w:color w:val="FF0000"/>
                <w:spacing w:val="-5"/>
                <w:sz w:val="21"/>
                <w:szCs w:val="21"/>
                <w:highlight w:val="none"/>
              </w:rPr>
              <w:t>GB 18583-2008</w:t>
            </w:r>
            <w:r>
              <w:rPr>
                <w:rFonts w:hint="eastAsia" w:ascii="宋体" w:hAnsi="宋体" w:eastAsia="宋体" w:cs="宋体"/>
                <w:b/>
                <w:bCs/>
                <w:color w:val="FF0000"/>
                <w:spacing w:val="-5"/>
                <w:sz w:val="21"/>
                <w:szCs w:val="21"/>
                <w:highlight w:val="none"/>
                <w:lang w:val="en-US" w:eastAsia="zh-CN"/>
              </w:rPr>
              <w:t>标准</w:t>
            </w:r>
            <w:r>
              <w:rPr>
                <w:rFonts w:hint="eastAsia" w:ascii="宋体" w:hAnsi="宋体" w:eastAsia="宋体" w:cs="宋体"/>
                <w:b/>
                <w:bCs/>
                <w:color w:val="FF0000"/>
                <w:sz w:val="21"/>
                <w:szCs w:val="21"/>
                <w:highlight w:val="none"/>
                <w:lang w:val="en-US" w:eastAsia="zh-CN"/>
              </w:rPr>
              <w:t>检</w:t>
            </w:r>
            <w:r>
              <w:rPr>
                <w:rFonts w:hint="eastAsia" w:ascii="宋体" w:hAnsi="宋体" w:eastAsia="宋体" w:cs="宋体"/>
                <w:b/>
                <w:bCs/>
                <w:color w:val="FF0000"/>
                <w:sz w:val="21"/>
                <w:szCs w:val="21"/>
                <w:highlight w:val="none"/>
              </w:rPr>
              <w:t>测：</w:t>
            </w:r>
            <w:r>
              <w:rPr>
                <w:rFonts w:hint="eastAsia" w:ascii="宋体" w:hAnsi="宋体" w:eastAsia="宋体" w:cs="宋体"/>
                <w:b/>
                <w:bCs/>
                <w:color w:val="FF0000"/>
                <w:spacing w:val="-5"/>
                <w:sz w:val="21"/>
                <w:szCs w:val="21"/>
                <w:highlight w:val="none"/>
              </w:rPr>
              <w:t>游离甲醛≤0.1g/kg；苯未检出；甲苯+二甲苯未检出；总挥发性有机物≤15g/L；二氯甲烷未检出；1,2-二氯乙烷+1,1,2-三氯乙烷+三氯乙烯总和未检出</w:t>
            </w:r>
            <w:r>
              <w:rPr>
                <w:rFonts w:hint="eastAsia" w:ascii="宋体" w:hAnsi="宋体" w:eastAsia="宋体" w:cs="宋体"/>
                <w:b/>
                <w:bCs/>
                <w:color w:val="FF0000"/>
                <w:spacing w:val="3"/>
                <w:sz w:val="21"/>
                <w:szCs w:val="21"/>
                <w:highlight w:val="none"/>
              </w:rPr>
              <w:t>。</w:t>
            </w:r>
          </w:p>
          <w:p w14:paraId="3024C1E4">
            <w:pPr>
              <w:pStyle w:val="478"/>
              <w:keepNext w:val="0"/>
              <w:keepLines w:val="0"/>
              <w:pageBreakBefore w:val="0"/>
              <w:widowControl/>
              <w:numPr>
                <w:ilvl w:val="-1"/>
                <w:numId w:val="0"/>
              </w:numPr>
              <w:kinsoku w:val="0"/>
              <w:wordWrap/>
              <w:overflowPunct/>
              <w:topLinePunct w:val="0"/>
              <w:autoSpaceDE w:val="0"/>
              <w:autoSpaceDN w:val="0"/>
              <w:bidi w:val="0"/>
              <w:adjustRightInd w:val="0"/>
              <w:snapToGrid w:val="0"/>
              <w:spacing w:line="312" w:lineRule="auto"/>
              <w:ind w:left="0" w:leftChars="0" w:right="0" w:firstLine="0"/>
              <w:jc w:val="left"/>
              <w:textAlignment w:val="baseline"/>
              <w:rPr>
                <w:rFonts w:hint="eastAsia" w:ascii="宋体" w:hAnsi="宋体" w:eastAsia="宋体" w:cs="宋体"/>
                <w:b/>
                <w:bCs/>
                <w:color w:val="FF0000"/>
                <w:spacing w:val="-5"/>
                <w:sz w:val="21"/>
                <w:szCs w:val="21"/>
                <w:highlight w:val="none"/>
              </w:rPr>
            </w:pPr>
            <w:r>
              <w:rPr>
                <w:rFonts w:hint="eastAsia" w:ascii="宋体" w:hAnsi="宋体" w:eastAsia="宋体" w:cs="宋体"/>
                <w:b/>
                <w:bCs/>
                <w:color w:val="FF0000"/>
                <w:spacing w:val="3"/>
                <w:sz w:val="21"/>
                <w:szCs w:val="21"/>
                <w:highlight w:val="none"/>
              </w:rPr>
              <w:t>(</w:t>
            </w:r>
            <w:r>
              <w:rPr>
                <w:rFonts w:hint="eastAsia" w:ascii="宋体" w:hAnsi="宋体" w:eastAsia="宋体" w:cs="宋体"/>
                <w:b/>
                <w:bCs/>
                <w:color w:val="FF0000"/>
                <w:spacing w:val="3"/>
                <w:sz w:val="21"/>
                <w:szCs w:val="21"/>
                <w:highlight w:val="none"/>
                <w:lang w:val="en-US" w:eastAsia="zh-CN"/>
              </w:rPr>
              <w:t>2</w:t>
            </w:r>
            <w:r>
              <w:rPr>
                <w:rFonts w:hint="eastAsia" w:ascii="宋体" w:hAnsi="宋体" w:eastAsia="宋体" w:cs="宋体"/>
                <w:b/>
                <w:bCs/>
                <w:color w:val="FF0000"/>
                <w:spacing w:val="3"/>
                <w:sz w:val="21"/>
                <w:szCs w:val="21"/>
                <w:highlight w:val="none"/>
              </w:rPr>
              <w:t>)</w:t>
            </w:r>
            <w:r>
              <w:rPr>
                <w:rFonts w:hint="eastAsia" w:ascii="宋体" w:hAnsi="宋体" w:eastAsia="宋体" w:cs="宋体"/>
                <w:b/>
                <w:bCs/>
                <w:color w:val="FF0000"/>
                <w:sz w:val="21"/>
                <w:szCs w:val="21"/>
                <w:highlight w:val="none"/>
              </w:rPr>
              <w:t>依据</w:t>
            </w:r>
            <w:r>
              <w:rPr>
                <w:rFonts w:hint="eastAsia" w:ascii="宋体" w:hAnsi="宋体" w:eastAsia="宋体" w:cs="宋体"/>
                <w:b/>
                <w:bCs/>
                <w:color w:val="FF0000"/>
                <w:spacing w:val="-5"/>
                <w:sz w:val="21"/>
                <w:szCs w:val="21"/>
                <w:highlight w:val="none"/>
              </w:rPr>
              <w:t>HG/T 5989-2021</w:t>
            </w:r>
            <w:r>
              <w:rPr>
                <w:rFonts w:hint="eastAsia" w:ascii="宋体" w:hAnsi="宋体" w:eastAsia="宋体" w:cs="宋体"/>
                <w:b/>
                <w:bCs/>
                <w:color w:val="FF0000"/>
                <w:spacing w:val="-5"/>
                <w:sz w:val="21"/>
                <w:szCs w:val="21"/>
                <w:highlight w:val="none"/>
                <w:lang w:val="en-US" w:eastAsia="zh-CN"/>
              </w:rPr>
              <w:t>标准</w:t>
            </w:r>
            <w:r>
              <w:rPr>
                <w:rFonts w:hint="eastAsia" w:ascii="宋体" w:hAnsi="宋体" w:eastAsia="宋体" w:cs="宋体"/>
                <w:b/>
                <w:bCs/>
                <w:color w:val="FF0000"/>
                <w:sz w:val="21"/>
                <w:szCs w:val="21"/>
                <w:highlight w:val="none"/>
                <w:lang w:val="en-US" w:eastAsia="zh-CN"/>
              </w:rPr>
              <w:t>检</w:t>
            </w:r>
            <w:r>
              <w:rPr>
                <w:rFonts w:hint="eastAsia" w:ascii="宋体" w:hAnsi="宋体" w:eastAsia="宋体" w:cs="宋体"/>
                <w:b/>
                <w:bCs/>
                <w:color w:val="FF0000"/>
                <w:sz w:val="21"/>
                <w:szCs w:val="21"/>
                <w:highlight w:val="none"/>
              </w:rPr>
              <w:t>测：</w:t>
            </w:r>
            <w:r>
              <w:rPr>
                <w:rFonts w:hint="eastAsia" w:ascii="宋体" w:hAnsi="宋体" w:eastAsia="宋体" w:cs="宋体"/>
                <w:b/>
                <w:bCs/>
                <w:color w:val="FF0000"/>
                <w:spacing w:val="-5"/>
                <w:sz w:val="21"/>
                <w:szCs w:val="21"/>
                <w:highlight w:val="none"/>
              </w:rPr>
              <w:t>甲苯、乙苯、二甲苯均未检出；总挥发性有机物 (TVOC)≤2g/L；游离二苯基甲烷二异氰酸酯未检出</w:t>
            </w:r>
            <w:r>
              <w:rPr>
                <w:rFonts w:hint="eastAsia" w:ascii="宋体" w:hAnsi="宋体" w:eastAsia="宋体" w:cs="宋体"/>
                <w:b/>
                <w:bCs/>
                <w:color w:val="FF0000"/>
                <w:spacing w:val="3"/>
                <w:sz w:val="21"/>
                <w:szCs w:val="21"/>
                <w:highlight w:val="none"/>
              </w:rPr>
              <w:t>。</w:t>
            </w:r>
          </w:p>
          <w:p w14:paraId="5E174069">
            <w:pPr>
              <w:pStyle w:val="478"/>
              <w:keepNext w:val="0"/>
              <w:keepLines w:val="0"/>
              <w:pageBreakBefore w:val="0"/>
              <w:widowControl/>
              <w:numPr>
                <w:ilvl w:val="-1"/>
                <w:numId w:val="0"/>
              </w:numPr>
              <w:kinsoku w:val="0"/>
              <w:wordWrap/>
              <w:overflowPunct/>
              <w:topLinePunct w:val="0"/>
              <w:autoSpaceDE w:val="0"/>
              <w:autoSpaceDN w:val="0"/>
              <w:bidi w:val="0"/>
              <w:adjustRightInd w:val="0"/>
              <w:snapToGrid w:val="0"/>
              <w:spacing w:line="312" w:lineRule="auto"/>
              <w:ind w:left="0" w:leftChars="0" w:right="0" w:firstLine="0"/>
              <w:jc w:val="left"/>
              <w:textAlignment w:val="baseline"/>
              <w:rPr>
                <w:rFonts w:hint="eastAsia" w:ascii="宋体" w:hAnsi="宋体" w:eastAsia="宋体" w:cs="宋体"/>
                <w:b/>
                <w:bCs/>
                <w:color w:val="FF0000"/>
                <w:spacing w:val="-5"/>
                <w:sz w:val="21"/>
                <w:szCs w:val="21"/>
                <w:highlight w:val="none"/>
              </w:rPr>
            </w:pPr>
            <w:r>
              <w:rPr>
                <w:rFonts w:hint="eastAsia" w:ascii="宋体" w:hAnsi="宋体" w:eastAsia="宋体" w:cs="宋体"/>
                <w:b/>
                <w:bCs/>
                <w:color w:val="FF0000"/>
                <w:spacing w:val="3"/>
                <w:sz w:val="21"/>
                <w:szCs w:val="21"/>
                <w:highlight w:val="none"/>
              </w:rPr>
              <w:t>(</w:t>
            </w:r>
            <w:r>
              <w:rPr>
                <w:rFonts w:hint="eastAsia" w:ascii="宋体" w:hAnsi="宋体" w:eastAsia="宋体" w:cs="宋体"/>
                <w:b/>
                <w:bCs/>
                <w:color w:val="FF0000"/>
                <w:spacing w:val="3"/>
                <w:sz w:val="21"/>
                <w:szCs w:val="21"/>
                <w:highlight w:val="none"/>
                <w:lang w:val="en-US" w:eastAsia="zh-CN"/>
              </w:rPr>
              <w:t>3</w:t>
            </w:r>
            <w:r>
              <w:rPr>
                <w:rFonts w:hint="eastAsia" w:ascii="宋体" w:hAnsi="宋体" w:eastAsia="宋体" w:cs="宋体"/>
                <w:b/>
                <w:bCs/>
                <w:color w:val="FF0000"/>
                <w:spacing w:val="3"/>
                <w:sz w:val="21"/>
                <w:szCs w:val="21"/>
                <w:highlight w:val="none"/>
              </w:rPr>
              <w:t>)</w:t>
            </w:r>
            <w:r>
              <w:rPr>
                <w:rFonts w:hint="eastAsia" w:ascii="宋体" w:hAnsi="宋体" w:eastAsia="宋体" w:cs="宋体"/>
                <w:b/>
                <w:bCs/>
                <w:color w:val="FF0000"/>
                <w:sz w:val="21"/>
                <w:szCs w:val="21"/>
                <w:highlight w:val="none"/>
              </w:rPr>
              <w:t>依据</w:t>
            </w:r>
            <w:r>
              <w:rPr>
                <w:rFonts w:hint="eastAsia" w:ascii="宋体" w:hAnsi="宋体" w:eastAsia="宋体" w:cs="宋体"/>
                <w:b/>
                <w:bCs/>
                <w:color w:val="FF0000"/>
                <w:spacing w:val="-5"/>
                <w:sz w:val="21"/>
                <w:szCs w:val="21"/>
                <w:highlight w:val="none"/>
              </w:rPr>
              <w:t>GB/T 39294-2020</w:t>
            </w:r>
            <w:r>
              <w:rPr>
                <w:rFonts w:hint="eastAsia" w:ascii="宋体" w:hAnsi="宋体" w:eastAsia="宋体" w:cs="宋体"/>
                <w:b/>
                <w:bCs/>
                <w:color w:val="FF0000"/>
                <w:spacing w:val="-5"/>
                <w:sz w:val="21"/>
                <w:szCs w:val="21"/>
                <w:highlight w:val="none"/>
                <w:lang w:val="en-US" w:eastAsia="zh-CN"/>
              </w:rPr>
              <w:t>标准</w:t>
            </w:r>
            <w:r>
              <w:rPr>
                <w:rFonts w:hint="eastAsia" w:ascii="宋体" w:hAnsi="宋体" w:eastAsia="宋体" w:cs="宋体"/>
                <w:b/>
                <w:bCs/>
                <w:color w:val="FF0000"/>
                <w:sz w:val="21"/>
                <w:szCs w:val="21"/>
                <w:highlight w:val="none"/>
                <w:lang w:val="en-US" w:eastAsia="zh-CN"/>
              </w:rPr>
              <w:t>检</w:t>
            </w:r>
            <w:r>
              <w:rPr>
                <w:rFonts w:hint="eastAsia" w:ascii="宋体" w:hAnsi="宋体" w:eastAsia="宋体" w:cs="宋体"/>
                <w:b/>
                <w:bCs/>
                <w:color w:val="FF0000"/>
                <w:sz w:val="21"/>
                <w:szCs w:val="21"/>
                <w:highlight w:val="none"/>
              </w:rPr>
              <w:t>测</w:t>
            </w:r>
            <w:r>
              <w:rPr>
                <w:rFonts w:hint="eastAsia" w:ascii="宋体" w:hAnsi="宋体" w:eastAsia="宋体" w:cs="宋体"/>
                <w:b/>
                <w:bCs/>
                <w:color w:val="FF0000"/>
                <w:sz w:val="21"/>
                <w:szCs w:val="21"/>
                <w:highlight w:val="none"/>
                <w:lang w:eastAsia="zh-CN"/>
              </w:rPr>
              <w:t>：</w:t>
            </w:r>
            <w:r>
              <w:rPr>
                <w:rFonts w:hint="eastAsia" w:ascii="宋体" w:hAnsi="宋体" w:eastAsia="宋体" w:cs="宋体"/>
                <w:b/>
                <w:bCs/>
                <w:color w:val="FF0000"/>
                <w:spacing w:val="-5"/>
                <w:sz w:val="21"/>
                <w:szCs w:val="21"/>
                <w:highlight w:val="none"/>
              </w:rPr>
              <w:t>色差：试验时间：</w:t>
            </w:r>
            <w:commentRangeStart w:id="22"/>
            <w:r>
              <w:rPr>
                <w:rFonts w:hint="eastAsia" w:ascii="宋体" w:hAnsi="宋体" w:eastAsia="宋体" w:cs="宋体"/>
                <w:b/>
                <w:bCs/>
                <w:color w:val="FF0000"/>
                <w:spacing w:val="-5"/>
                <w:sz w:val="21"/>
                <w:szCs w:val="21"/>
                <w:highlight w:val="none"/>
                <w:lang w:val="en-US" w:eastAsia="zh-CN"/>
              </w:rPr>
              <w:t>300</w:t>
            </w:r>
            <w:r>
              <w:rPr>
                <w:rFonts w:hint="eastAsia" w:ascii="宋体" w:hAnsi="宋体" w:eastAsia="宋体" w:cs="宋体"/>
                <w:b/>
                <w:bCs/>
                <w:color w:val="FF0000"/>
                <w:spacing w:val="-5"/>
                <w:sz w:val="21"/>
                <w:szCs w:val="21"/>
                <w:highlight w:val="none"/>
              </w:rPr>
              <w:t>h</w:t>
            </w:r>
            <w:commentRangeEnd w:id="22"/>
            <w:r>
              <w:commentReference w:id="22"/>
            </w:r>
            <w:r>
              <w:rPr>
                <w:rFonts w:hint="eastAsia" w:ascii="宋体" w:hAnsi="宋体" w:eastAsia="宋体" w:cs="宋体"/>
                <w:b/>
                <w:bCs/>
                <w:color w:val="FF0000"/>
                <w:spacing w:val="-5"/>
                <w:sz w:val="21"/>
                <w:szCs w:val="21"/>
                <w:highlight w:val="none"/>
              </w:rPr>
              <w:t>(色度计法)总色差</w:t>
            </w:r>
            <w:r>
              <w:rPr>
                <w:rFonts w:hint="eastAsia" w:ascii="宋体" w:hAnsi="宋体" w:eastAsia="宋体" w:cs="宋体"/>
                <w:b/>
                <w:bCs/>
                <w:color w:val="FF0000"/>
                <w:sz w:val="21"/>
                <w:szCs w:val="21"/>
                <w:highlight w:val="none"/>
                <w:lang w:val="en-US" w:eastAsia="zh-CN"/>
              </w:rPr>
              <w:t>检验结果为</w:t>
            </w:r>
            <w:r>
              <w:rPr>
                <w:rFonts w:hint="eastAsia" w:ascii="宋体" w:hAnsi="宋体" w:eastAsia="宋体" w:cs="宋体"/>
                <w:b/>
                <w:bCs/>
                <w:color w:val="FF0000"/>
                <w:spacing w:val="-5"/>
                <w:sz w:val="21"/>
                <w:szCs w:val="21"/>
                <w:highlight w:val="none"/>
              </w:rPr>
              <w:t>：44.94。</w:t>
            </w:r>
          </w:p>
          <w:p w14:paraId="316D8AB3">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bCs/>
                <w:color w:val="FF0000"/>
                <w:spacing w:val="-5"/>
                <w:sz w:val="21"/>
                <w:szCs w:val="21"/>
                <w:highlight w:val="none"/>
                <w:lang w:val="en-US" w:eastAsia="zh-CN"/>
              </w:rPr>
              <w:t>【提供2022年1月1日至本项目投标截止时间第三方检测机构出具的具有CMA标识的符合以上参数的检测报告扫描件，需将报告上对应参数标注出来；</w:t>
            </w:r>
            <w:r>
              <w:commentReference w:id="23"/>
            </w:r>
            <w:del w:id="3" w:author="董馨如" w:date="2024-10-16T14:59:34Z">
              <w:r>
                <w:rPr>
                  <w:rFonts w:hint="eastAsia" w:ascii="宋体" w:hAnsi="宋体" w:eastAsia="宋体" w:cs="宋体"/>
                  <w:b/>
                  <w:bCs/>
                  <w:color w:val="FF0000"/>
                  <w:spacing w:val="-5"/>
                  <w:sz w:val="21"/>
                  <w:szCs w:val="21"/>
                  <w:highlight w:val="none"/>
                  <w:lang w:val="en-US" w:eastAsia="zh-CN"/>
                </w:rPr>
                <w:delText>报告上委托单位为投标人或产品制造商；</w:delText>
              </w:r>
            </w:del>
            <w:r>
              <w:rPr>
                <w:rFonts w:hint="eastAsia" w:ascii="宋体" w:hAnsi="宋体" w:eastAsia="宋体" w:cs="宋体"/>
                <w:b/>
                <w:bCs/>
                <w:color w:val="FF0000"/>
                <w:spacing w:val="-5"/>
                <w:sz w:val="21"/>
                <w:szCs w:val="21"/>
                <w:highlight w:val="none"/>
                <w:lang w:val="en-US" w:eastAsia="zh-CN"/>
              </w:rPr>
              <w:t>检测报告封面货物名称与上述名称不一致的需作书面说明，否则该项不得分；同时需提供在全国认证认可信息公共服务平台(认e云(http://cx.cnca.cn/)检测报告查询截图(查询截图中的报告编号及检测机构名称应与检测报告一致)】</w:t>
            </w:r>
          </w:p>
        </w:tc>
      </w:tr>
      <w:tr w14:paraId="77885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90" w:hRule="atLeast"/>
        </w:trPr>
        <w:tc>
          <w:tcPr>
            <w:tcW w:w="719" w:type="dxa"/>
            <w:vMerge w:val="restart"/>
            <w:vAlign w:val="center"/>
          </w:tcPr>
          <w:p w14:paraId="1CA151F7">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2</w:t>
            </w:r>
          </w:p>
        </w:tc>
        <w:tc>
          <w:tcPr>
            <w:tcW w:w="1678" w:type="dxa"/>
            <w:vMerge w:val="restart"/>
            <w:vAlign w:val="center"/>
          </w:tcPr>
          <w:p w14:paraId="606819F3">
            <w:pPr>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vertAlign w:val="baseline"/>
              </w:rPr>
            </w:pPr>
            <w:r>
              <w:rPr>
                <w:color w:val="auto"/>
                <w:spacing w:val="3"/>
                <w:sz w:val="21"/>
                <w:szCs w:val="21"/>
                <w:highlight w:val="none"/>
              </w:rPr>
              <w:t>大班椅</w:t>
            </w:r>
          </w:p>
        </w:tc>
        <w:tc>
          <w:tcPr>
            <w:tcW w:w="6575" w:type="dxa"/>
            <w:vAlign w:val="center"/>
          </w:tcPr>
          <w:p w14:paraId="5A3BD01F">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strike w:val="0"/>
                <w:color w:val="auto"/>
                <w:kern w:val="0"/>
                <w:sz w:val="21"/>
                <w:szCs w:val="21"/>
                <w:highlight w:val="none"/>
                <w:u w:val="none"/>
                <w:lang w:val="en-US" w:eastAsia="zh-CN" w:bidi="ar"/>
              </w:rPr>
              <w:t>2.1规格：单人位；</w:t>
            </w:r>
          </w:p>
        </w:tc>
      </w:tr>
      <w:tr w14:paraId="567CC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21A8454C">
            <w:pPr>
              <w:keepNext w:val="0"/>
              <w:keepLines w:val="0"/>
              <w:pageBreakBefore w:val="0"/>
              <w:widowControl w:val="0"/>
              <w:wordWrap/>
              <w:overflowPunct/>
              <w:topLinePunct w:val="0"/>
              <w:bidi w:val="0"/>
              <w:snapToGrid/>
              <w:spacing w:line="312" w:lineRule="auto"/>
              <w:ind w:left="0" w:firstLine="0" w:firstLineChars="0"/>
              <w:jc w:val="center"/>
              <w:rPr>
                <w:rFonts w:hint="eastAsia" w:ascii="宋体" w:hAnsi="宋体" w:eastAsia="宋体" w:cs="宋体"/>
                <w:color w:val="auto"/>
                <w:sz w:val="21"/>
                <w:szCs w:val="21"/>
                <w:highlight w:val="none"/>
              </w:rPr>
            </w:pPr>
          </w:p>
        </w:tc>
        <w:tc>
          <w:tcPr>
            <w:tcW w:w="1678" w:type="dxa"/>
            <w:vMerge w:val="continue"/>
            <w:vAlign w:val="center"/>
          </w:tcPr>
          <w:p w14:paraId="41E34A6D">
            <w:pPr>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rPr>
            </w:pPr>
          </w:p>
        </w:tc>
        <w:tc>
          <w:tcPr>
            <w:tcW w:w="6575" w:type="dxa"/>
            <w:vAlign w:val="center"/>
          </w:tcPr>
          <w:p w14:paraId="4149633D">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2.2基材：</w:t>
            </w:r>
            <w:r>
              <w:rPr>
                <w:rFonts w:hint="eastAsia" w:ascii="宋体" w:hAnsi="宋体" w:eastAsia="宋体" w:cs="宋体"/>
                <w:b w:val="0"/>
                <w:bCs w:val="0"/>
                <w:i w:val="0"/>
                <w:iCs w:val="0"/>
                <w:strike w:val="0"/>
                <w:color w:val="auto"/>
                <w:kern w:val="0"/>
                <w:sz w:val="21"/>
                <w:szCs w:val="21"/>
                <w:highlight w:val="none"/>
                <w:u w:val="none"/>
                <w:lang w:val="en-US" w:eastAsia="zh-CN" w:bidi="ar"/>
              </w:rPr>
              <w:t>整体采用红橡木原木制作；脚架、框架、扶手、椅背架采用红橡木原木方加工成型；座板采用红橡木直拼板加工成型，厚度不低于18mm，用于直拼的红橡木宽度不低于60mm</w:t>
            </w:r>
          </w:p>
        </w:tc>
      </w:tr>
      <w:tr w14:paraId="4588A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90" w:hRule="atLeast"/>
        </w:trPr>
        <w:tc>
          <w:tcPr>
            <w:tcW w:w="719" w:type="dxa"/>
            <w:vMerge w:val="continue"/>
            <w:vAlign w:val="center"/>
          </w:tcPr>
          <w:p w14:paraId="12391FA1">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2F45DCAA">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2D2A805F">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2.3工艺：</w:t>
            </w:r>
            <w:r>
              <w:rPr>
                <w:rFonts w:hint="eastAsia" w:ascii="宋体" w:hAnsi="宋体" w:eastAsia="宋体" w:cs="宋体"/>
                <w:b w:val="0"/>
                <w:bCs w:val="0"/>
                <w:i w:val="0"/>
                <w:iCs w:val="0"/>
                <w:strike w:val="0"/>
                <w:color w:val="auto"/>
                <w:kern w:val="0"/>
                <w:sz w:val="21"/>
                <w:szCs w:val="21"/>
                <w:highlight w:val="none"/>
                <w:u w:val="none"/>
                <w:lang w:val="en-US" w:eastAsia="zh-CN" w:bidi="ar"/>
              </w:rPr>
              <w:t>采用榫卯结构连接工艺。木材充分烘干，保证含水率符合要求；木材纹理美观，无明显节子、虫眼，不得使用腐朽材，木制件外观达到国家合格标准。</w:t>
            </w:r>
          </w:p>
        </w:tc>
      </w:tr>
      <w:tr w14:paraId="57436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092DB92B">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1266B6C3">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290050C7">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2.4座垫：</w:t>
            </w:r>
            <w:r>
              <w:rPr>
                <w:rFonts w:hint="eastAsia" w:ascii="宋体" w:hAnsi="宋体" w:eastAsia="宋体" w:cs="宋体"/>
                <w:b w:val="0"/>
                <w:bCs w:val="0"/>
                <w:i w:val="0"/>
                <w:iCs w:val="0"/>
                <w:strike w:val="0"/>
                <w:color w:val="auto"/>
                <w:kern w:val="0"/>
                <w:sz w:val="21"/>
                <w:szCs w:val="21"/>
                <w:highlight w:val="none"/>
                <w:u w:val="none"/>
                <w:lang w:val="en-US" w:eastAsia="zh-CN" w:bidi="ar"/>
              </w:rPr>
              <w:t>面料选用头层牛皮，经液态浸色及防潮、防污等工艺处理，纹路细致、色泽均匀。车缝线路均匀、线条顺畅、针距均匀，扪面整体感观流畅，转角平滑。皮革</w:t>
            </w:r>
            <w:r>
              <w:rPr>
                <w:rFonts w:hint="eastAsia" w:ascii="宋体" w:hAnsi="宋体" w:eastAsia="宋体" w:cs="宋体"/>
                <w:b w:val="0"/>
                <w:bCs w:val="0"/>
                <w:i w:val="0"/>
                <w:iCs w:val="0"/>
                <w:color w:val="auto"/>
                <w:kern w:val="0"/>
                <w:sz w:val="21"/>
                <w:szCs w:val="21"/>
                <w:highlight w:val="none"/>
                <w:u w:val="none"/>
                <w:lang w:val="en-US" w:eastAsia="zh-CN" w:bidi="ar"/>
              </w:rPr>
              <w:t>摩擦色牢度、耐光性、涂层粘着牢度、耐折牢度（50000次）、耐磨性、撕裂力、气味、禁用偶氮染料、游离甲醛、挥发性有机物均符合GB/T 16799-201、HJ 507-2009、SZJG 52-2016标准要求；采用原生环保海绵，柔软性能好、软硬适中，回弹性能好，密度座位大于35kg/m3；海绵的表观密度偏差、40%压陷硬度偏差、回弹率、75%压缩永久变形、65%/25%压陷比、气味等级、拉伸强度、断裂伸长率、撕裂强度、干热老化后拉伸强度、干热老化后拉伸强度变化率、湿热老化后拉伸强度、湿热老化后拉伸强度变化率、甲醛散发均符合GB/T 10802-2023标准要求。</w:t>
            </w:r>
          </w:p>
        </w:tc>
      </w:tr>
      <w:tr w14:paraId="60E1F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6F53F253">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6FE238A0">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69789F3D">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2.5胶粘剂：</w:t>
            </w:r>
            <w:r>
              <w:rPr>
                <w:rFonts w:hint="eastAsia" w:ascii="宋体" w:hAnsi="宋体" w:eastAsia="宋体" w:cs="宋体"/>
                <w:b w:val="0"/>
                <w:bCs w:val="0"/>
                <w:i w:val="0"/>
                <w:iCs w:val="0"/>
                <w:strike w:val="0"/>
                <w:color w:val="auto"/>
                <w:kern w:val="0"/>
                <w:sz w:val="21"/>
                <w:szCs w:val="21"/>
                <w:highlight w:val="none"/>
                <w:u w:val="none"/>
                <w:lang w:val="en-US" w:eastAsia="zh-CN" w:bidi="ar"/>
              </w:rPr>
              <w:t>木质部件胶粘剂采用环保水基型</w:t>
            </w:r>
            <w:r>
              <w:rPr>
                <w:rFonts w:hint="eastAsia" w:ascii="宋体" w:hAnsi="宋体" w:eastAsia="宋体" w:cs="宋体"/>
                <w:b w:val="0"/>
                <w:bCs w:val="0"/>
                <w:i w:val="0"/>
                <w:iCs w:val="0"/>
                <w:color w:val="auto"/>
                <w:kern w:val="0"/>
                <w:sz w:val="21"/>
                <w:szCs w:val="21"/>
                <w:highlight w:val="none"/>
                <w:u w:val="none"/>
                <w:lang w:val="en-US" w:eastAsia="zh-CN" w:bidi="ar"/>
              </w:rPr>
              <w:t>胶粘剂</w:t>
            </w:r>
            <w:r>
              <w:rPr>
                <w:rFonts w:hint="eastAsia" w:ascii="宋体" w:hAnsi="宋体" w:eastAsia="宋体" w:cs="宋体"/>
                <w:b w:val="0"/>
                <w:bCs w:val="0"/>
                <w:i w:val="0"/>
                <w:iCs w:val="0"/>
                <w:strike w:val="0"/>
                <w:color w:val="auto"/>
                <w:kern w:val="0"/>
                <w:sz w:val="21"/>
                <w:szCs w:val="21"/>
                <w:highlight w:val="none"/>
                <w:u w:val="none"/>
                <w:lang w:val="en-US" w:eastAsia="zh-CN" w:bidi="ar"/>
              </w:rPr>
              <w:t>。胶粘剂的游离甲醛、苯、甲苯+二甲苯、总挥发性有机物均符合GB 18583-2008、SZJG 52-2016标准要求。</w:t>
            </w:r>
          </w:p>
        </w:tc>
      </w:tr>
      <w:tr w14:paraId="36FF2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17442DC5">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5B54356C">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6EECD5BB">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2.6油漆：采用单组份环保水性油漆</w:t>
            </w:r>
            <w:r>
              <w:rPr>
                <w:rFonts w:hint="eastAsia" w:ascii="宋体" w:hAnsi="宋体" w:eastAsia="宋体" w:cs="宋体"/>
                <w:b w:val="0"/>
                <w:bCs w:val="0"/>
                <w:i w:val="0"/>
                <w:iCs w:val="0"/>
                <w:strike w:val="0"/>
                <w:color w:val="auto"/>
                <w:kern w:val="0"/>
                <w:sz w:val="21"/>
                <w:szCs w:val="21"/>
                <w:highlight w:val="none"/>
                <w:u w:val="none"/>
                <w:lang w:val="en-US" w:eastAsia="zh-CN" w:bidi="ar"/>
              </w:rPr>
              <w:t>，经过三底两面油漆工序，木纹纹理清晰，色泽均匀、光滑耐用。油漆表面无尘粒、气泡、渣点、边缘及立面无流挂等现象。</w:t>
            </w:r>
            <w:r>
              <w:rPr>
                <w:rFonts w:hint="eastAsia" w:ascii="宋体" w:hAnsi="宋体" w:eastAsia="宋体" w:cs="宋体"/>
                <w:b w:val="0"/>
                <w:bCs w:val="0"/>
                <w:color w:val="auto"/>
                <w:kern w:val="0"/>
                <w:sz w:val="21"/>
                <w:szCs w:val="21"/>
                <w:highlight w:val="none"/>
                <w:u w:val="none"/>
                <w:lang w:eastAsia="zh-CN" w:bidi="ar"/>
              </w:rPr>
              <w:t>水性漆的重金属元素含量（包括铅、镉、六价铬、汞、砷、钡、硒、锑、钴）均未检出；VOC含量、甲醛含量、乙二醇醚及醚酯总和含量、苯系物总和含量、烷基酚聚氧乙烯醚总和含量均符合GB 18581-2020、GB/T 35602-2017标准要求。</w:t>
            </w:r>
          </w:p>
        </w:tc>
      </w:tr>
      <w:tr w14:paraId="76E95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205FD77D">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3</w:t>
            </w:r>
          </w:p>
        </w:tc>
        <w:tc>
          <w:tcPr>
            <w:tcW w:w="1678" w:type="dxa"/>
            <w:vMerge w:val="restart"/>
            <w:vAlign w:val="center"/>
          </w:tcPr>
          <w:p w14:paraId="4C0ADDF5">
            <w:pPr>
              <w:keepNext w:val="0"/>
              <w:keepLines w:val="0"/>
              <w:pageBreakBefore w:val="0"/>
              <w:widowControl w:val="0"/>
              <w:wordWrap/>
              <w:overflowPunct/>
              <w:topLinePunct w:val="0"/>
              <w:bidi w:val="0"/>
              <w:snapToGrid/>
              <w:spacing w:line="312" w:lineRule="auto"/>
              <w:ind w:left="0"/>
              <w:jc w:val="center"/>
              <w:rPr>
                <w:rFonts w:hint="eastAsia"/>
                <w:b w:val="0"/>
                <w:bCs w:val="0"/>
                <w:color w:val="auto"/>
                <w:spacing w:val="2"/>
                <w:sz w:val="21"/>
                <w:szCs w:val="21"/>
                <w:highlight w:val="none"/>
                <w:lang w:val="en-US" w:eastAsia="zh-CN"/>
              </w:rPr>
            </w:pPr>
            <w:r>
              <w:rPr>
                <w:b w:val="0"/>
                <w:bCs w:val="0"/>
                <w:color w:val="auto"/>
                <w:spacing w:val="2"/>
                <w:sz w:val="21"/>
                <w:szCs w:val="21"/>
                <w:highlight w:val="none"/>
              </w:rPr>
              <w:t>大班前椅</w:t>
            </w:r>
          </w:p>
          <w:p w14:paraId="35CACCB6">
            <w:pPr>
              <w:keepNext w:val="0"/>
              <w:keepLines w:val="0"/>
              <w:pageBreakBefore w:val="0"/>
              <w:widowControl w:val="0"/>
              <w:wordWrap/>
              <w:overflowPunct/>
              <w:topLinePunct w:val="0"/>
              <w:bidi w:val="0"/>
              <w:snapToGrid/>
              <w:spacing w:line="312" w:lineRule="auto"/>
              <w:ind w:left="0"/>
              <w:jc w:val="center"/>
              <w:rPr>
                <w:rFonts w:hint="eastAsia"/>
                <w:b w:val="0"/>
                <w:bCs w:val="0"/>
                <w:color w:val="auto"/>
                <w:spacing w:val="2"/>
                <w:sz w:val="21"/>
                <w:szCs w:val="21"/>
                <w:highlight w:val="none"/>
                <w:lang w:val="en-US" w:eastAsia="zh-CN"/>
              </w:rPr>
            </w:pPr>
          </w:p>
        </w:tc>
        <w:tc>
          <w:tcPr>
            <w:tcW w:w="6575" w:type="dxa"/>
          </w:tcPr>
          <w:p w14:paraId="0C0BE844">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strike w:val="0"/>
                <w:color w:val="auto"/>
                <w:kern w:val="0"/>
                <w:sz w:val="21"/>
                <w:szCs w:val="21"/>
                <w:highlight w:val="none"/>
                <w:u w:val="none"/>
                <w:lang w:val="en-US" w:eastAsia="zh-CN" w:bidi="ar"/>
              </w:rPr>
              <w:t>3.1规格：单人位；</w:t>
            </w:r>
          </w:p>
        </w:tc>
      </w:tr>
      <w:tr w14:paraId="07EE4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251FFBC3">
            <w:pPr>
              <w:keepNext w:val="0"/>
              <w:keepLines w:val="0"/>
              <w:pageBreakBefore w:val="0"/>
              <w:widowControl w:val="0"/>
              <w:wordWrap/>
              <w:overflowPunct/>
              <w:topLinePunct w:val="0"/>
              <w:bidi w:val="0"/>
              <w:snapToGrid/>
              <w:spacing w:line="312" w:lineRule="auto"/>
              <w:ind w:left="0" w:firstLine="0" w:firstLineChars="0"/>
              <w:jc w:val="center"/>
              <w:rPr>
                <w:rFonts w:hint="eastAsia" w:ascii="宋体" w:hAnsi="宋体" w:eastAsia="宋体" w:cs="宋体"/>
                <w:color w:val="auto"/>
                <w:sz w:val="21"/>
                <w:szCs w:val="21"/>
                <w:highlight w:val="none"/>
              </w:rPr>
            </w:pPr>
          </w:p>
        </w:tc>
        <w:tc>
          <w:tcPr>
            <w:tcW w:w="1678" w:type="dxa"/>
            <w:vMerge w:val="continue"/>
            <w:vAlign w:val="center"/>
          </w:tcPr>
          <w:p w14:paraId="7A057C7D">
            <w:pPr>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rPr>
            </w:pPr>
          </w:p>
        </w:tc>
        <w:tc>
          <w:tcPr>
            <w:tcW w:w="6575" w:type="dxa"/>
          </w:tcPr>
          <w:p w14:paraId="7B67AAF0">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3.2基材：</w:t>
            </w:r>
            <w:r>
              <w:rPr>
                <w:rFonts w:hint="eastAsia" w:ascii="宋体" w:hAnsi="宋体" w:eastAsia="宋体" w:cs="宋体"/>
                <w:b w:val="0"/>
                <w:bCs w:val="0"/>
                <w:i w:val="0"/>
                <w:iCs w:val="0"/>
                <w:strike w:val="0"/>
                <w:color w:val="auto"/>
                <w:kern w:val="0"/>
                <w:sz w:val="21"/>
                <w:szCs w:val="21"/>
                <w:highlight w:val="none"/>
                <w:u w:val="none"/>
                <w:lang w:val="en-US" w:eastAsia="zh-CN" w:bidi="ar"/>
              </w:rPr>
              <w:t>整体采用红橡木原木制作；脚架、框架、扶手、椅背架采用红橡木原木方加工成型；座板采用红橡木直拼板加工成型，厚度不低于18mm，用于直拼的红橡木宽度不低于60mm，</w:t>
            </w:r>
          </w:p>
        </w:tc>
      </w:tr>
      <w:tr w14:paraId="2CC0E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4B087EF6">
            <w:pPr>
              <w:keepNext w:val="0"/>
              <w:keepLines w:val="0"/>
              <w:pageBreakBefore w:val="0"/>
              <w:widowControl w:val="0"/>
              <w:wordWrap/>
              <w:overflowPunct/>
              <w:topLinePunct w:val="0"/>
              <w:bidi w:val="0"/>
              <w:snapToGrid/>
              <w:spacing w:line="312" w:lineRule="auto"/>
              <w:ind w:left="0" w:leftChars="0" w:firstLine="0" w:firstLineChars="0"/>
              <w:rPr>
                <w:color w:val="auto"/>
                <w:highlight w:val="none"/>
              </w:rPr>
            </w:pPr>
          </w:p>
        </w:tc>
        <w:tc>
          <w:tcPr>
            <w:tcW w:w="1678" w:type="dxa"/>
            <w:vMerge w:val="continue"/>
            <w:vAlign w:val="center"/>
          </w:tcPr>
          <w:p w14:paraId="054B5070">
            <w:pPr>
              <w:keepNext w:val="0"/>
              <w:keepLines w:val="0"/>
              <w:pageBreakBefore w:val="0"/>
              <w:widowControl w:val="0"/>
              <w:wordWrap/>
              <w:overflowPunct/>
              <w:topLinePunct w:val="0"/>
              <w:bidi w:val="0"/>
              <w:snapToGrid/>
              <w:spacing w:line="312" w:lineRule="auto"/>
              <w:ind w:left="0" w:leftChars="0"/>
              <w:rPr>
                <w:color w:val="auto"/>
                <w:highlight w:val="none"/>
              </w:rPr>
            </w:pPr>
          </w:p>
        </w:tc>
        <w:tc>
          <w:tcPr>
            <w:tcW w:w="6575" w:type="dxa"/>
          </w:tcPr>
          <w:p w14:paraId="1C750D5B">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3.3工艺：</w:t>
            </w:r>
            <w:r>
              <w:rPr>
                <w:rFonts w:hint="eastAsia" w:ascii="宋体" w:hAnsi="宋体" w:eastAsia="宋体" w:cs="宋体"/>
                <w:b w:val="0"/>
                <w:bCs w:val="0"/>
                <w:i w:val="0"/>
                <w:iCs w:val="0"/>
                <w:strike w:val="0"/>
                <w:color w:val="auto"/>
                <w:kern w:val="0"/>
                <w:sz w:val="21"/>
                <w:szCs w:val="21"/>
                <w:highlight w:val="none"/>
                <w:u w:val="none"/>
                <w:lang w:val="en-US" w:eastAsia="zh-CN" w:bidi="ar"/>
              </w:rPr>
              <w:t>采用榫卯结构连接工艺。木材充分烘干，保证含水率符合要求；木材纹理美观，无明显节子、虫眼，不得使用腐朽材，木制件外观达到国家合格标准。</w:t>
            </w:r>
          </w:p>
        </w:tc>
      </w:tr>
      <w:tr w14:paraId="0BB45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02EE93EC">
            <w:pPr>
              <w:keepNext w:val="0"/>
              <w:keepLines w:val="0"/>
              <w:pageBreakBefore w:val="0"/>
              <w:widowControl w:val="0"/>
              <w:wordWrap/>
              <w:overflowPunct/>
              <w:topLinePunct w:val="0"/>
              <w:bidi w:val="0"/>
              <w:snapToGrid/>
              <w:spacing w:line="312" w:lineRule="auto"/>
              <w:ind w:left="0" w:leftChars="0" w:firstLine="0" w:firstLineChars="0"/>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09F56988">
            <w:pPr>
              <w:keepNext w:val="0"/>
              <w:keepLines w:val="0"/>
              <w:pageBreakBefore w:val="0"/>
              <w:widowControl w:val="0"/>
              <w:wordWrap/>
              <w:overflowPunct/>
              <w:topLinePunct w:val="0"/>
              <w:bidi w:val="0"/>
              <w:snapToGrid/>
              <w:spacing w:line="312" w:lineRule="auto"/>
              <w:ind w:left="0" w:leftChars="0"/>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tcPr>
          <w:p w14:paraId="15892D8D">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3.4座垫：</w:t>
            </w:r>
            <w:r>
              <w:rPr>
                <w:rFonts w:hint="eastAsia" w:ascii="宋体" w:hAnsi="宋体" w:eastAsia="宋体" w:cs="宋体"/>
                <w:b w:val="0"/>
                <w:bCs w:val="0"/>
                <w:i w:val="0"/>
                <w:iCs w:val="0"/>
                <w:strike w:val="0"/>
                <w:color w:val="auto"/>
                <w:kern w:val="0"/>
                <w:sz w:val="21"/>
                <w:szCs w:val="21"/>
                <w:highlight w:val="none"/>
                <w:u w:val="none"/>
                <w:lang w:val="en-US" w:eastAsia="zh-CN" w:bidi="ar"/>
              </w:rPr>
              <w:t>面料选用头层牛皮，经液态浸色及防潮、防污等工艺处理，纹路细致、色泽均匀。车缝线路均匀、线条顺畅、针距均匀，扪面整体感观流畅，转角平滑。皮革</w:t>
            </w:r>
            <w:r>
              <w:rPr>
                <w:rFonts w:hint="eastAsia" w:ascii="宋体" w:hAnsi="宋体" w:eastAsia="宋体" w:cs="宋体"/>
                <w:b w:val="0"/>
                <w:bCs w:val="0"/>
                <w:i w:val="0"/>
                <w:iCs w:val="0"/>
                <w:color w:val="auto"/>
                <w:kern w:val="0"/>
                <w:sz w:val="21"/>
                <w:szCs w:val="21"/>
                <w:highlight w:val="none"/>
                <w:u w:val="none"/>
                <w:lang w:val="en-US" w:eastAsia="zh-CN" w:bidi="ar"/>
              </w:rPr>
              <w:t>摩擦色牢度、耐光性、涂层粘着牢度、耐折牢度（50000次）、耐磨性、撕裂力、气味、禁用偶氮染料、游离甲醛、挥发性有机物均符合GB/T 16799-201、HJ 507-2009、SZJG 52-2016标准要求；采用原生环保海绵，柔软性能好、软硬适中，回弹性能好，密度座位大于35kg/m3；海绵的表观密度偏差、40%压陷硬度偏差、回弹率、75%压缩永久变形、65%/25%压陷比、气味等级、拉伸强度、断裂伸长率、撕裂强度、干热老化后拉伸强度、干热老化后拉伸强度变化率、湿热老化后拉伸强度、湿热老化后拉伸强度变化率、甲醛散发均符合GB/T 10802-2023标准要求。</w:t>
            </w:r>
          </w:p>
        </w:tc>
      </w:tr>
      <w:tr w14:paraId="61BB9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01E00E38">
            <w:pPr>
              <w:keepNext w:val="0"/>
              <w:keepLines w:val="0"/>
              <w:pageBreakBefore w:val="0"/>
              <w:widowControl w:val="0"/>
              <w:wordWrap/>
              <w:overflowPunct/>
              <w:topLinePunct w:val="0"/>
              <w:bidi w:val="0"/>
              <w:snapToGrid/>
              <w:spacing w:line="312" w:lineRule="auto"/>
              <w:ind w:left="0" w:leftChars="0" w:firstLine="0" w:firstLineChars="0"/>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506D796C">
            <w:pPr>
              <w:keepNext w:val="0"/>
              <w:keepLines w:val="0"/>
              <w:pageBreakBefore w:val="0"/>
              <w:widowControl w:val="0"/>
              <w:wordWrap/>
              <w:overflowPunct/>
              <w:topLinePunct w:val="0"/>
              <w:bidi w:val="0"/>
              <w:snapToGrid/>
              <w:spacing w:line="312" w:lineRule="auto"/>
              <w:ind w:left="0" w:leftChars="0"/>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tcPr>
          <w:p w14:paraId="5793C20C">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3.5胶粘剂：</w:t>
            </w:r>
            <w:r>
              <w:rPr>
                <w:rFonts w:hint="eastAsia" w:ascii="宋体" w:hAnsi="宋体" w:eastAsia="宋体" w:cs="宋体"/>
                <w:b w:val="0"/>
                <w:bCs w:val="0"/>
                <w:i w:val="0"/>
                <w:iCs w:val="0"/>
                <w:strike w:val="0"/>
                <w:color w:val="auto"/>
                <w:kern w:val="0"/>
                <w:sz w:val="21"/>
                <w:szCs w:val="21"/>
                <w:highlight w:val="none"/>
                <w:u w:val="none"/>
                <w:lang w:val="en-US" w:eastAsia="zh-CN" w:bidi="ar"/>
              </w:rPr>
              <w:t>木质部件胶粘剂采用环保水基型</w:t>
            </w:r>
            <w:r>
              <w:rPr>
                <w:rFonts w:hint="eastAsia" w:ascii="宋体" w:hAnsi="宋体" w:eastAsia="宋体" w:cs="宋体"/>
                <w:b w:val="0"/>
                <w:bCs w:val="0"/>
                <w:i w:val="0"/>
                <w:iCs w:val="0"/>
                <w:color w:val="auto"/>
                <w:kern w:val="0"/>
                <w:sz w:val="21"/>
                <w:szCs w:val="21"/>
                <w:highlight w:val="none"/>
                <w:u w:val="none"/>
                <w:lang w:val="en-US" w:eastAsia="zh-CN" w:bidi="ar"/>
              </w:rPr>
              <w:t>胶粘剂</w:t>
            </w:r>
            <w:r>
              <w:rPr>
                <w:rFonts w:hint="eastAsia" w:ascii="宋体" w:hAnsi="宋体" w:eastAsia="宋体" w:cs="宋体"/>
                <w:b w:val="0"/>
                <w:bCs w:val="0"/>
                <w:i w:val="0"/>
                <w:iCs w:val="0"/>
                <w:strike w:val="0"/>
                <w:color w:val="auto"/>
                <w:kern w:val="0"/>
                <w:sz w:val="21"/>
                <w:szCs w:val="21"/>
                <w:highlight w:val="none"/>
                <w:u w:val="none"/>
                <w:lang w:val="en-US" w:eastAsia="zh-CN" w:bidi="ar"/>
              </w:rPr>
              <w:t>。胶粘剂的游离甲醛、苯、甲苯+二甲苯、总挥发性有机物均符合GB 18583-2008、SZJG 52-2016标准要求。</w:t>
            </w:r>
          </w:p>
        </w:tc>
      </w:tr>
      <w:tr w14:paraId="1D0B2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884" w:hRule="atLeast"/>
        </w:trPr>
        <w:tc>
          <w:tcPr>
            <w:tcW w:w="719" w:type="dxa"/>
            <w:vMerge w:val="continue"/>
            <w:vAlign w:val="center"/>
          </w:tcPr>
          <w:p w14:paraId="5FE19CDA">
            <w:pPr>
              <w:keepNext w:val="0"/>
              <w:keepLines w:val="0"/>
              <w:pageBreakBefore w:val="0"/>
              <w:widowControl w:val="0"/>
              <w:wordWrap/>
              <w:overflowPunct/>
              <w:topLinePunct w:val="0"/>
              <w:bidi w:val="0"/>
              <w:snapToGrid/>
              <w:spacing w:line="312" w:lineRule="auto"/>
              <w:ind w:left="0" w:leftChars="0" w:firstLine="0" w:firstLineChars="0"/>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7305EC62">
            <w:pPr>
              <w:keepNext w:val="0"/>
              <w:keepLines w:val="0"/>
              <w:pageBreakBefore w:val="0"/>
              <w:widowControl w:val="0"/>
              <w:wordWrap/>
              <w:overflowPunct/>
              <w:topLinePunct w:val="0"/>
              <w:bidi w:val="0"/>
              <w:snapToGrid/>
              <w:spacing w:line="312" w:lineRule="auto"/>
              <w:ind w:left="0" w:leftChars="0"/>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tcPr>
          <w:p w14:paraId="44B9DC4B">
            <w:pPr>
              <w:keepNext w:val="0"/>
              <w:keepLines w:val="0"/>
              <w:pageBreakBefore w:val="0"/>
              <w:widowControl w:val="0"/>
              <w:wordWrap/>
              <w:overflowPunct/>
              <w:topLinePunct w:val="0"/>
              <w:bidi w:val="0"/>
              <w:snapToGrid/>
              <w:spacing w:line="312" w:lineRule="auto"/>
              <w:ind w:left="0" w:leftChars="0"/>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3.6油漆：采用单组份环保水性油漆</w:t>
            </w:r>
            <w:r>
              <w:rPr>
                <w:rFonts w:hint="eastAsia" w:ascii="宋体" w:hAnsi="宋体" w:eastAsia="宋体" w:cs="宋体"/>
                <w:b w:val="0"/>
                <w:bCs w:val="0"/>
                <w:i w:val="0"/>
                <w:iCs w:val="0"/>
                <w:strike w:val="0"/>
                <w:color w:val="auto"/>
                <w:kern w:val="0"/>
                <w:sz w:val="21"/>
                <w:szCs w:val="21"/>
                <w:highlight w:val="none"/>
                <w:u w:val="none"/>
                <w:lang w:val="en-US" w:eastAsia="zh-CN" w:bidi="ar"/>
              </w:rPr>
              <w:t>，经过三底两面油漆工序，木纹纹理清晰，色泽均匀、光滑耐用。油漆表面无尘粒、气泡、渣点、边缘及立面无流挂等现象。</w:t>
            </w:r>
            <w:r>
              <w:rPr>
                <w:rFonts w:hint="eastAsia" w:ascii="宋体" w:hAnsi="宋体" w:eastAsia="宋体" w:cs="宋体"/>
                <w:b w:val="0"/>
                <w:bCs w:val="0"/>
                <w:color w:val="auto"/>
                <w:kern w:val="0"/>
                <w:sz w:val="21"/>
                <w:szCs w:val="21"/>
                <w:highlight w:val="none"/>
                <w:u w:val="none"/>
                <w:lang w:eastAsia="zh-CN" w:bidi="ar"/>
              </w:rPr>
              <w:t>水性漆的重金属元素含量（包括铅、镉、六价铬、汞、砷、钡、硒、锑、钴）均未检出；VOC含量、甲醛含量、乙二醇醚及醚酯总和含量、苯系物总和含量、烷基酚聚氧乙烯醚总和含量均符合GB 18581-2020、GB/T 35602-2017标准要求。</w:t>
            </w:r>
          </w:p>
        </w:tc>
      </w:tr>
      <w:tr w14:paraId="39716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005972B1">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4</w:t>
            </w:r>
          </w:p>
        </w:tc>
        <w:tc>
          <w:tcPr>
            <w:tcW w:w="1678" w:type="dxa"/>
            <w:vMerge w:val="restart"/>
            <w:vAlign w:val="center"/>
          </w:tcPr>
          <w:p w14:paraId="5EAF39F5">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茶水柜</w:t>
            </w:r>
          </w:p>
          <w:p w14:paraId="037B8811">
            <w:pPr>
              <w:pStyle w:val="19"/>
              <w:keepNext w:val="0"/>
              <w:keepLines w:val="0"/>
              <w:pageBreakBefore w:val="0"/>
              <w:widowControl w:val="0"/>
              <w:wordWrap/>
              <w:overflowPunct/>
              <w:topLinePunct w:val="0"/>
              <w:bidi w:val="0"/>
              <w:spacing w:line="312" w:lineRule="auto"/>
              <w:ind w:left="0"/>
              <w:rPr>
                <w:rFonts w:hint="eastAsia"/>
                <w:color w:val="auto"/>
                <w:highlight w:val="none"/>
              </w:rPr>
            </w:pPr>
          </w:p>
        </w:tc>
        <w:tc>
          <w:tcPr>
            <w:tcW w:w="6575" w:type="dxa"/>
            <w:vAlign w:val="center"/>
          </w:tcPr>
          <w:p w14:paraId="0D1167D1">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4.1规格：（W900*D400*H850）mm±10mm；</w:t>
            </w:r>
          </w:p>
        </w:tc>
      </w:tr>
      <w:tr w14:paraId="78D87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56A98AEE">
            <w:pPr>
              <w:keepNext w:val="0"/>
              <w:keepLines w:val="0"/>
              <w:pageBreakBefore w:val="0"/>
              <w:widowControl/>
              <w:suppressLineNumbers w:val="0"/>
              <w:wordWrap/>
              <w:overflowPunct/>
              <w:topLinePunct w:val="0"/>
              <w:bidi w:val="0"/>
              <w:snapToGrid/>
              <w:spacing w:line="312" w:lineRule="auto"/>
              <w:ind w:left="0" w:firstLine="0" w:firstLineChars="0"/>
              <w:jc w:val="center"/>
              <w:textAlignment w:val="center"/>
              <w:rPr>
                <w:rFonts w:hint="eastAsia" w:ascii="宋体" w:hAnsi="宋体" w:eastAsia="宋体" w:cs="宋体"/>
                <w:color w:val="auto"/>
                <w:sz w:val="21"/>
                <w:szCs w:val="21"/>
                <w:highlight w:val="none"/>
              </w:rPr>
            </w:pPr>
          </w:p>
        </w:tc>
        <w:tc>
          <w:tcPr>
            <w:tcW w:w="1678" w:type="dxa"/>
            <w:vMerge w:val="continue"/>
            <w:vAlign w:val="center"/>
          </w:tcPr>
          <w:p w14:paraId="6EF229B1">
            <w:pPr>
              <w:keepNext w:val="0"/>
              <w:keepLines w:val="0"/>
              <w:pageBreakBefore w:val="0"/>
              <w:widowControl/>
              <w:suppressLineNumbers w:val="0"/>
              <w:wordWrap/>
              <w:overflowPunct/>
              <w:topLinePunct w:val="0"/>
              <w:bidi w:val="0"/>
              <w:snapToGrid/>
              <w:spacing w:line="312" w:lineRule="auto"/>
              <w:ind w:left="0"/>
              <w:jc w:val="center"/>
              <w:textAlignment w:val="center"/>
              <w:rPr>
                <w:rFonts w:hint="eastAsia" w:ascii="宋体" w:hAnsi="宋体" w:eastAsia="宋体" w:cs="宋体"/>
                <w:color w:val="auto"/>
                <w:sz w:val="21"/>
                <w:szCs w:val="21"/>
                <w:highlight w:val="none"/>
              </w:rPr>
            </w:pPr>
          </w:p>
        </w:tc>
        <w:tc>
          <w:tcPr>
            <w:tcW w:w="6575" w:type="dxa"/>
            <w:vAlign w:val="center"/>
          </w:tcPr>
          <w:p w14:paraId="6FF620E5">
            <w:pPr>
              <w:keepNext w:val="0"/>
              <w:keepLines w:val="0"/>
              <w:pageBreakBefore w:val="0"/>
              <w:widowControl/>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lang w:val="en-US" w:eastAsia="zh-CN" w:bidi="ar"/>
              </w:rPr>
              <w:t>4.2基材：</w:t>
            </w:r>
            <w:r>
              <w:rPr>
                <w:rFonts w:hint="eastAsia" w:ascii="宋体" w:hAnsi="宋体" w:eastAsia="宋体" w:cs="宋体"/>
                <w:b w:val="0"/>
                <w:bCs w:val="0"/>
                <w:i w:val="0"/>
                <w:iCs w:val="0"/>
                <w:color w:val="auto"/>
                <w:kern w:val="0"/>
                <w:sz w:val="21"/>
                <w:szCs w:val="21"/>
                <w:highlight w:val="none"/>
                <w:u w:val="none"/>
                <w:lang w:val="en-US" w:eastAsia="zh-CN" w:bidi="ar"/>
              </w:rPr>
              <w:t>整体采用红橡木原木制作；</w:t>
            </w:r>
            <w:r>
              <w:rPr>
                <w:rFonts w:hint="eastAsia" w:ascii="宋体" w:hAnsi="宋体" w:eastAsia="宋体" w:cs="宋体"/>
                <w:b w:val="0"/>
                <w:bCs w:val="0"/>
                <w:i w:val="0"/>
                <w:iCs w:val="0"/>
                <w:color w:val="auto"/>
                <w:kern w:val="0"/>
                <w:sz w:val="21"/>
                <w:szCs w:val="21"/>
                <w:highlight w:val="none"/>
                <w:lang w:val="en-US" w:eastAsia="zh-CN" w:bidi="ar"/>
              </w:rPr>
              <w:t>顶板、层板厚度≥25mm，侧板≥18mm、门板≥16mm、背板≥9mm；</w:t>
            </w:r>
            <w:r>
              <w:rPr>
                <w:rFonts w:hint="eastAsia" w:ascii="宋体" w:hAnsi="宋体" w:eastAsia="宋体" w:cs="宋体"/>
                <w:b w:val="0"/>
                <w:bCs w:val="0"/>
                <w:i w:val="0"/>
                <w:iCs w:val="0"/>
                <w:color w:val="auto"/>
                <w:kern w:val="0"/>
                <w:sz w:val="21"/>
                <w:szCs w:val="21"/>
                <w:highlight w:val="none"/>
                <w:u w:val="none"/>
                <w:lang w:val="en-US" w:eastAsia="zh-CN" w:bidi="ar"/>
              </w:rPr>
              <w:t>边框用红橡木原木制作，</w:t>
            </w:r>
            <w:r>
              <w:rPr>
                <w:rFonts w:hint="eastAsia" w:ascii="宋体" w:hAnsi="宋体" w:eastAsia="宋体" w:cs="宋体"/>
                <w:b w:val="0"/>
                <w:bCs w:val="0"/>
                <w:i w:val="0"/>
                <w:iCs w:val="0"/>
                <w:color w:val="auto"/>
                <w:kern w:val="0"/>
                <w:sz w:val="21"/>
                <w:szCs w:val="21"/>
                <w:highlight w:val="none"/>
                <w:lang w:val="en-US" w:eastAsia="zh-CN" w:bidi="ar"/>
              </w:rPr>
              <w:t>面</w:t>
            </w:r>
            <w:r>
              <w:rPr>
                <w:rFonts w:hint="eastAsia" w:ascii="宋体" w:hAnsi="宋体" w:eastAsia="宋体" w:cs="宋体"/>
                <w:b w:val="0"/>
                <w:bCs w:val="0"/>
                <w:i w:val="0"/>
                <w:iCs w:val="0"/>
                <w:color w:val="auto"/>
                <w:kern w:val="0"/>
                <w:sz w:val="21"/>
                <w:szCs w:val="21"/>
                <w:highlight w:val="none"/>
                <w:u w:val="none"/>
                <w:lang w:val="en-US" w:eastAsia="zh-CN" w:bidi="ar"/>
              </w:rPr>
              <w:t>板为红橡木直</w:t>
            </w:r>
            <w:r>
              <w:rPr>
                <w:rFonts w:hint="eastAsia" w:ascii="宋体" w:hAnsi="宋体" w:eastAsia="宋体" w:cs="宋体"/>
                <w:b w:val="0"/>
                <w:bCs w:val="0"/>
                <w:i w:val="0"/>
                <w:iCs w:val="0"/>
                <w:color w:val="auto"/>
                <w:kern w:val="0"/>
                <w:sz w:val="21"/>
                <w:szCs w:val="21"/>
                <w:highlight w:val="none"/>
                <w:lang w:val="en-US" w:eastAsia="zh-CN" w:bidi="ar"/>
              </w:rPr>
              <w:t>拼板，</w:t>
            </w:r>
            <w:r>
              <w:rPr>
                <w:rFonts w:hint="eastAsia" w:ascii="宋体" w:hAnsi="宋体" w:eastAsia="宋体" w:cs="宋体"/>
                <w:b w:val="0"/>
                <w:bCs w:val="0"/>
                <w:color w:val="auto"/>
                <w:kern w:val="0"/>
                <w:sz w:val="21"/>
                <w:szCs w:val="21"/>
                <w:highlight w:val="none"/>
                <w:lang w:bidi="ar"/>
              </w:rPr>
              <w:t>用于直拼的红橡木宽度不低于</w:t>
            </w:r>
            <w:r>
              <w:rPr>
                <w:rFonts w:hint="eastAsia" w:ascii="宋体" w:hAnsi="宋体" w:eastAsia="宋体" w:cs="宋体"/>
                <w:b w:val="0"/>
                <w:bCs w:val="0"/>
                <w:color w:val="auto"/>
                <w:kern w:val="0"/>
                <w:sz w:val="21"/>
                <w:szCs w:val="21"/>
                <w:highlight w:val="none"/>
                <w:lang w:val="en-US" w:eastAsia="zh-CN" w:bidi="ar"/>
              </w:rPr>
              <w:t>80</w:t>
            </w:r>
            <w:r>
              <w:rPr>
                <w:rFonts w:hint="eastAsia" w:ascii="宋体" w:hAnsi="宋体" w:eastAsia="宋体" w:cs="宋体"/>
                <w:b w:val="0"/>
                <w:bCs w:val="0"/>
                <w:color w:val="auto"/>
                <w:kern w:val="0"/>
                <w:sz w:val="21"/>
                <w:szCs w:val="21"/>
                <w:highlight w:val="none"/>
                <w:lang w:bidi="ar"/>
              </w:rPr>
              <w:t>mm</w:t>
            </w:r>
            <w:r>
              <w:rPr>
                <w:rFonts w:hint="eastAsia" w:ascii="宋体" w:hAnsi="宋体" w:eastAsia="宋体" w:cs="宋体"/>
                <w:b w:val="0"/>
                <w:bCs w:val="0"/>
                <w:color w:val="auto"/>
                <w:kern w:val="0"/>
                <w:sz w:val="21"/>
                <w:szCs w:val="21"/>
                <w:highlight w:val="none"/>
                <w:lang w:eastAsia="zh-CN" w:bidi="ar"/>
              </w:rPr>
              <w:t>；</w:t>
            </w:r>
            <w:r>
              <w:rPr>
                <w:rFonts w:hint="eastAsia" w:ascii="宋体" w:hAnsi="宋体" w:eastAsia="宋体" w:cs="宋体"/>
                <w:b w:val="0"/>
                <w:bCs w:val="0"/>
                <w:i w:val="0"/>
                <w:iCs w:val="0"/>
                <w:color w:val="auto"/>
                <w:kern w:val="0"/>
                <w:sz w:val="21"/>
                <w:szCs w:val="21"/>
                <w:highlight w:val="none"/>
                <w:lang w:val="en-US" w:eastAsia="zh-CN" w:bidi="ar"/>
              </w:rPr>
              <w:t>颜色和纹理与边框接近，接口自然平和，</w:t>
            </w:r>
            <w:r>
              <w:rPr>
                <w:rFonts w:hint="eastAsia" w:ascii="宋体" w:hAnsi="宋体" w:eastAsia="宋体" w:cs="宋体"/>
                <w:b w:val="0"/>
                <w:bCs w:val="0"/>
                <w:i w:val="0"/>
                <w:iCs w:val="0"/>
                <w:color w:val="auto"/>
                <w:kern w:val="0"/>
                <w:sz w:val="21"/>
                <w:szCs w:val="21"/>
                <w:highlight w:val="none"/>
                <w:u w:val="none"/>
                <w:lang w:val="en-US" w:eastAsia="zh-CN" w:bidi="ar"/>
              </w:rPr>
              <w:t>经精修边，无外露胶痕</w:t>
            </w:r>
            <w:r>
              <w:rPr>
                <w:rFonts w:hint="eastAsia" w:ascii="宋体" w:hAnsi="宋体" w:eastAsia="宋体" w:cs="宋体"/>
                <w:b w:val="0"/>
                <w:bCs w:val="0"/>
                <w:i w:val="0"/>
                <w:iCs w:val="0"/>
                <w:color w:val="auto"/>
                <w:kern w:val="0"/>
                <w:sz w:val="21"/>
                <w:szCs w:val="21"/>
                <w:highlight w:val="none"/>
                <w:lang w:val="en-US" w:eastAsia="zh-CN" w:bidi="ar"/>
              </w:rPr>
              <w:t>。</w:t>
            </w:r>
          </w:p>
        </w:tc>
      </w:tr>
      <w:tr w14:paraId="6822A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5FA529DD">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5A284A4A">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6CA04525">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color w:val="auto"/>
                <w:kern w:val="0"/>
                <w:sz w:val="21"/>
                <w:szCs w:val="21"/>
                <w:highlight w:val="none"/>
                <w:u w:val="none"/>
                <w:lang w:val="en-US" w:eastAsia="zh-CN" w:bidi="ar"/>
              </w:rPr>
              <w:t>4.3工艺：采用框架榫卯结构，木材充分烘干，保证含水率符合要求；木材纹理美观，无明显节子、虫眼，不得使用腐朽材，木制件外观达到国家合格标准。</w:t>
            </w:r>
          </w:p>
        </w:tc>
      </w:tr>
      <w:tr w14:paraId="70351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32B8EBF5">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0CCD3C4E">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16D5DFA0">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4.4</w:t>
            </w:r>
            <w:r>
              <w:rPr>
                <w:rFonts w:hint="eastAsia" w:ascii="宋体" w:hAnsi="宋体" w:eastAsia="宋体" w:cs="宋体"/>
                <w:b w:val="0"/>
                <w:bCs w:val="0"/>
                <w:i w:val="0"/>
                <w:iCs w:val="0"/>
                <w:color w:val="auto"/>
                <w:kern w:val="0"/>
                <w:sz w:val="21"/>
                <w:szCs w:val="21"/>
                <w:highlight w:val="none"/>
                <w:lang w:val="en-US" w:eastAsia="zh-CN" w:bidi="ar"/>
              </w:rPr>
              <w:t>功能</w:t>
            </w:r>
            <w:r>
              <w:rPr>
                <w:rFonts w:hint="eastAsia" w:ascii="宋体" w:hAnsi="宋体" w:eastAsia="宋体" w:cs="宋体"/>
                <w:b w:val="0"/>
                <w:bCs w:val="0"/>
                <w:i w:val="0"/>
                <w:iCs w:val="0"/>
                <w:color w:val="auto"/>
                <w:kern w:val="0"/>
                <w:sz w:val="21"/>
                <w:szCs w:val="21"/>
                <w:highlight w:val="none"/>
                <w:u w:val="none"/>
                <w:lang w:val="en-US" w:eastAsia="zh-CN" w:bidi="ar"/>
              </w:rPr>
              <w:t>配置：配置掩门及抽屉柜，</w:t>
            </w:r>
            <w:del w:id="4" w:author="董馨如" w:date="2024-10-16T15:02:22Z">
              <w:r>
                <w:rPr>
                  <w:rFonts w:hint="eastAsia" w:ascii="宋体" w:hAnsi="宋体" w:eastAsia="宋体" w:cs="宋体"/>
                  <w:b w:val="0"/>
                  <w:bCs w:val="0"/>
                  <w:i w:val="0"/>
                  <w:iCs w:val="0"/>
                  <w:color w:val="auto"/>
                  <w:kern w:val="0"/>
                  <w:sz w:val="21"/>
                  <w:szCs w:val="21"/>
                  <w:highlight w:val="none"/>
                  <w:u w:val="none"/>
                  <w:lang w:val="en-US" w:eastAsia="zh-CN" w:bidi="ar"/>
                </w:rPr>
                <w:delText>根据采购方需求深化</w:delText>
              </w:r>
            </w:del>
            <w:ins w:id="5" w:author="董馨如" w:date="2024-10-16T15:02:22Z">
              <w:r>
                <w:rPr>
                  <w:rFonts w:hint="eastAsia" w:ascii="宋体" w:hAnsi="宋体" w:eastAsia="宋体" w:cs="宋体"/>
                  <w:b w:val="0"/>
                  <w:bCs w:val="0"/>
                  <w:i w:val="0"/>
                  <w:iCs w:val="0"/>
                  <w:color w:val="auto"/>
                  <w:kern w:val="0"/>
                  <w:sz w:val="21"/>
                  <w:szCs w:val="21"/>
                  <w:highlight w:val="none"/>
                  <w:u w:val="none"/>
                  <w:lang w:val="en-US" w:eastAsia="zh-CN" w:bidi="ar"/>
                </w:rPr>
                <w:t>中标后可以根据采购方需求深化</w:t>
              </w:r>
            </w:ins>
            <w:r>
              <w:rPr>
                <w:rFonts w:hint="eastAsia" w:ascii="宋体" w:hAnsi="宋体" w:eastAsia="宋体" w:cs="宋体"/>
                <w:b w:val="0"/>
                <w:bCs w:val="0"/>
                <w:i w:val="0"/>
                <w:iCs w:val="0"/>
                <w:color w:val="auto"/>
                <w:kern w:val="0"/>
                <w:sz w:val="21"/>
                <w:szCs w:val="21"/>
                <w:highlight w:val="none"/>
                <w:u w:val="none"/>
                <w:lang w:val="en-US" w:eastAsia="zh-CN" w:bidi="ar"/>
              </w:rPr>
              <w:t>。</w:t>
            </w:r>
          </w:p>
        </w:tc>
      </w:tr>
      <w:tr w14:paraId="0EB8D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4B75A8EA">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752E6634">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0B5A7395">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4.5胶粘剂：木质部件胶粘剂采用环保水基型拼板胶，游离甲醛、苯、甲苯+二甲苯、总挥发性有机物均符合GB 18583-2008、SZJG 52-2016标准要求。</w:t>
            </w:r>
          </w:p>
        </w:tc>
      </w:tr>
      <w:tr w14:paraId="7BC95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26648F45">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41D634FD">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28C02D1D">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4.6油漆：采用单组份环保水性油漆，经过三底两面油漆工序，木纹纹理清晰，色泽均匀、光滑耐用。油漆表面无尘粒、气泡、渣点、边缘及立面无流挂等现象。</w:t>
            </w:r>
            <w:r>
              <w:rPr>
                <w:rFonts w:hint="eastAsia" w:ascii="宋体" w:hAnsi="宋体" w:eastAsia="宋体" w:cs="宋体"/>
                <w:b w:val="0"/>
                <w:bCs w:val="0"/>
                <w:color w:val="auto"/>
                <w:kern w:val="0"/>
                <w:sz w:val="21"/>
                <w:szCs w:val="21"/>
                <w:highlight w:val="none"/>
                <w:u w:val="none"/>
                <w:lang w:eastAsia="zh-CN" w:bidi="ar"/>
              </w:rPr>
              <w:t>水性漆的重金属元素含量（包括铅、镉、六价铬、汞、砷、钡、硒、锑、钴）均未检出；VOC含量、甲醛含量、乙二醇醚及醚酯总和含量、苯系物总和含量、烷基酚聚氧乙烯醚总和含量均符合GB 18581-2020、GB/T 35602-2017标准要求。</w:t>
            </w:r>
          </w:p>
        </w:tc>
      </w:tr>
      <w:tr w14:paraId="72A10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2350C836">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32DAE534">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62D9DCBB">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4.7五金配件：阻尼铰链和锁具，配可折叠钥匙，经防腐，防锈处理。铰链的过载要求（包括垂直静载荷（30kg）、水平静载荷（70N））、功能要求（包括操作力、耐久性(80000次)）、下沉量、耐腐蚀均符合QB/T 2189-2013标准要求。</w:t>
            </w:r>
          </w:p>
        </w:tc>
      </w:tr>
      <w:tr w14:paraId="65331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0043B588">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5</w:t>
            </w:r>
          </w:p>
        </w:tc>
        <w:tc>
          <w:tcPr>
            <w:tcW w:w="1678" w:type="dxa"/>
            <w:vMerge w:val="restart"/>
            <w:vAlign w:val="center"/>
          </w:tcPr>
          <w:p w14:paraId="7DC41E61">
            <w:pPr>
              <w:pStyle w:val="18"/>
              <w:keepNext w:val="0"/>
              <w:keepLines w:val="0"/>
              <w:pageBreakBefore w:val="0"/>
              <w:widowControl w:val="0"/>
              <w:wordWrap/>
              <w:overflowPunct/>
              <w:topLinePunct w:val="0"/>
              <w:bidi w:val="0"/>
              <w:snapToGrid/>
              <w:spacing w:line="312" w:lineRule="auto"/>
              <w:ind w:left="0"/>
              <w:jc w:val="center"/>
              <w:rPr>
                <w:rFonts w:hint="eastAsia"/>
                <w:b w:val="0"/>
                <w:bCs w:val="0"/>
                <w:color w:val="auto"/>
                <w:spacing w:val="-2"/>
                <w:sz w:val="21"/>
                <w:szCs w:val="21"/>
                <w:highlight w:val="none"/>
                <w:lang w:val="en-US" w:eastAsia="zh-CN"/>
              </w:rPr>
            </w:pPr>
            <w:r>
              <w:rPr>
                <w:b w:val="0"/>
                <w:bCs w:val="0"/>
                <w:color w:val="auto"/>
                <w:spacing w:val="-2"/>
                <w:sz w:val="21"/>
                <w:szCs w:val="21"/>
                <w:highlight w:val="none"/>
              </w:rPr>
              <w:t>单人接待沙发</w:t>
            </w:r>
          </w:p>
          <w:p w14:paraId="0E98F28E">
            <w:pPr>
              <w:pStyle w:val="19"/>
              <w:keepNext w:val="0"/>
              <w:keepLines w:val="0"/>
              <w:pageBreakBefore w:val="0"/>
              <w:widowControl w:val="0"/>
              <w:wordWrap/>
              <w:overflowPunct/>
              <w:topLinePunct w:val="0"/>
              <w:bidi w:val="0"/>
              <w:spacing w:line="312" w:lineRule="auto"/>
              <w:ind w:left="0"/>
              <w:rPr>
                <w:rFonts w:hint="eastAsia"/>
                <w:color w:val="auto"/>
                <w:highlight w:val="none"/>
              </w:rPr>
            </w:pPr>
          </w:p>
        </w:tc>
        <w:tc>
          <w:tcPr>
            <w:tcW w:w="6575" w:type="dxa"/>
            <w:vAlign w:val="center"/>
          </w:tcPr>
          <w:p w14:paraId="6A1D1AC9">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5.1规格：（1000W*830D*880H）mm±10mm；</w:t>
            </w:r>
          </w:p>
        </w:tc>
      </w:tr>
      <w:tr w14:paraId="0AABE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35F61B13">
            <w:pPr>
              <w:keepNext w:val="0"/>
              <w:keepLines w:val="0"/>
              <w:pageBreakBefore w:val="0"/>
              <w:widowControl/>
              <w:suppressLineNumbers w:val="0"/>
              <w:wordWrap/>
              <w:overflowPunct/>
              <w:topLinePunct w:val="0"/>
              <w:bidi w:val="0"/>
              <w:snapToGrid/>
              <w:spacing w:line="312" w:lineRule="auto"/>
              <w:ind w:left="0" w:firstLine="0" w:firstLineChars="0"/>
              <w:jc w:val="center"/>
              <w:textAlignment w:val="center"/>
              <w:rPr>
                <w:rFonts w:hint="eastAsia" w:ascii="宋体" w:hAnsi="宋体" w:eastAsia="宋体" w:cs="宋体"/>
                <w:color w:val="auto"/>
                <w:sz w:val="21"/>
                <w:szCs w:val="21"/>
                <w:highlight w:val="none"/>
              </w:rPr>
            </w:pPr>
          </w:p>
        </w:tc>
        <w:tc>
          <w:tcPr>
            <w:tcW w:w="1678" w:type="dxa"/>
            <w:vMerge w:val="continue"/>
            <w:vAlign w:val="center"/>
          </w:tcPr>
          <w:p w14:paraId="7281A7C0">
            <w:pPr>
              <w:keepNext w:val="0"/>
              <w:keepLines w:val="0"/>
              <w:pageBreakBefore w:val="0"/>
              <w:widowControl/>
              <w:suppressLineNumbers w:val="0"/>
              <w:wordWrap/>
              <w:overflowPunct/>
              <w:topLinePunct w:val="0"/>
              <w:bidi w:val="0"/>
              <w:snapToGrid/>
              <w:spacing w:line="312" w:lineRule="auto"/>
              <w:ind w:left="0"/>
              <w:jc w:val="center"/>
              <w:textAlignment w:val="center"/>
              <w:rPr>
                <w:rFonts w:hint="eastAsia" w:ascii="宋体" w:hAnsi="宋体" w:eastAsia="宋体" w:cs="宋体"/>
                <w:color w:val="auto"/>
                <w:sz w:val="21"/>
                <w:szCs w:val="21"/>
                <w:highlight w:val="none"/>
              </w:rPr>
            </w:pPr>
          </w:p>
        </w:tc>
        <w:tc>
          <w:tcPr>
            <w:tcW w:w="6575" w:type="dxa"/>
            <w:vAlign w:val="center"/>
          </w:tcPr>
          <w:p w14:paraId="1C7F4F29">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5.2基材：支撑脚及框架采用红橡木原木方制作，木方直径40mm-80mm之间（后期根据款式及结构深化）；软包采用原生海绵，海绵座面密度≥30kg/m³,其他部位密度≥25kg/m³，海绵回弹力≥35%，能均匀承托负重，反复坐压不变形、不塌陷。实木内框架，结合高强度S形弹簧，弹力大，强度高，韧性好，不易变形，尼龙绷带软硬适中回弹性好，达到坐感舒适柔软效果。海绵的表观密度偏差、40%压陷硬度偏差、回弹率、75%压缩永久变形、65%/25%压陷比、气味等级、拉伸强度、断裂伸长率、撕裂强度、干热老化后拉伸强度、干热老化后拉伸强度变化率、湿热老化后拉伸强度、湿热老化后拉伸强度变化率、甲醛散发均符合GB/T 10802-2023标准要求。座垫面及椅背面选用选用头层牛皮，经液态浸色及防潮、防污等工艺处理，纹路细致、色泽均匀，皮质柔软，舒适，透气性好，无异味。</w:t>
            </w:r>
          </w:p>
        </w:tc>
      </w:tr>
      <w:tr w14:paraId="530A6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5D88184E">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1DA36106">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51A6440F">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5.3工艺：木材充分烘干，保证含水率符合要求；木材纹理美观，无明显节子、虫眼，不得使用腐朽材，木制件外观达到国家合格标准。舒适倾角，肩部、腰部承托符合人体工学。软包车缝线路均匀、针距均匀，转角平滑、后背及底座包饱满，左右对齐。</w:t>
            </w:r>
          </w:p>
        </w:tc>
      </w:tr>
      <w:tr w14:paraId="0ED75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7AAF4FAF">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29947219">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05DAD5C1">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default"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5.4胶黏剂：木质部件胶粘剂采用环保水基型拼板胶。胶粘剂的游离甲醛、苯、甲苯+二甲苯、总挥发性有机物均符合GB 18583-2008、SZJG 52-2016标准要求。</w:t>
            </w:r>
          </w:p>
        </w:tc>
      </w:tr>
      <w:tr w14:paraId="6BE6A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42A44644">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52CB2794">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58399DB3">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5.5油漆：采用单组份环保水性油漆（包括底漆和面漆），三底两面工艺，经防虫、防腐等化学处理；油漆表面无尘粒、气泡、渣点、边缘及立面无流挂等现象。采用环保水性漆（包括底漆和面漆），三底两面工艺，经防虫、防腐等化学处理；油漆表面无尘粒、气泡、渣点、边缘及立面无流挂等现象。</w:t>
            </w:r>
            <w:r>
              <w:rPr>
                <w:rFonts w:hint="eastAsia" w:ascii="宋体" w:hAnsi="宋体" w:eastAsia="宋体" w:cs="宋体"/>
                <w:b w:val="0"/>
                <w:bCs w:val="0"/>
                <w:color w:val="auto"/>
                <w:kern w:val="0"/>
                <w:sz w:val="21"/>
                <w:szCs w:val="21"/>
                <w:highlight w:val="none"/>
                <w:u w:val="none"/>
                <w:lang w:eastAsia="zh-CN" w:bidi="ar"/>
              </w:rPr>
              <w:t>水性漆的重金属元素含量（包括铅、镉、六价铬、汞、砷、钡、硒、锑、钴）均未检出；VOC含量、甲醛含量、乙二醇醚及醚酯总和含量、苯系物总和含量、烷基酚聚氧乙烯醚总和含量均符合GB 18581-2020、GB/T 35602-2017标准要求。</w:t>
            </w:r>
          </w:p>
        </w:tc>
      </w:tr>
      <w:tr w14:paraId="0F054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18B258D3">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6</w:t>
            </w:r>
          </w:p>
        </w:tc>
        <w:tc>
          <w:tcPr>
            <w:tcW w:w="1678" w:type="dxa"/>
            <w:vMerge w:val="restart"/>
            <w:vAlign w:val="center"/>
          </w:tcPr>
          <w:p w14:paraId="6C45BF8F">
            <w:pPr>
              <w:keepNext w:val="0"/>
              <w:keepLines w:val="0"/>
              <w:pageBreakBefore w:val="0"/>
              <w:widowControl/>
              <w:suppressLineNumbers w:val="0"/>
              <w:wordWrap/>
              <w:overflowPunct/>
              <w:topLinePunct w:val="0"/>
              <w:bidi w:val="0"/>
              <w:snapToGrid/>
              <w:spacing w:line="312" w:lineRule="auto"/>
              <w:ind w:left="0"/>
              <w:jc w:val="center"/>
              <w:textAlignment w:val="center"/>
              <w:rPr>
                <w:rFonts w:hint="default"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双人沙发</w:t>
            </w:r>
          </w:p>
          <w:p w14:paraId="4517DA13">
            <w:pPr>
              <w:keepNext w:val="0"/>
              <w:keepLines w:val="0"/>
              <w:pageBreakBefore w:val="0"/>
              <w:widowControl/>
              <w:suppressLineNumbers w:val="0"/>
              <w:wordWrap/>
              <w:overflowPunct/>
              <w:topLinePunct w:val="0"/>
              <w:bidi w:val="0"/>
              <w:snapToGrid/>
              <w:spacing w:line="312" w:lineRule="auto"/>
              <w:ind w:left="0"/>
              <w:jc w:val="center"/>
              <w:textAlignment w:val="center"/>
              <w:rPr>
                <w:rFonts w:hint="eastAsia" w:ascii="宋体" w:hAnsi="宋体" w:eastAsia="宋体" w:cs="宋体"/>
                <w:b w:val="0"/>
                <w:bCs w:val="0"/>
                <w:i w:val="0"/>
                <w:iCs w:val="0"/>
                <w:strike/>
                <w:dstrike w:val="0"/>
                <w:color w:val="auto"/>
                <w:kern w:val="0"/>
                <w:sz w:val="21"/>
                <w:szCs w:val="21"/>
                <w:highlight w:val="none"/>
                <w:u w:val="none"/>
                <w:lang w:val="en-US" w:eastAsia="zh-CN" w:bidi="ar"/>
              </w:rPr>
            </w:pPr>
          </w:p>
          <w:p w14:paraId="25A69243">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vertAlign w:val="baseline"/>
              </w:rPr>
            </w:pPr>
          </w:p>
        </w:tc>
        <w:tc>
          <w:tcPr>
            <w:tcW w:w="6575" w:type="dxa"/>
            <w:vAlign w:val="center"/>
          </w:tcPr>
          <w:p w14:paraId="779A96CA">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6.1规格（1350W*830D*880H）mm±10mm</w:t>
            </w:r>
          </w:p>
        </w:tc>
      </w:tr>
      <w:tr w14:paraId="479AC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7280BE00">
            <w:pPr>
              <w:keepNext w:val="0"/>
              <w:keepLines w:val="0"/>
              <w:pageBreakBefore w:val="0"/>
              <w:widowControl/>
              <w:suppressLineNumbers w:val="0"/>
              <w:wordWrap/>
              <w:overflowPunct/>
              <w:topLinePunct w:val="0"/>
              <w:bidi w:val="0"/>
              <w:snapToGrid/>
              <w:spacing w:line="312" w:lineRule="auto"/>
              <w:ind w:left="0" w:firstLine="0" w:firstLineChars="0"/>
              <w:jc w:val="center"/>
              <w:textAlignment w:val="center"/>
              <w:rPr>
                <w:rFonts w:hint="eastAsia" w:ascii="宋体" w:hAnsi="宋体" w:eastAsia="宋体" w:cs="宋体"/>
                <w:color w:val="auto"/>
                <w:sz w:val="21"/>
                <w:szCs w:val="21"/>
                <w:highlight w:val="none"/>
              </w:rPr>
            </w:pPr>
          </w:p>
        </w:tc>
        <w:tc>
          <w:tcPr>
            <w:tcW w:w="1678" w:type="dxa"/>
            <w:vMerge w:val="continue"/>
            <w:vAlign w:val="center"/>
          </w:tcPr>
          <w:p w14:paraId="48DF6109">
            <w:pPr>
              <w:keepNext w:val="0"/>
              <w:keepLines w:val="0"/>
              <w:pageBreakBefore w:val="0"/>
              <w:widowControl/>
              <w:suppressLineNumbers w:val="0"/>
              <w:wordWrap/>
              <w:overflowPunct/>
              <w:topLinePunct w:val="0"/>
              <w:bidi w:val="0"/>
              <w:snapToGrid/>
              <w:spacing w:line="312" w:lineRule="auto"/>
              <w:ind w:left="0"/>
              <w:jc w:val="center"/>
              <w:textAlignment w:val="center"/>
              <w:rPr>
                <w:rFonts w:hint="eastAsia" w:ascii="宋体" w:hAnsi="宋体" w:eastAsia="宋体" w:cs="宋体"/>
                <w:color w:val="auto"/>
                <w:sz w:val="21"/>
                <w:szCs w:val="21"/>
                <w:highlight w:val="none"/>
              </w:rPr>
            </w:pPr>
          </w:p>
        </w:tc>
        <w:tc>
          <w:tcPr>
            <w:tcW w:w="6575" w:type="dxa"/>
            <w:vAlign w:val="center"/>
          </w:tcPr>
          <w:p w14:paraId="1AF9F268">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6.2基材：底部脚框架、扶手及靠背框架采用红橡木原木制作；框架采用红橡木原木方加工成型，木方直径40mm-80mm之间（后期根据款式及结构深化）；面板及座低板采用红橡木直拼板加工成型，用于直拼的红橡木宽度不低于80mm，厚度不低于18mm；面板底部需有木方加固支撑；座面、椅背面选用头层牛皮，摩擦色牢度、耐光性、涂层粘着牢度、耐折牢度（50000次）、耐磨性、撕裂力、气味、禁用偶氮染料、游离甲醛、挥发性有机物均符合GB/T 16799-201、HJ 507-2009、SZJG 52-2016标准要求；经液态浸色及防潮、防污等工艺处理，纹路细致、色泽均匀。车缝线路均匀、线条顺畅、针距均匀，扪面整体感观流畅，转角平滑。高回弹高密度原生海绵，座面密度≥30kg/m³,其他部位密度≥25kg/m³，海绵回弹力≥35%，能均匀承托负重，反复坐压不变形、不塌陷，厚实座包，舒适稳固；海绵的表观密度偏差、40%压陷硬度偏差、回弹率、75%压缩永久变形、65%/25%压陷比、气味等级、拉伸强度、断裂伸长率、撕裂强度、干热老化后拉伸强度、干热老化后拉伸强度变化率、湿热老化后拉伸强度、湿热老化后拉伸强度变化率、甲醛散发均符合GB/T 10802-2023标准要求。</w:t>
            </w:r>
          </w:p>
        </w:tc>
      </w:tr>
      <w:tr w14:paraId="06AAC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35C743B9">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3B9AD4D5">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1CF3E18B">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6.3工艺：</w:t>
            </w:r>
            <w:r>
              <w:rPr>
                <w:rFonts w:hint="eastAsia" w:ascii="宋体" w:hAnsi="宋体" w:eastAsia="宋体" w:cs="宋体"/>
                <w:b w:val="0"/>
                <w:bCs w:val="0"/>
                <w:i w:val="0"/>
                <w:iCs w:val="0"/>
                <w:strike w:val="0"/>
                <w:color w:val="auto"/>
                <w:kern w:val="0"/>
                <w:sz w:val="21"/>
                <w:szCs w:val="21"/>
                <w:highlight w:val="none"/>
                <w:u w:val="none"/>
                <w:lang w:val="en-US" w:eastAsia="zh-CN" w:bidi="ar"/>
              </w:rPr>
              <w:t>采用榫卯结构连接工艺。木材充分烘干，保证含水率符合要求；木材纹理美观，无明显节子、虫眼，不得使用腐朽材，木制件外观达到国家合格标准。</w:t>
            </w:r>
            <w:r>
              <w:rPr>
                <w:rFonts w:hint="eastAsia" w:ascii="宋体" w:hAnsi="宋体" w:eastAsia="宋体" w:cs="宋体"/>
                <w:b w:val="0"/>
                <w:bCs w:val="0"/>
                <w:i w:val="0"/>
                <w:iCs w:val="0"/>
                <w:color w:val="auto"/>
                <w:kern w:val="0"/>
                <w:sz w:val="21"/>
                <w:szCs w:val="21"/>
                <w:highlight w:val="none"/>
                <w:u w:val="none"/>
                <w:lang w:val="en-US" w:eastAsia="zh-CN" w:bidi="ar"/>
              </w:rPr>
              <w:t>软包车缝线路均匀、针距均匀，转角平滑、后背及底座包饱满，左右对齐。</w:t>
            </w:r>
          </w:p>
        </w:tc>
      </w:tr>
      <w:tr w14:paraId="3B290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6ADC5D45">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47A22571">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6918C4E0">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6.4功能配置：配靠枕2个以上。</w:t>
            </w:r>
          </w:p>
        </w:tc>
      </w:tr>
      <w:tr w14:paraId="6A861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055A4FD2">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1A4782DF">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5214F001">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6.5胶粘剂：</w:t>
            </w:r>
            <w:r>
              <w:rPr>
                <w:rFonts w:hint="eastAsia" w:ascii="宋体" w:hAnsi="宋体" w:eastAsia="宋体" w:cs="宋体"/>
                <w:b w:val="0"/>
                <w:bCs w:val="0"/>
                <w:i w:val="0"/>
                <w:iCs w:val="0"/>
                <w:strike w:val="0"/>
                <w:color w:val="auto"/>
                <w:kern w:val="0"/>
                <w:sz w:val="21"/>
                <w:szCs w:val="21"/>
                <w:highlight w:val="none"/>
                <w:u w:val="none"/>
                <w:lang w:val="en-US" w:eastAsia="zh-CN" w:bidi="ar"/>
              </w:rPr>
              <w:t>采用环保水基型</w:t>
            </w:r>
            <w:r>
              <w:rPr>
                <w:rFonts w:hint="eastAsia" w:ascii="宋体" w:hAnsi="宋体" w:eastAsia="宋体" w:cs="宋体"/>
                <w:b w:val="0"/>
                <w:bCs w:val="0"/>
                <w:i w:val="0"/>
                <w:iCs w:val="0"/>
                <w:color w:val="auto"/>
                <w:kern w:val="0"/>
                <w:sz w:val="21"/>
                <w:szCs w:val="21"/>
                <w:highlight w:val="none"/>
                <w:u w:val="none"/>
                <w:lang w:val="en-US" w:eastAsia="zh-CN" w:bidi="ar"/>
              </w:rPr>
              <w:t>胶粘剂</w:t>
            </w:r>
            <w:r>
              <w:rPr>
                <w:rFonts w:hint="eastAsia" w:ascii="宋体" w:hAnsi="宋体" w:eastAsia="宋体" w:cs="宋体"/>
                <w:b w:val="0"/>
                <w:bCs w:val="0"/>
                <w:i w:val="0"/>
                <w:iCs w:val="0"/>
                <w:strike w:val="0"/>
                <w:color w:val="auto"/>
                <w:kern w:val="0"/>
                <w:sz w:val="21"/>
                <w:szCs w:val="21"/>
                <w:highlight w:val="none"/>
                <w:u w:val="none"/>
                <w:lang w:val="en-US" w:eastAsia="zh-CN" w:bidi="ar"/>
              </w:rPr>
              <w:t>。胶粘剂的游离甲醛、苯、甲苯+二甲苯、总挥发性有机物均符合GB 18583-2008、SZJG 52-2016标准要求。</w:t>
            </w:r>
          </w:p>
        </w:tc>
      </w:tr>
      <w:tr w14:paraId="7AEF1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42E504A0">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1C01A06E">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10A90769">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6.6油漆：采用单组份环保水性油漆</w:t>
            </w:r>
            <w:r>
              <w:rPr>
                <w:rFonts w:hint="eastAsia" w:ascii="宋体" w:hAnsi="宋体" w:eastAsia="宋体" w:cs="宋体"/>
                <w:b w:val="0"/>
                <w:bCs w:val="0"/>
                <w:i w:val="0"/>
                <w:iCs w:val="0"/>
                <w:strike w:val="0"/>
                <w:color w:val="auto"/>
                <w:kern w:val="0"/>
                <w:sz w:val="21"/>
                <w:szCs w:val="21"/>
                <w:highlight w:val="none"/>
                <w:u w:val="none"/>
                <w:lang w:val="en-US" w:eastAsia="zh-CN" w:bidi="ar"/>
              </w:rPr>
              <w:t>，经过三底两面油漆工序，木纹纹理清晰，色泽均匀、光滑耐用。油漆表面无尘粒、气泡、渣点、边缘及立面无流挂等现象。</w:t>
            </w:r>
            <w:r>
              <w:rPr>
                <w:rFonts w:hint="eastAsia" w:ascii="宋体" w:hAnsi="宋体" w:eastAsia="宋体" w:cs="宋体"/>
                <w:b w:val="0"/>
                <w:bCs w:val="0"/>
                <w:color w:val="auto"/>
                <w:kern w:val="0"/>
                <w:sz w:val="21"/>
                <w:szCs w:val="21"/>
                <w:highlight w:val="none"/>
                <w:u w:val="none"/>
                <w:lang w:eastAsia="zh-CN" w:bidi="ar"/>
              </w:rPr>
              <w:t>水性漆的重金属元素含量（包括铅、镉、六价铬、汞、砷、钡、硒、锑、钴）均未检出；VOC含量、甲醛含量、乙二醇醚及醚酯总和含量、苯系物总和含量、烷基酚聚氧乙烯醚总和含量均符合GB 18581-2020、GB/T 35602-2017标准要求。</w:t>
            </w:r>
          </w:p>
        </w:tc>
      </w:tr>
      <w:tr w14:paraId="15480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00760105">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7</w:t>
            </w:r>
          </w:p>
        </w:tc>
        <w:tc>
          <w:tcPr>
            <w:tcW w:w="1678" w:type="dxa"/>
            <w:vMerge w:val="restart"/>
            <w:vAlign w:val="center"/>
          </w:tcPr>
          <w:p w14:paraId="2F1889E3">
            <w:pPr>
              <w:keepNext w:val="0"/>
              <w:keepLines w:val="0"/>
              <w:pageBreakBefore w:val="0"/>
              <w:widowControl/>
              <w:suppressLineNumbers w:val="0"/>
              <w:wordWrap/>
              <w:overflowPunct/>
              <w:topLinePunct w:val="0"/>
              <w:bidi w:val="0"/>
              <w:snapToGrid/>
              <w:spacing w:line="312" w:lineRule="auto"/>
              <w:ind w:left="0"/>
              <w:jc w:val="center"/>
              <w:textAlignment w:val="center"/>
              <w:rPr>
                <w:rFonts w:hint="default"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单人沙发</w:t>
            </w:r>
          </w:p>
          <w:p w14:paraId="583E5A6A">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vertAlign w:val="baseline"/>
              </w:rPr>
            </w:pPr>
          </w:p>
        </w:tc>
        <w:tc>
          <w:tcPr>
            <w:tcW w:w="6575" w:type="dxa"/>
            <w:vAlign w:val="center"/>
          </w:tcPr>
          <w:p w14:paraId="60934760">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7.1规格（950W*830D*880H）mm±10mm；</w:t>
            </w:r>
          </w:p>
        </w:tc>
      </w:tr>
      <w:tr w14:paraId="1EFB9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486453A7">
            <w:pPr>
              <w:keepNext w:val="0"/>
              <w:keepLines w:val="0"/>
              <w:pageBreakBefore w:val="0"/>
              <w:widowControl/>
              <w:suppressLineNumbers w:val="0"/>
              <w:wordWrap/>
              <w:overflowPunct/>
              <w:topLinePunct w:val="0"/>
              <w:bidi w:val="0"/>
              <w:snapToGrid/>
              <w:spacing w:line="312" w:lineRule="auto"/>
              <w:ind w:left="0" w:firstLine="0" w:firstLineChars="0"/>
              <w:jc w:val="center"/>
              <w:textAlignment w:val="center"/>
              <w:rPr>
                <w:rFonts w:hint="eastAsia" w:ascii="宋体" w:hAnsi="宋体" w:eastAsia="宋体" w:cs="宋体"/>
                <w:color w:val="auto"/>
                <w:sz w:val="21"/>
                <w:szCs w:val="21"/>
                <w:highlight w:val="none"/>
              </w:rPr>
            </w:pPr>
          </w:p>
        </w:tc>
        <w:tc>
          <w:tcPr>
            <w:tcW w:w="1678" w:type="dxa"/>
            <w:vMerge w:val="continue"/>
            <w:vAlign w:val="center"/>
          </w:tcPr>
          <w:p w14:paraId="0D6919B2">
            <w:pPr>
              <w:keepNext w:val="0"/>
              <w:keepLines w:val="0"/>
              <w:pageBreakBefore w:val="0"/>
              <w:widowControl/>
              <w:suppressLineNumbers w:val="0"/>
              <w:wordWrap/>
              <w:overflowPunct/>
              <w:topLinePunct w:val="0"/>
              <w:bidi w:val="0"/>
              <w:snapToGrid/>
              <w:spacing w:line="312" w:lineRule="auto"/>
              <w:ind w:left="0"/>
              <w:jc w:val="center"/>
              <w:textAlignment w:val="center"/>
              <w:rPr>
                <w:rFonts w:hint="eastAsia" w:ascii="宋体" w:hAnsi="宋体" w:eastAsia="宋体" w:cs="宋体"/>
                <w:color w:val="auto"/>
                <w:sz w:val="21"/>
                <w:szCs w:val="21"/>
                <w:highlight w:val="none"/>
              </w:rPr>
            </w:pPr>
          </w:p>
        </w:tc>
        <w:tc>
          <w:tcPr>
            <w:tcW w:w="6575" w:type="dxa"/>
            <w:vAlign w:val="center"/>
          </w:tcPr>
          <w:p w14:paraId="4E9DB1B5">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7.2基材：底部脚框架、扶手及靠背框架采用红橡木原木制作；框架采用红橡木原木方加工成型，木方直径40mm-80mm之间（后期根据款式及结构深化）；面板及座低板采用红橡木直拼板加工成型，用于直拼的红橡木宽度不低于80mm，厚度不低于18mm；面板底部需有木方加固支撑；座面、椅背面选用头层牛皮，摩擦色牢度、耐光性、涂层粘着牢度、耐折牢度（50000次）、耐磨性、撕裂力、气味、禁用偶氮染料、游离甲醛、挥发性有机物均符合GB/T 16799-201、HJ 507-2009、SZJG 52-2016标准要求；经液态浸色及防潮、防污等工艺处理，纹路细致、色泽均匀。车缝线路均匀、线条顺畅、针距均匀，扪面整体感观流畅，转角平滑。高回弹高密度原生海绵，座面密度≥30kg/m³,其他部位密度≥25kg/m³，海绵回弹力≥35%，能均匀承托负重，反复坐压不变形、不塌陷，厚实座包，舒适稳固；海绵的表观密度偏差、40%压陷硬度偏差、回弹率、75%压缩永久变形、65%/25%压陷比、气味等级、拉伸强度、断裂伸长率、撕裂强度、干热老化后拉伸强度、干热老化后拉伸强度变化率、湿热老化后拉伸强度、湿热老化后拉伸强度变化率、甲醛散发均符合GB/T 10802-2023标准要求。</w:t>
            </w:r>
          </w:p>
        </w:tc>
      </w:tr>
      <w:tr w14:paraId="6EDD2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5FBFCC33">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500448AD">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46842132">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7.3工艺：</w:t>
            </w:r>
            <w:r>
              <w:rPr>
                <w:rFonts w:hint="eastAsia" w:ascii="宋体" w:hAnsi="宋体" w:eastAsia="宋体" w:cs="宋体"/>
                <w:b w:val="0"/>
                <w:bCs w:val="0"/>
                <w:i w:val="0"/>
                <w:iCs w:val="0"/>
                <w:strike w:val="0"/>
                <w:color w:val="auto"/>
                <w:kern w:val="0"/>
                <w:sz w:val="21"/>
                <w:szCs w:val="21"/>
                <w:highlight w:val="none"/>
                <w:u w:val="none"/>
                <w:lang w:val="en-US" w:eastAsia="zh-CN" w:bidi="ar"/>
              </w:rPr>
              <w:t>采用榫卯结构连接工艺。木材充分烘干，保证含水率符合要求；木材纹理美观，无明显节子、虫眼，不得使用腐朽材，木制件外观达到国家合格标准。</w:t>
            </w:r>
            <w:r>
              <w:rPr>
                <w:rFonts w:hint="eastAsia" w:ascii="宋体" w:hAnsi="宋体" w:eastAsia="宋体" w:cs="宋体"/>
                <w:b w:val="0"/>
                <w:bCs w:val="0"/>
                <w:i w:val="0"/>
                <w:iCs w:val="0"/>
                <w:color w:val="auto"/>
                <w:kern w:val="0"/>
                <w:sz w:val="21"/>
                <w:szCs w:val="21"/>
                <w:highlight w:val="none"/>
                <w:u w:val="none"/>
                <w:lang w:val="en-US" w:eastAsia="zh-CN" w:bidi="ar"/>
              </w:rPr>
              <w:t>软包车缝线路均匀、针距均匀，转角平滑、后背及底座包饱满，左右对齐。</w:t>
            </w:r>
          </w:p>
        </w:tc>
      </w:tr>
      <w:tr w14:paraId="32394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0A1E9BCC">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2A8F9D5A">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5B04658E">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7.4功能配置：配靠枕2个以上。</w:t>
            </w:r>
          </w:p>
        </w:tc>
      </w:tr>
      <w:tr w14:paraId="0C1EA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0DBFC1A6">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219387FA">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043F5E70">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7.5胶粘剂：</w:t>
            </w:r>
            <w:r>
              <w:rPr>
                <w:rFonts w:hint="eastAsia" w:ascii="宋体" w:hAnsi="宋体" w:eastAsia="宋体" w:cs="宋体"/>
                <w:b w:val="0"/>
                <w:bCs w:val="0"/>
                <w:i w:val="0"/>
                <w:iCs w:val="0"/>
                <w:strike w:val="0"/>
                <w:color w:val="auto"/>
                <w:kern w:val="0"/>
                <w:sz w:val="21"/>
                <w:szCs w:val="21"/>
                <w:highlight w:val="none"/>
                <w:u w:val="none"/>
                <w:lang w:val="en-US" w:eastAsia="zh-CN" w:bidi="ar"/>
              </w:rPr>
              <w:t>采用环保水基型</w:t>
            </w:r>
            <w:r>
              <w:rPr>
                <w:rFonts w:hint="eastAsia" w:ascii="宋体" w:hAnsi="宋体" w:eastAsia="宋体" w:cs="宋体"/>
                <w:b w:val="0"/>
                <w:bCs w:val="0"/>
                <w:i w:val="0"/>
                <w:iCs w:val="0"/>
                <w:color w:val="auto"/>
                <w:kern w:val="0"/>
                <w:sz w:val="21"/>
                <w:szCs w:val="21"/>
                <w:highlight w:val="none"/>
                <w:u w:val="none"/>
                <w:lang w:val="en-US" w:eastAsia="zh-CN" w:bidi="ar"/>
              </w:rPr>
              <w:t>胶粘剂</w:t>
            </w:r>
            <w:r>
              <w:rPr>
                <w:rFonts w:hint="eastAsia" w:ascii="宋体" w:hAnsi="宋体" w:eastAsia="宋体" w:cs="宋体"/>
                <w:b w:val="0"/>
                <w:bCs w:val="0"/>
                <w:i w:val="0"/>
                <w:iCs w:val="0"/>
                <w:strike w:val="0"/>
                <w:color w:val="auto"/>
                <w:kern w:val="0"/>
                <w:sz w:val="21"/>
                <w:szCs w:val="21"/>
                <w:highlight w:val="none"/>
                <w:u w:val="none"/>
                <w:lang w:val="en-US" w:eastAsia="zh-CN" w:bidi="ar"/>
              </w:rPr>
              <w:t>。胶粘剂的游离甲醛、苯、甲苯+二甲苯、总挥发性有机物均符合GB 18583-2008、SZJG 52-2016标准要求。</w:t>
            </w:r>
          </w:p>
        </w:tc>
      </w:tr>
      <w:tr w14:paraId="2C248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36DD57F9">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680D0219">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3CE40676">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7.6油漆：采用单组份环保水性油漆</w:t>
            </w:r>
            <w:r>
              <w:rPr>
                <w:rFonts w:hint="eastAsia" w:ascii="宋体" w:hAnsi="宋体" w:eastAsia="宋体" w:cs="宋体"/>
                <w:b w:val="0"/>
                <w:bCs w:val="0"/>
                <w:i w:val="0"/>
                <w:iCs w:val="0"/>
                <w:strike w:val="0"/>
                <w:color w:val="auto"/>
                <w:kern w:val="0"/>
                <w:sz w:val="21"/>
                <w:szCs w:val="21"/>
                <w:highlight w:val="none"/>
                <w:u w:val="none"/>
                <w:lang w:val="en-US" w:eastAsia="zh-CN" w:bidi="ar"/>
              </w:rPr>
              <w:t>，经过三底两面油漆工序，木纹纹理清晰，色泽均匀、光滑耐用。油漆表面无尘粒、气泡、渣点、边缘及立面无流挂等现象。</w:t>
            </w:r>
            <w:r>
              <w:rPr>
                <w:rFonts w:hint="eastAsia" w:ascii="宋体" w:hAnsi="宋体" w:eastAsia="宋体" w:cs="宋体"/>
                <w:b w:val="0"/>
                <w:bCs w:val="0"/>
                <w:color w:val="auto"/>
                <w:kern w:val="0"/>
                <w:sz w:val="21"/>
                <w:szCs w:val="21"/>
                <w:highlight w:val="none"/>
                <w:u w:val="none"/>
                <w:lang w:eastAsia="zh-CN" w:bidi="ar"/>
              </w:rPr>
              <w:t>水性漆的重金属元素含量（包括铅、镉、六价铬、汞、砷、钡、硒、锑、钴）均未检出；VOC含量、甲醛含量、乙二醇醚及醚酯总和含量、苯系物总和含量、烷基酚聚氧乙烯醚总和含量均符合GB 18581-2020、GB/T 35602-2017标准要求。</w:t>
            </w:r>
          </w:p>
        </w:tc>
      </w:tr>
      <w:tr w14:paraId="38A2B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09177007">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8</w:t>
            </w:r>
          </w:p>
        </w:tc>
        <w:tc>
          <w:tcPr>
            <w:tcW w:w="1678" w:type="dxa"/>
            <w:vMerge w:val="restart"/>
            <w:vAlign w:val="center"/>
          </w:tcPr>
          <w:p w14:paraId="59E41B2F">
            <w:pPr>
              <w:pStyle w:val="18"/>
              <w:keepNext w:val="0"/>
              <w:keepLines w:val="0"/>
              <w:pageBreakBefore w:val="0"/>
              <w:widowControl w:val="0"/>
              <w:wordWrap/>
              <w:overflowPunct/>
              <w:topLinePunct w:val="0"/>
              <w:bidi w:val="0"/>
              <w:snapToGrid/>
              <w:spacing w:line="312" w:lineRule="auto"/>
              <w:ind w:left="0"/>
              <w:jc w:val="center"/>
              <w:rPr>
                <w:rFonts w:hint="default" w:ascii="宋体" w:hAnsi="宋体" w:eastAsia="宋体" w:cs="宋体"/>
                <w:color w:val="auto"/>
                <w:sz w:val="21"/>
                <w:szCs w:val="21"/>
                <w:highlight w:val="none"/>
                <w:vertAlign w:val="baseline"/>
                <w:lang w:val="en-US"/>
              </w:rPr>
            </w:pPr>
            <w:r>
              <w:rPr>
                <w:rFonts w:hint="eastAsia" w:ascii="宋体" w:hAnsi="宋体" w:eastAsia="宋体" w:cs="宋体"/>
                <w:b w:val="0"/>
                <w:bCs w:val="0"/>
                <w:color w:val="auto"/>
                <w:kern w:val="2"/>
                <w:sz w:val="21"/>
                <w:szCs w:val="21"/>
                <w:highlight w:val="none"/>
                <w:lang w:val="en-US" w:eastAsia="zh-CN" w:bidi="ar-SA"/>
              </w:rPr>
              <w:t>长茶几</w:t>
            </w:r>
          </w:p>
        </w:tc>
        <w:tc>
          <w:tcPr>
            <w:tcW w:w="6575" w:type="dxa"/>
            <w:vAlign w:val="center"/>
          </w:tcPr>
          <w:p w14:paraId="29568E0F">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8.1规格：（1200*600*450）mm±10mm；</w:t>
            </w:r>
          </w:p>
        </w:tc>
      </w:tr>
      <w:tr w14:paraId="6FC6F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2763ED82">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2B0A2E1C">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41157310">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8.2基材：</w:t>
            </w:r>
            <w:r>
              <w:rPr>
                <w:rFonts w:hint="eastAsia" w:ascii="宋体" w:hAnsi="宋体" w:eastAsia="宋体" w:cs="宋体"/>
                <w:b w:val="0"/>
                <w:bCs w:val="0"/>
                <w:i w:val="0"/>
                <w:iCs w:val="0"/>
                <w:strike w:val="0"/>
                <w:color w:val="auto"/>
                <w:kern w:val="0"/>
                <w:sz w:val="21"/>
                <w:szCs w:val="21"/>
                <w:highlight w:val="none"/>
                <w:u w:val="none"/>
                <w:lang w:val="en-US" w:eastAsia="zh-CN" w:bidi="ar"/>
              </w:rPr>
              <w:t>整体采用红橡木原木制作；</w:t>
            </w:r>
            <w:r>
              <w:rPr>
                <w:rFonts w:hint="eastAsia" w:ascii="宋体" w:hAnsi="宋体" w:eastAsia="宋体" w:cs="宋体"/>
                <w:b w:val="0"/>
                <w:bCs w:val="0"/>
                <w:i w:val="0"/>
                <w:iCs w:val="0"/>
                <w:color w:val="auto"/>
                <w:kern w:val="0"/>
                <w:sz w:val="21"/>
                <w:szCs w:val="21"/>
                <w:highlight w:val="none"/>
                <w:u w:val="none"/>
                <w:lang w:val="en-US" w:eastAsia="zh-CN" w:bidi="ar"/>
              </w:rPr>
              <w:t>脚架及台面边框采用红橡木原木方加工成型，木方直径40mm-80mm之间（后期根据款式及结构深化）；面板采用红橡木直拼板加工成型，用于直拼的红橡木宽度不低于80mm，厚度不低于18mm。</w:t>
            </w:r>
          </w:p>
        </w:tc>
      </w:tr>
      <w:tr w14:paraId="00C53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422CD7E5">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78C55CB1">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5508EBEA">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8.3工艺：采用榫卯结构连接工艺。</w:t>
            </w:r>
            <w:r>
              <w:rPr>
                <w:rFonts w:hint="eastAsia" w:ascii="宋体" w:hAnsi="宋体" w:eastAsia="宋体" w:cs="宋体"/>
                <w:b w:val="0"/>
                <w:bCs w:val="0"/>
                <w:i w:val="0"/>
                <w:iCs w:val="0"/>
                <w:strike w:val="0"/>
                <w:color w:val="auto"/>
                <w:kern w:val="0"/>
                <w:sz w:val="21"/>
                <w:szCs w:val="21"/>
                <w:highlight w:val="none"/>
                <w:u w:val="none"/>
                <w:lang w:val="en-US" w:eastAsia="zh-CN" w:bidi="ar"/>
              </w:rPr>
              <w:t>木材充分烘干，保证含水率符合要求；木材纹理美观，无明显节子、虫眼，不得使用腐朽材，木制件外观达到国家合格标准。</w:t>
            </w:r>
          </w:p>
        </w:tc>
      </w:tr>
      <w:tr w14:paraId="78118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328D2546">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3BD74D5F">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46D6B338">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8.4胶粘剂：</w:t>
            </w:r>
            <w:r>
              <w:rPr>
                <w:rFonts w:hint="eastAsia" w:ascii="宋体" w:hAnsi="宋体" w:eastAsia="宋体" w:cs="宋体"/>
                <w:b w:val="0"/>
                <w:bCs w:val="0"/>
                <w:i w:val="0"/>
                <w:iCs w:val="0"/>
                <w:strike w:val="0"/>
                <w:color w:val="auto"/>
                <w:kern w:val="0"/>
                <w:sz w:val="21"/>
                <w:szCs w:val="21"/>
                <w:highlight w:val="none"/>
                <w:u w:val="none"/>
                <w:lang w:val="en-US" w:eastAsia="zh-CN" w:bidi="ar"/>
              </w:rPr>
              <w:t>采用环保水基型</w:t>
            </w:r>
            <w:r>
              <w:rPr>
                <w:rFonts w:hint="eastAsia" w:ascii="宋体" w:hAnsi="宋体" w:eastAsia="宋体" w:cs="宋体"/>
                <w:b w:val="0"/>
                <w:bCs w:val="0"/>
                <w:i w:val="0"/>
                <w:iCs w:val="0"/>
                <w:color w:val="auto"/>
                <w:kern w:val="0"/>
                <w:sz w:val="21"/>
                <w:szCs w:val="21"/>
                <w:highlight w:val="none"/>
                <w:u w:val="none"/>
                <w:lang w:val="en-US" w:eastAsia="zh-CN" w:bidi="ar"/>
              </w:rPr>
              <w:t>胶粘剂</w:t>
            </w:r>
            <w:r>
              <w:rPr>
                <w:rFonts w:hint="eastAsia" w:ascii="宋体" w:hAnsi="宋体" w:eastAsia="宋体" w:cs="宋体"/>
                <w:b w:val="0"/>
                <w:bCs w:val="0"/>
                <w:i w:val="0"/>
                <w:iCs w:val="0"/>
                <w:strike w:val="0"/>
                <w:color w:val="auto"/>
                <w:kern w:val="0"/>
                <w:sz w:val="21"/>
                <w:szCs w:val="21"/>
                <w:highlight w:val="none"/>
                <w:u w:val="none"/>
                <w:lang w:val="en-US" w:eastAsia="zh-CN" w:bidi="ar"/>
              </w:rPr>
              <w:t>。胶粘剂的游离甲醛、苯、甲苯+二甲苯、总挥发性有机物均符合GB 18583-2008、SZJG 52-2016标准要求。</w:t>
            </w:r>
          </w:p>
        </w:tc>
      </w:tr>
      <w:tr w14:paraId="03537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0DEB2928">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7399D179">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4D603FBA">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8.5油漆：采用单组份环保水性油漆</w:t>
            </w:r>
            <w:r>
              <w:rPr>
                <w:rFonts w:hint="eastAsia" w:ascii="宋体" w:hAnsi="宋体" w:eastAsia="宋体" w:cs="宋体"/>
                <w:b w:val="0"/>
                <w:bCs w:val="0"/>
                <w:i w:val="0"/>
                <w:iCs w:val="0"/>
                <w:strike w:val="0"/>
                <w:color w:val="auto"/>
                <w:kern w:val="0"/>
                <w:sz w:val="21"/>
                <w:szCs w:val="21"/>
                <w:highlight w:val="none"/>
                <w:u w:val="none"/>
                <w:lang w:val="en-US" w:eastAsia="zh-CN" w:bidi="ar"/>
              </w:rPr>
              <w:t>，经过三底两面油漆工序，木纹纹理清晰，色泽均匀、光滑耐用。油漆表面无尘粒、气泡、渣点、边缘及立面无流挂等现象。</w:t>
            </w:r>
            <w:r>
              <w:rPr>
                <w:rFonts w:hint="eastAsia" w:ascii="宋体" w:hAnsi="宋体" w:eastAsia="宋体" w:cs="宋体"/>
                <w:b w:val="0"/>
                <w:bCs w:val="0"/>
                <w:color w:val="auto"/>
                <w:kern w:val="0"/>
                <w:sz w:val="21"/>
                <w:szCs w:val="21"/>
                <w:highlight w:val="none"/>
                <w:u w:val="none"/>
                <w:lang w:eastAsia="zh-CN" w:bidi="ar"/>
              </w:rPr>
              <w:t>水性漆的重金属元素含量（包括铅、镉、六价铬、汞、砷、钡、硒、锑、钴）均未检出；VOC含量、甲醛含量、乙二醇醚及醚酯总和含量、苯系物总和含量、烷基酚聚氧乙烯醚总和含量均符合GB 18581-2020、GB/T 35602-2017标准要求。</w:t>
            </w:r>
          </w:p>
        </w:tc>
      </w:tr>
      <w:tr w14:paraId="70E6E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26424AB2">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9</w:t>
            </w:r>
          </w:p>
        </w:tc>
        <w:tc>
          <w:tcPr>
            <w:tcW w:w="1678" w:type="dxa"/>
            <w:vMerge w:val="restart"/>
            <w:vAlign w:val="center"/>
          </w:tcPr>
          <w:p w14:paraId="7907325C">
            <w:pPr>
              <w:keepNext w:val="0"/>
              <w:keepLines w:val="0"/>
              <w:pageBreakBefore w:val="0"/>
              <w:widowControl/>
              <w:suppressLineNumbers w:val="0"/>
              <w:wordWrap/>
              <w:overflowPunct/>
              <w:topLinePunct w:val="0"/>
              <w:bidi w:val="0"/>
              <w:snapToGrid/>
              <w:spacing w:line="312" w:lineRule="auto"/>
              <w:ind w:left="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p w14:paraId="2428EFD9">
            <w:pPr>
              <w:keepNext w:val="0"/>
              <w:keepLines w:val="0"/>
              <w:pageBreakBefore w:val="0"/>
              <w:widowControl/>
              <w:suppressLineNumbers w:val="0"/>
              <w:wordWrap/>
              <w:overflowPunct/>
              <w:topLinePunct w:val="0"/>
              <w:bidi w:val="0"/>
              <w:snapToGrid/>
              <w:spacing w:line="312" w:lineRule="auto"/>
              <w:ind w:left="0"/>
              <w:jc w:val="center"/>
              <w:textAlignment w:val="center"/>
              <w:rPr>
                <w:rFonts w:hint="default"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边几</w:t>
            </w:r>
          </w:p>
          <w:p w14:paraId="0C1C2636">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vertAlign w:val="baseline"/>
              </w:rPr>
            </w:pPr>
          </w:p>
        </w:tc>
        <w:tc>
          <w:tcPr>
            <w:tcW w:w="6575" w:type="dxa"/>
            <w:vAlign w:val="center"/>
          </w:tcPr>
          <w:p w14:paraId="2343CB71">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9.1规格：（450W*450D*450H ）mm±10mm；</w:t>
            </w:r>
          </w:p>
        </w:tc>
      </w:tr>
      <w:tr w14:paraId="14172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7597AE01">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7A20D1BF">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3755A838">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9.2基材：</w:t>
            </w:r>
            <w:r>
              <w:rPr>
                <w:rFonts w:hint="eastAsia" w:ascii="宋体" w:hAnsi="宋体" w:eastAsia="宋体" w:cs="宋体"/>
                <w:b w:val="0"/>
                <w:bCs w:val="0"/>
                <w:i w:val="0"/>
                <w:iCs w:val="0"/>
                <w:strike w:val="0"/>
                <w:color w:val="auto"/>
                <w:kern w:val="0"/>
                <w:sz w:val="21"/>
                <w:szCs w:val="21"/>
                <w:highlight w:val="none"/>
                <w:u w:val="none"/>
                <w:lang w:val="en-US" w:eastAsia="zh-CN" w:bidi="ar"/>
              </w:rPr>
              <w:t>整体采用红橡木原木制作；</w:t>
            </w:r>
            <w:r>
              <w:rPr>
                <w:rFonts w:hint="eastAsia" w:ascii="宋体" w:hAnsi="宋体" w:eastAsia="宋体" w:cs="宋体"/>
                <w:b w:val="0"/>
                <w:bCs w:val="0"/>
                <w:i w:val="0"/>
                <w:iCs w:val="0"/>
                <w:color w:val="auto"/>
                <w:kern w:val="0"/>
                <w:sz w:val="21"/>
                <w:szCs w:val="21"/>
                <w:highlight w:val="none"/>
                <w:u w:val="none"/>
                <w:lang w:val="en-US" w:eastAsia="zh-CN" w:bidi="ar"/>
              </w:rPr>
              <w:t>脚架及台面边框采用红橡木原木方加工成型，木方直径40mm-80mm之间（后期根据款式及结构深化）；面板采用红橡木直拼板加工成型，用于直拼的红橡木宽度不低于80mm，厚度不低于18mm。</w:t>
            </w:r>
          </w:p>
        </w:tc>
      </w:tr>
      <w:tr w14:paraId="5FB48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3590FAB4">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436F512D">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0845112B">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9.3工艺：采用榫卯结构连接工艺。</w:t>
            </w:r>
            <w:r>
              <w:rPr>
                <w:rFonts w:hint="eastAsia" w:ascii="宋体" w:hAnsi="宋体" w:eastAsia="宋体" w:cs="宋体"/>
                <w:b w:val="0"/>
                <w:bCs w:val="0"/>
                <w:i w:val="0"/>
                <w:iCs w:val="0"/>
                <w:strike w:val="0"/>
                <w:color w:val="auto"/>
                <w:kern w:val="0"/>
                <w:sz w:val="21"/>
                <w:szCs w:val="21"/>
                <w:highlight w:val="none"/>
                <w:u w:val="none"/>
                <w:lang w:val="en-US" w:eastAsia="zh-CN" w:bidi="ar"/>
              </w:rPr>
              <w:t>木材充分烘干，保证含水率符合要求；木材纹理美观，无明显节子、虫眼，不得使用腐朽材，木制件外观达到国家合格标准。</w:t>
            </w:r>
          </w:p>
        </w:tc>
      </w:tr>
      <w:tr w14:paraId="4879A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17496D54">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3C43BE78">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5A20267C">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9.4胶粘剂：</w:t>
            </w:r>
            <w:r>
              <w:rPr>
                <w:rFonts w:hint="eastAsia" w:ascii="宋体" w:hAnsi="宋体" w:eastAsia="宋体" w:cs="宋体"/>
                <w:b w:val="0"/>
                <w:bCs w:val="0"/>
                <w:i w:val="0"/>
                <w:iCs w:val="0"/>
                <w:strike w:val="0"/>
                <w:color w:val="auto"/>
                <w:kern w:val="0"/>
                <w:sz w:val="21"/>
                <w:szCs w:val="21"/>
                <w:highlight w:val="none"/>
                <w:u w:val="none"/>
                <w:lang w:val="en-US" w:eastAsia="zh-CN" w:bidi="ar"/>
              </w:rPr>
              <w:t>采用环保水基型</w:t>
            </w:r>
            <w:r>
              <w:rPr>
                <w:rFonts w:hint="eastAsia" w:ascii="宋体" w:hAnsi="宋体" w:eastAsia="宋体" w:cs="宋体"/>
                <w:b w:val="0"/>
                <w:bCs w:val="0"/>
                <w:i w:val="0"/>
                <w:iCs w:val="0"/>
                <w:color w:val="auto"/>
                <w:kern w:val="0"/>
                <w:sz w:val="21"/>
                <w:szCs w:val="21"/>
                <w:highlight w:val="none"/>
                <w:u w:val="none"/>
                <w:lang w:val="en-US" w:eastAsia="zh-CN" w:bidi="ar"/>
              </w:rPr>
              <w:t>胶粘剂</w:t>
            </w:r>
            <w:r>
              <w:rPr>
                <w:rFonts w:hint="eastAsia" w:ascii="宋体" w:hAnsi="宋体" w:eastAsia="宋体" w:cs="宋体"/>
                <w:b w:val="0"/>
                <w:bCs w:val="0"/>
                <w:i w:val="0"/>
                <w:iCs w:val="0"/>
                <w:strike w:val="0"/>
                <w:color w:val="auto"/>
                <w:kern w:val="0"/>
                <w:sz w:val="21"/>
                <w:szCs w:val="21"/>
                <w:highlight w:val="none"/>
                <w:u w:val="none"/>
                <w:lang w:val="en-US" w:eastAsia="zh-CN" w:bidi="ar"/>
              </w:rPr>
              <w:t>。胶粘剂的游离甲醛、苯、甲苯+二甲苯、总挥发性有机物均符合GB 18583-2008、SZJG 52-2016标准要求。</w:t>
            </w:r>
          </w:p>
        </w:tc>
      </w:tr>
      <w:tr w14:paraId="51C86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4D8F48B4">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54AC698E">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73A3ED1F">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9.5油漆：采用单组份环保水性油漆</w:t>
            </w:r>
            <w:r>
              <w:rPr>
                <w:rFonts w:hint="eastAsia" w:ascii="宋体" w:hAnsi="宋体" w:eastAsia="宋体" w:cs="宋体"/>
                <w:b w:val="0"/>
                <w:bCs w:val="0"/>
                <w:i w:val="0"/>
                <w:iCs w:val="0"/>
                <w:strike w:val="0"/>
                <w:color w:val="auto"/>
                <w:kern w:val="0"/>
                <w:sz w:val="21"/>
                <w:szCs w:val="21"/>
                <w:highlight w:val="none"/>
                <w:u w:val="none"/>
                <w:lang w:val="en-US" w:eastAsia="zh-CN" w:bidi="ar"/>
              </w:rPr>
              <w:t>，经过三底两面油漆工序，木纹纹理清晰，色泽均匀、光滑耐用。油漆表面无尘粒、气泡、渣点、边缘及立面无流挂等现象。</w:t>
            </w:r>
            <w:r>
              <w:rPr>
                <w:rFonts w:hint="eastAsia" w:ascii="宋体" w:hAnsi="宋体" w:eastAsia="宋体" w:cs="宋体"/>
                <w:b w:val="0"/>
                <w:bCs w:val="0"/>
                <w:color w:val="auto"/>
                <w:kern w:val="0"/>
                <w:sz w:val="21"/>
                <w:szCs w:val="21"/>
                <w:highlight w:val="none"/>
                <w:u w:val="none"/>
                <w:lang w:eastAsia="zh-CN" w:bidi="ar"/>
              </w:rPr>
              <w:t>水性漆的重金属元素含量（包括铅、镉、六价铬、汞、砷、钡、硒、锑、钴）均未检出；VOC含量、甲醛含量、乙二醇醚及醚酯总和含量、苯系物总和含量、烷基酚聚氧乙烯醚总和含量均符合GB 18581-2020、GB/T 35602-2017标准要求。</w:t>
            </w:r>
          </w:p>
        </w:tc>
      </w:tr>
      <w:tr w14:paraId="61D1E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078E2EE7">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10</w:t>
            </w:r>
          </w:p>
        </w:tc>
        <w:tc>
          <w:tcPr>
            <w:tcW w:w="1678" w:type="dxa"/>
            <w:vMerge w:val="restart"/>
            <w:vAlign w:val="center"/>
          </w:tcPr>
          <w:p w14:paraId="6CEEAB6C">
            <w:pPr>
              <w:keepNext w:val="0"/>
              <w:keepLines w:val="0"/>
              <w:pageBreakBefore w:val="0"/>
              <w:widowControl/>
              <w:suppressLineNumbers w:val="0"/>
              <w:wordWrap/>
              <w:overflowPunct/>
              <w:topLinePunct w:val="0"/>
              <w:bidi w:val="0"/>
              <w:snapToGrid/>
              <w:spacing w:line="312" w:lineRule="auto"/>
              <w:ind w:left="0"/>
              <w:jc w:val="center"/>
              <w:textAlignment w:val="center"/>
              <w:rPr>
                <w:rFonts w:hint="default"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套床</w:t>
            </w:r>
          </w:p>
          <w:p w14:paraId="774B10E7">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vertAlign w:val="baseline"/>
              </w:rPr>
            </w:pPr>
          </w:p>
        </w:tc>
        <w:tc>
          <w:tcPr>
            <w:tcW w:w="6575" w:type="dxa"/>
            <w:vAlign w:val="center"/>
          </w:tcPr>
          <w:p w14:paraId="5B4D3299">
            <w:pPr>
              <w:keepNext w:val="0"/>
              <w:keepLines w:val="0"/>
              <w:pageBreakBefore w:val="0"/>
              <w:widowControl/>
              <w:suppressLineNumbers w:val="0"/>
              <w:wordWrap/>
              <w:overflowPunct/>
              <w:topLinePunct w:val="0"/>
              <w:bidi w:val="0"/>
              <w:snapToGrid/>
              <w:spacing w:line="312" w:lineRule="auto"/>
              <w:ind w:left="0" w:leftChars="0"/>
              <w:jc w:val="left"/>
              <w:textAlignment w:val="auto"/>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10.1规格：（1350W*2000D*1050H ）mm±10mm；</w:t>
            </w:r>
          </w:p>
        </w:tc>
      </w:tr>
      <w:tr w14:paraId="15ADF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1E09D047">
            <w:pPr>
              <w:keepNext w:val="0"/>
              <w:keepLines w:val="0"/>
              <w:pageBreakBefore w:val="0"/>
              <w:widowControl/>
              <w:suppressLineNumbers w:val="0"/>
              <w:wordWrap/>
              <w:overflowPunct/>
              <w:topLinePunct w:val="0"/>
              <w:bidi w:val="0"/>
              <w:snapToGrid/>
              <w:spacing w:line="312" w:lineRule="auto"/>
              <w:ind w:left="0" w:firstLine="0" w:firstLineChars="0"/>
              <w:jc w:val="left"/>
              <w:textAlignment w:val="auto"/>
              <w:rPr>
                <w:rFonts w:hint="eastAsia" w:ascii="宋体" w:hAnsi="宋体" w:eastAsia="宋体" w:cs="宋体"/>
                <w:color w:val="auto"/>
                <w:sz w:val="21"/>
                <w:szCs w:val="21"/>
                <w:highlight w:val="none"/>
              </w:rPr>
            </w:pPr>
          </w:p>
        </w:tc>
        <w:tc>
          <w:tcPr>
            <w:tcW w:w="1678" w:type="dxa"/>
            <w:vMerge w:val="continue"/>
            <w:vAlign w:val="center"/>
          </w:tcPr>
          <w:p w14:paraId="59CC8DE5">
            <w:pPr>
              <w:keepNext w:val="0"/>
              <w:keepLines w:val="0"/>
              <w:pageBreakBefore w:val="0"/>
              <w:widowControl/>
              <w:suppressLineNumbers w:val="0"/>
              <w:wordWrap/>
              <w:overflowPunct/>
              <w:topLinePunct w:val="0"/>
              <w:bidi w:val="0"/>
              <w:snapToGrid/>
              <w:spacing w:line="312" w:lineRule="auto"/>
              <w:ind w:left="0"/>
              <w:jc w:val="left"/>
              <w:textAlignment w:val="auto"/>
              <w:rPr>
                <w:rFonts w:hint="eastAsia" w:ascii="宋体" w:hAnsi="宋体" w:eastAsia="宋体" w:cs="宋体"/>
                <w:color w:val="auto"/>
                <w:sz w:val="21"/>
                <w:szCs w:val="21"/>
                <w:highlight w:val="none"/>
              </w:rPr>
            </w:pPr>
          </w:p>
        </w:tc>
        <w:tc>
          <w:tcPr>
            <w:tcW w:w="6575" w:type="dxa"/>
            <w:vAlign w:val="center"/>
          </w:tcPr>
          <w:p w14:paraId="00D95712">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10.2基材：</w:t>
            </w:r>
            <w:r>
              <w:rPr>
                <w:rFonts w:hint="eastAsia" w:ascii="宋体" w:hAnsi="宋体" w:eastAsia="宋体" w:cs="宋体"/>
                <w:b w:val="0"/>
                <w:bCs w:val="0"/>
                <w:color w:val="auto"/>
                <w:sz w:val="21"/>
                <w:szCs w:val="21"/>
                <w:highlight w:val="none"/>
              </w:rPr>
              <w:t>床体主材料采用红橡木实木制作。床靠背采用红橡木原木直拼木板，每块直拼板宽度≥80mm，厚≥</w:t>
            </w:r>
            <w:r>
              <w:rPr>
                <w:rFonts w:hint="eastAsia" w:ascii="宋体" w:hAnsi="宋体" w:eastAsia="宋体" w:cs="宋体"/>
                <w:b w:val="0"/>
                <w:bCs w:val="0"/>
                <w:color w:val="auto"/>
                <w:sz w:val="21"/>
                <w:szCs w:val="21"/>
                <w:highlight w:val="none"/>
                <w:lang w:val="en-US" w:eastAsia="zh-CN"/>
              </w:rPr>
              <w:t>18</w:t>
            </w:r>
            <w:r>
              <w:rPr>
                <w:rFonts w:hint="eastAsia" w:ascii="宋体" w:hAnsi="宋体" w:eastAsia="宋体" w:cs="宋体"/>
                <w:b w:val="0"/>
                <w:bCs w:val="0"/>
                <w:color w:val="auto"/>
                <w:sz w:val="21"/>
                <w:szCs w:val="21"/>
                <w:highlight w:val="none"/>
              </w:rPr>
              <w:t>mm，四周做倒圆处理。大床头下拉板、床尾拉板、床帮采用红橡木原木直拼木板（每块直拼板宽度≥50mm）,规格≥宽1</w:t>
            </w:r>
            <w:r>
              <w:rPr>
                <w:rFonts w:hint="eastAsia" w:ascii="宋体" w:hAnsi="宋体" w:eastAsia="宋体" w:cs="宋体"/>
                <w:b w:val="0"/>
                <w:bCs w:val="0"/>
                <w:color w:val="auto"/>
                <w:sz w:val="21"/>
                <w:szCs w:val="21"/>
                <w:highlight w:val="none"/>
                <w:lang w:val="en-US" w:eastAsia="zh-CN"/>
              </w:rPr>
              <w:t>0</w:t>
            </w:r>
            <w:r>
              <w:rPr>
                <w:rFonts w:hint="eastAsia" w:ascii="宋体" w:hAnsi="宋体" w:eastAsia="宋体" w:cs="宋体"/>
                <w:b w:val="0"/>
                <w:bCs w:val="0"/>
                <w:color w:val="auto"/>
                <w:sz w:val="21"/>
                <w:szCs w:val="21"/>
                <w:highlight w:val="none"/>
              </w:rPr>
              <w:t>0mm*厚20mm</w:t>
            </w:r>
            <w:r>
              <w:rPr>
                <w:rFonts w:hint="eastAsia" w:ascii="宋体" w:hAnsi="宋体" w:eastAsia="宋体" w:cs="宋体"/>
                <w:b w:val="0"/>
                <w:bCs w:val="0"/>
                <w:color w:val="auto"/>
                <w:sz w:val="21"/>
                <w:szCs w:val="21"/>
                <w:highlight w:val="none"/>
                <w:lang w:eastAsia="zh-CN"/>
              </w:rPr>
              <w:t>；</w:t>
            </w:r>
            <w:r>
              <w:rPr>
                <w:rFonts w:hint="eastAsia" w:ascii="宋体" w:hAnsi="宋体" w:eastAsia="宋体" w:cs="宋体"/>
                <w:b w:val="0"/>
                <w:bCs w:val="0"/>
                <w:color w:val="auto"/>
                <w:sz w:val="21"/>
                <w:szCs w:val="21"/>
                <w:highlight w:val="none"/>
              </w:rPr>
              <w:t>床腿：采用红橡木原木方，床尾腿规格≥宽60mm*厚60mm，床头腿规格≥宽60mm*厚40mm。床</w:t>
            </w:r>
            <w:r>
              <w:rPr>
                <w:rFonts w:hint="eastAsia" w:ascii="宋体" w:hAnsi="宋体" w:eastAsia="宋体" w:cs="宋体"/>
                <w:b w:val="0"/>
                <w:bCs w:val="0"/>
                <w:color w:val="auto"/>
                <w:sz w:val="21"/>
                <w:szCs w:val="21"/>
                <w:highlight w:val="none"/>
                <w:lang w:val="en-US" w:eastAsia="zh-CN"/>
              </w:rPr>
              <w:t>板支撑木方</w:t>
            </w:r>
            <w:r>
              <w:rPr>
                <w:rFonts w:hint="eastAsia" w:ascii="宋体" w:hAnsi="宋体" w:eastAsia="宋体" w:cs="宋体"/>
                <w:b w:val="0"/>
                <w:bCs w:val="0"/>
                <w:color w:val="auto"/>
                <w:sz w:val="21"/>
                <w:szCs w:val="21"/>
                <w:highlight w:val="none"/>
              </w:rPr>
              <w:t>、床</w:t>
            </w:r>
            <w:r>
              <w:rPr>
                <w:rFonts w:hint="eastAsia" w:ascii="宋体" w:hAnsi="宋体" w:eastAsia="宋体" w:cs="宋体"/>
                <w:b w:val="0"/>
                <w:bCs w:val="0"/>
                <w:color w:val="auto"/>
                <w:sz w:val="21"/>
                <w:szCs w:val="21"/>
                <w:highlight w:val="none"/>
                <w:lang w:val="en-US" w:eastAsia="zh-CN"/>
              </w:rPr>
              <w:t>底</w:t>
            </w:r>
            <w:r>
              <w:rPr>
                <w:rFonts w:hint="eastAsia" w:ascii="宋体" w:hAnsi="宋体" w:eastAsia="宋体" w:cs="宋体"/>
                <w:b w:val="0"/>
                <w:bCs w:val="0"/>
                <w:color w:val="auto"/>
                <w:sz w:val="21"/>
                <w:szCs w:val="21"/>
                <w:highlight w:val="none"/>
              </w:rPr>
              <w:t>支撑</w:t>
            </w:r>
            <w:r>
              <w:rPr>
                <w:rFonts w:hint="eastAsia" w:ascii="宋体" w:hAnsi="宋体" w:eastAsia="宋体" w:cs="宋体"/>
                <w:b w:val="0"/>
                <w:bCs w:val="0"/>
                <w:color w:val="auto"/>
                <w:sz w:val="21"/>
                <w:szCs w:val="21"/>
                <w:highlight w:val="none"/>
                <w:lang w:val="en-US" w:eastAsia="zh-CN"/>
              </w:rPr>
              <w:t>脚</w:t>
            </w:r>
            <w:r>
              <w:rPr>
                <w:rFonts w:hint="eastAsia" w:ascii="宋体" w:hAnsi="宋体" w:eastAsia="宋体" w:cs="宋体"/>
                <w:b w:val="0"/>
                <w:bCs w:val="0"/>
                <w:color w:val="auto"/>
                <w:sz w:val="21"/>
                <w:szCs w:val="21"/>
                <w:highlight w:val="none"/>
              </w:rPr>
              <w:t>、连接条均采用榉木</w:t>
            </w:r>
            <w:r>
              <w:rPr>
                <w:rFonts w:hint="eastAsia" w:ascii="宋体" w:hAnsi="宋体" w:eastAsia="宋体" w:cs="宋体"/>
                <w:b w:val="0"/>
                <w:bCs w:val="0"/>
                <w:color w:val="auto"/>
                <w:sz w:val="21"/>
                <w:szCs w:val="21"/>
                <w:highlight w:val="none"/>
                <w:lang w:val="en-US" w:eastAsia="zh-CN"/>
              </w:rPr>
              <w:t>原木</w:t>
            </w:r>
            <w:r>
              <w:rPr>
                <w:rFonts w:hint="eastAsia" w:ascii="宋体" w:hAnsi="宋体" w:eastAsia="宋体" w:cs="宋体"/>
                <w:b w:val="0"/>
                <w:bCs w:val="0"/>
                <w:color w:val="auto"/>
                <w:sz w:val="21"/>
                <w:szCs w:val="21"/>
                <w:highlight w:val="none"/>
              </w:rPr>
              <w:t>制作。床板采用</w:t>
            </w:r>
            <w:r>
              <w:rPr>
                <w:rFonts w:hint="eastAsia" w:ascii="宋体" w:hAnsi="宋体" w:eastAsia="宋体" w:cs="宋体"/>
                <w:b w:val="0"/>
                <w:bCs w:val="0"/>
                <w:color w:val="auto"/>
                <w:sz w:val="21"/>
                <w:szCs w:val="21"/>
                <w:highlight w:val="none"/>
                <w:lang w:val="en-US" w:eastAsia="zh-CN"/>
              </w:rPr>
              <w:t>榉木</w:t>
            </w:r>
            <w:r>
              <w:rPr>
                <w:rFonts w:hint="eastAsia" w:ascii="宋体" w:hAnsi="宋体" w:eastAsia="宋体" w:cs="宋体"/>
                <w:b w:val="0"/>
                <w:bCs w:val="0"/>
                <w:color w:val="auto"/>
                <w:sz w:val="21"/>
                <w:szCs w:val="21"/>
                <w:highlight w:val="none"/>
              </w:rPr>
              <w:t>实木床板，每块板厚度≥15mm。整根原木方制作，无拼接，双面砂光，无树皮。床板支撑材料均为实木。</w:t>
            </w:r>
          </w:p>
        </w:tc>
      </w:tr>
      <w:tr w14:paraId="2CCB7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04A0B3BE">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auto"/>
              <w:rPr>
                <w:color w:val="auto"/>
                <w:highlight w:val="none"/>
              </w:rPr>
            </w:pPr>
          </w:p>
        </w:tc>
        <w:tc>
          <w:tcPr>
            <w:tcW w:w="1678" w:type="dxa"/>
            <w:vMerge w:val="continue"/>
            <w:vAlign w:val="center"/>
          </w:tcPr>
          <w:p w14:paraId="58162288">
            <w:pPr>
              <w:keepNext w:val="0"/>
              <w:keepLines w:val="0"/>
              <w:pageBreakBefore w:val="0"/>
              <w:widowControl/>
              <w:suppressLineNumbers w:val="0"/>
              <w:wordWrap/>
              <w:overflowPunct/>
              <w:topLinePunct w:val="0"/>
              <w:bidi w:val="0"/>
              <w:snapToGrid/>
              <w:spacing w:line="312" w:lineRule="auto"/>
              <w:ind w:left="0" w:leftChars="0"/>
              <w:jc w:val="left"/>
              <w:textAlignment w:val="auto"/>
              <w:rPr>
                <w:color w:val="auto"/>
                <w:highlight w:val="none"/>
              </w:rPr>
            </w:pPr>
          </w:p>
        </w:tc>
        <w:tc>
          <w:tcPr>
            <w:tcW w:w="6575" w:type="dxa"/>
            <w:vAlign w:val="center"/>
          </w:tcPr>
          <w:p w14:paraId="16E46BC6">
            <w:pPr>
              <w:keepNext w:val="0"/>
              <w:keepLines w:val="0"/>
              <w:pageBreakBefore w:val="0"/>
              <w:widowControl/>
              <w:suppressLineNumbers w:val="0"/>
              <w:wordWrap/>
              <w:overflowPunct/>
              <w:topLinePunct w:val="0"/>
              <w:bidi w:val="0"/>
              <w:snapToGrid/>
              <w:spacing w:line="312" w:lineRule="auto"/>
              <w:ind w:left="0" w:leftChars="0"/>
              <w:jc w:val="left"/>
              <w:textAlignment w:val="auto"/>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10.3工艺：采用榫卯结构；</w:t>
            </w:r>
            <w:r>
              <w:rPr>
                <w:rFonts w:hint="eastAsia" w:ascii="宋体" w:hAnsi="宋体" w:eastAsia="宋体" w:cs="宋体"/>
                <w:b w:val="0"/>
                <w:bCs w:val="0"/>
                <w:color w:val="auto"/>
                <w:sz w:val="21"/>
                <w:szCs w:val="21"/>
                <w:highlight w:val="none"/>
              </w:rPr>
              <w:t>木材经防腐防虫防潮等技术处理，木材含水率符合标准要求，不使用虫蚀、腐朽材，木材四面刨光处理，结合部位无松动</w:t>
            </w:r>
            <w:r>
              <w:rPr>
                <w:rFonts w:hint="eastAsia" w:ascii="宋体" w:hAnsi="宋体" w:eastAsia="宋体" w:cs="宋体"/>
                <w:b w:val="0"/>
                <w:bCs w:val="0"/>
                <w:color w:val="auto"/>
                <w:sz w:val="21"/>
                <w:szCs w:val="21"/>
                <w:highlight w:val="none"/>
                <w:lang w:val="en-US" w:eastAsia="zh-CN"/>
              </w:rPr>
              <w:t>,</w:t>
            </w:r>
            <w:r>
              <w:rPr>
                <w:rFonts w:hint="eastAsia" w:ascii="宋体" w:hAnsi="宋体" w:eastAsia="宋体" w:cs="宋体"/>
                <w:b w:val="0"/>
                <w:bCs w:val="0"/>
                <w:color w:val="auto"/>
                <w:sz w:val="21"/>
                <w:szCs w:val="21"/>
                <w:highlight w:val="none"/>
              </w:rPr>
              <w:t>结合部位无松动，外露钉孔以塞子封闭。</w:t>
            </w:r>
          </w:p>
        </w:tc>
      </w:tr>
      <w:tr w14:paraId="23F4C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59ED3BCE">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auto"/>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0C7EBD3D">
            <w:pPr>
              <w:keepNext w:val="0"/>
              <w:keepLines w:val="0"/>
              <w:pageBreakBefore w:val="0"/>
              <w:widowControl/>
              <w:suppressLineNumbers w:val="0"/>
              <w:wordWrap/>
              <w:overflowPunct/>
              <w:topLinePunct w:val="0"/>
              <w:bidi w:val="0"/>
              <w:snapToGrid/>
              <w:spacing w:line="312" w:lineRule="auto"/>
              <w:ind w:left="0" w:leftChars="0"/>
              <w:jc w:val="left"/>
              <w:textAlignment w:val="auto"/>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1E666A79">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10.4胶粘剂：</w:t>
            </w:r>
            <w:r>
              <w:rPr>
                <w:rFonts w:hint="eastAsia" w:ascii="宋体" w:hAnsi="宋体" w:eastAsia="宋体" w:cs="宋体"/>
                <w:b w:val="0"/>
                <w:bCs w:val="0"/>
                <w:i w:val="0"/>
                <w:iCs w:val="0"/>
                <w:strike w:val="0"/>
                <w:color w:val="auto"/>
                <w:kern w:val="0"/>
                <w:sz w:val="21"/>
                <w:szCs w:val="21"/>
                <w:highlight w:val="none"/>
                <w:u w:val="none"/>
                <w:lang w:val="en-US" w:eastAsia="zh-CN" w:bidi="ar"/>
              </w:rPr>
              <w:t>采用环保水基型</w:t>
            </w:r>
            <w:r>
              <w:rPr>
                <w:rFonts w:hint="eastAsia" w:ascii="宋体" w:hAnsi="宋体" w:eastAsia="宋体" w:cs="宋体"/>
                <w:b w:val="0"/>
                <w:bCs w:val="0"/>
                <w:i w:val="0"/>
                <w:iCs w:val="0"/>
                <w:color w:val="auto"/>
                <w:kern w:val="0"/>
                <w:sz w:val="21"/>
                <w:szCs w:val="21"/>
                <w:highlight w:val="none"/>
                <w:u w:val="none"/>
                <w:lang w:val="en-US" w:eastAsia="zh-CN" w:bidi="ar"/>
              </w:rPr>
              <w:t>胶粘剂</w:t>
            </w:r>
            <w:r>
              <w:rPr>
                <w:rFonts w:hint="eastAsia" w:ascii="宋体" w:hAnsi="宋体" w:eastAsia="宋体" w:cs="宋体"/>
                <w:b w:val="0"/>
                <w:bCs w:val="0"/>
                <w:i w:val="0"/>
                <w:iCs w:val="0"/>
                <w:strike w:val="0"/>
                <w:color w:val="auto"/>
                <w:kern w:val="0"/>
                <w:sz w:val="21"/>
                <w:szCs w:val="21"/>
                <w:highlight w:val="none"/>
                <w:u w:val="none"/>
                <w:lang w:val="en-US" w:eastAsia="zh-CN" w:bidi="ar"/>
              </w:rPr>
              <w:t>。胶粘剂的游离甲醛、苯、甲苯+二甲苯、总挥发性有机物均符合GB 18583-2008、SZJG 52-2016标准要求。</w:t>
            </w:r>
          </w:p>
        </w:tc>
      </w:tr>
      <w:tr w14:paraId="4A053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697F9BC3">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auto"/>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3EE544B1">
            <w:pPr>
              <w:keepNext w:val="0"/>
              <w:keepLines w:val="0"/>
              <w:pageBreakBefore w:val="0"/>
              <w:widowControl/>
              <w:suppressLineNumbers w:val="0"/>
              <w:wordWrap/>
              <w:overflowPunct/>
              <w:topLinePunct w:val="0"/>
              <w:bidi w:val="0"/>
              <w:snapToGrid/>
              <w:spacing w:line="312" w:lineRule="auto"/>
              <w:ind w:left="0" w:leftChars="0"/>
              <w:jc w:val="left"/>
              <w:textAlignment w:val="auto"/>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23271428">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10.5油漆：采用单组份环保水性油漆（四底三面）。所有板材水性环保油漆含床铺板均经过防虫、防腐、防水处理。</w:t>
            </w:r>
            <w:r>
              <w:rPr>
                <w:rFonts w:hint="eastAsia" w:ascii="宋体" w:hAnsi="宋体" w:eastAsia="宋体" w:cs="宋体"/>
                <w:b w:val="0"/>
                <w:bCs w:val="0"/>
                <w:color w:val="auto"/>
                <w:sz w:val="21"/>
                <w:szCs w:val="21"/>
                <w:highlight w:val="none"/>
              </w:rPr>
              <w:t>漆膜质地柔和、色泽均匀一致</w:t>
            </w:r>
            <w:r>
              <w:rPr>
                <w:rFonts w:hint="eastAsia" w:ascii="宋体" w:hAnsi="宋体" w:eastAsia="宋体" w:cs="宋体"/>
                <w:b w:val="0"/>
                <w:bCs w:val="0"/>
                <w:color w:val="auto"/>
                <w:sz w:val="21"/>
                <w:szCs w:val="21"/>
                <w:highlight w:val="none"/>
                <w:lang w:eastAsia="zh-CN"/>
              </w:rPr>
              <w:t>，</w:t>
            </w:r>
            <w:r>
              <w:rPr>
                <w:rFonts w:hint="eastAsia" w:ascii="宋体" w:hAnsi="宋体" w:eastAsia="宋体" w:cs="宋体"/>
                <w:b w:val="0"/>
                <w:bCs w:val="0"/>
                <w:color w:val="auto"/>
                <w:sz w:val="21"/>
                <w:szCs w:val="21"/>
                <w:highlight w:val="none"/>
              </w:rPr>
              <w:t>油漆表面无尘粒、气泡、渣点、边缘及立面无流挂等现象。</w:t>
            </w:r>
            <w:r>
              <w:rPr>
                <w:rFonts w:hint="eastAsia" w:ascii="宋体" w:hAnsi="宋体" w:eastAsia="宋体" w:cs="宋体"/>
                <w:b w:val="0"/>
                <w:bCs w:val="0"/>
                <w:color w:val="auto"/>
                <w:kern w:val="0"/>
                <w:sz w:val="21"/>
                <w:szCs w:val="21"/>
                <w:highlight w:val="none"/>
                <w:u w:val="none"/>
                <w:lang w:eastAsia="zh-CN" w:bidi="ar"/>
              </w:rPr>
              <w:t>水性漆的重金属元素含量（包括铅、镉、六价铬、汞、砷、钡、硒、锑、钴）均未检出；VOC含量、甲醛含量、乙二醇醚及醚酯总和含量、苯系物总和含量、烷基酚聚氧乙烯醚总和含量均符合GB 18581-2020、GB/T 35602-2017标准要求。</w:t>
            </w:r>
          </w:p>
        </w:tc>
      </w:tr>
      <w:tr w14:paraId="319EF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75381823">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auto"/>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14AB09BA">
            <w:pPr>
              <w:keepNext w:val="0"/>
              <w:keepLines w:val="0"/>
              <w:pageBreakBefore w:val="0"/>
              <w:widowControl/>
              <w:suppressLineNumbers w:val="0"/>
              <w:wordWrap/>
              <w:overflowPunct/>
              <w:topLinePunct w:val="0"/>
              <w:bidi w:val="0"/>
              <w:snapToGrid/>
              <w:spacing w:line="312" w:lineRule="auto"/>
              <w:ind w:left="0" w:leftChars="0"/>
              <w:jc w:val="left"/>
              <w:textAlignment w:val="auto"/>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4CE8A24F">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10.6五金配件：钢质螺帽、螺丝，表面镀镍。</w:t>
            </w:r>
          </w:p>
        </w:tc>
      </w:tr>
      <w:tr w14:paraId="3BB87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7373D4C0">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11</w:t>
            </w:r>
          </w:p>
        </w:tc>
        <w:tc>
          <w:tcPr>
            <w:tcW w:w="1678" w:type="dxa"/>
            <w:vMerge w:val="restart"/>
            <w:vAlign w:val="center"/>
          </w:tcPr>
          <w:p w14:paraId="5F0F76DF">
            <w:pPr>
              <w:keepNext w:val="0"/>
              <w:keepLines w:val="0"/>
              <w:pageBreakBefore w:val="0"/>
              <w:widowControl/>
              <w:suppressLineNumbers w:val="0"/>
              <w:wordWrap/>
              <w:overflowPunct/>
              <w:topLinePunct w:val="0"/>
              <w:bidi w:val="0"/>
              <w:snapToGrid/>
              <w:spacing w:line="312" w:lineRule="auto"/>
              <w:ind w:left="0"/>
              <w:jc w:val="center"/>
              <w:textAlignment w:val="center"/>
              <w:rPr>
                <w:rFonts w:hint="default"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床垫</w:t>
            </w:r>
          </w:p>
          <w:p w14:paraId="7B937B18">
            <w:pPr>
              <w:pStyle w:val="18"/>
              <w:keepNext w:val="0"/>
              <w:keepLines w:val="0"/>
              <w:pageBreakBefore w:val="0"/>
              <w:widowControl w:val="0"/>
              <w:wordWrap/>
              <w:overflowPunct/>
              <w:topLinePunct w:val="0"/>
              <w:bidi w:val="0"/>
              <w:spacing w:line="312" w:lineRule="auto"/>
              <w:ind w:left="0"/>
              <w:jc w:val="center"/>
              <w:rPr>
                <w:rFonts w:hint="eastAsia"/>
                <w:color w:val="auto"/>
                <w:highlight w:val="none"/>
                <w:lang w:val="en-US" w:eastAsia="zh-CN"/>
              </w:rPr>
            </w:pPr>
          </w:p>
          <w:p w14:paraId="414A40E2">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vertAlign w:val="baseline"/>
              </w:rPr>
            </w:pPr>
          </w:p>
        </w:tc>
        <w:tc>
          <w:tcPr>
            <w:tcW w:w="6575" w:type="dxa"/>
            <w:vAlign w:val="center"/>
          </w:tcPr>
          <w:p w14:paraId="157E1E92">
            <w:pPr>
              <w:keepNext w:val="0"/>
              <w:keepLines w:val="0"/>
              <w:pageBreakBefore w:val="0"/>
              <w:widowControl/>
              <w:suppressLineNumbers w:val="0"/>
              <w:wordWrap/>
              <w:overflowPunct/>
              <w:topLinePunct w:val="0"/>
              <w:bidi w:val="0"/>
              <w:snapToGrid/>
              <w:spacing w:line="312" w:lineRule="auto"/>
              <w:ind w:left="0" w:leftChars="0"/>
              <w:jc w:val="left"/>
              <w:textAlignment w:val="auto"/>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11.1规格：（1350W*2000D*25H ）mm±10mm；</w:t>
            </w:r>
          </w:p>
        </w:tc>
      </w:tr>
      <w:tr w14:paraId="1CD95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7441F7B5">
            <w:pPr>
              <w:pStyle w:val="18"/>
              <w:keepNext w:val="0"/>
              <w:keepLines w:val="0"/>
              <w:pageBreakBefore w:val="0"/>
              <w:widowControl w:val="0"/>
              <w:wordWrap/>
              <w:overflowPunct/>
              <w:topLinePunct w:val="0"/>
              <w:bidi w:val="0"/>
              <w:snapToGrid/>
              <w:spacing w:line="312" w:lineRule="auto"/>
              <w:ind w:left="0" w:firstLine="0" w:firstLineChars="0"/>
              <w:jc w:val="center"/>
              <w:rPr>
                <w:rFonts w:hint="eastAsia" w:ascii="宋体" w:hAnsi="宋体" w:eastAsia="宋体" w:cs="宋体"/>
                <w:color w:val="auto"/>
                <w:sz w:val="21"/>
                <w:szCs w:val="21"/>
                <w:highlight w:val="none"/>
              </w:rPr>
            </w:pPr>
          </w:p>
        </w:tc>
        <w:tc>
          <w:tcPr>
            <w:tcW w:w="1678" w:type="dxa"/>
            <w:vMerge w:val="continue"/>
            <w:vAlign w:val="center"/>
          </w:tcPr>
          <w:p w14:paraId="199243E5">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rPr>
            </w:pPr>
          </w:p>
        </w:tc>
        <w:tc>
          <w:tcPr>
            <w:tcW w:w="6575" w:type="dxa"/>
            <w:vAlign w:val="center"/>
          </w:tcPr>
          <w:p w14:paraId="56CD1041">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11.2基材、工艺：配置弹簧软床垫,弹簧软床垫正面面料采用白色针织面料+无胶棉+10mm厚高密度海绵+无纺布；上部垫层采用≥20mm厚天然乳胶、环保硬质棉毡；内胆采用≥140mm高度2.2线径精钢弹簧床网；侧边采用白色针织面料+5mm厚高密度海绵+无纺布；下部垫层采用≥20mm厚环保棕、环保硬质棉毡；反面面料层采用白色针织面料+5mm厚高密度海绵+无纺布，环保亲肤针织面料，吸湿透气。填充海绵内胆，软硬适中。</w:t>
            </w:r>
          </w:p>
        </w:tc>
      </w:tr>
      <w:tr w14:paraId="6222D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16ED7812">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12</w:t>
            </w:r>
          </w:p>
        </w:tc>
        <w:tc>
          <w:tcPr>
            <w:tcW w:w="1678" w:type="dxa"/>
            <w:vMerge w:val="restart"/>
            <w:vAlign w:val="center"/>
          </w:tcPr>
          <w:p w14:paraId="3DBEFB91">
            <w:pPr>
              <w:keepNext w:val="0"/>
              <w:keepLines w:val="0"/>
              <w:pageBreakBefore w:val="0"/>
              <w:widowControl/>
              <w:suppressLineNumbers w:val="0"/>
              <w:wordWrap/>
              <w:overflowPunct/>
              <w:topLinePunct w:val="0"/>
              <w:bidi w:val="0"/>
              <w:snapToGrid/>
              <w:spacing w:line="312" w:lineRule="auto"/>
              <w:ind w:left="0"/>
              <w:jc w:val="center"/>
              <w:textAlignment w:val="center"/>
              <w:rPr>
                <w:rFonts w:hint="default"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床头柜</w:t>
            </w:r>
          </w:p>
          <w:p w14:paraId="1812C811">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vertAlign w:val="baseline"/>
              </w:rPr>
            </w:pPr>
          </w:p>
        </w:tc>
        <w:tc>
          <w:tcPr>
            <w:tcW w:w="6575" w:type="dxa"/>
            <w:vAlign w:val="center"/>
          </w:tcPr>
          <w:p w14:paraId="0CAE2F94">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12.1规格：（W500*D500*H550）mm±10mm；</w:t>
            </w:r>
          </w:p>
        </w:tc>
      </w:tr>
      <w:tr w14:paraId="40E4F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68DD9BEE">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7F9D355D">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0DA5456E">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12.2基材：</w:t>
            </w:r>
            <w:r>
              <w:rPr>
                <w:rFonts w:hint="eastAsia" w:ascii="宋体" w:hAnsi="宋体" w:eastAsia="宋体" w:cs="宋体"/>
                <w:b w:val="0"/>
                <w:bCs w:val="0"/>
                <w:color w:val="auto"/>
                <w:sz w:val="21"/>
                <w:szCs w:val="21"/>
                <w:highlight w:val="none"/>
                <w:lang w:val="en-US" w:eastAsia="zh-CN"/>
              </w:rPr>
              <w:t>整体</w:t>
            </w:r>
            <w:r>
              <w:rPr>
                <w:rFonts w:hint="eastAsia" w:ascii="宋体" w:hAnsi="宋体" w:eastAsia="宋体" w:cs="宋体"/>
                <w:b w:val="0"/>
                <w:bCs w:val="0"/>
                <w:color w:val="auto"/>
                <w:sz w:val="21"/>
                <w:szCs w:val="21"/>
                <w:highlight w:val="none"/>
              </w:rPr>
              <w:t>采用红橡木实木制作。</w:t>
            </w:r>
            <w:r>
              <w:rPr>
                <w:rFonts w:hint="eastAsia" w:ascii="宋体" w:hAnsi="宋体" w:eastAsia="宋体" w:cs="宋体"/>
                <w:b w:val="0"/>
                <w:bCs w:val="0"/>
                <w:color w:val="auto"/>
                <w:sz w:val="21"/>
                <w:szCs w:val="21"/>
                <w:highlight w:val="none"/>
                <w:lang w:val="en-US" w:eastAsia="zh-CN"/>
              </w:rPr>
              <w:t>支撑脚及框架采用</w:t>
            </w:r>
            <w:r>
              <w:rPr>
                <w:rFonts w:hint="eastAsia" w:ascii="宋体" w:hAnsi="宋体" w:eastAsia="宋体" w:cs="宋体"/>
                <w:b w:val="0"/>
                <w:bCs w:val="0"/>
                <w:color w:val="auto"/>
                <w:sz w:val="21"/>
                <w:szCs w:val="21"/>
                <w:highlight w:val="none"/>
              </w:rPr>
              <w:t>采用红橡木原木方</w:t>
            </w:r>
            <w:r>
              <w:rPr>
                <w:rFonts w:hint="eastAsia" w:ascii="宋体" w:hAnsi="宋体" w:eastAsia="宋体" w:cs="宋体"/>
                <w:b w:val="0"/>
                <w:bCs w:val="0"/>
                <w:color w:val="auto"/>
                <w:sz w:val="21"/>
                <w:szCs w:val="21"/>
                <w:highlight w:val="none"/>
                <w:lang w:val="en-US" w:eastAsia="zh-CN"/>
              </w:rPr>
              <w:t>加工成型</w:t>
            </w:r>
            <w:r>
              <w:rPr>
                <w:rFonts w:hint="eastAsia" w:ascii="宋体" w:hAnsi="宋体" w:eastAsia="宋体" w:cs="宋体"/>
                <w:b w:val="0"/>
                <w:bCs w:val="0"/>
                <w:color w:val="auto"/>
                <w:sz w:val="21"/>
                <w:szCs w:val="21"/>
                <w:highlight w:val="none"/>
                <w:lang w:eastAsia="zh-CN"/>
              </w:rPr>
              <w:t>，</w:t>
            </w:r>
            <w:r>
              <w:rPr>
                <w:rFonts w:hint="eastAsia" w:ascii="宋体" w:hAnsi="宋体" w:eastAsia="宋体" w:cs="宋体"/>
                <w:b w:val="0"/>
                <w:bCs w:val="0"/>
                <w:i w:val="0"/>
                <w:iCs w:val="0"/>
                <w:color w:val="auto"/>
                <w:kern w:val="0"/>
                <w:sz w:val="21"/>
                <w:szCs w:val="21"/>
                <w:highlight w:val="none"/>
                <w:u w:val="none"/>
                <w:lang w:val="en-US" w:eastAsia="zh-CN" w:bidi="ar"/>
              </w:rPr>
              <w:t>木方直径40mm-80mm之间（后期根据款式及结构深化）；</w:t>
            </w:r>
            <w:r>
              <w:rPr>
                <w:rFonts w:hint="eastAsia" w:ascii="宋体" w:hAnsi="宋体" w:eastAsia="宋体" w:cs="宋体"/>
                <w:b w:val="0"/>
                <w:bCs w:val="0"/>
                <w:color w:val="auto"/>
                <w:sz w:val="21"/>
                <w:szCs w:val="21"/>
                <w:highlight w:val="none"/>
                <w:lang w:val="en-US" w:eastAsia="zh-CN"/>
              </w:rPr>
              <w:t>面板</w:t>
            </w:r>
            <w:r>
              <w:rPr>
                <w:rFonts w:hint="eastAsia" w:ascii="宋体" w:hAnsi="宋体" w:eastAsia="宋体" w:cs="宋体"/>
                <w:b w:val="0"/>
                <w:bCs w:val="0"/>
                <w:color w:val="auto"/>
                <w:sz w:val="21"/>
                <w:szCs w:val="21"/>
                <w:highlight w:val="none"/>
              </w:rPr>
              <w:t>采用红橡木原木直拼木板，每块直拼板宽度≥</w:t>
            </w:r>
            <w:r>
              <w:rPr>
                <w:rFonts w:hint="eastAsia" w:ascii="宋体" w:hAnsi="宋体" w:eastAsia="宋体" w:cs="宋体"/>
                <w:b w:val="0"/>
                <w:bCs w:val="0"/>
                <w:color w:val="auto"/>
                <w:sz w:val="21"/>
                <w:szCs w:val="21"/>
                <w:highlight w:val="none"/>
                <w:lang w:val="en-US" w:eastAsia="zh-CN"/>
              </w:rPr>
              <w:t>6</w:t>
            </w:r>
            <w:r>
              <w:rPr>
                <w:rFonts w:hint="eastAsia" w:ascii="宋体" w:hAnsi="宋体" w:eastAsia="宋体" w:cs="宋体"/>
                <w:b w:val="0"/>
                <w:bCs w:val="0"/>
                <w:color w:val="auto"/>
                <w:sz w:val="21"/>
                <w:szCs w:val="21"/>
                <w:highlight w:val="none"/>
              </w:rPr>
              <w:t>0mm。</w:t>
            </w:r>
            <w:r>
              <w:rPr>
                <w:rFonts w:hint="eastAsia" w:ascii="宋体" w:hAnsi="宋体" w:eastAsia="宋体" w:cs="宋体"/>
                <w:b w:val="0"/>
                <w:bCs w:val="0"/>
                <w:i w:val="0"/>
                <w:iCs w:val="0"/>
                <w:color w:val="auto"/>
                <w:kern w:val="0"/>
                <w:sz w:val="21"/>
                <w:szCs w:val="21"/>
                <w:highlight w:val="none"/>
                <w:u w:val="none"/>
                <w:lang w:val="en-US" w:eastAsia="zh-CN" w:bidi="ar"/>
              </w:rPr>
              <w:t>顶板厚度为≥20mm，侧板、门板厚度为≥15mm。</w:t>
            </w:r>
          </w:p>
        </w:tc>
      </w:tr>
      <w:tr w14:paraId="26508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5984F011">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2AE6E8E3">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49621135">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12.3工艺：采用榫卯结构；</w:t>
            </w:r>
            <w:r>
              <w:rPr>
                <w:rFonts w:hint="eastAsia" w:ascii="宋体" w:hAnsi="宋体" w:eastAsia="宋体" w:cs="宋体"/>
                <w:b w:val="0"/>
                <w:bCs w:val="0"/>
                <w:color w:val="auto"/>
                <w:sz w:val="21"/>
                <w:szCs w:val="21"/>
                <w:highlight w:val="none"/>
              </w:rPr>
              <w:t>木材经防腐防虫防潮等技术处理，木材含水率符合标准要求，不使用虫蚀、腐朽材，木材四面刨光处理，结合部位无松动</w:t>
            </w:r>
            <w:r>
              <w:rPr>
                <w:rFonts w:hint="eastAsia" w:ascii="宋体" w:hAnsi="宋体" w:eastAsia="宋体" w:cs="宋体"/>
                <w:b w:val="0"/>
                <w:bCs w:val="0"/>
                <w:color w:val="auto"/>
                <w:sz w:val="21"/>
                <w:szCs w:val="21"/>
                <w:highlight w:val="none"/>
                <w:lang w:val="en-US" w:eastAsia="zh-CN"/>
              </w:rPr>
              <w:t>,</w:t>
            </w:r>
            <w:r>
              <w:rPr>
                <w:rFonts w:hint="eastAsia" w:ascii="宋体" w:hAnsi="宋体" w:eastAsia="宋体" w:cs="宋体"/>
                <w:b w:val="0"/>
                <w:bCs w:val="0"/>
                <w:color w:val="auto"/>
                <w:sz w:val="21"/>
                <w:szCs w:val="21"/>
                <w:highlight w:val="none"/>
              </w:rPr>
              <w:t>结合部位无松动，外露钉孔以塞子封闭</w:t>
            </w:r>
            <w:r>
              <w:rPr>
                <w:rFonts w:hint="eastAsia" w:ascii="宋体" w:hAnsi="宋体" w:eastAsia="宋体" w:cs="宋体"/>
                <w:b w:val="0"/>
                <w:bCs w:val="0"/>
                <w:color w:val="auto"/>
                <w:sz w:val="21"/>
                <w:szCs w:val="21"/>
                <w:highlight w:val="none"/>
                <w:lang w:eastAsia="zh-CN"/>
              </w:rPr>
              <w:t>；</w:t>
            </w:r>
          </w:p>
        </w:tc>
      </w:tr>
      <w:tr w14:paraId="2AF8B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6" w:author="董馨如" w:date="2024-10-16T15:11:50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gridAfter w:val="1"/>
          <w:wAfter w:w="81" w:type="dxa"/>
          <w:trHeight w:val="90" w:hRule="atLeast"/>
          <w:trPrChange w:id="6" w:author="董馨如" w:date="2024-10-16T15:11:50Z">
            <w:trPr>
              <w:gridAfter w:val="1"/>
              <w:wAfter w:w="81" w:type="dxa"/>
              <w:trHeight w:val="0" w:hRule="atLeast"/>
            </w:trPr>
          </w:trPrChange>
        </w:trPr>
        <w:tc>
          <w:tcPr>
            <w:tcW w:w="719" w:type="dxa"/>
            <w:vMerge w:val="continue"/>
            <w:vAlign w:val="center"/>
            <w:tcPrChange w:id="7" w:author="董馨如" w:date="2024-10-16T15:11:50Z">
              <w:tcPr>
                <w:tcW w:w="719" w:type="dxa"/>
                <w:vMerge w:val="continue"/>
                <w:vAlign w:val="center"/>
                <w:tcPrChange w:id="8" w:author="董馨如" w:date="2024-10-16T15:11:50Z">
                  <w:tcPr>
                    <w:tcW w:w="719" w:type="dxa"/>
                    <w:vMerge w:val="continue"/>
                    <w:vAlign w:val="center"/>
                    <w:tcPrChange w:id="9" w:author="董馨如" w:date="2024-10-16T15:11:50Z">
                      <w:tcPr>
                        <w:tcW w:w="719" w:type="dxa"/>
                        <w:vMerge w:val="continue"/>
                        <w:vAlign w:val="center"/>
                        <w:tcPrChange w:id="10" w:author="董馨如" w:date="2024-10-16T15:11:50Z">
                          <w:tcPr>
                            <w:tcW w:w="719" w:type="dxa"/>
                            <w:vMerge w:val="continue"/>
                            <w:vAlign w:val="center"/>
                            <w:tcPrChange w:id="11" w:author="董馨如" w:date="2024-10-16T15:11:50Z">
                              <w:tcPr>
                                <w:tcW w:w="719" w:type="dxa"/>
                                <w:vMerge w:val="continue"/>
                                <w:vAlign w:val="center"/>
                                <w:tcPrChange w:id="12" w:author="董馨如" w:date="2024-10-16T15:11:50Z">
                                  <w:tcPr>
                                    <w:tcW w:w="719" w:type="dxa"/>
                                    <w:vMerge w:val="continue"/>
                                    <w:vAlign w:val="center"/>
                                    <w:tcPrChange w:id="13" w:author="董馨如" w:date="2024-10-16T15:11:50Z">
                                      <w:tcPr>
                                        <w:tcW w:w="719" w:type="dxa"/>
                                        <w:vMerge w:val="continue"/>
                                        <w:vAlign w:val="center"/>
                                        <w:tcPrChange w:id="14" w:author="董馨如" w:date="2024-10-16T15:11:50Z">
                                          <w:tcPr>
                                            <w:tcW w:w="719" w:type="dxa"/>
                                            <w:vMerge w:val="continue"/>
                                            <w:vAlign w:val="center"/>
                                            <w:tcPrChange w:id="15" w:author="董馨如" w:date="2024-10-16T15:11:50Z">
                                              <w:tcPr>
                                                <w:tcW w:w="719" w:type="dxa"/>
                                                <w:vMerge w:val="continue"/>
                                                <w:vAlign w:val="center"/>
                                                <w:tcPrChange w:id="16" w:author="董馨如" w:date="2024-10-16T15:11:50Z">
                                                  <w:tcPr>
                                                    <w:tcW w:w="719" w:type="dxa"/>
                                                    <w:vMerge w:val="continue"/>
                                                    <w:vAlign w:val="center"/>
                                                    <w:tcPrChange w:id="17" w:author="董馨如" w:date="2024-10-16T15:11:50Z">
                                                      <w:tcPr>
                                                        <w:tcW w:w="719" w:type="dxa"/>
                                                        <w:vMerge w:val="continue"/>
                                                        <w:vAlign w:val="center"/>
                                                        <w:tcPrChange w:id="18" w:author="董馨如" w:date="2024-10-16T15:11:50Z">
                                                          <w:tcPr>
                                                            <w:tcW w:w="719" w:type="dxa"/>
                                                            <w:vMerge w:val="continue"/>
                                                            <w:vAlign w:val="center"/>
                                                            <w:tcPrChange w:id="19" w:author="董馨如" w:date="2024-10-16T15:11:50Z">
                                                              <w:tcPr>
                                                                <w:tcW w:w="719" w:type="dxa"/>
                                                                <w:vMerge w:val="continue"/>
                                                                <w:vAlign w:val="center"/>
                                                                <w:tcPrChange w:id="20" w:author="董馨如" w:date="2024-10-16T15:11:50Z">
                                                                  <w:tcPr>
                                                                    <w:tcW w:w="719" w:type="dxa"/>
                                                                    <w:vMerge w:val="continue"/>
                                                                    <w:vAlign w:val="center"/>
                                                                    <w:tcPrChange w:id="21" w:author="董馨如" w:date="2024-10-16T15:11:50Z">
                                                                      <w:tcPr>
                                                                        <w:tcW w:w="719" w:type="dxa"/>
                                                                        <w:vMerge w:val="continue"/>
                                                                        <w:vAlign w:val="center"/>
                                                                        <w:tcPrChange w:id="22" w:author="董馨如" w:date="2024-10-16T15:11:50Z">
                                                                          <w:tcPr>
                                                                            <w:tcW w:w="719" w:type="dxa"/>
                                                                            <w:vMerge w:val="continue"/>
                                                                            <w:vAlign w:val="center"/>
                                                                            <w:tcPrChange w:id="23" w:author="董馨如" w:date="2024-10-16T15:11:50Z">
                                                                              <w:tcPr>
                                                                                <w:tcW w:w="719" w:type="dxa"/>
                                                                                <w:vMerge w:val="continue"/>
                                                                                <w:vAlign w:val="center"/>
                                                                                <w:tcPrChange w:id="24" w:author="董馨如" w:date="2024-10-16T15:11:50Z">
                                                                                  <w:tcPr>
                                                                                    <w:tcW w:w="719" w:type="dxa"/>
                                                                                    <w:vMerge w:val="continue"/>
                                                                                    <w:vAlign w:val="center"/>
                                                                                    <w:tcPrChange w:id="25" w:author="董馨如" w:date="2024-10-16T15:11:50Z">
                                                                                      <w:tcPr>
                                                                                        <w:tcW w:w="719" w:type="dxa"/>
                                                                                        <w:vMerge w:val="continue"/>
                                                                                        <w:vAlign w:val="center"/>
                                                                                        <w:tcPrChange w:id="26" w:author="董馨如" w:date="2024-10-16T15:11:50Z">
                                                                                          <w:tcPr>
                                                                                            <w:tcW w:w="719" w:type="dxa"/>
                                                                                            <w:vMerge w:val="continue"/>
                                                                                            <w:vAlign w:val="center"/>
                                                                                            <w:tcPrChange w:id="27" w:author="董馨如" w:date="2024-10-16T15:11:50Z">
                                                                                              <w:tcPr>
                                                                                                <w:tcW w:w="719" w:type="dxa"/>
                                                                                                <w:vMerge w:val="continue"/>
                                                                                                <w:vAlign w:val="center"/>
                                                                                                <w:tcPrChange w:id="28" w:author="董馨如" w:date="2024-10-16T15:11:50Z">
                                                                                                  <w:tcPr>
                                                                                                    <w:tcW w:w="719" w:type="dxa"/>
                                                                                                    <w:vMerge w:val="continue"/>
                                                                                                    <w:vAlign w:val="center"/>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p w14:paraId="26F2E4E8">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Change w:id="29" w:author="董馨如" w:date="2024-10-16T15:11:50Z">
              <w:tcPr>
                <w:tcW w:w="1678" w:type="dxa"/>
                <w:vMerge w:val="continue"/>
                <w:vAlign w:val="center"/>
                <w:tcPrChange w:id="30" w:author="董馨如" w:date="2024-10-16T15:11:50Z">
                  <w:tcPr>
                    <w:tcW w:w="1678" w:type="dxa"/>
                    <w:vMerge w:val="continue"/>
                    <w:vAlign w:val="center"/>
                    <w:tcPrChange w:id="31" w:author="董馨如" w:date="2024-10-16T15:11:50Z">
                      <w:tcPr>
                        <w:tcW w:w="1678" w:type="dxa"/>
                        <w:vMerge w:val="continue"/>
                        <w:vAlign w:val="center"/>
                        <w:tcPrChange w:id="32" w:author="董馨如" w:date="2024-10-16T15:11:50Z">
                          <w:tcPr>
                            <w:tcW w:w="1678" w:type="dxa"/>
                            <w:vMerge w:val="continue"/>
                            <w:vAlign w:val="center"/>
                            <w:tcPrChange w:id="33" w:author="董馨如" w:date="2024-10-16T15:11:50Z">
                              <w:tcPr>
                                <w:tcW w:w="1678" w:type="dxa"/>
                                <w:vMerge w:val="continue"/>
                                <w:vAlign w:val="center"/>
                                <w:tcPrChange w:id="34" w:author="董馨如" w:date="2024-10-16T15:11:50Z">
                                  <w:tcPr>
                                    <w:tcW w:w="1678" w:type="dxa"/>
                                    <w:vMerge w:val="continue"/>
                                    <w:vAlign w:val="center"/>
                                    <w:tcPrChange w:id="35" w:author="董馨如" w:date="2024-10-16T15:11:50Z">
                                      <w:tcPr>
                                        <w:tcW w:w="1678" w:type="dxa"/>
                                        <w:vMerge w:val="continue"/>
                                        <w:vAlign w:val="center"/>
                                        <w:tcPrChange w:id="36" w:author="董馨如" w:date="2024-10-16T15:11:50Z">
                                          <w:tcPr>
                                            <w:tcW w:w="1678" w:type="dxa"/>
                                            <w:vMerge w:val="continue"/>
                                            <w:vAlign w:val="center"/>
                                            <w:tcPrChange w:id="37" w:author="董馨如" w:date="2024-10-16T15:11:50Z">
                                              <w:tcPr>
                                                <w:tcW w:w="1678" w:type="dxa"/>
                                                <w:vMerge w:val="continue"/>
                                                <w:vAlign w:val="center"/>
                                                <w:tcPrChange w:id="38" w:author="董馨如" w:date="2024-10-16T15:11:50Z">
                                                  <w:tcPr>
                                                    <w:tcW w:w="1678" w:type="dxa"/>
                                                    <w:vMerge w:val="continue"/>
                                                    <w:vAlign w:val="center"/>
                                                    <w:tcPrChange w:id="39" w:author="董馨如" w:date="2024-10-16T15:11:50Z">
                                                      <w:tcPr>
                                                        <w:tcW w:w="1678" w:type="dxa"/>
                                                        <w:vMerge w:val="continue"/>
                                                        <w:vAlign w:val="center"/>
                                                        <w:tcPrChange w:id="40" w:author="董馨如" w:date="2024-10-16T15:11:50Z">
                                                          <w:tcPr>
                                                            <w:tcW w:w="1678" w:type="dxa"/>
                                                            <w:vMerge w:val="continue"/>
                                                            <w:vAlign w:val="center"/>
                                                            <w:tcPrChange w:id="41" w:author="董馨如" w:date="2024-10-16T15:11:50Z">
                                                              <w:tcPr>
                                                                <w:tcW w:w="1678" w:type="dxa"/>
                                                                <w:vMerge w:val="continue"/>
                                                                <w:vAlign w:val="center"/>
                                                                <w:tcPrChange w:id="42" w:author="董馨如" w:date="2024-10-16T15:11:50Z">
                                                                  <w:tcPr>
                                                                    <w:tcW w:w="1678" w:type="dxa"/>
                                                                    <w:vMerge w:val="continue"/>
                                                                    <w:vAlign w:val="center"/>
                                                                    <w:tcPrChange w:id="43" w:author="董馨如" w:date="2024-10-16T15:11:50Z">
                                                                      <w:tcPr>
                                                                        <w:tcW w:w="1678" w:type="dxa"/>
                                                                        <w:vMerge w:val="continue"/>
                                                                        <w:vAlign w:val="center"/>
                                                                        <w:tcPrChange w:id="44" w:author="董馨如" w:date="2024-10-16T15:11:50Z">
                                                                          <w:tcPr>
                                                                            <w:tcW w:w="1678" w:type="dxa"/>
                                                                            <w:vMerge w:val="continue"/>
                                                                            <w:vAlign w:val="center"/>
                                                                            <w:tcPrChange w:id="45" w:author="董馨如" w:date="2024-10-16T15:11:50Z">
                                                                              <w:tcPr>
                                                                                <w:tcW w:w="1678" w:type="dxa"/>
                                                                                <w:vMerge w:val="continue"/>
                                                                                <w:vAlign w:val="center"/>
                                                                                <w:tcPrChange w:id="46" w:author="董馨如" w:date="2024-10-16T15:11:50Z">
                                                                                  <w:tcPr>
                                                                                    <w:tcW w:w="1678" w:type="dxa"/>
                                                                                    <w:vMerge w:val="continue"/>
                                                                                    <w:vAlign w:val="center"/>
                                                                                    <w:tcPrChange w:id="47" w:author="董馨如" w:date="2024-10-16T15:11:50Z">
                                                                                      <w:tcPr>
                                                                                        <w:tcW w:w="1678" w:type="dxa"/>
                                                                                        <w:vMerge w:val="continue"/>
                                                                                        <w:vAlign w:val="center"/>
                                                                                        <w:tcPrChange w:id="48" w:author="董馨如" w:date="2024-10-16T15:11:50Z">
                                                                                          <w:tcPr>
                                                                                            <w:tcW w:w="1678" w:type="dxa"/>
                                                                                            <w:vMerge w:val="continue"/>
                                                                                            <w:vAlign w:val="center"/>
                                                                                            <w:tcPrChange w:id="49" w:author="董馨如" w:date="2024-10-16T15:11:50Z">
                                                                                              <w:tcPr>
                                                                                                <w:tcW w:w="1678" w:type="dxa"/>
                                                                                                <w:vMerge w:val="continue"/>
                                                                                                <w:vAlign w:val="center"/>
                                                                                                <w:tcPrChange w:id="50" w:author="董馨如" w:date="2024-10-16T15:11:50Z">
                                                                                                  <w:tcPr>
                                                                                                    <w:tcW w:w="1678" w:type="dxa"/>
                                                                                                    <w:vMerge w:val="continue"/>
                                                                                                    <w:vAlign w:val="center"/>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p w14:paraId="497D1CCE">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Change w:id="51" w:author="董馨如" w:date="2024-10-16T15:11:50Z">
              <w:tcPr>
                <w:tcW w:w="6575" w:type="dxa"/>
                <w:vAlign w:val="center"/>
                <w:tcPrChange w:id="52" w:author="董馨如" w:date="2024-10-16T15:11:50Z">
                  <w:tcPr>
                    <w:tcW w:w="6575" w:type="dxa"/>
                    <w:vAlign w:val="center"/>
                    <w:tcPrChange w:id="53" w:author="董馨如" w:date="2024-10-16T15:11:50Z">
                      <w:tcPr>
                        <w:tcW w:w="6575" w:type="dxa"/>
                        <w:vAlign w:val="center"/>
                        <w:tcPrChange w:id="54" w:author="董馨如" w:date="2024-10-16T15:11:50Z">
                          <w:tcPr>
                            <w:tcW w:w="6575" w:type="dxa"/>
                            <w:vAlign w:val="center"/>
                            <w:tcPrChange w:id="55" w:author="董馨如" w:date="2024-10-16T15:11:50Z">
                              <w:tcPr>
                                <w:tcW w:w="6575" w:type="dxa"/>
                                <w:vAlign w:val="center"/>
                                <w:tcPrChange w:id="56" w:author="董馨如" w:date="2024-10-16T15:11:50Z">
                                  <w:tcPr>
                                    <w:tcW w:w="6575" w:type="dxa"/>
                                    <w:vAlign w:val="center"/>
                                    <w:tcPrChange w:id="57" w:author="董馨如" w:date="2024-10-16T15:11:50Z">
                                      <w:tcPr>
                                        <w:tcW w:w="6575" w:type="dxa"/>
                                        <w:vAlign w:val="center"/>
                                        <w:tcPrChange w:id="58" w:author="董馨如" w:date="2024-10-16T15:11:50Z">
                                          <w:tcPr>
                                            <w:tcW w:w="6575" w:type="dxa"/>
                                            <w:vAlign w:val="center"/>
                                            <w:tcPrChange w:id="59" w:author="董馨如" w:date="2024-10-16T15:11:50Z">
                                              <w:tcPr>
                                                <w:tcW w:w="6575" w:type="dxa"/>
                                                <w:vAlign w:val="center"/>
                                                <w:tcPrChange w:id="60" w:author="董馨如" w:date="2024-10-16T15:11:50Z">
                                                  <w:tcPr>
                                                    <w:tcW w:w="6575" w:type="dxa"/>
                                                    <w:vAlign w:val="center"/>
                                                    <w:tcPrChange w:id="61" w:author="董馨如" w:date="2024-10-16T15:11:50Z">
                                                      <w:tcPr>
                                                        <w:tcW w:w="6575" w:type="dxa"/>
                                                        <w:vAlign w:val="center"/>
                                                        <w:tcPrChange w:id="62" w:author="董馨如" w:date="2024-10-16T15:11:50Z">
                                                          <w:tcPr>
                                                            <w:tcW w:w="6575" w:type="dxa"/>
                                                            <w:vAlign w:val="center"/>
                                                            <w:tcPrChange w:id="63" w:author="董馨如" w:date="2024-10-16T15:11:50Z">
                                                              <w:tcPr>
                                                                <w:tcW w:w="6575" w:type="dxa"/>
                                                                <w:vAlign w:val="center"/>
                                                                <w:tcPrChange w:id="64" w:author="董馨如" w:date="2024-10-16T15:11:50Z">
                                                                  <w:tcPr>
                                                                    <w:tcW w:w="6575" w:type="dxa"/>
                                                                    <w:vAlign w:val="center"/>
                                                                    <w:tcPrChange w:id="65" w:author="董馨如" w:date="2024-10-16T15:11:50Z">
                                                                      <w:tcPr>
                                                                        <w:tcW w:w="6575" w:type="dxa"/>
                                                                        <w:vAlign w:val="center"/>
                                                                        <w:tcPrChange w:id="66" w:author="董馨如" w:date="2024-10-16T15:11:50Z">
                                                                          <w:tcPr>
                                                                            <w:tcW w:w="6575" w:type="dxa"/>
                                                                            <w:vAlign w:val="center"/>
                                                                            <w:tcPrChange w:id="67" w:author="董馨如" w:date="2024-10-16T15:11:50Z">
                                                                              <w:tcPr>
                                                                                <w:tcW w:w="6575" w:type="dxa"/>
                                                                                <w:vAlign w:val="center"/>
                                                                                <w:tcPrChange w:id="68" w:author="董馨如" w:date="2024-10-16T15:11:50Z">
                                                                                  <w:tcPr>
                                                                                    <w:tcW w:w="6575" w:type="dxa"/>
                                                                                    <w:vAlign w:val="center"/>
                                                                                    <w:tcPrChange w:id="69" w:author="董馨如" w:date="2024-10-16T15:11:50Z">
                                                                                      <w:tcPr>
                                                                                        <w:tcW w:w="6575" w:type="dxa"/>
                                                                                        <w:vAlign w:val="center"/>
                                                                                        <w:tcPrChange w:id="70" w:author="董馨如" w:date="2024-10-16T15:11:50Z">
                                                                                          <w:tcPr>
                                                                                            <w:tcW w:w="6575" w:type="dxa"/>
                                                                                            <w:vAlign w:val="center"/>
                                                                                            <w:tcPrChange w:id="71" w:author="董馨如" w:date="2024-10-16T15:11:50Z">
                                                                                              <w:tcPr>
                                                                                                <w:tcW w:w="6575" w:type="dxa"/>
                                                                                                <w:vAlign w:val="center"/>
                                                                                                <w:tcPrChange w:id="72" w:author="董馨如" w:date="2024-10-16T15:11:50Z">
                                                                                                  <w:tcPr>
                                                                                                    <w:tcW w:w="6575" w:type="dxa"/>
                                                                                                    <w:vAlign w:val="center"/>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p w14:paraId="38D35916">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12.4功能配置：配置双抽屉。</w:t>
            </w:r>
          </w:p>
        </w:tc>
      </w:tr>
      <w:tr w14:paraId="11BEA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382F4DB8">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448E54F2">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7D84A71B">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12.5胶粘剂：</w:t>
            </w:r>
            <w:r>
              <w:rPr>
                <w:rFonts w:hint="eastAsia" w:ascii="宋体" w:hAnsi="宋体" w:eastAsia="宋体" w:cs="宋体"/>
                <w:b w:val="0"/>
                <w:bCs w:val="0"/>
                <w:i w:val="0"/>
                <w:iCs w:val="0"/>
                <w:strike w:val="0"/>
                <w:color w:val="auto"/>
                <w:kern w:val="0"/>
                <w:sz w:val="21"/>
                <w:szCs w:val="21"/>
                <w:highlight w:val="none"/>
                <w:u w:val="none"/>
                <w:lang w:val="en-US" w:eastAsia="zh-CN" w:bidi="ar"/>
              </w:rPr>
              <w:t>采用环保水基型</w:t>
            </w:r>
            <w:r>
              <w:rPr>
                <w:rFonts w:hint="eastAsia" w:ascii="宋体" w:hAnsi="宋体" w:eastAsia="宋体" w:cs="宋体"/>
                <w:b w:val="0"/>
                <w:bCs w:val="0"/>
                <w:i w:val="0"/>
                <w:iCs w:val="0"/>
                <w:color w:val="auto"/>
                <w:kern w:val="0"/>
                <w:sz w:val="21"/>
                <w:szCs w:val="21"/>
                <w:highlight w:val="none"/>
                <w:u w:val="none"/>
                <w:lang w:val="en-US" w:eastAsia="zh-CN" w:bidi="ar"/>
              </w:rPr>
              <w:t>胶粘剂</w:t>
            </w:r>
            <w:r>
              <w:rPr>
                <w:rFonts w:hint="eastAsia" w:ascii="宋体" w:hAnsi="宋体" w:eastAsia="宋体" w:cs="宋体"/>
                <w:b w:val="0"/>
                <w:bCs w:val="0"/>
                <w:i w:val="0"/>
                <w:iCs w:val="0"/>
                <w:strike w:val="0"/>
                <w:color w:val="auto"/>
                <w:kern w:val="0"/>
                <w:sz w:val="21"/>
                <w:szCs w:val="21"/>
                <w:highlight w:val="none"/>
                <w:u w:val="none"/>
                <w:lang w:val="en-US" w:eastAsia="zh-CN" w:bidi="ar"/>
              </w:rPr>
              <w:t>。胶粘剂的游离甲醛、苯、甲苯+二甲苯、总挥发性有机物均符合GB 18583-2008、SZJG 52-2016标准要求。</w:t>
            </w:r>
          </w:p>
        </w:tc>
      </w:tr>
      <w:tr w14:paraId="28355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115A0739">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30D89ABB">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1CE71AA6">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12.6油漆：采用单组份环保水性油漆（四底三面）。所有板材水性环保油漆含床铺板均经过防虫、防腐、防水处理。</w:t>
            </w:r>
            <w:r>
              <w:rPr>
                <w:rFonts w:hint="eastAsia" w:ascii="宋体" w:hAnsi="宋体" w:eastAsia="宋体" w:cs="宋体"/>
                <w:b w:val="0"/>
                <w:bCs w:val="0"/>
                <w:color w:val="auto"/>
                <w:sz w:val="21"/>
                <w:szCs w:val="21"/>
                <w:highlight w:val="none"/>
              </w:rPr>
              <w:t>漆膜质地柔和、色泽均匀一致</w:t>
            </w:r>
            <w:r>
              <w:rPr>
                <w:rFonts w:hint="eastAsia" w:ascii="宋体" w:hAnsi="宋体" w:eastAsia="宋体" w:cs="宋体"/>
                <w:b w:val="0"/>
                <w:bCs w:val="0"/>
                <w:color w:val="auto"/>
                <w:sz w:val="21"/>
                <w:szCs w:val="21"/>
                <w:highlight w:val="none"/>
                <w:lang w:eastAsia="zh-CN"/>
              </w:rPr>
              <w:t>，</w:t>
            </w:r>
            <w:r>
              <w:rPr>
                <w:rFonts w:hint="eastAsia" w:ascii="宋体" w:hAnsi="宋体" w:eastAsia="宋体" w:cs="宋体"/>
                <w:b w:val="0"/>
                <w:bCs w:val="0"/>
                <w:color w:val="auto"/>
                <w:sz w:val="21"/>
                <w:szCs w:val="21"/>
                <w:highlight w:val="none"/>
              </w:rPr>
              <w:t>油漆表面无尘粒、气泡、渣点、边缘及立面无流挂等现象。</w:t>
            </w:r>
            <w:r>
              <w:rPr>
                <w:rFonts w:hint="eastAsia" w:ascii="宋体" w:hAnsi="宋体" w:eastAsia="宋体" w:cs="宋体"/>
                <w:b w:val="0"/>
                <w:bCs w:val="0"/>
                <w:color w:val="auto"/>
                <w:kern w:val="0"/>
                <w:sz w:val="21"/>
                <w:szCs w:val="21"/>
                <w:highlight w:val="none"/>
                <w:u w:val="none"/>
                <w:lang w:eastAsia="zh-CN" w:bidi="ar"/>
              </w:rPr>
              <w:t>水性漆的重金属元素含量（包括铅、镉、六价铬、汞、砷、钡、硒、锑、钴）均未检出；VOC含量、甲醛含量、乙二醇醚及醚酯总和含量、苯系物总和含量、烷基酚聚氧乙烯醚总和含量均符合GB 18581-2020、GB/T 35602-2017标准要求。</w:t>
            </w:r>
          </w:p>
        </w:tc>
      </w:tr>
      <w:tr w14:paraId="4FD1C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72CEF222">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243AFD19">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1ABDF3A8">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12.7五金配件：采用三节阻尼导轨和锁具。导轨的过载要求（包括垂直向下静载荷（300N）、水平侧向静载荷（150N）、猛关或猛开）、功能要求（包括操作力、耐久性(80000次)、拉出安全性、下沉量、耐腐蚀均符合QB/T 2454-2013标准要求。</w:t>
            </w:r>
          </w:p>
        </w:tc>
      </w:tr>
      <w:tr w14:paraId="7899B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42EB17C8">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13</w:t>
            </w:r>
          </w:p>
        </w:tc>
        <w:tc>
          <w:tcPr>
            <w:tcW w:w="1678" w:type="dxa"/>
            <w:vMerge w:val="restart"/>
            <w:vAlign w:val="center"/>
          </w:tcPr>
          <w:p w14:paraId="6411AAC6">
            <w:pPr>
              <w:keepNext w:val="0"/>
              <w:keepLines w:val="0"/>
              <w:pageBreakBefore w:val="0"/>
              <w:widowControl/>
              <w:suppressLineNumbers w:val="0"/>
              <w:wordWrap/>
              <w:overflowPunct/>
              <w:topLinePunct w:val="0"/>
              <w:bidi w:val="0"/>
              <w:snapToGrid/>
              <w:spacing w:line="312" w:lineRule="auto"/>
              <w:ind w:left="0"/>
              <w:jc w:val="center"/>
              <w:textAlignment w:val="center"/>
              <w:rPr>
                <w:rFonts w:hint="eastAsia" w:ascii="宋体" w:hAnsi="宋体" w:eastAsia="宋体" w:cs="宋体"/>
                <w:color w:val="auto"/>
                <w:sz w:val="21"/>
                <w:szCs w:val="21"/>
                <w:highlight w:val="none"/>
                <w:lang w:val="en-US" w:eastAsia="zh-CN"/>
              </w:rPr>
            </w:pPr>
          </w:p>
          <w:p w14:paraId="713A022C">
            <w:pPr>
              <w:pStyle w:val="18"/>
              <w:keepNext w:val="0"/>
              <w:keepLines w:val="0"/>
              <w:pageBreakBefore w:val="0"/>
              <w:widowControl w:val="0"/>
              <w:wordWrap/>
              <w:overflowPunct/>
              <w:topLinePunct w:val="0"/>
              <w:bidi w:val="0"/>
              <w:snapToGrid/>
              <w:spacing w:line="312" w:lineRule="auto"/>
              <w:ind w:left="0"/>
              <w:jc w:val="center"/>
              <w:rPr>
                <w:rFonts w:hint="default"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定制柜</w:t>
            </w:r>
          </w:p>
          <w:p w14:paraId="4345C574">
            <w:pPr>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lang w:val="en-US" w:eastAsia="zh-CN"/>
              </w:rPr>
            </w:pPr>
          </w:p>
        </w:tc>
        <w:tc>
          <w:tcPr>
            <w:tcW w:w="6575" w:type="dxa"/>
            <w:vAlign w:val="center"/>
          </w:tcPr>
          <w:p w14:paraId="50003631">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13.1规格：（1200W*400D*2000H）mm±10mm；</w:t>
            </w:r>
          </w:p>
        </w:tc>
      </w:tr>
      <w:tr w14:paraId="79BAC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57F74913">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2920B8C1">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523D3BC2">
            <w:pPr>
              <w:keepNext w:val="0"/>
              <w:keepLines w:val="0"/>
              <w:pageBreakBefore w:val="0"/>
              <w:widowControl/>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lang w:val="en-US" w:eastAsia="zh-CN" w:bidi="ar"/>
              </w:rPr>
              <w:t>13.2基材：</w:t>
            </w:r>
            <w:r>
              <w:rPr>
                <w:rFonts w:hint="eastAsia" w:ascii="宋体" w:hAnsi="宋体" w:eastAsia="宋体" w:cs="宋体"/>
                <w:b w:val="0"/>
                <w:bCs w:val="0"/>
                <w:i w:val="0"/>
                <w:iCs w:val="0"/>
                <w:color w:val="auto"/>
                <w:kern w:val="0"/>
                <w:sz w:val="21"/>
                <w:szCs w:val="21"/>
                <w:highlight w:val="none"/>
                <w:u w:val="none"/>
                <w:lang w:val="en-US" w:eastAsia="zh-CN" w:bidi="ar"/>
              </w:rPr>
              <w:t>整体采用红橡木原木制作；</w:t>
            </w:r>
            <w:r>
              <w:rPr>
                <w:rFonts w:hint="eastAsia" w:ascii="宋体" w:hAnsi="宋体" w:eastAsia="宋体" w:cs="宋体"/>
                <w:b w:val="0"/>
                <w:bCs w:val="0"/>
                <w:i w:val="0"/>
                <w:iCs w:val="0"/>
                <w:color w:val="auto"/>
                <w:kern w:val="0"/>
                <w:sz w:val="21"/>
                <w:szCs w:val="21"/>
                <w:highlight w:val="none"/>
                <w:lang w:val="en-US" w:eastAsia="zh-CN" w:bidi="ar"/>
              </w:rPr>
              <w:t>顶板、层板厚度≥25mm，侧板≥18mm、门板≥16mm、背板≥9mm；</w:t>
            </w:r>
            <w:r>
              <w:rPr>
                <w:rFonts w:hint="eastAsia" w:ascii="宋体" w:hAnsi="宋体" w:eastAsia="宋体" w:cs="宋体"/>
                <w:b w:val="0"/>
                <w:bCs w:val="0"/>
                <w:i w:val="0"/>
                <w:iCs w:val="0"/>
                <w:color w:val="auto"/>
                <w:kern w:val="0"/>
                <w:sz w:val="21"/>
                <w:szCs w:val="21"/>
                <w:highlight w:val="none"/>
                <w:u w:val="none"/>
                <w:lang w:val="en-US" w:eastAsia="zh-CN" w:bidi="ar"/>
              </w:rPr>
              <w:t>边框用红橡木原木制作，</w:t>
            </w:r>
            <w:r>
              <w:rPr>
                <w:rFonts w:hint="eastAsia" w:ascii="宋体" w:hAnsi="宋体" w:eastAsia="宋体" w:cs="宋体"/>
                <w:b w:val="0"/>
                <w:bCs w:val="0"/>
                <w:i w:val="0"/>
                <w:iCs w:val="0"/>
                <w:color w:val="auto"/>
                <w:kern w:val="0"/>
                <w:sz w:val="21"/>
                <w:szCs w:val="21"/>
                <w:highlight w:val="none"/>
                <w:lang w:val="en-US" w:eastAsia="zh-CN" w:bidi="ar"/>
              </w:rPr>
              <w:t>面</w:t>
            </w:r>
            <w:r>
              <w:rPr>
                <w:rFonts w:hint="eastAsia" w:ascii="宋体" w:hAnsi="宋体" w:eastAsia="宋体" w:cs="宋体"/>
                <w:b w:val="0"/>
                <w:bCs w:val="0"/>
                <w:i w:val="0"/>
                <w:iCs w:val="0"/>
                <w:color w:val="auto"/>
                <w:kern w:val="0"/>
                <w:sz w:val="21"/>
                <w:szCs w:val="21"/>
                <w:highlight w:val="none"/>
                <w:u w:val="none"/>
                <w:lang w:val="en-US" w:eastAsia="zh-CN" w:bidi="ar"/>
              </w:rPr>
              <w:t>板为红橡木直</w:t>
            </w:r>
            <w:r>
              <w:rPr>
                <w:rFonts w:hint="eastAsia" w:ascii="宋体" w:hAnsi="宋体" w:eastAsia="宋体" w:cs="宋体"/>
                <w:b w:val="0"/>
                <w:bCs w:val="0"/>
                <w:i w:val="0"/>
                <w:iCs w:val="0"/>
                <w:color w:val="auto"/>
                <w:kern w:val="0"/>
                <w:sz w:val="21"/>
                <w:szCs w:val="21"/>
                <w:highlight w:val="none"/>
                <w:lang w:val="en-US" w:eastAsia="zh-CN" w:bidi="ar"/>
              </w:rPr>
              <w:t>拼板，</w:t>
            </w:r>
            <w:r>
              <w:rPr>
                <w:rFonts w:hint="eastAsia" w:ascii="宋体" w:hAnsi="宋体" w:eastAsia="宋体" w:cs="宋体"/>
                <w:b w:val="0"/>
                <w:bCs w:val="0"/>
                <w:color w:val="auto"/>
                <w:kern w:val="0"/>
                <w:sz w:val="21"/>
                <w:szCs w:val="21"/>
                <w:highlight w:val="none"/>
                <w:lang w:bidi="ar"/>
              </w:rPr>
              <w:t>用于直拼的红橡木宽度不低于</w:t>
            </w:r>
            <w:r>
              <w:rPr>
                <w:rFonts w:hint="eastAsia" w:ascii="宋体" w:hAnsi="宋体" w:eastAsia="宋体" w:cs="宋体"/>
                <w:b w:val="0"/>
                <w:bCs w:val="0"/>
                <w:color w:val="auto"/>
                <w:kern w:val="0"/>
                <w:sz w:val="21"/>
                <w:szCs w:val="21"/>
                <w:highlight w:val="none"/>
                <w:lang w:eastAsia="zh-CN" w:bidi="ar"/>
              </w:rPr>
              <w:t>1</w:t>
            </w:r>
            <w:r>
              <w:rPr>
                <w:rFonts w:hint="eastAsia" w:ascii="宋体" w:hAnsi="宋体" w:eastAsia="宋体" w:cs="宋体"/>
                <w:b w:val="0"/>
                <w:bCs w:val="0"/>
                <w:color w:val="auto"/>
                <w:kern w:val="0"/>
                <w:sz w:val="21"/>
                <w:szCs w:val="21"/>
                <w:highlight w:val="none"/>
                <w:lang w:val="en-US" w:eastAsia="zh-CN" w:bidi="ar"/>
              </w:rPr>
              <w:t>00</w:t>
            </w:r>
            <w:r>
              <w:rPr>
                <w:rFonts w:hint="eastAsia" w:ascii="宋体" w:hAnsi="宋体" w:eastAsia="宋体" w:cs="宋体"/>
                <w:b w:val="0"/>
                <w:bCs w:val="0"/>
                <w:color w:val="auto"/>
                <w:kern w:val="0"/>
                <w:sz w:val="21"/>
                <w:szCs w:val="21"/>
                <w:highlight w:val="none"/>
                <w:lang w:bidi="ar"/>
              </w:rPr>
              <w:t>mm</w:t>
            </w:r>
            <w:r>
              <w:rPr>
                <w:rFonts w:hint="eastAsia" w:ascii="宋体" w:hAnsi="宋体" w:eastAsia="宋体" w:cs="宋体"/>
                <w:b w:val="0"/>
                <w:bCs w:val="0"/>
                <w:color w:val="auto"/>
                <w:kern w:val="0"/>
                <w:sz w:val="21"/>
                <w:szCs w:val="21"/>
                <w:highlight w:val="none"/>
                <w:lang w:eastAsia="zh-CN" w:bidi="ar"/>
              </w:rPr>
              <w:t>；</w:t>
            </w:r>
            <w:r>
              <w:rPr>
                <w:rFonts w:hint="eastAsia" w:ascii="宋体" w:hAnsi="宋体" w:eastAsia="宋体" w:cs="宋体"/>
                <w:b w:val="0"/>
                <w:bCs w:val="0"/>
                <w:i w:val="0"/>
                <w:iCs w:val="0"/>
                <w:color w:val="auto"/>
                <w:kern w:val="0"/>
                <w:sz w:val="21"/>
                <w:szCs w:val="21"/>
                <w:highlight w:val="none"/>
                <w:lang w:val="en-US" w:eastAsia="zh-CN" w:bidi="ar"/>
              </w:rPr>
              <w:t>颜色和纹理与边框接近，接口自然平和，</w:t>
            </w:r>
            <w:r>
              <w:rPr>
                <w:rFonts w:hint="eastAsia" w:ascii="宋体" w:hAnsi="宋体" w:eastAsia="宋体" w:cs="宋体"/>
                <w:b w:val="0"/>
                <w:bCs w:val="0"/>
                <w:i w:val="0"/>
                <w:iCs w:val="0"/>
                <w:color w:val="auto"/>
                <w:kern w:val="0"/>
                <w:sz w:val="21"/>
                <w:szCs w:val="21"/>
                <w:highlight w:val="none"/>
                <w:u w:val="none"/>
                <w:lang w:val="en-US" w:eastAsia="zh-CN" w:bidi="ar"/>
              </w:rPr>
              <w:t>经精修边，无外露胶痕</w:t>
            </w:r>
            <w:r>
              <w:rPr>
                <w:rFonts w:hint="eastAsia" w:ascii="宋体" w:hAnsi="宋体" w:eastAsia="宋体" w:cs="宋体"/>
                <w:b w:val="0"/>
                <w:bCs w:val="0"/>
                <w:i w:val="0"/>
                <w:iCs w:val="0"/>
                <w:color w:val="auto"/>
                <w:kern w:val="0"/>
                <w:sz w:val="21"/>
                <w:szCs w:val="21"/>
                <w:highlight w:val="none"/>
                <w:lang w:val="en-US" w:eastAsia="zh-CN" w:bidi="ar"/>
              </w:rPr>
              <w:t>。</w:t>
            </w:r>
            <w:r>
              <w:rPr>
                <w:rFonts w:hint="eastAsia" w:ascii="宋体" w:hAnsi="宋体" w:eastAsia="宋体" w:cs="宋体"/>
                <w:b w:val="0"/>
                <w:bCs w:val="0"/>
                <w:i w:val="0"/>
                <w:iCs w:val="0"/>
                <w:color w:val="auto"/>
                <w:kern w:val="0"/>
                <w:sz w:val="21"/>
                <w:szCs w:val="21"/>
                <w:highlight w:val="none"/>
                <w:u w:val="none"/>
                <w:lang w:val="en-US" w:eastAsia="zh-CN" w:bidi="ar"/>
              </w:rPr>
              <w:t xml:space="preserve">        </w:t>
            </w:r>
          </w:p>
        </w:tc>
      </w:tr>
      <w:tr w14:paraId="28844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32F27B93">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7EE65017">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7D0C868F">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color w:val="auto"/>
                <w:kern w:val="0"/>
                <w:sz w:val="21"/>
                <w:szCs w:val="21"/>
                <w:highlight w:val="none"/>
                <w:u w:val="none"/>
                <w:lang w:val="en-US" w:eastAsia="zh-CN" w:bidi="ar"/>
              </w:rPr>
              <w:t>13.3工艺：采用框架榫卯结构，木材充分烘干，保证含水率符合要求；木材纹理美观，无明显节子、虫眼，不得使用腐朽材，木制件外观达到国家合格标准。</w:t>
            </w:r>
          </w:p>
        </w:tc>
      </w:tr>
      <w:tr w14:paraId="2593F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0E45DCB2">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60B60173">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3B5C18FD">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lang w:val="en-US" w:eastAsia="zh-CN" w:bidi="ar"/>
              </w:rPr>
              <w:t>13.4功能</w:t>
            </w:r>
            <w:r>
              <w:rPr>
                <w:rFonts w:hint="eastAsia" w:ascii="宋体" w:hAnsi="宋体" w:eastAsia="宋体" w:cs="宋体"/>
                <w:b w:val="0"/>
                <w:bCs w:val="0"/>
                <w:i w:val="0"/>
                <w:iCs w:val="0"/>
                <w:color w:val="auto"/>
                <w:kern w:val="0"/>
                <w:sz w:val="21"/>
                <w:szCs w:val="21"/>
                <w:highlight w:val="none"/>
                <w:u w:val="none"/>
                <w:lang w:val="en-US" w:eastAsia="zh-CN" w:bidi="ar"/>
              </w:rPr>
              <w:t>配置：柜体配置衣物存放功能，内设岑版及挂衣杆，门板拉手为整体斜边拉手。</w:t>
            </w:r>
          </w:p>
        </w:tc>
      </w:tr>
      <w:tr w14:paraId="24440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0FAD6168">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49AD442C">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1EE1AFBC">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13.5胶粘剂：木质部件胶粘剂采用环保水基型拼板胶，游离甲醛、苯、甲苯+二甲苯、总挥发性有机物均符合GB 18583-2008、SZJG 52-2016标准要求。</w:t>
            </w:r>
          </w:p>
        </w:tc>
      </w:tr>
      <w:tr w14:paraId="0D723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5F3C19CC">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03CDEB57">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33E43F26">
            <w:pPr>
              <w:keepNext w:val="0"/>
              <w:keepLines w:val="0"/>
              <w:pageBreakBefore w:val="0"/>
              <w:widowControl/>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13.6油漆：采用单组份环保水性油漆，经过三底两面油漆工序，木纹纹理清晰，色泽均匀、光滑耐用。油漆表面无尘粒、气泡、渣点、边缘及立面无流挂等现象。</w:t>
            </w:r>
            <w:r>
              <w:rPr>
                <w:rFonts w:hint="eastAsia" w:ascii="宋体" w:hAnsi="宋体" w:eastAsia="宋体" w:cs="宋体"/>
                <w:b w:val="0"/>
                <w:bCs w:val="0"/>
                <w:color w:val="auto"/>
                <w:kern w:val="0"/>
                <w:sz w:val="21"/>
                <w:szCs w:val="21"/>
                <w:highlight w:val="none"/>
                <w:u w:val="none"/>
                <w:lang w:eastAsia="zh-CN" w:bidi="ar"/>
              </w:rPr>
              <w:t>水性漆的重金属元素含量（包括铅、镉、六价铬、汞、砷、钡、硒、锑、钴）均未检出；VOC含量、甲醛含量、乙二醇醚及醚酯总和含量、苯系物总和含量、烷基酚聚氧乙烯醚总和含量均符合GB 18581-2020、GB/T 35602-2017标准要求。</w:t>
            </w:r>
          </w:p>
        </w:tc>
      </w:tr>
      <w:tr w14:paraId="04872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12FE960D">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1225A5E6">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086B5E60">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 xml:space="preserve">13.7五金配件：采用阻尼铰链、铝合金导轨和锁具，配可折叠钥匙，经防腐，防锈处理。铰链的过载要求（包括垂直静载荷（30kg）、水平静载荷（70N））、功能要求（包括操作力、耐久性(80000次)）、下沉量、耐腐蚀均符合QB/T 2189-2013标准要求。 </w:t>
            </w:r>
          </w:p>
        </w:tc>
      </w:tr>
      <w:tr w14:paraId="0199B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76C1E46D">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26C72AF2">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63D5963F">
            <w:pPr>
              <w:pStyle w:val="478"/>
              <w:keepNext w:val="0"/>
              <w:keepLines w:val="0"/>
              <w:pageBreakBefore w:val="0"/>
              <w:widowControl/>
              <w:kinsoku w:val="0"/>
              <w:wordWrap/>
              <w:overflowPunct/>
              <w:topLinePunct w:val="0"/>
              <w:autoSpaceDE w:val="0"/>
              <w:autoSpaceDN w:val="0"/>
              <w:bidi w:val="0"/>
              <w:adjustRightInd w:val="0"/>
              <w:snapToGrid/>
              <w:spacing w:line="312" w:lineRule="auto"/>
              <w:ind w:left="0" w:leftChars="0" w:right="0" w:firstLine="0"/>
              <w:jc w:val="left"/>
              <w:textAlignment w:val="baseline"/>
              <w:rPr>
                <w:rFonts w:hint="eastAsia" w:ascii="宋体" w:hAnsi="宋体" w:eastAsia="宋体" w:cs="宋体"/>
                <w:b/>
                <w:bCs/>
                <w:color w:val="FF0000"/>
                <w:spacing w:val="-3"/>
                <w:sz w:val="21"/>
                <w:szCs w:val="21"/>
                <w:highlight w:val="none"/>
                <w:lang w:val="en-US" w:eastAsia="zh-CN"/>
              </w:rPr>
            </w:pPr>
            <w:r>
              <w:rPr>
                <w:rFonts w:hint="eastAsia" w:ascii="宋体" w:hAnsi="宋体" w:eastAsia="宋体" w:cs="宋体"/>
                <w:b/>
                <w:bCs/>
                <w:color w:val="FF0000"/>
                <w:sz w:val="21"/>
                <w:szCs w:val="21"/>
                <w:highlight w:val="none"/>
              </w:rPr>
              <w:t>▲</w:t>
            </w:r>
            <w:r>
              <w:rPr>
                <w:rFonts w:hint="eastAsia" w:cs="宋体"/>
                <w:b/>
                <w:bCs/>
                <w:color w:val="FF0000"/>
                <w:sz w:val="21"/>
                <w:szCs w:val="21"/>
                <w:highlight w:val="none"/>
                <w:lang w:val="en-US" w:eastAsia="zh-CN"/>
              </w:rPr>
              <w:t>13.8</w:t>
            </w:r>
            <w:r>
              <w:rPr>
                <w:rFonts w:hint="eastAsia" w:ascii="宋体" w:hAnsi="宋体" w:eastAsia="宋体" w:cs="宋体"/>
                <w:b/>
                <w:bCs/>
                <w:color w:val="FF0000"/>
                <w:sz w:val="21"/>
                <w:szCs w:val="21"/>
                <w:highlight w:val="none"/>
              </w:rPr>
              <w:t>挂衣杆及支撑件</w:t>
            </w:r>
            <w:r>
              <w:rPr>
                <w:rFonts w:hint="eastAsia" w:ascii="宋体" w:hAnsi="宋体" w:eastAsia="宋体" w:cs="宋体"/>
                <w:b/>
                <w:bCs/>
                <w:color w:val="FF0000"/>
                <w:spacing w:val="-1"/>
                <w:sz w:val="21"/>
                <w:szCs w:val="21"/>
                <w:highlight w:val="none"/>
              </w:rPr>
              <w:t>：</w:t>
            </w:r>
            <w:r>
              <w:rPr>
                <w:rFonts w:hint="eastAsia" w:ascii="宋体" w:hAnsi="宋体" w:eastAsia="宋体" w:cs="宋体"/>
                <w:b/>
                <w:bCs/>
                <w:color w:val="FF0000"/>
                <w:spacing w:val="3"/>
                <w:sz w:val="21"/>
                <w:szCs w:val="21"/>
                <w:highlight w:val="none"/>
              </w:rPr>
              <w:t>(</w:t>
            </w:r>
            <w:r>
              <w:rPr>
                <w:rFonts w:hint="eastAsia" w:ascii="宋体" w:hAnsi="宋体" w:eastAsia="宋体" w:cs="宋体"/>
                <w:b/>
                <w:bCs/>
                <w:color w:val="FF0000"/>
                <w:spacing w:val="3"/>
                <w:sz w:val="21"/>
                <w:szCs w:val="21"/>
                <w:highlight w:val="none"/>
                <w:lang w:val="en-US" w:eastAsia="zh-CN"/>
              </w:rPr>
              <w:t>1</w:t>
            </w:r>
            <w:r>
              <w:rPr>
                <w:rFonts w:hint="eastAsia" w:ascii="宋体" w:hAnsi="宋体" w:eastAsia="宋体" w:cs="宋体"/>
                <w:b/>
                <w:bCs/>
                <w:color w:val="FF0000"/>
                <w:spacing w:val="3"/>
                <w:sz w:val="21"/>
                <w:szCs w:val="21"/>
                <w:highlight w:val="none"/>
              </w:rPr>
              <w:t>)</w:t>
            </w:r>
            <w:r>
              <w:rPr>
                <w:rFonts w:hint="eastAsia" w:ascii="宋体" w:hAnsi="宋体" w:eastAsia="宋体" w:cs="宋体"/>
                <w:b/>
                <w:bCs/>
                <w:color w:val="FF0000"/>
                <w:sz w:val="21"/>
                <w:szCs w:val="21"/>
                <w:highlight w:val="none"/>
                <w:lang w:eastAsia="zh-CN"/>
              </w:rPr>
              <w:t>依据GB/T 3325-2017标准检测：</w:t>
            </w:r>
            <w:r>
              <w:rPr>
                <w:rFonts w:hint="eastAsia" w:ascii="宋体" w:hAnsi="宋体" w:eastAsia="宋体" w:cs="宋体"/>
                <w:b/>
                <w:bCs/>
                <w:color w:val="FF0000"/>
                <w:spacing w:val="-3"/>
                <w:sz w:val="21"/>
                <w:szCs w:val="21"/>
                <w:highlight w:val="none"/>
                <w:lang w:val="en-US" w:eastAsia="zh-CN"/>
              </w:rPr>
              <w:t>焊接件符合标准要求：焊接处应无脱焊、虚焊、焊穿、错位；焊接处应无夹渣、气孔、焊瘤、焊丝头、咬边、飞溅；焊疤表面波纹应均匀；挂衣棍支承件强度试验载荷4kg/dm符合标准要求；挂衣棍支承件位移≤0.3mm；挂衣棍弯曲试验载荷4kg/dm符合标准要求；挂衣棍挠度与长度的比值≤0.1%；</w:t>
            </w:r>
          </w:p>
          <w:p w14:paraId="5DA3F706">
            <w:pPr>
              <w:pStyle w:val="478"/>
              <w:keepNext w:val="0"/>
              <w:keepLines w:val="0"/>
              <w:pageBreakBefore w:val="0"/>
              <w:widowControl/>
              <w:numPr>
                <w:ilvl w:val="-1"/>
                <w:numId w:val="0"/>
              </w:numPr>
              <w:kinsoku w:val="0"/>
              <w:wordWrap/>
              <w:overflowPunct/>
              <w:topLinePunct w:val="0"/>
              <w:autoSpaceDE w:val="0"/>
              <w:autoSpaceDN w:val="0"/>
              <w:bidi w:val="0"/>
              <w:adjustRightInd w:val="0"/>
              <w:snapToGrid w:val="0"/>
              <w:spacing w:line="312" w:lineRule="auto"/>
              <w:ind w:left="0" w:leftChars="0" w:right="0" w:firstLine="0"/>
              <w:jc w:val="left"/>
              <w:textAlignment w:val="baseline"/>
              <w:rPr>
                <w:rFonts w:hint="eastAsia" w:ascii="宋体" w:hAnsi="宋体" w:eastAsia="宋体" w:cs="宋体"/>
                <w:b/>
                <w:bCs/>
                <w:color w:val="FF0000"/>
                <w:spacing w:val="-3"/>
                <w:sz w:val="21"/>
                <w:szCs w:val="21"/>
                <w:highlight w:val="none"/>
                <w:lang w:val="en-US" w:eastAsia="zh-CN"/>
              </w:rPr>
            </w:pPr>
            <w:r>
              <w:rPr>
                <w:rFonts w:hint="eastAsia" w:ascii="宋体" w:hAnsi="宋体" w:eastAsia="宋体" w:cs="宋体"/>
                <w:b/>
                <w:bCs/>
                <w:color w:val="FF0000"/>
                <w:spacing w:val="3"/>
                <w:sz w:val="21"/>
                <w:szCs w:val="21"/>
                <w:highlight w:val="none"/>
              </w:rPr>
              <w:t>(</w:t>
            </w:r>
            <w:r>
              <w:rPr>
                <w:rFonts w:hint="eastAsia" w:ascii="宋体" w:hAnsi="宋体" w:eastAsia="宋体" w:cs="宋体"/>
                <w:b/>
                <w:bCs/>
                <w:color w:val="FF0000"/>
                <w:spacing w:val="3"/>
                <w:sz w:val="21"/>
                <w:szCs w:val="21"/>
                <w:highlight w:val="none"/>
                <w:lang w:val="en-US" w:eastAsia="zh-CN"/>
              </w:rPr>
              <w:t>2</w:t>
            </w:r>
            <w:r>
              <w:rPr>
                <w:rFonts w:hint="eastAsia" w:ascii="宋体" w:hAnsi="宋体" w:eastAsia="宋体" w:cs="宋体"/>
                <w:b/>
                <w:bCs/>
                <w:color w:val="FF0000"/>
                <w:spacing w:val="3"/>
                <w:sz w:val="21"/>
                <w:szCs w:val="21"/>
                <w:highlight w:val="none"/>
              </w:rPr>
              <w:t>)</w:t>
            </w:r>
            <w:r>
              <w:rPr>
                <w:rFonts w:hint="eastAsia" w:ascii="宋体" w:hAnsi="宋体" w:eastAsia="宋体" w:cs="宋体"/>
                <w:b/>
                <w:bCs/>
                <w:color w:val="FF0000"/>
                <w:sz w:val="21"/>
                <w:szCs w:val="21"/>
                <w:highlight w:val="none"/>
                <w:lang w:eastAsia="zh-CN"/>
              </w:rPr>
              <w:t>依据GB/T 10125-2021标准检测：</w:t>
            </w:r>
            <w:r>
              <w:rPr>
                <w:rFonts w:hint="eastAsia" w:ascii="宋体" w:hAnsi="宋体" w:eastAsia="宋体" w:cs="宋体"/>
                <w:b/>
                <w:bCs/>
                <w:color w:val="FF0000"/>
                <w:spacing w:val="-3"/>
                <w:sz w:val="21"/>
                <w:szCs w:val="21"/>
                <w:highlight w:val="none"/>
                <w:lang w:val="en-US" w:eastAsia="zh-CN"/>
              </w:rPr>
              <w:t>18h盐雾试验试样上无出现基体金属腐蚀，外表面上无缺陷；</w:t>
            </w:r>
            <w:r>
              <w:rPr>
                <w:rFonts w:hint="eastAsia" w:ascii="宋体" w:hAnsi="宋体" w:eastAsia="宋体" w:cs="宋体"/>
                <w:b/>
                <w:bCs/>
                <w:color w:val="FF0000"/>
                <w:sz w:val="21"/>
                <w:szCs w:val="21"/>
                <w:highlight w:val="none"/>
              </w:rPr>
              <w:t>性能评级(保护评级Rp/外观评级RA)为10级</w:t>
            </w:r>
            <w:r>
              <w:rPr>
                <w:rFonts w:hint="eastAsia" w:ascii="宋体" w:hAnsi="宋体" w:eastAsia="宋体" w:cs="宋体"/>
                <w:b/>
                <w:bCs/>
                <w:color w:val="FF0000"/>
                <w:spacing w:val="-3"/>
                <w:sz w:val="21"/>
                <w:szCs w:val="21"/>
                <w:highlight w:val="none"/>
                <w:lang w:val="en-US" w:eastAsia="zh-CN"/>
              </w:rPr>
              <w:t>；</w:t>
            </w:r>
          </w:p>
          <w:p w14:paraId="2AA7E6AC">
            <w:pPr>
              <w:pStyle w:val="478"/>
              <w:keepNext w:val="0"/>
              <w:keepLines w:val="0"/>
              <w:pageBreakBefore w:val="0"/>
              <w:widowControl/>
              <w:kinsoku w:val="0"/>
              <w:wordWrap/>
              <w:overflowPunct/>
              <w:topLinePunct w:val="0"/>
              <w:autoSpaceDE w:val="0"/>
              <w:autoSpaceDN w:val="0"/>
              <w:bidi w:val="0"/>
              <w:adjustRightInd w:val="0"/>
              <w:snapToGrid w:val="0"/>
              <w:spacing w:line="312" w:lineRule="auto"/>
              <w:ind w:left="0" w:leftChars="0" w:right="0" w:firstLine="0"/>
              <w:jc w:val="left"/>
              <w:textAlignment w:val="baseline"/>
              <w:rPr>
                <w:rFonts w:hint="eastAsia" w:ascii="宋体" w:hAnsi="宋体" w:eastAsia="宋体" w:cs="宋体"/>
                <w:b/>
                <w:bCs/>
                <w:color w:val="FF0000"/>
                <w:spacing w:val="-1"/>
                <w:sz w:val="21"/>
                <w:szCs w:val="21"/>
                <w:highlight w:val="none"/>
              </w:rPr>
            </w:pPr>
            <w:r>
              <w:rPr>
                <w:rFonts w:hint="eastAsia" w:ascii="宋体" w:hAnsi="宋体" w:eastAsia="宋体" w:cs="宋体"/>
                <w:b/>
                <w:bCs/>
                <w:color w:val="FF0000"/>
                <w:spacing w:val="3"/>
                <w:sz w:val="21"/>
                <w:szCs w:val="21"/>
                <w:highlight w:val="none"/>
              </w:rPr>
              <w:t>(</w:t>
            </w:r>
            <w:r>
              <w:rPr>
                <w:rFonts w:hint="eastAsia" w:ascii="宋体" w:hAnsi="宋体" w:eastAsia="宋体" w:cs="宋体"/>
                <w:b/>
                <w:bCs/>
                <w:color w:val="FF0000"/>
                <w:spacing w:val="3"/>
                <w:sz w:val="21"/>
                <w:szCs w:val="21"/>
                <w:highlight w:val="none"/>
                <w:lang w:val="en-US" w:eastAsia="zh-CN"/>
              </w:rPr>
              <w:t>3</w:t>
            </w:r>
            <w:r>
              <w:rPr>
                <w:rFonts w:hint="eastAsia" w:ascii="宋体" w:hAnsi="宋体" w:eastAsia="宋体" w:cs="宋体"/>
                <w:b/>
                <w:bCs/>
                <w:color w:val="FF0000"/>
                <w:spacing w:val="3"/>
                <w:sz w:val="21"/>
                <w:szCs w:val="21"/>
                <w:highlight w:val="none"/>
              </w:rPr>
              <w:t>)</w:t>
            </w:r>
            <w:r>
              <w:rPr>
                <w:rFonts w:hint="eastAsia" w:ascii="宋体" w:hAnsi="宋体" w:eastAsia="宋体" w:cs="宋体"/>
                <w:b/>
                <w:bCs/>
                <w:color w:val="FF0000"/>
                <w:sz w:val="21"/>
                <w:szCs w:val="21"/>
                <w:highlight w:val="none"/>
                <w:lang w:eastAsia="zh-CN"/>
              </w:rPr>
              <w:t>依据GB/T 21866-2008标准检测：</w:t>
            </w:r>
            <w:r>
              <w:rPr>
                <w:rFonts w:hint="eastAsia" w:ascii="宋体" w:hAnsi="宋体" w:eastAsia="宋体" w:cs="宋体"/>
                <w:b/>
                <w:bCs/>
                <w:color w:val="FF0000"/>
                <w:spacing w:val="-3"/>
                <w:sz w:val="21"/>
                <w:szCs w:val="21"/>
                <w:highlight w:val="none"/>
                <w:lang w:val="en-US" w:eastAsia="zh-CN"/>
              </w:rPr>
              <w:t>大肠杆菌、金黄色葡萄球菌</w:t>
            </w:r>
            <w:r>
              <w:rPr>
                <w:rFonts w:hint="eastAsia" w:ascii="宋体" w:hAnsi="宋体" w:eastAsia="宋体" w:cs="宋体"/>
                <w:b/>
                <w:bCs/>
                <w:color w:val="FF0000"/>
                <w:kern w:val="0"/>
                <w:sz w:val="21"/>
                <w:szCs w:val="21"/>
                <w:highlight w:val="none"/>
              </w:rPr>
              <w:t>抗（细）菌率均</w:t>
            </w:r>
            <w:r>
              <w:rPr>
                <w:rFonts w:hint="eastAsia" w:ascii="宋体" w:hAnsi="宋体" w:eastAsia="宋体" w:cs="宋体"/>
                <w:b/>
                <w:bCs/>
                <w:color w:val="FF0000"/>
                <w:spacing w:val="-3"/>
                <w:sz w:val="21"/>
                <w:szCs w:val="21"/>
                <w:highlight w:val="none"/>
                <w:lang w:val="en-US" w:eastAsia="zh-CN"/>
              </w:rPr>
              <w:t>≥99.90%。</w:t>
            </w:r>
          </w:p>
          <w:p w14:paraId="07805C8F">
            <w:pPr>
              <w:pStyle w:val="478"/>
              <w:keepNext w:val="0"/>
              <w:keepLines w:val="0"/>
              <w:pageBreakBefore w:val="0"/>
              <w:widowControl/>
              <w:numPr>
                <w:ilvl w:val="0"/>
                <w:numId w:val="0"/>
              </w:numPr>
              <w:kinsoku w:val="0"/>
              <w:wordWrap/>
              <w:overflowPunct/>
              <w:topLinePunct w:val="0"/>
              <w:autoSpaceDE w:val="0"/>
              <w:autoSpaceDN w:val="0"/>
              <w:bidi w:val="0"/>
              <w:adjustRightInd w:val="0"/>
              <w:snapToGrid w:val="0"/>
              <w:spacing w:line="312" w:lineRule="auto"/>
              <w:ind w:left="0" w:leftChars="0" w:right="0" w:rightChars="0"/>
              <w:jc w:val="left"/>
              <w:textAlignment w:val="baseline"/>
              <w:rPr>
                <w:rFonts w:hint="eastAsia" w:ascii="宋体" w:hAnsi="宋体" w:eastAsia="宋体" w:cs="宋体"/>
                <w:b/>
                <w:bCs/>
                <w:color w:val="FF0000"/>
                <w:sz w:val="21"/>
                <w:szCs w:val="21"/>
                <w:highlight w:val="none"/>
                <w:lang w:val="en-US" w:eastAsia="zh-CN"/>
              </w:rPr>
            </w:pPr>
            <w:r>
              <w:rPr>
                <w:rFonts w:hint="eastAsia" w:ascii="宋体" w:hAnsi="宋体" w:eastAsia="宋体" w:cs="宋体"/>
                <w:b/>
                <w:bCs/>
                <w:color w:val="FF0000"/>
                <w:sz w:val="21"/>
                <w:szCs w:val="21"/>
                <w:highlight w:val="none"/>
                <w:lang w:val="en-US" w:eastAsia="zh-CN"/>
              </w:rPr>
              <w:t>铝合金导轨：</w:t>
            </w:r>
            <w:r>
              <w:rPr>
                <w:rFonts w:hint="eastAsia" w:ascii="宋体" w:hAnsi="宋体" w:eastAsia="宋体" w:cs="宋体"/>
                <w:b/>
                <w:bCs/>
                <w:color w:val="FF0000"/>
                <w:spacing w:val="3"/>
                <w:sz w:val="21"/>
                <w:szCs w:val="21"/>
                <w:highlight w:val="none"/>
              </w:rPr>
              <w:t>(</w:t>
            </w:r>
            <w:r>
              <w:rPr>
                <w:rFonts w:hint="eastAsia" w:ascii="宋体" w:hAnsi="宋体" w:eastAsia="宋体" w:cs="宋体"/>
                <w:b/>
                <w:bCs/>
                <w:color w:val="FF0000"/>
                <w:spacing w:val="3"/>
                <w:sz w:val="21"/>
                <w:szCs w:val="21"/>
                <w:highlight w:val="none"/>
                <w:lang w:val="en-US" w:eastAsia="zh-CN"/>
              </w:rPr>
              <w:t>1</w:t>
            </w:r>
            <w:r>
              <w:rPr>
                <w:rFonts w:hint="eastAsia" w:ascii="宋体" w:hAnsi="宋体" w:eastAsia="宋体" w:cs="宋体"/>
                <w:b/>
                <w:bCs/>
                <w:color w:val="FF0000"/>
                <w:spacing w:val="3"/>
                <w:sz w:val="21"/>
                <w:szCs w:val="21"/>
                <w:highlight w:val="none"/>
              </w:rPr>
              <w:t>)</w:t>
            </w:r>
            <w:r>
              <w:rPr>
                <w:rFonts w:hint="eastAsia" w:ascii="宋体" w:hAnsi="宋体" w:eastAsia="宋体" w:cs="宋体"/>
                <w:b/>
                <w:bCs/>
                <w:color w:val="FF0000"/>
                <w:sz w:val="21"/>
                <w:szCs w:val="21"/>
                <w:highlight w:val="none"/>
                <w:lang w:val="en-US" w:eastAsia="zh-CN"/>
              </w:rPr>
              <w:t>依据GB/T 2423.24-2022</w:t>
            </w:r>
            <w:r>
              <w:rPr>
                <w:rFonts w:hint="eastAsia" w:ascii="宋体" w:hAnsi="宋体" w:eastAsia="宋体" w:cs="宋体"/>
                <w:b/>
                <w:bCs/>
                <w:color w:val="FF0000"/>
                <w:sz w:val="21"/>
                <w:szCs w:val="21"/>
                <w:highlight w:val="none"/>
                <w:lang w:eastAsia="zh-CN"/>
              </w:rPr>
              <w:t>标准检测：</w:t>
            </w:r>
            <w:r>
              <w:rPr>
                <w:rFonts w:hint="eastAsia" w:ascii="宋体" w:hAnsi="宋体" w:eastAsia="宋体" w:cs="宋体"/>
                <w:b/>
                <w:bCs/>
                <w:color w:val="FF0000"/>
                <w:sz w:val="21"/>
                <w:szCs w:val="21"/>
                <w:highlight w:val="none"/>
                <w:lang w:val="en-US" w:eastAsia="zh-CN"/>
              </w:rPr>
              <w:t>太阳辐射试验</w:t>
            </w:r>
            <w:r>
              <w:rPr>
                <w:rFonts w:hint="eastAsia" w:ascii="宋体" w:hAnsi="宋体" w:eastAsia="宋体" w:cs="宋体"/>
                <w:b/>
                <w:bCs/>
                <w:color w:val="FF0000"/>
                <w:sz w:val="21"/>
                <w:szCs w:val="21"/>
                <w:highlight w:val="none"/>
                <w:lang w:eastAsia="zh-CN"/>
              </w:rPr>
              <w:t>：在</w:t>
            </w:r>
            <w:r>
              <w:rPr>
                <w:rFonts w:hint="eastAsia" w:ascii="宋体" w:hAnsi="宋体" w:eastAsia="宋体" w:cs="宋体"/>
                <w:b/>
                <w:bCs/>
                <w:color w:val="FF0000"/>
                <w:sz w:val="21"/>
                <w:szCs w:val="21"/>
                <w:highlight w:val="none"/>
                <w:lang w:val="en-US" w:eastAsia="zh-CN"/>
              </w:rPr>
              <w:t>温度40℃/辐照度1090W/㎡的试验条件下，连续光照100h，检测</w:t>
            </w:r>
            <w:r>
              <w:rPr>
                <w:rFonts w:hint="eastAsia" w:ascii="宋体" w:hAnsi="宋体" w:eastAsia="宋体" w:cs="宋体"/>
                <w:b/>
                <w:bCs/>
                <w:color w:val="FF0000"/>
                <w:sz w:val="21"/>
                <w:szCs w:val="21"/>
                <w:highlight w:val="none"/>
              </w:rPr>
              <w:t>结果：</w:t>
            </w:r>
            <w:r>
              <w:rPr>
                <w:rFonts w:hint="eastAsia" w:ascii="宋体" w:hAnsi="宋体" w:eastAsia="宋体" w:cs="宋体"/>
                <w:b/>
                <w:bCs/>
                <w:color w:val="FF0000"/>
                <w:sz w:val="21"/>
                <w:szCs w:val="21"/>
                <w:highlight w:val="none"/>
                <w:lang w:val="en-US" w:eastAsia="zh-CN"/>
              </w:rPr>
              <w:t>样品外观无明显变化；</w:t>
            </w:r>
          </w:p>
          <w:p w14:paraId="50701FD5">
            <w:pPr>
              <w:pStyle w:val="478"/>
              <w:keepNext w:val="0"/>
              <w:keepLines w:val="0"/>
              <w:pageBreakBefore w:val="0"/>
              <w:widowControl/>
              <w:numPr>
                <w:ilvl w:val="0"/>
                <w:numId w:val="0"/>
              </w:numPr>
              <w:kinsoku w:val="0"/>
              <w:wordWrap/>
              <w:overflowPunct/>
              <w:topLinePunct w:val="0"/>
              <w:autoSpaceDE w:val="0"/>
              <w:autoSpaceDN w:val="0"/>
              <w:bidi w:val="0"/>
              <w:adjustRightInd w:val="0"/>
              <w:snapToGrid w:val="0"/>
              <w:spacing w:line="312" w:lineRule="auto"/>
              <w:ind w:left="0" w:leftChars="0" w:right="0" w:rightChars="0"/>
              <w:jc w:val="left"/>
              <w:textAlignment w:val="baseline"/>
              <w:rPr>
                <w:rFonts w:hint="eastAsia" w:ascii="宋体" w:hAnsi="宋体" w:eastAsia="宋体" w:cs="宋体"/>
                <w:b/>
                <w:bCs/>
                <w:color w:val="FF0000"/>
                <w:sz w:val="21"/>
                <w:szCs w:val="21"/>
                <w:highlight w:val="none"/>
                <w:lang w:val="en-US" w:eastAsia="zh-CN"/>
              </w:rPr>
            </w:pPr>
            <w:r>
              <w:rPr>
                <w:rFonts w:hint="eastAsia" w:ascii="宋体" w:hAnsi="宋体" w:eastAsia="宋体" w:cs="宋体"/>
                <w:b/>
                <w:bCs/>
                <w:color w:val="FF0000"/>
                <w:spacing w:val="3"/>
                <w:sz w:val="21"/>
                <w:szCs w:val="21"/>
                <w:highlight w:val="none"/>
              </w:rPr>
              <w:t>(</w:t>
            </w:r>
            <w:r>
              <w:rPr>
                <w:rFonts w:hint="eastAsia" w:ascii="宋体" w:hAnsi="宋体" w:eastAsia="宋体" w:cs="宋体"/>
                <w:b/>
                <w:bCs/>
                <w:color w:val="FF0000"/>
                <w:spacing w:val="3"/>
                <w:sz w:val="21"/>
                <w:szCs w:val="21"/>
                <w:highlight w:val="none"/>
                <w:lang w:val="en-US" w:eastAsia="zh-CN"/>
              </w:rPr>
              <w:t>2</w:t>
            </w:r>
            <w:r>
              <w:rPr>
                <w:rFonts w:hint="eastAsia" w:ascii="宋体" w:hAnsi="宋体" w:eastAsia="宋体" w:cs="宋体"/>
                <w:b/>
                <w:bCs/>
                <w:color w:val="FF0000"/>
                <w:spacing w:val="3"/>
                <w:sz w:val="21"/>
                <w:szCs w:val="21"/>
                <w:highlight w:val="none"/>
              </w:rPr>
              <w:t>)</w:t>
            </w:r>
            <w:r>
              <w:rPr>
                <w:rFonts w:hint="eastAsia" w:ascii="宋体" w:hAnsi="宋体" w:eastAsia="宋体" w:cs="宋体"/>
                <w:b/>
                <w:bCs/>
                <w:color w:val="FF0000"/>
                <w:sz w:val="21"/>
                <w:szCs w:val="21"/>
                <w:highlight w:val="none"/>
                <w:lang w:val="en-US" w:eastAsia="zh-CN"/>
              </w:rPr>
              <w:t>依据</w:t>
            </w:r>
            <w:commentRangeStart w:id="24"/>
            <w:r>
              <w:rPr>
                <w:rFonts w:hint="eastAsia" w:ascii="宋体" w:hAnsi="宋体" w:eastAsia="宋体" w:cs="宋体"/>
                <w:b/>
                <w:bCs/>
                <w:color w:val="FF0000"/>
                <w:sz w:val="21"/>
                <w:szCs w:val="21"/>
                <w:highlight w:val="none"/>
                <w:lang w:val="en-US" w:eastAsia="zh-CN"/>
              </w:rPr>
              <w:t>QB/T 3827-1999</w:t>
            </w:r>
            <w:commentRangeEnd w:id="24"/>
            <w:r>
              <w:commentReference w:id="24"/>
            </w:r>
            <w:r>
              <w:rPr>
                <w:rFonts w:hint="eastAsia" w:ascii="宋体" w:hAnsi="宋体" w:eastAsia="宋体" w:cs="宋体"/>
                <w:b/>
                <w:bCs/>
                <w:color w:val="FF0000"/>
                <w:sz w:val="21"/>
                <w:szCs w:val="21"/>
                <w:highlight w:val="none"/>
                <w:lang w:eastAsia="zh-CN"/>
              </w:rPr>
              <w:t>标准检测：</w:t>
            </w:r>
            <w:r>
              <w:rPr>
                <w:rFonts w:hint="eastAsia" w:ascii="宋体" w:hAnsi="宋体" w:eastAsia="宋体" w:cs="宋体"/>
                <w:b/>
                <w:bCs/>
                <w:color w:val="FF0000"/>
                <w:sz w:val="21"/>
                <w:szCs w:val="21"/>
                <w:highlight w:val="none"/>
                <w:lang w:val="en-US" w:eastAsia="zh-CN"/>
              </w:rPr>
              <w:t>乙酸盐雾试验不低于</w:t>
            </w:r>
            <w:commentRangeStart w:id="25"/>
            <w:r>
              <w:rPr>
                <w:rFonts w:hint="eastAsia" w:cs="宋体"/>
                <w:b/>
                <w:bCs/>
                <w:color w:val="FF0000"/>
                <w:sz w:val="21"/>
                <w:szCs w:val="21"/>
                <w:highlight w:val="none"/>
                <w:lang w:val="en-US" w:eastAsia="zh-CN"/>
              </w:rPr>
              <w:t>300</w:t>
            </w:r>
            <w:r>
              <w:rPr>
                <w:rFonts w:hint="eastAsia" w:ascii="宋体" w:hAnsi="宋体" w:eastAsia="宋体" w:cs="宋体"/>
                <w:b/>
                <w:bCs/>
                <w:color w:val="FF0000"/>
                <w:sz w:val="21"/>
                <w:szCs w:val="21"/>
                <w:highlight w:val="none"/>
                <w:lang w:val="en-US" w:eastAsia="zh-CN"/>
              </w:rPr>
              <w:t>h</w:t>
            </w:r>
            <w:commentRangeEnd w:id="25"/>
            <w:r>
              <w:commentReference w:id="25"/>
            </w:r>
            <w:r>
              <w:rPr>
                <w:rFonts w:hint="eastAsia" w:ascii="宋体" w:hAnsi="宋体" w:eastAsia="宋体" w:cs="宋体"/>
                <w:b/>
                <w:bCs/>
                <w:color w:val="FF0000"/>
                <w:sz w:val="21"/>
                <w:szCs w:val="21"/>
                <w:highlight w:val="none"/>
                <w:lang w:val="en-US" w:eastAsia="zh-CN"/>
              </w:rPr>
              <w:t>，</w:t>
            </w:r>
            <w:r>
              <w:rPr>
                <w:rFonts w:hint="eastAsia" w:ascii="宋体" w:hAnsi="宋体" w:eastAsia="宋体" w:cs="宋体"/>
                <w:b/>
                <w:bCs/>
                <w:color w:val="FF0000"/>
                <w:spacing w:val="6"/>
                <w:sz w:val="21"/>
                <w:szCs w:val="21"/>
                <w:highlight w:val="none"/>
                <w:lang w:eastAsia="zh-CN"/>
              </w:rPr>
              <w:t>耐腐蚀等级</w:t>
            </w:r>
            <w:r>
              <w:rPr>
                <w:rFonts w:hint="eastAsia" w:ascii="宋体" w:hAnsi="宋体" w:eastAsia="宋体" w:cs="宋体"/>
                <w:b/>
                <w:bCs/>
                <w:color w:val="FF0000"/>
                <w:spacing w:val="6"/>
                <w:sz w:val="21"/>
                <w:szCs w:val="21"/>
                <w:highlight w:val="none"/>
                <w:lang w:val="en-US" w:eastAsia="zh-CN"/>
              </w:rPr>
              <w:t>达到</w:t>
            </w:r>
            <w:r>
              <w:rPr>
                <w:rFonts w:hint="eastAsia" w:ascii="宋体" w:hAnsi="宋体" w:eastAsia="宋体" w:cs="宋体"/>
                <w:b/>
                <w:bCs/>
                <w:color w:val="FF0000"/>
                <w:spacing w:val="6"/>
                <w:sz w:val="21"/>
                <w:szCs w:val="21"/>
                <w:highlight w:val="none"/>
                <w:lang w:eastAsia="zh-CN"/>
              </w:rPr>
              <w:t>10级</w:t>
            </w:r>
            <w:r>
              <w:rPr>
                <w:rFonts w:hint="eastAsia" w:ascii="宋体" w:hAnsi="宋体" w:eastAsia="宋体" w:cs="宋体"/>
                <w:b/>
                <w:bCs/>
                <w:color w:val="FF0000"/>
                <w:sz w:val="21"/>
                <w:szCs w:val="21"/>
                <w:highlight w:val="none"/>
                <w:lang w:val="en-US" w:eastAsia="zh-CN"/>
              </w:rPr>
              <w:t>；</w:t>
            </w:r>
          </w:p>
          <w:p w14:paraId="5ED92F26">
            <w:pPr>
              <w:pStyle w:val="478"/>
              <w:keepNext w:val="0"/>
              <w:keepLines w:val="0"/>
              <w:pageBreakBefore w:val="0"/>
              <w:widowControl/>
              <w:numPr>
                <w:ilvl w:val="0"/>
                <w:numId w:val="0"/>
              </w:numPr>
              <w:kinsoku w:val="0"/>
              <w:wordWrap/>
              <w:overflowPunct/>
              <w:topLinePunct w:val="0"/>
              <w:autoSpaceDE w:val="0"/>
              <w:autoSpaceDN w:val="0"/>
              <w:bidi w:val="0"/>
              <w:adjustRightInd w:val="0"/>
              <w:snapToGrid w:val="0"/>
              <w:spacing w:line="312" w:lineRule="auto"/>
              <w:ind w:left="0" w:leftChars="0" w:right="0" w:rightChars="0"/>
              <w:jc w:val="left"/>
              <w:textAlignment w:val="baseline"/>
              <w:rPr>
                <w:rFonts w:hint="eastAsia" w:ascii="宋体" w:hAnsi="宋体" w:eastAsia="宋体" w:cs="宋体"/>
                <w:b/>
                <w:bCs/>
                <w:color w:val="FF0000"/>
                <w:sz w:val="21"/>
                <w:szCs w:val="21"/>
                <w:highlight w:val="none"/>
                <w:lang w:val="en-US" w:eastAsia="zh-CN"/>
              </w:rPr>
            </w:pPr>
            <w:r>
              <w:rPr>
                <w:rFonts w:hint="eastAsia" w:ascii="宋体" w:hAnsi="宋体" w:eastAsia="宋体" w:cs="宋体"/>
                <w:b/>
                <w:bCs/>
                <w:color w:val="FF0000"/>
                <w:spacing w:val="3"/>
                <w:sz w:val="21"/>
                <w:szCs w:val="21"/>
                <w:highlight w:val="none"/>
              </w:rPr>
              <w:t>(</w:t>
            </w:r>
            <w:r>
              <w:rPr>
                <w:rFonts w:hint="eastAsia" w:ascii="宋体" w:hAnsi="宋体" w:eastAsia="宋体" w:cs="宋体"/>
                <w:b/>
                <w:bCs/>
                <w:color w:val="FF0000"/>
                <w:spacing w:val="3"/>
                <w:sz w:val="21"/>
                <w:szCs w:val="21"/>
                <w:highlight w:val="none"/>
                <w:lang w:val="en-US" w:eastAsia="zh-CN"/>
              </w:rPr>
              <w:t>3</w:t>
            </w:r>
            <w:r>
              <w:rPr>
                <w:rFonts w:hint="eastAsia" w:ascii="宋体" w:hAnsi="宋体" w:eastAsia="宋体" w:cs="宋体"/>
                <w:b/>
                <w:bCs/>
                <w:color w:val="FF0000"/>
                <w:spacing w:val="3"/>
                <w:sz w:val="21"/>
                <w:szCs w:val="21"/>
                <w:highlight w:val="none"/>
              </w:rPr>
              <w:t>)</w:t>
            </w:r>
            <w:r>
              <w:rPr>
                <w:rFonts w:hint="eastAsia" w:ascii="宋体" w:hAnsi="宋体" w:eastAsia="宋体" w:cs="宋体"/>
                <w:b/>
                <w:bCs/>
                <w:color w:val="FF0000"/>
                <w:sz w:val="21"/>
                <w:szCs w:val="21"/>
                <w:highlight w:val="none"/>
                <w:lang w:val="en-US" w:eastAsia="zh-CN"/>
              </w:rPr>
              <w:t>依据</w:t>
            </w:r>
            <w:commentRangeStart w:id="26"/>
            <w:r>
              <w:rPr>
                <w:rFonts w:hint="eastAsia" w:ascii="宋体" w:hAnsi="宋体" w:eastAsia="宋体" w:cs="宋体"/>
                <w:b/>
                <w:bCs/>
                <w:color w:val="FF0000"/>
                <w:sz w:val="21"/>
                <w:szCs w:val="21"/>
                <w:highlight w:val="none"/>
                <w:lang w:val="en-US" w:eastAsia="zh-CN"/>
              </w:rPr>
              <w:t>QB/T 3828-1999</w:t>
            </w:r>
            <w:commentRangeEnd w:id="26"/>
            <w:r>
              <w:commentReference w:id="26"/>
            </w:r>
            <w:r>
              <w:rPr>
                <w:rFonts w:hint="eastAsia" w:ascii="宋体" w:hAnsi="宋体" w:eastAsia="宋体" w:cs="宋体"/>
                <w:b/>
                <w:bCs/>
                <w:color w:val="FF0000"/>
                <w:sz w:val="21"/>
                <w:szCs w:val="21"/>
                <w:highlight w:val="none"/>
                <w:lang w:eastAsia="zh-CN"/>
              </w:rPr>
              <w:t>标准检测：</w:t>
            </w:r>
            <w:r>
              <w:rPr>
                <w:rFonts w:hint="eastAsia" w:ascii="宋体" w:hAnsi="宋体" w:eastAsia="宋体" w:cs="宋体"/>
                <w:b/>
                <w:bCs/>
                <w:color w:val="FF0000"/>
                <w:sz w:val="21"/>
                <w:szCs w:val="21"/>
                <w:highlight w:val="none"/>
                <w:lang w:val="en-US" w:eastAsia="zh-CN"/>
              </w:rPr>
              <w:t>铜盐加速乙酸试验不低于</w:t>
            </w:r>
            <w:r>
              <w:rPr>
                <w:rFonts w:hint="eastAsia" w:cs="宋体"/>
                <w:b/>
                <w:bCs/>
                <w:color w:val="FF0000"/>
                <w:sz w:val="21"/>
                <w:szCs w:val="21"/>
                <w:highlight w:val="none"/>
                <w:lang w:val="en-US" w:eastAsia="zh-CN"/>
              </w:rPr>
              <w:t>300</w:t>
            </w:r>
            <w:r>
              <w:rPr>
                <w:rFonts w:hint="eastAsia" w:ascii="宋体" w:hAnsi="宋体" w:eastAsia="宋体" w:cs="宋体"/>
                <w:b/>
                <w:bCs/>
                <w:color w:val="FF0000"/>
                <w:sz w:val="21"/>
                <w:szCs w:val="21"/>
                <w:highlight w:val="none"/>
                <w:lang w:val="en-US" w:eastAsia="zh-CN"/>
              </w:rPr>
              <w:t>h，</w:t>
            </w:r>
            <w:r>
              <w:rPr>
                <w:rFonts w:hint="eastAsia" w:ascii="宋体" w:hAnsi="宋体" w:eastAsia="宋体" w:cs="宋体"/>
                <w:b/>
                <w:bCs/>
                <w:color w:val="FF0000"/>
                <w:spacing w:val="6"/>
                <w:sz w:val="21"/>
                <w:szCs w:val="21"/>
                <w:highlight w:val="none"/>
                <w:lang w:eastAsia="zh-CN"/>
              </w:rPr>
              <w:t>耐腐蚀等级</w:t>
            </w:r>
            <w:r>
              <w:rPr>
                <w:rFonts w:hint="eastAsia" w:ascii="宋体" w:hAnsi="宋体" w:eastAsia="宋体" w:cs="宋体"/>
                <w:b/>
                <w:bCs/>
                <w:color w:val="FF0000"/>
                <w:spacing w:val="6"/>
                <w:sz w:val="21"/>
                <w:szCs w:val="21"/>
                <w:highlight w:val="none"/>
                <w:lang w:val="en-US" w:eastAsia="zh-CN"/>
              </w:rPr>
              <w:t>达到</w:t>
            </w:r>
            <w:r>
              <w:rPr>
                <w:rFonts w:hint="eastAsia" w:ascii="宋体" w:hAnsi="宋体" w:eastAsia="宋体" w:cs="宋体"/>
                <w:b/>
                <w:bCs/>
                <w:color w:val="FF0000"/>
                <w:spacing w:val="6"/>
                <w:sz w:val="21"/>
                <w:szCs w:val="21"/>
                <w:highlight w:val="none"/>
                <w:lang w:eastAsia="zh-CN"/>
              </w:rPr>
              <w:t>10级</w:t>
            </w:r>
            <w:r>
              <w:rPr>
                <w:rFonts w:hint="eastAsia" w:ascii="宋体" w:hAnsi="宋体" w:eastAsia="宋体" w:cs="宋体"/>
                <w:b/>
                <w:bCs/>
                <w:color w:val="FF0000"/>
                <w:sz w:val="21"/>
                <w:szCs w:val="21"/>
                <w:highlight w:val="none"/>
                <w:lang w:val="en-US" w:eastAsia="zh-CN"/>
              </w:rPr>
              <w:t>；</w:t>
            </w:r>
          </w:p>
          <w:p w14:paraId="011659B1">
            <w:pPr>
              <w:pStyle w:val="478"/>
              <w:keepNext w:val="0"/>
              <w:keepLines w:val="0"/>
              <w:pageBreakBefore w:val="0"/>
              <w:widowControl/>
              <w:kinsoku w:val="0"/>
              <w:wordWrap/>
              <w:overflowPunct/>
              <w:topLinePunct w:val="0"/>
              <w:autoSpaceDE w:val="0"/>
              <w:autoSpaceDN w:val="0"/>
              <w:bidi w:val="0"/>
              <w:adjustRightInd w:val="0"/>
              <w:snapToGrid w:val="0"/>
              <w:spacing w:line="312" w:lineRule="auto"/>
              <w:ind w:left="0" w:leftChars="0" w:right="0" w:firstLine="0"/>
              <w:jc w:val="left"/>
              <w:textAlignment w:val="baseline"/>
              <w:rPr>
                <w:rFonts w:hint="eastAsia" w:ascii="宋体" w:hAnsi="宋体" w:eastAsia="宋体" w:cs="宋体"/>
                <w:b/>
                <w:bCs/>
                <w:color w:val="FF0000"/>
                <w:sz w:val="21"/>
                <w:szCs w:val="21"/>
                <w:highlight w:val="none"/>
                <w:lang w:val="en-US" w:eastAsia="zh-CN"/>
              </w:rPr>
            </w:pPr>
            <w:r>
              <w:rPr>
                <w:rFonts w:hint="eastAsia" w:ascii="宋体" w:hAnsi="宋体" w:eastAsia="宋体" w:cs="宋体"/>
                <w:b/>
                <w:bCs/>
                <w:color w:val="FF0000"/>
                <w:spacing w:val="3"/>
                <w:sz w:val="21"/>
                <w:szCs w:val="21"/>
                <w:highlight w:val="none"/>
              </w:rPr>
              <w:t>(</w:t>
            </w:r>
            <w:r>
              <w:rPr>
                <w:rFonts w:hint="eastAsia" w:ascii="宋体" w:hAnsi="宋体" w:eastAsia="宋体" w:cs="宋体"/>
                <w:b/>
                <w:bCs/>
                <w:color w:val="FF0000"/>
                <w:spacing w:val="3"/>
                <w:sz w:val="21"/>
                <w:szCs w:val="21"/>
                <w:highlight w:val="none"/>
                <w:lang w:val="en-US" w:eastAsia="zh-CN"/>
              </w:rPr>
              <w:t>4</w:t>
            </w:r>
            <w:r>
              <w:rPr>
                <w:rFonts w:hint="eastAsia" w:ascii="宋体" w:hAnsi="宋体" w:eastAsia="宋体" w:cs="宋体"/>
                <w:b/>
                <w:bCs/>
                <w:color w:val="FF0000"/>
                <w:spacing w:val="3"/>
                <w:sz w:val="21"/>
                <w:szCs w:val="21"/>
                <w:highlight w:val="none"/>
              </w:rPr>
              <w:t>)</w:t>
            </w:r>
            <w:r>
              <w:rPr>
                <w:rFonts w:hint="eastAsia" w:ascii="宋体" w:hAnsi="宋体" w:eastAsia="宋体" w:cs="宋体"/>
                <w:b/>
                <w:bCs/>
                <w:color w:val="FF0000"/>
                <w:sz w:val="21"/>
                <w:szCs w:val="21"/>
                <w:highlight w:val="none"/>
                <w:lang w:val="en-US" w:eastAsia="zh-CN"/>
              </w:rPr>
              <w:t>依据QB/T 4371-2012</w:t>
            </w:r>
            <w:r>
              <w:rPr>
                <w:rFonts w:hint="eastAsia" w:ascii="宋体" w:hAnsi="宋体" w:eastAsia="宋体" w:cs="宋体"/>
                <w:b/>
                <w:bCs/>
                <w:color w:val="FF0000"/>
                <w:sz w:val="21"/>
                <w:szCs w:val="21"/>
                <w:highlight w:val="none"/>
                <w:lang w:eastAsia="zh-CN"/>
              </w:rPr>
              <w:t>标准检测：</w:t>
            </w:r>
            <w:r>
              <w:rPr>
                <w:rFonts w:hint="eastAsia" w:ascii="宋体" w:hAnsi="宋体" w:eastAsia="宋体" w:cs="宋体"/>
                <w:b/>
                <w:bCs/>
                <w:color w:val="FF0000"/>
                <w:sz w:val="21"/>
                <w:szCs w:val="21"/>
                <w:highlight w:val="none"/>
                <w:lang w:val="en-US" w:eastAsia="zh-CN"/>
              </w:rPr>
              <w:t>大肠杆菌 (大肠埃希氏菌）的抑菌率≥99%。</w:t>
            </w:r>
          </w:p>
          <w:p w14:paraId="63F8F759">
            <w:pPr>
              <w:pStyle w:val="478"/>
              <w:keepNext w:val="0"/>
              <w:keepLines w:val="0"/>
              <w:pageBreakBefore w:val="0"/>
              <w:widowControl/>
              <w:kinsoku w:val="0"/>
              <w:wordWrap/>
              <w:overflowPunct/>
              <w:topLinePunct w:val="0"/>
              <w:autoSpaceDE w:val="0"/>
              <w:autoSpaceDN w:val="0"/>
              <w:bidi w:val="0"/>
              <w:adjustRightInd w:val="0"/>
              <w:snapToGrid/>
              <w:spacing w:line="312" w:lineRule="auto"/>
              <w:ind w:left="0" w:leftChars="0" w:right="0" w:firstLine="0"/>
              <w:jc w:val="left"/>
              <w:textAlignment w:val="baseline"/>
              <w:rPr>
                <w:rFonts w:hint="default" w:ascii="宋体" w:hAnsi="宋体" w:eastAsia="宋体" w:cs="宋体"/>
                <w:b w:val="0"/>
                <w:bCs w:val="0"/>
                <w:color w:val="auto"/>
                <w:sz w:val="21"/>
                <w:szCs w:val="21"/>
                <w:highlight w:val="none"/>
                <w:lang w:val="en-US" w:eastAsia="zh-CN"/>
              </w:rPr>
            </w:pPr>
            <w:r>
              <w:rPr>
                <w:rFonts w:hint="eastAsia" w:ascii="宋体" w:hAnsi="宋体" w:eastAsia="宋体" w:cs="宋体"/>
                <w:b/>
                <w:bCs/>
                <w:color w:val="FF0000"/>
                <w:spacing w:val="-5"/>
                <w:sz w:val="21"/>
                <w:szCs w:val="21"/>
                <w:highlight w:val="none"/>
                <w:lang w:val="en-US" w:eastAsia="zh-CN"/>
              </w:rPr>
              <w:t>【</w:t>
            </w:r>
            <w:r>
              <w:rPr>
                <w:rFonts w:hint="eastAsia" w:cs="宋体"/>
                <w:b/>
                <w:bCs/>
                <w:color w:val="FF0000"/>
                <w:spacing w:val="-5"/>
                <w:sz w:val="21"/>
                <w:szCs w:val="21"/>
                <w:highlight w:val="none"/>
                <w:lang w:val="en-US" w:eastAsia="zh-CN"/>
              </w:rPr>
              <w:t>提供2022年1月1日</w:t>
            </w:r>
            <w:r>
              <w:rPr>
                <w:rFonts w:hint="eastAsia" w:ascii="宋体" w:hAnsi="宋体" w:eastAsia="宋体" w:cs="宋体"/>
                <w:b/>
                <w:bCs/>
                <w:color w:val="FF0000"/>
                <w:spacing w:val="-5"/>
                <w:sz w:val="21"/>
                <w:szCs w:val="21"/>
                <w:highlight w:val="none"/>
                <w:lang w:val="en-US" w:eastAsia="zh-CN"/>
              </w:rPr>
              <w:t>至本项目投标截止时间第三方检测机构出具的具有CMA标识的符合以上参数的检测报告扫描件，需将报告上对应参数标注出来；检测报告封面货物名称与上述名称不一致的需作书面说明，否则该项不得分；同时需提供在全国认证认可信息公共服务平台(认e云(http://cx.cnca.cn/)检测报告查询截图(查询截图中的报告编号及检测机构名称应与检测报告一致)】</w:t>
            </w:r>
          </w:p>
        </w:tc>
      </w:tr>
      <w:tr w14:paraId="1730C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5AAFD261">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14</w:t>
            </w:r>
          </w:p>
        </w:tc>
        <w:tc>
          <w:tcPr>
            <w:tcW w:w="1678" w:type="dxa"/>
            <w:vMerge w:val="restart"/>
            <w:vAlign w:val="center"/>
          </w:tcPr>
          <w:p w14:paraId="62F46960">
            <w:pPr>
              <w:keepNext w:val="0"/>
              <w:keepLines w:val="0"/>
              <w:pageBreakBefore w:val="0"/>
              <w:widowControl/>
              <w:suppressLineNumbers w:val="0"/>
              <w:wordWrap/>
              <w:overflowPunct/>
              <w:topLinePunct w:val="0"/>
              <w:bidi w:val="0"/>
              <w:snapToGrid/>
              <w:spacing w:line="312" w:lineRule="auto"/>
              <w:ind w:left="0"/>
              <w:jc w:val="center"/>
              <w:textAlignment w:val="center"/>
              <w:rPr>
                <w:rFonts w:hint="default"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办公桌</w:t>
            </w:r>
          </w:p>
          <w:p w14:paraId="72D57310">
            <w:pPr>
              <w:pStyle w:val="18"/>
              <w:keepNext w:val="0"/>
              <w:keepLines w:val="0"/>
              <w:pageBreakBefore w:val="0"/>
              <w:widowControl w:val="0"/>
              <w:wordWrap/>
              <w:overflowPunct/>
              <w:topLinePunct w:val="0"/>
              <w:bidi w:val="0"/>
              <w:spacing w:line="312" w:lineRule="auto"/>
              <w:ind w:left="0"/>
              <w:rPr>
                <w:rFonts w:hint="eastAsia"/>
                <w:color w:val="auto"/>
                <w:highlight w:val="none"/>
                <w:lang w:val="en-US" w:eastAsia="zh-CN"/>
              </w:rPr>
            </w:pPr>
          </w:p>
          <w:p w14:paraId="58D3DD87">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vertAlign w:val="baseline"/>
              </w:rPr>
            </w:pPr>
          </w:p>
        </w:tc>
        <w:tc>
          <w:tcPr>
            <w:tcW w:w="6575" w:type="dxa"/>
            <w:vAlign w:val="center"/>
          </w:tcPr>
          <w:p w14:paraId="425D53A4">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14.1规格：（1400W*700D*750H ）mm±10mm；</w:t>
            </w:r>
          </w:p>
        </w:tc>
      </w:tr>
      <w:tr w14:paraId="73948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09506BC3">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041FE7AD">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2F51CAA6">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14.2基材：支撑脚架及框架采用红橡木原木方加工成型，木方直径40mm-80mm之间（后期根据款式及结构深化）；面</w:t>
            </w:r>
            <w:r>
              <w:rPr>
                <w:rFonts w:hint="eastAsia" w:ascii="宋体" w:hAnsi="宋体" w:eastAsia="宋体" w:cs="宋体"/>
                <w:b w:val="0"/>
                <w:bCs w:val="0"/>
                <w:i w:val="0"/>
                <w:iCs w:val="0"/>
                <w:color w:val="auto"/>
                <w:kern w:val="0"/>
                <w:sz w:val="21"/>
                <w:szCs w:val="21"/>
                <w:highlight w:val="none"/>
                <w:lang w:val="en-US" w:eastAsia="zh-CN" w:bidi="ar"/>
              </w:rPr>
              <w:t>板材采用国标E0级</w:t>
            </w:r>
            <w:r>
              <w:rPr>
                <w:rFonts w:hint="eastAsia" w:ascii="宋体" w:hAnsi="宋体" w:eastAsia="宋体" w:cs="宋体"/>
                <w:b w:val="0"/>
                <w:bCs w:val="0"/>
                <w:i w:val="0"/>
                <w:iCs w:val="0"/>
                <w:color w:val="auto"/>
                <w:kern w:val="0"/>
                <w:sz w:val="21"/>
                <w:szCs w:val="21"/>
                <w:highlight w:val="none"/>
                <w:u w:val="none"/>
                <w:lang w:val="en-US" w:eastAsia="zh-CN" w:bidi="ar"/>
              </w:rPr>
              <w:t>实木多层板（胶合板），</w:t>
            </w:r>
            <w:r>
              <w:rPr>
                <w:rFonts w:hint="eastAsia" w:ascii="宋体" w:hAnsi="宋体" w:eastAsia="宋体" w:cs="宋体"/>
                <w:b w:val="0"/>
                <w:bCs w:val="0"/>
                <w:i w:val="0"/>
                <w:iCs w:val="0"/>
                <w:color w:val="auto"/>
                <w:kern w:val="0"/>
                <w:sz w:val="21"/>
                <w:szCs w:val="21"/>
                <w:highlight w:val="none"/>
                <w:lang w:val="en-US" w:eastAsia="zh-CN" w:bidi="ar"/>
              </w:rPr>
              <w:t>台面厚度≥25mm，副柜侧板、门板≥16mm、背板≥9mm；；</w:t>
            </w:r>
            <w:r>
              <w:rPr>
                <w:rFonts w:hint="eastAsia" w:ascii="宋体" w:hAnsi="宋体" w:eastAsia="宋体" w:cs="宋体"/>
                <w:b w:val="0"/>
                <w:bCs w:val="0"/>
                <w:i w:val="0"/>
                <w:iCs w:val="0"/>
                <w:color w:val="auto"/>
                <w:kern w:val="0"/>
                <w:sz w:val="21"/>
                <w:szCs w:val="21"/>
                <w:highlight w:val="none"/>
                <w:u w:val="none"/>
                <w:lang w:val="en-US" w:eastAsia="zh-CN" w:bidi="ar"/>
              </w:rPr>
              <w:t>多层板的胶合强度、含水率、浸渍剥离、静曲强度、弹性模量、甲醛释放量、挥发性有机化合物（72h）的苯、甲苯、二甲苯，TVOC符合 GB 18580-2017、GB/T 35601-2017、GB/T 9846-2015、GB/T 39600-2021标准要求。</w:t>
            </w:r>
          </w:p>
        </w:tc>
      </w:tr>
      <w:tr w14:paraId="76D95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447EE497">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3E22A689">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321261EF">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14.3工艺：</w:t>
            </w:r>
            <w:r>
              <w:rPr>
                <w:rFonts w:hint="eastAsia" w:ascii="宋体" w:hAnsi="宋体" w:eastAsia="宋体" w:cs="宋体"/>
                <w:b w:val="0"/>
                <w:bCs w:val="0"/>
                <w:i w:val="0"/>
                <w:iCs w:val="0"/>
                <w:color w:val="auto"/>
                <w:kern w:val="0"/>
                <w:sz w:val="21"/>
                <w:szCs w:val="21"/>
                <w:highlight w:val="none"/>
                <w:lang w:val="en-US" w:eastAsia="zh-CN" w:bidi="ar"/>
              </w:rPr>
              <w:t>表面贴天然实木皮≥0.6mm</w:t>
            </w:r>
            <w:r>
              <w:rPr>
                <w:rFonts w:hint="eastAsia" w:ascii="宋体" w:hAnsi="宋体" w:eastAsia="宋体" w:cs="宋体"/>
                <w:b w:val="0"/>
                <w:bCs w:val="0"/>
                <w:i w:val="0"/>
                <w:iCs w:val="0"/>
                <w:color w:val="auto"/>
                <w:kern w:val="0"/>
                <w:sz w:val="21"/>
                <w:szCs w:val="21"/>
                <w:highlight w:val="none"/>
                <w:u w:val="none"/>
                <w:lang w:val="en-US" w:eastAsia="zh-CN" w:bidi="ar"/>
              </w:rPr>
              <w:t>，木皮宽度</w:t>
            </w:r>
            <w:r>
              <w:rPr>
                <w:rFonts w:hint="eastAsia" w:ascii="宋体" w:hAnsi="宋体" w:eastAsia="宋体" w:cs="宋体"/>
                <w:b w:val="0"/>
                <w:bCs w:val="0"/>
                <w:i w:val="0"/>
                <w:iCs w:val="0"/>
                <w:color w:val="auto"/>
                <w:kern w:val="0"/>
                <w:sz w:val="21"/>
                <w:szCs w:val="21"/>
                <w:highlight w:val="none"/>
                <w:lang w:val="en-US" w:eastAsia="zh-CN" w:bidi="ar"/>
              </w:rPr>
              <w:t>≥200mm，实木封边工艺，</w:t>
            </w:r>
            <w:r>
              <w:rPr>
                <w:rFonts w:hint="eastAsia" w:ascii="宋体" w:hAnsi="宋体" w:eastAsia="宋体" w:cs="宋体"/>
                <w:b w:val="0"/>
                <w:bCs w:val="0"/>
                <w:i w:val="0"/>
                <w:iCs w:val="0"/>
                <w:color w:val="auto"/>
                <w:kern w:val="0"/>
                <w:sz w:val="21"/>
                <w:szCs w:val="21"/>
                <w:highlight w:val="none"/>
                <w:u w:val="none"/>
                <w:lang w:val="en-US" w:eastAsia="zh-CN" w:bidi="ar"/>
              </w:rPr>
              <w:t>封边倒角圆滑、经精修边，无外露胶痕</w:t>
            </w:r>
            <w:r>
              <w:rPr>
                <w:rFonts w:hint="eastAsia" w:ascii="宋体" w:hAnsi="宋体" w:eastAsia="宋体" w:cs="宋体"/>
                <w:b w:val="0"/>
                <w:bCs w:val="0"/>
                <w:i w:val="0"/>
                <w:iCs w:val="0"/>
                <w:color w:val="auto"/>
                <w:kern w:val="0"/>
                <w:sz w:val="21"/>
                <w:szCs w:val="21"/>
                <w:highlight w:val="none"/>
                <w:lang w:val="en-US" w:eastAsia="zh-CN" w:bidi="ar"/>
              </w:rPr>
              <w:t>。具有防水、防潮、防交叉感染、耐磨性能强；</w:t>
            </w:r>
          </w:p>
        </w:tc>
      </w:tr>
      <w:tr w14:paraId="30023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3B3A3B1F">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1437697F">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382AE463">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14.4功能配置：台面板底带3抽屉，侧边带有固定三抽柜+实木支撑脚。</w:t>
            </w:r>
          </w:p>
        </w:tc>
      </w:tr>
      <w:tr w14:paraId="0CFA0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61DAA134">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504436B1">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445B4F74">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14.5胶黏剂：选用环保贴面胶，粘性强，久不分层，具有防水性、防潮性、耐油性、耐撞性等特点。</w:t>
            </w:r>
          </w:p>
        </w:tc>
      </w:tr>
      <w:tr w14:paraId="5A990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713EE39D">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4714E156">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1233E151">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14.6油漆：采用环保油漆，经过三底两面油漆工序，木纹纹理清晰，色泽均匀、光滑耐用。油漆表面无尘粒、气泡、渣点、边缘及立面无流挂等现象。</w:t>
            </w:r>
            <w:r>
              <w:rPr>
                <w:rFonts w:hint="eastAsia" w:ascii="宋体" w:hAnsi="宋体" w:eastAsia="宋体" w:cs="宋体"/>
                <w:b w:val="0"/>
                <w:bCs w:val="0"/>
                <w:color w:val="auto"/>
                <w:kern w:val="0"/>
                <w:sz w:val="21"/>
                <w:szCs w:val="21"/>
                <w:highlight w:val="none"/>
                <w:u w:val="none"/>
                <w:lang w:eastAsia="zh-CN" w:bidi="ar"/>
              </w:rPr>
              <w:t>水性漆的重金属元素含量（包括铅、镉、六价铬、汞、砷、钡、硒、锑、钴）均未检出；VOC含量、甲醛含量、乙二醇醚及醚酯总和含量、苯系物总和含量、烷基酚聚氧乙烯醚总和含量均符合GB 18581-2020、GB/T 35602-2017标准要求。</w:t>
            </w:r>
          </w:p>
        </w:tc>
      </w:tr>
      <w:tr w14:paraId="494A6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73C89F4E">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2C2FEAB8">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51F5AD7D">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14.7五金配件：钢质螺帽、螺丝，表面镀镍，缓冲铰链、三节阻尼导轨。导轨的过载要求（包括垂直向下静载荷（300N）、水平侧向静载荷（150N）、猛关或猛开）、功能要求（包括操作力、耐久性(80000次)、拉出安全性、下沉量、耐腐蚀均符合QB/T 2454-2013标准要求。</w:t>
            </w:r>
          </w:p>
        </w:tc>
      </w:tr>
      <w:tr w14:paraId="5FC42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720B2C64">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15</w:t>
            </w:r>
          </w:p>
        </w:tc>
        <w:tc>
          <w:tcPr>
            <w:tcW w:w="1678" w:type="dxa"/>
            <w:vMerge w:val="restart"/>
            <w:vAlign w:val="center"/>
          </w:tcPr>
          <w:p w14:paraId="129D32C4">
            <w:pPr>
              <w:keepNext w:val="0"/>
              <w:keepLines w:val="0"/>
              <w:pageBreakBefore w:val="0"/>
              <w:widowControl/>
              <w:suppressLineNumbers w:val="0"/>
              <w:wordWrap/>
              <w:overflowPunct/>
              <w:topLinePunct w:val="0"/>
              <w:bidi w:val="0"/>
              <w:snapToGrid/>
              <w:spacing w:line="312" w:lineRule="auto"/>
              <w:ind w:left="0"/>
              <w:jc w:val="center"/>
              <w:textAlignment w:val="center"/>
              <w:rPr>
                <w:rFonts w:hint="default" w:ascii="宋体" w:hAnsi="宋体" w:eastAsia="宋体" w:cs="宋体"/>
                <w:b w:val="0"/>
                <w:bCs w:val="0"/>
                <w:i w:val="0"/>
                <w:iCs w:val="0"/>
                <w:strike w:val="0"/>
                <w:dstrike w:val="0"/>
                <w:color w:val="auto"/>
                <w:kern w:val="0"/>
                <w:sz w:val="21"/>
                <w:szCs w:val="21"/>
                <w:highlight w:val="none"/>
                <w:u w:val="none"/>
                <w:lang w:val="en-US" w:eastAsia="zh-CN" w:bidi="ar"/>
              </w:rPr>
            </w:pPr>
            <w:r>
              <w:rPr>
                <w:rFonts w:hint="eastAsia" w:ascii="宋体" w:hAnsi="宋体" w:eastAsia="宋体" w:cs="宋体"/>
                <w:b w:val="0"/>
                <w:bCs w:val="0"/>
                <w:i w:val="0"/>
                <w:iCs w:val="0"/>
                <w:strike w:val="0"/>
                <w:dstrike w:val="0"/>
                <w:color w:val="auto"/>
                <w:kern w:val="0"/>
                <w:sz w:val="21"/>
                <w:szCs w:val="21"/>
                <w:highlight w:val="none"/>
                <w:u w:val="none"/>
                <w:lang w:val="en-US" w:eastAsia="zh-CN" w:bidi="ar"/>
              </w:rPr>
              <w:t>办公椅</w:t>
            </w:r>
          </w:p>
          <w:p w14:paraId="76152F57">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vertAlign w:val="baseline"/>
              </w:rPr>
            </w:pPr>
          </w:p>
        </w:tc>
        <w:tc>
          <w:tcPr>
            <w:tcW w:w="6575" w:type="dxa"/>
            <w:vAlign w:val="center"/>
          </w:tcPr>
          <w:p w14:paraId="18B198FD">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15.1规格：常规</w:t>
            </w:r>
          </w:p>
        </w:tc>
      </w:tr>
      <w:tr w14:paraId="37650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038A53F8">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37639D96">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25E0976D">
            <w:pPr>
              <w:keepNext w:val="0"/>
              <w:keepLines w:val="0"/>
              <w:pageBreakBefore w:val="0"/>
              <w:widowControl/>
              <w:numPr>
                <w:ilvl w:val="-1"/>
                <w:numId w:val="0"/>
              </w:numPr>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15.2基材：脚架、框架、椅背架采用红橡木原木方加工成型。座面、椅背均为头层牛皮，摩擦色牢度、耐光性、涂层粘着牢度、耐折牢度（50000次）、耐磨性、撕裂力、气味、禁用偶氮染料、游离甲醛、挥发性有机物均符合GB/T 16799-201、HJ 507-2009、SZJG 52-2016标准要求；经液态浸色及防潮、防污等工艺处理，纹路细致、色泽均匀。车缝线路均匀、线条顺畅、针距均匀，扪面整体感观流畅，转角平滑。采用原生环保海绵，柔软性能好、软硬适中，回弹性能好，密度座位大于35kg/m3；海绵的表观密度偏差、40%压陷硬度偏差、回弹率、75%压缩永久变形、65%/25%压陷比、气味等级、拉伸强度、断裂伸长率、撕裂强度、干热老化后拉伸强度、干热老化后拉伸强度变化率、湿热老化后拉伸强度、湿热老化后拉伸强度变化率、甲醛散发均符合GB/T 10802-2023标准要求。衬板采用环保E0级弯曲木胶合板，厚度≥14mm，阻燃、透气、吸音抗收缩特性一，长久使用不变形、不塌陷。胶合板的胶合强度、含水率、浸渍剥离、静曲强度、弹性模量、甲醛释放量、挥发性有机化合物（72h）的苯、甲苯、二甲苯，TVOC符合 GB 18580-2017、GB/T 35601-2017、GB/T 9846-2015、GB/T 39600-2021标准要求。</w:t>
            </w:r>
          </w:p>
        </w:tc>
      </w:tr>
      <w:tr w14:paraId="56D27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2E6C7EA7">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45FCE8C1">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63B71A5A">
            <w:pPr>
              <w:keepNext w:val="0"/>
              <w:keepLines w:val="0"/>
              <w:pageBreakBefore w:val="0"/>
              <w:widowControl/>
              <w:numPr>
                <w:ilvl w:val="-1"/>
                <w:numId w:val="0"/>
              </w:numPr>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15.3工艺：采用榫卯结构连接工艺。</w:t>
            </w:r>
            <w:r>
              <w:rPr>
                <w:rFonts w:hint="eastAsia" w:ascii="宋体" w:hAnsi="宋体" w:eastAsia="宋体" w:cs="宋体"/>
                <w:b w:val="0"/>
                <w:bCs w:val="0"/>
                <w:i w:val="0"/>
                <w:iCs w:val="0"/>
                <w:strike w:val="0"/>
                <w:color w:val="auto"/>
                <w:kern w:val="0"/>
                <w:sz w:val="21"/>
                <w:szCs w:val="21"/>
                <w:highlight w:val="none"/>
                <w:u w:val="none"/>
                <w:lang w:val="en-US" w:eastAsia="zh-CN" w:bidi="ar"/>
              </w:rPr>
              <w:t>木材充分烘</w:t>
            </w:r>
            <w:r>
              <w:rPr>
                <w:rFonts w:hint="eastAsia" w:ascii="宋体" w:hAnsi="宋体" w:eastAsia="宋体" w:cs="宋体"/>
                <w:b w:val="0"/>
                <w:bCs w:val="0"/>
                <w:i w:val="0"/>
                <w:iCs w:val="0"/>
                <w:color w:val="auto"/>
                <w:kern w:val="0"/>
                <w:sz w:val="21"/>
                <w:szCs w:val="21"/>
                <w:highlight w:val="none"/>
                <w:u w:val="none"/>
                <w:lang w:val="en-US" w:eastAsia="zh-CN" w:bidi="ar"/>
              </w:rPr>
              <w:t>木方直径40mm-80mm之间（后期根据款式及结构深化）</w:t>
            </w:r>
            <w:r>
              <w:rPr>
                <w:rFonts w:hint="eastAsia" w:ascii="宋体" w:hAnsi="宋体" w:eastAsia="宋体" w:cs="宋体"/>
                <w:b w:val="0"/>
                <w:bCs w:val="0"/>
                <w:i w:val="0"/>
                <w:iCs w:val="0"/>
                <w:strike w:val="0"/>
                <w:color w:val="auto"/>
                <w:kern w:val="0"/>
                <w:sz w:val="21"/>
                <w:szCs w:val="21"/>
                <w:highlight w:val="none"/>
                <w:u w:val="none"/>
                <w:lang w:val="en-US" w:eastAsia="zh-CN" w:bidi="ar"/>
              </w:rPr>
              <w:t>干，保证含水率符合要求；木材纹理美观，无明显节子、虫眼，不得使用腐朽材，木制件外观达到国家合格标准。</w:t>
            </w:r>
            <w:r>
              <w:rPr>
                <w:rFonts w:hint="eastAsia" w:ascii="宋体" w:hAnsi="宋体" w:eastAsia="宋体" w:cs="宋体"/>
                <w:b w:val="0"/>
                <w:bCs w:val="0"/>
                <w:i w:val="0"/>
                <w:iCs w:val="0"/>
                <w:color w:val="auto"/>
                <w:kern w:val="0"/>
                <w:sz w:val="21"/>
                <w:szCs w:val="21"/>
                <w:highlight w:val="none"/>
                <w:u w:val="none"/>
                <w:lang w:val="en-US" w:eastAsia="zh-CN" w:bidi="ar"/>
              </w:rPr>
              <w:t>软包车缝线路均匀、针距均匀，转角平滑、后背及底座包饱满，左右对齐。</w:t>
            </w:r>
          </w:p>
        </w:tc>
      </w:tr>
      <w:tr w14:paraId="401F9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01DC7C45">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73CF7E15">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7F459D8D">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15.4油漆：采用环保水性漆（包括底漆和面漆），三底两面工艺，经防虫、防腐等化学处理。</w:t>
            </w:r>
          </w:p>
        </w:tc>
      </w:tr>
      <w:tr w14:paraId="2B796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6664F815">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16</w:t>
            </w:r>
          </w:p>
        </w:tc>
        <w:tc>
          <w:tcPr>
            <w:tcW w:w="1678" w:type="dxa"/>
            <w:vMerge w:val="restart"/>
            <w:vAlign w:val="center"/>
          </w:tcPr>
          <w:p w14:paraId="7E871466">
            <w:pPr>
              <w:keepNext w:val="0"/>
              <w:keepLines w:val="0"/>
              <w:pageBreakBefore w:val="0"/>
              <w:widowControl/>
              <w:suppressLineNumbers w:val="0"/>
              <w:wordWrap/>
              <w:overflowPunct/>
              <w:topLinePunct w:val="0"/>
              <w:bidi w:val="0"/>
              <w:snapToGrid/>
              <w:spacing w:line="312" w:lineRule="auto"/>
              <w:ind w:left="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班台</w:t>
            </w:r>
          </w:p>
          <w:p w14:paraId="3ACB2FF5">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vertAlign w:val="baseline"/>
              </w:rPr>
            </w:pPr>
          </w:p>
        </w:tc>
        <w:tc>
          <w:tcPr>
            <w:tcW w:w="6575" w:type="dxa"/>
            <w:vAlign w:val="center"/>
          </w:tcPr>
          <w:p w14:paraId="47E7B3A5">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16.1规格：（1800W*900D*760H ）mm±20mm；</w:t>
            </w:r>
          </w:p>
        </w:tc>
      </w:tr>
      <w:tr w14:paraId="4453F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7723DB7E">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4FBE9496">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3279FFF2">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16.2基材：整体采用红橡木原木制作；台面整体厚度不低于50mm，框架为红橡木原木方加工成型，底部支撑框架木方直径不低于50mm；面板为红橡木直</w:t>
            </w:r>
            <w:r>
              <w:rPr>
                <w:rFonts w:hint="eastAsia" w:ascii="宋体" w:hAnsi="宋体" w:eastAsia="宋体" w:cs="宋体"/>
                <w:b w:val="0"/>
                <w:bCs w:val="0"/>
                <w:i w:val="0"/>
                <w:iCs w:val="0"/>
                <w:color w:val="auto"/>
                <w:kern w:val="0"/>
                <w:sz w:val="21"/>
                <w:szCs w:val="21"/>
                <w:highlight w:val="none"/>
                <w:lang w:val="en-US" w:eastAsia="zh-CN" w:bidi="ar"/>
              </w:rPr>
              <w:t>拼板，厚度不低于18mm，</w:t>
            </w:r>
            <w:r>
              <w:rPr>
                <w:rFonts w:hint="eastAsia" w:ascii="宋体" w:hAnsi="宋体" w:eastAsia="宋体" w:cs="宋体"/>
                <w:b w:val="0"/>
                <w:bCs w:val="0"/>
                <w:color w:val="auto"/>
                <w:kern w:val="0"/>
                <w:sz w:val="21"/>
                <w:szCs w:val="21"/>
                <w:highlight w:val="none"/>
                <w:lang w:bidi="ar"/>
              </w:rPr>
              <w:t>用于直拼的红橡木宽度不低于</w:t>
            </w:r>
            <w:r>
              <w:rPr>
                <w:rFonts w:hint="eastAsia" w:ascii="宋体" w:hAnsi="宋体" w:eastAsia="宋体" w:cs="宋体"/>
                <w:b w:val="0"/>
                <w:bCs w:val="0"/>
                <w:color w:val="auto"/>
                <w:kern w:val="0"/>
                <w:sz w:val="21"/>
                <w:szCs w:val="21"/>
                <w:highlight w:val="none"/>
                <w:lang w:eastAsia="zh-CN" w:bidi="ar"/>
              </w:rPr>
              <w:t>1</w:t>
            </w:r>
            <w:r>
              <w:rPr>
                <w:rFonts w:hint="eastAsia" w:ascii="宋体" w:hAnsi="宋体" w:eastAsia="宋体" w:cs="宋体"/>
                <w:b w:val="0"/>
                <w:bCs w:val="0"/>
                <w:color w:val="auto"/>
                <w:kern w:val="0"/>
                <w:sz w:val="21"/>
                <w:szCs w:val="21"/>
                <w:highlight w:val="none"/>
                <w:lang w:val="en-US" w:eastAsia="zh-CN" w:bidi="ar"/>
              </w:rPr>
              <w:t>00</w:t>
            </w:r>
            <w:r>
              <w:rPr>
                <w:rFonts w:hint="eastAsia" w:ascii="宋体" w:hAnsi="宋体" w:eastAsia="宋体" w:cs="宋体"/>
                <w:b w:val="0"/>
                <w:bCs w:val="0"/>
                <w:color w:val="auto"/>
                <w:kern w:val="0"/>
                <w:sz w:val="21"/>
                <w:szCs w:val="21"/>
                <w:highlight w:val="none"/>
                <w:lang w:bidi="ar"/>
              </w:rPr>
              <w:t>mm</w:t>
            </w:r>
            <w:r>
              <w:rPr>
                <w:rFonts w:hint="eastAsia" w:ascii="宋体" w:hAnsi="宋体" w:eastAsia="宋体" w:cs="宋体"/>
                <w:b w:val="0"/>
                <w:bCs w:val="0"/>
                <w:i w:val="0"/>
                <w:iCs w:val="0"/>
                <w:color w:val="auto"/>
                <w:kern w:val="0"/>
                <w:sz w:val="21"/>
                <w:szCs w:val="21"/>
                <w:highlight w:val="none"/>
                <w:lang w:val="en-US" w:eastAsia="zh-CN" w:bidi="ar"/>
              </w:rPr>
              <w:t>；</w:t>
            </w:r>
            <w:r>
              <w:rPr>
                <w:rFonts w:hint="eastAsia" w:ascii="宋体" w:hAnsi="宋体" w:eastAsia="宋体" w:cs="宋体"/>
                <w:b w:val="0"/>
                <w:bCs w:val="0"/>
                <w:i w:val="0"/>
                <w:iCs w:val="0"/>
                <w:color w:val="auto"/>
                <w:kern w:val="0"/>
                <w:sz w:val="21"/>
                <w:szCs w:val="21"/>
                <w:highlight w:val="none"/>
                <w:u w:val="none"/>
                <w:lang w:val="en-US" w:eastAsia="zh-CN" w:bidi="ar"/>
              </w:rPr>
              <w:t>面板</w:t>
            </w:r>
            <w:r>
              <w:rPr>
                <w:rFonts w:hint="eastAsia" w:ascii="宋体" w:hAnsi="宋体" w:eastAsia="宋体" w:cs="宋体"/>
                <w:b w:val="0"/>
                <w:bCs w:val="0"/>
                <w:i w:val="0"/>
                <w:iCs w:val="0"/>
                <w:color w:val="auto"/>
                <w:kern w:val="0"/>
                <w:sz w:val="21"/>
                <w:szCs w:val="21"/>
                <w:highlight w:val="none"/>
                <w:lang w:val="en-US" w:eastAsia="zh-CN" w:bidi="ar"/>
              </w:rPr>
              <w:t>拼板颜色和纹理与框架接近，接口自然平和，</w:t>
            </w:r>
            <w:r>
              <w:rPr>
                <w:rFonts w:hint="eastAsia" w:ascii="宋体" w:hAnsi="宋体" w:eastAsia="宋体" w:cs="宋体"/>
                <w:b w:val="0"/>
                <w:bCs w:val="0"/>
                <w:i w:val="0"/>
                <w:iCs w:val="0"/>
                <w:color w:val="auto"/>
                <w:kern w:val="0"/>
                <w:sz w:val="21"/>
                <w:szCs w:val="21"/>
                <w:highlight w:val="none"/>
                <w:u w:val="none"/>
                <w:lang w:val="en-US" w:eastAsia="zh-CN" w:bidi="ar"/>
              </w:rPr>
              <w:t>面板底部需有木方加固支撑；</w:t>
            </w:r>
          </w:p>
        </w:tc>
      </w:tr>
      <w:tr w14:paraId="4B8A4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0BEEDA5A">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5D376C9A">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4EB97E61">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16.3工艺：采用榫卯结构连接工艺。木材充分烘干，保证含水率符合要求；木材纹理美观，无明显节子、虫眼，不得使用腐朽材，木制件外观达到国家合格标准。</w:t>
            </w:r>
          </w:p>
        </w:tc>
      </w:tr>
      <w:tr w14:paraId="13251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5609E0D0">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38C7AC1C">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42B60967">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16.4功能配置：配置隐藏走线盒，包含五孔插座、USB插座、弱电插口（根据现场线路及采购方需求配置）。</w:t>
            </w:r>
          </w:p>
        </w:tc>
      </w:tr>
      <w:tr w14:paraId="08905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3F903738">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46EF70EA">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2A45D87D">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16.5胶粘剂：木质部件胶粘剂采用环保水基型胶粘剂。胶粘剂的游离甲醛、苯、甲苯+二甲苯、总挥发性有机物均符合GB 18583-2008、SZJG 52-2016标准要求。</w:t>
            </w:r>
          </w:p>
        </w:tc>
      </w:tr>
      <w:tr w14:paraId="497F3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30F1DE5C">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70BC1A26">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32C2D7FF">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16.6油漆：采用环保水性油漆，经过三底两面油漆工序，木纹纹理清晰，色泽均匀、光滑耐用。油漆表面无尘粒、气泡、渣点、边缘及立面无流挂等现象。</w:t>
            </w:r>
            <w:r>
              <w:rPr>
                <w:rFonts w:hint="eastAsia" w:ascii="宋体" w:hAnsi="宋体" w:eastAsia="宋体" w:cs="宋体"/>
                <w:b w:val="0"/>
                <w:bCs w:val="0"/>
                <w:color w:val="auto"/>
                <w:kern w:val="0"/>
                <w:sz w:val="21"/>
                <w:szCs w:val="21"/>
                <w:highlight w:val="none"/>
                <w:u w:val="none"/>
                <w:lang w:eastAsia="zh-CN" w:bidi="ar"/>
              </w:rPr>
              <w:t>水性漆的重金属元素含量（包括铅、镉、六价铬、汞、砷、钡、硒、锑、钴）均未检出；VOC含量、甲醛含量、乙二醇醚及醚酯总和含量、苯系物总和含量、烷基酚聚氧乙烯醚总和含量均符合GB 18581-2020、GB/T 35602-2017标准要求。</w:t>
            </w:r>
          </w:p>
        </w:tc>
      </w:tr>
      <w:tr w14:paraId="2A62D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2F387DB9">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352BB2E0">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6DECC1DD">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16.7五金配件：三节缓冲导轨、阻尼缓冲铰链，无锈蚀；铰链的过载要求（包括垂直静载荷（30kg）、水平静载荷（70N））、功能要求（包括操作力、耐久性(80000次)）、下沉量、耐腐蚀均符合QB/T 2189-2013标准要求。导轨的过载要求（包括垂直向下静载荷（300N）、水平侧向静载荷（150N）、猛关或猛开）、功能要求（包括操作力、耐久性(80000次)、拉出安全性、下沉量、耐腐蚀均符合QB/T 2454-2013标准要求。</w:t>
            </w:r>
          </w:p>
        </w:tc>
      </w:tr>
      <w:tr w14:paraId="31195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7F2B4C8B">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17</w:t>
            </w:r>
          </w:p>
        </w:tc>
        <w:tc>
          <w:tcPr>
            <w:tcW w:w="1678" w:type="dxa"/>
            <w:vMerge w:val="restart"/>
            <w:vAlign w:val="center"/>
          </w:tcPr>
          <w:p w14:paraId="28DD4C04">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vertAlign w:val="baseline"/>
              </w:rPr>
            </w:pPr>
            <w:r>
              <w:rPr>
                <w:color w:val="auto"/>
                <w:spacing w:val="11"/>
                <w:sz w:val="21"/>
                <w:szCs w:val="21"/>
                <w:highlight w:val="none"/>
              </w:rPr>
              <w:t>副台</w:t>
            </w:r>
          </w:p>
        </w:tc>
        <w:tc>
          <w:tcPr>
            <w:tcW w:w="6575" w:type="dxa"/>
            <w:vAlign w:val="center"/>
          </w:tcPr>
          <w:p w14:paraId="313026B3">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17.1规格：（1000W*400D*760H）mm±10mm；</w:t>
            </w:r>
          </w:p>
        </w:tc>
      </w:tr>
      <w:tr w14:paraId="18B46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53AF4C0F">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74A85A2B">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32E8D4A0">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17.2基材：整体采用红橡木原木制作；顶板、侧板厚度不低于18mm，其余厚度不低于15mm；边框用红橡木原木制作，</w:t>
            </w:r>
            <w:r>
              <w:rPr>
                <w:rFonts w:hint="eastAsia" w:ascii="宋体" w:hAnsi="宋体" w:eastAsia="宋体" w:cs="宋体"/>
                <w:b w:val="0"/>
                <w:bCs w:val="0"/>
                <w:i w:val="0"/>
                <w:iCs w:val="0"/>
                <w:color w:val="auto"/>
                <w:kern w:val="0"/>
                <w:sz w:val="21"/>
                <w:szCs w:val="21"/>
                <w:highlight w:val="none"/>
                <w:lang w:val="en-US" w:eastAsia="zh-CN" w:bidi="ar"/>
              </w:rPr>
              <w:t>面</w:t>
            </w:r>
            <w:r>
              <w:rPr>
                <w:rFonts w:hint="eastAsia" w:ascii="宋体" w:hAnsi="宋体" w:eastAsia="宋体" w:cs="宋体"/>
                <w:b w:val="0"/>
                <w:bCs w:val="0"/>
                <w:i w:val="0"/>
                <w:iCs w:val="0"/>
                <w:color w:val="auto"/>
                <w:kern w:val="0"/>
                <w:sz w:val="21"/>
                <w:szCs w:val="21"/>
                <w:highlight w:val="none"/>
                <w:u w:val="none"/>
                <w:lang w:val="en-US" w:eastAsia="zh-CN" w:bidi="ar"/>
              </w:rPr>
              <w:t>板为红橡木直</w:t>
            </w:r>
            <w:r>
              <w:rPr>
                <w:rFonts w:hint="eastAsia" w:ascii="宋体" w:hAnsi="宋体" w:eastAsia="宋体" w:cs="宋体"/>
                <w:b w:val="0"/>
                <w:bCs w:val="0"/>
                <w:i w:val="0"/>
                <w:iCs w:val="0"/>
                <w:color w:val="auto"/>
                <w:kern w:val="0"/>
                <w:sz w:val="21"/>
                <w:szCs w:val="21"/>
                <w:highlight w:val="none"/>
                <w:lang w:val="en-US" w:eastAsia="zh-CN" w:bidi="ar"/>
              </w:rPr>
              <w:t>拼板，</w:t>
            </w:r>
            <w:r>
              <w:rPr>
                <w:rFonts w:hint="eastAsia" w:ascii="宋体" w:hAnsi="宋体" w:eastAsia="宋体" w:cs="宋体"/>
                <w:b w:val="0"/>
                <w:bCs w:val="0"/>
                <w:color w:val="auto"/>
                <w:kern w:val="0"/>
                <w:sz w:val="21"/>
                <w:szCs w:val="21"/>
                <w:highlight w:val="none"/>
                <w:lang w:bidi="ar"/>
              </w:rPr>
              <w:t>用于直拼的红橡木宽度不低于</w:t>
            </w:r>
            <w:r>
              <w:rPr>
                <w:rFonts w:hint="eastAsia" w:ascii="宋体" w:hAnsi="宋体" w:eastAsia="宋体" w:cs="宋体"/>
                <w:b w:val="0"/>
                <w:bCs w:val="0"/>
                <w:color w:val="auto"/>
                <w:kern w:val="0"/>
                <w:sz w:val="21"/>
                <w:szCs w:val="21"/>
                <w:highlight w:val="none"/>
                <w:lang w:val="en-US" w:eastAsia="zh-CN" w:bidi="ar"/>
              </w:rPr>
              <w:t>80</w:t>
            </w:r>
            <w:r>
              <w:rPr>
                <w:rFonts w:hint="eastAsia" w:ascii="宋体" w:hAnsi="宋体" w:eastAsia="宋体" w:cs="宋体"/>
                <w:b w:val="0"/>
                <w:bCs w:val="0"/>
                <w:color w:val="auto"/>
                <w:kern w:val="0"/>
                <w:sz w:val="21"/>
                <w:szCs w:val="21"/>
                <w:highlight w:val="none"/>
                <w:lang w:bidi="ar"/>
              </w:rPr>
              <w:t>mm</w:t>
            </w:r>
            <w:r>
              <w:rPr>
                <w:rFonts w:hint="eastAsia" w:ascii="宋体" w:hAnsi="宋体" w:eastAsia="宋体" w:cs="宋体"/>
                <w:b w:val="0"/>
                <w:bCs w:val="0"/>
                <w:color w:val="auto"/>
                <w:kern w:val="0"/>
                <w:sz w:val="21"/>
                <w:szCs w:val="21"/>
                <w:highlight w:val="none"/>
                <w:lang w:val="en-US" w:eastAsia="zh-CN" w:bidi="ar"/>
              </w:rPr>
              <w:t>,</w:t>
            </w:r>
            <w:r>
              <w:rPr>
                <w:rFonts w:hint="eastAsia" w:ascii="宋体" w:hAnsi="宋体" w:eastAsia="宋体" w:cs="宋体"/>
                <w:b w:val="0"/>
                <w:bCs w:val="0"/>
                <w:i w:val="0"/>
                <w:iCs w:val="0"/>
                <w:color w:val="auto"/>
                <w:kern w:val="0"/>
                <w:sz w:val="21"/>
                <w:szCs w:val="21"/>
                <w:highlight w:val="none"/>
                <w:u w:val="none"/>
                <w:lang w:val="en-US" w:eastAsia="zh-CN" w:bidi="ar"/>
              </w:rPr>
              <w:t>面板拼板颜色和纹理与边框接近，接口自然平和。</w:t>
            </w:r>
          </w:p>
        </w:tc>
      </w:tr>
      <w:tr w14:paraId="6E88E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161741FE">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17498133">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5BD23CB4">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17.3工艺：采用榫卯结构连接工艺。木材充分烘干，保证含水率符合要求；木材纹理美观，无明显节子、虫眼，不得使用腐朽材，木制件外观达到国家合格标准。</w:t>
            </w:r>
          </w:p>
        </w:tc>
      </w:tr>
      <w:tr w14:paraId="52B38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73D4755E">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041C5E30">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12FAB029">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17.4功能配置：配置掩门柜或抽屉柜或空格柜，</w:t>
            </w:r>
            <w:del w:id="73" w:author="董馨如" w:date="2024-10-16T15:02:22Z">
              <w:r>
                <w:rPr>
                  <w:rFonts w:hint="eastAsia" w:ascii="宋体" w:hAnsi="宋体" w:eastAsia="宋体" w:cs="宋体"/>
                  <w:b w:val="0"/>
                  <w:bCs w:val="0"/>
                  <w:i w:val="0"/>
                  <w:iCs w:val="0"/>
                  <w:color w:val="auto"/>
                  <w:kern w:val="0"/>
                  <w:sz w:val="21"/>
                  <w:szCs w:val="21"/>
                  <w:highlight w:val="none"/>
                  <w:u w:val="none"/>
                  <w:lang w:val="en-US" w:eastAsia="zh-CN" w:bidi="ar"/>
                </w:rPr>
                <w:delText>根据采购方需求深化</w:delText>
              </w:r>
            </w:del>
            <w:ins w:id="74" w:author="董馨如" w:date="2024-10-16T15:02:22Z">
              <w:r>
                <w:rPr>
                  <w:rFonts w:hint="eastAsia" w:ascii="宋体" w:hAnsi="宋体" w:eastAsia="宋体" w:cs="宋体"/>
                  <w:b w:val="0"/>
                  <w:bCs w:val="0"/>
                  <w:i w:val="0"/>
                  <w:iCs w:val="0"/>
                  <w:color w:val="auto"/>
                  <w:kern w:val="0"/>
                  <w:sz w:val="21"/>
                  <w:szCs w:val="21"/>
                  <w:highlight w:val="none"/>
                  <w:u w:val="none"/>
                  <w:lang w:val="en-US" w:eastAsia="zh-CN" w:bidi="ar"/>
                </w:rPr>
                <w:t>中标后可以根据采购方需求深化</w:t>
              </w:r>
            </w:ins>
            <w:r>
              <w:rPr>
                <w:rFonts w:hint="eastAsia" w:ascii="宋体" w:hAnsi="宋体" w:eastAsia="宋体" w:cs="宋体"/>
                <w:b w:val="0"/>
                <w:bCs w:val="0"/>
                <w:i w:val="0"/>
                <w:iCs w:val="0"/>
                <w:color w:val="auto"/>
                <w:kern w:val="0"/>
                <w:sz w:val="21"/>
                <w:szCs w:val="21"/>
                <w:highlight w:val="none"/>
                <w:u w:val="none"/>
                <w:lang w:val="en-US" w:eastAsia="zh-CN" w:bidi="ar"/>
              </w:rPr>
              <w:t>。</w:t>
            </w:r>
          </w:p>
        </w:tc>
      </w:tr>
      <w:tr w14:paraId="43D12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16D23750">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5DA97F9A">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30B5F4C1">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17.5胶黏剂：木质部件胶粘剂采用环保水基型拼板胶。胶粘剂的游离甲醛、苯、甲苯+二甲苯、总挥发性有机物均符合GB 18583-2008、SZJG 52-2016标准要求。</w:t>
            </w:r>
          </w:p>
        </w:tc>
      </w:tr>
      <w:tr w14:paraId="0D57C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29BCD2FD">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53CB0124">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1A3ECA2B">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17.6油漆：采用环保水性油漆，经过三底两面油漆工序，木纹纹理清晰，色泽均匀、光滑耐用。油漆表面无尘粒、气泡、渣点、边缘及立面无流挂等现象。</w:t>
            </w:r>
            <w:r>
              <w:rPr>
                <w:rFonts w:hint="eastAsia" w:ascii="宋体" w:hAnsi="宋体" w:eastAsia="宋体" w:cs="宋体"/>
                <w:b w:val="0"/>
                <w:bCs w:val="0"/>
                <w:color w:val="auto"/>
                <w:kern w:val="0"/>
                <w:sz w:val="21"/>
                <w:szCs w:val="21"/>
                <w:highlight w:val="none"/>
                <w:u w:val="none"/>
                <w:lang w:eastAsia="zh-CN" w:bidi="ar"/>
              </w:rPr>
              <w:t>水性漆的重金属元素含量（包括铅、镉、六价铬、汞、砷、钡、硒、锑、钴）均未检出；VOC含量、甲醛含量、乙二醇醚及醚酯总和含量、苯系物总和含量、烷基酚聚氧乙烯醚总和含量均符合GB 18581-2020、GB/T 35602-2017标准要求。</w:t>
            </w:r>
          </w:p>
        </w:tc>
      </w:tr>
      <w:tr w14:paraId="5AE31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2BC04BBD">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72D0C8D3">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3FB83C52">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17.7五金配件：三节缓冲导轨、阻尼缓冲铰链，合金锁具配折叠钥匙，无锈蚀；选配滑轮。铰链的过载要求（包括垂直静载荷（30kg）、水平静载荷（70N））、功能要求（包括操作力、耐久性(80000次)）、下沉量、耐腐蚀均符合QB/T 2189-2013标准要求。导轨的过载要求（包括垂直向下静载荷（300N）、水平侧向静载荷（150N）、猛关或猛开）、功能要求（包括操作力、耐久性(80000次)、拉出安全性、下沉量、耐腐蚀均符合QB/T 2454-2013标准要求。</w:t>
            </w:r>
          </w:p>
        </w:tc>
      </w:tr>
      <w:tr w14:paraId="7DCE9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7FF20E37">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18</w:t>
            </w:r>
          </w:p>
        </w:tc>
        <w:tc>
          <w:tcPr>
            <w:tcW w:w="1678" w:type="dxa"/>
            <w:vMerge w:val="restart"/>
            <w:vAlign w:val="center"/>
          </w:tcPr>
          <w:p w14:paraId="04E8D418">
            <w:pPr>
              <w:keepNext w:val="0"/>
              <w:keepLines w:val="0"/>
              <w:pageBreakBefore w:val="0"/>
              <w:widowControl/>
              <w:suppressLineNumbers w:val="0"/>
              <w:wordWrap/>
              <w:overflowPunct/>
              <w:topLinePunct w:val="0"/>
              <w:bidi w:val="0"/>
              <w:snapToGrid/>
              <w:spacing w:line="312" w:lineRule="auto"/>
              <w:ind w:left="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底柜</w:t>
            </w:r>
          </w:p>
          <w:p w14:paraId="1294CECC">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vertAlign w:val="baseline"/>
              </w:rPr>
            </w:pPr>
          </w:p>
        </w:tc>
        <w:tc>
          <w:tcPr>
            <w:tcW w:w="6575" w:type="dxa"/>
            <w:vAlign w:val="center"/>
          </w:tcPr>
          <w:p w14:paraId="385A633E">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18.1规格：（400W*400D*570H）mm±10mm；</w:t>
            </w:r>
          </w:p>
        </w:tc>
      </w:tr>
      <w:tr w14:paraId="61FB5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5D35FA05">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32805288">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6A399FDA">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18.2基材：整体采用红橡木原木制作；顶板、侧板厚度不低于18mm，其余厚度不低于15mm；边框用红橡木原木制作，</w:t>
            </w:r>
            <w:r>
              <w:rPr>
                <w:rFonts w:hint="eastAsia" w:ascii="宋体" w:hAnsi="宋体" w:eastAsia="宋体" w:cs="宋体"/>
                <w:b w:val="0"/>
                <w:bCs w:val="0"/>
                <w:i w:val="0"/>
                <w:iCs w:val="0"/>
                <w:color w:val="auto"/>
                <w:kern w:val="0"/>
                <w:sz w:val="21"/>
                <w:szCs w:val="21"/>
                <w:highlight w:val="none"/>
                <w:lang w:val="en-US" w:eastAsia="zh-CN" w:bidi="ar"/>
              </w:rPr>
              <w:t>面</w:t>
            </w:r>
            <w:r>
              <w:rPr>
                <w:rFonts w:hint="eastAsia" w:ascii="宋体" w:hAnsi="宋体" w:eastAsia="宋体" w:cs="宋体"/>
                <w:b w:val="0"/>
                <w:bCs w:val="0"/>
                <w:i w:val="0"/>
                <w:iCs w:val="0"/>
                <w:color w:val="auto"/>
                <w:kern w:val="0"/>
                <w:sz w:val="21"/>
                <w:szCs w:val="21"/>
                <w:highlight w:val="none"/>
                <w:u w:val="none"/>
                <w:lang w:val="en-US" w:eastAsia="zh-CN" w:bidi="ar"/>
              </w:rPr>
              <w:t>板为红橡木直</w:t>
            </w:r>
            <w:r>
              <w:rPr>
                <w:rFonts w:hint="eastAsia" w:ascii="宋体" w:hAnsi="宋体" w:eastAsia="宋体" w:cs="宋体"/>
                <w:b w:val="0"/>
                <w:bCs w:val="0"/>
                <w:i w:val="0"/>
                <w:iCs w:val="0"/>
                <w:color w:val="auto"/>
                <w:kern w:val="0"/>
                <w:sz w:val="21"/>
                <w:szCs w:val="21"/>
                <w:highlight w:val="none"/>
                <w:lang w:val="en-US" w:eastAsia="zh-CN" w:bidi="ar"/>
              </w:rPr>
              <w:t>拼板，</w:t>
            </w:r>
            <w:r>
              <w:rPr>
                <w:rFonts w:hint="eastAsia" w:ascii="宋体" w:hAnsi="宋体" w:eastAsia="宋体" w:cs="宋体"/>
                <w:b w:val="0"/>
                <w:bCs w:val="0"/>
                <w:color w:val="auto"/>
                <w:kern w:val="0"/>
                <w:sz w:val="21"/>
                <w:szCs w:val="21"/>
                <w:highlight w:val="none"/>
                <w:lang w:bidi="ar"/>
              </w:rPr>
              <w:t>用于直拼的红橡木宽度不低于</w:t>
            </w:r>
            <w:r>
              <w:rPr>
                <w:rFonts w:hint="eastAsia" w:ascii="宋体" w:hAnsi="宋体" w:eastAsia="宋体" w:cs="宋体"/>
                <w:b w:val="0"/>
                <w:bCs w:val="0"/>
                <w:color w:val="auto"/>
                <w:kern w:val="0"/>
                <w:sz w:val="21"/>
                <w:szCs w:val="21"/>
                <w:highlight w:val="none"/>
                <w:lang w:val="en-US" w:eastAsia="zh-CN" w:bidi="ar"/>
              </w:rPr>
              <w:t>80</w:t>
            </w:r>
            <w:r>
              <w:rPr>
                <w:rFonts w:hint="eastAsia" w:ascii="宋体" w:hAnsi="宋体" w:eastAsia="宋体" w:cs="宋体"/>
                <w:b w:val="0"/>
                <w:bCs w:val="0"/>
                <w:color w:val="auto"/>
                <w:kern w:val="0"/>
                <w:sz w:val="21"/>
                <w:szCs w:val="21"/>
                <w:highlight w:val="none"/>
                <w:lang w:bidi="ar"/>
              </w:rPr>
              <w:t>mm</w:t>
            </w:r>
            <w:r>
              <w:rPr>
                <w:rFonts w:hint="eastAsia" w:ascii="宋体" w:hAnsi="宋体" w:eastAsia="宋体" w:cs="宋体"/>
                <w:b w:val="0"/>
                <w:bCs w:val="0"/>
                <w:color w:val="auto"/>
                <w:kern w:val="0"/>
                <w:sz w:val="21"/>
                <w:szCs w:val="21"/>
                <w:highlight w:val="none"/>
                <w:lang w:val="en-US" w:eastAsia="zh-CN" w:bidi="ar"/>
              </w:rPr>
              <w:t>,</w:t>
            </w:r>
            <w:r>
              <w:rPr>
                <w:rFonts w:hint="eastAsia" w:ascii="宋体" w:hAnsi="宋体" w:eastAsia="宋体" w:cs="宋体"/>
                <w:b w:val="0"/>
                <w:bCs w:val="0"/>
                <w:i w:val="0"/>
                <w:iCs w:val="0"/>
                <w:color w:val="auto"/>
                <w:kern w:val="0"/>
                <w:sz w:val="21"/>
                <w:szCs w:val="21"/>
                <w:highlight w:val="none"/>
                <w:u w:val="none"/>
                <w:lang w:val="en-US" w:eastAsia="zh-CN" w:bidi="ar"/>
              </w:rPr>
              <w:t>面板拼板颜色和纹理与边框接近，接口自然平和。</w:t>
            </w:r>
          </w:p>
        </w:tc>
      </w:tr>
      <w:tr w14:paraId="359C7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0295F522">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351A9146">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7D59478D">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18.3工艺：采用榫卯结构连接工艺。木材充分烘干，保证含水率符合要求；木材纹理美观，无明显节子、虫眼，不得使用腐朽材，木制件外观达到国家合格标准。</w:t>
            </w:r>
          </w:p>
        </w:tc>
      </w:tr>
      <w:tr w14:paraId="63496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3CE1636A">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6BDED75D">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56AA98B6">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18.4胶黏剂：木质部件胶粘剂采用环保水基型拼板胶。胶粘剂的游离甲醛、苯、甲苯+二甲苯、总挥发性有机物均符合GB 18583-2008、SZJG 52-2016标准要求。</w:t>
            </w:r>
          </w:p>
        </w:tc>
      </w:tr>
      <w:tr w14:paraId="10184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79941513">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5293BA63">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5A17D2CD">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18.5油漆：采用环保水性油漆，经过三底两面油漆工序，木纹纹理清晰，色泽均匀、光滑耐用。油漆表面无尘粒、气泡、渣点、边缘及立面无流挂等现象。</w:t>
            </w:r>
            <w:r>
              <w:rPr>
                <w:rFonts w:hint="eastAsia" w:ascii="宋体" w:hAnsi="宋体" w:eastAsia="宋体" w:cs="宋体"/>
                <w:b w:val="0"/>
                <w:bCs w:val="0"/>
                <w:color w:val="auto"/>
                <w:kern w:val="0"/>
                <w:sz w:val="21"/>
                <w:szCs w:val="21"/>
                <w:highlight w:val="none"/>
                <w:u w:val="none"/>
                <w:lang w:eastAsia="zh-CN" w:bidi="ar"/>
              </w:rPr>
              <w:t>水性漆的重金属元素含量（包括铅、镉、六价铬、汞、砷、钡、硒、锑、钴）均未检出；VOC含量、甲醛含量、乙二醇醚及醚酯总和含量、苯系物总和含量、烷基酚聚氧乙烯醚总和含量均符合GB 18581-2020、GB/T 35602-2017标准要求。</w:t>
            </w:r>
          </w:p>
        </w:tc>
      </w:tr>
      <w:tr w14:paraId="6D69C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2C0757B1">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7F0895DF">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1BF78E77">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18.6五金配件：三节阻尼导轨，合金锁具配折叠钥匙，无锈蚀；选配滑轮。导轨的过载要求（包括垂直向下静载荷（300N）、水平侧向静载荷（150N）、猛关或猛开）、功能要求（包括操作力、耐久性(80000次)、拉出安全性、下沉量、耐腐蚀均符合QB/T 2454-2013标准要求。</w:t>
            </w:r>
          </w:p>
        </w:tc>
      </w:tr>
      <w:tr w14:paraId="1D109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4999B2DF">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22D96485">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02AED232">
            <w:pPr>
              <w:pStyle w:val="478"/>
              <w:keepNext w:val="0"/>
              <w:keepLines w:val="0"/>
              <w:pageBreakBefore w:val="0"/>
              <w:widowControl/>
              <w:shd w:val="clear"/>
              <w:kinsoku w:val="0"/>
              <w:wordWrap/>
              <w:overflowPunct/>
              <w:topLinePunct w:val="0"/>
              <w:autoSpaceDE w:val="0"/>
              <w:autoSpaceDN w:val="0"/>
              <w:bidi w:val="0"/>
              <w:adjustRightInd w:val="0"/>
              <w:snapToGrid/>
              <w:spacing w:line="312" w:lineRule="auto"/>
              <w:ind w:left="0" w:leftChars="0" w:right="0" w:rightChars="0" w:firstLine="0" w:firstLineChars="0"/>
              <w:jc w:val="left"/>
              <w:textAlignment w:val="baseline"/>
              <w:rPr>
                <w:rFonts w:hint="eastAsia" w:ascii="宋体" w:hAnsi="宋体" w:eastAsia="宋体" w:cs="宋体"/>
                <w:b/>
                <w:bCs/>
                <w:color w:val="FF0000"/>
                <w:spacing w:val="3"/>
                <w:sz w:val="21"/>
                <w:szCs w:val="21"/>
                <w:highlight w:val="none"/>
                <w:lang w:eastAsia="zh-CN"/>
              </w:rPr>
            </w:pPr>
            <w:r>
              <w:rPr>
                <w:rFonts w:hint="eastAsia" w:ascii="宋体" w:hAnsi="宋体" w:eastAsia="宋体" w:cs="宋体"/>
                <w:b/>
                <w:bCs/>
                <w:color w:val="FF0000"/>
                <w:spacing w:val="3"/>
                <w:sz w:val="21"/>
                <w:szCs w:val="21"/>
                <w:highlight w:val="none"/>
              </w:rPr>
              <w:t>▲</w:t>
            </w:r>
            <w:r>
              <w:rPr>
                <w:rFonts w:hint="eastAsia" w:ascii="宋体" w:hAnsi="宋体" w:eastAsia="宋体" w:cs="宋体"/>
                <w:b/>
                <w:bCs/>
                <w:color w:val="FF0000"/>
                <w:spacing w:val="3"/>
                <w:sz w:val="21"/>
                <w:szCs w:val="21"/>
                <w:highlight w:val="none"/>
                <w:lang w:val="en-US" w:eastAsia="zh-CN"/>
              </w:rPr>
              <w:t>18.7</w:t>
            </w:r>
            <w:r>
              <w:rPr>
                <w:rFonts w:hint="eastAsia" w:ascii="宋体" w:hAnsi="宋体" w:eastAsia="宋体" w:cs="宋体"/>
                <w:b/>
                <w:bCs/>
                <w:color w:val="FF0000"/>
                <w:spacing w:val="3"/>
                <w:sz w:val="21"/>
                <w:szCs w:val="21"/>
                <w:highlight w:val="none"/>
              </w:rPr>
              <w:t>阻尼导轨</w:t>
            </w:r>
            <w:r>
              <w:rPr>
                <w:rFonts w:hint="eastAsia" w:ascii="宋体" w:hAnsi="宋体" w:eastAsia="宋体" w:cs="宋体"/>
                <w:b/>
                <w:bCs/>
                <w:color w:val="FF0000"/>
                <w:spacing w:val="3"/>
                <w:sz w:val="21"/>
                <w:szCs w:val="21"/>
                <w:highlight w:val="none"/>
                <w:lang w:eastAsia="zh-CN"/>
              </w:rPr>
              <w:t>：</w:t>
            </w:r>
          </w:p>
          <w:p w14:paraId="64B81A9D">
            <w:pPr>
              <w:pStyle w:val="478"/>
              <w:keepNext w:val="0"/>
              <w:keepLines w:val="0"/>
              <w:pageBreakBefore w:val="0"/>
              <w:widowControl/>
              <w:shd w:val="clear"/>
              <w:kinsoku w:val="0"/>
              <w:wordWrap/>
              <w:overflowPunct/>
              <w:topLinePunct w:val="0"/>
              <w:autoSpaceDE w:val="0"/>
              <w:autoSpaceDN w:val="0"/>
              <w:bidi w:val="0"/>
              <w:adjustRightInd w:val="0"/>
              <w:snapToGrid/>
              <w:spacing w:line="312" w:lineRule="auto"/>
              <w:ind w:left="0" w:leftChars="0" w:right="0" w:rightChars="0" w:firstLine="0" w:firstLineChars="0"/>
              <w:jc w:val="left"/>
              <w:textAlignment w:val="baseline"/>
              <w:rPr>
                <w:rFonts w:hint="eastAsia" w:ascii="宋体" w:hAnsi="宋体" w:eastAsia="宋体" w:cs="宋体"/>
                <w:b/>
                <w:bCs/>
                <w:color w:val="FF0000"/>
                <w:spacing w:val="3"/>
                <w:sz w:val="21"/>
                <w:szCs w:val="21"/>
                <w:highlight w:val="none"/>
                <w:lang w:eastAsia="zh-CN"/>
              </w:rPr>
            </w:pPr>
            <w:r>
              <w:rPr>
                <w:rFonts w:hint="eastAsia" w:ascii="宋体" w:hAnsi="宋体" w:eastAsia="宋体" w:cs="宋体"/>
                <w:b/>
                <w:bCs/>
                <w:color w:val="FF0000"/>
                <w:spacing w:val="3"/>
                <w:sz w:val="21"/>
                <w:szCs w:val="21"/>
                <w:highlight w:val="none"/>
                <w:lang w:eastAsia="zh-CN"/>
              </w:rPr>
              <w:t>（</w:t>
            </w:r>
            <w:r>
              <w:rPr>
                <w:rFonts w:hint="eastAsia" w:ascii="宋体" w:hAnsi="宋体" w:eastAsia="宋体" w:cs="宋体"/>
                <w:b/>
                <w:bCs/>
                <w:color w:val="FF0000"/>
                <w:spacing w:val="3"/>
                <w:sz w:val="21"/>
                <w:szCs w:val="21"/>
                <w:highlight w:val="none"/>
                <w:lang w:val="en-US" w:eastAsia="zh-CN"/>
              </w:rPr>
              <w:t>1</w:t>
            </w:r>
            <w:r>
              <w:rPr>
                <w:rFonts w:hint="eastAsia" w:ascii="宋体" w:hAnsi="宋体" w:eastAsia="宋体" w:cs="宋体"/>
                <w:b/>
                <w:bCs/>
                <w:color w:val="FF0000"/>
                <w:spacing w:val="3"/>
                <w:sz w:val="21"/>
                <w:szCs w:val="21"/>
                <w:highlight w:val="none"/>
                <w:lang w:eastAsia="zh-CN"/>
              </w:rPr>
              <w:t>）</w:t>
            </w:r>
            <w:r>
              <w:rPr>
                <w:rFonts w:hint="eastAsia" w:ascii="宋体" w:hAnsi="宋体" w:eastAsia="宋体" w:cs="宋体"/>
                <w:b/>
                <w:bCs/>
                <w:color w:val="FF0000"/>
                <w:spacing w:val="3"/>
                <w:sz w:val="21"/>
                <w:szCs w:val="21"/>
                <w:highlight w:val="none"/>
              </w:rPr>
              <w:t>依据QB/T</w:t>
            </w:r>
            <w:r>
              <w:rPr>
                <w:rFonts w:hint="eastAsia" w:cs="宋体"/>
                <w:b/>
                <w:bCs/>
                <w:color w:val="FF0000"/>
                <w:spacing w:val="3"/>
                <w:sz w:val="21"/>
                <w:szCs w:val="21"/>
                <w:highlight w:val="none"/>
                <w:lang w:val="en-US" w:eastAsia="zh-CN"/>
              </w:rPr>
              <w:t xml:space="preserve"> </w:t>
            </w:r>
            <w:r>
              <w:rPr>
                <w:rFonts w:hint="eastAsia" w:ascii="宋体" w:hAnsi="宋体" w:eastAsia="宋体" w:cs="宋体"/>
                <w:b/>
                <w:bCs/>
                <w:color w:val="FF0000"/>
                <w:spacing w:val="3"/>
                <w:sz w:val="21"/>
                <w:szCs w:val="21"/>
                <w:highlight w:val="none"/>
              </w:rPr>
              <w:t>2454-2013中5.4.1</w:t>
            </w:r>
            <w:r>
              <w:rPr>
                <w:rFonts w:hint="eastAsia" w:ascii="宋体" w:hAnsi="宋体" w:eastAsia="宋体" w:cs="宋体"/>
                <w:b/>
                <w:bCs/>
                <w:color w:val="FF0000"/>
                <w:spacing w:val="3"/>
                <w:sz w:val="21"/>
                <w:szCs w:val="21"/>
                <w:highlight w:val="none"/>
                <w:lang w:val="en-US" w:eastAsia="zh-CN"/>
              </w:rPr>
              <w:t>检验方法检验</w:t>
            </w:r>
            <w:r>
              <w:rPr>
                <w:rFonts w:hint="eastAsia" w:ascii="宋体" w:hAnsi="宋体" w:eastAsia="宋体" w:cs="宋体"/>
                <w:b/>
                <w:bCs/>
                <w:color w:val="FF0000"/>
                <w:spacing w:val="3"/>
                <w:sz w:val="21"/>
                <w:szCs w:val="21"/>
                <w:highlight w:val="none"/>
                <w:lang w:eastAsia="zh-CN"/>
              </w:rPr>
              <w:t>：</w:t>
            </w:r>
            <w:r>
              <w:rPr>
                <w:rFonts w:hint="eastAsia" w:ascii="宋体" w:hAnsi="宋体" w:eastAsia="宋体" w:cs="宋体"/>
                <w:b/>
                <w:bCs/>
                <w:color w:val="FF0000"/>
                <w:spacing w:val="3"/>
                <w:sz w:val="21"/>
                <w:szCs w:val="21"/>
                <w:highlight w:val="none"/>
              </w:rPr>
              <w:t>垂直向下静载荷检验符合要求</w:t>
            </w:r>
            <w:r>
              <w:rPr>
                <w:rFonts w:hint="eastAsia" w:ascii="宋体" w:hAnsi="宋体" w:eastAsia="宋体" w:cs="宋体"/>
                <w:b/>
                <w:bCs/>
                <w:color w:val="FF0000"/>
                <w:spacing w:val="3"/>
                <w:sz w:val="21"/>
                <w:szCs w:val="21"/>
                <w:highlight w:val="none"/>
                <w:lang w:eastAsia="zh-CN"/>
              </w:rPr>
              <w:t>；</w:t>
            </w:r>
          </w:p>
          <w:p w14:paraId="1A8D9746">
            <w:pPr>
              <w:pStyle w:val="478"/>
              <w:keepNext w:val="0"/>
              <w:keepLines w:val="0"/>
              <w:pageBreakBefore w:val="0"/>
              <w:widowControl/>
              <w:shd w:val="clear"/>
              <w:kinsoku w:val="0"/>
              <w:wordWrap/>
              <w:overflowPunct/>
              <w:topLinePunct w:val="0"/>
              <w:autoSpaceDE w:val="0"/>
              <w:autoSpaceDN w:val="0"/>
              <w:bidi w:val="0"/>
              <w:adjustRightInd w:val="0"/>
              <w:snapToGrid/>
              <w:spacing w:line="312" w:lineRule="auto"/>
              <w:ind w:left="0" w:leftChars="0" w:right="0" w:rightChars="0" w:firstLine="0" w:firstLineChars="0"/>
              <w:jc w:val="left"/>
              <w:textAlignment w:val="baseline"/>
              <w:rPr>
                <w:rFonts w:hint="eastAsia" w:ascii="宋体" w:hAnsi="宋体" w:eastAsia="宋体" w:cs="宋体"/>
                <w:b/>
                <w:bCs/>
                <w:color w:val="FF0000"/>
                <w:spacing w:val="3"/>
                <w:sz w:val="21"/>
                <w:szCs w:val="21"/>
                <w:highlight w:val="none"/>
                <w:lang w:eastAsia="zh-CN"/>
              </w:rPr>
            </w:pPr>
            <w:r>
              <w:rPr>
                <w:rFonts w:hint="eastAsia" w:ascii="宋体" w:hAnsi="宋体" w:eastAsia="宋体" w:cs="宋体"/>
                <w:b/>
                <w:bCs/>
                <w:color w:val="FF0000"/>
                <w:spacing w:val="3"/>
                <w:sz w:val="21"/>
                <w:szCs w:val="21"/>
                <w:highlight w:val="none"/>
                <w:lang w:eastAsia="zh-CN"/>
              </w:rPr>
              <w:t>（</w:t>
            </w:r>
            <w:r>
              <w:rPr>
                <w:rFonts w:hint="eastAsia" w:ascii="宋体" w:hAnsi="宋体" w:eastAsia="宋体" w:cs="宋体"/>
                <w:b/>
                <w:bCs/>
                <w:color w:val="FF0000"/>
                <w:spacing w:val="3"/>
                <w:sz w:val="21"/>
                <w:szCs w:val="21"/>
                <w:highlight w:val="none"/>
                <w:lang w:val="en-US" w:eastAsia="zh-CN"/>
              </w:rPr>
              <w:t>2</w:t>
            </w:r>
            <w:r>
              <w:rPr>
                <w:rFonts w:hint="eastAsia" w:ascii="宋体" w:hAnsi="宋体" w:eastAsia="宋体" w:cs="宋体"/>
                <w:b/>
                <w:bCs/>
                <w:color w:val="FF0000"/>
                <w:spacing w:val="3"/>
                <w:sz w:val="21"/>
                <w:szCs w:val="21"/>
                <w:highlight w:val="none"/>
                <w:lang w:eastAsia="zh-CN"/>
              </w:rPr>
              <w:t>）</w:t>
            </w:r>
            <w:r>
              <w:rPr>
                <w:rFonts w:hint="eastAsia" w:ascii="宋体" w:hAnsi="宋体" w:eastAsia="宋体" w:cs="宋体"/>
                <w:b/>
                <w:bCs/>
                <w:color w:val="FF0000"/>
                <w:spacing w:val="3"/>
                <w:sz w:val="21"/>
                <w:szCs w:val="21"/>
                <w:highlight w:val="none"/>
              </w:rPr>
              <w:t>依据QB/T</w:t>
            </w:r>
            <w:r>
              <w:rPr>
                <w:rFonts w:hint="eastAsia" w:cs="宋体"/>
                <w:b/>
                <w:bCs/>
                <w:color w:val="FF0000"/>
                <w:spacing w:val="3"/>
                <w:sz w:val="21"/>
                <w:szCs w:val="21"/>
                <w:highlight w:val="none"/>
                <w:lang w:val="en-US" w:eastAsia="zh-CN"/>
              </w:rPr>
              <w:t xml:space="preserve"> </w:t>
            </w:r>
            <w:r>
              <w:rPr>
                <w:rFonts w:hint="eastAsia" w:ascii="宋体" w:hAnsi="宋体" w:eastAsia="宋体" w:cs="宋体"/>
                <w:b/>
                <w:bCs/>
                <w:color w:val="FF0000"/>
                <w:spacing w:val="3"/>
                <w:sz w:val="21"/>
                <w:szCs w:val="21"/>
                <w:highlight w:val="none"/>
              </w:rPr>
              <w:t>2454-2013中5.4.2</w:t>
            </w:r>
            <w:r>
              <w:rPr>
                <w:rFonts w:hint="eastAsia" w:ascii="宋体" w:hAnsi="宋体" w:eastAsia="宋体" w:cs="宋体"/>
                <w:b/>
                <w:bCs/>
                <w:color w:val="FF0000"/>
                <w:spacing w:val="3"/>
                <w:sz w:val="21"/>
                <w:szCs w:val="21"/>
                <w:highlight w:val="none"/>
                <w:lang w:val="en-US" w:eastAsia="zh-CN"/>
              </w:rPr>
              <w:t>检验方法检验</w:t>
            </w:r>
            <w:r>
              <w:rPr>
                <w:rFonts w:hint="eastAsia" w:ascii="宋体" w:hAnsi="宋体" w:eastAsia="宋体" w:cs="宋体"/>
                <w:b/>
                <w:bCs/>
                <w:color w:val="FF0000"/>
                <w:spacing w:val="3"/>
                <w:sz w:val="21"/>
                <w:szCs w:val="21"/>
                <w:highlight w:val="none"/>
                <w:lang w:eastAsia="zh-CN"/>
              </w:rPr>
              <w:t>：</w:t>
            </w:r>
            <w:r>
              <w:rPr>
                <w:rFonts w:hint="eastAsia" w:ascii="宋体" w:hAnsi="宋体" w:eastAsia="宋体" w:cs="宋体"/>
                <w:b/>
                <w:bCs/>
                <w:color w:val="FF0000"/>
                <w:spacing w:val="3"/>
                <w:sz w:val="21"/>
                <w:szCs w:val="21"/>
                <w:highlight w:val="none"/>
              </w:rPr>
              <w:t>水平侧向静载荷检验符合要求</w:t>
            </w:r>
            <w:r>
              <w:rPr>
                <w:rFonts w:hint="eastAsia" w:ascii="宋体" w:hAnsi="宋体" w:eastAsia="宋体" w:cs="宋体"/>
                <w:b/>
                <w:bCs/>
                <w:color w:val="FF0000"/>
                <w:spacing w:val="3"/>
                <w:sz w:val="21"/>
                <w:szCs w:val="21"/>
                <w:highlight w:val="none"/>
                <w:lang w:eastAsia="zh-CN"/>
              </w:rPr>
              <w:t>；</w:t>
            </w:r>
          </w:p>
          <w:p w14:paraId="058AC689">
            <w:pPr>
              <w:pStyle w:val="478"/>
              <w:keepNext w:val="0"/>
              <w:keepLines w:val="0"/>
              <w:pageBreakBefore w:val="0"/>
              <w:widowControl/>
              <w:shd w:val="clear"/>
              <w:kinsoku w:val="0"/>
              <w:wordWrap/>
              <w:overflowPunct/>
              <w:topLinePunct w:val="0"/>
              <w:autoSpaceDE w:val="0"/>
              <w:autoSpaceDN w:val="0"/>
              <w:bidi w:val="0"/>
              <w:adjustRightInd w:val="0"/>
              <w:snapToGrid/>
              <w:spacing w:line="312" w:lineRule="auto"/>
              <w:ind w:left="0" w:leftChars="0" w:right="0" w:rightChars="0" w:firstLine="0" w:firstLineChars="0"/>
              <w:jc w:val="left"/>
              <w:textAlignment w:val="baseline"/>
              <w:rPr>
                <w:rFonts w:hint="eastAsia" w:ascii="宋体" w:hAnsi="宋体" w:eastAsia="宋体" w:cs="宋体"/>
                <w:b/>
                <w:bCs/>
                <w:color w:val="FF0000"/>
                <w:spacing w:val="-2"/>
                <w:sz w:val="21"/>
                <w:szCs w:val="21"/>
                <w:highlight w:val="none"/>
                <w:lang w:eastAsia="zh-CN"/>
              </w:rPr>
            </w:pPr>
            <w:r>
              <w:rPr>
                <w:rFonts w:hint="eastAsia" w:ascii="宋体" w:hAnsi="宋体" w:eastAsia="宋体" w:cs="宋体"/>
                <w:b/>
                <w:bCs/>
                <w:color w:val="FF0000"/>
                <w:spacing w:val="3"/>
                <w:sz w:val="21"/>
                <w:szCs w:val="21"/>
                <w:highlight w:val="none"/>
                <w:lang w:eastAsia="zh-CN"/>
              </w:rPr>
              <w:t>（</w:t>
            </w:r>
            <w:r>
              <w:rPr>
                <w:rFonts w:hint="eastAsia" w:ascii="宋体" w:hAnsi="宋体" w:eastAsia="宋体" w:cs="宋体"/>
                <w:b/>
                <w:bCs/>
                <w:color w:val="FF0000"/>
                <w:spacing w:val="3"/>
                <w:sz w:val="21"/>
                <w:szCs w:val="21"/>
                <w:highlight w:val="none"/>
                <w:lang w:val="en-US" w:eastAsia="zh-CN"/>
              </w:rPr>
              <w:t>3</w:t>
            </w:r>
            <w:r>
              <w:rPr>
                <w:rFonts w:hint="eastAsia" w:ascii="宋体" w:hAnsi="宋体" w:eastAsia="宋体" w:cs="宋体"/>
                <w:b/>
                <w:bCs/>
                <w:color w:val="FF0000"/>
                <w:spacing w:val="3"/>
                <w:sz w:val="21"/>
                <w:szCs w:val="21"/>
                <w:highlight w:val="none"/>
                <w:lang w:eastAsia="zh-CN"/>
              </w:rPr>
              <w:t>）</w:t>
            </w:r>
            <w:r>
              <w:rPr>
                <w:rFonts w:hint="eastAsia" w:ascii="宋体" w:hAnsi="宋体" w:eastAsia="宋体" w:cs="宋体"/>
                <w:b/>
                <w:bCs/>
                <w:color w:val="FF0000"/>
                <w:spacing w:val="3"/>
                <w:sz w:val="21"/>
                <w:szCs w:val="21"/>
                <w:highlight w:val="none"/>
              </w:rPr>
              <w:t>依据Q</w:t>
            </w:r>
            <w:r>
              <w:rPr>
                <w:rFonts w:hint="eastAsia" w:ascii="宋体" w:hAnsi="宋体" w:eastAsia="宋体" w:cs="宋体"/>
                <w:b/>
                <w:bCs/>
                <w:color w:val="FF0000"/>
                <w:spacing w:val="-1"/>
                <w:sz w:val="21"/>
                <w:szCs w:val="21"/>
                <w:highlight w:val="none"/>
              </w:rPr>
              <w:t>B/T</w:t>
            </w:r>
            <w:r>
              <w:rPr>
                <w:rFonts w:hint="eastAsia" w:cs="宋体"/>
                <w:b/>
                <w:bCs/>
                <w:color w:val="FF0000"/>
                <w:spacing w:val="-1"/>
                <w:sz w:val="21"/>
                <w:szCs w:val="21"/>
                <w:highlight w:val="none"/>
                <w:lang w:val="en-US" w:eastAsia="zh-CN"/>
              </w:rPr>
              <w:t xml:space="preserve"> </w:t>
            </w:r>
            <w:r>
              <w:rPr>
                <w:rFonts w:hint="eastAsia" w:ascii="宋体" w:hAnsi="宋体" w:eastAsia="宋体" w:cs="宋体"/>
                <w:b/>
                <w:bCs/>
                <w:color w:val="FF0000"/>
                <w:spacing w:val="-1"/>
                <w:sz w:val="21"/>
                <w:szCs w:val="21"/>
                <w:highlight w:val="none"/>
              </w:rPr>
              <w:t>2454-</w:t>
            </w:r>
            <w:r>
              <w:rPr>
                <w:rFonts w:hint="eastAsia" w:ascii="宋体" w:hAnsi="宋体" w:eastAsia="宋体" w:cs="宋体"/>
                <w:b/>
                <w:bCs/>
                <w:color w:val="FF0000"/>
                <w:spacing w:val="1"/>
                <w:sz w:val="21"/>
                <w:szCs w:val="21"/>
                <w:highlight w:val="none"/>
              </w:rPr>
              <w:t>2013中5.4.3</w:t>
            </w:r>
            <w:r>
              <w:rPr>
                <w:rFonts w:hint="eastAsia" w:ascii="宋体" w:hAnsi="宋体" w:eastAsia="宋体" w:cs="宋体"/>
                <w:b/>
                <w:bCs/>
                <w:color w:val="FF0000"/>
                <w:spacing w:val="1"/>
                <w:sz w:val="21"/>
                <w:szCs w:val="21"/>
                <w:highlight w:val="none"/>
                <w:lang w:val="en-US" w:eastAsia="zh-CN"/>
              </w:rPr>
              <w:t>检验方法检验</w:t>
            </w:r>
            <w:r>
              <w:rPr>
                <w:rFonts w:hint="eastAsia" w:ascii="宋体" w:hAnsi="宋体" w:eastAsia="宋体" w:cs="宋体"/>
                <w:b/>
                <w:bCs/>
                <w:color w:val="FF0000"/>
                <w:spacing w:val="1"/>
                <w:sz w:val="21"/>
                <w:szCs w:val="21"/>
                <w:highlight w:val="none"/>
                <w:lang w:eastAsia="zh-CN"/>
              </w:rPr>
              <w:t>：</w:t>
            </w:r>
            <w:r>
              <w:rPr>
                <w:rFonts w:hint="eastAsia" w:ascii="宋体" w:hAnsi="宋体" w:eastAsia="宋体" w:cs="宋体"/>
                <w:b/>
                <w:bCs/>
                <w:color w:val="FF0000"/>
                <w:spacing w:val="-2"/>
                <w:sz w:val="21"/>
                <w:szCs w:val="21"/>
                <w:highlight w:val="none"/>
              </w:rPr>
              <w:t>猛开</w:t>
            </w:r>
            <w:r>
              <w:rPr>
                <w:rFonts w:hint="eastAsia" w:ascii="宋体" w:hAnsi="宋体" w:eastAsia="宋体" w:cs="宋体"/>
                <w:b/>
                <w:bCs/>
                <w:color w:val="FF0000"/>
                <w:spacing w:val="3"/>
                <w:sz w:val="21"/>
                <w:szCs w:val="21"/>
                <w:highlight w:val="none"/>
              </w:rPr>
              <w:t>检验</w:t>
            </w:r>
            <w:r>
              <w:rPr>
                <w:rFonts w:hint="eastAsia" w:ascii="宋体" w:hAnsi="宋体" w:eastAsia="宋体" w:cs="宋体"/>
                <w:b/>
                <w:bCs/>
                <w:color w:val="FF0000"/>
                <w:spacing w:val="-2"/>
                <w:sz w:val="21"/>
                <w:szCs w:val="21"/>
                <w:highlight w:val="none"/>
              </w:rPr>
              <w:t>符合要求</w:t>
            </w:r>
            <w:r>
              <w:rPr>
                <w:rFonts w:hint="eastAsia" w:ascii="宋体" w:hAnsi="宋体" w:eastAsia="宋体" w:cs="宋体"/>
                <w:b/>
                <w:bCs/>
                <w:color w:val="FF0000"/>
                <w:spacing w:val="-2"/>
                <w:sz w:val="21"/>
                <w:szCs w:val="21"/>
                <w:highlight w:val="none"/>
                <w:lang w:eastAsia="zh-CN"/>
              </w:rPr>
              <w:t>；</w:t>
            </w:r>
          </w:p>
          <w:p w14:paraId="5CFDF5DD">
            <w:pPr>
              <w:pStyle w:val="478"/>
              <w:keepNext w:val="0"/>
              <w:keepLines w:val="0"/>
              <w:pageBreakBefore w:val="0"/>
              <w:widowControl/>
              <w:numPr>
                <w:ilvl w:val="0"/>
                <w:numId w:val="0"/>
              </w:numPr>
              <w:shd w:val="clear"/>
              <w:kinsoku w:val="0"/>
              <w:wordWrap/>
              <w:overflowPunct/>
              <w:topLinePunct w:val="0"/>
              <w:autoSpaceDE w:val="0"/>
              <w:autoSpaceDN w:val="0"/>
              <w:bidi w:val="0"/>
              <w:adjustRightInd w:val="0"/>
              <w:snapToGrid w:val="0"/>
              <w:spacing w:line="312" w:lineRule="auto"/>
              <w:ind w:left="0" w:leftChars="0"/>
              <w:textAlignment w:val="baseline"/>
              <w:rPr>
                <w:rFonts w:hint="eastAsia" w:ascii="宋体" w:hAnsi="宋体" w:eastAsia="宋体" w:cs="宋体"/>
                <w:b/>
                <w:bCs/>
                <w:color w:val="FF0000"/>
                <w:spacing w:val="-2"/>
                <w:sz w:val="21"/>
                <w:szCs w:val="21"/>
                <w:highlight w:val="none"/>
                <w:lang w:eastAsia="zh-CN"/>
              </w:rPr>
            </w:pPr>
            <w:r>
              <w:rPr>
                <w:rFonts w:hint="eastAsia" w:ascii="宋体" w:hAnsi="宋体" w:eastAsia="宋体" w:cs="宋体"/>
                <w:b/>
                <w:bCs/>
                <w:color w:val="FF0000"/>
                <w:kern w:val="0"/>
                <w:sz w:val="21"/>
                <w:szCs w:val="21"/>
                <w:highlight w:val="none"/>
                <w:lang w:eastAsia="zh-CN"/>
              </w:rPr>
              <w:t>（</w:t>
            </w:r>
            <w:r>
              <w:rPr>
                <w:rFonts w:hint="eastAsia" w:ascii="宋体" w:hAnsi="宋体" w:eastAsia="宋体" w:cs="宋体"/>
                <w:b/>
                <w:bCs/>
                <w:color w:val="FF0000"/>
                <w:kern w:val="0"/>
                <w:sz w:val="21"/>
                <w:szCs w:val="21"/>
                <w:highlight w:val="none"/>
                <w:lang w:val="en-US" w:eastAsia="zh-CN"/>
              </w:rPr>
              <w:t>4</w:t>
            </w:r>
            <w:r>
              <w:rPr>
                <w:rFonts w:hint="eastAsia" w:ascii="宋体" w:hAnsi="宋体" w:eastAsia="宋体" w:cs="宋体"/>
                <w:b/>
                <w:bCs/>
                <w:color w:val="FF0000"/>
                <w:kern w:val="0"/>
                <w:sz w:val="21"/>
                <w:szCs w:val="21"/>
                <w:highlight w:val="none"/>
                <w:lang w:eastAsia="zh-CN"/>
              </w:rPr>
              <w:t>）</w:t>
            </w:r>
            <w:r>
              <w:rPr>
                <w:rFonts w:hint="eastAsia" w:ascii="宋体" w:hAnsi="宋体" w:eastAsia="宋体" w:cs="宋体"/>
                <w:b/>
                <w:bCs/>
                <w:color w:val="FF0000"/>
                <w:kern w:val="0"/>
                <w:sz w:val="21"/>
                <w:szCs w:val="21"/>
                <w:highlight w:val="none"/>
              </w:rPr>
              <w:t>依据</w:t>
            </w:r>
            <w:r>
              <w:rPr>
                <w:rFonts w:hint="eastAsia" w:ascii="宋体" w:hAnsi="宋体" w:eastAsia="宋体" w:cs="宋体"/>
                <w:b/>
                <w:bCs/>
                <w:color w:val="FF0000"/>
                <w:spacing w:val="-1"/>
                <w:sz w:val="21"/>
                <w:szCs w:val="21"/>
                <w:highlight w:val="none"/>
              </w:rPr>
              <w:t>QB/T</w:t>
            </w:r>
            <w:r>
              <w:rPr>
                <w:rFonts w:hint="eastAsia" w:cs="宋体"/>
                <w:b/>
                <w:bCs/>
                <w:color w:val="FF0000"/>
                <w:spacing w:val="-1"/>
                <w:sz w:val="21"/>
                <w:szCs w:val="21"/>
                <w:highlight w:val="none"/>
                <w:lang w:val="en-US" w:eastAsia="zh-CN"/>
              </w:rPr>
              <w:t xml:space="preserve"> </w:t>
            </w:r>
            <w:r>
              <w:rPr>
                <w:rFonts w:hint="eastAsia" w:ascii="宋体" w:hAnsi="宋体" w:eastAsia="宋体" w:cs="宋体"/>
                <w:b/>
                <w:bCs/>
                <w:color w:val="FF0000"/>
                <w:spacing w:val="-1"/>
                <w:sz w:val="21"/>
                <w:szCs w:val="21"/>
                <w:highlight w:val="none"/>
              </w:rPr>
              <w:t>2454-</w:t>
            </w:r>
            <w:r>
              <w:rPr>
                <w:rFonts w:hint="eastAsia" w:ascii="宋体" w:hAnsi="宋体" w:eastAsia="宋体" w:cs="宋体"/>
                <w:b/>
                <w:bCs/>
                <w:color w:val="FF0000"/>
                <w:spacing w:val="1"/>
                <w:sz w:val="21"/>
                <w:szCs w:val="21"/>
                <w:highlight w:val="none"/>
              </w:rPr>
              <w:t>2013中5.4.3</w:t>
            </w:r>
            <w:r>
              <w:rPr>
                <w:rFonts w:hint="eastAsia" w:ascii="宋体" w:hAnsi="宋体" w:eastAsia="宋体" w:cs="宋体"/>
                <w:b/>
                <w:bCs/>
                <w:color w:val="FF0000"/>
                <w:spacing w:val="1"/>
                <w:sz w:val="21"/>
                <w:szCs w:val="21"/>
                <w:highlight w:val="none"/>
                <w:lang w:val="en-US" w:eastAsia="zh-CN"/>
              </w:rPr>
              <w:t>检验方法检验</w:t>
            </w:r>
            <w:r>
              <w:rPr>
                <w:rFonts w:hint="eastAsia" w:ascii="宋体" w:hAnsi="宋体" w:eastAsia="宋体" w:cs="宋体"/>
                <w:b/>
                <w:bCs/>
                <w:color w:val="FF0000"/>
                <w:spacing w:val="1"/>
                <w:sz w:val="21"/>
                <w:szCs w:val="21"/>
                <w:highlight w:val="none"/>
                <w:lang w:eastAsia="zh-CN"/>
              </w:rPr>
              <w:t>：</w:t>
            </w:r>
            <w:r>
              <w:rPr>
                <w:rFonts w:hint="eastAsia" w:ascii="宋体" w:hAnsi="宋体" w:eastAsia="宋体" w:cs="宋体"/>
                <w:b/>
                <w:bCs/>
                <w:color w:val="FF0000"/>
                <w:spacing w:val="-2"/>
                <w:sz w:val="21"/>
                <w:szCs w:val="21"/>
                <w:highlight w:val="none"/>
              </w:rPr>
              <w:t>猛关</w:t>
            </w:r>
            <w:r>
              <w:rPr>
                <w:rFonts w:hint="eastAsia" w:ascii="宋体" w:hAnsi="宋体" w:eastAsia="宋体" w:cs="宋体"/>
                <w:b/>
                <w:bCs/>
                <w:color w:val="FF0000"/>
                <w:spacing w:val="3"/>
                <w:sz w:val="21"/>
                <w:szCs w:val="21"/>
                <w:highlight w:val="none"/>
              </w:rPr>
              <w:t>检验</w:t>
            </w:r>
            <w:r>
              <w:rPr>
                <w:rFonts w:hint="eastAsia" w:ascii="宋体" w:hAnsi="宋体" w:eastAsia="宋体" w:cs="宋体"/>
                <w:b/>
                <w:bCs/>
                <w:color w:val="FF0000"/>
                <w:spacing w:val="-2"/>
                <w:sz w:val="21"/>
                <w:szCs w:val="21"/>
                <w:highlight w:val="none"/>
              </w:rPr>
              <w:t>符合要求</w:t>
            </w:r>
            <w:r>
              <w:rPr>
                <w:rFonts w:hint="eastAsia" w:ascii="宋体" w:hAnsi="宋体" w:eastAsia="宋体" w:cs="宋体"/>
                <w:b/>
                <w:bCs/>
                <w:color w:val="FF0000"/>
                <w:spacing w:val="-2"/>
                <w:sz w:val="21"/>
                <w:szCs w:val="21"/>
                <w:highlight w:val="none"/>
                <w:lang w:eastAsia="zh-CN"/>
              </w:rPr>
              <w:t>；</w:t>
            </w:r>
          </w:p>
          <w:p w14:paraId="58ED7E41">
            <w:pPr>
              <w:pStyle w:val="478"/>
              <w:keepNext w:val="0"/>
              <w:keepLines w:val="0"/>
              <w:pageBreakBefore w:val="0"/>
              <w:widowControl/>
              <w:numPr>
                <w:ilvl w:val="0"/>
                <w:numId w:val="0"/>
              </w:numPr>
              <w:shd w:val="clear"/>
              <w:kinsoku w:val="0"/>
              <w:wordWrap/>
              <w:overflowPunct/>
              <w:topLinePunct w:val="0"/>
              <w:autoSpaceDE w:val="0"/>
              <w:autoSpaceDN w:val="0"/>
              <w:bidi w:val="0"/>
              <w:adjustRightInd w:val="0"/>
              <w:snapToGrid w:val="0"/>
              <w:spacing w:line="312" w:lineRule="auto"/>
              <w:ind w:left="0" w:leftChars="0"/>
              <w:textAlignment w:val="baseline"/>
              <w:rPr>
                <w:rFonts w:hint="eastAsia" w:ascii="宋体" w:hAnsi="宋体" w:eastAsia="宋体" w:cs="宋体"/>
                <w:b/>
                <w:bCs/>
                <w:color w:val="FF0000"/>
                <w:spacing w:val="2"/>
                <w:sz w:val="21"/>
                <w:szCs w:val="21"/>
                <w:highlight w:val="none"/>
                <w:lang w:val="en-US" w:eastAsia="zh-CN"/>
              </w:rPr>
            </w:pPr>
            <w:r>
              <w:rPr>
                <w:rFonts w:hint="eastAsia" w:ascii="宋体" w:hAnsi="宋体" w:eastAsia="宋体" w:cs="宋体"/>
                <w:b/>
                <w:bCs/>
                <w:color w:val="FF0000"/>
                <w:kern w:val="0"/>
                <w:sz w:val="21"/>
                <w:szCs w:val="21"/>
                <w:highlight w:val="none"/>
                <w:lang w:eastAsia="zh-CN"/>
              </w:rPr>
              <w:t>（</w:t>
            </w:r>
            <w:r>
              <w:rPr>
                <w:rFonts w:hint="eastAsia" w:ascii="宋体" w:hAnsi="宋体" w:eastAsia="宋体" w:cs="宋体"/>
                <w:b/>
                <w:bCs/>
                <w:color w:val="FF0000"/>
                <w:kern w:val="0"/>
                <w:sz w:val="21"/>
                <w:szCs w:val="21"/>
                <w:highlight w:val="none"/>
                <w:lang w:val="en-US" w:eastAsia="zh-CN"/>
              </w:rPr>
              <w:t>5</w:t>
            </w:r>
            <w:r>
              <w:rPr>
                <w:rFonts w:hint="eastAsia" w:ascii="宋体" w:hAnsi="宋体" w:eastAsia="宋体" w:cs="宋体"/>
                <w:b/>
                <w:bCs/>
                <w:color w:val="FF0000"/>
                <w:kern w:val="0"/>
                <w:sz w:val="21"/>
                <w:szCs w:val="21"/>
                <w:highlight w:val="none"/>
                <w:lang w:eastAsia="zh-CN"/>
              </w:rPr>
              <w:t>）</w:t>
            </w:r>
            <w:r>
              <w:rPr>
                <w:rFonts w:hint="eastAsia" w:ascii="宋体" w:hAnsi="宋体" w:eastAsia="宋体" w:cs="宋体"/>
                <w:b/>
                <w:bCs/>
                <w:color w:val="FF0000"/>
                <w:kern w:val="0"/>
                <w:sz w:val="21"/>
                <w:szCs w:val="21"/>
                <w:highlight w:val="none"/>
              </w:rPr>
              <w:t>依据</w:t>
            </w:r>
            <w:r>
              <w:rPr>
                <w:rFonts w:hint="eastAsia" w:ascii="宋体" w:hAnsi="宋体" w:eastAsia="宋体" w:cs="宋体"/>
                <w:b/>
                <w:bCs/>
                <w:color w:val="FF0000"/>
                <w:spacing w:val="-1"/>
                <w:sz w:val="21"/>
                <w:szCs w:val="21"/>
                <w:highlight w:val="none"/>
              </w:rPr>
              <w:t>QB/T</w:t>
            </w:r>
            <w:r>
              <w:rPr>
                <w:rFonts w:hint="eastAsia" w:cs="宋体"/>
                <w:b/>
                <w:bCs/>
                <w:color w:val="FF0000"/>
                <w:spacing w:val="-1"/>
                <w:sz w:val="21"/>
                <w:szCs w:val="21"/>
                <w:highlight w:val="none"/>
                <w:lang w:val="en-US" w:eastAsia="zh-CN"/>
              </w:rPr>
              <w:t xml:space="preserve"> </w:t>
            </w:r>
            <w:r>
              <w:rPr>
                <w:rFonts w:hint="eastAsia" w:ascii="宋体" w:hAnsi="宋体" w:eastAsia="宋体" w:cs="宋体"/>
                <w:b/>
                <w:bCs/>
                <w:color w:val="FF0000"/>
                <w:spacing w:val="-1"/>
                <w:sz w:val="21"/>
                <w:szCs w:val="21"/>
                <w:highlight w:val="none"/>
              </w:rPr>
              <w:t>2454-</w:t>
            </w:r>
            <w:r>
              <w:rPr>
                <w:rFonts w:hint="eastAsia" w:ascii="宋体" w:hAnsi="宋体" w:eastAsia="宋体" w:cs="宋体"/>
                <w:b/>
                <w:bCs/>
                <w:color w:val="FF0000"/>
                <w:spacing w:val="1"/>
                <w:sz w:val="21"/>
                <w:szCs w:val="21"/>
                <w:highlight w:val="none"/>
              </w:rPr>
              <w:t>2013中5.5.2</w:t>
            </w:r>
            <w:r>
              <w:rPr>
                <w:rFonts w:hint="eastAsia" w:ascii="宋体" w:hAnsi="宋体" w:eastAsia="宋体" w:cs="宋体"/>
                <w:b/>
                <w:bCs/>
                <w:color w:val="FF0000"/>
                <w:spacing w:val="1"/>
                <w:sz w:val="21"/>
                <w:szCs w:val="21"/>
                <w:highlight w:val="none"/>
                <w:lang w:val="en-US" w:eastAsia="zh-CN"/>
              </w:rPr>
              <w:t>检验方法检验:</w:t>
            </w:r>
            <w:r>
              <w:rPr>
                <w:rFonts w:hint="eastAsia" w:ascii="宋体" w:hAnsi="宋体" w:eastAsia="宋体" w:cs="宋体"/>
                <w:b/>
                <w:bCs/>
                <w:color w:val="FF0000"/>
                <w:spacing w:val="-2"/>
                <w:sz w:val="21"/>
                <w:szCs w:val="21"/>
                <w:highlight w:val="none"/>
                <w:lang w:val="en-US" w:eastAsia="zh-CN"/>
              </w:rPr>
              <w:t>抽屉导轨组件结构强度(在抽屉面板和后板的内侧面的垂直中心线、顶端以下2/3处施加200N的力)</w:t>
            </w:r>
            <w:r>
              <w:rPr>
                <w:rFonts w:hint="eastAsia" w:ascii="宋体" w:hAnsi="宋体" w:eastAsia="宋体" w:cs="宋体"/>
                <w:b/>
                <w:bCs/>
                <w:color w:val="FF0000"/>
                <w:spacing w:val="2"/>
                <w:sz w:val="21"/>
                <w:szCs w:val="21"/>
                <w:highlight w:val="none"/>
              </w:rPr>
              <w:t>符合要求</w:t>
            </w:r>
            <w:r>
              <w:rPr>
                <w:rFonts w:hint="eastAsia" w:ascii="宋体" w:hAnsi="宋体" w:eastAsia="宋体" w:cs="宋体"/>
                <w:b/>
                <w:bCs/>
                <w:color w:val="FF0000"/>
                <w:spacing w:val="2"/>
                <w:sz w:val="21"/>
                <w:szCs w:val="21"/>
                <w:highlight w:val="none"/>
                <w:lang w:val="en-US" w:eastAsia="zh-CN"/>
              </w:rPr>
              <w:t>;</w:t>
            </w:r>
          </w:p>
          <w:p w14:paraId="7518C788">
            <w:pPr>
              <w:pStyle w:val="478"/>
              <w:keepNext w:val="0"/>
              <w:keepLines w:val="0"/>
              <w:pageBreakBefore w:val="0"/>
              <w:widowControl/>
              <w:numPr>
                <w:ilvl w:val="0"/>
                <w:numId w:val="0"/>
              </w:numPr>
              <w:shd w:val="clear"/>
              <w:kinsoku w:val="0"/>
              <w:wordWrap/>
              <w:overflowPunct/>
              <w:topLinePunct w:val="0"/>
              <w:autoSpaceDE w:val="0"/>
              <w:autoSpaceDN w:val="0"/>
              <w:bidi w:val="0"/>
              <w:adjustRightInd w:val="0"/>
              <w:snapToGrid w:val="0"/>
              <w:spacing w:line="312" w:lineRule="auto"/>
              <w:ind w:left="0" w:leftChars="0"/>
              <w:textAlignment w:val="baseline"/>
              <w:rPr>
                <w:rFonts w:hint="eastAsia" w:ascii="宋体" w:hAnsi="宋体" w:eastAsia="宋体" w:cs="宋体"/>
                <w:b/>
                <w:bCs/>
                <w:color w:val="FF0000"/>
                <w:spacing w:val="6"/>
                <w:sz w:val="21"/>
                <w:szCs w:val="21"/>
                <w:highlight w:val="none"/>
                <w:lang w:eastAsia="zh-CN"/>
              </w:rPr>
            </w:pPr>
            <w:r>
              <w:rPr>
                <w:rFonts w:hint="eastAsia" w:ascii="宋体" w:hAnsi="宋体" w:eastAsia="宋体" w:cs="宋体"/>
                <w:b/>
                <w:bCs/>
                <w:color w:val="FF0000"/>
                <w:kern w:val="0"/>
                <w:sz w:val="21"/>
                <w:szCs w:val="21"/>
                <w:highlight w:val="none"/>
                <w:lang w:eastAsia="zh-CN"/>
              </w:rPr>
              <w:t>（</w:t>
            </w:r>
            <w:r>
              <w:rPr>
                <w:rFonts w:hint="eastAsia" w:ascii="宋体" w:hAnsi="宋体" w:eastAsia="宋体" w:cs="宋体"/>
                <w:b/>
                <w:bCs/>
                <w:color w:val="FF0000"/>
                <w:kern w:val="0"/>
                <w:sz w:val="21"/>
                <w:szCs w:val="21"/>
                <w:highlight w:val="none"/>
                <w:lang w:val="en-US" w:eastAsia="zh-CN"/>
              </w:rPr>
              <w:t>6</w:t>
            </w:r>
            <w:r>
              <w:rPr>
                <w:rFonts w:hint="eastAsia" w:ascii="宋体" w:hAnsi="宋体" w:eastAsia="宋体" w:cs="宋体"/>
                <w:b/>
                <w:bCs/>
                <w:color w:val="FF0000"/>
                <w:kern w:val="0"/>
                <w:sz w:val="21"/>
                <w:szCs w:val="21"/>
                <w:highlight w:val="none"/>
                <w:lang w:eastAsia="zh-CN"/>
              </w:rPr>
              <w:t>）</w:t>
            </w:r>
            <w:r>
              <w:rPr>
                <w:rFonts w:hint="eastAsia" w:ascii="宋体" w:hAnsi="宋体" w:eastAsia="宋体" w:cs="宋体"/>
                <w:b/>
                <w:bCs/>
                <w:color w:val="FF0000"/>
                <w:kern w:val="0"/>
                <w:sz w:val="21"/>
                <w:szCs w:val="21"/>
                <w:highlight w:val="none"/>
              </w:rPr>
              <w:t>依据</w:t>
            </w:r>
            <w:r>
              <w:rPr>
                <w:rFonts w:hint="eastAsia" w:ascii="宋体" w:hAnsi="宋体" w:eastAsia="宋体" w:cs="宋体"/>
                <w:b/>
                <w:bCs/>
                <w:color w:val="FF0000"/>
                <w:spacing w:val="-1"/>
                <w:sz w:val="21"/>
                <w:szCs w:val="21"/>
                <w:highlight w:val="none"/>
              </w:rPr>
              <w:t>QB/T</w:t>
            </w:r>
            <w:r>
              <w:rPr>
                <w:rFonts w:hint="eastAsia" w:cs="宋体"/>
                <w:b/>
                <w:bCs/>
                <w:color w:val="FF0000"/>
                <w:spacing w:val="-1"/>
                <w:sz w:val="21"/>
                <w:szCs w:val="21"/>
                <w:highlight w:val="none"/>
                <w:lang w:val="en-US" w:eastAsia="zh-CN"/>
              </w:rPr>
              <w:t xml:space="preserve"> </w:t>
            </w:r>
            <w:r>
              <w:rPr>
                <w:rFonts w:hint="eastAsia" w:ascii="宋体" w:hAnsi="宋体" w:eastAsia="宋体" w:cs="宋体"/>
                <w:b/>
                <w:bCs/>
                <w:color w:val="FF0000"/>
                <w:spacing w:val="-1"/>
                <w:sz w:val="21"/>
                <w:szCs w:val="21"/>
                <w:highlight w:val="none"/>
              </w:rPr>
              <w:t>2454-</w:t>
            </w:r>
            <w:r>
              <w:rPr>
                <w:rFonts w:hint="eastAsia" w:ascii="宋体" w:hAnsi="宋体" w:eastAsia="宋体" w:cs="宋体"/>
                <w:b/>
                <w:bCs/>
                <w:color w:val="FF0000"/>
                <w:spacing w:val="1"/>
                <w:sz w:val="21"/>
                <w:szCs w:val="21"/>
                <w:highlight w:val="none"/>
              </w:rPr>
              <w:t>2013中5.5.3</w:t>
            </w:r>
            <w:r>
              <w:rPr>
                <w:rFonts w:hint="eastAsia" w:ascii="宋体" w:hAnsi="宋体" w:eastAsia="宋体" w:cs="宋体"/>
                <w:b/>
                <w:bCs/>
                <w:color w:val="FF0000"/>
                <w:spacing w:val="1"/>
                <w:sz w:val="21"/>
                <w:szCs w:val="21"/>
                <w:highlight w:val="none"/>
                <w:lang w:val="en-US" w:eastAsia="zh-CN"/>
              </w:rPr>
              <w:t>检验方法检验:</w:t>
            </w:r>
            <w:r>
              <w:rPr>
                <w:rFonts w:hint="eastAsia" w:ascii="宋体" w:hAnsi="宋体" w:eastAsia="宋体" w:cs="宋体"/>
                <w:b/>
                <w:bCs/>
                <w:color w:val="FF0000"/>
                <w:spacing w:val="6"/>
                <w:sz w:val="21"/>
                <w:szCs w:val="21"/>
                <w:highlight w:val="none"/>
              </w:rPr>
              <w:t>操作力推力</w:t>
            </w:r>
            <w:r>
              <w:rPr>
                <w:rFonts w:hint="eastAsia" w:ascii="宋体" w:hAnsi="宋体" w:eastAsia="宋体" w:cs="宋体"/>
                <w:b/>
                <w:bCs/>
                <w:color w:val="FF0000"/>
                <w:spacing w:val="-5"/>
                <w:sz w:val="21"/>
                <w:szCs w:val="21"/>
                <w:highlight w:val="none"/>
              </w:rPr>
              <w:t>≤</w:t>
            </w:r>
            <w:r>
              <w:rPr>
                <w:rFonts w:hint="eastAsia" w:ascii="宋体" w:hAnsi="宋体" w:eastAsia="宋体" w:cs="宋体"/>
                <w:b/>
                <w:bCs/>
                <w:color w:val="FF0000"/>
                <w:spacing w:val="6"/>
                <w:sz w:val="21"/>
                <w:szCs w:val="21"/>
                <w:highlight w:val="none"/>
              </w:rPr>
              <w:t>24.5</w:t>
            </w:r>
            <w:r>
              <w:rPr>
                <w:rFonts w:hint="eastAsia" w:ascii="宋体" w:hAnsi="宋体" w:eastAsia="宋体" w:cs="宋体"/>
                <w:b/>
                <w:bCs/>
                <w:color w:val="FF0000"/>
                <w:spacing w:val="6"/>
                <w:sz w:val="21"/>
                <w:szCs w:val="21"/>
                <w:highlight w:val="none"/>
                <w:lang w:val="en-US" w:eastAsia="zh-CN"/>
              </w:rPr>
              <w:t>N</w:t>
            </w:r>
            <w:r>
              <w:rPr>
                <w:rFonts w:hint="eastAsia" w:ascii="宋体" w:hAnsi="宋体" w:eastAsia="宋体" w:cs="宋体"/>
                <w:b/>
                <w:bCs/>
                <w:color w:val="FF0000"/>
                <w:spacing w:val="6"/>
                <w:sz w:val="21"/>
                <w:szCs w:val="21"/>
                <w:highlight w:val="none"/>
                <w:lang w:eastAsia="zh-CN"/>
              </w:rPr>
              <w:t>、</w:t>
            </w:r>
            <w:r>
              <w:rPr>
                <w:rFonts w:hint="eastAsia" w:ascii="宋体" w:hAnsi="宋体" w:eastAsia="宋体" w:cs="宋体"/>
                <w:b/>
                <w:bCs/>
                <w:color w:val="FF0000"/>
                <w:spacing w:val="6"/>
                <w:sz w:val="21"/>
                <w:szCs w:val="21"/>
                <w:highlight w:val="none"/>
              </w:rPr>
              <w:t>拉力</w:t>
            </w:r>
            <w:r>
              <w:rPr>
                <w:rFonts w:hint="eastAsia" w:ascii="宋体" w:hAnsi="宋体" w:eastAsia="宋体" w:cs="宋体"/>
                <w:b/>
                <w:bCs/>
                <w:color w:val="FF0000"/>
                <w:spacing w:val="-5"/>
                <w:sz w:val="21"/>
                <w:szCs w:val="21"/>
                <w:highlight w:val="none"/>
              </w:rPr>
              <w:t>≤</w:t>
            </w:r>
            <w:r>
              <w:rPr>
                <w:rFonts w:hint="eastAsia" w:ascii="宋体" w:hAnsi="宋体" w:eastAsia="宋体" w:cs="宋体"/>
                <w:b/>
                <w:bCs/>
                <w:color w:val="FF0000"/>
                <w:spacing w:val="6"/>
                <w:sz w:val="21"/>
                <w:szCs w:val="21"/>
                <w:highlight w:val="none"/>
              </w:rPr>
              <w:t>26.5</w:t>
            </w:r>
            <w:r>
              <w:rPr>
                <w:rFonts w:hint="eastAsia" w:ascii="宋体" w:hAnsi="宋体" w:eastAsia="宋体" w:cs="宋体"/>
                <w:b/>
                <w:bCs/>
                <w:color w:val="FF0000"/>
                <w:spacing w:val="6"/>
                <w:sz w:val="21"/>
                <w:szCs w:val="21"/>
                <w:highlight w:val="none"/>
                <w:lang w:val="en-US" w:eastAsia="zh-CN"/>
              </w:rPr>
              <w:t>N</w:t>
            </w:r>
            <w:r>
              <w:rPr>
                <w:rFonts w:hint="eastAsia" w:ascii="宋体" w:hAnsi="宋体" w:eastAsia="宋体" w:cs="宋体"/>
                <w:b/>
                <w:bCs/>
                <w:color w:val="FF0000"/>
                <w:spacing w:val="6"/>
                <w:sz w:val="21"/>
                <w:szCs w:val="21"/>
                <w:highlight w:val="none"/>
                <w:lang w:eastAsia="zh-CN"/>
              </w:rPr>
              <w:t>；</w:t>
            </w:r>
          </w:p>
          <w:p w14:paraId="518D2BA1">
            <w:pPr>
              <w:pStyle w:val="478"/>
              <w:keepNext w:val="0"/>
              <w:keepLines w:val="0"/>
              <w:pageBreakBefore w:val="0"/>
              <w:widowControl/>
              <w:numPr>
                <w:ilvl w:val="0"/>
                <w:numId w:val="0"/>
              </w:numPr>
              <w:shd w:val="clear"/>
              <w:kinsoku w:val="0"/>
              <w:wordWrap/>
              <w:overflowPunct/>
              <w:topLinePunct w:val="0"/>
              <w:autoSpaceDE w:val="0"/>
              <w:autoSpaceDN w:val="0"/>
              <w:bidi w:val="0"/>
              <w:adjustRightInd w:val="0"/>
              <w:snapToGrid w:val="0"/>
              <w:spacing w:line="312" w:lineRule="auto"/>
              <w:ind w:left="0" w:leftChars="0"/>
              <w:textAlignment w:val="baseline"/>
              <w:rPr>
                <w:rFonts w:hint="eastAsia" w:ascii="宋体" w:hAnsi="宋体" w:eastAsia="宋体" w:cs="宋体"/>
                <w:b/>
                <w:bCs/>
                <w:color w:val="FF0000"/>
                <w:spacing w:val="1"/>
                <w:sz w:val="21"/>
                <w:szCs w:val="21"/>
                <w:highlight w:val="none"/>
                <w:lang w:val="en-US" w:eastAsia="zh-CN"/>
              </w:rPr>
            </w:pPr>
            <w:r>
              <w:rPr>
                <w:rFonts w:hint="eastAsia" w:ascii="宋体" w:hAnsi="宋体" w:eastAsia="宋体" w:cs="宋体"/>
                <w:b/>
                <w:bCs/>
                <w:color w:val="FF0000"/>
                <w:kern w:val="0"/>
                <w:sz w:val="21"/>
                <w:szCs w:val="21"/>
                <w:highlight w:val="none"/>
                <w:lang w:eastAsia="zh-CN"/>
              </w:rPr>
              <w:t>（</w:t>
            </w:r>
            <w:r>
              <w:rPr>
                <w:rFonts w:hint="eastAsia" w:ascii="宋体" w:hAnsi="宋体" w:eastAsia="宋体" w:cs="宋体"/>
                <w:b/>
                <w:bCs/>
                <w:color w:val="FF0000"/>
                <w:kern w:val="0"/>
                <w:sz w:val="21"/>
                <w:szCs w:val="21"/>
                <w:highlight w:val="none"/>
                <w:lang w:val="en-US" w:eastAsia="zh-CN"/>
              </w:rPr>
              <w:t>7</w:t>
            </w:r>
            <w:r>
              <w:rPr>
                <w:rFonts w:hint="eastAsia" w:ascii="宋体" w:hAnsi="宋体" w:eastAsia="宋体" w:cs="宋体"/>
                <w:b/>
                <w:bCs/>
                <w:color w:val="FF0000"/>
                <w:kern w:val="0"/>
                <w:sz w:val="21"/>
                <w:szCs w:val="21"/>
                <w:highlight w:val="none"/>
                <w:lang w:eastAsia="zh-CN"/>
              </w:rPr>
              <w:t>）</w:t>
            </w:r>
            <w:r>
              <w:rPr>
                <w:rFonts w:hint="eastAsia" w:ascii="宋体" w:hAnsi="宋体" w:eastAsia="宋体" w:cs="宋体"/>
                <w:b/>
                <w:bCs/>
                <w:color w:val="FF0000"/>
                <w:kern w:val="0"/>
                <w:sz w:val="21"/>
                <w:szCs w:val="21"/>
                <w:highlight w:val="none"/>
              </w:rPr>
              <w:t>依据</w:t>
            </w:r>
            <w:r>
              <w:rPr>
                <w:rFonts w:hint="eastAsia" w:ascii="宋体" w:hAnsi="宋体" w:eastAsia="宋体" w:cs="宋体"/>
                <w:b/>
                <w:bCs/>
                <w:color w:val="FF0000"/>
                <w:spacing w:val="-1"/>
                <w:sz w:val="21"/>
                <w:szCs w:val="21"/>
                <w:highlight w:val="none"/>
              </w:rPr>
              <w:t>QB/T</w:t>
            </w:r>
            <w:r>
              <w:rPr>
                <w:rFonts w:hint="eastAsia" w:cs="宋体"/>
                <w:b/>
                <w:bCs/>
                <w:color w:val="FF0000"/>
                <w:spacing w:val="-1"/>
                <w:sz w:val="21"/>
                <w:szCs w:val="21"/>
                <w:highlight w:val="none"/>
                <w:lang w:val="en-US" w:eastAsia="zh-CN"/>
              </w:rPr>
              <w:t xml:space="preserve"> </w:t>
            </w:r>
            <w:r>
              <w:rPr>
                <w:rFonts w:hint="eastAsia" w:ascii="宋体" w:hAnsi="宋体" w:eastAsia="宋体" w:cs="宋体"/>
                <w:b/>
                <w:bCs/>
                <w:color w:val="FF0000"/>
                <w:spacing w:val="-1"/>
                <w:sz w:val="21"/>
                <w:szCs w:val="21"/>
                <w:highlight w:val="none"/>
              </w:rPr>
              <w:t>2454-</w:t>
            </w:r>
            <w:r>
              <w:rPr>
                <w:rFonts w:hint="eastAsia" w:ascii="宋体" w:hAnsi="宋体" w:eastAsia="宋体" w:cs="宋体"/>
                <w:b/>
                <w:bCs/>
                <w:color w:val="FF0000"/>
                <w:spacing w:val="1"/>
                <w:sz w:val="21"/>
                <w:szCs w:val="21"/>
                <w:highlight w:val="none"/>
              </w:rPr>
              <w:t>2013中5.5.5</w:t>
            </w:r>
            <w:r>
              <w:rPr>
                <w:rFonts w:hint="eastAsia" w:ascii="宋体" w:hAnsi="宋体" w:eastAsia="宋体" w:cs="宋体"/>
                <w:b/>
                <w:bCs/>
                <w:color w:val="FF0000"/>
                <w:spacing w:val="1"/>
                <w:sz w:val="21"/>
                <w:szCs w:val="21"/>
                <w:highlight w:val="none"/>
                <w:lang w:val="en-US" w:eastAsia="zh-CN"/>
              </w:rPr>
              <w:t>检验方法检验</w:t>
            </w:r>
            <w:r>
              <w:rPr>
                <w:rFonts w:hint="eastAsia" w:ascii="宋体" w:hAnsi="宋体" w:eastAsia="宋体" w:cs="宋体"/>
                <w:b/>
                <w:bCs/>
                <w:color w:val="FF0000"/>
                <w:spacing w:val="1"/>
                <w:sz w:val="21"/>
                <w:szCs w:val="21"/>
                <w:highlight w:val="none"/>
                <w:lang w:eastAsia="zh-CN"/>
              </w:rPr>
              <w:t>：</w:t>
            </w:r>
            <w:r>
              <w:rPr>
                <w:rFonts w:hint="eastAsia" w:ascii="宋体" w:hAnsi="宋体" w:eastAsia="宋体" w:cs="宋体"/>
                <w:b/>
                <w:bCs/>
                <w:color w:val="FF0000"/>
                <w:spacing w:val="2"/>
                <w:sz w:val="21"/>
                <w:szCs w:val="21"/>
                <w:highlight w:val="none"/>
              </w:rPr>
              <w:t>下沉量</w:t>
            </w:r>
            <w:r>
              <w:rPr>
                <w:rFonts w:hint="eastAsia" w:ascii="宋体" w:hAnsi="宋体" w:eastAsia="宋体" w:cs="宋体"/>
                <w:b/>
                <w:bCs/>
                <w:color w:val="FF0000"/>
                <w:spacing w:val="1"/>
                <w:sz w:val="21"/>
                <w:szCs w:val="21"/>
                <w:highlight w:val="none"/>
              </w:rPr>
              <w:t>不应超过</w:t>
            </w:r>
            <w:r>
              <w:rPr>
                <w:rFonts w:hint="eastAsia" w:ascii="宋体" w:hAnsi="宋体" w:eastAsia="宋体" w:cs="宋体"/>
                <w:b/>
                <w:bCs/>
                <w:color w:val="FF0000"/>
                <w:spacing w:val="1"/>
                <w:sz w:val="21"/>
                <w:szCs w:val="21"/>
                <w:highlight w:val="none"/>
                <w:lang w:val="en-US" w:eastAsia="zh-CN"/>
              </w:rPr>
              <w:t>0.7%；</w:t>
            </w:r>
          </w:p>
          <w:p w14:paraId="68A6ED67">
            <w:pPr>
              <w:pStyle w:val="478"/>
              <w:keepNext w:val="0"/>
              <w:keepLines w:val="0"/>
              <w:pageBreakBefore w:val="0"/>
              <w:widowControl/>
              <w:numPr>
                <w:ilvl w:val="0"/>
                <w:numId w:val="0"/>
              </w:numPr>
              <w:shd w:val="clear"/>
              <w:kinsoku w:val="0"/>
              <w:wordWrap/>
              <w:overflowPunct/>
              <w:topLinePunct w:val="0"/>
              <w:autoSpaceDE w:val="0"/>
              <w:autoSpaceDN w:val="0"/>
              <w:bidi w:val="0"/>
              <w:adjustRightInd w:val="0"/>
              <w:snapToGrid w:val="0"/>
              <w:spacing w:line="312" w:lineRule="auto"/>
              <w:ind w:left="0" w:leftChars="0"/>
              <w:textAlignment w:val="baseline"/>
              <w:rPr>
                <w:rFonts w:hint="eastAsia" w:ascii="宋体" w:hAnsi="宋体" w:eastAsia="宋体" w:cs="宋体"/>
                <w:b/>
                <w:bCs/>
                <w:color w:val="FF0000"/>
                <w:spacing w:val="2"/>
                <w:sz w:val="21"/>
                <w:szCs w:val="21"/>
                <w:highlight w:val="none"/>
                <w:lang w:eastAsia="zh-CN"/>
              </w:rPr>
            </w:pPr>
            <w:r>
              <w:rPr>
                <w:rFonts w:hint="eastAsia" w:ascii="宋体" w:hAnsi="宋体" w:eastAsia="宋体" w:cs="宋体"/>
                <w:b/>
                <w:bCs/>
                <w:color w:val="FF0000"/>
                <w:kern w:val="0"/>
                <w:sz w:val="21"/>
                <w:szCs w:val="21"/>
                <w:highlight w:val="none"/>
                <w:lang w:eastAsia="zh-CN"/>
              </w:rPr>
              <w:t>（</w:t>
            </w:r>
            <w:r>
              <w:rPr>
                <w:rFonts w:hint="eastAsia" w:ascii="宋体" w:hAnsi="宋体" w:eastAsia="宋体" w:cs="宋体"/>
                <w:b/>
                <w:bCs/>
                <w:color w:val="FF0000"/>
                <w:kern w:val="0"/>
                <w:sz w:val="21"/>
                <w:szCs w:val="21"/>
                <w:highlight w:val="none"/>
                <w:lang w:val="en-US" w:eastAsia="zh-CN"/>
              </w:rPr>
              <w:t>8</w:t>
            </w:r>
            <w:r>
              <w:rPr>
                <w:rFonts w:hint="eastAsia" w:ascii="宋体" w:hAnsi="宋体" w:eastAsia="宋体" w:cs="宋体"/>
                <w:b/>
                <w:bCs/>
                <w:color w:val="FF0000"/>
                <w:kern w:val="0"/>
                <w:sz w:val="21"/>
                <w:szCs w:val="21"/>
                <w:highlight w:val="none"/>
                <w:lang w:eastAsia="zh-CN"/>
              </w:rPr>
              <w:t>）</w:t>
            </w:r>
            <w:r>
              <w:rPr>
                <w:rFonts w:hint="eastAsia" w:ascii="宋体" w:hAnsi="宋体" w:eastAsia="宋体" w:cs="宋体"/>
                <w:b/>
                <w:bCs/>
                <w:color w:val="FF0000"/>
                <w:kern w:val="0"/>
                <w:sz w:val="21"/>
                <w:szCs w:val="21"/>
                <w:highlight w:val="none"/>
              </w:rPr>
              <w:t>依据</w:t>
            </w:r>
            <w:r>
              <w:rPr>
                <w:rFonts w:hint="eastAsia" w:ascii="宋体" w:hAnsi="宋体" w:eastAsia="宋体" w:cs="宋体"/>
                <w:b/>
                <w:bCs/>
                <w:color w:val="FF0000"/>
                <w:spacing w:val="-1"/>
                <w:sz w:val="21"/>
                <w:szCs w:val="21"/>
                <w:highlight w:val="none"/>
              </w:rPr>
              <w:t>QB/T</w:t>
            </w:r>
            <w:r>
              <w:rPr>
                <w:rFonts w:hint="eastAsia" w:cs="宋体"/>
                <w:b/>
                <w:bCs/>
                <w:color w:val="FF0000"/>
                <w:spacing w:val="-1"/>
                <w:sz w:val="21"/>
                <w:szCs w:val="21"/>
                <w:highlight w:val="none"/>
                <w:lang w:val="en-US" w:eastAsia="zh-CN"/>
              </w:rPr>
              <w:t xml:space="preserve"> </w:t>
            </w:r>
            <w:r>
              <w:rPr>
                <w:rFonts w:hint="eastAsia" w:ascii="宋体" w:hAnsi="宋体" w:eastAsia="宋体" w:cs="宋体"/>
                <w:b/>
                <w:bCs/>
                <w:color w:val="FF0000"/>
                <w:spacing w:val="-1"/>
                <w:sz w:val="21"/>
                <w:szCs w:val="21"/>
                <w:highlight w:val="none"/>
              </w:rPr>
              <w:t>2454-</w:t>
            </w:r>
            <w:r>
              <w:rPr>
                <w:rFonts w:hint="eastAsia" w:ascii="宋体" w:hAnsi="宋体" w:eastAsia="宋体" w:cs="宋体"/>
                <w:b/>
                <w:bCs/>
                <w:color w:val="FF0000"/>
                <w:spacing w:val="2"/>
                <w:sz w:val="21"/>
                <w:szCs w:val="21"/>
                <w:highlight w:val="none"/>
              </w:rPr>
              <w:t>2013中5.5.1</w:t>
            </w:r>
            <w:r>
              <w:rPr>
                <w:rFonts w:hint="eastAsia" w:ascii="宋体" w:hAnsi="宋体" w:eastAsia="宋体" w:cs="宋体"/>
                <w:b/>
                <w:bCs/>
                <w:color w:val="FF0000"/>
                <w:spacing w:val="1"/>
                <w:sz w:val="21"/>
                <w:szCs w:val="21"/>
                <w:highlight w:val="none"/>
                <w:lang w:val="en-US" w:eastAsia="zh-CN"/>
              </w:rPr>
              <w:t>检验方法检验</w:t>
            </w:r>
            <w:r>
              <w:rPr>
                <w:rFonts w:hint="eastAsia" w:ascii="宋体" w:hAnsi="宋体" w:eastAsia="宋体" w:cs="宋体"/>
                <w:b/>
                <w:bCs/>
                <w:color w:val="FF0000"/>
                <w:spacing w:val="1"/>
                <w:sz w:val="21"/>
                <w:szCs w:val="21"/>
                <w:highlight w:val="none"/>
                <w:lang w:eastAsia="zh-CN"/>
              </w:rPr>
              <w:t>：</w:t>
            </w:r>
            <w:r>
              <w:rPr>
                <w:rFonts w:hint="eastAsia" w:ascii="宋体" w:hAnsi="宋体" w:eastAsia="宋体" w:cs="宋体"/>
                <w:b/>
                <w:bCs/>
                <w:color w:val="FF0000"/>
                <w:spacing w:val="2"/>
                <w:sz w:val="21"/>
                <w:szCs w:val="21"/>
                <w:highlight w:val="none"/>
              </w:rPr>
              <w:t>抽屉导轨组件底部变形</w:t>
            </w:r>
            <w:r>
              <w:rPr>
                <w:rFonts w:hint="eastAsia" w:ascii="宋体" w:hAnsi="宋体" w:eastAsia="宋体" w:cs="宋体"/>
                <w:b/>
                <w:bCs/>
                <w:color w:val="FF0000"/>
                <w:spacing w:val="3"/>
                <w:sz w:val="21"/>
                <w:szCs w:val="21"/>
                <w:highlight w:val="none"/>
              </w:rPr>
              <w:t>检验</w:t>
            </w:r>
            <w:r>
              <w:rPr>
                <w:rFonts w:hint="eastAsia" w:ascii="宋体" w:hAnsi="宋体" w:eastAsia="宋体" w:cs="宋体"/>
                <w:b/>
                <w:bCs/>
                <w:color w:val="FF0000"/>
                <w:spacing w:val="2"/>
                <w:sz w:val="21"/>
                <w:szCs w:val="21"/>
                <w:highlight w:val="none"/>
              </w:rPr>
              <w:t>符合要求</w:t>
            </w:r>
            <w:r>
              <w:rPr>
                <w:rFonts w:hint="eastAsia" w:ascii="宋体" w:hAnsi="宋体" w:eastAsia="宋体" w:cs="宋体"/>
                <w:b/>
                <w:bCs/>
                <w:color w:val="FF0000"/>
                <w:spacing w:val="2"/>
                <w:sz w:val="21"/>
                <w:szCs w:val="21"/>
                <w:highlight w:val="none"/>
                <w:lang w:eastAsia="zh-CN"/>
              </w:rPr>
              <w:t>；</w:t>
            </w:r>
          </w:p>
          <w:p w14:paraId="62585ADE">
            <w:pPr>
              <w:pStyle w:val="478"/>
              <w:keepNext w:val="0"/>
              <w:keepLines w:val="0"/>
              <w:pageBreakBefore w:val="0"/>
              <w:widowControl/>
              <w:numPr>
                <w:ilvl w:val="0"/>
                <w:numId w:val="0"/>
              </w:numPr>
              <w:shd w:val="clear"/>
              <w:kinsoku w:val="0"/>
              <w:wordWrap/>
              <w:overflowPunct/>
              <w:topLinePunct w:val="0"/>
              <w:autoSpaceDE w:val="0"/>
              <w:autoSpaceDN w:val="0"/>
              <w:bidi w:val="0"/>
              <w:adjustRightInd w:val="0"/>
              <w:snapToGrid w:val="0"/>
              <w:spacing w:line="312" w:lineRule="auto"/>
              <w:ind w:left="0" w:leftChars="0"/>
              <w:textAlignment w:val="baseline"/>
              <w:rPr>
                <w:rFonts w:hint="eastAsia" w:ascii="宋体" w:hAnsi="宋体" w:eastAsia="宋体" w:cs="宋体"/>
                <w:b/>
                <w:bCs/>
                <w:color w:val="FF0000"/>
                <w:spacing w:val="2"/>
                <w:sz w:val="21"/>
                <w:szCs w:val="21"/>
                <w:highlight w:val="none"/>
                <w:lang w:eastAsia="zh-CN"/>
              </w:rPr>
            </w:pPr>
            <w:r>
              <w:rPr>
                <w:rFonts w:hint="eastAsia" w:ascii="宋体" w:hAnsi="宋体" w:eastAsia="宋体" w:cs="宋体"/>
                <w:b/>
                <w:bCs/>
                <w:color w:val="FF0000"/>
                <w:kern w:val="0"/>
                <w:sz w:val="21"/>
                <w:szCs w:val="21"/>
                <w:highlight w:val="none"/>
                <w:lang w:eastAsia="zh-CN"/>
              </w:rPr>
              <w:t>（</w:t>
            </w:r>
            <w:r>
              <w:rPr>
                <w:rFonts w:hint="eastAsia" w:ascii="宋体" w:hAnsi="宋体" w:eastAsia="宋体" w:cs="宋体"/>
                <w:b/>
                <w:bCs/>
                <w:color w:val="FF0000"/>
                <w:kern w:val="0"/>
                <w:sz w:val="21"/>
                <w:szCs w:val="21"/>
                <w:highlight w:val="none"/>
                <w:lang w:val="en-US" w:eastAsia="zh-CN"/>
              </w:rPr>
              <w:t>9</w:t>
            </w:r>
            <w:r>
              <w:rPr>
                <w:rFonts w:hint="eastAsia" w:ascii="宋体" w:hAnsi="宋体" w:eastAsia="宋体" w:cs="宋体"/>
                <w:b/>
                <w:bCs/>
                <w:color w:val="FF0000"/>
                <w:kern w:val="0"/>
                <w:sz w:val="21"/>
                <w:szCs w:val="21"/>
                <w:highlight w:val="none"/>
                <w:lang w:eastAsia="zh-CN"/>
              </w:rPr>
              <w:t>）</w:t>
            </w:r>
            <w:r>
              <w:rPr>
                <w:rFonts w:hint="eastAsia" w:ascii="宋体" w:hAnsi="宋体" w:eastAsia="宋体" w:cs="宋体"/>
                <w:b/>
                <w:bCs/>
                <w:color w:val="FF0000"/>
                <w:kern w:val="0"/>
                <w:sz w:val="21"/>
                <w:szCs w:val="21"/>
                <w:highlight w:val="none"/>
              </w:rPr>
              <w:t>依据</w:t>
            </w:r>
            <w:r>
              <w:rPr>
                <w:rFonts w:hint="eastAsia" w:ascii="宋体" w:hAnsi="宋体" w:eastAsia="宋体" w:cs="宋体"/>
                <w:b/>
                <w:bCs/>
                <w:color w:val="FF0000"/>
                <w:spacing w:val="-1"/>
                <w:sz w:val="21"/>
                <w:szCs w:val="21"/>
                <w:highlight w:val="none"/>
              </w:rPr>
              <w:t>QB/T</w:t>
            </w:r>
            <w:r>
              <w:rPr>
                <w:rFonts w:hint="eastAsia" w:cs="宋体"/>
                <w:b/>
                <w:bCs/>
                <w:color w:val="FF0000"/>
                <w:spacing w:val="-1"/>
                <w:sz w:val="21"/>
                <w:szCs w:val="21"/>
                <w:highlight w:val="none"/>
                <w:lang w:val="en-US" w:eastAsia="zh-CN"/>
              </w:rPr>
              <w:t xml:space="preserve"> </w:t>
            </w:r>
            <w:r>
              <w:rPr>
                <w:rFonts w:hint="eastAsia" w:ascii="宋体" w:hAnsi="宋体" w:eastAsia="宋体" w:cs="宋体"/>
                <w:b/>
                <w:bCs/>
                <w:color w:val="FF0000"/>
                <w:spacing w:val="-1"/>
                <w:sz w:val="21"/>
                <w:szCs w:val="21"/>
                <w:highlight w:val="none"/>
              </w:rPr>
              <w:t>2454-</w:t>
            </w:r>
            <w:r>
              <w:rPr>
                <w:rFonts w:hint="eastAsia" w:ascii="宋体" w:hAnsi="宋体" w:eastAsia="宋体" w:cs="宋体"/>
                <w:b/>
                <w:bCs/>
                <w:color w:val="FF0000"/>
                <w:spacing w:val="1"/>
                <w:sz w:val="21"/>
                <w:szCs w:val="21"/>
                <w:highlight w:val="none"/>
              </w:rPr>
              <w:t>2013中5.5.6</w:t>
            </w:r>
            <w:r>
              <w:rPr>
                <w:rFonts w:hint="eastAsia" w:ascii="宋体" w:hAnsi="宋体" w:eastAsia="宋体" w:cs="宋体"/>
                <w:b/>
                <w:bCs/>
                <w:color w:val="FF0000"/>
                <w:spacing w:val="1"/>
                <w:sz w:val="21"/>
                <w:szCs w:val="21"/>
                <w:highlight w:val="none"/>
                <w:lang w:val="en-US" w:eastAsia="zh-CN"/>
              </w:rPr>
              <w:t>检验方法检验</w:t>
            </w:r>
            <w:r>
              <w:rPr>
                <w:rFonts w:hint="eastAsia" w:ascii="宋体" w:hAnsi="宋体" w:eastAsia="宋体" w:cs="宋体"/>
                <w:b/>
                <w:bCs/>
                <w:color w:val="FF0000"/>
                <w:spacing w:val="1"/>
                <w:sz w:val="21"/>
                <w:szCs w:val="21"/>
                <w:highlight w:val="none"/>
                <w:lang w:eastAsia="zh-CN"/>
              </w:rPr>
              <w:t>：</w:t>
            </w:r>
            <w:r>
              <w:rPr>
                <w:rFonts w:hint="eastAsia" w:ascii="宋体" w:hAnsi="宋体" w:eastAsia="宋体" w:cs="宋体"/>
                <w:b/>
                <w:bCs/>
                <w:color w:val="FF0000"/>
                <w:spacing w:val="1"/>
                <w:sz w:val="21"/>
                <w:szCs w:val="21"/>
                <w:highlight w:val="none"/>
              </w:rPr>
              <w:t>垂直向下静载荷(加载力：200N,次数；10次)</w:t>
            </w:r>
            <w:r>
              <w:rPr>
                <w:rFonts w:hint="eastAsia" w:ascii="宋体" w:hAnsi="宋体" w:eastAsia="宋体" w:cs="宋体"/>
                <w:b/>
                <w:bCs/>
                <w:color w:val="FF0000"/>
                <w:spacing w:val="3"/>
                <w:sz w:val="21"/>
                <w:szCs w:val="21"/>
                <w:highlight w:val="none"/>
              </w:rPr>
              <w:t>检验</w:t>
            </w:r>
            <w:r>
              <w:rPr>
                <w:rFonts w:hint="eastAsia" w:ascii="宋体" w:hAnsi="宋体" w:eastAsia="宋体" w:cs="宋体"/>
                <w:b/>
                <w:bCs/>
                <w:color w:val="FF0000"/>
                <w:spacing w:val="2"/>
                <w:sz w:val="21"/>
                <w:szCs w:val="21"/>
                <w:highlight w:val="none"/>
              </w:rPr>
              <w:t>符合要求</w:t>
            </w:r>
            <w:r>
              <w:rPr>
                <w:rFonts w:hint="eastAsia" w:ascii="宋体" w:hAnsi="宋体" w:eastAsia="宋体" w:cs="宋体"/>
                <w:b/>
                <w:bCs/>
                <w:color w:val="FF0000"/>
                <w:spacing w:val="2"/>
                <w:sz w:val="21"/>
                <w:szCs w:val="21"/>
                <w:highlight w:val="none"/>
                <w:lang w:eastAsia="zh-CN"/>
              </w:rPr>
              <w:t>；</w:t>
            </w:r>
          </w:p>
          <w:p w14:paraId="4109372F">
            <w:pPr>
              <w:pStyle w:val="478"/>
              <w:keepNext w:val="0"/>
              <w:keepLines w:val="0"/>
              <w:pageBreakBefore w:val="0"/>
              <w:widowControl/>
              <w:numPr>
                <w:ilvl w:val="0"/>
                <w:numId w:val="0"/>
              </w:numPr>
              <w:shd w:val="clear"/>
              <w:kinsoku w:val="0"/>
              <w:wordWrap/>
              <w:overflowPunct/>
              <w:topLinePunct w:val="0"/>
              <w:autoSpaceDE w:val="0"/>
              <w:autoSpaceDN w:val="0"/>
              <w:bidi w:val="0"/>
              <w:adjustRightInd w:val="0"/>
              <w:snapToGrid w:val="0"/>
              <w:spacing w:line="312" w:lineRule="auto"/>
              <w:ind w:left="0" w:leftChars="0"/>
              <w:textAlignment w:val="baseline"/>
              <w:rPr>
                <w:rFonts w:hint="eastAsia" w:ascii="宋体" w:hAnsi="宋体" w:eastAsia="宋体" w:cs="宋体"/>
                <w:b/>
                <w:bCs/>
                <w:color w:val="FF0000"/>
                <w:spacing w:val="2"/>
                <w:sz w:val="21"/>
                <w:szCs w:val="21"/>
                <w:highlight w:val="none"/>
                <w:lang w:eastAsia="zh-CN"/>
              </w:rPr>
            </w:pPr>
            <w:r>
              <w:rPr>
                <w:rFonts w:hint="eastAsia" w:ascii="宋体" w:hAnsi="宋体" w:eastAsia="宋体" w:cs="宋体"/>
                <w:b/>
                <w:bCs/>
                <w:color w:val="FF0000"/>
                <w:kern w:val="0"/>
                <w:sz w:val="21"/>
                <w:szCs w:val="21"/>
                <w:highlight w:val="none"/>
                <w:lang w:eastAsia="zh-CN"/>
              </w:rPr>
              <w:t>（</w:t>
            </w:r>
            <w:r>
              <w:rPr>
                <w:rFonts w:hint="eastAsia" w:ascii="宋体" w:hAnsi="宋体" w:eastAsia="宋体" w:cs="宋体"/>
                <w:b/>
                <w:bCs/>
                <w:color w:val="FF0000"/>
                <w:kern w:val="0"/>
                <w:sz w:val="21"/>
                <w:szCs w:val="21"/>
                <w:highlight w:val="none"/>
                <w:lang w:val="en-US" w:eastAsia="zh-CN"/>
              </w:rPr>
              <w:t>10</w:t>
            </w:r>
            <w:r>
              <w:rPr>
                <w:rFonts w:hint="eastAsia" w:ascii="宋体" w:hAnsi="宋体" w:eastAsia="宋体" w:cs="宋体"/>
                <w:b/>
                <w:bCs/>
                <w:color w:val="FF0000"/>
                <w:kern w:val="0"/>
                <w:sz w:val="21"/>
                <w:szCs w:val="21"/>
                <w:highlight w:val="none"/>
                <w:lang w:eastAsia="zh-CN"/>
              </w:rPr>
              <w:t>）</w:t>
            </w:r>
            <w:r>
              <w:rPr>
                <w:rFonts w:hint="eastAsia" w:ascii="宋体" w:hAnsi="宋体" w:eastAsia="宋体" w:cs="宋体"/>
                <w:b/>
                <w:bCs/>
                <w:color w:val="FF0000"/>
                <w:kern w:val="0"/>
                <w:sz w:val="21"/>
                <w:szCs w:val="21"/>
                <w:highlight w:val="none"/>
              </w:rPr>
              <w:t>依据</w:t>
            </w:r>
            <w:r>
              <w:rPr>
                <w:rFonts w:hint="eastAsia" w:ascii="宋体" w:hAnsi="宋体" w:eastAsia="宋体" w:cs="宋体"/>
                <w:b/>
                <w:bCs/>
                <w:color w:val="FF0000"/>
                <w:spacing w:val="-1"/>
                <w:sz w:val="21"/>
                <w:szCs w:val="21"/>
                <w:highlight w:val="none"/>
              </w:rPr>
              <w:t>QB/T</w:t>
            </w:r>
            <w:r>
              <w:rPr>
                <w:rFonts w:hint="eastAsia" w:cs="宋体"/>
                <w:b/>
                <w:bCs/>
                <w:color w:val="FF0000"/>
                <w:spacing w:val="-1"/>
                <w:sz w:val="21"/>
                <w:szCs w:val="21"/>
                <w:highlight w:val="none"/>
                <w:lang w:val="en-US" w:eastAsia="zh-CN"/>
              </w:rPr>
              <w:t xml:space="preserve"> </w:t>
            </w:r>
            <w:r>
              <w:rPr>
                <w:rFonts w:hint="eastAsia" w:ascii="宋体" w:hAnsi="宋体" w:eastAsia="宋体" w:cs="宋体"/>
                <w:b/>
                <w:bCs/>
                <w:color w:val="FF0000"/>
                <w:spacing w:val="-1"/>
                <w:sz w:val="21"/>
                <w:szCs w:val="21"/>
                <w:highlight w:val="none"/>
              </w:rPr>
              <w:t>2454-</w:t>
            </w:r>
            <w:r>
              <w:rPr>
                <w:rFonts w:hint="eastAsia" w:ascii="宋体" w:hAnsi="宋体" w:eastAsia="宋体" w:cs="宋体"/>
                <w:b/>
                <w:bCs/>
                <w:color w:val="FF0000"/>
                <w:spacing w:val="-2"/>
                <w:sz w:val="21"/>
                <w:szCs w:val="21"/>
                <w:highlight w:val="none"/>
              </w:rPr>
              <w:t>2013中5.5.7</w:t>
            </w:r>
            <w:r>
              <w:rPr>
                <w:rFonts w:hint="eastAsia" w:ascii="宋体" w:hAnsi="宋体" w:eastAsia="宋体" w:cs="宋体"/>
                <w:b/>
                <w:bCs/>
                <w:color w:val="FF0000"/>
                <w:spacing w:val="1"/>
                <w:sz w:val="21"/>
                <w:szCs w:val="21"/>
                <w:highlight w:val="none"/>
                <w:lang w:val="en-US" w:eastAsia="zh-CN"/>
              </w:rPr>
              <w:t>检验方法检验</w:t>
            </w:r>
            <w:r>
              <w:rPr>
                <w:rFonts w:hint="eastAsia" w:ascii="宋体" w:hAnsi="宋体" w:eastAsia="宋体" w:cs="宋体"/>
                <w:b/>
                <w:bCs/>
                <w:color w:val="FF0000"/>
                <w:spacing w:val="1"/>
                <w:sz w:val="21"/>
                <w:szCs w:val="21"/>
                <w:highlight w:val="none"/>
                <w:lang w:eastAsia="zh-CN"/>
              </w:rPr>
              <w:t>：</w:t>
            </w:r>
            <w:r>
              <w:rPr>
                <w:rFonts w:hint="eastAsia" w:ascii="宋体" w:hAnsi="宋体" w:eastAsia="宋体" w:cs="宋体"/>
                <w:b/>
                <w:bCs/>
                <w:color w:val="FF0000"/>
                <w:spacing w:val="-2"/>
                <w:sz w:val="21"/>
                <w:szCs w:val="21"/>
                <w:highlight w:val="none"/>
              </w:rPr>
              <w:t>水平侧向静载荷(加载力：100N,次数：10次)</w:t>
            </w:r>
            <w:r>
              <w:rPr>
                <w:rFonts w:hint="eastAsia" w:ascii="宋体" w:hAnsi="宋体" w:eastAsia="宋体" w:cs="宋体"/>
                <w:b/>
                <w:bCs/>
                <w:color w:val="FF0000"/>
                <w:spacing w:val="3"/>
                <w:sz w:val="21"/>
                <w:szCs w:val="21"/>
                <w:highlight w:val="none"/>
              </w:rPr>
              <w:t>检验</w:t>
            </w:r>
            <w:r>
              <w:rPr>
                <w:rFonts w:hint="eastAsia" w:ascii="宋体" w:hAnsi="宋体" w:eastAsia="宋体" w:cs="宋体"/>
                <w:b/>
                <w:bCs/>
                <w:color w:val="FF0000"/>
                <w:spacing w:val="2"/>
                <w:sz w:val="21"/>
                <w:szCs w:val="21"/>
                <w:highlight w:val="none"/>
              </w:rPr>
              <w:t>符合要求</w:t>
            </w:r>
            <w:r>
              <w:rPr>
                <w:rFonts w:hint="eastAsia" w:ascii="宋体" w:hAnsi="宋体" w:eastAsia="宋体" w:cs="宋体"/>
                <w:b/>
                <w:bCs/>
                <w:color w:val="FF0000"/>
                <w:spacing w:val="2"/>
                <w:sz w:val="21"/>
                <w:szCs w:val="21"/>
                <w:highlight w:val="none"/>
                <w:lang w:eastAsia="zh-CN"/>
              </w:rPr>
              <w:t>；</w:t>
            </w:r>
          </w:p>
          <w:p w14:paraId="22C5CDF4">
            <w:pPr>
              <w:keepNext w:val="0"/>
              <w:keepLines w:val="0"/>
              <w:pageBreakBefore w:val="0"/>
              <w:widowControl/>
              <w:numPr>
                <w:ilvl w:val="255"/>
                <w:numId w:val="0"/>
              </w:numPr>
              <w:wordWrap/>
              <w:overflowPunct/>
              <w:topLinePunct w:val="0"/>
              <w:bidi w:val="0"/>
              <w:snapToGrid w:val="0"/>
              <w:spacing w:line="312" w:lineRule="auto"/>
              <w:ind w:left="0" w:leftChars="0"/>
              <w:textAlignment w:val="center"/>
              <w:rPr>
                <w:rFonts w:hint="eastAsia" w:ascii="宋体" w:hAnsi="宋体" w:eastAsia="宋体" w:cs="宋体"/>
                <w:b/>
                <w:bCs/>
                <w:color w:val="FF0000"/>
                <w:sz w:val="21"/>
                <w:szCs w:val="21"/>
                <w:highlight w:val="none"/>
                <w:lang w:val="en-US" w:eastAsia="zh-CN"/>
              </w:rPr>
            </w:pPr>
            <w:r>
              <w:rPr>
                <w:rFonts w:hint="eastAsia" w:ascii="宋体" w:hAnsi="宋体" w:eastAsia="宋体" w:cs="宋体"/>
                <w:b/>
                <w:bCs/>
                <w:color w:val="FF0000"/>
                <w:sz w:val="21"/>
                <w:szCs w:val="21"/>
                <w:highlight w:val="none"/>
              </w:rPr>
              <w:t>锁</w:t>
            </w:r>
            <w:r>
              <w:rPr>
                <w:rFonts w:hint="eastAsia" w:ascii="宋体" w:hAnsi="宋体" w:eastAsia="宋体" w:cs="宋体"/>
                <w:b/>
                <w:bCs/>
                <w:color w:val="FF0000"/>
                <w:sz w:val="21"/>
                <w:szCs w:val="21"/>
                <w:highlight w:val="none"/>
                <w:lang w:eastAsia="zh-CN"/>
              </w:rPr>
              <w:t>：</w:t>
            </w:r>
            <w:r>
              <w:rPr>
                <w:rFonts w:hint="eastAsia" w:ascii="宋体" w:hAnsi="宋体" w:eastAsia="宋体" w:cs="宋体"/>
                <w:b/>
                <w:bCs/>
                <w:color w:val="FF0000"/>
                <w:sz w:val="21"/>
                <w:szCs w:val="21"/>
                <w:highlight w:val="none"/>
              </w:rPr>
              <w:t>(</w:t>
            </w:r>
            <w:r>
              <w:rPr>
                <w:rFonts w:hint="eastAsia" w:ascii="宋体" w:hAnsi="宋体" w:eastAsia="宋体" w:cs="宋体"/>
                <w:b/>
                <w:bCs/>
                <w:color w:val="FF0000"/>
                <w:sz w:val="21"/>
                <w:szCs w:val="21"/>
                <w:highlight w:val="none"/>
                <w:lang w:val="en-US" w:eastAsia="zh-CN"/>
              </w:rPr>
              <w:t>1</w:t>
            </w:r>
            <w:r>
              <w:rPr>
                <w:rFonts w:hint="eastAsia" w:ascii="宋体" w:hAnsi="宋体" w:eastAsia="宋体" w:cs="宋体"/>
                <w:b/>
                <w:bCs/>
                <w:color w:val="FF0000"/>
                <w:sz w:val="21"/>
                <w:szCs w:val="21"/>
                <w:highlight w:val="none"/>
              </w:rPr>
              <w:t>)</w:t>
            </w:r>
            <w:r>
              <w:rPr>
                <w:rFonts w:hint="eastAsia" w:ascii="宋体" w:hAnsi="宋体" w:eastAsia="宋体" w:cs="宋体"/>
                <w:b/>
                <w:bCs/>
                <w:color w:val="FF0000"/>
                <w:sz w:val="21"/>
                <w:szCs w:val="21"/>
                <w:highlight w:val="none"/>
                <w:lang w:val="en-US" w:eastAsia="zh-CN"/>
              </w:rPr>
              <w:t>依据GB/T 3325-2017标准检测：金属件外观：冲压件/电镀层实测结果符合标准要求；</w:t>
            </w:r>
          </w:p>
          <w:p w14:paraId="642065AB">
            <w:pPr>
              <w:keepNext w:val="0"/>
              <w:keepLines w:val="0"/>
              <w:pageBreakBefore w:val="0"/>
              <w:widowControl/>
              <w:numPr>
                <w:ilvl w:val="0"/>
                <w:numId w:val="0"/>
              </w:numPr>
              <w:wordWrap/>
              <w:overflowPunct/>
              <w:topLinePunct w:val="0"/>
              <w:bidi w:val="0"/>
              <w:snapToGrid w:val="0"/>
              <w:spacing w:line="312" w:lineRule="auto"/>
              <w:ind w:left="0" w:leftChars="0"/>
              <w:textAlignment w:val="center"/>
              <w:rPr>
                <w:rFonts w:hint="eastAsia" w:ascii="宋体" w:hAnsi="宋体" w:eastAsia="宋体" w:cs="宋体"/>
                <w:b/>
                <w:bCs/>
                <w:color w:val="FF0000"/>
                <w:sz w:val="21"/>
                <w:szCs w:val="21"/>
                <w:highlight w:val="none"/>
                <w:lang w:val="en-US" w:eastAsia="zh-CN"/>
              </w:rPr>
            </w:pPr>
            <w:r>
              <w:rPr>
                <w:rFonts w:hint="eastAsia" w:ascii="宋体" w:hAnsi="宋体" w:eastAsia="宋体" w:cs="宋体"/>
                <w:b/>
                <w:bCs/>
                <w:color w:val="FF0000"/>
                <w:sz w:val="21"/>
                <w:szCs w:val="21"/>
                <w:highlight w:val="none"/>
              </w:rPr>
              <w:t>(</w:t>
            </w:r>
            <w:r>
              <w:rPr>
                <w:rFonts w:hint="eastAsia" w:ascii="宋体" w:hAnsi="宋体" w:eastAsia="宋体" w:cs="宋体"/>
                <w:b/>
                <w:bCs/>
                <w:color w:val="FF0000"/>
                <w:sz w:val="21"/>
                <w:szCs w:val="21"/>
                <w:highlight w:val="none"/>
                <w:lang w:val="en-US" w:eastAsia="zh-CN"/>
              </w:rPr>
              <w:t>2</w:t>
            </w:r>
            <w:r>
              <w:rPr>
                <w:rFonts w:hint="eastAsia" w:ascii="宋体" w:hAnsi="宋体" w:eastAsia="宋体" w:cs="宋体"/>
                <w:b/>
                <w:bCs/>
                <w:color w:val="FF0000"/>
                <w:sz w:val="21"/>
                <w:szCs w:val="21"/>
                <w:highlight w:val="none"/>
              </w:rPr>
              <w:t>)</w:t>
            </w:r>
            <w:commentRangeStart w:id="27"/>
            <w:r>
              <w:rPr>
                <w:rFonts w:hint="eastAsia" w:ascii="宋体" w:hAnsi="宋体" w:eastAsia="宋体" w:cs="宋体"/>
                <w:b/>
                <w:bCs/>
                <w:color w:val="FF0000"/>
                <w:sz w:val="21"/>
                <w:szCs w:val="21"/>
                <w:highlight w:val="none"/>
                <w:lang w:val="en-US" w:eastAsia="zh-CN"/>
              </w:rPr>
              <w:t>依据QB/T 3826-1999、QB/T 3832-1999标准检测</w:t>
            </w:r>
            <w:commentRangeEnd w:id="27"/>
            <w:r>
              <w:rPr>
                <w:b/>
                <w:bCs/>
                <w:color w:val="FF0000"/>
              </w:rPr>
              <w:commentReference w:id="27"/>
            </w:r>
            <w:r>
              <w:rPr>
                <w:rFonts w:hint="eastAsia" w:ascii="宋体" w:hAnsi="宋体" w:eastAsia="宋体" w:cs="宋体"/>
                <w:b/>
                <w:bCs/>
                <w:color w:val="FF0000"/>
                <w:sz w:val="21"/>
                <w:szCs w:val="21"/>
                <w:highlight w:val="none"/>
                <w:lang w:val="en-US" w:eastAsia="zh-CN"/>
              </w:rPr>
              <w:t>：中性盐雾试验不低于220h：保护等级不低于9级，耐蚀等级不低于9级；</w:t>
            </w:r>
          </w:p>
          <w:p w14:paraId="221C623A">
            <w:pPr>
              <w:keepNext w:val="0"/>
              <w:keepLines w:val="0"/>
              <w:pageBreakBefore w:val="0"/>
              <w:widowControl/>
              <w:numPr>
                <w:ilvl w:val="0"/>
                <w:numId w:val="0"/>
              </w:numPr>
              <w:wordWrap/>
              <w:overflowPunct/>
              <w:topLinePunct w:val="0"/>
              <w:bidi w:val="0"/>
              <w:snapToGrid w:val="0"/>
              <w:spacing w:line="312" w:lineRule="auto"/>
              <w:ind w:left="0" w:leftChars="0"/>
              <w:textAlignment w:val="center"/>
              <w:rPr>
                <w:rFonts w:hint="eastAsia" w:ascii="宋体" w:hAnsi="宋体" w:eastAsia="宋体" w:cs="宋体"/>
                <w:b/>
                <w:bCs/>
                <w:color w:val="FF0000"/>
                <w:sz w:val="21"/>
                <w:szCs w:val="21"/>
                <w:highlight w:val="none"/>
                <w:lang w:val="en-US" w:eastAsia="zh-CN"/>
              </w:rPr>
            </w:pPr>
            <w:r>
              <w:rPr>
                <w:rFonts w:hint="eastAsia" w:ascii="宋体" w:hAnsi="宋体" w:eastAsia="宋体" w:cs="宋体"/>
                <w:b/>
                <w:bCs/>
                <w:color w:val="FF0000"/>
                <w:sz w:val="21"/>
                <w:szCs w:val="21"/>
                <w:highlight w:val="none"/>
              </w:rPr>
              <w:t>(</w:t>
            </w:r>
            <w:r>
              <w:rPr>
                <w:rFonts w:hint="eastAsia" w:ascii="宋体" w:hAnsi="宋体" w:eastAsia="宋体" w:cs="宋体"/>
                <w:b/>
                <w:bCs/>
                <w:color w:val="FF0000"/>
                <w:sz w:val="21"/>
                <w:szCs w:val="21"/>
                <w:highlight w:val="none"/>
                <w:lang w:val="en-US" w:eastAsia="zh-CN"/>
              </w:rPr>
              <w:t>3</w:t>
            </w:r>
            <w:r>
              <w:rPr>
                <w:rFonts w:hint="eastAsia" w:ascii="宋体" w:hAnsi="宋体" w:eastAsia="宋体" w:cs="宋体"/>
                <w:b/>
                <w:bCs/>
                <w:color w:val="FF0000"/>
                <w:sz w:val="21"/>
                <w:szCs w:val="21"/>
                <w:highlight w:val="none"/>
              </w:rPr>
              <w:t>)</w:t>
            </w:r>
            <w:r>
              <w:rPr>
                <w:rFonts w:hint="eastAsia" w:ascii="宋体" w:hAnsi="宋体" w:eastAsia="宋体" w:cs="宋体"/>
                <w:b/>
                <w:bCs/>
                <w:color w:val="FF0000"/>
                <w:sz w:val="21"/>
                <w:szCs w:val="21"/>
                <w:highlight w:val="none"/>
                <w:lang w:val="en-US" w:eastAsia="zh-CN"/>
              </w:rPr>
              <w:t>依据QB/T 3827-1999、QB/T 3832-1999标准检测：酸性盐雾试验不低于220h：保护等级不低于9级，耐蚀等级不低于9级；</w:t>
            </w:r>
          </w:p>
          <w:p w14:paraId="6881F7CA">
            <w:pPr>
              <w:keepNext w:val="0"/>
              <w:keepLines w:val="0"/>
              <w:pageBreakBefore w:val="0"/>
              <w:widowControl/>
              <w:numPr>
                <w:ilvl w:val="0"/>
                <w:numId w:val="0"/>
              </w:numPr>
              <w:wordWrap/>
              <w:overflowPunct/>
              <w:topLinePunct w:val="0"/>
              <w:bidi w:val="0"/>
              <w:snapToGrid w:val="0"/>
              <w:spacing w:line="312" w:lineRule="auto"/>
              <w:ind w:left="0" w:leftChars="0"/>
              <w:textAlignment w:val="center"/>
              <w:rPr>
                <w:rFonts w:hint="eastAsia" w:ascii="宋体" w:hAnsi="宋体" w:eastAsia="宋体" w:cs="宋体"/>
                <w:b/>
                <w:bCs/>
                <w:color w:val="FF0000"/>
                <w:sz w:val="21"/>
                <w:szCs w:val="21"/>
                <w:highlight w:val="none"/>
                <w:lang w:val="en-US" w:eastAsia="zh-CN"/>
              </w:rPr>
            </w:pPr>
            <w:r>
              <w:rPr>
                <w:rFonts w:hint="eastAsia" w:ascii="宋体" w:hAnsi="宋体" w:eastAsia="宋体" w:cs="宋体"/>
                <w:b/>
                <w:bCs/>
                <w:color w:val="FF0000"/>
                <w:sz w:val="21"/>
                <w:szCs w:val="21"/>
                <w:highlight w:val="none"/>
              </w:rPr>
              <w:t>(</w:t>
            </w:r>
            <w:r>
              <w:rPr>
                <w:rFonts w:hint="eastAsia" w:ascii="宋体" w:hAnsi="宋体" w:eastAsia="宋体" w:cs="宋体"/>
                <w:b/>
                <w:bCs/>
                <w:color w:val="FF0000"/>
                <w:sz w:val="21"/>
                <w:szCs w:val="21"/>
                <w:highlight w:val="none"/>
                <w:lang w:val="en-US" w:eastAsia="zh-CN"/>
              </w:rPr>
              <w:t>4</w:t>
            </w:r>
            <w:r>
              <w:rPr>
                <w:rFonts w:hint="eastAsia" w:ascii="宋体" w:hAnsi="宋体" w:eastAsia="宋体" w:cs="宋体"/>
                <w:b/>
                <w:bCs/>
                <w:color w:val="FF0000"/>
                <w:sz w:val="21"/>
                <w:szCs w:val="21"/>
                <w:highlight w:val="none"/>
              </w:rPr>
              <w:t>)</w:t>
            </w:r>
            <w:r>
              <w:rPr>
                <w:rFonts w:hint="eastAsia" w:ascii="宋体" w:hAnsi="宋体" w:eastAsia="宋体" w:cs="宋体"/>
                <w:b/>
                <w:bCs/>
                <w:color w:val="FF0000"/>
                <w:sz w:val="21"/>
                <w:szCs w:val="21"/>
                <w:highlight w:val="none"/>
                <w:lang w:val="en-US" w:eastAsia="zh-CN"/>
              </w:rPr>
              <w:t>依据QB/T 4371-2012标准检测：抑菌值：金黄色葡萄球菌、大肠杆菌、大肠埃希氏菌、肺炎克雷伯氏菌抑菌值均＞99%。</w:t>
            </w:r>
          </w:p>
          <w:p w14:paraId="061A911D">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bCs/>
                <w:color w:val="FF0000"/>
                <w:spacing w:val="-5"/>
                <w:sz w:val="21"/>
                <w:szCs w:val="21"/>
                <w:highlight w:val="none"/>
                <w:lang w:val="en-US" w:eastAsia="zh-CN"/>
              </w:rPr>
              <w:t>【提供2022年1月1日至本项目投标截止时间第三方检测机构出具的具有CMA标识的符合以上参数的检测报告扫描件，需将报告上对应参数标注出来；检测报告封面货物名称与上述名称不一致的需作书面说明，否则该项不得分；同时需提供在全国认证认可信息公共服务平台(认e云(http://cx.cnca.cn/)检测报告查询截图(查询截图中的报告编号及检测机构名称应与检测报告一致)】</w:t>
            </w:r>
          </w:p>
        </w:tc>
      </w:tr>
      <w:tr w14:paraId="4BE95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5CA0220C">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19</w:t>
            </w:r>
          </w:p>
        </w:tc>
        <w:tc>
          <w:tcPr>
            <w:tcW w:w="1678" w:type="dxa"/>
            <w:vMerge w:val="restart"/>
            <w:vAlign w:val="center"/>
          </w:tcPr>
          <w:p w14:paraId="220A04E7">
            <w:pPr>
              <w:pStyle w:val="18"/>
              <w:keepNext w:val="0"/>
              <w:keepLines w:val="0"/>
              <w:pageBreakBefore w:val="0"/>
              <w:widowControl w:val="0"/>
              <w:wordWrap/>
              <w:overflowPunct/>
              <w:topLinePunct w:val="0"/>
              <w:bidi w:val="0"/>
              <w:snapToGrid/>
              <w:spacing w:line="312" w:lineRule="auto"/>
              <w:ind w:left="0"/>
              <w:jc w:val="center"/>
              <w:rPr>
                <w:rFonts w:hint="default" w:ascii="宋体" w:hAnsi="宋体" w:eastAsia="宋体" w:cs="宋体"/>
                <w:color w:val="auto"/>
                <w:sz w:val="21"/>
                <w:szCs w:val="21"/>
                <w:highlight w:val="none"/>
                <w:vertAlign w:val="baseline"/>
                <w:lang w:val="en-US"/>
              </w:rPr>
            </w:pPr>
            <w:r>
              <w:rPr>
                <w:rFonts w:hint="eastAsia" w:ascii="宋体" w:hAnsi="宋体" w:eastAsia="宋体" w:cs="宋体"/>
                <w:b w:val="0"/>
                <w:bCs w:val="0"/>
                <w:color w:val="auto"/>
                <w:sz w:val="21"/>
                <w:szCs w:val="21"/>
                <w:highlight w:val="none"/>
                <w:lang w:val="en-US" w:eastAsia="zh-CN"/>
              </w:rPr>
              <w:t>茶水柜</w:t>
            </w:r>
          </w:p>
        </w:tc>
        <w:tc>
          <w:tcPr>
            <w:tcW w:w="6575" w:type="dxa"/>
            <w:vAlign w:val="center"/>
          </w:tcPr>
          <w:p w14:paraId="4872FCCC">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19.1规格：（W900*D400*H850）mm±10mm；</w:t>
            </w:r>
          </w:p>
        </w:tc>
      </w:tr>
      <w:tr w14:paraId="11BC3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2861B69D">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5D6C74A3">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0B7BD1D9">
            <w:pPr>
              <w:keepNext w:val="0"/>
              <w:keepLines w:val="0"/>
              <w:pageBreakBefore w:val="0"/>
              <w:widowControl/>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lang w:val="en-US" w:eastAsia="zh-CN" w:bidi="ar"/>
              </w:rPr>
              <w:t>19.2基材：</w:t>
            </w:r>
            <w:r>
              <w:rPr>
                <w:rFonts w:hint="eastAsia" w:ascii="宋体" w:hAnsi="宋体" w:eastAsia="宋体" w:cs="宋体"/>
                <w:b w:val="0"/>
                <w:bCs w:val="0"/>
                <w:i w:val="0"/>
                <w:iCs w:val="0"/>
                <w:color w:val="auto"/>
                <w:kern w:val="0"/>
                <w:sz w:val="21"/>
                <w:szCs w:val="21"/>
                <w:highlight w:val="none"/>
                <w:u w:val="none"/>
                <w:lang w:val="en-US" w:eastAsia="zh-CN" w:bidi="ar"/>
              </w:rPr>
              <w:t>整体采用红橡木原木制作；</w:t>
            </w:r>
            <w:r>
              <w:rPr>
                <w:rFonts w:hint="eastAsia" w:ascii="宋体" w:hAnsi="宋体" w:eastAsia="宋体" w:cs="宋体"/>
                <w:b w:val="0"/>
                <w:bCs w:val="0"/>
                <w:i w:val="0"/>
                <w:iCs w:val="0"/>
                <w:color w:val="auto"/>
                <w:kern w:val="0"/>
                <w:sz w:val="21"/>
                <w:szCs w:val="21"/>
                <w:highlight w:val="none"/>
                <w:lang w:val="en-US" w:eastAsia="zh-CN" w:bidi="ar"/>
              </w:rPr>
              <w:t>顶板、层板厚度≥25mm，侧板≥18mm、门板≥16mm、背板≥9mm；</w:t>
            </w:r>
            <w:r>
              <w:rPr>
                <w:rFonts w:hint="eastAsia" w:ascii="宋体" w:hAnsi="宋体" w:eastAsia="宋体" w:cs="宋体"/>
                <w:b w:val="0"/>
                <w:bCs w:val="0"/>
                <w:i w:val="0"/>
                <w:iCs w:val="0"/>
                <w:color w:val="auto"/>
                <w:kern w:val="0"/>
                <w:sz w:val="21"/>
                <w:szCs w:val="21"/>
                <w:highlight w:val="none"/>
                <w:u w:val="none"/>
                <w:lang w:val="en-US" w:eastAsia="zh-CN" w:bidi="ar"/>
              </w:rPr>
              <w:t>边框用红橡木原木制作，</w:t>
            </w:r>
            <w:r>
              <w:rPr>
                <w:rFonts w:hint="eastAsia" w:ascii="宋体" w:hAnsi="宋体" w:eastAsia="宋体" w:cs="宋体"/>
                <w:b w:val="0"/>
                <w:bCs w:val="0"/>
                <w:i w:val="0"/>
                <w:iCs w:val="0"/>
                <w:color w:val="auto"/>
                <w:kern w:val="0"/>
                <w:sz w:val="21"/>
                <w:szCs w:val="21"/>
                <w:highlight w:val="none"/>
                <w:lang w:val="en-US" w:eastAsia="zh-CN" w:bidi="ar"/>
              </w:rPr>
              <w:t>面</w:t>
            </w:r>
            <w:r>
              <w:rPr>
                <w:rFonts w:hint="eastAsia" w:ascii="宋体" w:hAnsi="宋体" w:eastAsia="宋体" w:cs="宋体"/>
                <w:b w:val="0"/>
                <w:bCs w:val="0"/>
                <w:i w:val="0"/>
                <w:iCs w:val="0"/>
                <w:color w:val="auto"/>
                <w:kern w:val="0"/>
                <w:sz w:val="21"/>
                <w:szCs w:val="21"/>
                <w:highlight w:val="none"/>
                <w:u w:val="none"/>
                <w:lang w:val="en-US" w:eastAsia="zh-CN" w:bidi="ar"/>
              </w:rPr>
              <w:t>板为红橡木直</w:t>
            </w:r>
            <w:r>
              <w:rPr>
                <w:rFonts w:hint="eastAsia" w:ascii="宋体" w:hAnsi="宋体" w:eastAsia="宋体" w:cs="宋体"/>
                <w:b w:val="0"/>
                <w:bCs w:val="0"/>
                <w:i w:val="0"/>
                <w:iCs w:val="0"/>
                <w:color w:val="auto"/>
                <w:kern w:val="0"/>
                <w:sz w:val="21"/>
                <w:szCs w:val="21"/>
                <w:highlight w:val="none"/>
                <w:lang w:val="en-US" w:eastAsia="zh-CN" w:bidi="ar"/>
              </w:rPr>
              <w:t>拼板，</w:t>
            </w:r>
            <w:r>
              <w:rPr>
                <w:rFonts w:hint="eastAsia" w:ascii="宋体" w:hAnsi="宋体" w:eastAsia="宋体" w:cs="宋体"/>
                <w:b w:val="0"/>
                <w:bCs w:val="0"/>
                <w:color w:val="auto"/>
                <w:kern w:val="0"/>
                <w:sz w:val="21"/>
                <w:szCs w:val="21"/>
                <w:highlight w:val="none"/>
                <w:lang w:bidi="ar"/>
              </w:rPr>
              <w:t>用于直拼的红橡木宽度不低于</w:t>
            </w:r>
            <w:r>
              <w:rPr>
                <w:rFonts w:hint="eastAsia" w:ascii="宋体" w:hAnsi="宋体" w:eastAsia="宋体" w:cs="宋体"/>
                <w:b w:val="0"/>
                <w:bCs w:val="0"/>
                <w:color w:val="auto"/>
                <w:kern w:val="0"/>
                <w:sz w:val="21"/>
                <w:szCs w:val="21"/>
                <w:highlight w:val="none"/>
                <w:lang w:val="en-US" w:eastAsia="zh-CN" w:bidi="ar"/>
              </w:rPr>
              <w:t>80</w:t>
            </w:r>
            <w:r>
              <w:rPr>
                <w:rFonts w:hint="eastAsia" w:ascii="宋体" w:hAnsi="宋体" w:eastAsia="宋体" w:cs="宋体"/>
                <w:b w:val="0"/>
                <w:bCs w:val="0"/>
                <w:color w:val="auto"/>
                <w:kern w:val="0"/>
                <w:sz w:val="21"/>
                <w:szCs w:val="21"/>
                <w:highlight w:val="none"/>
                <w:lang w:bidi="ar"/>
              </w:rPr>
              <w:t>mm</w:t>
            </w:r>
            <w:r>
              <w:rPr>
                <w:rFonts w:hint="eastAsia" w:ascii="宋体" w:hAnsi="宋体" w:eastAsia="宋体" w:cs="宋体"/>
                <w:b w:val="0"/>
                <w:bCs w:val="0"/>
                <w:color w:val="auto"/>
                <w:kern w:val="0"/>
                <w:sz w:val="21"/>
                <w:szCs w:val="21"/>
                <w:highlight w:val="none"/>
                <w:lang w:eastAsia="zh-CN" w:bidi="ar"/>
              </w:rPr>
              <w:t>；</w:t>
            </w:r>
            <w:r>
              <w:rPr>
                <w:rFonts w:hint="eastAsia" w:ascii="宋体" w:hAnsi="宋体" w:eastAsia="宋体" w:cs="宋体"/>
                <w:b w:val="0"/>
                <w:bCs w:val="0"/>
                <w:i w:val="0"/>
                <w:iCs w:val="0"/>
                <w:color w:val="auto"/>
                <w:kern w:val="0"/>
                <w:sz w:val="21"/>
                <w:szCs w:val="21"/>
                <w:highlight w:val="none"/>
                <w:lang w:val="en-US" w:eastAsia="zh-CN" w:bidi="ar"/>
              </w:rPr>
              <w:t>颜色和纹理与边框接近，接口自然平和，</w:t>
            </w:r>
            <w:r>
              <w:rPr>
                <w:rFonts w:hint="eastAsia" w:ascii="宋体" w:hAnsi="宋体" w:eastAsia="宋体" w:cs="宋体"/>
                <w:b w:val="0"/>
                <w:bCs w:val="0"/>
                <w:i w:val="0"/>
                <w:iCs w:val="0"/>
                <w:color w:val="auto"/>
                <w:kern w:val="0"/>
                <w:sz w:val="21"/>
                <w:szCs w:val="21"/>
                <w:highlight w:val="none"/>
                <w:u w:val="none"/>
                <w:lang w:val="en-US" w:eastAsia="zh-CN" w:bidi="ar"/>
              </w:rPr>
              <w:t>经精修边，无外露胶痕</w:t>
            </w:r>
            <w:r>
              <w:rPr>
                <w:rFonts w:hint="eastAsia" w:ascii="宋体" w:hAnsi="宋体" w:eastAsia="宋体" w:cs="宋体"/>
                <w:b w:val="0"/>
                <w:bCs w:val="0"/>
                <w:i w:val="0"/>
                <w:iCs w:val="0"/>
                <w:color w:val="auto"/>
                <w:kern w:val="0"/>
                <w:sz w:val="21"/>
                <w:szCs w:val="21"/>
                <w:highlight w:val="none"/>
                <w:lang w:val="en-US" w:eastAsia="zh-CN" w:bidi="ar"/>
              </w:rPr>
              <w:t>。</w:t>
            </w:r>
          </w:p>
        </w:tc>
      </w:tr>
      <w:tr w14:paraId="4EBCB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6F3C163F">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135E3CAB">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07331F8C">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color w:val="auto"/>
                <w:kern w:val="0"/>
                <w:sz w:val="21"/>
                <w:szCs w:val="21"/>
                <w:highlight w:val="none"/>
                <w:u w:val="none"/>
                <w:lang w:val="en-US" w:eastAsia="zh-CN" w:bidi="ar"/>
              </w:rPr>
              <w:t>19.3工艺：采用框架榫卯结构，木材充分烘干，保证含水率符合要求；木材纹理美观，无明显节子、虫眼，不得使用腐朽材，木制件外观达到国家合格标准。</w:t>
            </w:r>
          </w:p>
        </w:tc>
      </w:tr>
      <w:tr w14:paraId="62DD8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53DEB0D8">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00837363">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0C5B52F1">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lang w:val="en-US" w:eastAsia="zh-CN" w:bidi="ar"/>
              </w:rPr>
              <w:t>19.4功能</w:t>
            </w:r>
            <w:r>
              <w:rPr>
                <w:rFonts w:hint="eastAsia" w:ascii="宋体" w:hAnsi="宋体" w:eastAsia="宋体" w:cs="宋体"/>
                <w:b w:val="0"/>
                <w:bCs w:val="0"/>
                <w:i w:val="0"/>
                <w:iCs w:val="0"/>
                <w:color w:val="auto"/>
                <w:kern w:val="0"/>
                <w:sz w:val="21"/>
                <w:szCs w:val="21"/>
                <w:highlight w:val="none"/>
                <w:u w:val="none"/>
                <w:lang w:val="en-US" w:eastAsia="zh-CN" w:bidi="ar"/>
              </w:rPr>
              <w:t>配置：配置掩门及抽屉柜，</w:t>
            </w:r>
            <w:del w:id="75" w:author="董馨如" w:date="2024-10-16T15:02:22Z">
              <w:r>
                <w:rPr>
                  <w:rFonts w:hint="eastAsia" w:ascii="宋体" w:hAnsi="宋体" w:eastAsia="宋体" w:cs="宋体"/>
                  <w:b w:val="0"/>
                  <w:bCs w:val="0"/>
                  <w:i w:val="0"/>
                  <w:iCs w:val="0"/>
                  <w:color w:val="auto"/>
                  <w:kern w:val="0"/>
                  <w:sz w:val="21"/>
                  <w:szCs w:val="21"/>
                  <w:highlight w:val="none"/>
                  <w:u w:val="none"/>
                  <w:lang w:val="en-US" w:eastAsia="zh-CN" w:bidi="ar"/>
                </w:rPr>
                <w:delText>根据采购方需求深化</w:delText>
              </w:r>
            </w:del>
            <w:ins w:id="76" w:author="董馨如" w:date="2024-10-16T15:02:22Z">
              <w:r>
                <w:rPr>
                  <w:rFonts w:hint="eastAsia" w:ascii="宋体" w:hAnsi="宋体" w:eastAsia="宋体" w:cs="宋体"/>
                  <w:b w:val="0"/>
                  <w:bCs w:val="0"/>
                  <w:i w:val="0"/>
                  <w:iCs w:val="0"/>
                  <w:color w:val="auto"/>
                  <w:kern w:val="0"/>
                  <w:sz w:val="21"/>
                  <w:szCs w:val="21"/>
                  <w:highlight w:val="none"/>
                  <w:u w:val="none"/>
                  <w:lang w:val="en-US" w:eastAsia="zh-CN" w:bidi="ar"/>
                </w:rPr>
                <w:t>中标后可以根据采购方需求深化</w:t>
              </w:r>
            </w:ins>
            <w:r>
              <w:rPr>
                <w:rFonts w:hint="eastAsia" w:ascii="宋体" w:hAnsi="宋体" w:eastAsia="宋体" w:cs="宋体"/>
                <w:b w:val="0"/>
                <w:bCs w:val="0"/>
                <w:i w:val="0"/>
                <w:iCs w:val="0"/>
                <w:color w:val="auto"/>
                <w:kern w:val="0"/>
                <w:sz w:val="21"/>
                <w:szCs w:val="21"/>
                <w:highlight w:val="none"/>
                <w:u w:val="none"/>
                <w:lang w:val="en-US" w:eastAsia="zh-CN" w:bidi="ar"/>
              </w:rPr>
              <w:t>。</w:t>
            </w:r>
          </w:p>
        </w:tc>
      </w:tr>
      <w:tr w14:paraId="23801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3FA018B6">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54784D69">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15E8AEF0">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19.5胶粘剂：木质部件胶粘剂采用环保水基型拼板胶，游离甲醛、苯、甲苯+二甲苯、总挥发性有机物均符合GB 18583-2008、SZJG 52-2016标准要求。</w:t>
            </w:r>
          </w:p>
        </w:tc>
      </w:tr>
      <w:tr w14:paraId="12161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20592ED5">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0B6E160C">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35E35AF2">
            <w:pPr>
              <w:keepNext w:val="0"/>
              <w:keepLines w:val="0"/>
              <w:pageBreakBefore w:val="0"/>
              <w:widowControl/>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19.6油漆：采用环保水性油漆，经过三底两面油漆工序，木纹纹理清晰，色泽均匀、光滑耐用。油漆表面无尘粒、气泡、渣点、边缘及立面无流挂等现象。</w:t>
            </w:r>
            <w:r>
              <w:rPr>
                <w:rFonts w:hint="eastAsia" w:ascii="宋体" w:hAnsi="宋体" w:eastAsia="宋体" w:cs="宋体"/>
                <w:b w:val="0"/>
                <w:bCs w:val="0"/>
                <w:color w:val="auto"/>
                <w:kern w:val="0"/>
                <w:sz w:val="21"/>
                <w:szCs w:val="21"/>
                <w:highlight w:val="none"/>
                <w:u w:val="none"/>
                <w:lang w:eastAsia="zh-CN" w:bidi="ar"/>
              </w:rPr>
              <w:t>水性漆的重金属元素含量（包括铅、镉、六价铬、汞、砷、钡、硒、锑、钴）均未检出；VOC含量、甲醛含量、乙二醇醚及醚酯总和含量、苯系物总和含量、烷基酚聚氧乙烯醚总和含量均符合GB 18581-2020、GB/T 35602-2017标准要求。</w:t>
            </w:r>
          </w:p>
        </w:tc>
      </w:tr>
      <w:tr w14:paraId="72EFB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6C683C23">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359D6556">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2F58173C">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19.7五金配件：阻尼铰链和锁具，配可折叠钥匙，经防腐，防锈处理。铰链的过载要求（包括垂直静载荷（30kg）、水平静载荷（70N））、功能要求（包括操作力、耐久性(80000次)）、下沉量、耐腐蚀均符合QB/T 2189-2013标准要求。</w:t>
            </w:r>
          </w:p>
        </w:tc>
      </w:tr>
      <w:tr w14:paraId="2F392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03326114">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20</w:t>
            </w:r>
          </w:p>
        </w:tc>
        <w:tc>
          <w:tcPr>
            <w:tcW w:w="1678" w:type="dxa"/>
            <w:vMerge w:val="restart"/>
            <w:vAlign w:val="center"/>
          </w:tcPr>
          <w:p w14:paraId="2D7BF70F">
            <w:pPr>
              <w:keepNext w:val="0"/>
              <w:keepLines w:val="0"/>
              <w:pageBreakBefore w:val="0"/>
              <w:widowControl/>
              <w:suppressLineNumbers w:val="0"/>
              <w:wordWrap/>
              <w:overflowPunct/>
              <w:topLinePunct w:val="0"/>
              <w:bidi w:val="0"/>
              <w:snapToGrid/>
              <w:spacing w:line="312" w:lineRule="auto"/>
              <w:ind w:left="0"/>
              <w:jc w:val="center"/>
              <w:textAlignment w:val="center"/>
              <w:rPr>
                <w:rFonts w:hint="eastAsia" w:ascii="宋体" w:hAnsi="宋体" w:eastAsia="宋体" w:cs="宋体"/>
                <w:b w:val="0"/>
                <w:bCs w:val="0"/>
                <w:i w:val="0"/>
                <w:iCs w:val="0"/>
                <w:strike w:val="0"/>
                <w:dstrike w:val="0"/>
                <w:color w:val="auto"/>
                <w:kern w:val="0"/>
                <w:sz w:val="21"/>
                <w:szCs w:val="21"/>
                <w:highlight w:val="none"/>
                <w:u w:val="none"/>
                <w:lang w:val="en-US" w:eastAsia="zh-CN" w:bidi="ar"/>
              </w:rPr>
            </w:pPr>
            <w:r>
              <w:rPr>
                <w:rFonts w:hint="eastAsia" w:ascii="宋体" w:hAnsi="宋体" w:eastAsia="宋体" w:cs="宋体"/>
                <w:b w:val="0"/>
                <w:bCs w:val="0"/>
                <w:i w:val="0"/>
                <w:iCs w:val="0"/>
                <w:strike w:val="0"/>
                <w:dstrike w:val="0"/>
                <w:color w:val="auto"/>
                <w:kern w:val="0"/>
                <w:sz w:val="21"/>
                <w:szCs w:val="21"/>
                <w:highlight w:val="none"/>
                <w:u w:val="none"/>
                <w:lang w:val="en-US" w:eastAsia="zh-CN" w:bidi="ar"/>
              </w:rPr>
              <w:t>班椅1</w:t>
            </w:r>
          </w:p>
          <w:p w14:paraId="1CF05988">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vertAlign w:val="baseline"/>
              </w:rPr>
            </w:pPr>
          </w:p>
        </w:tc>
        <w:tc>
          <w:tcPr>
            <w:tcW w:w="6575" w:type="dxa"/>
            <w:vAlign w:val="center"/>
          </w:tcPr>
          <w:p w14:paraId="087D1DA8">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strike w:val="0"/>
                <w:color w:val="auto"/>
                <w:kern w:val="0"/>
                <w:sz w:val="21"/>
                <w:szCs w:val="21"/>
                <w:highlight w:val="none"/>
                <w:u w:val="none"/>
                <w:lang w:val="en-US" w:eastAsia="zh-CN" w:bidi="ar"/>
              </w:rPr>
              <w:t>20.1规格：单人位</w:t>
            </w:r>
          </w:p>
        </w:tc>
      </w:tr>
      <w:tr w14:paraId="12F80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7E2469EA">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7FF9E0F8">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472694A6">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default"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20.2基材：</w:t>
            </w:r>
            <w:r>
              <w:rPr>
                <w:rFonts w:hint="eastAsia" w:ascii="宋体" w:hAnsi="宋体" w:eastAsia="宋体" w:cs="宋体"/>
                <w:b w:val="0"/>
                <w:bCs w:val="0"/>
                <w:i w:val="0"/>
                <w:iCs w:val="0"/>
                <w:strike w:val="0"/>
                <w:color w:val="auto"/>
                <w:kern w:val="0"/>
                <w:sz w:val="21"/>
                <w:szCs w:val="21"/>
                <w:highlight w:val="none"/>
                <w:u w:val="none"/>
                <w:lang w:val="en-US" w:eastAsia="zh-CN" w:bidi="ar"/>
              </w:rPr>
              <w:t>整体采用红橡木原木制作；脚架、框架、扶手、椅背架采用红橡木原木方加工成型；座板采用红橡木直拼板加工成型，厚度不低于18mm，用于直拼的红橡木宽度不低于60mm。</w:t>
            </w:r>
          </w:p>
        </w:tc>
      </w:tr>
      <w:tr w14:paraId="44E2B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54DE6506">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4EFB1077">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30F8E87A">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20.3工艺：</w:t>
            </w:r>
            <w:r>
              <w:rPr>
                <w:rFonts w:hint="eastAsia" w:ascii="宋体" w:hAnsi="宋体" w:eastAsia="宋体" w:cs="宋体"/>
                <w:b w:val="0"/>
                <w:bCs w:val="0"/>
                <w:i w:val="0"/>
                <w:iCs w:val="0"/>
                <w:strike w:val="0"/>
                <w:color w:val="auto"/>
                <w:kern w:val="0"/>
                <w:sz w:val="21"/>
                <w:szCs w:val="21"/>
                <w:highlight w:val="none"/>
                <w:u w:val="none"/>
                <w:lang w:val="en-US" w:eastAsia="zh-CN" w:bidi="ar"/>
              </w:rPr>
              <w:t>采用榫卯结构连接工艺。木材充分烘干，保证含水率符合要求；木材纹理美观，无明显节子、虫眼，不得使用腐朽材，木制件外观达到国家合格标准。</w:t>
            </w:r>
          </w:p>
        </w:tc>
      </w:tr>
      <w:tr w14:paraId="420E5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715F46E1">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0C54A8CC">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063F3AFB">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20.4座垫：</w:t>
            </w:r>
            <w:r>
              <w:rPr>
                <w:rFonts w:hint="eastAsia" w:ascii="宋体" w:hAnsi="宋体" w:eastAsia="宋体" w:cs="宋体"/>
                <w:b w:val="0"/>
                <w:bCs w:val="0"/>
                <w:i w:val="0"/>
                <w:iCs w:val="0"/>
                <w:strike w:val="0"/>
                <w:color w:val="auto"/>
                <w:kern w:val="0"/>
                <w:sz w:val="21"/>
                <w:szCs w:val="21"/>
                <w:highlight w:val="none"/>
                <w:u w:val="none"/>
                <w:lang w:val="en-US" w:eastAsia="zh-CN" w:bidi="ar"/>
              </w:rPr>
              <w:t>面料选用头层牛皮，经液态浸色及防潮、防污等工艺处理，纹路细致、色泽均匀。车缝线路均匀、线条顺畅、针距均匀，扪面整体感观流畅，转角平滑。皮革</w:t>
            </w:r>
            <w:r>
              <w:rPr>
                <w:rFonts w:hint="eastAsia" w:ascii="宋体" w:hAnsi="宋体" w:eastAsia="宋体" w:cs="宋体"/>
                <w:b w:val="0"/>
                <w:bCs w:val="0"/>
                <w:i w:val="0"/>
                <w:iCs w:val="0"/>
                <w:color w:val="auto"/>
                <w:kern w:val="0"/>
                <w:sz w:val="21"/>
                <w:szCs w:val="21"/>
                <w:highlight w:val="none"/>
                <w:u w:val="none"/>
                <w:lang w:val="en-US" w:eastAsia="zh-CN" w:bidi="ar"/>
              </w:rPr>
              <w:t>摩擦色牢度、耐光性、涂层粘着牢度、耐折牢度（50000次）、耐磨性、撕裂力、气味、禁用偶氮染料、游离甲醛、挥发性有机物均符合GB/T 16799-201、HJ 507-2009、SZJG 52-2016标准要求；采用原生环保海绵，柔软性能好、软硬适中，回弹性能好，密度座位大于35kg/m3；海绵的表观密度偏差、40%压陷硬度偏差、回弹率、75%压缩永久变形、65%/25%压陷比、气味等级、拉伸强度、断裂伸长率、撕裂强度、干热老化后拉伸强度、干热老化后拉伸强度变化率、湿热老化后拉伸强度、湿热老化后拉伸强度变化率、甲醛散发均符合GB/T 10802-2023标准要求。</w:t>
            </w:r>
          </w:p>
        </w:tc>
      </w:tr>
      <w:tr w14:paraId="63965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215CB0BC">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26CB7CE1">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564B4CF1">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20.5胶粘剂：</w:t>
            </w:r>
            <w:r>
              <w:rPr>
                <w:rFonts w:hint="eastAsia" w:ascii="宋体" w:hAnsi="宋体" w:eastAsia="宋体" w:cs="宋体"/>
                <w:b w:val="0"/>
                <w:bCs w:val="0"/>
                <w:i w:val="0"/>
                <w:iCs w:val="0"/>
                <w:strike w:val="0"/>
                <w:color w:val="auto"/>
                <w:kern w:val="0"/>
                <w:sz w:val="21"/>
                <w:szCs w:val="21"/>
                <w:highlight w:val="none"/>
                <w:u w:val="none"/>
                <w:lang w:val="en-US" w:eastAsia="zh-CN" w:bidi="ar"/>
              </w:rPr>
              <w:t>木质部件胶粘剂采用环保水基型</w:t>
            </w:r>
            <w:r>
              <w:rPr>
                <w:rFonts w:hint="eastAsia" w:ascii="宋体" w:hAnsi="宋体" w:eastAsia="宋体" w:cs="宋体"/>
                <w:b w:val="0"/>
                <w:bCs w:val="0"/>
                <w:i w:val="0"/>
                <w:iCs w:val="0"/>
                <w:color w:val="auto"/>
                <w:kern w:val="0"/>
                <w:sz w:val="21"/>
                <w:szCs w:val="21"/>
                <w:highlight w:val="none"/>
                <w:u w:val="none"/>
                <w:lang w:val="en-US" w:eastAsia="zh-CN" w:bidi="ar"/>
              </w:rPr>
              <w:t>胶粘剂</w:t>
            </w:r>
            <w:r>
              <w:rPr>
                <w:rFonts w:hint="eastAsia" w:ascii="宋体" w:hAnsi="宋体" w:eastAsia="宋体" w:cs="宋体"/>
                <w:b w:val="0"/>
                <w:bCs w:val="0"/>
                <w:i w:val="0"/>
                <w:iCs w:val="0"/>
                <w:strike w:val="0"/>
                <w:color w:val="auto"/>
                <w:kern w:val="0"/>
                <w:sz w:val="21"/>
                <w:szCs w:val="21"/>
                <w:highlight w:val="none"/>
                <w:u w:val="none"/>
                <w:lang w:val="en-US" w:eastAsia="zh-CN" w:bidi="ar"/>
              </w:rPr>
              <w:t>。胶粘剂的游离甲醛、苯、甲苯+二甲苯、总挥发性有机物均符合GB 18583-2008、SZJG 52-2016标准要求。</w:t>
            </w:r>
          </w:p>
        </w:tc>
      </w:tr>
      <w:tr w14:paraId="73FE5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47E5DAB4">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5AF9732B">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2D8BCF8D">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20.6油漆：</w:t>
            </w:r>
            <w:r>
              <w:rPr>
                <w:rFonts w:hint="eastAsia" w:ascii="宋体" w:hAnsi="宋体" w:eastAsia="宋体" w:cs="宋体"/>
                <w:b w:val="0"/>
                <w:bCs w:val="0"/>
                <w:i w:val="0"/>
                <w:iCs w:val="0"/>
                <w:strike w:val="0"/>
                <w:color w:val="auto"/>
                <w:kern w:val="0"/>
                <w:sz w:val="21"/>
                <w:szCs w:val="21"/>
                <w:highlight w:val="none"/>
                <w:u w:val="none"/>
                <w:lang w:val="en-US" w:eastAsia="zh-CN" w:bidi="ar"/>
              </w:rPr>
              <w:t>采用环保水性油漆，经过三底两面油漆工序，木纹纹理清晰，色泽均匀、光滑耐用。油漆表面无尘粒、气泡、渣点、边缘及立面无流挂等现象。</w:t>
            </w:r>
            <w:r>
              <w:rPr>
                <w:rFonts w:hint="eastAsia" w:ascii="宋体" w:hAnsi="宋体" w:eastAsia="宋体" w:cs="宋体"/>
                <w:b w:val="0"/>
                <w:bCs w:val="0"/>
                <w:color w:val="auto"/>
                <w:kern w:val="0"/>
                <w:sz w:val="21"/>
                <w:szCs w:val="21"/>
                <w:highlight w:val="none"/>
                <w:u w:val="none"/>
                <w:lang w:eastAsia="zh-CN" w:bidi="ar"/>
              </w:rPr>
              <w:t>水性漆的重金属元素含量（包括铅、镉、六价铬、汞、砷、钡、硒、锑、钴）均未检出；VOC含量、甲醛含量、乙二醇醚及醚酯总和含量、苯系物总和含量、烷基酚聚氧乙烯醚总和含量均符合GB 18581-2020、GB/T 35602-2017标准要求。</w:t>
            </w:r>
          </w:p>
        </w:tc>
      </w:tr>
      <w:tr w14:paraId="64BE0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537EC36F">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21</w:t>
            </w:r>
          </w:p>
        </w:tc>
        <w:tc>
          <w:tcPr>
            <w:tcW w:w="1678" w:type="dxa"/>
            <w:vMerge w:val="restart"/>
            <w:vAlign w:val="center"/>
          </w:tcPr>
          <w:p w14:paraId="3BF29BEC">
            <w:pPr>
              <w:keepNext w:val="0"/>
              <w:keepLines w:val="0"/>
              <w:pageBreakBefore w:val="0"/>
              <w:widowControl/>
              <w:suppressLineNumbers w:val="0"/>
              <w:wordWrap/>
              <w:overflowPunct/>
              <w:topLinePunct w:val="0"/>
              <w:bidi w:val="0"/>
              <w:snapToGrid/>
              <w:spacing w:line="312" w:lineRule="auto"/>
              <w:ind w:left="0"/>
              <w:jc w:val="center"/>
              <w:textAlignment w:val="center"/>
              <w:rPr>
                <w:rFonts w:hint="default" w:ascii="宋体" w:hAnsi="宋体" w:eastAsia="宋体" w:cs="宋体"/>
                <w:b w:val="0"/>
                <w:bCs w:val="0"/>
                <w:i w:val="0"/>
                <w:iCs w:val="0"/>
                <w:strike w:val="0"/>
                <w:dstrike w:val="0"/>
                <w:color w:val="auto"/>
                <w:kern w:val="0"/>
                <w:sz w:val="21"/>
                <w:szCs w:val="21"/>
                <w:highlight w:val="none"/>
                <w:u w:val="none"/>
                <w:lang w:val="en-US" w:eastAsia="zh-CN" w:bidi="ar"/>
              </w:rPr>
            </w:pPr>
            <w:r>
              <w:rPr>
                <w:rFonts w:hint="eastAsia" w:ascii="宋体" w:hAnsi="宋体" w:eastAsia="宋体" w:cs="宋体"/>
                <w:b w:val="0"/>
                <w:bCs w:val="0"/>
                <w:i w:val="0"/>
                <w:iCs w:val="0"/>
                <w:strike w:val="0"/>
                <w:dstrike w:val="0"/>
                <w:color w:val="auto"/>
                <w:kern w:val="0"/>
                <w:sz w:val="21"/>
                <w:szCs w:val="21"/>
                <w:highlight w:val="none"/>
                <w:u w:val="none"/>
                <w:lang w:val="en-US" w:eastAsia="zh-CN" w:bidi="ar"/>
              </w:rPr>
              <w:t>班前椅</w:t>
            </w:r>
          </w:p>
          <w:p w14:paraId="0BB93550">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vertAlign w:val="baseline"/>
              </w:rPr>
            </w:pPr>
          </w:p>
        </w:tc>
        <w:tc>
          <w:tcPr>
            <w:tcW w:w="6575" w:type="dxa"/>
            <w:vAlign w:val="center"/>
          </w:tcPr>
          <w:p w14:paraId="06ECE65B">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21.1规格：常规</w:t>
            </w:r>
          </w:p>
        </w:tc>
      </w:tr>
      <w:tr w14:paraId="739A8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062C0801">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4B458C00">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7BF83472">
            <w:pPr>
              <w:keepNext w:val="0"/>
              <w:keepLines w:val="0"/>
              <w:pageBreakBefore w:val="0"/>
              <w:widowControl/>
              <w:numPr>
                <w:ilvl w:val="-1"/>
                <w:numId w:val="0"/>
              </w:numPr>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21.2基材：脚架、框架、椅背架采用红橡木原木方加工成型。座面、椅背均为头层牛皮，摩擦色牢度、耐光性、涂层粘着牢度、耐折牢度（50000次）、耐磨性、撕裂力、气味、禁用偶氮染料、游离甲醛、挥发性有机物均符合GB/T 16799-201、HJ 507-2009、SZJG 52-2016标准要求；经液态浸色及防潮、防污等工艺处理，纹路细致、色泽均匀。车缝线路均匀、线条顺畅、针距均匀，扪面整体感观流畅，转角平滑。采用原生环保海绵，柔软性能好、软硬适中，回弹性能好，密度座位大于35kg/m3；海绵的表观密度偏差、40%压陷硬度偏差、回弹率、75%压缩永久变形、65%/25%压陷比、气味等级、拉伸强度、断裂伸长率、撕裂强度、干热老化后拉伸强度、干热老化后拉伸强度变化率、湿热老化后拉伸强度、湿热老化后拉伸强度变化率、甲醛散发均符合GB/T 10802-2023标准要求。衬板采用环保E0级弯曲木胶合板，厚度≥14mm，阻燃、透气、吸音抗收缩特性一，长久使用不变形、不塌陷。胶合板的胶合强度、含水率、浸渍剥离、静曲强度、弹性模量、甲醛释放量、挥发性有机化合物（72h）的苯、甲苯、二甲苯，TVOC符合GB 18580-2017、GB/T 35601-2017、GB/T 9846-2015、GB/T 39600-2021标准要求。</w:t>
            </w:r>
          </w:p>
        </w:tc>
      </w:tr>
      <w:tr w14:paraId="0840E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3C30ABCB">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00F56724">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5F79CAD5">
            <w:pPr>
              <w:keepNext w:val="0"/>
              <w:keepLines w:val="0"/>
              <w:pageBreakBefore w:val="0"/>
              <w:widowControl/>
              <w:numPr>
                <w:ilvl w:val="-1"/>
                <w:numId w:val="0"/>
              </w:numPr>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21.3工艺：采用榫卯结构连接工艺。</w:t>
            </w:r>
            <w:r>
              <w:rPr>
                <w:rFonts w:hint="eastAsia" w:ascii="宋体" w:hAnsi="宋体" w:eastAsia="宋体" w:cs="宋体"/>
                <w:b w:val="0"/>
                <w:bCs w:val="0"/>
                <w:i w:val="0"/>
                <w:iCs w:val="0"/>
                <w:strike w:val="0"/>
                <w:color w:val="auto"/>
                <w:kern w:val="0"/>
                <w:sz w:val="21"/>
                <w:szCs w:val="21"/>
                <w:highlight w:val="none"/>
                <w:u w:val="none"/>
                <w:lang w:val="en-US" w:eastAsia="zh-CN" w:bidi="ar"/>
              </w:rPr>
              <w:t>木材充分烘</w:t>
            </w:r>
            <w:r>
              <w:rPr>
                <w:rFonts w:hint="eastAsia" w:ascii="宋体" w:hAnsi="宋体" w:eastAsia="宋体" w:cs="宋体"/>
                <w:b w:val="0"/>
                <w:bCs w:val="0"/>
                <w:i w:val="0"/>
                <w:iCs w:val="0"/>
                <w:color w:val="auto"/>
                <w:kern w:val="0"/>
                <w:sz w:val="21"/>
                <w:szCs w:val="21"/>
                <w:highlight w:val="none"/>
                <w:u w:val="none"/>
                <w:lang w:val="en-US" w:eastAsia="zh-CN" w:bidi="ar"/>
              </w:rPr>
              <w:t>木方直径40mm-80mm之间（后期根据款式及结构深化）</w:t>
            </w:r>
            <w:r>
              <w:rPr>
                <w:rFonts w:hint="eastAsia" w:ascii="宋体" w:hAnsi="宋体" w:eastAsia="宋体" w:cs="宋体"/>
                <w:b w:val="0"/>
                <w:bCs w:val="0"/>
                <w:i w:val="0"/>
                <w:iCs w:val="0"/>
                <w:strike w:val="0"/>
                <w:color w:val="auto"/>
                <w:kern w:val="0"/>
                <w:sz w:val="21"/>
                <w:szCs w:val="21"/>
                <w:highlight w:val="none"/>
                <w:u w:val="none"/>
                <w:lang w:val="en-US" w:eastAsia="zh-CN" w:bidi="ar"/>
              </w:rPr>
              <w:t>干，保证含水率符合要求；木材纹理美观，无明显节子、虫眼，不得使用腐朽材，木制件外观达到国家合格标准。</w:t>
            </w:r>
            <w:r>
              <w:rPr>
                <w:rFonts w:hint="eastAsia" w:ascii="宋体" w:hAnsi="宋体" w:eastAsia="宋体" w:cs="宋体"/>
                <w:b w:val="0"/>
                <w:bCs w:val="0"/>
                <w:i w:val="0"/>
                <w:iCs w:val="0"/>
                <w:color w:val="auto"/>
                <w:kern w:val="0"/>
                <w:sz w:val="21"/>
                <w:szCs w:val="21"/>
                <w:highlight w:val="none"/>
                <w:u w:val="none"/>
                <w:lang w:val="en-US" w:eastAsia="zh-CN" w:bidi="ar"/>
              </w:rPr>
              <w:t>软包车缝线路均匀、针距均匀，转角平滑、后背及底座包饱满，左右对齐。</w:t>
            </w:r>
          </w:p>
        </w:tc>
      </w:tr>
      <w:tr w14:paraId="044F1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4C320DA9">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4D28CA3B">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7D8D6D04">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21.4油漆：采用环保水性漆（包括底漆和面漆），三底两面工艺，经防虫、防腐等化学处理。</w:t>
            </w:r>
          </w:p>
        </w:tc>
      </w:tr>
      <w:tr w14:paraId="66C3B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6402BCD6">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22</w:t>
            </w:r>
          </w:p>
        </w:tc>
        <w:tc>
          <w:tcPr>
            <w:tcW w:w="1678" w:type="dxa"/>
            <w:vMerge w:val="restart"/>
            <w:vAlign w:val="center"/>
          </w:tcPr>
          <w:p w14:paraId="244DEEB6">
            <w:pPr>
              <w:pStyle w:val="18"/>
              <w:keepNext w:val="0"/>
              <w:keepLines w:val="0"/>
              <w:pageBreakBefore w:val="0"/>
              <w:widowControl w:val="0"/>
              <w:kinsoku/>
              <w:wordWrap/>
              <w:overflowPunct/>
              <w:topLinePunct w:val="0"/>
              <w:autoSpaceDE/>
              <w:autoSpaceDN/>
              <w:bidi w:val="0"/>
              <w:adjustRightInd/>
              <w:snapToGrid/>
              <w:spacing w:line="312" w:lineRule="auto"/>
              <w:ind w:left="0"/>
              <w:jc w:val="center"/>
              <w:textAlignment w:val="auto"/>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单人位接待沙发</w:t>
            </w:r>
            <w:r>
              <w:rPr>
                <w:rFonts w:hint="eastAsia" w:ascii="宋体" w:hAnsi="宋体" w:cs="宋体"/>
                <w:b w:val="0"/>
                <w:bCs w:val="0"/>
                <w:i w:val="0"/>
                <w:iCs w:val="0"/>
                <w:color w:val="auto"/>
                <w:kern w:val="0"/>
                <w:sz w:val="21"/>
                <w:szCs w:val="21"/>
                <w:highlight w:val="none"/>
                <w:u w:val="none"/>
                <w:lang w:val="en-US" w:eastAsia="zh-CN" w:bidi="ar"/>
              </w:rPr>
              <w:t>1</w:t>
            </w:r>
          </w:p>
          <w:p w14:paraId="1FD99160">
            <w:pPr>
              <w:pStyle w:val="18"/>
              <w:keepNext w:val="0"/>
              <w:keepLines w:val="0"/>
              <w:pageBreakBefore w:val="0"/>
              <w:widowControl w:val="0"/>
              <w:kinsoku/>
              <w:wordWrap/>
              <w:overflowPunct/>
              <w:topLinePunct w:val="0"/>
              <w:autoSpaceDE/>
              <w:autoSpaceDN/>
              <w:bidi w:val="0"/>
              <w:adjustRightInd/>
              <w:snapToGrid/>
              <w:spacing w:line="312" w:lineRule="auto"/>
              <w:ind w:left="0"/>
              <w:jc w:val="center"/>
              <w:textAlignment w:val="auto"/>
              <w:rPr>
                <w:rFonts w:hint="eastAsia" w:ascii="宋体" w:hAnsi="宋体" w:eastAsia="宋体" w:cs="宋体"/>
                <w:color w:val="auto"/>
                <w:sz w:val="21"/>
                <w:szCs w:val="21"/>
                <w:highlight w:val="none"/>
                <w:vertAlign w:val="baseline"/>
              </w:rPr>
            </w:pPr>
          </w:p>
        </w:tc>
        <w:tc>
          <w:tcPr>
            <w:tcW w:w="6575" w:type="dxa"/>
            <w:vAlign w:val="center"/>
          </w:tcPr>
          <w:p w14:paraId="0E752D51">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22.1规格：（1000W*830D*880H）mm±10mm；</w:t>
            </w:r>
          </w:p>
        </w:tc>
      </w:tr>
      <w:tr w14:paraId="7BDAB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26CC2FE1">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5A097642">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6EA6E5D8">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22.2基材：支撑脚及框架采用红橡木原木方制作，木方直径40mm-80mm之间（后期根据款式及结构深化）；软包采用原生海绵，海绵座面密度≥30kg/m³,其他部位密度≥25kg/m³，海绵回弹力≥35%，能均匀承托负重，反复坐压不变形、不塌陷。实木内框架，结合高强度S形弹簧，弹力大，强度高，韧性好，不易变形，尼龙绷带软硬适中回弹性好，达到坐感舒适柔软效果。海绵的表观密度偏差、40%压陷硬度偏差、回弹率、75%压缩永久变形、65%/25%压陷比、气味等级、拉伸强度、断裂伸长率、撕裂强度、干热老化后拉伸强度、干热老化后拉伸强度变化率、湿热老化后拉伸强度、湿热老化后拉伸强度变化率、甲醛散发均符合GB/T 10802-2023标准要求。座垫面及椅背面选用选用头层牛皮，经液态浸色及防潮、防污等工艺处理，纹路细致、色泽均匀，皮质柔软，舒适，透气性好，无异味。</w:t>
            </w:r>
          </w:p>
        </w:tc>
      </w:tr>
      <w:tr w14:paraId="3AF08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42121EA7">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0203E59F">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78BF95AF">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22.3工艺：木材充分烘干，保证含水率符合要求；木材纹理美观，无明显节子、虫眼，不得使用腐朽材，木制件外观达到国家合格标准。舒适倾角，肩部、腰部承托符合人体工学。软包车缝线路均匀、针距均匀，转角平滑、后背及底座包饱满，左右对齐。</w:t>
            </w:r>
          </w:p>
        </w:tc>
      </w:tr>
      <w:tr w14:paraId="292BA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2C1D9A58">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3CE948F9">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241D1DF7">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22.4胶黏剂：木质部件胶粘剂采用环保水基型拼板胶。胶粘剂的游离甲醛、苯、甲苯+二甲苯、总挥发性有机物均符合GB 18583-2008、SZJG 52-2016标准要求。</w:t>
            </w:r>
          </w:p>
        </w:tc>
      </w:tr>
      <w:tr w14:paraId="3ABDE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0E38CB6D">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41BAFA00">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3EC9FB52">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22.5油漆：采用环保水性漆（包括底漆和面漆），三底两面工艺，经防虫、防腐等化学处理；油漆表面无尘粒、气泡、渣点、边缘及立面无流挂等现象。采用环保水性漆（包括底漆和面漆），三底两面工艺，经防虫、防腐等化学处理；油漆表面无尘粒、气泡、渣点、边缘及立面无流挂等现象。</w:t>
            </w:r>
            <w:r>
              <w:rPr>
                <w:rFonts w:hint="eastAsia" w:ascii="宋体" w:hAnsi="宋体" w:eastAsia="宋体" w:cs="宋体"/>
                <w:b w:val="0"/>
                <w:bCs w:val="0"/>
                <w:color w:val="auto"/>
                <w:kern w:val="0"/>
                <w:sz w:val="21"/>
                <w:szCs w:val="21"/>
                <w:highlight w:val="none"/>
                <w:u w:val="none"/>
                <w:lang w:eastAsia="zh-CN" w:bidi="ar"/>
              </w:rPr>
              <w:t>水性漆的重金属元素含量（包括铅、镉、六价铬、汞、砷、钡、硒、锑、钴）均未检出；VOC含量、甲醛含量、乙二醇醚及醚酯总和含量、苯系物总和含量、烷基酚聚氧乙烯醚总和含量均符合GB 18581-2020、GB/T 35602-2017标准要求。</w:t>
            </w:r>
          </w:p>
        </w:tc>
      </w:tr>
      <w:tr w14:paraId="24290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0ED87372">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23</w:t>
            </w:r>
          </w:p>
        </w:tc>
        <w:tc>
          <w:tcPr>
            <w:tcW w:w="1678" w:type="dxa"/>
            <w:vMerge w:val="restart"/>
            <w:vAlign w:val="center"/>
          </w:tcPr>
          <w:p w14:paraId="4952694F">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边几</w:t>
            </w:r>
            <w:r>
              <w:rPr>
                <w:rFonts w:hint="eastAsia" w:ascii="宋体" w:hAnsi="宋体" w:cs="宋体"/>
                <w:b w:val="0"/>
                <w:bCs w:val="0"/>
                <w:i w:val="0"/>
                <w:iCs w:val="0"/>
                <w:color w:val="auto"/>
                <w:kern w:val="0"/>
                <w:sz w:val="21"/>
                <w:szCs w:val="21"/>
                <w:highlight w:val="none"/>
                <w:u w:val="none"/>
                <w:lang w:val="en-US" w:eastAsia="zh-CN" w:bidi="ar"/>
              </w:rPr>
              <w:t>1</w:t>
            </w:r>
          </w:p>
          <w:p w14:paraId="223C4D64">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vertAlign w:val="baseline"/>
              </w:rPr>
            </w:pPr>
          </w:p>
        </w:tc>
        <w:tc>
          <w:tcPr>
            <w:tcW w:w="6575" w:type="dxa"/>
            <w:vAlign w:val="center"/>
          </w:tcPr>
          <w:p w14:paraId="41D1784A">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23.1规格：（450W*450D*450H ）mm±10mm；</w:t>
            </w:r>
          </w:p>
        </w:tc>
      </w:tr>
      <w:tr w14:paraId="12573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47108A90">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160509B6">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19F496E6">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23.2基材：整体采用红橡木原木制作；脚架及台面边框采用红橡木原木方加工成型，木方直径40mm-80mm之间（后期根据款式及结构深化）；面板采用红橡木直拼板加工成型，用于直拼的红橡木宽度不低于100mm，厚度不低于18mm；面板底部需有木方加固支撑。</w:t>
            </w:r>
          </w:p>
          <w:p w14:paraId="29547904">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commentRangeStart w:id="28"/>
            <w:r>
              <w:rPr>
                <w:rFonts w:hint="eastAsia" w:ascii="宋体" w:hAnsi="宋体" w:eastAsia="宋体" w:cs="宋体"/>
                <w:b w:val="0"/>
                <w:bCs w:val="0"/>
                <w:i w:val="0"/>
                <w:iCs w:val="0"/>
                <w:color w:val="auto"/>
                <w:kern w:val="0"/>
                <w:sz w:val="21"/>
                <w:szCs w:val="21"/>
                <w:highlight w:val="none"/>
                <w:u w:val="none"/>
                <w:lang w:val="en-US" w:eastAsia="zh-CN" w:bidi="ar"/>
              </w:rPr>
              <w:t>23.5</w:t>
            </w:r>
            <w:commentRangeEnd w:id="28"/>
            <w:r>
              <w:commentReference w:id="28"/>
            </w:r>
            <w:r>
              <w:rPr>
                <w:rFonts w:hint="eastAsia" w:ascii="宋体" w:hAnsi="宋体" w:eastAsia="宋体" w:cs="宋体"/>
                <w:b w:val="0"/>
                <w:bCs w:val="0"/>
                <w:i w:val="0"/>
                <w:iCs w:val="0"/>
                <w:color w:val="auto"/>
                <w:kern w:val="0"/>
                <w:sz w:val="21"/>
                <w:szCs w:val="21"/>
                <w:highlight w:val="none"/>
                <w:u w:val="none"/>
                <w:lang w:val="en-US" w:eastAsia="zh-CN" w:bidi="ar"/>
              </w:rPr>
              <w:t>胶黏剂：木质部件胶粘剂采用环保水基型拼板胶。胶粘剂的游离甲醛、苯、甲苯+二甲苯、总挥发性有机物均符合GB 18583-2008、SZJG 52-2016标准要求。</w:t>
            </w:r>
          </w:p>
        </w:tc>
      </w:tr>
      <w:tr w14:paraId="1A8BA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53B68343">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4CFE4714">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4B176886">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23.3工艺：采用榫卯结构连接工艺。</w:t>
            </w:r>
          </w:p>
        </w:tc>
      </w:tr>
      <w:tr w14:paraId="6F409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2EB7F78E">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4D2FB1C4">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4CD2CCAA">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23.4功能配置：配置层板，造型款式、功能及结构</w:t>
            </w:r>
            <w:del w:id="77" w:author="董馨如" w:date="2024-10-16T15:02:22Z">
              <w:r>
                <w:rPr>
                  <w:rFonts w:hint="eastAsia" w:ascii="宋体" w:hAnsi="宋体" w:eastAsia="宋体" w:cs="宋体"/>
                  <w:b w:val="0"/>
                  <w:bCs w:val="0"/>
                  <w:i w:val="0"/>
                  <w:iCs w:val="0"/>
                  <w:color w:val="auto"/>
                  <w:kern w:val="0"/>
                  <w:sz w:val="21"/>
                  <w:szCs w:val="21"/>
                  <w:highlight w:val="none"/>
                  <w:u w:val="none"/>
                  <w:lang w:val="en-US" w:eastAsia="zh-CN" w:bidi="ar"/>
                </w:rPr>
                <w:delText>根据采购方需求深化</w:delText>
              </w:r>
            </w:del>
            <w:ins w:id="78" w:author="董馨如" w:date="2024-10-16T15:02:22Z">
              <w:r>
                <w:rPr>
                  <w:rFonts w:hint="eastAsia" w:ascii="宋体" w:hAnsi="宋体" w:eastAsia="宋体" w:cs="宋体"/>
                  <w:b w:val="0"/>
                  <w:bCs w:val="0"/>
                  <w:i w:val="0"/>
                  <w:iCs w:val="0"/>
                  <w:color w:val="auto"/>
                  <w:kern w:val="0"/>
                  <w:sz w:val="21"/>
                  <w:szCs w:val="21"/>
                  <w:highlight w:val="none"/>
                  <w:u w:val="none"/>
                  <w:lang w:val="en-US" w:eastAsia="zh-CN" w:bidi="ar"/>
                </w:rPr>
                <w:t>中标后可以根据采购方需求深化</w:t>
              </w:r>
            </w:ins>
            <w:r>
              <w:rPr>
                <w:rFonts w:hint="eastAsia" w:ascii="宋体" w:hAnsi="宋体" w:eastAsia="宋体" w:cs="宋体"/>
                <w:b w:val="0"/>
                <w:bCs w:val="0"/>
                <w:i w:val="0"/>
                <w:iCs w:val="0"/>
                <w:color w:val="auto"/>
                <w:kern w:val="0"/>
                <w:sz w:val="21"/>
                <w:szCs w:val="21"/>
                <w:highlight w:val="none"/>
                <w:u w:val="none"/>
                <w:lang w:val="en-US" w:eastAsia="zh-CN" w:bidi="ar"/>
              </w:rPr>
              <w:t>。</w:t>
            </w:r>
          </w:p>
        </w:tc>
      </w:tr>
      <w:tr w14:paraId="6F304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23574F34">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4F32D8F0">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16F2A6A0">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23.5油漆：采用环保水性漆（包括底漆和面漆），三底两面工艺，经防虫、防腐等化学处理；采用的水性面漆和水性底漆，进行封闭/开放涂装+黑砂面漆，采用三底两面工艺。油漆表面无尘粒、气泡、渣点、边缘及立面无流挂等现象。</w:t>
            </w:r>
            <w:r>
              <w:rPr>
                <w:rFonts w:hint="eastAsia" w:ascii="宋体" w:hAnsi="宋体" w:eastAsia="宋体" w:cs="宋体"/>
                <w:b w:val="0"/>
                <w:bCs w:val="0"/>
                <w:color w:val="auto"/>
                <w:kern w:val="0"/>
                <w:sz w:val="21"/>
                <w:szCs w:val="21"/>
                <w:highlight w:val="none"/>
                <w:u w:val="none"/>
                <w:lang w:eastAsia="zh-CN" w:bidi="ar"/>
              </w:rPr>
              <w:t>水性漆的重金属元素含量（包括铅、镉、六价铬、汞、砷、钡、硒、锑、钴）均未检出；VOC含量、甲醛含量、乙二醇醚及醚酯总和含量、苯系物总和含量、烷基酚聚氧乙烯醚总和含量均符合GB 18581-2020、GB/T 35602-2017标准要求。</w:t>
            </w:r>
          </w:p>
        </w:tc>
      </w:tr>
      <w:tr w14:paraId="1B1B9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44DD37BF">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24</w:t>
            </w:r>
          </w:p>
        </w:tc>
        <w:tc>
          <w:tcPr>
            <w:tcW w:w="1678" w:type="dxa"/>
            <w:vMerge w:val="restart"/>
            <w:vAlign w:val="center"/>
          </w:tcPr>
          <w:p w14:paraId="77E31179">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b w:val="0"/>
                <w:bCs w:val="0"/>
                <w:color w:val="auto"/>
                <w:sz w:val="21"/>
                <w:szCs w:val="21"/>
                <w:highlight w:val="none"/>
                <w:lang w:val="en-US" w:eastAsia="zh-CN"/>
              </w:rPr>
            </w:pPr>
            <w:r>
              <w:rPr>
                <w:rFonts w:hint="eastAsia" w:ascii="宋体" w:hAnsi="宋体" w:eastAsia="宋体" w:cs="宋体"/>
                <w:b w:val="0"/>
                <w:bCs w:val="0"/>
                <w:color w:val="auto"/>
                <w:sz w:val="21"/>
                <w:szCs w:val="21"/>
                <w:highlight w:val="none"/>
                <w:lang w:val="en-US" w:eastAsia="zh-CN"/>
              </w:rPr>
              <w:t>双人沙发</w:t>
            </w:r>
            <w:r>
              <w:rPr>
                <w:rFonts w:hint="eastAsia" w:ascii="宋体" w:hAnsi="宋体" w:cs="宋体"/>
                <w:b w:val="0"/>
                <w:bCs w:val="0"/>
                <w:color w:val="auto"/>
                <w:sz w:val="21"/>
                <w:szCs w:val="21"/>
                <w:highlight w:val="none"/>
                <w:lang w:val="en-US" w:eastAsia="zh-CN"/>
              </w:rPr>
              <w:t>1</w:t>
            </w:r>
          </w:p>
          <w:p w14:paraId="3EC240C6">
            <w:pPr>
              <w:pStyle w:val="19"/>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b w:val="0"/>
                <w:bCs w:val="0"/>
                <w:color w:val="auto"/>
                <w:sz w:val="21"/>
                <w:szCs w:val="21"/>
                <w:highlight w:val="none"/>
                <w:vertAlign w:val="baseline"/>
              </w:rPr>
            </w:pPr>
          </w:p>
        </w:tc>
        <w:tc>
          <w:tcPr>
            <w:tcW w:w="6575" w:type="dxa"/>
            <w:vAlign w:val="center"/>
          </w:tcPr>
          <w:p w14:paraId="137C363C">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24.1规格（1350W*830D*880H）mm±10mm；</w:t>
            </w:r>
          </w:p>
        </w:tc>
      </w:tr>
      <w:tr w14:paraId="00FF8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103BD7FA">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7E47F4B8">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04D4DEB2">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24.2基材：框架及面板采用红橡木原木制作，框架为红橡木原木方加工成型，木方直径40mm-80mm之间（后期根据款式及结构深化）；面板及座低板采用红橡木直拼板加工成型，用于直拼的红橡木宽度不低于80mm，厚度不低于18mm；面板底部需有木方加固支撑。海绵高回弹高密度原生海绵，座面密度≥30kg/m³,其他部位密度≥25kg/m³，海绵回弹力≥35%，能均匀承托负重，反复坐压不变形、不塌陷，厚实座包，舒适稳固；海绵的表观密度偏差、40%压陷硬度偏差、回弹率、75%压缩永久变形、65%/25%压陷比、气味等级、拉伸强度、断裂伸长率、撕裂强度、干热老化后拉伸强度、干热老化后拉伸强度变化率、湿热老化后拉伸强度、湿热老化后拉伸强度变化率、甲醛散发均符合GB/T 10802-2023标准要求。坐垫选用头层牛皮，皮质柔软，舒适，透气性好，无异味；</w:t>
            </w:r>
          </w:p>
        </w:tc>
      </w:tr>
      <w:tr w14:paraId="697AE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1698E05D">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403B7731">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439F8463">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24.3工艺：采用榫卯结构连接工艺。木材充分烘干，保证含水率符合要求；木材纹理美观，无明显节子、虫眼，不得使用腐朽材，木制件外观达到国家合格标准。舒适倾角，肩部、腰部承托符合人体工学。软包车缝线路均匀、针距均匀，转角平滑、后背及底座包饱满，左右对齐。</w:t>
            </w:r>
          </w:p>
        </w:tc>
      </w:tr>
      <w:tr w14:paraId="17408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78D5446C">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57A2D42F">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7D0304A7">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24.4功能配置：配置3个腰枕。</w:t>
            </w:r>
          </w:p>
        </w:tc>
      </w:tr>
      <w:tr w14:paraId="1CA7C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39827723">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16456044">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0C08E117">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24.5胶黏剂：木质部件胶粘剂采用环保水基型拼板胶。胶粘剂的游离甲醛、苯、甲苯+二甲苯、总挥发性有机物均符合GB 18583-2008、SZJG 52-2016标准要求。</w:t>
            </w:r>
          </w:p>
        </w:tc>
      </w:tr>
      <w:tr w14:paraId="6859D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042246CB">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370C268A">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6F7533CB">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24.6油漆：采用环保水性漆（包括底漆和面漆），三底两面工艺，经防虫、防腐等化学处理；油漆表面无尘粒、气泡、渣点、边缘及立面无流挂等现象。</w:t>
            </w:r>
            <w:r>
              <w:rPr>
                <w:rFonts w:hint="eastAsia" w:ascii="宋体" w:hAnsi="宋体" w:eastAsia="宋体" w:cs="宋体"/>
                <w:b w:val="0"/>
                <w:bCs w:val="0"/>
                <w:color w:val="auto"/>
                <w:kern w:val="0"/>
                <w:sz w:val="21"/>
                <w:szCs w:val="21"/>
                <w:highlight w:val="none"/>
                <w:u w:val="none"/>
                <w:lang w:eastAsia="zh-CN" w:bidi="ar"/>
              </w:rPr>
              <w:t>水性漆的重金属元素含量（包括铅、镉、六价铬、汞、砷、钡、硒、锑、钴）均未检出；VOC含量、甲醛含量、乙二醇醚及醚酯总和含量、苯系物总和含量、烷基酚聚氧乙烯醚总和含量均符合GB 18581-2020、GB/T 35602-2017标准要求。</w:t>
            </w:r>
          </w:p>
        </w:tc>
      </w:tr>
      <w:tr w14:paraId="6DDFB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4A1C966D">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25</w:t>
            </w:r>
          </w:p>
        </w:tc>
        <w:tc>
          <w:tcPr>
            <w:tcW w:w="1678" w:type="dxa"/>
            <w:vMerge w:val="restart"/>
            <w:vAlign w:val="center"/>
          </w:tcPr>
          <w:p w14:paraId="3307DF07">
            <w:pPr>
              <w:pStyle w:val="19"/>
              <w:keepNext w:val="0"/>
              <w:keepLines w:val="0"/>
              <w:pageBreakBefore w:val="0"/>
              <w:widowControl w:val="0"/>
              <w:wordWrap/>
              <w:overflowPunct/>
              <w:topLinePunct w:val="0"/>
              <w:bidi w:val="0"/>
              <w:snapToGrid/>
              <w:spacing w:line="312" w:lineRule="auto"/>
              <w:ind w:left="0"/>
              <w:jc w:val="center"/>
              <w:rPr>
                <w:color w:val="auto"/>
                <w:spacing w:val="5"/>
                <w:sz w:val="21"/>
                <w:szCs w:val="21"/>
                <w:highlight w:val="none"/>
              </w:rPr>
            </w:pPr>
            <w:r>
              <w:rPr>
                <w:color w:val="auto"/>
                <w:spacing w:val="5"/>
                <w:sz w:val="21"/>
                <w:szCs w:val="21"/>
                <w:highlight w:val="none"/>
              </w:rPr>
              <w:t>接待椅1</w:t>
            </w:r>
          </w:p>
          <w:p w14:paraId="5B363B25">
            <w:pPr>
              <w:pStyle w:val="19"/>
              <w:keepNext w:val="0"/>
              <w:keepLines w:val="0"/>
              <w:pageBreakBefore w:val="0"/>
              <w:widowControl w:val="0"/>
              <w:wordWrap/>
              <w:overflowPunct/>
              <w:topLinePunct w:val="0"/>
              <w:bidi w:val="0"/>
              <w:snapToGrid/>
              <w:spacing w:line="312" w:lineRule="auto"/>
              <w:ind w:left="0"/>
              <w:jc w:val="center"/>
              <w:rPr>
                <w:rFonts w:hint="eastAsia"/>
                <w:color w:val="auto"/>
                <w:spacing w:val="5"/>
                <w:sz w:val="21"/>
                <w:szCs w:val="21"/>
                <w:highlight w:val="none"/>
              </w:rPr>
            </w:pPr>
          </w:p>
        </w:tc>
        <w:tc>
          <w:tcPr>
            <w:tcW w:w="6575" w:type="dxa"/>
            <w:vAlign w:val="center"/>
          </w:tcPr>
          <w:p w14:paraId="74833EDE">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25.1规格：单人位</w:t>
            </w:r>
          </w:p>
        </w:tc>
      </w:tr>
      <w:tr w14:paraId="5C426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3C06045B">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28AAB2A1">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38ECC3A1">
            <w:pPr>
              <w:keepNext w:val="0"/>
              <w:keepLines w:val="0"/>
              <w:pageBreakBefore w:val="0"/>
              <w:widowControl/>
              <w:numPr>
                <w:ilvl w:val="0"/>
                <w:numId w:val="0"/>
              </w:numPr>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25.2基材：椅架、扶手、椅背弧形一体结构，为红橡木原木方加工成型；座板采用红橡木直拼板加工成型，用于直拼的红橡木宽度不低于80mm，厚度不低于18mm；</w:t>
            </w:r>
          </w:p>
        </w:tc>
      </w:tr>
      <w:tr w14:paraId="2220C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2CA85477">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202ADBDD">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5846A4DE">
            <w:pPr>
              <w:keepNext w:val="0"/>
              <w:keepLines w:val="0"/>
              <w:pageBreakBefore w:val="0"/>
              <w:widowControl/>
              <w:numPr>
                <w:ilvl w:val="0"/>
                <w:numId w:val="0"/>
              </w:numPr>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25.3坐垫:选用头层牛皮，摩擦色牢度、耐光性、涂层粘着牢度、耐折牢度（50000次）、耐磨性、撕裂力、气味、禁用偶氮染料、游离甲醛、挥发性有机物均符合GB/T 16799-201、HJ 507-2009、SZJG 52-2016标准要求；皮质柔软，舒适，透气性好，无异味；车缝线路均匀、针距均匀，转角平滑、后背及底座包饱满，左右对齐。</w:t>
            </w:r>
          </w:p>
        </w:tc>
      </w:tr>
      <w:tr w14:paraId="06094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4FF579F6">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519E1451">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38A46140">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25.4工艺：采用榫卯结构连接工艺。木材充分烘干，保证含水率符合要求；木材纹理美观，无明显节子、虫眼，不得使用腐朽材，木制件外观达到国家合格标准。</w:t>
            </w:r>
          </w:p>
        </w:tc>
      </w:tr>
      <w:tr w14:paraId="0EE07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0EE782FF">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064B816A">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5B5BD9BD">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25.5胶黏剂：木质部件胶粘剂采用环保水基型拼板胶。胶粘剂的游离甲醛、苯、甲苯+二甲苯、总挥发性有机物均符合GB 18583-2008、SZJG 52-2016标准要求。</w:t>
            </w:r>
          </w:p>
        </w:tc>
      </w:tr>
      <w:tr w14:paraId="16AFF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4DFDA951">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5685E4B3">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7FA3F29C">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25.6油漆：油漆表面无尘粒、气泡、渣点、边缘及立面无流挂等现象。</w:t>
            </w:r>
            <w:r>
              <w:rPr>
                <w:rFonts w:hint="eastAsia" w:ascii="宋体" w:hAnsi="宋体" w:eastAsia="宋体" w:cs="宋体"/>
                <w:b w:val="0"/>
                <w:bCs w:val="0"/>
                <w:color w:val="auto"/>
                <w:kern w:val="0"/>
                <w:sz w:val="21"/>
                <w:szCs w:val="21"/>
                <w:highlight w:val="none"/>
                <w:u w:val="none"/>
                <w:lang w:eastAsia="zh-CN" w:bidi="ar"/>
              </w:rPr>
              <w:t>水性漆的重金属元素含量（包括铅、镉、六价铬、汞、砷、钡、硒、锑、钴）均未检出；VOC含量、甲醛含量、乙二醇醚及醚酯总和含量、苯系物总和含量、烷基酚聚氧乙烯醚总和含量均符合GB 18581-2020、GB/T 35602-2017标准要求。</w:t>
            </w:r>
          </w:p>
        </w:tc>
      </w:tr>
      <w:tr w14:paraId="51B40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3AB5271E">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26</w:t>
            </w:r>
          </w:p>
        </w:tc>
        <w:tc>
          <w:tcPr>
            <w:tcW w:w="1678" w:type="dxa"/>
            <w:vMerge w:val="restart"/>
            <w:vAlign w:val="center"/>
          </w:tcPr>
          <w:p w14:paraId="2295C61E">
            <w:pPr>
              <w:pStyle w:val="19"/>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b w:val="0"/>
                <w:bCs w:val="0"/>
                <w:color w:val="auto"/>
                <w:sz w:val="21"/>
                <w:szCs w:val="21"/>
                <w:highlight w:val="none"/>
                <w:lang w:val="en-US" w:eastAsia="zh-CN"/>
              </w:rPr>
            </w:pPr>
          </w:p>
          <w:p w14:paraId="2F169904">
            <w:pPr>
              <w:pStyle w:val="19"/>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b w:val="0"/>
                <w:bCs w:val="0"/>
                <w:color w:val="auto"/>
                <w:sz w:val="21"/>
                <w:szCs w:val="21"/>
                <w:highlight w:val="none"/>
                <w:lang w:val="en-US" w:eastAsia="zh-CN"/>
              </w:rPr>
            </w:pPr>
            <w:r>
              <w:rPr>
                <w:rFonts w:hint="eastAsia" w:ascii="宋体" w:hAnsi="宋体" w:eastAsia="宋体" w:cs="宋体"/>
                <w:b w:val="0"/>
                <w:bCs w:val="0"/>
                <w:color w:val="auto"/>
                <w:sz w:val="21"/>
                <w:szCs w:val="21"/>
                <w:highlight w:val="none"/>
                <w:lang w:val="en-US" w:eastAsia="zh-CN"/>
              </w:rPr>
              <w:t>长茶几</w:t>
            </w:r>
            <w:r>
              <w:rPr>
                <w:rFonts w:hint="eastAsia" w:ascii="宋体" w:hAnsi="宋体" w:cs="宋体"/>
                <w:b w:val="0"/>
                <w:bCs w:val="0"/>
                <w:color w:val="auto"/>
                <w:sz w:val="21"/>
                <w:szCs w:val="21"/>
                <w:highlight w:val="none"/>
                <w:lang w:val="en-US" w:eastAsia="zh-CN"/>
              </w:rPr>
              <w:t>1</w:t>
            </w:r>
          </w:p>
          <w:p w14:paraId="00347FAB">
            <w:pPr>
              <w:pStyle w:val="19"/>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vertAlign w:val="baseline"/>
              </w:rPr>
            </w:pPr>
          </w:p>
        </w:tc>
        <w:tc>
          <w:tcPr>
            <w:tcW w:w="6575" w:type="dxa"/>
            <w:vAlign w:val="center"/>
          </w:tcPr>
          <w:p w14:paraId="7DC82C65">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26.1规格：（1200*600*450）mm±10mm；</w:t>
            </w:r>
          </w:p>
        </w:tc>
      </w:tr>
      <w:tr w14:paraId="29595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34CA9B90">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25EE69E6">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2E091EE8">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26.2基材：脚架及边框采用红橡木原木方加工成型，木方直径40mm-80mm之间（后期根据款式及结构深化）；面板采用红橡木直拼板加工成型，用于直拼的红橡木宽度不低于80mm，厚度不低于18mm；面板底部需有木方加固支撑。台面板采用≥12mm厚岩板。</w:t>
            </w:r>
          </w:p>
        </w:tc>
      </w:tr>
      <w:tr w14:paraId="4EC71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172CAB79">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476B4DAC">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62A17DB3">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26.3工艺：采用榫卯结构连接工艺。线条均匀整齐，转角过度顺畅，整套产品或同批产品木材纹理，颜色基本一致。</w:t>
            </w:r>
          </w:p>
        </w:tc>
      </w:tr>
      <w:tr w14:paraId="2D5C5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65A3753F">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175A21AB">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478F82ED">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26.4功能配置：配置抽屉，造型款式、功能及结构</w:t>
            </w:r>
            <w:del w:id="79" w:author="董馨如" w:date="2024-10-16T15:02:22Z">
              <w:r>
                <w:rPr>
                  <w:rFonts w:hint="eastAsia" w:ascii="宋体" w:hAnsi="宋体" w:eastAsia="宋体" w:cs="宋体"/>
                  <w:b w:val="0"/>
                  <w:bCs w:val="0"/>
                  <w:i w:val="0"/>
                  <w:iCs w:val="0"/>
                  <w:color w:val="auto"/>
                  <w:kern w:val="0"/>
                  <w:sz w:val="21"/>
                  <w:szCs w:val="21"/>
                  <w:highlight w:val="none"/>
                  <w:u w:val="none"/>
                  <w:lang w:val="en-US" w:eastAsia="zh-CN" w:bidi="ar"/>
                </w:rPr>
                <w:delText>根据采购方需求深化</w:delText>
              </w:r>
            </w:del>
            <w:ins w:id="80" w:author="董馨如" w:date="2024-10-16T15:02:22Z">
              <w:r>
                <w:rPr>
                  <w:rFonts w:hint="eastAsia" w:ascii="宋体" w:hAnsi="宋体" w:eastAsia="宋体" w:cs="宋体"/>
                  <w:b w:val="0"/>
                  <w:bCs w:val="0"/>
                  <w:i w:val="0"/>
                  <w:iCs w:val="0"/>
                  <w:color w:val="auto"/>
                  <w:kern w:val="0"/>
                  <w:sz w:val="21"/>
                  <w:szCs w:val="21"/>
                  <w:highlight w:val="none"/>
                  <w:u w:val="none"/>
                  <w:lang w:val="en-US" w:eastAsia="zh-CN" w:bidi="ar"/>
                </w:rPr>
                <w:t>中标后可以根据采购方需求深化</w:t>
              </w:r>
            </w:ins>
            <w:r>
              <w:rPr>
                <w:rFonts w:hint="eastAsia" w:ascii="宋体" w:hAnsi="宋体" w:eastAsia="宋体" w:cs="宋体"/>
                <w:b w:val="0"/>
                <w:bCs w:val="0"/>
                <w:i w:val="0"/>
                <w:iCs w:val="0"/>
                <w:color w:val="auto"/>
                <w:kern w:val="0"/>
                <w:sz w:val="21"/>
                <w:szCs w:val="21"/>
                <w:highlight w:val="none"/>
                <w:u w:val="none"/>
                <w:lang w:val="en-US" w:eastAsia="zh-CN" w:bidi="ar"/>
              </w:rPr>
              <w:t>。</w:t>
            </w:r>
          </w:p>
        </w:tc>
      </w:tr>
      <w:tr w14:paraId="3E754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7075345F">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13ECF974">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2A08373B">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26.5胶黏剂：木质部件胶粘剂采用环保水基型拼板胶。胶粘剂的游离甲醛、苯、甲苯+二甲苯、总挥发性有机物均符合GB 18583-2008、SZJG 52-2016标准要求。</w:t>
            </w:r>
          </w:p>
        </w:tc>
      </w:tr>
      <w:tr w14:paraId="47AFD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4F70F694">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333680B6">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0FA45B0D">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26.6油漆：采用环保水性漆（包括底漆和面漆），三底两面工艺，经防虫、防腐等化学处理；油漆表面无尘粒、气泡、渣点、边缘及立面无流挂等现象。</w:t>
            </w:r>
            <w:r>
              <w:rPr>
                <w:rFonts w:hint="eastAsia" w:ascii="宋体" w:hAnsi="宋体" w:eastAsia="宋体" w:cs="宋体"/>
                <w:b w:val="0"/>
                <w:bCs w:val="0"/>
                <w:color w:val="auto"/>
                <w:kern w:val="0"/>
                <w:sz w:val="21"/>
                <w:szCs w:val="21"/>
                <w:highlight w:val="none"/>
                <w:u w:val="none"/>
                <w:lang w:eastAsia="zh-CN" w:bidi="ar"/>
              </w:rPr>
              <w:t>水性漆的重金属元素含量（包括铅、镉、六价铬、汞、砷、钡、硒、锑、钴）均未检出；VOC含量、甲醛含量、乙二醇醚及醚酯总和含量、苯系物总和含量、烷基酚聚氧乙烯醚总和含量均符合GB 18581-2020、GB/T 35602-2017标准要求。</w:t>
            </w:r>
          </w:p>
        </w:tc>
      </w:tr>
      <w:tr w14:paraId="10557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1438C61B">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27</w:t>
            </w:r>
          </w:p>
        </w:tc>
        <w:tc>
          <w:tcPr>
            <w:tcW w:w="1678" w:type="dxa"/>
            <w:vMerge w:val="restart"/>
            <w:vAlign w:val="center"/>
          </w:tcPr>
          <w:p w14:paraId="4E706BD8">
            <w:pPr>
              <w:keepNext w:val="0"/>
              <w:keepLines w:val="0"/>
              <w:pageBreakBefore w:val="0"/>
              <w:widowControl/>
              <w:suppressLineNumbers w:val="0"/>
              <w:wordWrap/>
              <w:overflowPunct/>
              <w:topLinePunct w:val="0"/>
              <w:bidi w:val="0"/>
              <w:snapToGrid/>
              <w:spacing w:line="312" w:lineRule="auto"/>
              <w:ind w:left="0"/>
              <w:jc w:val="center"/>
              <w:textAlignment w:val="center"/>
              <w:rPr>
                <w:rFonts w:hint="default"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套床1</w:t>
            </w:r>
          </w:p>
          <w:p w14:paraId="6745DB7B">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vertAlign w:val="baseline"/>
              </w:rPr>
            </w:pPr>
          </w:p>
        </w:tc>
        <w:tc>
          <w:tcPr>
            <w:tcW w:w="6575" w:type="dxa"/>
            <w:vAlign w:val="center"/>
          </w:tcPr>
          <w:p w14:paraId="2687326B">
            <w:pPr>
              <w:keepNext w:val="0"/>
              <w:keepLines w:val="0"/>
              <w:pageBreakBefore w:val="0"/>
              <w:widowControl/>
              <w:suppressLineNumbers w:val="0"/>
              <w:wordWrap/>
              <w:overflowPunct/>
              <w:topLinePunct w:val="0"/>
              <w:bidi w:val="0"/>
              <w:snapToGrid/>
              <w:spacing w:line="312" w:lineRule="auto"/>
              <w:ind w:left="0" w:leftChars="0"/>
              <w:jc w:val="left"/>
              <w:textAlignment w:val="auto"/>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27.1规格：（1200W*2000D*1050H ）mm±10mm；</w:t>
            </w:r>
          </w:p>
        </w:tc>
      </w:tr>
      <w:tr w14:paraId="2FBDB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0B9F1C0E">
            <w:pPr>
              <w:keepNext w:val="0"/>
              <w:keepLines w:val="0"/>
              <w:pageBreakBefore w:val="0"/>
              <w:widowControl/>
              <w:suppressLineNumbers w:val="0"/>
              <w:wordWrap/>
              <w:overflowPunct/>
              <w:topLinePunct w:val="0"/>
              <w:bidi w:val="0"/>
              <w:snapToGrid/>
              <w:spacing w:line="312" w:lineRule="auto"/>
              <w:ind w:left="0" w:firstLine="0" w:firstLineChars="0"/>
              <w:jc w:val="left"/>
              <w:textAlignment w:val="auto"/>
              <w:rPr>
                <w:rFonts w:hint="eastAsia" w:ascii="宋体" w:hAnsi="宋体" w:eastAsia="宋体" w:cs="宋体"/>
                <w:color w:val="auto"/>
                <w:sz w:val="21"/>
                <w:szCs w:val="21"/>
                <w:highlight w:val="none"/>
              </w:rPr>
            </w:pPr>
          </w:p>
        </w:tc>
        <w:tc>
          <w:tcPr>
            <w:tcW w:w="1678" w:type="dxa"/>
            <w:vMerge w:val="continue"/>
            <w:vAlign w:val="center"/>
          </w:tcPr>
          <w:p w14:paraId="0DC13B61">
            <w:pPr>
              <w:keepNext w:val="0"/>
              <w:keepLines w:val="0"/>
              <w:pageBreakBefore w:val="0"/>
              <w:widowControl/>
              <w:suppressLineNumbers w:val="0"/>
              <w:wordWrap/>
              <w:overflowPunct/>
              <w:topLinePunct w:val="0"/>
              <w:bidi w:val="0"/>
              <w:snapToGrid/>
              <w:spacing w:line="312" w:lineRule="auto"/>
              <w:ind w:left="0"/>
              <w:jc w:val="left"/>
              <w:textAlignment w:val="auto"/>
              <w:rPr>
                <w:rFonts w:hint="eastAsia" w:ascii="宋体" w:hAnsi="宋体" w:eastAsia="宋体" w:cs="宋体"/>
                <w:color w:val="auto"/>
                <w:sz w:val="21"/>
                <w:szCs w:val="21"/>
                <w:highlight w:val="none"/>
              </w:rPr>
            </w:pPr>
          </w:p>
        </w:tc>
        <w:tc>
          <w:tcPr>
            <w:tcW w:w="6575" w:type="dxa"/>
            <w:vAlign w:val="center"/>
          </w:tcPr>
          <w:p w14:paraId="5AB11F37">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27.2基材：</w:t>
            </w:r>
            <w:r>
              <w:rPr>
                <w:rFonts w:hint="eastAsia" w:ascii="宋体" w:hAnsi="宋体" w:eastAsia="宋体" w:cs="宋体"/>
                <w:b w:val="0"/>
                <w:bCs w:val="0"/>
                <w:color w:val="auto"/>
                <w:sz w:val="21"/>
                <w:szCs w:val="21"/>
                <w:highlight w:val="none"/>
              </w:rPr>
              <w:t>床体主材料采用红橡木实木制作。床靠背采用红橡木原木直拼木板，每块直拼板宽度≥80mm，厚≥</w:t>
            </w:r>
            <w:r>
              <w:rPr>
                <w:rFonts w:hint="eastAsia" w:ascii="宋体" w:hAnsi="宋体" w:eastAsia="宋体" w:cs="宋体"/>
                <w:b w:val="0"/>
                <w:bCs w:val="0"/>
                <w:color w:val="auto"/>
                <w:sz w:val="21"/>
                <w:szCs w:val="21"/>
                <w:highlight w:val="none"/>
                <w:lang w:val="en-US" w:eastAsia="zh-CN"/>
              </w:rPr>
              <w:t>18</w:t>
            </w:r>
            <w:r>
              <w:rPr>
                <w:rFonts w:hint="eastAsia" w:ascii="宋体" w:hAnsi="宋体" w:eastAsia="宋体" w:cs="宋体"/>
                <w:b w:val="0"/>
                <w:bCs w:val="0"/>
                <w:color w:val="auto"/>
                <w:sz w:val="21"/>
                <w:szCs w:val="21"/>
                <w:highlight w:val="none"/>
              </w:rPr>
              <w:t>mm，四周做倒圆处理。大床头下拉板、床尾拉板、床帮采用红橡木原木直拼木板（每块直拼板宽度≥50mm）,规格≥宽1</w:t>
            </w:r>
            <w:r>
              <w:rPr>
                <w:rFonts w:hint="eastAsia" w:ascii="宋体" w:hAnsi="宋体" w:eastAsia="宋体" w:cs="宋体"/>
                <w:b w:val="0"/>
                <w:bCs w:val="0"/>
                <w:color w:val="auto"/>
                <w:sz w:val="21"/>
                <w:szCs w:val="21"/>
                <w:highlight w:val="none"/>
                <w:lang w:val="en-US" w:eastAsia="zh-CN"/>
              </w:rPr>
              <w:t>0</w:t>
            </w:r>
            <w:r>
              <w:rPr>
                <w:rFonts w:hint="eastAsia" w:ascii="宋体" w:hAnsi="宋体" w:eastAsia="宋体" w:cs="宋体"/>
                <w:b w:val="0"/>
                <w:bCs w:val="0"/>
                <w:color w:val="auto"/>
                <w:sz w:val="21"/>
                <w:szCs w:val="21"/>
                <w:highlight w:val="none"/>
              </w:rPr>
              <w:t>0mm*厚20mm</w:t>
            </w:r>
            <w:r>
              <w:rPr>
                <w:rFonts w:hint="eastAsia" w:ascii="宋体" w:hAnsi="宋体" w:eastAsia="宋体" w:cs="宋体"/>
                <w:b w:val="0"/>
                <w:bCs w:val="0"/>
                <w:color w:val="auto"/>
                <w:sz w:val="21"/>
                <w:szCs w:val="21"/>
                <w:highlight w:val="none"/>
                <w:lang w:eastAsia="zh-CN"/>
              </w:rPr>
              <w:t>；</w:t>
            </w:r>
            <w:r>
              <w:rPr>
                <w:rFonts w:hint="eastAsia" w:ascii="宋体" w:hAnsi="宋体" w:eastAsia="宋体" w:cs="宋体"/>
                <w:b w:val="0"/>
                <w:bCs w:val="0"/>
                <w:color w:val="auto"/>
                <w:sz w:val="21"/>
                <w:szCs w:val="21"/>
                <w:highlight w:val="none"/>
              </w:rPr>
              <w:t>床腿：采用红橡木原木方，床尾腿规格≥宽60mm*厚60mm，床头腿规格≥宽60mm*厚40mm。床</w:t>
            </w:r>
            <w:r>
              <w:rPr>
                <w:rFonts w:hint="eastAsia" w:ascii="宋体" w:hAnsi="宋体" w:eastAsia="宋体" w:cs="宋体"/>
                <w:b w:val="0"/>
                <w:bCs w:val="0"/>
                <w:color w:val="auto"/>
                <w:sz w:val="21"/>
                <w:szCs w:val="21"/>
                <w:highlight w:val="none"/>
                <w:lang w:val="en-US" w:eastAsia="zh-CN"/>
              </w:rPr>
              <w:t>板支撑木方</w:t>
            </w:r>
            <w:r>
              <w:rPr>
                <w:rFonts w:hint="eastAsia" w:ascii="宋体" w:hAnsi="宋体" w:eastAsia="宋体" w:cs="宋体"/>
                <w:b w:val="0"/>
                <w:bCs w:val="0"/>
                <w:color w:val="auto"/>
                <w:sz w:val="21"/>
                <w:szCs w:val="21"/>
                <w:highlight w:val="none"/>
              </w:rPr>
              <w:t>、床</w:t>
            </w:r>
            <w:r>
              <w:rPr>
                <w:rFonts w:hint="eastAsia" w:ascii="宋体" w:hAnsi="宋体" w:eastAsia="宋体" w:cs="宋体"/>
                <w:b w:val="0"/>
                <w:bCs w:val="0"/>
                <w:color w:val="auto"/>
                <w:sz w:val="21"/>
                <w:szCs w:val="21"/>
                <w:highlight w:val="none"/>
                <w:lang w:val="en-US" w:eastAsia="zh-CN"/>
              </w:rPr>
              <w:t>底</w:t>
            </w:r>
            <w:r>
              <w:rPr>
                <w:rFonts w:hint="eastAsia" w:ascii="宋体" w:hAnsi="宋体" w:eastAsia="宋体" w:cs="宋体"/>
                <w:b w:val="0"/>
                <w:bCs w:val="0"/>
                <w:color w:val="auto"/>
                <w:sz w:val="21"/>
                <w:szCs w:val="21"/>
                <w:highlight w:val="none"/>
              </w:rPr>
              <w:t>支撑</w:t>
            </w:r>
            <w:r>
              <w:rPr>
                <w:rFonts w:hint="eastAsia" w:ascii="宋体" w:hAnsi="宋体" w:eastAsia="宋体" w:cs="宋体"/>
                <w:b w:val="0"/>
                <w:bCs w:val="0"/>
                <w:color w:val="auto"/>
                <w:sz w:val="21"/>
                <w:szCs w:val="21"/>
                <w:highlight w:val="none"/>
                <w:lang w:val="en-US" w:eastAsia="zh-CN"/>
              </w:rPr>
              <w:t>脚</w:t>
            </w:r>
            <w:r>
              <w:rPr>
                <w:rFonts w:hint="eastAsia" w:ascii="宋体" w:hAnsi="宋体" w:eastAsia="宋体" w:cs="宋体"/>
                <w:b w:val="0"/>
                <w:bCs w:val="0"/>
                <w:color w:val="auto"/>
                <w:sz w:val="21"/>
                <w:szCs w:val="21"/>
                <w:highlight w:val="none"/>
              </w:rPr>
              <w:t>、连接条均采用榉木</w:t>
            </w:r>
            <w:r>
              <w:rPr>
                <w:rFonts w:hint="eastAsia" w:ascii="宋体" w:hAnsi="宋体" w:eastAsia="宋体" w:cs="宋体"/>
                <w:b w:val="0"/>
                <w:bCs w:val="0"/>
                <w:color w:val="auto"/>
                <w:sz w:val="21"/>
                <w:szCs w:val="21"/>
                <w:highlight w:val="none"/>
                <w:lang w:val="en-US" w:eastAsia="zh-CN"/>
              </w:rPr>
              <w:t>原木</w:t>
            </w:r>
            <w:r>
              <w:rPr>
                <w:rFonts w:hint="eastAsia" w:ascii="宋体" w:hAnsi="宋体" w:eastAsia="宋体" w:cs="宋体"/>
                <w:b w:val="0"/>
                <w:bCs w:val="0"/>
                <w:color w:val="auto"/>
                <w:sz w:val="21"/>
                <w:szCs w:val="21"/>
                <w:highlight w:val="none"/>
              </w:rPr>
              <w:t>制作。床板采用</w:t>
            </w:r>
            <w:r>
              <w:rPr>
                <w:rFonts w:hint="eastAsia" w:ascii="宋体" w:hAnsi="宋体" w:eastAsia="宋体" w:cs="宋体"/>
                <w:b w:val="0"/>
                <w:bCs w:val="0"/>
                <w:color w:val="auto"/>
                <w:sz w:val="21"/>
                <w:szCs w:val="21"/>
                <w:highlight w:val="none"/>
                <w:lang w:val="en-US" w:eastAsia="zh-CN"/>
              </w:rPr>
              <w:t>榉木</w:t>
            </w:r>
            <w:r>
              <w:rPr>
                <w:rFonts w:hint="eastAsia" w:ascii="宋体" w:hAnsi="宋体" w:eastAsia="宋体" w:cs="宋体"/>
                <w:b w:val="0"/>
                <w:bCs w:val="0"/>
                <w:color w:val="auto"/>
                <w:sz w:val="21"/>
                <w:szCs w:val="21"/>
                <w:highlight w:val="none"/>
              </w:rPr>
              <w:t>实木床板，每块板厚度≥15mm。整根原木方制作，无拼接，双面砂光，无树皮。床板支撑材料均为实木。</w:t>
            </w:r>
          </w:p>
        </w:tc>
      </w:tr>
      <w:tr w14:paraId="538CC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566BCC4D">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auto"/>
              <w:rPr>
                <w:color w:val="auto"/>
                <w:highlight w:val="none"/>
              </w:rPr>
            </w:pPr>
          </w:p>
        </w:tc>
        <w:tc>
          <w:tcPr>
            <w:tcW w:w="1678" w:type="dxa"/>
            <w:vMerge w:val="continue"/>
            <w:vAlign w:val="center"/>
          </w:tcPr>
          <w:p w14:paraId="36ACD8B2">
            <w:pPr>
              <w:keepNext w:val="0"/>
              <w:keepLines w:val="0"/>
              <w:pageBreakBefore w:val="0"/>
              <w:widowControl/>
              <w:suppressLineNumbers w:val="0"/>
              <w:wordWrap/>
              <w:overflowPunct/>
              <w:topLinePunct w:val="0"/>
              <w:bidi w:val="0"/>
              <w:snapToGrid/>
              <w:spacing w:line="312" w:lineRule="auto"/>
              <w:ind w:left="0" w:leftChars="0"/>
              <w:jc w:val="left"/>
              <w:textAlignment w:val="auto"/>
              <w:rPr>
                <w:color w:val="auto"/>
                <w:highlight w:val="none"/>
              </w:rPr>
            </w:pPr>
          </w:p>
        </w:tc>
        <w:tc>
          <w:tcPr>
            <w:tcW w:w="6575" w:type="dxa"/>
            <w:vAlign w:val="center"/>
          </w:tcPr>
          <w:p w14:paraId="4049EC48">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27.3工艺：采用榫卯结构；</w:t>
            </w:r>
            <w:r>
              <w:rPr>
                <w:rFonts w:hint="eastAsia" w:ascii="宋体" w:hAnsi="宋体" w:eastAsia="宋体" w:cs="宋体"/>
                <w:b w:val="0"/>
                <w:bCs w:val="0"/>
                <w:color w:val="auto"/>
                <w:sz w:val="21"/>
                <w:szCs w:val="21"/>
                <w:highlight w:val="none"/>
              </w:rPr>
              <w:t>木材经防腐防虫防潮等技术处理，木材含水率符合标准要求，不使用虫蚀、腐朽材，木材四面刨光处理，结合部位无松动</w:t>
            </w:r>
            <w:r>
              <w:rPr>
                <w:rFonts w:hint="eastAsia" w:ascii="宋体" w:hAnsi="宋体" w:eastAsia="宋体" w:cs="宋体"/>
                <w:b w:val="0"/>
                <w:bCs w:val="0"/>
                <w:color w:val="auto"/>
                <w:sz w:val="21"/>
                <w:szCs w:val="21"/>
                <w:highlight w:val="none"/>
                <w:lang w:val="en-US" w:eastAsia="zh-CN"/>
              </w:rPr>
              <w:t>,</w:t>
            </w:r>
            <w:r>
              <w:rPr>
                <w:rFonts w:hint="eastAsia" w:ascii="宋体" w:hAnsi="宋体" w:eastAsia="宋体" w:cs="宋体"/>
                <w:b w:val="0"/>
                <w:bCs w:val="0"/>
                <w:color w:val="auto"/>
                <w:sz w:val="21"/>
                <w:szCs w:val="21"/>
                <w:highlight w:val="none"/>
              </w:rPr>
              <w:t>结合部位无松动，外露钉孔以塞子封闭。</w:t>
            </w:r>
          </w:p>
        </w:tc>
      </w:tr>
      <w:tr w14:paraId="52367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213C71B2">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auto"/>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768B4BA9">
            <w:pPr>
              <w:keepNext w:val="0"/>
              <w:keepLines w:val="0"/>
              <w:pageBreakBefore w:val="0"/>
              <w:widowControl/>
              <w:suppressLineNumbers w:val="0"/>
              <w:wordWrap/>
              <w:overflowPunct/>
              <w:topLinePunct w:val="0"/>
              <w:bidi w:val="0"/>
              <w:snapToGrid/>
              <w:spacing w:line="312" w:lineRule="auto"/>
              <w:ind w:left="0" w:leftChars="0"/>
              <w:jc w:val="left"/>
              <w:textAlignment w:val="auto"/>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0DF1EA4F">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27.4床垫：配置弹簧软床垫,弹簧软床垫正面面料采用白色针织面料+无胶棉+10mm厚高密度海绵+无纺布；上部垫层采用≥20mm厚天然乳胶、环保硬质棉毡；内胆采用≥140mm高度2.2线径精钢弹簧床网；侧边采用白色针织面料+5mm厚高密度海绵+无纺布；下部垫层采用≥20mm厚环保棕、环保硬质棉毡；反面面料层采用白色针织面料+5mm厚高密度海绵+无纺布，环保亲肤针织面料，吸湿透气。填充海绵内胆，软硬适中。</w:t>
            </w:r>
          </w:p>
        </w:tc>
      </w:tr>
      <w:tr w14:paraId="3C208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7A867A10">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auto"/>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2B26A464">
            <w:pPr>
              <w:keepNext w:val="0"/>
              <w:keepLines w:val="0"/>
              <w:pageBreakBefore w:val="0"/>
              <w:widowControl/>
              <w:suppressLineNumbers w:val="0"/>
              <w:wordWrap/>
              <w:overflowPunct/>
              <w:topLinePunct w:val="0"/>
              <w:bidi w:val="0"/>
              <w:snapToGrid/>
              <w:spacing w:line="312" w:lineRule="auto"/>
              <w:ind w:left="0" w:leftChars="0"/>
              <w:jc w:val="left"/>
              <w:textAlignment w:val="auto"/>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1039744A">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27.5胶粘剂：</w:t>
            </w:r>
            <w:r>
              <w:rPr>
                <w:rFonts w:hint="eastAsia" w:ascii="宋体" w:hAnsi="宋体" w:eastAsia="宋体" w:cs="宋体"/>
                <w:b w:val="0"/>
                <w:bCs w:val="0"/>
                <w:i w:val="0"/>
                <w:iCs w:val="0"/>
                <w:strike w:val="0"/>
                <w:color w:val="auto"/>
                <w:kern w:val="0"/>
                <w:sz w:val="21"/>
                <w:szCs w:val="21"/>
                <w:highlight w:val="none"/>
                <w:u w:val="none"/>
                <w:lang w:val="en-US" w:eastAsia="zh-CN" w:bidi="ar"/>
              </w:rPr>
              <w:t>采用环保水基型</w:t>
            </w:r>
            <w:r>
              <w:rPr>
                <w:rFonts w:hint="eastAsia" w:ascii="宋体" w:hAnsi="宋体" w:eastAsia="宋体" w:cs="宋体"/>
                <w:b w:val="0"/>
                <w:bCs w:val="0"/>
                <w:i w:val="0"/>
                <w:iCs w:val="0"/>
                <w:color w:val="auto"/>
                <w:kern w:val="0"/>
                <w:sz w:val="21"/>
                <w:szCs w:val="21"/>
                <w:highlight w:val="none"/>
                <w:u w:val="none"/>
                <w:lang w:val="en-US" w:eastAsia="zh-CN" w:bidi="ar"/>
              </w:rPr>
              <w:t>胶粘剂</w:t>
            </w:r>
            <w:r>
              <w:rPr>
                <w:rFonts w:hint="eastAsia" w:ascii="宋体" w:hAnsi="宋体" w:eastAsia="宋体" w:cs="宋体"/>
                <w:b w:val="0"/>
                <w:bCs w:val="0"/>
                <w:i w:val="0"/>
                <w:iCs w:val="0"/>
                <w:strike w:val="0"/>
                <w:color w:val="auto"/>
                <w:kern w:val="0"/>
                <w:sz w:val="21"/>
                <w:szCs w:val="21"/>
                <w:highlight w:val="none"/>
                <w:u w:val="none"/>
                <w:lang w:val="en-US" w:eastAsia="zh-CN" w:bidi="ar"/>
              </w:rPr>
              <w:t>。胶粘剂的游离甲醛、苯、甲苯+二甲苯、总挥发性有机物均符合GB 18583-2008、SZJG 52-2016标准要求。</w:t>
            </w:r>
          </w:p>
        </w:tc>
      </w:tr>
      <w:tr w14:paraId="34B28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4EA68C39">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auto"/>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36CAD470">
            <w:pPr>
              <w:keepNext w:val="0"/>
              <w:keepLines w:val="0"/>
              <w:pageBreakBefore w:val="0"/>
              <w:widowControl/>
              <w:suppressLineNumbers w:val="0"/>
              <w:wordWrap/>
              <w:overflowPunct/>
              <w:topLinePunct w:val="0"/>
              <w:bidi w:val="0"/>
              <w:snapToGrid/>
              <w:spacing w:line="312" w:lineRule="auto"/>
              <w:ind w:left="0" w:leftChars="0"/>
              <w:jc w:val="left"/>
              <w:textAlignment w:val="auto"/>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2411DE12">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27.6油漆：采用环保漆开放油漆涂装（四底三面）。所有板材水性环保油漆含床铺板均经过防虫、防腐、防水处理。</w:t>
            </w:r>
            <w:r>
              <w:rPr>
                <w:rFonts w:hint="eastAsia" w:ascii="宋体" w:hAnsi="宋体" w:eastAsia="宋体" w:cs="宋体"/>
                <w:b w:val="0"/>
                <w:bCs w:val="0"/>
                <w:color w:val="auto"/>
                <w:sz w:val="21"/>
                <w:szCs w:val="21"/>
                <w:highlight w:val="none"/>
              </w:rPr>
              <w:t>漆膜质地柔和、色泽均匀一致</w:t>
            </w:r>
            <w:r>
              <w:rPr>
                <w:rFonts w:hint="eastAsia" w:ascii="宋体" w:hAnsi="宋体" w:eastAsia="宋体" w:cs="宋体"/>
                <w:b w:val="0"/>
                <w:bCs w:val="0"/>
                <w:color w:val="auto"/>
                <w:sz w:val="21"/>
                <w:szCs w:val="21"/>
                <w:highlight w:val="none"/>
                <w:lang w:eastAsia="zh-CN"/>
              </w:rPr>
              <w:t>，</w:t>
            </w:r>
            <w:r>
              <w:rPr>
                <w:rFonts w:hint="eastAsia" w:ascii="宋体" w:hAnsi="宋体" w:eastAsia="宋体" w:cs="宋体"/>
                <w:b w:val="0"/>
                <w:bCs w:val="0"/>
                <w:color w:val="auto"/>
                <w:sz w:val="21"/>
                <w:szCs w:val="21"/>
                <w:highlight w:val="none"/>
              </w:rPr>
              <w:t>油漆表面无尘粒、气泡、渣点、边缘及立面无流挂等现象。</w:t>
            </w:r>
            <w:r>
              <w:rPr>
                <w:rFonts w:hint="eastAsia" w:ascii="宋体" w:hAnsi="宋体" w:eastAsia="宋体" w:cs="宋体"/>
                <w:b w:val="0"/>
                <w:bCs w:val="0"/>
                <w:color w:val="auto"/>
                <w:kern w:val="0"/>
                <w:sz w:val="21"/>
                <w:szCs w:val="21"/>
                <w:highlight w:val="none"/>
                <w:u w:val="none"/>
                <w:lang w:eastAsia="zh-CN" w:bidi="ar"/>
              </w:rPr>
              <w:t>水性漆的重金属元素含量（包括铅、镉、六价铬、汞、砷、钡、硒、锑、钴）均未检出；VOC含量、甲醛含量、乙二醇醚及醚酯总和含量、苯系物总和含量、烷基酚聚氧乙烯醚总和含量均符合GB 18581-2020、GB/T 35602-2017标准要求。</w:t>
            </w:r>
          </w:p>
        </w:tc>
      </w:tr>
      <w:tr w14:paraId="5DC3F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0D3128FD">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auto"/>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4FE11784">
            <w:pPr>
              <w:keepNext w:val="0"/>
              <w:keepLines w:val="0"/>
              <w:pageBreakBefore w:val="0"/>
              <w:widowControl/>
              <w:suppressLineNumbers w:val="0"/>
              <w:wordWrap/>
              <w:overflowPunct/>
              <w:topLinePunct w:val="0"/>
              <w:bidi w:val="0"/>
              <w:snapToGrid/>
              <w:spacing w:line="312" w:lineRule="auto"/>
              <w:ind w:left="0" w:leftChars="0"/>
              <w:jc w:val="left"/>
              <w:textAlignment w:val="auto"/>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7BE25DA3">
            <w:pPr>
              <w:keepNext w:val="0"/>
              <w:keepLines w:val="0"/>
              <w:pageBreakBefore w:val="0"/>
              <w:widowControl/>
              <w:suppressLineNumbers w:val="0"/>
              <w:wordWrap/>
              <w:overflowPunct/>
              <w:topLinePunct w:val="0"/>
              <w:bidi w:val="0"/>
              <w:snapToGrid/>
              <w:spacing w:line="312" w:lineRule="auto"/>
              <w:ind w:left="0" w:leftChars="0"/>
              <w:jc w:val="left"/>
              <w:textAlignment w:val="auto"/>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27.7五金配件：钢质螺帽、螺丝，表面镀镍。</w:t>
            </w:r>
          </w:p>
        </w:tc>
      </w:tr>
      <w:tr w14:paraId="33457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5FB4D66C">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28</w:t>
            </w:r>
          </w:p>
        </w:tc>
        <w:tc>
          <w:tcPr>
            <w:tcW w:w="1678" w:type="dxa"/>
            <w:vMerge w:val="restart"/>
            <w:vAlign w:val="center"/>
          </w:tcPr>
          <w:p w14:paraId="6B6057E0">
            <w:pPr>
              <w:pStyle w:val="18"/>
              <w:keepNext w:val="0"/>
              <w:keepLines w:val="0"/>
              <w:pageBreakBefore w:val="0"/>
              <w:widowControl w:val="0"/>
              <w:wordWrap/>
              <w:overflowPunct/>
              <w:topLinePunct w:val="0"/>
              <w:bidi w:val="0"/>
              <w:snapToGrid/>
              <w:spacing w:line="312" w:lineRule="auto"/>
              <w:ind w:left="0"/>
              <w:jc w:val="center"/>
              <w:rPr>
                <w:rFonts w:hint="default" w:ascii="宋体" w:hAnsi="宋体" w:eastAsia="宋体" w:cs="宋体"/>
                <w:color w:val="auto"/>
                <w:sz w:val="21"/>
                <w:szCs w:val="21"/>
                <w:highlight w:val="none"/>
                <w:vertAlign w:val="baseline"/>
                <w:lang w:val="en-US"/>
              </w:rPr>
            </w:pPr>
            <w:r>
              <w:rPr>
                <w:rFonts w:hint="eastAsia" w:ascii="宋体" w:hAnsi="宋体" w:eastAsia="宋体" w:cs="宋体"/>
                <w:b w:val="0"/>
                <w:bCs w:val="0"/>
                <w:i w:val="0"/>
                <w:iCs w:val="0"/>
                <w:color w:val="auto"/>
                <w:kern w:val="0"/>
                <w:sz w:val="21"/>
                <w:szCs w:val="21"/>
                <w:highlight w:val="none"/>
                <w:u w:val="none"/>
                <w:lang w:val="en-US" w:eastAsia="zh-CN" w:bidi="ar"/>
              </w:rPr>
              <w:t>床垫1</w:t>
            </w:r>
          </w:p>
        </w:tc>
        <w:tc>
          <w:tcPr>
            <w:tcW w:w="6575" w:type="dxa"/>
            <w:vAlign w:val="center"/>
          </w:tcPr>
          <w:p w14:paraId="5F066D57">
            <w:pPr>
              <w:keepNext w:val="0"/>
              <w:keepLines w:val="0"/>
              <w:pageBreakBefore w:val="0"/>
              <w:widowControl/>
              <w:suppressLineNumbers w:val="0"/>
              <w:wordWrap/>
              <w:overflowPunct/>
              <w:topLinePunct w:val="0"/>
              <w:bidi w:val="0"/>
              <w:snapToGrid/>
              <w:spacing w:line="312" w:lineRule="auto"/>
              <w:ind w:left="0" w:leftChars="0"/>
              <w:jc w:val="left"/>
              <w:textAlignment w:val="auto"/>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28.1规格：（1350W*2000D*25H ）mm±10mm；</w:t>
            </w:r>
          </w:p>
        </w:tc>
      </w:tr>
      <w:tr w14:paraId="68577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5A8E3E36">
            <w:pPr>
              <w:pStyle w:val="18"/>
              <w:keepNext w:val="0"/>
              <w:keepLines w:val="0"/>
              <w:pageBreakBefore w:val="0"/>
              <w:widowControl w:val="0"/>
              <w:wordWrap/>
              <w:overflowPunct/>
              <w:topLinePunct w:val="0"/>
              <w:bidi w:val="0"/>
              <w:snapToGrid/>
              <w:spacing w:line="312" w:lineRule="auto"/>
              <w:ind w:left="0" w:firstLine="0" w:firstLineChars="0"/>
              <w:jc w:val="center"/>
              <w:rPr>
                <w:rFonts w:hint="eastAsia" w:ascii="宋体" w:hAnsi="宋体" w:eastAsia="宋体" w:cs="宋体"/>
                <w:color w:val="auto"/>
                <w:sz w:val="21"/>
                <w:szCs w:val="21"/>
                <w:highlight w:val="none"/>
              </w:rPr>
            </w:pPr>
          </w:p>
        </w:tc>
        <w:tc>
          <w:tcPr>
            <w:tcW w:w="1678" w:type="dxa"/>
            <w:vMerge w:val="continue"/>
            <w:vAlign w:val="center"/>
          </w:tcPr>
          <w:p w14:paraId="2323CCD7">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rPr>
            </w:pPr>
          </w:p>
        </w:tc>
        <w:tc>
          <w:tcPr>
            <w:tcW w:w="6575" w:type="dxa"/>
            <w:vAlign w:val="center"/>
          </w:tcPr>
          <w:p w14:paraId="4CD121F4">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28.2基材、工艺：配置弹簧软床垫,弹簧软床垫正面面料采用白色针织面料+无胶棉+10mm厚高密度海绵+无纺布；上部垫层采用≥20mm厚天然乳胶、环保硬质棉毡；内胆采用≥140mm高度2.2线径精钢弹簧床网；侧边采用白色针织面料+5mm厚高密度海绵+无纺布；下部垫层采用≥20mm厚环保棕、环保硬质棉毡；反面面料层采用白色针织面料+5mm厚高密度海绵+无纺布，环保亲肤针织面料，吸湿透气。填充海绵内胆，软硬适中。</w:t>
            </w:r>
          </w:p>
        </w:tc>
      </w:tr>
      <w:tr w14:paraId="0DF2C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20CCB756">
            <w:pPr>
              <w:pStyle w:val="18"/>
              <w:keepNext w:val="0"/>
              <w:keepLines w:val="0"/>
              <w:pageBreakBefore w:val="0"/>
              <w:widowControl w:val="0"/>
              <w:wordWrap/>
              <w:overflowPunct/>
              <w:topLinePunct w:val="0"/>
              <w:bidi w:val="0"/>
              <w:snapToGrid/>
              <w:spacing w:line="312" w:lineRule="auto"/>
              <w:ind w:left="0" w:firstLine="0" w:firstLineChars="0"/>
              <w:jc w:val="center"/>
              <w:rPr>
                <w:rFonts w:hint="eastAsia" w:ascii="宋体" w:hAnsi="宋体" w:eastAsia="宋体" w:cs="宋体"/>
                <w:color w:val="auto"/>
                <w:sz w:val="21"/>
                <w:szCs w:val="21"/>
                <w:highlight w:val="none"/>
              </w:rPr>
            </w:pPr>
          </w:p>
        </w:tc>
        <w:tc>
          <w:tcPr>
            <w:tcW w:w="1678" w:type="dxa"/>
            <w:vMerge w:val="continue"/>
            <w:vAlign w:val="center"/>
          </w:tcPr>
          <w:p w14:paraId="681B953C">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rPr>
            </w:pPr>
          </w:p>
        </w:tc>
        <w:tc>
          <w:tcPr>
            <w:tcW w:w="6575" w:type="dxa"/>
            <w:vAlign w:val="center"/>
          </w:tcPr>
          <w:p w14:paraId="32B31C7B">
            <w:pPr>
              <w:pStyle w:val="18"/>
              <w:keepNext w:val="0"/>
              <w:keepLines w:val="0"/>
              <w:pageBreakBefore w:val="0"/>
              <w:widowControl w:val="0"/>
              <w:numPr>
                <w:ilvl w:val="0"/>
                <w:numId w:val="0"/>
              </w:numPr>
              <w:wordWrap/>
              <w:overflowPunct/>
              <w:topLinePunct w:val="0"/>
              <w:bidi w:val="0"/>
              <w:snapToGrid w:val="0"/>
              <w:spacing w:line="312" w:lineRule="auto"/>
              <w:ind w:left="0" w:leftChars="0" w:right="0"/>
              <w:rPr>
                <w:rFonts w:hint="eastAsia" w:ascii="宋体" w:hAnsi="宋体" w:eastAsia="宋体" w:cs="宋体"/>
                <w:b/>
                <w:bCs/>
                <w:color w:val="FF0000"/>
                <w:sz w:val="21"/>
                <w:szCs w:val="21"/>
                <w:highlight w:val="none"/>
                <w:lang w:val="en-US" w:eastAsia="zh-CN"/>
              </w:rPr>
            </w:pPr>
            <w:r>
              <w:rPr>
                <w:rFonts w:hint="eastAsia" w:ascii="宋体" w:hAnsi="宋体" w:eastAsia="宋体" w:cs="宋体"/>
                <w:b/>
                <w:bCs/>
                <w:color w:val="FF0000"/>
                <w:sz w:val="21"/>
                <w:szCs w:val="21"/>
                <w:highlight w:val="none"/>
                <w:lang w:val="en-US" w:eastAsia="zh-CN"/>
              </w:rPr>
              <w:t>▲28.3</w:t>
            </w:r>
            <w:r>
              <w:rPr>
                <w:rFonts w:hint="eastAsia" w:ascii="宋体" w:hAnsi="宋体" w:eastAsia="宋体" w:cs="宋体"/>
                <w:b/>
                <w:bCs/>
                <w:color w:val="FF0000"/>
                <w:sz w:val="21"/>
                <w:szCs w:val="21"/>
                <w:highlight w:val="none"/>
              </w:rPr>
              <w:t>弹簧床垫</w:t>
            </w:r>
            <w:r>
              <w:rPr>
                <w:rFonts w:hint="eastAsia" w:ascii="宋体" w:hAnsi="宋体" w:eastAsia="宋体" w:cs="宋体"/>
                <w:b/>
                <w:bCs/>
                <w:color w:val="FF0000"/>
                <w:sz w:val="21"/>
                <w:szCs w:val="21"/>
                <w:highlight w:val="none"/>
                <w:lang w:val="en-US" w:eastAsia="zh-CN"/>
              </w:rPr>
              <w:t>依据：QB/T2080-2018、QB/T4839-2015、GB18401-2010标准检测：床垫铺面对角线偏差：≤3mm；复合面料、缝边均符合标准要求；安全性能（霉变、害虫及其污染物、废旧制品、纤维性工业下脚料或用其加工的再生纤维状物质、杂物、异味、阻燃性、弹簧）符合标准要求；面料耐干摩擦色牢度：不低于4-5级；化纤（棉）毡强度：≥48N/cm；弹簧芯符合标准要求；面料抗菌性能要求：抑菌率：金黄色葡萄球菌（ATCC6538）＞99%、大肠埃希氏菌(AS1.90）＞99%、肺炎克雷伯氏菌（AS1.1736）＞99%、乙型副伤寒沙门氏菌（CMCC50094）＞99%、甲型副伤寒沙门氏菌(CMCC(B)50093)＞99%、变形链球菌(ATCC25175)＞99%；耐久性（垫面）3万次：高度损失率≤2%、硬度等级变化：≤0.3；耐久性（边部）1万次：垫面高度损失率：≤2%；甲醛释放量未检出；苯释放量：未检出；甲苯释放量：未检出；二甲苯释放量：未检出；总挥发性（TVOC）有机化合物（TVOC）释放量：≤0.03mg/m³；压强峰值：4.9-8.3kpa；腰臀压强比：45%-66%；感官符合标准要求；40%压陷硬度最大损失率：≤10%；65%/25%压线比：≥4；回弹率：≥55%；拉伸强度：≥105；断裂伸长率：110%；撕裂强度：≥3.0N/cm；压缩永久性变形（75%）：≤5%；</w:t>
            </w:r>
            <w:commentRangeStart w:id="29"/>
            <w:r>
              <w:rPr>
                <w:rFonts w:hint="eastAsia" w:ascii="宋体" w:hAnsi="宋体" w:eastAsia="宋体" w:cs="宋体"/>
                <w:b/>
                <w:bCs/>
                <w:color w:val="FF0000"/>
                <w:sz w:val="21"/>
                <w:szCs w:val="21"/>
                <w:highlight w:val="none"/>
                <w:lang w:val="en-US" w:eastAsia="zh-CN"/>
              </w:rPr>
              <w:t>甲醛散发：未检出；甲醛含量：未检出；</w:t>
            </w:r>
            <w:commentRangeEnd w:id="29"/>
            <w:r>
              <w:commentReference w:id="29"/>
            </w:r>
            <w:r>
              <w:rPr>
                <w:rFonts w:hint="eastAsia" w:ascii="宋体" w:hAnsi="宋体" w:eastAsia="宋体" w:cs="宋体"/>
                <w:b/>
                <w:bCs/>
                <w:color w:val="FF0000"/>
                <w:sz w:val="21"/>
                <w:szCs w:val="21"/>
                <w:highlight w:val="none"/>
                <w:lang w:val="en-US" w:eastAsia="zh-CN"/>
              </w:rPr>
              <w:t>耐水色牢度、耐酸汗渍色牢度、耐碱汗渍色牢度：变色、沾色均不低于4-5级；耐干摩擦：不低于4-5级；无异味；可分解致癌芳香胺染料：未检出。</w:t>
            </w:r>
          </w:p>
          <w:p w14:paraId="7C4A23EF">
            <w:pPr>
              <w:keepNext w:val="0"/>
              <w:keepLines w:val="0"/>
              <w:pageBreakBefore w:val="0"/>
              <w:widowControl w:val="0"/>
              <w:kinsoku/>
              <w:wordWrap/>
              <w:overflowPunct/>
              <w:topLinePunct w:val="0"/>
              <w:autoSpaceDE/>
              <w:autoSpaceDN/>
              <w:bidi w:val="0"/>
              <w:adjustRightInd/>
              <w:snapToGrid/>
              <w:spacing w:line="312" w:lineRule="auto"/>
              <w:ind w:left="0" w:leftChars="0"/>
              <w:textAlignment w:val="auto"/>
              <w:rPr>
                <w:rFonts w:hint="eastAsia"/>
                <w:color w:val="auto"/>
                <w:sz w:val="21"/>
                <w:szCs w:val="21"/>
                <w:highlight w:val="none"/>
                <w:lang w:val="en-US" w:eastAsia="zh-CN"/>
              </w:rPr>
            </w:pPr>
            <w:r>
              <w:rPr>
                <w:rFonts w:hint="eastAsia" w:ascii="宋体" w:hAnsi="宋体" w:eastAsia="宋体" w:cs="宋体"/>
                <w:b/>
                <w:bCs/>
                <w:color w:val="FF0000"/>
                <w:spacing w:val="-5"/>
                <w:sz w:val="21"/>
                <w:szCs w:val="21"/>
                <w:highlight w:val="none"/>
                <w:lang w:val="en-US" w:eastAsia="zh-CN"/>
              </w:rPr>
              <w:t>【提供2022年1月1日至本项目投标截止时间第三方检测机构出具的具有CMA标识的符合以上参数的检测报告扫描件，需将报告上对应参数标注出来；检测报告封面货物名称与上述名称不一致的需作书面说明，否则该项不得分；同时需提供在全国认证认可信息公共服务平台(认e云(http://cx.cnca.cn/)检测报告查询截图(查询截图中的报告编号及检测机构名称应与检测报告一致)】</w:t>
            </w:r>
          </w:p>
        </w:tc>
      </w:tr>
      <w:tr w14:paraId="38B4C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57522CA7">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29</w:t>
            </w:r>
          </w:p>
        </w:tc>
        <w:tc>
          <w:tcPr>
            <w:tcW w:w="1678" w:type="dxa"/>
            <w:vMerge w:val="restart"/>
            <w:vAlign w:val="center"/>
          </w:tcPr>
          <w:p w14:paraId="2BBAF37B">
            <w:pPr>
              <w:keepNext w:val="0"/>
              <w:keepLines w:val="0"/>
              <w:pageBreakBefore w:val="0"/>
              <w:widowControl/>
              <w:suppressLineNumbers w:val="0"/>
              <w:wordWrap/>
              <w:overflowPunct/>
              <w:topLinePunct w:val="0"/>
              <w:bidi w:val="0"/>
              <w:snapToGrid/>
              <w:spacing w:line="312" w:lineRule="auto"/>
              <w:ind w:left="0"/>
              <w:jc w:val="center"/>
              <w:textAlignment w:val="center"/>
              <w:rPr>
                <w:rFonts w:hint="default" w:ascii="宋体" w:hAnsi="宋体" w:eastAsia="宋体" w:cs="宋体"/>
                <w:b w:val="0"/>
                <w:bCs w:val="0"/>
                <w:i w:val="0"/>
                <w:iCs w:val="0"/>
                <w:strike w:val="0"/>
                <w:dstrike w:val="0"/>
                <w:color w:val="auto"/>
                <w:kern w:val="0"/>
                <w:sz w:val="21"/>
                <w:szCs w:val="21"/>
                <w:highlight w:val="none"/>
                <w:u w:val="none"/>
                <w:lang w:val="en-US" w:eastAsia="zh-CN" w:bidi="ar"/>
              </w:rPr>
            </w:pPr>
            <w:r>
              <w:rPr>
                <w:rFonts w:hint="eastAsia" w:ascii="宋体" w:hAnsi="宋体" w:eastAsia="宋体" w:cs="宋体"/>
                <w:b w:val="0"/>
                <w:bCs w:val="0"/>
                <w:i w:val="0"/>
                <w:iCs w:val="0"/>
                <w:strike w:val="0"/>
                <w:dstrike w:val="0"/>
                <w:color w:val="auto"/>
                <w:kern w:val="0"/>
                <w:sz w:val="21"/>
                <w:szCs w:val="21"/>
                <w:highlight w:val="none"/>
                <w:u w:val="none"/>
                <w:lang w:val="en-US" w:eastAsia="zh-CN" w:bidi="ar"/>
              </w:rPr>
              <w:t>定制柜</w:t>
            </w:r>
          </w:p>
          <w:p w14:paraId="31F1774D">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vertAlign w:val="baseline"/>
              </w:rPr>
            </w:pPr>
          </w:p>
        </w:tc>
        <w:tc>
          <w:tcPr>
            <w:tcW w:w="6575" w:type="dxa"/>
            <w:vAlign w:val="center"/>
          </w:tcPr>
          <w:p w14:paraId="2A2862C9">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29.1规格：（900W*400D*2000H）mm±10mm；</w:t>
            </w:r>
          </w:p>
        </w:tc>
      </w:tr>
      <w:tr w14:paraId="77198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0E4A24DB">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76C6A25A">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3EE7FF94">
            <w:pPr>
              <w:keepNext w:val="0"/>
              <w:keepLines w:val="0"/>
              <w:pageBreakBefore w:val="0"/>
              <w:widowControl/>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lang w:val="en-US" w:eastAsia="zh-CN" w:bidi="ar"/>
              </w:rPr>
              <w:t>29.2基材：</w:t>
            </w:r>
            <w:r>
              <w:rPr>
                <w:rFonts w:hint="eastAsia" w:ascii="宋体" w:hAnsi="宋体" w:eastAsia="宋体" w:cs="宋体"/>
                <w:b w:val="0"/>
                <w:bCs w:val="0"/>
                <w:i w:val="0"/>
                <w:iCs w:val="0"/>
                <w:color w:val="auto"/>
                <w:kern w:val="0"/>
                <w:sz w:val="21"/>
                <w:szCs w:val="21"/>
                <w:highlight w:val="none"/>
                <w:u w:val="none"/>
                <w:lang w:val="en-US" w:eastAsia="zh-CN" w:bidi="ar"/>
              </w:rPr>
              <w:t>整体采用红橡木原木制作；</w:t>
            </w:r>
            <w:r>
              <w:rPr>
                <w:rFonts w:hint="eastAsia" w:ascii="宋体" w:hAnsi="宋体" w:eastAsia="宋体" w:cs="宋体"/>
                <w:b w:val="0"/>
                <w:bCs w:val="0"/>
                <w:i w:val="0"/>
                <w:iCs w:val="0"/>
                <w:color w:val="auto"/>
                <w:kern w:val="0"/>
                <w:sz w:val="21"/>
                <w:szCs w:val="21"/>
                <w:highlight w:val="none"/>
                <w:lang w:val="en-US" w:eastAsia="zh-CN" w:bidi="ar"/>
              </w:rPr>
              <w:t>顶板、层板厚度≥25mm，侧板≥18mm、门板≥16mm、背板≥9mm；</w:t>
            </w:r>
            <w:r>
              <w:rPr>
                <w:rFonts w:hint="eastAsia" w:ascii="宋体" w:hAnsi="宋体" w:eastAsia="宋体" w:cs="宋体"/>
                <w:b w:val="0"/>
                <w:bCs w:val="0"/>
                <w:i w:val="0"/>
                <w:iCs w:val="0"/>
                <w:color w:val="auto"/>
                <w:kern w:val="0"/>
                <w:sz w:val="21"/>
                <w:szCs w:val="21"/>
                <w:highlight w:val="none"/>
                <w:u w:val="none"/>
                <w:lang w:val="en-US" w:eastAsia="zh-CN" w:bidi="ar"/>
              </w:rPr>
              <w:t>边框用红橡木原木制作，</w:t>
            </w:r>
            <w:r>
              <w:rPr>
                <w:rFonts w:hint="eastAsia" w:ascii="宋体" w:hAnsi="宋体" w:eastAsia="宋体" w:cs="宋体"/>
                <w:b w:val="0"/>
                <w:bCs w:val="0"/>
                <w:i w:val="0"/>
                <w:iCs w:val="0"/>
                <w:color w:val="auto"/>
                <w:kern w:val="0"/>
                <w:sz w:val="21"/>
                <w:szCs w:val="21"/>
                <w:highlight w:val="none"/>
                <w:lang w:val="en-US" w:eastAsia="zh-CN" w:bidi="ar"/>
              </w:rPr>
              <w:t>面</w:t>
            </w:r>
            <w:r>
              <w:rPr>
                <w:rFonts w:hint="eastAsia" w:ascii="宋体" w:hAnsi="宋体" w:eastAsia="宋体" w:cs="宋体"/>
                <w:b w:val="0"/>
                <w:bCs w:val="0"/>
                <w:i w:val="0"/>
                <w:iCs w:val="0"/>
                <w:color w:val="auto"/>
                <w:kern w:val="0"/>
                <w:sz w:val="21"/>
                <w:szCs w:val="21"/>
                <w:highlight w:val="none"/>
                <w:u w:val="none"/>
                <w:lang w:val="en-US" w:eastAsia="zh-CN" w:bidi="ar"/>
              </w:rPr>
              <w:t>板为红橡木直</w:t>
            </w:r>
            <w:r>
              <w:rPr>
                <w:rFonts w:hint="eastAsia" w:ascii="宋体" w:hAnsi="宋体" w:eastAsia="宋体" w:cs="宋体"/>
                <w:b w:val="0"/>
                <w:bCs w:val="0"/>
                <w:i w:val="0"/>
                <w:iCs w:val="0"/>
                <w:color w:val="auto"/>
                <w:kern w:val="0"/>
                <w:sz w:val="21"/>
                <w:szCs w:val="21"/>
                <w:highlight w:val="none"/>
                <w:lang w:val="en-US" w:eastAsia="zh-CN" w:bidi="ar"/>
              </w:rPr>
              <w:t>拼板，</w:t>
            </w:r>
            <w:r>
              <w:rPr>
                <w:rFonts w:hint="eastAsia" w:ascii="宋体" w:hAnsi="宋体" w:eastAsia="宋体" w:cs="宋体"/>
                <w:b w:val="0"/>
                <w:bCs w:val="0"/>
                <w:color w:val="auto"/>
                <w:kern w:val="0"/>
                <w:sz w:val="21"/>
                <w:szCs w:val="21"/>
                <w:highlight w:val="none"/>
                <w:lang w:bidi="ar"/>
              </w:rPr>
              <w:t>用于直拼的红橡木宽度不低于</w:t>
            </w:r>
            <w:r>
              <w:rPr>
                <w:rFonts w:hint="eastAsia" w:ascii="宋体" w:hAnsi="宋体" w:eastAsia="宋体" w:cs="宋体"/>
                <w:b w:val="0"/>
                <w:bCs w:val="0"/>
                <w:color w:val="auto"/>
                <w:kern w:val="0"/>
                <w:sz w:val="21"/>
                <w:szCs w:val="21"/>
                <w:highlight w:val="none"/>
                <w:lang w:eastAsia="zh-CN" w:bidi="ar"/>
              </w:rPr>
              <w:t>1</w:t>
            </w:r>
            <w:r>
              <w:rPr>
                <w:rFonts w:hint="eastAsia" w:ascii="宋体" w:hAnsi="宋体" w:eastAsia="宋体" w:cs="宋体"/>
                <w:b w:val="0"/>
                <w:bCs w:val="0"/>
                <w:color w:val="auto"/>
                <w:kern w:val="0"/>
                <w:sz w:val="21"/>
                <w:szCs w:val="21"/>
                <w:highlight w:val="none"/>
                <w:lang w:val="en-US" w:eastAsia="zh-CN" w:bidi="ar"/>
              </w:rPr>
              <w:t>00</w:t>
            </w:r>
            <w:r>
              <w:rPr>
                <w:rFonts w:hint="eastAsia" w:ascii="宋体" w:hAnsi="宋体" w:eastAsia="宋体" w:cs="宋体"/>
                <w:b w:val="0"/>
                <w:bCs w:val="0"/>
                <w:color w:val="auto"/>
                <w:kern w:val="0"/>
                <w:sz w:val="21"/>
                <w:szCs w:val="21"/>
                <w:highlight w:val="none"/>
                <w:lang w:bidi="ar"/>
              </w:rPr>
              <w:t>mm</w:t>
            </w:r>
            <w:r>
              <w:rPr>
                <w:rFonts w:hint="eastAsia" w:ascii="宋体" w:hAnsi="宋体" w:eastAsia="宋体" w:cs="宋体"/>
                <w:b w:val="0"/>
                <w:bCs w:val="0"/>
                <w:color w:val="auto"/>
                <w:kern w:val="0"/>
                <w:sz w:val="21"/>
                <w:szCs w:val="21"/>
                <w:highlight w:val="none"/>
                <w:lang w:eastAsia="zh-CN" w:bidi="ar"/>
              </w:rPr>
              <w:t>；</w:t>
            </w:r>
            <w:r>
              <w:rPr>
                <w:rFonts w:hint="eastAsia" w:ascii="宋体" w:hAnsi="宋体" w:eastAsia="宋体" w:cs="宋体"/>
                <w:b w:val="0"/>
                <w:bCs w:val="0"/>
                <w:i w:val="0"/>
                <w:iCs w:val="0"/>
                <w:color w:val="auto"/>
                <w:kern w:val="0"/>
                <w:sz w:val="21"/>
                <w:szCs w:val="21"/>
                <w:highlight w:val="none"/>
                <w:lang w:val="en-US" w:eastAsia="zh-CN" w:bidi="ar"/>
              </w:rPr>
              <w:t>颜色和纹理与边框接近，接口自然平和，</w:t>
            </w:r>
            <w:r>
              <w:rPr>
                <w:rFonts w:hint="eastAsia" w:ascii="宋体" w:hAnsi="宋体" w:eastAsia="宋体" w:cs="宋体"/>
                <w:b w:val="0"/>
                <w:bCs w:val="0"/>
                <w:i w:val="0"/>
                <w:iCs w:val="0"/>
                <w:color w:val="auto"/>
                <w:kern w:val="0"/>
                <w:sz w:val="21"/>
                <w:szCs w:val="21"/>
                <w:highlight w:val="none"/>
                <w:u w:val="none"/>
                <w:lang w:val="en-US" w:eastAsia="zh-CN" w:bidi="ar"/>
              </w:rPr>
              <w:t>经精修边，无外露胶痕</w:t>
            </w:r>
            <w:r>
              <w:rPr>
                <w:rFonts w:hint="eastAsia" w:ascii="宋体" w:hAnsi="宋体" w:eastAsia="宋体" w:cs="宋体"/>
                <w:b w:val="0"/>
                <w:bCs w:val="0"/>
                <w:i w:val="0"/>
                <w:iCs w:val="0"/>
                <w:color w:val="auto"/>
                <w:kern w:val="0"/>
                <w:sz w:val="21"/>
                <w:szCs w:val="21"/>
                <w:highlight w:val="none"/>
                <w:lang w:val="en-US" w:eastAsia="zh-CN" w:bidi="ar"/>
              </w:rPr>
              <w:t>。</w:t>
            </w:r>
          </w:p>
        </w:tc>
      </w:tr>
      <w:tr w14:paraId="1D3E9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53817C22">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194D2F4D">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10CAAABC">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color w:val="auto"/>
                <w:kern w:val="0"/>
                <w:sz w:val="21"/>
                <w:szCs w:val="21"/>
                <w:highlight w:val="none"/>
                <w:u w:val="none"/>
                <w:lang w:val="en-US" w:eastAsia="zh-CN" w:bidi="ar"/>
              </w:rPr>
              <w:t>29.3工艺：采用框架榫卯结构，木材充分烘干，保证含水率符合要求；木材纹理美观，无明显节子、虫眼，不得使用腐朽材，木制件外观达到国家合格标准。</w:t>
            </w:r>
          </w:p>
        </w:tc>
      </w:tr>
      <w:tr w14:paraId="402E9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4A91B5A6">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2957BB36">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36AC2D64">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lang w:val="en-US" w:eastAsia="zh-CN" w:bidi="ar"/>
              </w:rPr>
              <w:t>29.4功能</w:t>
            </w:r>
            <w:r>
              <w:rPr>
                <w:rFonts w:hint="eastAsia" w:ascii="宋体" w:hAnsi="宋体" w:eastAsia="宋体" w:cs="宋体"/>
                <w:b w:val="0"/>
                <w:bCs w:val="0"/>
                <w:i w:val="0"/>
                <w:iCs w:val="0"/>
                <w:color w:val="auto"/>
                <w:kern w:val="0"/>
                <w:sz w:val="21"/>
                <w:szCs w:val="21"/>
                <w:highlight w:val="none"/>
                <w:u w:val="none"/>
                <w:lang w:val="en-US" w:eastAsia="zh-CN" w:bidi="ar"/>
              </w:rPr>
              <w:t>配置：柜体配置衣物存放功能，内设层板及伸缩衣架，门板拉手为整体斜边拉手。</w:t>
            </w:r>
          </w:p>
        </w:tc>
      </w:tr>
      <w:tr w14:paraId="1770F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2766E29F">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0ADE0F35">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1795C3AC">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29.5胶粘剂：木质部件胶粘剂采用环保水基型拼板胶，游离甲醛、苯、甲苯+二甲苯、总挥发性有机物均符合GB 18583-2008、SZJG 52-2016标准要求。</w:t>
            </w:r>
          </w:p>
        </w:tc>
      </w:tr>
      <w:tr w14:paraId="4F8E2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227C60D0">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2794288E">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1A70CFC9">
            <w:pPr>
              <w:keepNext w:val="0"/>
              <w:keepLines w:val="0"/>
              <w:pageBreakBefore w:val="0"/>
              <w:widowControl/>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29.6油漆：采用环保水性油漆，经过三底两面油漆工序，木纹纹理清晰，色泽均匀、光滑耐用。油漆表面无尘粒、气泡、渣点、边缘及立面无流挂等现象。</w:t>
            </w:r>
            <w:r>
              <w:rPr>
                <w:rFonts w:hint="eastAsia" w:ascii="宋体" w:hAnsi="宋体" w:eastAsia="宋体" w:cs="宋体"/>
                <w:b w:val="0"/>
                <w:bCs w:val="0"/>
                <w:color w:val="auto"/>
                <w:kern w:val="0"/>
                <w:sz w:val="21"/>
                <w:szCs w:val="21"/>
                <w:highlight w:val="none"/>
                <w:u w:val="none"/>
                <w:lang w:eastAsia="zh-CN" w:bidi="ar"/>
              </w:rPr>
              <w:t>水性漆的重金属元素含量（包括铅、镉、六价铬、汞、砷、钡、硒、锑、钴）均未检出；VOC含量、甲醛含量、乙二醇醚及醚酯总和含量、苯系物总和含量、烷基酚聚氧乙烯醚总和含量均符合GB 18581-2020、GB/T 35602-2017标准要求。</w:t>
            </w:r>
          </w:p>
        </w:tc>
      </w:tr>
      <w:tr w14:paraId="2436F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7353CB66">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28F40F46">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29702CA1">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29.7五金配件：采用阻尼铰链、铝合金缓冲导轨和锁具，配可折叠钥匙，经防腐，防锈处理。铰链的过载要求（包括垂直静载荷（30kg）、水平静载荷（70N））、功能要求（包括操作力、耐久性(80000次)）、下沉量、耐腐蚀均符合QB/T 2189-2013标准要求。</w:t>
            </w:r>
          </w:p>
        </w:tc>
      </w:tr>
      <w:tr w14:paraId="3D415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0F49A7B7">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30</w:t>
            </w:r>
          </w:p>
        </w:tc>
        <w:tc>
          <w:tcPr>
            <w:tcW w:w="1678" w:type="dxa"/>
            <w:vMerge w:val="restart"/>
            <w:vAlign w:val="center"/>
          </w:tcPr>
          <w:p w14:paraId="264E76FA">
            <w:pPr>
              <w:keepNext w:val="0"/>
              <w:keepLines w:val="0"/>
              <w:pageBreakBefore w:val="0"/>
              <w:widowControl/>
              <w:suppressLineNumbers w:val="0"/>
              <w:wordWrap/>
              <w:overflowPunct/>
              <w:topLinePunct w:val="0"/>
              <w:bidi w:val="0"/>
              <w:snapToGrid/>
              <w:spacing w:line="312" w:lineRule="auto"/>
              <w:ind w:left="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班台2</w:t>
            </w:r>
          </w:p>
          <w:p w14:paraId="1278DAB5">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vertAlign w:val="baseline"/>
              </w:rPr>
            </w:pPr>
          </w:p>
        </w:tc>
        <w:tc>
          <w:tcPr>
            <w:tcW w:w="6575" w:type="dxa"/>
            <w:vAlign w:val="center"/>
          </w:tcPr>
          <w:p w14:paraId="61D4F5D1">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30.1规格：（1800W*1600D*750H ）mm±20mm；</w:t>
            </w:r>
          </w:p>
        </w:tc>
      </w:tr>
      <w:tr w14:paraId="1D9F7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298B8643">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3FE63121">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32AB3961">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30.2基材：整体采用红橡木原木制作；台面整体厚度不低于50mm，框架为红橡木原木方加工成型，底部支撑框架木方直径不低于50mm；面板为红橡木直</w:t>
            </w:r>
            <w:r>
              <w:rPr>
                <w:rFonts w:hint="eastAsia" w:ascii="宋体" w:hAnsi="宋体" w:eastAsia="宋体" w:cs="宋体"/>
                <w:b w:val="0"/>
                <w:bCs w:val="0"/>
                <w:i w:val="0"/>
                <w:iCs w:val="0"/>
                <w:color w:val="auto"/>
                <w:kern w:val="0"/>
                <w:sz w:val="21"/>
                <w:szCs w:val="21"/>
                <w:highlight w:val="none"/>
                <w:lang w:val="en-US" w:eastAsia="zh-CN" w:bidi="ar"/>
              </w:rPr>
              <w:t>拼板，厚度不低于18mm，</w:t>
            </w:r>
            <w:r>
              <w:rPr>
                <w:rFonts w:hint="eastAsia" w:ascii="宋体" w:hAnsi="宋体" w:eastAsia="宋体" w:cs="宋体"/>
                <w:b w:val="0"/>
                <w:bCs w:val="0"/>
                <w:color w:val="auto"/>
                <w:kern w:val="0"/>
                <w:sz w:val="21"/>
                <w:szCs w:val="21"/>
                <w:highlight w:val="none"/>
                <w:lang w:bidi="ar"/>
              </w:rPr>
              <w:t>用于直拼的红橡木宽度不低于</w:t>
            </w:r>
            <w:r>
              <w:rPr>
                <w:rFonts w:hint="eastAsia" w:ascii="宋体" w:hAnsi="宋体" w:eastAsia="宋体" w:cs="宋体"/>
                <w:b w:val="0"/>
                <w:bCs w:val="0"/>
                <w:color w:val="auto"/>
                <w:kern w:val="0"/>
                <w:sz w:val="21"/>
                <w:szCs w:val="21"/>
                <w:highlight w:val="none"/>
                <w:lang w:eastAsia="zh-CN" w:bidi="ar"/>
              </w:rPr>
              <w:t>1</w:t>
            </w:r>
            <w:r>
              <w:rPr>
                <w:rFonts w:hint="eastAsia" w:ascii="宋体" w:hAnsi="宋体" w:eastAsia="宋体" w:cs="宋体"/>
                <w:b w:val="0"/>
                <w:bCs w:val="0"/>
                <w:color w:val="auto"/>
                <w:kern w:val="0"/>
                <w:sz w:val="21"/>
                <w:szCs w:val="21"/>
                <w:highlight w:val="none"/>
                <w:lang w:val="en-US" w:eastAsia="zh-CN" w:bidi="ar"/>
              </w:rPr>
              <w:t>00</w:t>
            </w:r>
            <w:r>
              <w:rPr>
                <w:rFonts w:hint="eastAsia" w:ascii="宋体" w:hAnsi="宋体" w:eastAsia="宋体" w:cs="宋体"/>
                <w:b w:val="0"/>
                <w:bCs w:val="0"/>
                <w:color w:val="auto"/>
                <w:kern w:val="0"/>
                <w:sz w:val="21"/>
                <w:szCs w:val="21"/>
                <w:highlight w:val="none"/>
                <w:lang w:bidi="ar"/>
              </w:rPr>
              <w:t>mm</w:t>
            </w:r>
            <w:r>
              <w:rPr>
                <w:rFonts w:hint="eastAsia" w:ascii="宋体" w:hAnsi="宋体" w:eastAsia="宋体" w:cs="宋体"/>
                <w:b w:val="0"/>
                <w:bCs w:val="0"/>
                <w:i w:val="0"/>
                <w:iCs w:val="0"/>
                <w:color w:val="auto"/>
                <w:kern w:val="0"/>
                <w:sz w:val="21"/>
                <w:szCs w:val="21"/>
                <w:highlight w:val="none"/>
                <w:lang w:val="en-US" w:eastAsia="zh-CN" w:bidi="ar"/>
              </w:rPr>
              <w:t>；</w:t>
            </w:r>
            <w:r>
              <w:rPr>
                <w:rFonts w:hint="eastAsia" w:ascii="宋体" w:hAnsi="宋体" w:eastAsia="宋体" w:cs="宋体"/>
                <w:b w:val="0"/>
                <w:bCs w:val="0"/>
                <w:i w:val="0"/>
                <w:iCs w:val="0"/>
                <w:color w:val="auto"/>
                <w:kern w:val="0"/>
                <w:sz w:val="21"/>
                <w:szCs w:val="21"/>
                <w:highlight w:val="none"/>
                <w:u w:val="none"/>
                <w:lang w:val="en-US" w:eastAsia="zh-CN" w:bidi="ar"/>
              </w:rPr>
              <w:t>面板</w:t>
            </w:r>
            <w:r>
              <w:rPr>
                <w:rFonts w:hint="eastAsia" w:ascii="宋体" w:hAnsi="宋体" w:eastAsia="宋体" w:cs="宋体"/>
                <w:b w:val="0"/>
                <w:bCs w:val="0"/>
                <w:i w:val="0"/>
                <w:iCs w:val="0"/>
                <w:color w:val="auto"/>
                <w:kern w:val="0"/>
                <w:sz w:val="21"/>
                <w:szCs w:val="21"/>
                <w:highlight w:val="none"/>
                <w:lang w:val="en-US" w:eastAsia="zh-CN" w:bidi="ar"/>
              </w:rPr>
              <w:t>拼板颜色和纹理与框架接近，接口自然平和，</w:t>
            </w:r>
            <w:r>
              <w:rPr>
                <w:rFonts w:hint="eastAsia" w:ascii="宋体" w:hAnsi="宋体" w:eastAsia="宋体" w:cs="宋体"/>
                <w:b w:val="0"/>
                <w:bCs w:val="0"/>
                <w:i w:val="0"/>
                <w:iCs w:val="0"/>
                <w:color w:val="auto"/>
                <w:kern w:val="0"/>
                <w:sz w:val="21"/>
                <w:szCs w:val="21"/>
                <w:highlight w:val="none"/>
                <w:u w:val="none"/>
                <w:lang w:val="en-US" w:eastAsia="zh-CN" w:bidi="ar"/>
              </w:rPr>
              <w:t>面板底部需有木方加固支撑；</w:t>
            </w:r>
          </w:p>
        </w:tc>
      </w:tr>
      <w:tr w14:paraId="25C4F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2632CD90">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7BC781EC">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090B0F73">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30.3工艺：采用榫卯结构连接工艺。木材充分烘干，保证含水率符合要求；木材纹理美观，无明显节子、虫眼，不得使用腐朽材，木制件外观达到国家合格标准。</w:t>
            </w:r>
          </w:p>
        </w:tc>
      </w:tr>
      <w:tr w14:paraId="63E6D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45A26A02">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0CD1A050">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089DE355">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30.4功能配置：带副柜（配置掩门柜或抽屉柜或空格柜，</w:t>
            </w:r>
            <w:del w:id="81" w:author="董馨如" w:date="2024-10-16T15:02:22Z">
              <w:r>
                <w:rPr>
                  <w:rFonts w:hint="eastAsia" w:ascii="宋体" w:hAnsi="宋体" w:eastAsia="宋体" w:cs="宋体"/>
                  <w:b w:val="0"/>
                  <w:bCs w:val="0"/>
                  <w:i w:val="0"/>
                  <w:iCs w:val="0"/>
                  <w:color w:val="auto"/>
                  <w:kern w:val="0"/>
                  <w:sz w:val="21"/>
                  <w:szCs w:val="21"/>
                  <w:highlight w:val="none"/>
                  <w:u w:val="none"/>
                  <w:lang w:val="en-US" w:eastAsia="zh-CN" w:bidi="ar"/>
                </w:rPr>
                <w:delText>根据采购方需求深化</w:delText>
              </w:r>
            </w:del>
            <w:ins w:id="82" w:author="董馨如" w:date="2024-10-16T15:02:22Z">
              <w:r>
                <w:rPr>
                  <w:rFonts w:hint="eastAsia" w:ascii="宋体" w:hAnsi="宋体" w:eastAsia="宋体" w:cs="宋体"/>
                  <w:b w:val="0"/>
                  <w:bCs w:val="0"/>
                  <w:i w:val="0"/>
                  <w:iCs w:val="0"/>
                  <w:color w:val="auto"/>
                  <w:kern w:val="0"/>
                  <w:sz w:val="21"/>
                  <w:szCs w:val="21"/>
                  <w:highlight w:val="none"/>
                  <w:u w:val="none"/>
                  <w:lang w:val="en-US" w:eastAsia="zh-CN" w:bidi="ar"/>
                </w:rPr>
                <w:t>中标后可以根据采购方需求深化</w:t>
              </w:r>
            </w:ins>
            <w:r>
              <w:rPr>
                <w:rFonts w:hint="eastAsia" w:ascii="宋体" w:hAnsi="宋体" w:eastAsia="宋体" w:cs="宋体"/>
                <w:b w:val="0"/>
                <w:bCs w:val="0"/>
                <w:i w:val="0"/>
                <w:iCs w:val="0"/>
                <w:color w:val="auto"/>
                <w:kern w:val="0"/>
                <w:sz w:val="21"/>
                <w:szCs w:val="21"/>
                <w:highlight w:val="none"/>
                <w:u w:val="none"/>
                <w:lang w:val="en-US" w:eastAsia="zh-CN" w:bidi="ar"/>
              </w:rPr>
              <w:t>）。配置隐藏走线盒，包含五孔插座、USB插座、弱电插口（根据现场线路及采购方需求配置）。带可折叠休息床。</w:t>
            </w:r>
          </w:p>
        </w:tc>
      </w:tr>
      <w:tr w14:paraId="6D8BC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61DE1F55">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2DB53EAB">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1048AC82">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30.5胶粘剂：木质部件胶粘剂采用环保水基型胶粘剂。胶粘剂的游离甲醛、苯、甲苯+二甲苯、总挥发性有机物均符合GB 18583-2008、SZJG 52-2016标准要求。</w:t>
            </w:r>
          </w:p>
        </w:tc>
      </w:tr>
      <w:tr w14:paraId="74C88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20535B05">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7B119866">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79B857E3">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30.6油漆：采用环保水性油漆，经过三底两面油漆工序，木纹纹理清晰，色泽均匀、光滑耐用。油漆表面无尘粒、气泡、渣点、边缘及立面无流挂等现象。</w:t>
            </w:r>
            <w:r>
              <w:rPr>
                <w:rFonts w:hint="eastAsia" w:ascii="宋体" w:hAnsi="宋体" w:eastAsia="宋体" w:cs="宋体"/>
                <w:b w:val="0"/>
                <w:bCs w:val="0"/>
                <w:color w:val="auto"/>
                <w:kern w:val="0"/>
                <w:sz w:val="21"/>
                <w:szCs w:val="21"/>
                <w:highlight w:val="none"/>
                <w:u w:val="none"/>
                <w:lang w:eastAsia="zh-CN" w:bidi="ar"/>
              </w:rPr>
              <w:t>水性漆的重金属元素含量（包括铅、镉、六价铬、汞、砷、钡、硒、锑、钴）均未检出；VOC含量、甲醛含量、乙二醇醚及醚酯总和含量、苯系物总和含量、烷基酚聚氧乙烯醚总和含量均符合GB 18581-2020、GB/T 35602-2017标准要求。</w:t>
            </w:r>
          </w:p>
        </w:tc>
      </w:tr>
      <w:tr w14:paraId="504CE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6BD85D2E">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2862F8BF">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70623F69">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30.7五金配件：三节缓冲导轨、阻尼缓冲铰链，无锈蚀；铰链的过载要求（包括垂直静载荷（30kg）、水平静载荷（70N））、功能要求（包括操作力、耐久性(80000次)）、下沉量、耐腐蚀均符合QB/T 2189-2013标准要求。导轨的过载要求（包括垂直向下静载荷（300N）、水平侧向静载荷（150N）、猛关或猛开）、功能要求（包括操作力、耐久性(80000次)、拉出安全性、下沉量、耐腐蚀均符合QB/T 2454-2013标准要求。</w:t>
            </w:r>
          </w:p>
        </w:tc>
      </w:tr>
      <w:tr w14:paraId="4B6C1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181BE0BB">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31</w:t>
            </w:r>
          </w:p>
        </w:tc>
        <w:tc>
          <w:tcPr>
            <w:tcW w:w="1678" w:type="dxa"/>
            <w:vMerge w:val="restart"/>
            <w:vAlign w:val="center"/>
          </w:tcPr>
          <w:p w14:paraId="52879D08">
            <w:pPr>
              <w:keepNext w:val="0"/>
              <w:keepLines w:val="0"/>
              <w:pageBreakBefore w:val="0"/>
              <w:widowControl/>
              <w:suppressLineNumbers w:val="0"/>
              <w:wordWrap/>
              <w:overflowPunct/>
              <w:topLinePunct w:val="0"/>
              <w:bidi w:val="0"/>
              <w:snapToGrid/>
              <w:spacing w:line="312" w:lineRule="auto"/>
              <w:ind w:left="0"/>
              <w:jc w:val="center"/>
              <w:textAlignment w:val="center"/>
              <w:rPr>
                <w:rFonts w:hint="eastAsia" w:ascii="宋体" w:hAnsi="宋体" w:eastAsia="宋体" w:cs="宋体"/>
                <w:b w:val="0"/>
                <w:bCs w:val="0"/>
                <w:i w:val="0"/>
                <w:iCs w:val="0"/>
                <w:strike w:val="0"/>
                <w:dstrike w:val="0"/>
                <w:color w:val="auto"/>
                <w:kern w:val="0"/>
                <w:sz w:val="21"/>
                <w:szCs w:val="21"/>
                <w:highlight w:val="none"/>
                <w:u w:val="none"/>
                <w:lang w:val="en-US" w:eastAsia="zh-CN" w:bidi="ar"/>
              </w:rPr>
            </w:pPr>
            <w:r>
              <w:rPr>
                <w:rFonts w:hint="eastAsia" w:ascii="宋体" w:hAnsi="宋体" w:eastAsia="宋体" w:cs="宋体"/>
                <w:b w:val="0"/>
                <w:bCs w:val="0"/>
                <w:i w:val="0"/>
                <w:iCs w:val="0"/>
                <w:strike w:val="0"/>
                <w:dstrike w:val="0"/>
                <w:color w:val="auto"/>
                <w:kern w:val="0"/>
                <w:sz w:val="21"/>
                <w:szCs w:val="21"/>
                <w:highlight w:val="none"/>
                <w:u w:val="none"/>
                <w:lang w:val="en-US" w:eastAsia="zh-CN" w:bidi="ar"/>
              </w:rPr>
              <w:t>班椅2</w:t>
            </w:r>
          </w:p>
          <w:p w14:paraId="1E9A58F8">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vertAlign w:val="baseline"/>
              </w:rPr>
            </w:pPr>
          </w:p>
        </w:tc>
        <w:tc>
          <w:tcPr>
            <w:tcW w:w="6575" w:type="dxa"/>
            <w:vAlign w:val="center"/>
          </w:tcPr>
          <w:p w14:paraId="7D740125">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strike w:val="0"/>
                <w:color w:val="auto"/>
                <w:kern w:val="0"/>
                <w:sz w:val="21"/>
                <w:szCs w:val="21"/>
                <w:highlight w:val="none"/>
                <w:u w:val="none"/>
                <w:lang w:val="en-US" w:eastAsia="zh-CN" w:bidi="ar"/>
              </w:rPr>
              <w:t>31.1规格：单人位；</w:t>
            </w:r>
          </w:p>
        </w:tc>
      </w:tr>
      <w:tr w14:paraId="6BDF7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5EEDD44F">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7F12C30F">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075F41BF">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31.2基材：</w:t>
            </w:r>
            <w:r>
              <w:rPr>
                <w:rFonts w:hint="eastAsia" w:ascii="宋体" w:hAnsi="宋体" w:eastAsia="宋体" w:cs="宋体"/>
                <w:b w:val="0"/>
                <w:bCs w:val="0"/>
                <w:i w:val="0"/>
                <w:iCs w:val="0"/>
                <w:strike w:val="0"/>
                <w:color w:val="auto"/>
                <w:kern w:val="0"/>
                <w:sz w:val="21"/>
                <w:szCs w:val="21"/>
                <w:highlight w:val="none"/>
                <w:u w:val="none"/>
                <w:lang w:val="en-US" w:eastAsia="zh-CN" w:bidi="ar"/>
              </w:rPr>
              <w:t>整体采用红橡木原木制作；脚架、框架、扶手、椅背架采用红橡木原木方加工成型；座板采用红橡木直拼板加工成型，厚度不低于18mm，用于直拼的红橡木宽度不低于60mm，</w:t>
            </w:r>
          </w:p>
        </w:tc>
      </w:tr>
      <w:tr w14:paraId="594B8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633404BC">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7C84C140">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5E140A2C">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31.3工艺：</w:t>
            </w:r>
            <w:r>
              <w:rPr>
                <w:rFonts w:hint="eastAsia" w:ascii="宋体" w:hAnsi="宋体" w:eastAsia="宋体" w:cs="宋体"/>
                <w:b w:val="0"/>
                <w:bCs w:val="0"/>
                <w:i w:val="0"/>
                <w:iCs w:val="0"/>
                <w:strike w:val="0"/>
                <w:color w:val="auto"/>
                <w:kern w:val="0"/>
                <w:sz w:val="21"/>
                <w:szCs w:val="21"/>
                <w:highlight w:val="none"/>
                <w:u w:val="none"/>
                <w:lang w:val="en-US" w:eastAsia="zh-CN" w:bidi="ar"/>
              </w:rPr>
              <w:t>采用榫卯结构连接工艺。木材充分烘干，保证含水率符合要求；木材纹理美观，无明显节子、虫眼，不得使用腐朽材，木制件外观达到国家合格标准。</w:t>
            </w:r>
          </w:p>
        </w:tc>
      </w:tr>
      <w:tr w14:paraId="1B230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507C37F8">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212534F9">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7AEE59F4">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31.4座垫：</w:t>
            </w:r>
            <w:r>
              <w:rPr>
                <w:rFonts w:hint="eastAsia" w:ascii="宋体" w:hAnsi="宋体" w:eastAsia="宋体" w:cs="宋体"/>
                <w:b w:val="0"/>
                <w:bCs w:val="0"/>
                <w:i w:val="0"/>
                <w:iCs w:val="0"/>
                <w:strike w:val="0"/>
                <w:color w:val="auto"/>
                <w:kern w:val="0"/>
                <w:sz w:val="21"/>
                <w:szCs w:val="21"/>
                <w:highlight w:val="none"/>
                <w:u w:val="none"/>
                <w:lang w:val="en-US" w:eastAsia="zh-CN" w:bidi="ar"/>
              </w:rPr>
              <w:t>面料选用头层牛皮，经液态浸色及防潮、防污等工艺处理，纹路细致、色泽均匀。车缝线路均匀、线条顺畅、针距均匀，扪面整体感观流畅，转角平滑。皮革</w:t>
            </w:r>
            <w:r>
              <w:rPr>
                <w:rFonts w:hint="eastAsia" w:ascii="宋体" w:hAnsi="宋体" w:eastAsia="宋体" w:cs="宋体"/>
                <w:b w:val="0"/>
                <w:bCs w:val="0"/>
                <w:i w:val="0"/>
                <w:iCs w:val="0"/>
                <w:color w:val="auto"/>
                <w:kern w:val="0"/>
                <w:sz w:val="21"/>
                <w:szCs w:val="21"/>
                <w:highlight w:val="none"/>
                <w:u w:val="none"/>
                <w:lang w:val="en-US" w:eastAsia="zh-CN" w:bidi="ar"/>
              </w:rPr>
              <w:t>摩擦色牢度、耐光性、涂层粘着牢度、耐折牢度（50000次）、耐磨性、撕裂力、气味、禁用偶氮染料、游离甲醛、挥发性有机物均符合GB/T 16799-201、HJ 507-2009、SZJG 52-2016标准要求；采用原生环保海绵，柔软性能好、软硬适中，回弹性能好，密度座位大于35kg/m3；海绵的表观密度偏差、40%压陷硬度偏差、回弹率、75%压缩永久变形、65%/25%压陷比、气味等级、拉伸强度、断裂伸长率、撕裂强度、干热老化后拉伸强度、干热老化后拉伸强度变化率、湿热老化后拉伸强度、湿热老化后拉伸强度变化率、甲醛散发均符合GB/T 10802-2023标准要求。</w:t>
            </w:r>
          </w:p>
        </w:tc>
      </w:tr>
      <w:tr w14:paraId="50FFA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112D91F2">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2E60F1D9">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06EC58B6">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31.5胶粘剂：</w:t>
            </w:r>
            <w:r>
              <w:rPr>
                <w:rFonts w:hint="eastAsia" w:ascii="宋体" w:hAnsi="宋体" w:eastAsia="宋体" w:cs="宋体"/>
                <w:b w:val="0"/>
                <w:bCs w:val="0"/>
                <w:i w:val="0"/>
                <w:iCs w:val="0"/>
                <w:strike w:val="0"/>
                <w:color w:val="auto"/>
                <w:kern w:val="0"/>
                <w:sz w:val="21"/>
                <w:szCs w:val="21"/>
                <w:highlight w:val="none"/>
                <w:u w:val="none"/>
                <w:lang w:val="en-US" w:eastAsia="zh-CN" w:bidi="ar"/>
              </w:rPr>
              <w:t>木质部件胶粘剂采用环保水基型</w:t>
            </w:r>
            <w:r>
              <w:rPr>
                <w:rFonts w:hint="eastAsia" w:ascii="宋体" w:hAnsi="宋体" w:eastAsia="宋体" w:cs="宋体"/>
                <w:b w:val="0"/>
                <w:bCs w:val="0"/>
                <w:i w:val="0"/>
                <w:iCs w:val="0"/>
                <w:color w:val="auto"/>
                <w:kern w:val="0"/>
                <w:sz w:val="21"/>
                <w:szCs w:val="21"/>
                <w:highlight w:val="none"/>
                <w:u w:val="none"/>
                <w:lang w:val="en-US" w:eastAsia="zh-CN" w:bidi="ar"/>
              </w:rPr>
              <w:t>胶粘剂</w:t>
            </w:r>
            <w:r>
              <w:rPr>
                <w:rFonts w:hint="eastAsia" w:ascii="宋体" w:hAnsi="宋体" w:eastAsia="宋体" w:cs="宋体"/>
                <w:b w:val="0"/>
                <w:bCs w:val="0"/>
                <w:i w:val="0"/>
                <w:iCs w:val="0"/>
                <w:strike w:val="0"/>
                <w:color w:val="auto"/>
                <w:kern w:val="0"/>
                <w:sz w:val="21"/>
                <w:szCs w:val="21"/>
                <w:highlight w:val="none"/>
                <w:u w:val="none"/>
                <w:lang w:val="en-US" w:eastAsia="zh-CN" w:bidi="ar"/>
              </w:rPr>
              <w:t>。胶粘剂的游离甲醛、苯、甲苯+二甲苯、总挥发性有机物均符合GB 18583-2008、SZJG 52-2016标准要求。</w:t>
            </w:r>
          </w:p>
        </w:tc>
      </w:tr>
      <w:tr w14:paraId="114E7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67080CF3">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6013EA8E">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214A4BA3">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31.6油漆：</w:t>
            </w:r>
            <w:r>
              <w:rPr>
                <w:rFonts w:hint="eastAsia" w:ascii="宋体" w:hAnsi="宋体" w:eastAsia="宋体" w:cs="宋体"/>
                <w:b w:val="0"/>
                <w:bCs w:val="0"/>
                <w:i w:val="0"/>
                <w:iCs w:val="0"/>
                <w:strike w:val="0"/>
                <w:color w:val="auto"/>
                <w:kern w:val="0"/>
                <w:sz w:val="21"/>
                <w:szCs w:val="21"/>
                <w:highlight w:val="none"/>
                <w:u w:val="none"/>
                <w:lang w:val="en-US" w:eastAsia="zh-CN" w:bidi="ar"/>
              </w:rPr>
              <w:t>采用环保水性油漆，经过三底两面油漆工序，木纹纹理清晰，色泽均匀、光滑耐用。油漆表面无尘粒、气泡、渣点、边缘及立面无流挂等现象。</w:t>
            </w:r>
            <w:r>
              <w:rPr>
                <w:rFonts w:hint="eastAsia" w:ascii="宋体" w:hAnsi="宋体" w:eastAsia="宋体" w:cs="宋体"/>
                <w:b w:val="0"/>
                <w:bCs w:val="0"/>
                <w:color w:val="auto"/>
                <w:kern w:val="0"/>
                <w:sz w:val="21"/>
                <w:szCs w:val="21"/>
                <w:highlight w:val="none"/>
                <w:u w:val="none"/>
                <w:lang w:eastAsia="zh-CN" w:bidi="ar"/>
              </w:rPr>
              <w:t>水性漆的重金属元素含量（包括铅、镉、六价铬、汞、砷、钡、硒、锑、钴）均未检出；VOC含量、甲醛含量、乙二醇醚及醚酯总和含量、苯系物总和含量、烷基酚聚氧乙烯醚总和含量均符合GB 18581-2020、GB/T 35602-2017标准要求。</w:t>
            </w:r>
          </w:p>
        </w:tc>
      </w:tr>
      <w:tr w14:paraId="6DF38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120ABE19">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32</w:t>
            </w:r>
          </w:p>
        </w:tc>
        <w:tc>
          <w:tcPr>
            <w:tcW w:w="1678" w:type="dxa"/>
            <w:vMerge w:val="restart"/>
            <w:vAlign w:val="center"/>
          </w:tcPr>
          <w:p w14:paraId="03B8E2B5">
            <w:pPr>
              <w:keepNext w:val="0"/>
              <w:keepLines w:val="0"/>
              <w:pageBreakBefore w:val="0"/>
              <w:widowControl/>
              <w:suppressLineNumbers w:val="0"/>
              <w:wordWrap/>
              <w:overflowPunct/>
              <w:topLinePunct w:val="0"/>
              <w:bidi w:val="0"/>
              <w:snapToGrid/>
              <w:spacing w:line="312" w:lineRule="auto"/>
              <w:ind w:left="0"/>
              <w:jc w:val="center"/>
              <w:textAlignment w:val="center"/>
              <w:rPr>
                <w:rFonts w:hint="default" w:ascii="宋体" w:hAnsi="宋体" w:eastAsia="宋体" w:cs="宋体"/>
                <w:b w:val="0"/>
                <w:bCs w:val="0"/>
                <w:i w:val="0"/>
                <w:iCs w:val="0"/>
                <w:strike w:val="0"/>
                <w:dstrike w:val="0"/>
                <w:color w:val="auto"/>
                <w:kern w:val="0"/>
                <w:sz w:val="21"/>
                <w:szCs w:val="21"/>
                <w:highlight w:val="none"/>
                <w:u w:val="none"/>
                <w:lang w:val="en-US" w:eastAsia="zh-CN" w:bidi="ar"/>
              </w:rPr>
            </w:pPr>
            <w:r>
              <w:rPr>
                <w:rFonts w:hint="eastAsia" w:ascii="宋体" w:hAnsi="宋体" w:eastAsia="宋体" w:cs="宋体"/>
                <w:b w:val="0"/>
                <w:bCs w:val="0"/>
                <w:i w:val="0"/>
                <w:iCs w:val="0"/>
                <w:strike w:val="0"/>
                <w:dstrike w:val="0"/>
                <w:color w:val="auto"/>
                <w:kern w:val="0"/>
                <w:sz w:val="21"/>
                <w:szCs w:val="21"/>
                <w:highlight w:val="none"/>
                <w:u w:val="none"/>
                <w:lang w:val="en-US" w:eastAsia="zh-CN" w:bidi="ar"/>
              </w:rPr>
              <w:t>班前椅</w:t>
            </w:r>
          </w:p>
          <w:p w14:paraId="223C3A97">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vertAlign w:val="baseline"/>
              </w:rPr>
            </w:pPr>
          </w:p>
        </w:tc>
        <w:tc>
          <w:tcPr>
            <w:tcW w:w="6575" w:type="dxa"/>
            <w:vAlign w:val="center"/>
          </w:tcPr>
          <w:p w14:paraId="4E479D78">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lang w:val="en-US"/>
              </w:rPr>
            </w:pPr>
            <w:r>
              <w:rPr>
                <w:rFonts w:hint="eastAsia" w:ascii="宋体" w:hAnsi="宋体" w:eastAsia="宋体" w:cs="宋体"/>
                <w:b w:val="0"/>
                <w:bCs w:val="0"/>
                <w:i w:val="0"/>
                <w:iCs w:val="0"/>
                <w:color w:val="auto"/>
                <w:kern w:val="0"/>
                <w:sz w:val="21"/>
                <w:szCs w:val="21"/>
                <w:highlight w:val="none"/>
                <w:u w:val="none"/>
                <w:lang w:val="en-US" w:eastAsia="zh-CN" w:bidi="ar"/>
              </w:rPr>
              <w:t>32.1规格：常规；</w:t>
            </w:r>
          </w:p>
        </w:tc>
      </w:tr>
      <w:tr w14:paraId="6ED03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1AF70185">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314ABB2F">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6A92EBDF">
            <w:pPr>
              <w:keepNext w:val="0"/>
              <w:keepLines w:val="0"/>
              <w:pageBreakBefore w:val="0"/>
              <w:widowControl/>
              <w:numPr>
                <w:ilvl w:val="-1"/>
                <w:numId w:val="0"/>
              </w:numPr>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32.2基材：脚架、框架、椅背架采用红橡木原木方加工成型。座面、椅背均为头层牛皮，摩擦色牢度、耐光性、涂层粘着牢度、耐折牢度（50000次）、耐磨性、撕裂力、气味、禁用偶氮染料、游离甲醛、挥发性有机物均符合GB/T 16799-201、HJ 507-2009、SZJG 52-2016标准要求；经液态浸色及防潮、防污等工艺处理，纹路细致、色泽均匀。车缝线路均匀、线条顺畅、针距均匀，扪面整体感观流畅，转角平滑。采用原生环保海绵，柔软性能好、软硬适中，回弹性能好，密度座位大于35kg/m3；海绵的表观密度偏差、40%压陷硬度偏差、回弹率、75%压缩永久变形、65%/25%压陷比、气味等级、拉伸强度、断裂伸长率、撕裂强度、干热老化后拉伸强度、干热老化后拉伸强度变化率、湿热老化后拉伸强度、湿热老化后拉伸强度变化率、甲醛散发均符合GB/T 10802-2023标准要求。衬板采用环保E0级弯曲木胶合板，厚度≥14mm，阻燃、透气、吸音抗收缩特性一，长久使用不变形、不塌陷。胶合板的胶合强度、含水率、浸渍剥离、静曲强度、弹性模量、甲醛释放量、挥发性有机化合物（72h）的苯、甲苯、二甲苯，TVOC符合 GB 18580-2017、GB/T 35601-2017、GB/T 9846-2015、GB/T 39600-2021标准要求。</w:t>
            </w:r>
          </w:p>
        </w:tc>
      </w:tr>
      <w:tr w14:paraId="5F621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2E514049">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11E687F2">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24A021C3">
            <w:pPr>
              <w:keepNext w:val="0"/>
              <w:keepLines w:val="0"/>
              <w:pageBreakBefore w:val="0"/>
              <w:widowControl/>
              <w:numPr>
                <w:ilvl w:val="-1"/>
                <w:numId w:val="0"/>
              </w:numPr>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32.3工艺：采用榫卯结构连接工艺。</w:t>
            </w:r>
            <w:r>
              <w:rPr>
                <w:rFonts w:hint="eastAsia" w:ascii="宋体" w:hAnsi="宋体" w:eastAsia="宋体" w:cs="宋体"/>
                <w:b w:val="0"/>
                <w:bCs w:val="0"/>
                <w:i w:val="0"/>
                <w:iCs w:val="0"/>
                <w:strike w:val="0"/>
                <w:color w:val="auto"/>
                <w:kern w:val="0"/>
                <w:sz w:val="21"/>
                <w:szCs w:val="21"/>
                <w:highlight w:val="none"/>
                <w:u w:val="none"/>
                <w:lang w:val="en-US" w:eastAsia="zh-CN" w:bidi="ar"/>
              </w:rPr>
              <w:t>木材充分烘</w:t>
            </w:r>
            <w:r>
              <w:rPr>
                <w:rFonts w:hint="eastAsia" w:ascii="宋体" w:hAnsi="宋体" w:eastAsia="宋体" w:cs="宋体"/>
                <w:b w:val="0"/>
                <w:bCs w:val="0"/>
                <w:i w:val="0"/>
                <w:iCs w:val="0"/>
                <w:color w:val="auto"/>
                <w:kern w:val="0"/>
                <w:sz w:val="21"/>
                <w:szCs w:val="21"/>
                <w:highlight w:val="none"/>
                <w:u w:val="none"/>
                <w:lang w:val="en-US" w:eastAsia="zh-CN" w:bidi="ar"/>
              </w:rPr>
              <w:t>木方直径40mm-80mm之间（后期根据款式及结构深化）</w:t>
            </w:r>
            <w:r>
              <w:rPr>
                <w:rFonts w:hint="eastAsia" w:ascii="宋体" w:hAnsi="宋体" w:eastAsia="宋体" w:cs="宋体"/>
                <w:b w:val="0"/>
                <w:bCs w:val="0"/>
                <w:i w:val="0"/>
                <w:iCs w:val="0"/>
                <w:strike w:val="0"/>
                <w:color w:val="auto"/>
                <w:kern w:val="0"/>
                <w:sz w:val="21"/>
                <w:szCs w:val="21"/>
                <w:highlight w:val="none"/>
                <w:u w:val="none"/>
                <w:lang w:val="en-US" w:eastAsia="zh-CN" w:bidi="ar"/>
              </w:rPr>
              <w:t>干，保证含水率符合要求；木材纹理美观，无明显节子、虫眼，不得使用腐朽材，木制件外观达到国家合格标准。</w:t>
            </w:r>
            <w:r>
              <w:rPr>
                <w:rFonts w:hint="eastAsia" w:ascii="宋体" w:hAnsi="宋体" w:eastAsia="宋体" w:cs="宋体"/>
                <w:b w:val="0"/>
                <w:bCs w:val="0"/>
                <w:i w:val="0"/>
                <w:iCs w:val="0"/>
                <w:color w:val="auto"/>
                <w:kern w:val="0"/>
                <w:sz w:val="21"/>
                <w:szCs w:val="21"/>
                <w:highlight w:val="none"/>
                <w:u w:val="none"/>
                <w:lang w:val="en-US" w:eastAsia="zh-CN" w:bidi="ar"/>
              </w:rPr>
              <w:t>软包车缝线路均匀、针距均匀，转角平滑、后背及底座包饱满，左右对齐。</w:t>
            </w:r>
          </w:p>
        </w:tc>
      </w:tr>
      <w:tr w14:paraId="7191D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71A8ADAB">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70D62070">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24502F6B">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32.4油漆：采用环保水性漆（包括底漆和面漆），三底两面工艺，经防虫、防腐等化学处理。</w:t>
            </w:r>
          </w:p>
        </w:tc>
      </w:tr>
      <w:tr w14:paraId="726D6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1415E5E7">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33</w:t>
            </w:r>
          </w:p>
        </w:tc>
        <w:tc>
          <w:tcPr>
            <w:tcW w:w="1678" w:type="dxa"/>
            <w:vMerge w:val="restart"/>
            <w:vAlign w:val="center"/>
          </w:tcPr>
          <w:p w14:paraId="0E9F59CC">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rPr>
            </w:pPr>
          </w:p>
          <w:p w14:paraId="08A48EDE">
            <w:pPr>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rPr>
            </w:pPr>
          </w:p>
          <w:p w14:paraId="5722D853">
            <w:pPr>
              <w:keepNext w:val="0"/>
              <w:keepLines w:val="0"/>
              <w:pageBreakBefore w:val="0"/>
              <w:widowControl w:val="0"/>
              <w:wordWrap/>
              <w:overflowPunct/>
              <w:topLinePunct w:val="0"/>
              <w:bidi w:val="0"/>
              <w:snapToGrid/>
              <w:spacing w:line="312" w:lineRule="auto"/>
              <w:ind w:left="0"/>
              <w:jc w:val="center"/>
              <w:rPr>
                <w:rFonts w:hint="default"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双人沙发2</w:t>
            </w:r>
          </w:p>
          <w:p w14:paraId="7C10252C">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rPr>
            </w:pPr>
          </w:p>
        </w:tc>
        <w:tc>
          <w:tcPr>
            <w:tcW w:w="6575" w:type="dxa"/>
            <w:vAlign w:val="center"/>
          </w:tcPr>
          <w:p w14:paraId="72CA01FF">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strike w:val="0"/>
                <w:dstrike w:val="0"/>
                <w:color w:val="auto"/>
                <w:kern w:val="0"/>
                <w:sz w:val="21"/>
                <w:szCs w:val="21"/>
                <w:highlight w:val="none"/>
                <w:u w:val="none"/>
                <w:lang w:val="en-US" w:eastAsia="zh-CN" w:bidi="ar"/>
              </w:rPr>
              <w:t>33.1规格：双人位</w:t>
            </w:r>
          </w:p>
        </w:tc>
      </w:tr>
      <w:tr w14:paraId="33824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594E45DF">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688B95A4">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3FACBD13">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33.2基材：</w:t>
            </w:r>
            <w:r>
              <w:rPr>
                <w:rFonts w:hint="eastAsia" w:ascii="宋体" w:hAnsi="宋体" w:eastAsia="宋体" w:cs="宋体"/>
                <w:b w:val="0"/>
                <w:bCs w:val="0"/>
                <w:i w:val="0"/>
                <w:iCs w:val="0"/>
                <w:strike w:val="0"/>
                <w:dstrike w:val="0"/>
                <w:color w:val="auto"/>
                <w:kern w:val="0"/>
                <w:sz w:val="21"/>
                <w:szCs w:val="21"/>
                <w:highlight w:val="none"/>
                <w:u w:val="none"/>
                <w:lang w:val="en-US" w:eastAsia="zh-CN" w:bidi="ar"/>
              </w:rPr>
              <w:t>框架扶手面板及前侧板采用红橡木原木制作，采用红橡木直拼板加工成型，用于直拼的红橡木宽度不低于80mm，厚度不低于18mm，木材充分烘干，保证含水率符合要求；木材纹理美观，无明显节子、虫眼，不得使用腐朽材，木制件外观达到国家合格标准。海绵座面密度≥30kg/m³,其他部位密度≥25kg/m³，海绵回弹力≥35%，能均匀承托负重，在长期负重状态下性能保持良好，反复坐压不变形、不塌陷。实木内框架，结合高强度S形弹簧，弹力大，强度高，韧性好，不易变形，尼龙绷带软硬适中回弹性好，达到坐感舒适柔软效果。</w:t>
            </w:r>
            <w:r>
              <w:rPr>
                <w:rFonts w:hint="eastAsia" w:ascii="宋体" w:hAnsi="宋体" w:eastAsia="宋体" w:cs="宋体"/>
                <w:b w:val="0"/>
                <w:bCs w:val="0"/>
                <w:i w:val="0"/>
                <w:iCs w:val="0"/>
                <w:color w:val="auto"/>
                <w:kern w:val="0"/>
                <w:sz w:val="21"/>
                <w:szCs w:val="21"/>
                <w:highlight w:val="none"/>
                <w:u w:val="none"/>
                <w:lang w:val="en-US" w:eastAsia="zh-CN" w:bidi="ar"/>
              </w:rPr>
              <w:t>海绵的表观密度偏差、40%压陷硬度偏差、回弹率、75%压缩永久变形、65%/25%压陷比、气味等级、拉伸强度、断裂伸长率、撕裂强度、干热老化后拉伸强度、干热老化后拉伸强度变化率、湿热老化后拉伸强度、湿热老化后拉伸强度变化率、甲醛散发均符合GB/T 10802-2023标准要求。</w:t>
            </w:r>
            <w:r>
              <w:rPr>
                <w:rFonts w:hint="eastAsia" w:ascii="宋体" w:hAnsi="宋体" w:eastAsia="宋体" w:cs="宋体"/>
                <w:b w:val="0"/>
                <w:bCs w:val="0"/>
                <w:i w:val="0"/>
                <w:iCs w:val="0"/>
                <w:strike w:val="0"/>
                <w:dstrike w:val="0"/>
                <w:color w:val="auto"/>
                <w:kern w:val="0"/>
                <w:sz w:val="21"/>
                <w:szCs w:val="21"/>
                <w:highlight w:val="none"/>
                <w:u w:val="none"/>
                <w:lang w:val="en-US" w:eastAsia="zh-CN" w:bidi="ar"/>
              </w:rPr>
              <w:t>选用头层牛皮，皮质柔软，舒适，透气性好，无异味；</w:t>
            </w:r>
            <w:r>
              <w:rPr>
                <w:rFonts w:hint="eastAsia" w:ascii="宋体" w:hAnsi="宋体" w:eastAsia="宋体" w:cs="宋体"/>
                <w:b w:val="0"/>
                <w:bCs w:val="0"/>
                <w:i w:val="0"/>
                <w:iCs w:val="0"/>
                <w:color w:val="auto"/>
                <w:kern w:val="0"/>
                <w:sz w:val="21"/>
                <w:szCs w:val="21"/>
                <w:highlight w:val="none"/>
                <w:u w:val="none"/>
                <w:lang w:val="en-US" w:eastAsia="zh-CN" w:bidi="ar"/>
              </w:rPr>
              <w:t>摩擦色牢度、耐光性、涂层粘着牢度、耐折牢度（50000次）、耐磨性、撕裂力、气味、禁用偶氮染料、游离甲醛、挥发性有机物均符合GB/T 16799-201、HJ 507-2009、SZJG 52-2016标准要求；</w:t>
            </w:r>
          </w:p>
        </w:tc>
      </w:tr>
      <w:tr w14:paraId="3FD16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6A220149">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20DB34A8">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617E6003">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33.3工艺：</w:t>
            </w:r>
            <w:r>
              <w:rPr>
                <w:rFonts w:hint="eastAsia" w:ascii="宋体" w:hAnsi="宋体" w:eastAsia="宋体" w:cs="宋体"/>
                <w:b w:val="0"/>
                <w:bCs w:val="0"/>
                <w:i w:val="0"/>
                <w:iCs w:val="0"/>
                <w:strike w:val="0"/>
                <w:dstrike w:val="0"/>
                <w:color w:val="auto"/>
                <w:kern w:val="0"/>
                <w:sz w:val="21"/>
                <w:szCs w:val="21"/>
                <w:highlight w:val="none"/>
                <w:u w:val="none"/>
                <w:lang w:val="en-US" w:eastAsia="zh-CN" w:bidi="ar"/>
              </w:rPr>
              <w:t>舒适倾角，肩部、腰部承托符合人体工学；</w:t>
            </w:r>
          </w:p>
        </w:tc>
      </w:tr>
      <w:tr w14:paraId="11955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363372EE">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6450AFEE">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3770F719">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33.4功能配置：</w:t>
            </w:r>
            <w:r>
              <w:rPr>
                <w:rFonts w:hint="eastAsia" w:ascii="宋体" w:hAnsi="宋体" w:eastAsia="宋体" w:cs="宋体"/>
                <w:b w:val="0"/>
                <w:bCs w:val="0"/>
                <w:i w:val="0"/>
                <w:iCs w:val="0"/>
                <w:strike w:val="0"/>
                <w:dstrike w:val="0"/>
                <w:color w:val="auto"/>
                <w:kern w:val="0"/>
                <w:sz w:val="21"/>
                <w:szCs w:val="21"/>
                <w:highlight w:val="none"/>
                <w:u w:val="none"/>
                <w:lang w:val="en-US" w:eastAsia="zh-CN" w:bidi="ar"/>
              </w:rPr>
              <w:t>颜色按照色卡定制，不要纯白色。</w:t>
            </w:r>
          </w:p>
        </w:tc>
      </w:tr>
      <w:tr w14:paraId="52AE5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33C3C5FC">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04907568">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48F8A78F">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33.5胶黏剂：</w:t>
            </w:r>
            <w:r>
              <w:rPr>
                <w:rFonts w:hint="eastAsia" w:ascii="宋体" w:hAnsi="宋体" w:eastAsia="宋体" w:cs="宋体"/>
                <w:b w:val="0"/>
                <w:bCs w:val="0"/>
                <w:i w:val="0"/>
                <w:iCs w:val="0"/>
                <w:strike w:val="0"/>
                <w:dstrike w:val="0"/>
                <w:color w:val="auto"/>
                <w:kern w:val="0"/>
                <w:sz w:val="21"/>
                <w:szCs w:val="21"/>
                <w:highlight w:val="none"/>
                <w:u w:val="none"/>
                <w:lang w:val="en-US" w:eastAsia="zh-CN" w:bidi="ar"/>
              </w:rPr>
              <w:t>木质部件胶粘剂采用环保水基型拼板胶。胶粘剂的游离甲醛、苯、甲苯+二甲苯、总挥发性有机物均符合GB 18583-2008、SZJG 52-2016标准要求。</w:t>
            </w:r>
          </w:p>
        </w:tc>
      </w:tr>
      <w:tr w14:paraId="4F0C8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33F824C6">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77E7F04E">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36B96DD4">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33.6油漆：</w:t>
            </w:r>
            <w:r>
              <w:rPr>
                <w:rFonts w:hint="eastAsia" w:ascii="宋体" w:hAnsi="宋体" w:eastAsia="宋体" w:cs="宋体"/>
                <w:b w:val="0"/>
                <w:bCs w:val="0"/>
                <w:i w:val="0"/>
                <w:iCs w:val="0"/>
                <w:strike w:val="0"/>
                <w:dstrike w:val="0"/>
                <w:color w:val="auto"/>
                <w:kern w:val="0"/>
                <w:sz w:val="21"/>
                <w:szCs w:val="21"/>
                <w:highlight w:val="none"/>
                <w:u w:val="none"/>
                <w:lang w:val="en-US" w:eastAsia="zh-CN" w:bidi="ar"/>
              </w:rPr>
              <w:t>采用环保水性漆（包括底漆和面漆），三底两面工艺，经防虫、防腐等化学处理；油漆表面无尘粒、气泡、渣点、边缘及立面无流挂等现象。采用环保水性漆（包括底漆和面漆），三底两面工艺，经防虫、防腐等化学处理；油漆表面无尘粒、气泡、渣点、边缘及立面无流挂等现象。</w:t>
            </w:r>
            <w:r>
              <w:rPr>
                <w:rFonts w:hint="eastAsia" w:ascii="宋体" w:hAnsi="宋体" w:eastAsia="宋体" w:cs="宋体"/>
                <w:b w:val="0"/>
                <w:bCs w:val="0"/>
                <w:color w:val="auto"/>
                <w:kern w:val="0"/>
                <w:sz w:val="21"/>
                <w:szCs w:val="21"/>
                <w:highlight w:val="none"/>
                <w:u w:val="none"/>
                <w:lang w:eastAsia="zh-CN" w:bidi="ar"/>
              </w:rPr>
              <w:t>水性漆的重金属元素含量（包括铅、镉、六价铬、汞、砷、钡、硒、锑、钴）均未检出；VOC含量、甲醛含量、乙二醇醚及醚酯总和含量、苯系物总和含量、烷基酚聚氧乙烯醚总和含量均符合GB 18581-2020、GB/T 35602-2017标准要求。</w:t>
            </w:r>
          </w:p>
        </w:tc>
      </w:tr>
      <w:tr w14:paraId="3F968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36A70C81">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34</w:t>
            </w:r>
          </w:p>
        </w:tc>
        <w:tc>
          <w:tcPr>
            <w:tcW w:w="1678" w:type="dxa"/>
            <w:vMerge w:val="restart"/>
            <w:vAlign w:val="center"/>
          </w:tcPr>
          <w:p w14:paraId="731501C9">
            <w:pPr>
              <w:keepNext w:val="0"/>
              <w:keepLines w:val="0"/>
              <w:pageBreakBefore w:val="0"/>
              <w:widowControl/>
              <w:suppressLineNumbers w:val="0"/>
              <w:wordWrap/>
              <w:overflowPunct/>
              <w:topLinePunct w:val="0"/>
              <w:bidi w:val="0"/>
              <w:snapToGrid/>
              <w:spacing w:line="312" w:lineRule="auto"/>
              <w:ind w:left="0"/>
              <w:jc w:val="center"/>
              <w:textAlignment w:val="center"/>
              <w:rPr>
                <w:rFonts w:hint="default" w:ascii="宋体" w:hAnsi="宋体" w:eastAsia="宋体" w:cs="宋体"/>
                <w:b w:val="0"/>
                <w:bCs w:val="0"/>
                <w:i w:val="0"/>
                <w:iCs w:val="0"/>
                <w:strike w:val="0"/>
                <w:dstrike w:val="0"/>
                <w:color w:val="auto"/>
                <w:kern w:val="0"/>
                <w:sz w:val="21"/>
                <w:szCs w:val="21"/>
                <w:highlight w:val="none"/>
                <w:u w:val="none"/>
                <w:lang w:val="en-US" w:eastAsia="zh-CN" w:bidi="ar"/>
              </w:rPr>
            </w:pPr>
            <w:r>
              <w:rPr>
                <w:rFonts w:hint="eastAsia" w:ascii="宋体" w:hAnsi="宋体" w:eastAsia="宋体" w:cs="宋体"/>
                <w:b w:val="0"/>
                <w:bCs w:val="0"/>
                <w:i w:val="0"/>
                <w:iCs w:val="0"/>
                <w:strike w:val="0"/>
                <w:dstrike w:val="0"/>
                <w:color w:val="auto"/>
                <w:kern w:val="0"/>
                <w:sz w:val="21"/>
                <w:szCs w:val="21"/>
                <w:highlight w:val="none"/>
                <w:u w:val="none"/>
                <w:lang w:val="en-US" w:eastAsia="zh-CN" w:bidi="ar"/>
              </w:rPr>
              <w:t>单人沙发2</w:t>
            </w:r>
          </w:p>
          <w:p w14:paraId="31F9F244">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vertAlign w:val="baseline"/>
              </w:rPr>
            </w:pPr>
          </w:p>
        </w:tc>
        <w:tc>
          <w:tcPr>
            <w:tcW w:w="6575" w:type="dxa"/>
            <w:vAlign w:val="center"/>
          </w:tcPr>
          <w:p w14:paraId="734EF550">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34.1规格：单人位</w:t>
            </w:r>
          </w:p>
        </w:tc>
      </w:tr>
      <w:tr w14:paraId="42000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34D9D6D9">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1F2935CE">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3427E363">
            <w:pPr>
              <w:keepNext w:val="0"/>
              <w:keepLines w:val="0"/>
              <w:pageBreakBefore w:val="0"/>
              <w:widowControl/>
              <w:numPr>
                <w:ilvl w:val="0"/>
                <w:numId w:val="0"/>
              </w:numPr>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34.2基材：椅架、扶手、椅背一体结构，为红橡木原木方加工成型；座板采用红橡木直拼板加工成型，用于直拼的红橡木宽度不低于80mm，厚度不低于18mm；</w:t>
            </w:r>
          </w:p>
        </w:tc>
      </w:tr>
      <w:tr w14:paraId="20CF0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4A8640C6">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781F1CC5">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45F1FE22">
            <w:pPr>
              <w:keepNext w:val="0"/>
              <w:keepLines w:val="0"/>
              <w:pageBreakBefore w:val="0"/>
              <w:widowControl/>
              <w:numPr>
                <w:ilvl w:val="-1"/>
                <w:numId w:val="0"/>
              </w:numPr>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34.3坐垫:选用头层牛皮，摩擦色牢度、耐光性、涂层粘着牢度、耐折牢度（50000次）、耐磨性、撕裂力、气味、禁用偶氮染料、游离甲醛、挥发性有机物均符合GB/T 16799-201、HJ 507-2009、SZJG 52-2016标准要求；皮质柔软，舒适，透气性好，无异味；车缝线路均匀、针距均匀，转角平滑、后背及底座包饱满，左右对齐。</w:t>
            </w:r>
          </w:p>
        </w:tc>
      </w:tr>
      <w:tr w14:paraId="39731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5C73987C">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04E5FDEA">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6BAB2191">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34.4工艺：采用榫卯结构连接工艺。木材充分烘干，保证含水率符合要求；木材纹理美观，无明显节子、虫眼，不得使用腐朽材，木制件外观达到国家合格标准。</w:t>
            </w:r>
          </w:p>
        </w:tc>
      </w:tr>
      <w:tr w14:paraId="08191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4EF49C5E">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4DF4BD49">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6CC6DF25">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34.5胶黏剂：木质部件胶粘剂采用环保水基型拼板胶。胶粘剂的游离甲醛、苯、甲苯+二甲苯、总挥发性有机物均符合GB 18583-2008、SZJG 52-2016标准要求。</w:t>
            </w:r>
          </w:p>
        </w:tc>
      </w:tr>
      <w:tr w14:paraId="26ECD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6C26EABA">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7FC2F438">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3BC4D6C8">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34.6油漆：油漆表面无尘粒、气泡、渣点、边缘及立面无流挂等现象。</w:t>
            </w:r>
            <w:r>
              <w:rPr>
                <w:rFonts w:hint="eastAsia" w:ascii="宋体" w:hAnsi="宋体" w:eastAsia="宋体" w:cs="宋体"/>
                <w:b w:val="0"/>
                <w:bCs w:val="0"/>
                <w:color w:val="auto"/>
                <w:kern w:val="0"/>
                <w:sz w:val="21"/>
                <w:szCs w:val="21"/>
                <w:highlight w:val="none"/>
                <w:u w:val="none"/>
                <w:lang w:eastAsia="zh-CN" w:bidi="ar"/>
              </w:rPr>
              <w:t>水性漆的重金属元素含量（包括铅、镉、六价铬、汞、砷、钡、硒、锑、钴）均未检出；VOC含量、甲醛含量、乙二醇醚及醚酯总和含量、苯系物总和含量、烷基酚聚氧乙烯醚总和含量均符合GB 18581-2020、GB/T 35602-2017标准要求。</w:t>
            </w:r>
          </w:p>
        </w:tc>
      </w:tr>
      <w:tr w14:paraId="5AE3C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375C11EA">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35</w:t>
            </w:r>
          </w:p>
        </w:tc>
        <w:tc>
          <w:tcPr>
            <w:tcW w:w="1678" w:type="dxa"/>
            <w:vMerge w:val="restart"/>
            <w:vAlign w:val="center"/>
          </w:tcPr>
          <w:p w14:paraId="4DA13AB7">
            <w:pPr>
              <w:keepNext w:val="0"/>
              <w:keepLines w:val="0"/>
              <w:pageBreakBefore w:val="0"/>
              <w:widowControl/>
              <w:suppressLineNumbers w:val="0"/>
              <w:wordWrap/>
              <w:overflowPunct/>
              <w:topLinePunct w:val="0"/>
              <w:bidi w:val="0"/>
              <w:snapToGrid/>
              <w:spacing w:line="312" w:lineRule="auto"/>
              <w:ind w:left="0"/>
              <w:jc w:val="center"/>
              <w:textAlignment w:val="center"/>
              <w:rPr>
                <w:rFonts w:hint="default"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长茶几2</w:t>
            </w:r>
          </w:p>
          <w:p w14:paraId="458DF9A8">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vertAlign w:val="baseline"/>
              </w:rPr>
            </w:pPr>
          </w:p>
        </w:tc>
        <w:tc>
          <w:tcPr>
            <w:tcW w:w="6575" w:type="dxa"/>
            <w:vAlign w:val="center"/>
          </w:tcPr>
          <w:p w14:paraId="78CB7178">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35.1规格：（1200W*600D*420H）mm±10mm；</w:t>
            </w:r>
          </w:p>
        </w:tc>
      </w:tr>
      <w:tr w14:paraId="71B37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666EC4EA">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5FCD0C7A">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6C0AF04C">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35.2基材：整体采用红橡木原木制作，脚架及台面边框采用红橡木原木方加工成型，木方直径40mm-80mm之间（后期根据款式及结构深化）；面板采用红橡木直拼板加工成型，用于直拼的红橡木宽度不低于80mm，厚度不低于18mm。</w:t>
            </w:r>
          </w:p>
        </w:tc>
      </w:tr>
      <w:tr w14:paraId="2B14B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526FBC5E">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559E849A">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5B7B4302">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35.3工艺：采用榫卯结构连接工艺。线条均匀整齐，转角过度顺畅，整套产品或同批产品木材纹理，颜色基本一致。</w:t>
            </w:r>
          </w:p>
        </w:tc>
      </w:tr>
      <w:tr w14:paraId="25DA2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217E236C">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713B9C30">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7BA96A9B">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35.4功能配置：配置抽屉，造型款式、功能及结构</w:t>
            </w:r>
            <w:del w:id="83" w:author="董馨如" w:date="2024-10-16T15:02:22Z">
              <w:r>
                <w:rPr>
                  <w:rFonts w:hint="eastAsia" w:ascii="宋体" w:hAnsi="宋体" w:eastAsia="宋体" w:cs="宋体"/>
                  <w:b w:val="0"/>
                  <w:bCs w:val="0"/>
                  <w:i w:val="0"/>
                  <w:iCs w:val="0"/>
                  <w:color w:val="auto"/>
                  <w:kern w:val="0"/>
                  <w:sz w:val="21"/>
                  <w:szCs w:val="21"/>
                  <w:highlight w:val="none"/>
                  <w:u w:val="none"/>
                  <w:lang w:val="en-US" w:eastAsia="zh-CN" w:bidi="ar"/>
                </w:rPr>
                <w:delText>根据采购方需求深化</w:delText>
              </w:r>
            </w:del>
            <w:ins w:id="84" w:author="董馨如" w:date="2024-10-16T15:02:22Z">
              <w:r>
                <w:rPr>
                  <w:rFonts w:hint="eastAsia" w:ascii="宋体" w:hAnsi="宋体" w:eastAsia="宋体" w:cs="宋体"/>
                  <w:b w:val="0"/>
                  <w:bCs w:val="0"/>
                  <w:i w:val="0"/>
                  <w:iCs w:val="0"/>
                  <w:color w:val="auto"/>
                  <w:kern w:val="0"/>
                  <w:sz w:val="21"/>
                  <w:szCs w:val="21"/>
                  <w:highlight w:val="none"/>
                  <w:u w:val="none"/>
                  <w:lang w:val="en-US" w:eastAsia="zh-CN" w:bidi="ar"/>
                </w:rPr>
                <w:t>中标后可以根据采购方需求深化</w:t>
              </w:r>
            </w:ins>
            <w:r>
              <w:rPr>
                <w:rFonts w:hint="eastAsia" w:ascii="宋体" w:hAnsi="宋体" w:eastAsia="宋体" w:cs="宋体"/>
                <w:b w:val="0"/>
                <w:bCs w:val="0"/>
                <w:i w:val="0"/>
                <w:iCs w:val="0"/>
                <w:color w:val="auto"/>
                <w:kern w:val="0"/>
                <w:sz w:val="21"/>
                <w:szCs w:val="21"/>
                <w:highlight w:val="none"/>
                <w:u w:val="none"/>
                <w:lang w:val="en-US" w:eastAsia="zh-CN" w:bidi="ar"/>
              </w:rPr>
              <w:t>。</w:t>
            </w:r>
          </w:p>
        </w:tc>
      </w:tr>
      <w:tr w14:paraId="3B5FC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2D6A638C">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0552711A">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4F967202">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35.5胶黏剂：木质部件胶粘剂采用环保水基型拼板胶。胶粘剂的游离甲醛、苯、甲苯+二甲苯、总挥发性有机物均符合GB 18583-2008、SZJG 52-2016标准要求。</w:t>
            </w:r>
          </w:p>
        </w:tc>
      </w:tr>
      <w:tr w14:paraId="4190F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621801BE">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54C21811">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345FA846">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35.6油漆：采用环保水性漆（包括底漆和面漆），三底两面工艺，经防虫、防腐等化学处理；油漆表面无尘粒、气泡、渣点、边缘及立面无流挂等现象。</w:t>
            </w:r>
            <w:r>
              <w:rPr>
                <w:rFonts w:hint="eastAsia" w:ascii="宋体" w:hAnsi="宋体" w:eastAsia="宋体" w:cs="宋体"/>
                <w:b w:val="0"/>
                <w:bCs w:val="0"/>
                <w:color w:val="auto"/>
                <w:kern w:val="0"/>
                <w:sz w:val="21"/>
                <w:szCs w:val="21"/>
                <w:highlight w:val="none"/>
                <w:u w:val="none"/>
                <w:lang w:eastAsia="zh-CN" w:bidi="ar"/>
              </w:rPr>
              <w:t>水性漆的重金属元素含量（包括铅、镉、六价铬、汞、砷、钡、硒、锑、钴）均未检出；VOC含量、甲醛含量、乙二醇醚及醚酯总和含量、苯系物总和含量、烷基酚聚氧乙烯醚总和含量均符合GB 18581-2020、GB/T 35602-2017标准要求。</w:t>
            </w:r>
          </w:p>
        </w:tc>
      </w:tr>
      <w:tr w14:paraId="19582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2839C06E">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36</w:t>
            </w:r>
          </w:p>
        </w:tc>
        <w:tc>
          <w:tcPr>
            <w:tcW w:w="1678" w:type="dxa"/>
            <w:vMerge w:val="restart"/>
            <w:vAlign w:val="center"/>
          </w:tcPr>
          <w:p w14:paraId="6119AD54">
            <w:pPr>
              <w:keepNext w:val="0"/>
              <w:keepLines w:val="0"/>
              <w:pageBreakBefore w:val="0"/>
              <w:widowControl/>
              <w:suppressLineNumbers w:val="0"/>
              <w:wordWrap/>
              <w:overflowPunct/>
              <w:topLinePunct w:val="0"/>
              <w:bidi w:val="0"/>
              <w:snapToGrid/>
              <w:spacing w:line="312" w:lineRule="auto"/>
              <w:ind w:left="0"/>
              <w:jc w:val="center"/>
              <w:textAlignment w:val="center"/>
              <w:rPr>
                <w:rFonts w:hint="default"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边几2</w:t>
            </w:r>
          </w:p>
          <w:p w14:paraId="1EFD939F">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vertAlign w:val="baseline"/>
              </w:rPr>
            </w:pPr>
          </w:p>
        </w:tc>
        <w:tc>
          <w:tcPr>
            <w:tcW w:w="6575" w:type="dxa"/>
            <w:vAlign w:val="center"/>
          </w:tcPr>
          <w:p w14:paraId="7B080E3D">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36.1规格：（450W*450D*450H ）mm±10mm；</w:t>
            </w:r>
          </w:p>
        </w:tc>
      </w:tr>
      <w:tr w14:paraId="42C96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32225D1F">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3E70AEA5">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7267BF3E">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36.2基材：整体采用红橡木原木制作，脚架及台面边框采用红橡木原木方加工成型，木方直径40mm-80mm之间（后期根据款式及结构深化）；面板采用红橡木直拼板加工成型，用于直拼的红橡木宽度不低于80mm，厚度不低于18mm。</w:t>
            </w:r>
          </w:p>
        </w:tc>
      </w:tr>
      <w:tr w14:paraId="5A89D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6A4CBC52">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2DD7B36E">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4C3AF26A">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36.3工艺：采用榫卯结构连接工艺。</w:t>
            </w:r>
          </w:p>
        </w:tc>
      </w:tr>
      <w:tr w14:paraId="21A0A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7C86C9B4">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2E718838">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7ACC6EB5">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36.4胶黏剂：木质部件胶粘剂采用环保水基型拼板胶；</w:t>
            </w:r>
          </w:p>
        </w:tc>
      </w:tr>
      <w:tr w14:paraId="7D39D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5A5BEB5B">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77C2DD23">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175CA957">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36.5油漆：采用环保水性漆（包括底漆和面漆），三底两面工艺，经防虫、防腐等化学处理；油漆表面无尘粒、气泡、渣点、边缘及立面无流挂等现象。</w:t>
            </w:r>
          </w:p>
        </w:tc>
      </w:tr>
      <w:tr w14:paraId="31FEE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645A4A56">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37</w:t>
            </w:r>
          </w:p>
        </w:tc>
        <w:tc>
          <w:tcPr>
            <w:tcW w:w="1678" w:type="dxa"/>
            <w:vMerge w:val="restart"/>
            <w:vAlign w:val="center"/>
          </w:tcPr>
          <w:p w14:paraId="693B65B0">
            <w:pPr>
              <w:pStyle w:val="18"/>
              <w:keepNext w:val="0"/>
              <w:keepLines w:val="0"/>
              <w:pageBreakBefore w:val="0"/>
              <w:widowControl w:val="0"/>
              <w:wordWrap/>
              <w:overflowPunct/>
              <w:topLinePunct w:val="0"/>
              <w:bidi w:val="0"/>
              <w:snapToGrid/>
              <w:spacing w:line="312" w:lineRule="auto"/>
              <w:ind w:left="0"/>
              <w:jc w:val="center"/>
              <w:rPr>
                <w:rFonts w:hint="default" w:ascii="宋体" w:hAnsi="宋体" w:eastAsia="宋体" w:cs="宋体"/>
                <w:color w:val="auto"/>
                <w:sz w:val="21"/>
                <w:szCs w:val="21"/>
                <w:highlight w:val="none"/>
                <w:vertAlign w:val="baseline"/>
                <w:lang w:val="en-US"/>
              </w:rPr>
            </w:pPr>
            <w:r>
              <w:rPr>
                <w:rFonts w:hint="eastAsia" w:ascii="宋体" w:hAnsi="宋体" w:eastAsia="宋体" w:cs="宋体"/>
                <w:b w:val="0"/>
                <w:bCs w:val="0"/>
                <w:color w:val="auto"/>
                <w:sz w:val="21"/>
                <w:szCs w:val="21"/>
                <w:highlight w:val="none"/>
                <w:lang w:val="en-US" w:eastAsia="zh-CN"/>
              </w:rPr>
              <w:t>茶水柜</w:t>
            </w:r>
          </w:p>
        </w:tc>
        <w:tc>
          <w:tcPr>
            <w:tcW w:w="6575" w:type="dxa"/>
            <w:vAlign w:val="center"/>
          </w:tcPr>
          <w:p w14:paraId="4DE069EB">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37.1规格：（W900*D400*H850）mm±10mm；</w:t>
            </w:r>
          </w:p>
        </w:tc>
      </w:tr>
      <w:tr w14:paraId="522A3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4BA5450D">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74579344">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71665117">
            <w:pPr>
              <w:keepNext w:val="0"/>
              <w:keepLines w:val="0"/>
              <w:pageBreakBefore w:val="0"/>
              <w:widowControl/>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lang w:val="en-US" w:eastAsia="zh-CN" w:bidi="ar"/>
              </w:rPr>
              <w:t>37.2基材：</w:t>
            </w:r>
            <w:r>
              <w:rPr>
                <w:rFonts w:hint="eastAsia" w:ascii="宋体" w:hAnsi="宋体" w:eastAsia="宋体" w:cs="宋体"/>
                <w:b w:val="0"/>
                <w:bCs w:val="0"/>
                <w:i w:val="0"/>
                <w:iCs w:val="0"/>
                <w:color w:val="auto"/>
                <w:kern w:val="0"/>
                <w:sz w:val="21"/>
                <w:szCs w:val="21"/>
                <w:highlight w:val="none"/>
                <w:u w:val="none"/>
                <w:lang w:val="en-US" w:eastAsia="zh-CN" w:bidi="ar"/>
              </w:rPr>
              <w:t>整体采用红橡木原木制作；</w:t>
            </w:r>
            <w:r>
              <w:rPr>
                <w:rFonts w:hint="eastAsia" w:ascii="宋体" w:hAnsi="宋体" w:eastAsia="宋体" w:cs="宋体"/>
                <w:b w:val="0"/>
                <w:bCs w:val="0"/>
                <w:i w:val="0"/>
                <w:iCs w:val="0"/>
                <w:color w:val="auto"/>
                <w:kern w:val="0"/>
                <w:sz w:val="21"/>
                <w:szCs w:val="21"/>
                <w:highlight w:val="none"/>
                <w:lang w:val="en-US" w:eastAsia="zh-CN" w:bidi="ar"/>
              </w:rPr>
              <w:t>顶板、层板厚度≥25mm，侧板≥18mm、门板≥16mm、背板≥9mm；</w:t>
            </w:r>
            <w:r>
              <w:rPr>
                <w:rFonts w:hint="eastAsia" w:ascii="宋体" w:hAnsi="宋体" w:eastAsia="宋体" w:cs="宋体"/>
                <w:b w:val="0"/>
                <w:bCs w:val="0"/>
                <w:i w:val="0"/>
                <w:iCs w:val="0"/>
                <w:color w:val="auto"/>
                <w:kern w:val="0"/>
                <w:sz w:val="21"/>
                <w:szCs w:val="21"/>
                <w:highlight w:val="none"/>
                <w:u w:val="none"/>
                <w:lang w:val="en-US" w:eastAsia="zh-CN" w:bidi="ar"/>
              </w:rPr>
              <w:t>边框用红橡木原木制作，</w:t>
            </w:r>
            <w:r>
              <w:rPr>
                <w:rFonts w:hint="eastAsia" w:ascii="宋体" w:hAnsi="宋体" w:eastAsia="宋体" w:cs="宋体"/>
                <w:b w:val="0"/>
                <w:bCs w:val="0"/>
                <w:i w:val="0"/>
                <w:iCs w:val="0"/>
                <w:color w:val="auto"/>
                <w:kern w:val="0"/>
                <w:sz w:val="21"/>
                <w:szCs w:val="21"/>
                <w:highlight w:val="none"/>
                <w:lang w:val="en-US" w:eastAsia="zh-CN" w:bidi="ar"/>
              </w:rPr>
              <w:t>面</w:t>
            </w:r>
            <w:r>
              <w:rPr>
                <w:rFonts w:hint="eastAsia" w:ascii="宋体" w:hAnsi="宋体" w:eastAsia="宋体" w:cs="宋体"/>
                <w:b w:val="0"/>
                <w:bCs w:val="0"/>
                <w:i w:val="0"/>
                <w:iCs w:val="0"/>
                <w:color w:val="auto"/>
                <w:kern w:val="0"/>
                <w:sz w:val="21"/>
                <w:szCs w:val="21"/>
                <w:highlight w:val="none"/>
                <w:u w:val="none"/>
                <w:lang w:val="en-US" w:eastAsia="zh-CN" w:bidi="ar"/>
              </w:rPr>
              <w:t>板为红橡木直</w:t>
            </w:r>
            <w:r>
              <w:rPr>
                <w:rFonts w:hint="eastAsia" w:ascii="宋体" w:hAnsi="宋体" w:eastAsia="宋体" w:cs="宋体"/>
                <w:b w:val="0"/>
                <w:bCs w:val="0"/>
                <w:i w:val="0"/>
                <w:iCs w:val="0"/>
                <w:color w:val="auto"/>
                <w:kern w:val="0"/>
                <w:sz w:val="21"/>
                <w:szCs w:val="21"/>
                <w:highlight w:val="none"/>
                <w:lang w:val="en-US" w:eastAsia="zh-CN" w:bidi="ar"/>
              </w:rPr>
              <w:t>拼板，</w:t>
            </w:r>
            <w:r>
              <w:rPr>
                <w:rFonts w:hint="eastAsia" w:ascii="宋体" w:hAnsi="宋体" w:eastAsia="宋体" w:cs="宋体"/>
                <w:b w:val="0"/>
                <w:bCs w:val="0"/>
                <w:color w:val="auto"/>
                <w:kern w:val="0"/>
                <w:sz w:val="21"/>
                <w:szCs w:val="21"/>
                <w:highlight w:val="none"/>
                <w:lang w:bidi="ar"/>
              </w:rPr>
              <w:t>用于直拼的红橡木宽度不低于</w:t>
            </w:r>
            <w:r>
              <w:rPr>
                <w:rFonts w:hint="eastAsia" w:ascii="宋体" w:hAnsi="宋体" w:eastAsia="宋体" w:cs="宋体"/>
                <w:b w:val="0"/>
                <w:bCs w:val="0"/>
                <w:color w:val="auto"/>
                <w:kern w:val="0"/>
                <w:sz w:val="21"/>
                <w:szCs w:val="21"/>
                <w:highlight w:val="none"/>
                <w:lang w:val="en-US" w:eastAsia="zh-CN" w:bidi="ar"/>
              </w:rPr>
              <w:t>80</w:t>
            </w:r>
            <w:r>
              <w:rPr>
                <w:rFonts w:hint="eastAsia" w:ascii="宋体" w:hAnsi="宋体" w:eastAsia="宋体" w:cs="宋体"/>
                <w:b w:val="0"/>
                <w:bCs w:val="0"/>
                <w:color w:val="auto"/>
                <w:kern w:val="0"/>
                <w:sz w:val="21"/>
                <w:szCs w:val="21"/>
                <w:highlight w:val="none"/>
                <w:lang w:bidi="ar"/>
              </w:rPr>
              <w:t>mm</w:t>
            </w:r>
            <w:r>
              <w:rPr>
                <w:rFonts w:hint="eastAsia" w:ascii="宋体" w:hAnsi="宋体" w:eastAsia="宋体" w:cs="宋体"/>
                <w:b w:val="0"/>
                <w:bCs w:val="0"/>
                <w:color w:val="auto"/>
                <w:kern w:val="0"/>
                <w:sz w:val="21"/>
                <w:szCs w:val="21"/>
                <w:highlight w:val="none"/>
                <w:lang w:eastAsia="zh-CN" w:bidi="ar"/>
              </w:rPr>
              <w:t>；</w:t>
            </w:r>
            <w:r>
              <w:rPr>
                <w:rFonts w:hint="eastAsia" w:ascii="宋体" w:hAnsi="宋体" w:eastAsia="宋体" w:cs="宋体"/>
                <w:b w:val="0"/>
                <w:bCs w:val="0"/>
                <w:i w:val="0"/>
                <w:iCs w:val="0"/>
                <w:color w:val="auto"/>
                <w:kern w:val="0"/>
                <w:sz w:val="21"/>
                <w:szCs w:val="21"/>
                <w:highlight w:val="none"/>
                <w:lang w:val="en-US" w:eastAsia="zh-CN" w:bidi="ar"/>
              </w:rPr>
              <w:t>颜色和纹理与边框接近，接口自然平和，</w:t>
            </w:r>
            <w:r>
              <w:rPr>
                <w:rFonts w:hint="eastAsia" w:ascii="宋体" w:hAnsi="宋体" w:eastAsia="宋体" w:cs="宋体"/>
                <w:b w:val="0"/>
                <w:bCs w:val="0"/>
                <w:i w:val="0"/>
                <w:iCs w:val="0"/>
                <w:color w:val="auto"/>
                <w:kern w:val="0"/>
                <w:sz w:val="21"/>
                <w:szCs w:val="21"/>
                <w:highlight w:val="none"/>
                <w:u w:val="none"/>
                <w:lang w:val="en-US" w:eastAsia="zh-CN" w:bidi="ar"/>
              </w:rPr>
              <w:t>经精修边，无外露胶痕</w:t>
            </w:r>
            <w:r>
              <w:rPr>
                <w:rFonts w:hint="eastAsia" w:ascii="宋体" w:hAnsi="宋体" w:eastAsia="宋体" w:cs="宋体"/>
                <w:b w:val="0"/>
                <w:bCs w:val="0"/>
                <w:i w:val="0"/>
                <w:iCs w:val="0"/>
                <w:color w:val="auto"/>
                <w:kern w:val="0"/>
                <w:sz w:val="21"/>
                <w:szCs w:val="21"/>
                <w:highlight w:val="none"/>
                <w:lang w:val="en-US" w:eastAsia="zh-CN" w:bidi="ar"/>
              </w:rPr>
              <w:t>。</w:t>
            </w:r>
          </w:p>
        </w:tc>
      </w:tr>
      <w:tr w14:paraId="12332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269A71D1">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1B7B1577">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1AD12A5D">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color w:val="auto"/>
                <w:kern w:val="0"/>
                <w:sz w:val="21"/>
                <w:szCs w:val="21"/>
                <w:highlight w:val="none"/>
                <w:u w:val="none"/>
                <w:lang w:val="en-US" w:eastAsia="zh-CN" w:bidi="ar"/>
              </w:rPr>
              <w:t>37.3工艺：采用框架榫卯结构，木材充分烘干，保证含水率符合要求；木材纹理美观，无明显节子、虫眼，不得使用腐朽材，木制件外观达到国家合格标准。</w:t>
            </w:r>
          </w:p>
        </w:tc>
      </w:tr>
      <w:tr w14:paraId="2DF74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440FDD90">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53AABF03">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6E7A90F3">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lang w:val="en-US" w:eastAsia="zh-CN" w:bidi="ar"/>
              </w:rPr>
              <w:t>37.4功能</w:t>
            </w:r>
            <w:r>
              <w:rPr>
                <w:rFonts w:hint="eastAsia" w:ascii="宋体" w:hAnsi="宋体" w:eastAsia="宋体" w:cs="宋体"/>
                <w:b w:val="0"/>
                <w:bCs w:val="0"/>
                <w:i w:val="0"/>
                <w:iCs w:val="0"/>
                <w:color w:val="auto"/>
                <w:kern w:val="0"/>
                <w:sz w:val="21"/>
                <w:szCs w:val="21"/>
                <w:highlight w:val="none"/>
                <w:u w:val="none"/>
                <w:lang w:val="en-US" w:eastAsia="zh-CN" w:bidi="ar"/>
              </w:rPr>
              <w:t>配置：配置掩门及抽屉柜，</w:t>
            </w:r>
            <w:del w:id="85" w:author="董馨如" w:date="2024-10-16T15:02:22Z">
              <w:r>
                <w:rPr>
                  <w:rFonts w:hint="eastAsia" w:ascii="宋体" w:hAnsi="宋体" w:eastAsia="宋体" w:cs="宋体"/>
                  <w:b w:val="0"/>
                  <w:bCs w:val="0"/>
                  <w:i w:val="0"/>
                  <w:iCs w:val="0"/>
                  <w:color w:val="auto"/>
                  <w:kern w:val="0"/>
                  <w:sz w:val="21"/>
                  <w:szCs w:val="21"/>
                  <w:highlight w:val="none"/>
                  <w:u w:val="none"/>
                  <w:lang w:val="en-US" w:eastAsia="zh-CN" w:bidi="ar"/>
                </w:rPr>
                <w:delText>根据采购方需求深化</w:delText>
              </w:r>
            </w:del>
            <w:ins w:id="86" w:author="董馨如" w:date="2024-10-16T15:02:22Z">
              <w:r>
                <w:rPr>
                  <w:rFonts w:hint="eastAsia" w:ascii="宋体" w:hAnsi="宋体" w:eastAsia="宋体" w:cs="宋体"/>
                  <w:b w:val="0"/>
                  <w:bCs w:val="0"/>
                  <w:i w:val="0"/>
                  <w:iCs w:val="0"/>
                  <w:color w:val="auto"/>
                  <w:kern w:val="0"/>
                  <w:sz w:val="21"/>
                  <w:szCs w:val="21"/>
                  <w:highlight w:val="none"/>
                  <w:u w:val="none"/>
                  <w:lang w:val="en-US" w:eastAsia="zh-CN" w:bidi="ar"/>
                </w:rPr>
                <w:t>中标后可以根据采购方需求深化</w:t>
              </w:r>
            </w:ins>
            <w:r>
              <w:rPr>
                <w:rFonts w:hint="eastAsia" w:ascii="宋体" w:hAnsi="宋体" w:eastAsia="宋体" w:cs="宋体"/>
                <w:b w:val="0"/>
                <w:bCs w:val="0"/>
                <w:i w:val="0"/>
                <w:iCs w:val="0"/>
                <w:color w:val="auto"/>
                <w:kern w:val="0"/>
                <w:sz w:val="21"/>
                <w:szCs w:val="21"/>
                <w:highlight w:val="none"/>
                <w:u w:val="none"/>
                <w:lang w:val="en-US" w:eastAsia="zh-CN" w:bidi="ar"/>
              </w:rPr>
              <w:t>。</w:t>
            </w:r>
          </w:p>
        </w:tc>
      </w:tr>
      <w:tr w14:paraId="4AECB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3E30F97C">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3767AA8D">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279B34EF">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37.5胶粘剂：木质部件胶粘剂采用环保水基型拼板胶，游离甲醛、苯、甲苯+二甲苯、总挥发性有机物均符合GB 18583-2008、SZJG 52-2016标准要求。</w:t>
            </w:r>
          </w:p>
        </w:tc>
      </w:tr>
      <w:tr w14:paraId="35ADB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2A97AF9C">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4A79EFA9">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6F69CEB5">
            <w:pPr>
              <w:keepNext w:val="0"/>
              <w:keepLines w:val="0"/>
              <w:pageBreakBefore w:val="0"/>
              <w:widowControl/>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37.6油漆：采用环保水性油漆，经过三底两面油漆工序，木纹纹理清晰，色泽均匀、光滑耐用。油漆表面无尘粒、气泡、渣点、边缘及立面无流挂等现象。</w:t>
            </w:r>
            <w:r>
              <w:rPr>
                <w:rFonts w:hint="eastAsia" w:ascii="宋体" w:hAnsi="宋体" w:eastAsia="宋体" w:cs="宋体"/>
                <w:b w:val="0"/>
                <w:bCs w:val="0"/>
                <w:color w:val="auto"/>
                <w:kern w:val="0"/>
                <w:sz w:val="21"/>
                <w:szCs w:val="21"/>
                <w:highlight w:val="none"/>
                <w:u w:val="none"/>
                <w:lang w:eastAsia="zh-CN" w:bidi="ar"/>
              </w:rPr>
              <w:t>水性漆的重金属元素含量（包括铅、镉、六价铬、汞、砷、钡、硒、锑、钴）均未检出；VOC含量、甲醛含量、乙二醇醚及醚酯总和含量、苯系物总和含量、烷基酚聚氧乙烯醚总和含量均符合GB 18581-2020、GB/T 35602-2017标准要求。</w:t>
            </w:r>
          </w:p>
        </w:tc>
      </w:tr>
      <w:tr w14:paraId="00ED1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6341C8CD">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1E3F8A6A">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7B238C04">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37.7五金配件：阻尼铰链和锁具，配可折叠钥匙，经防腐，防锈处理。铰链的过载要求（包括垂直静载荷（30kg）、水平静载荷（70N））、功能要求（包括操作力、耐久性(80000次)）、下沉量、耐腐蚀均符合QB/T 2189-2013标准要求。</w:t>
            </w:r>
          </w:p>
        </w:tc>
      </w:tr>
      <w:tr w14:paraId="251EC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211B8ECA">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38</w:t>
            </w:r>
          </w:p>
        </w:tc>
        <w:tc>
          <w:tcPr>
            <w:tcW w:w="1678" w:type="dxa"/>
            <w:vMerge w:val="restart"/>
            <w:vAlign w:val="center"/>
          </w:tcPr>
          <w:p w14:paraId="5D3CECAE">
            <w:pPr>
              <w:keepNext w:val="0"/>
              <w:keepLines w:val="0"/>
              <w:pageBreakBefore w:val="0"/>
              <w:widowControl/>
              <w:suppressLineNumbers w:val="0"/>
              <w:wordWrap/>
              <w:overflowPunct/>
              <w:topLinePunct w:val="0"/>
              <w:bidi w:val="0"/>
              <w:snapToGrid/>
              <w:spacing w:line="312" w:lineRule="auto"/>
              <w:ind w:left="0"/>
              <w:jc w:val="center"/>
              <w:textAlignment w:val="center"/>
              <w:rPr>
                <w:rFonts w:hint="default" w:ascii="宋体" w:hAnsi="宋体" w:eastAsia="宋体" w:cs="宋体"/>
                <w:b w:val="0"/>
                <w:bCs w:val="0"/>
                <w:i w:val="0"/>
                <w:iCs w:val="0"/>
                <w:strike/>
                <w:dstrike w:val="0"/>
                <w:color w:val="auto"/>
                <w:kern w:val="0"/>
                <w:sz w:val="21"/>
                <w:szCs w:val="21"/>
                <w:highlight w:val="none"/>
                <w:u w:val="none"/>
                <w:lang w:val="en-US" w:eastAsia="zh-CN" w:bidi="ar"/>
              </w:rPr>
            </w:pPr>
            <w:r>
              <w:rPr>
                <w:rFonts w:hint="eastAsia" w:ascii="宋体" w:hAnsi="宋体" w:eastAsia="宋体" w:cs="宋体"/>
                <w:b w:val="0"/>
                <w:bCs w:val="0"/>
                <w:i w:val="0"/>
                <w:iCs w:val="0"/>
                <w:strike w:val="0"/>
                <w:dstrike w:val="0"/>
                <w:color w:val="auto"/>
                <w:kern w:val="0"/>
                <w:sz w:val="21"/>
                <w:szCs w:val="21"/>
                <w:highlight w:val="none"/>
                <w:u w:val="none"/>
                <w:lang w:val="en-US" w:eastAsia="zh-CN" w:bidi="ar"/>
              </w:rPr>
              <w:t>定制文件柜</w:t>
            </w:r>
          </w:p>
          <w:p w14:paraId="4975C8A1">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vertAlign w:val="baseline"/>
              </w:rPr>
            </w:pPr>
          </w:p>
        </w:tc>
        <w:tc>
          <w:tcPr>
            <w:tcW w:w="6575" w:type="dxa"/>
            <w:vAlign w:val="center"/>
          </w:tcPr>
          <w:p w14:paraId="1F0DB019">
            <w:pPr>
              <w:keepNext w:val="0"/>
              <w:keepLines w:val="0"/>
              <w:pageBreakBefore w:val="0"/>
              <w:widowControl/>
              <w:numPr>
                <w:ilvl w:val="0"/>
                <w:numId w:val="0"/>
              </w:numPr>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lang w:val="en-US" w:eastAsia="zh-CN" w:bidi="ar"/>
              </w:rPr>
              <w:t>38.1规格：（900W*400*2000H）mm±10mm；</w:t>
            </w:r>
          </w:p>
        </w:tc>
      </w:tr>
      <w:tr w14:paraId="738B0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5F25AAA5">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28C31F10">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color w:val="auto"/>
                <w:sz w:val="21"/>
                <w:szCs w:val="21"/>
                <w:highlight w:val="none"/>
              </w:rPr>
            </w:pPr>
          </w:p>
        </w:tc>
        <w:tc>
          <w:tcPr>
            <w:tcW w:w="6575" w:type="dxa"/>
            <w:vAlign w:val="center"/>
          </w:tcPr>
          <w:p w14:paraId="79FBFD9D">
            <w:pPr>
              <w:keepNext w:val="0"/>
              <w:keepLines w:val="0"/>
              <w:pageBreakBefore w:val="0"/>
              <w:widowControl/>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lang w:val="en-US" w:eastAsia="zh-CN" w:bidi="ar"/>
              </w:rPr>
              <w:t>38.2基材：</w:t>
            </w:r>
            <w:r>
              <w:rPr>
                <w:rFonts w:hint="eastAsia" w:ascii="宋体" w:hAnsi="宋体" w:eastAsia="宋体" w:cs="宋体"/>
                <w:b w:val="0"/>
                <w:bCs w:val="0"/>
                <w:i w:val="0"/>
                <w:iCs w:val="0"/>
                <w:color w:val="auto"/>
                <w:kern w:val="0"/>
                <w:sz w:val="21"/>
                <w:szCs w:val="21"/>
                <w:highlight w:val="none"/>
                <w:u w:val="none"/>
                <w:lang w:val="en-US" w:eastAsia="zh-CN" w:bidi="ar"/>
              </w:rPr>
              <w:t>整体采用红橡木原木制作；</w:t>
            </w:r>
            <w:r>
              <w:rPr>
                <w:rFonts w:hint="eastAsia" w:ascii="宋体" w:hAnsi="宋体" w:eastAsia="宋体" w:cs="宋体"/>
                <w:b w:val="0"/>
                <w:bCs w:val="0"/>
                <w:i w:val="0"/>
                <w:iCs w:val="0"/>
                <w:color w:val="auto"/>
                <w:kern w:val="0"/>
                <w:sz w:val="21"/>
                <w:szCs w:val="21"/>
                <w:highlight w:val="none"/>
                <w:lang w:val="en-US" w:eastAsia="zh-CN" w:bidi="ar"/>
              </w:rPr>
              <w:t>顶板、层板厚度≥25mm，侧板≥18mm、门板≥16mm、背板≥9mm；</w:t>
            </w:r>
            <w:r>
              <w:rPr>
                <w:rFonts w:hint="eastAsia" w:ascii="宋体" w:hAnsi="宋体" w:eastAsia="宋体" w:cs="宋体"/>
                <w:b w:val="0"/>
                <w:bCs w:val="0"/>
                <w:i w:val="0"/>
                <w:iCs w:val="0"/>
                <w:color w:val="auto"/>
                <w:kern w:val="0"/>
                <w:sz w:val="21"/>
                <w:szCs w:val="21"/>
                <w:highlight w:val="none"/>
                <w:u w:val="none"/>
                <w:lang w:val="en-US" w:eastAsia="zh-CN" w:bidi="ar"/>
              </w:rPr>
              <w:t>边框用红橡木原木制作，</w:t>
            </w:r>
            <w:r>
              <w:rPr>
                <w:rFonts w:hint="eastAsia" w:ascii="宋体" w:hAnsi="宋体" w:eastAsia="宋体" w:cs="宋体"/>
                <w:b w:val="0"/>
                <w:bCs w:val="0"/>
                <w:i w:val="0"/>
                <w:iCs w:val="0"/>
                <w:color w:val="auto"/>
                <w:kern w:val="0"/>
                <w:sz w:val="21"/>
                <w:szCs w:val="21"/>
                <w:highlight w:val="none"/>
                <w:lang w:val="en-US" w:eastAsia="zh-CN" w:bidi="ar"/>
              </w:rPr>
              <w:t>面</w:t>
            </w:r>
            <w:r>
              <w:rPr>
                <w:rFonts w:hint="eastAsia" w:ascii="宋体" w:hAnsi="宋体" w:eastAsia="宋体" w:cs="宋体"/>
                <w:b w:val="0"/>
                <w:bCs w:val="0"/>
                <w:i w:val="0"/>
                <w:iCs w:val="0"/>
                <w:color w:val="auto"/>
                <w:kern w:val="0"/>
                <w:sz w:val="21"/>
                <w:szCs w:val="21"/>
                <w:highlight w:val="none"/>
                <w:u w:val="none"/>
                <w:lang w:val="en-US" w:eastAsia="zh-CN" w:bidi="ar"/>
              </w:rPr>
              <w:t>板为红橡木直</w:t>
            </w:r>
            <w:r>
              <w:rPr>
                <w:rFonts w:hint="eastAsia" w:ascii="宋体" w:hAnsi="宋体" w:eastAsia="宋体" w:cs="宋体"/>
                <w:b w:val="0"/>
                <w:bCs w:val="0"/>
                <w:i w:val="0"/>
                <w:iCs w:val="0"/>
                <w:color w:val="auto"/>
                <w:kern w:val="0"/>
                <w:sz w:val="21"/>
                <w:szCs w:val="21"/>
                <w:highlight w:val="none"/>
                <w:lang w:val="en-US" w:eastAsia="zh-CN" w:bidi="ar"/>
              </w:rPr>
              <w:t>拼板，</w:t>
            </w:r>
            <w:r>
              <w:rPr>
                <w:rFonts w:hint="eastAsia" w:ascii="宋体" w:hAnsi="宋体" w:eastAsia="宋体" w:cs="宋体"/>
                <w:b w:val="0"/>
                <w:bCs w:val="0"/>
                <w:color w:val="auto"/>
                <w:kern w:val="0"/>
                <w:sz w:val="21"/>
                <w:szCs w:val="21"/>
                <w:highlight w:val="none"/>
                <w:lang w:bidi="ar"/>
              </w:rPr>
              <w:t>用于直拼的红橡木宽度不低于</w:t>
            </w:r>
            <w:r>
              <w:rPr>
                <w:rFonts w:hint="eastAsia" w:ascii="宋体" w:hAnsi="宋体" w:eastAsia="宋体" w:cs="宋体"/>
                <w:b w:val="0"/>
                <w:bCs w:val="0"/>
                <w:color w:val="auto"/>
                <w:kern w:val="0"/>
                <w:sz w:val="21"/>
                <w:szCs w:val="21"/>
                <w:highlight w:val="none"/>
                <w:lang w:eastAsia="zh-CN" w:bidi="ar"/>
              </w:rPr>
              <w:t>1</w:t>
            </w:r>
            <w:r>
              <w:rPr>
                <w:rFonts w:hint="eastAsia" w:ascii="宋体" w:hAnsi="宋体" w:eastAsia="宋体" w:cs="宋体"/>
                <w:b w:val="0"/>
                <w:bCs w:val="0"/>
                <w:color w:val="auto"/>
                <w:kern w:val="0"/>
                <w:sz w:val="21"/>
                <w:szCs w:val="21"/>
                <w:highlight w:val="none"/>
                <w:lang w:val="en-US" w:eastAsia="zh-CN" w:bidi="ar"/>
              </w:rPr>
              <w:t>00</w:t>
            </w:r>
            <w:r>
              <w:rPr>
                <w:rFonts w:hint="eastAsia" w:ascii="宋体" w:hAnsi="宋体" w:eastAsia="宋体" w:cs="宋体"/>
                <w:b w:val="0"/>
                <w:bCs w:val="0"/>
                <w:color w:val="auto"/>
                <w:kern w:val="0"/>
                <w:sz w:val="21"/>
                <w:szCs w:val="21"/>
                <w:highlight w:val="none"/>
                <w:lang w:bidi="ar"/>
              </w:rPr>
              <w:t>mm</w:t>
            </w:r>
            <w:r>
              <w:rPr>
                <w:rFonts w:hint="eastAsia" w:ascii="宋体" w:hAnsi="宋体" w:eastAsia="宋体" w:cs="宋体"/>
                <w:b w:val="0"/>
                <w:bCs w:val="0"/>
                <w:color w:val="auto"/>
                <w:kern w:val="0"/>
                <w:sz w:val="21"/>
                <w:szCs w:val="21"/>
                <w:highlight w:val="none"/>
                <w:lang w:eastAsia="zh-CN" w:bidi="ar"/>
              </w:rPr>
              <w:t>；</w:t>
            </w:r>
            <w:r>
              <w:rPr>
                <w:rFonts w:hint="eastAsia" w:ascii="宋体" w:hAnsi="宋体" w:eastAsia="宋体" w:cs="宋体"/>
                <w:b w:val="0"/>
                <w:bCs w:val="0"/>
                <w:i w:val="0"/>
                <w:iCs w:val="0"/>
                <w:color w:val="auto"/>
                <w:kern w:val="0"/>
                <w:sz w:val="21"/>
                <w:szCs w:val="21"/>
                <w:highlight w:val="none"/>
                <w:lang w:val="en-US" w:eastAsia="zh-CN" w:bidi="ar"/>
              </w:rPr>
              <w:t>颜色和纹理与边框接近，接口自然平和，</w:t>
            </w:r>
            <w:r>
              <w:rPr>
                <w:rFonts w:hint="eastAsia" w:ascii="宋体" w:hAnsi="宋体" w:eastAsia="宋体" w:cs="宋体"/>
                <w:b w:val="0"/>
                <w:bCs w:val="0"/>
                <w:i w:val="0"/>
                <w:iCs w:val="0"/>
                <w:color w:val="auto"/>
                <w:kern w:val="0"/>
                <w:sz w:val="21"/>
                <w:szCs w:val="21"/>
                <w:highlight w:val="none"/>
                <w:u w:val="none"/>
                <w:lang w:val="en-US" w:eastAsia="zh-CN" w:bidi="ar"/>
              </w:rPr>
              <w:t>经精修边，无外露胶痕</w:t>
            </w:r>
            <w:r>
              <w:rPr>
                <w:rFonts w:hint="eastAsia" w:ascii="宋体" w:hAnsi="宋体" w:eastAsia="宋体" w:cs="宋体"/>
                <w:b w:val="0"/>
                <w:bCs w:val="0"/>
                <w:i w:val="0"/>
                <w:iCs w:val="0"/>
                <w:color w:val="auto"/>
                <w:kern w:val="0"/>
                <w:sz w:val="21"/>
                <w:szCs w:val="21"/>
                <w:highlight w:val="none"/>
                <w:lang w:val="en-US" w:eastAsia="zh-CN" w:bidi="ar"/>
              </w:rPr>
              <w:t>。</w:t>
            </w:r>
          </w:p>
        </w:tc>
      </w:tr>
      <w:tr w14:paraId="2A7DB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03DB860F">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5DCB6CF0">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6575" w:type="dxa"/>
            <w:vAlign w:val="center"/>
          </w:tcPr>
          <w:p w14:paraId="53DFEBE6">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color w:val="auto"/>
                <w:kern w:val="0"/>
                <w:sz w:val="21"/>
                <w:szCs w:val="21"/>
                <w:highlight w:val="none"/>
                <w:u w:val="none"/>
                <w:lang w:val="en-US" w:eastAsia="zh-CN" w:bidi="ar"/>
              </w:rPr>
              <w:t>38.3工艺：采用框架榫卯结构，木材充分烘干，保证含水率符合要求；木材纹理美观，无明显节子、虫眼，不得使用腐朽材，木制件外观达到国家合格标准。</w:t>
            </w:r>
          </w:p>
        </w:tc>
      </w:tr>
      <w:tr w14:paraId="3E22C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5F69679A">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101820D2">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2AC4060D">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lang w:val="en-US" w:eastAsia="zh-CN" w:bidi="ar"/>
              </w:rPr>
              <w:t>38.4功能</w:t>
            </w:r>
            <w:r>
              <w:rPr>
                <w:rFonts w:hint="eastAsia" w:ascii="宋体" w:hAnsi="宋体" w:eastAsia="宋体" w:cs="宋体"/>
                <w:b w:val="0"/>
                <w:bCs w:val="0"/>
                <w:i w:val="0"/>
                <w:iCs w:val="0"/>
                <w:color w:val="auto"/>
                <w:kern w:val="0"/>
                <w:sz w:val="21"/>
                <w:szCs w:val="21"/>
                <w:highlight w:val="none"/>
                <w:u w:val="none"/>
                <w:lang w:val="en-US" w:eastAsia="zh-CN" w:bidi="ar"/>
              </w:rPr>
              <w:t>配置：柜体配置衣物存放功能，内设层板及伸缩衣架，门板拉手为整体斜边拉手。</w:t>
            </w:r>
          </w:p>
        </w:tc>
      </w:tr>
      <w:tr w14:paraId="6AD9F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6AA0D88B">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736163D4">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72964B9B">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38.5胶粘剂：木质部件胶粘剂采用环保水基型拼板胶，游离甲醛、苯、甲苯+二甲苯、总挥发性有机物均符合GB 18583-2008、SZJG 52-2016标准要求。</w:t>
            </w:r>
          </w:p>
        </w:tc>
      </w:tr>
      <w:tr w14:paraId="64B01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24418BC5">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07973416">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384B23BD">
            <w:pPr>
              <w:keepNext w:val="0"/>
              <w:keepLines w:val="0"/>
              <w:pageBreakBefore w:val="0"/>
              <w:widowControl/>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38.6油漆：采用环保水性油漆，经过三底两面油漆工序，木纹纹理清晰，色泽均匀、光滑耐用。油漆表面无尘粒、气泡、渣点、边缘及立面无流挂等现象。</w:t>
            </w:r>
            <w:r>
              <w:rPr>
                <w:rFonts w:hint="eastAsia" w:ascii="宋体" w:hAnsi="宋体" w:eastAsia="宋体" w:cs="宋体"/>
                <w:b w:val="0"/>
                <w:bCs w:val="0"/>
                <w:color w:val="auto"/>
                <w:kern w:val="0"/>
                <w:sz w:val="21"/>
                <w:szCs w:val="21"/>
                <w:highlight w:val="none"/>
                <w:u w:val="none"/>
                <w:lang w:eastAsia="zh-CN" w:bidi="ar"/>
              </w:rPr>
              <w:t>水性漆的重金属元素含量（包括铅、镉、六价铬、汞、砷、钡、硒、锑、钴）均未检出；VOC含量、甲醛含量、乙二醇醚及醚酯总和含量、苯系物总和含量、烷基酚聚氧乙烯醚总和含量均符合GB 18581-2020、GB/T 35602-2017标准要求。</w:t>
            </w:r>
          </w:p>
        </w:tc>
      </w:tr>
      <w:tr w14:paraId="6E457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4BB320AF">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2E68E877">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59682F14">
            <w:pPr>
              <w:keepNext w:val="0"/>
              <w:keepLines w:val="0"/>
              <w:pageBreakBefore w:val="0"/>
              <w:widowControl/>
              <w:numPr>
                <w:ilvl w:val="0"/>
                <w:numId w:val="0"/>
              </w:numPr>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38.7五金配件：阻尼铰链和锁具，配可折叠钥匙，经防腐，防锈处理。铰链的过载要求（包括垂直静载荷（30kg）、水平静载荷（70N））、功能要求（包括操作力、耐久性(80000次)）、下沉量、耐腐蚀均符合QB/T 2189-2013标准要求。</w:t>
            </w:r>
          </w:p>
        </w:tc>
      </w:tr>
      <w:tr w14:paraId="4C04B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6C146DBC">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39</w:t>
            </w:r>
          </w:p>
        </w:tc>
        <w:tc>
          <w:tcPr>
            <w:tcW w:w="1678" w:type="dxa"/>
            <w:vMerge w:val="restart"/>
            <w:vAlign w:val="center"/>
          </w:tcPr>
          <w:p w14:paraId="28D1CB66">
            <w:pPr>
              <w:keepNext w:val="0"/>
              <w:keepLines w:val="0"/>
              <w:pageBreakBefore w:val="0"/>
              <w:widowControl/>
              <w:suppressLineNumbers w:val="0"/>
              <w:wordWrap/>
              <w:overflowPunct/>
              <w:topLinePunct w:val="0"/>
              <w:bidi w:val="0"/>
              <w:snapToGrid/>
              <w:spacing w:line="312" w:lineRule="auto"/>
              <w:ind w:left="0"/>
              <w:jc w:val="center"/>
              <w:textAlignment w:val="center"/>
              <w:rPr>
                <w:rFonts w:hint="default"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办公桌</w:t>
            </w:r>
          </w:p>
          <w:p w14:paraId="4329E856">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vertAlign w:val="baseline"/>
              </w:rPr>
            </w:pPr>
          </w:p>
        </w:tc>
        <w:tc>
          <w:tcPr>
            <w:tcW w:w="6575" w:type="dxa"/>
            <w:vAlign w:val="center"/>
          </w:tcPr>
          <w:p w14:paraId="7D84FD5A">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39.1规格：（1400W*700D*750H ）mm±10mm；</w:t>
            </w:r>
          </w:p>
        </w:tc>
      </w:tr>
      <w:tr w14:paraId="23E97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3EC0481F">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42747797">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4E0731FF">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39.2基材：支撑脚架及框架采用红橡木原木方加工成型，木方直径40mm-80mm之间（后期根据款式及结构深化）；面</w:t>
            </w:r>
            <w:r>
              <w:rPr>
                <w:rFonts w:hint="eastAsia" w:ascii="宋体" w:hAnsi="宋体" w:eastAsia="宋体" w:cs="宋体"/>
                <w:b w:val="0"/>
                <w:bCs w:val="0"/>
                <w:i w:val="0"/>
                <w:iCs w:val="0"/>
                <w:color w:val="auto"/>
                <w:kern w:val="0"/>
                <w:sz w:val="21"/>
                <w:szCs w:val="21"/>
                <w:highlight w:val="none"/>
                <w:lang w:val="en-US" w:eastAsia="zh-CN" w:bidi="ar"/>
              </w:rPr>
              <w:t>板材采用国标E0级</w:t>
            </w:r>
            <w:r>
              <w:rPr>
                <w:rFonts w:hint="eastAsia" w:ascii="宋体" w:hAnsi="宋体" w:eastAsia="宋体" w:cs="宋体"/>
                <w:b w:val="0"/>
                <w:bCs w:val="0"/>
                <w:i w:val="0"/>
                <w:iCs w:val="0"/>
                <w:color w:val="auto"/>
                <w:kern w:val="0"/>
                <w:sz w:val="21"/>
                <w:szCs w:val="21"/>
                <w:highlight w:val="none"/>
                <w:u w:val="none"/>
                <w:lang w:val="en-US" w:eastAsia="zh-CN" w:bidi="ar"/>
              </w:rPr>
              <w:t>实木多层板（胶合板），</w:t>
            </w:r>
            <w:r>
              <w:rPr>
                <w:rFonts w:hint="eastAsia" w:ascii="宋体" w:hAnsi="宋体" w:eastAsia="宋体" w:cs="宋体"/>
                <w:b w:val="0"/>
                <w:bCs w:val="0"/>
                <w:i w:val="0"/>
                <w:iCs w:val="0"/>
                <w:color w:val="auto"/>
                <w:kern w:val="0"/>
                <w:sz w:val="21"/>
                <w:szCs w:val="21"/>
                <w:highlight w:val="none"/>
                <w:lang w:val="en-US" w:eastAsia="zh-CN" w:bidi="ar"/>
              </w:rPr>
              <w:t>台面厚度≥25mm，副柜侧板、门板≥16mm、背板≥9mm；；</w:t>
            </w:r>
            <w:r>
              <w:rPr>
                <w:rFonts w:hint="eastAsia" w:ascii="宋体" w:hAnsi="宋体" w:eastAsia="宋体" w:cs="宋体"/>
                <w:b w:val="0"/>
                <w:bCs w:val="0"/>
                <w:i w:val="0"/>
                <w:iCs w:val="0"/>
                <w:color w:val="auto"/>
                <w:kern w:val="0"/>
                <w:sz w:val="21"/>
                <w:szCs w:val="21"/>
                <w:highlight w:val="none"/>
                <w:u w:val="none"/>
                <w:lang w:val="en-US" w:eastAsia="zh-CN" w:bidi="ar"/>
              </w:rPr>
              <w:t>多层板的胶合强度、含水率、浸渍剥离、静曲强度、弹性模量、甲醛释放量、挥发性有机化合物（72h）的苯、甲苯、二甲苯，TVOC符合 GB 18580-2017、GB/T 35601-2017、GB/T 9846-2015、GB/T 39600-2021标准要求。</w:t>
            </w:r>
          </w:p>
        </w:tc>
      </w:tr>
      <w:tr w14:paraId="3B938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16D11E40">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268CCC7A">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60706149">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39.3工艺：</w:t>
            </w:r>
            <w:r>
              <w:rPr>
                <w:rFonts w:hint="eastAsia" w:ascii="宋体" w:hAnsi="宋体" w:eastAsia="宋体" w:cs="宋体"/>
                <w:b w:val="0"/>
                <w:bCs w:val="0"/>
                <w:i w:val="0"/>
                <w:iCs w:val="0"/>
                <w:color w:val="auto"/>
                <w:kern w:val="0"/>
                <w:sz w:val="21"/>
                <w:szCs w:val="21"/>
                <w:highlight w:val="none"/>
                <w:lang w:val="en-US" w:eastAsia="zh-CN" w:bidi="ar"/>
              </w:rPr>
              <w:t>表面贴天然实木皮≥0.6mm</w:t>
            </w:r>
            <w:r>
              <w:rPr>
                <w:rFonts w:hint="eastAsia" w:ascii="宋体" w:hAnsi="宋体" w:eastAsia="宋体" w:cs="宋体"/>
                <w:b w:val="0"/>
                <w:bCs w:val="0"/>
                <w:i w:val="0"/>
                <w:iCs w:val="0"/>
                <w:color w:val="auto"/>
                <w:kern w:val="0"/>
                <w:sz w:val="21"/>
                <w:szCs w:val="21"/>
                <w:highlight w:val="none"/>
                <w:u w:val="none"/>
                <w:lang w:val="en-US" w:eastAsia="zh-CN" w:bidi="ar"/>
              </w:rPr>
              <w:t>，木皮宽度</w:t>
            </w:r>
            <w:r>
              <w:rPr>
                <w:rFonts w:hint="eastAsia" w:ascii="宋体" w:hAnsi="宋体" w:eastAsia="宋体" w:cs="宋体"/>
                <w:b w:val="0"/>
                <w:bCs w:val="0"/>
                <w:i w:val="0"/>
                <w:iCs w:val="0"/>
                <w:color w:val="auto"/>
                <w:kern w:val="0"/>
                <w:sz w:val="21"/>
                <w:szCs w:val="21"/>
                <w:highlight w:val="none"/>
                <w:lang w:val="en-US" w:eastAsia="zh-CN" w:bidi="ar"/>
              </w:rPr>
              <w:t>≥200mm，实木封边工艺，</w:t>
            </w:r>
            <w:r>
              <w:rPr>
                <w:rFonts w:hint="eastAsia" w:ascii="宋体" w:hAnsi="宋体" w:eastAsia="宋体" w:cs="宋体"/>
                <w:b w:val="0"/>
                <w:bCs w:val="0"/>
                <w:i w:val="0"/>
                <w:iCs w:val="0"/>
                <w:color w:val="auto"/>
                <w:kern w:val="0"/>
                <w:sz w:val="21"/>
                <w:szCs w:val="21"/>
                <w:highlight w:val="none"/>
                <w:u w:val="none"/>
                <w:lang w:val="en-US" w:eastAsia="zh-CN" w:bidi="ar"/>
              </w:rPr>
              <w:t>封边倒角圆滑、经精修边，无外露胶痕</w:t>
            </w:r>
            <w:r>
              <w:rPr>
                <w:rFonts w:hint="eastAsia" w:ascii="宋体" w:hAnsi="宋体" w:eastAsia="宋体" w:cs="宋体"/>
                <w:b w:val="0"/>
                <w:bCs w:val="0"/>
                <w:i w:val="0"/>
                <w:iCs w:val="0"/>
                <w:color w:val="auto"/>
                <w:kern w:val="0"/>
                <w:sz w:val="21"/>
                <w:szCs w:val="21"/>
                <w:highlight w:val="none"/>
                <w:lang w:val="en-US" w:eastAsia="zh-CN" w:bidi="ar"/>
              </w:rPr>
              <w:t>。具有防水、防潮、防交叉感染、耐磨性能强；</w:t>
            </w:r>
          </w:p>
        </w:tc>
      </w:tr>
      <w:tr w14:paraId="2C85C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6A480997">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06C84B34">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071E1A2C">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39.4功能配置：台面板底带3抽屉，侧边带有固定三抽柜+实木支撑脚。</w:t>
            </w:r>
          </w:p>
        </w:tc>
      </w:tr>
      <w:tr w14:paraId="7ED82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7A0E002E">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00810CC0">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6A2DF1EA">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39.5胶黏剂：选用环保贴面胶，粘性强，久不分层，具有防水性、防潮性、耐油性、耐撞性等特点。</w:t>
            </w:r>
          </w:p>
        </w:tc>
      </w:tr>
      <w:tr w14:paraId="60EA1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19EC155D">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403AA3DD">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52BC9DAD">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39.6油漆：采用环保油漆，经过三底两面油漆工序，木纹纹理清晰，色泽均匀、光滑耐用。油漆表面无尘粒、气泡、渣点、边缘及立面无流挂等现象。</w:t>
            </w:r>
            <w:r>
              <w:rPr>
                <w:rFonts w:hint="eastAsia" w:ascii="宋体" w:hAnsi="宋体" w:eastAsia="宋体" w:cs="宋体"/>
                <w:b w:val="0"/>
                <w:bCs w:val="0"/>
                <w:color w:val="auto"/>
                <w:kern w:val="0"/>
                <w:sz w:val="21"/>
                <w:szCs w:val="21"/>
                <w:highlight w:val="none"/>
                <w:u w:val="none"/>
                <w:lang w:eastAsia="zh-CN" w:bidi="ar"/>
              </w:rPr>
              <w:t>水性漆的重金属元素含量（包括铅、镉、六价铬、汞、砷、钡、硒、锑、钴）均未检出；VOC含量、甲醛含量、乙二醇醚及醚酯总和含量、苯系物总和含量、烷基酚聚氧乙烯醚总和含量均符合GB 18581-2020、GB/T 35602-2017标准要求。</w:t>
            </w:r>
          </w:p>
        </w:tc>
      </w:tr>
      <w:tr w14:paraId="6CC02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0C0FF38F">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1C037454">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57C8957B">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39.7五金配件：钢质螺帽、螺丝，表面镀镍，缓冲铰链、三节阻尼导轨。导轨的过载要求（包括垂直向下静载荷（300N）、水平侧向静载荷（150N）、猛关或猛开）、功能要求（包括操作力、耐久性(80000次)、拉出安全性、下沉量、耐腐蚀均符合QB/T 2454-2013标准要求。</w:t>
            </w:r>
          </w:p>
        </w:tc>
      </w:tr>
      <w:tr w14:paraId="540A0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6D8B047E">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40</w:t>
            </w:r>
          </w:p>
        </w:tc>
        <w:tc>
          <w:tcPr>
            <w:tcW w:w="1678" w:type="dxa"/>
            <w:vMerge w:val="restart"/>
            <w:vAlign w:val="center"/>
          </w:tcPr>
          <w:p w14:paraId="02E3D85E">
            <w:pPr>
              <w:keepNext w:val="0"/>
              <w:keepLines w:val="0"/>
              <w:pageBreakBefore w:val="0"/>
              <w:widowControl/>
              <w:suppressLineNumbers w:val="0"/>
              <w:wordWrap/>
              <w:overflowPunct/>
              <w:topLinePunct w:val="0"/>
              <w:bidi w:val="0"/>
              <w:snapToGrid/>
              <w:spacing w:line="312" w:lineRule="auto"/>
              <w:ind w:left="0"/>
              <w:jc w:val="center"/>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strike w:val="0"/>
                <w:dstrike w:val="0"/>
                <w:color w:val="auto"/>
                <w:kern w:val="0"/>
                <w:sz w:val="21"/>
                <w:szCs w:val="21"/>
                <w:highlight w:val="none"/>
                <w:u w:val="none"/>
                <w:lang w:val="en-US" w:eastAsia="zh-CN" w:bidi="ar"/>
              </w:rPr>
              <w:t>办公椅</w:t>
            </w:r>
          </w:p>
        </w:tc>
        <w:tc>
          <w:tcPr>
            <w:tcW w:w="6575" w:type="dxa"/>
            <w:vAlign w:val="center"/>
          </w:tcPr>
          <w:p w14:paraId="675ACE18">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lang w:val="en-US"/>
              </w:rPr>
            </w:pPr>
            <w:r>
              <w:rPr>
                <w:rFonts w:hint="eastAsia" w:ascii="宋体" w:hAnsi="宋体" w:eastAsia="宋体" w:cs="宋体"/>
                <w:b w:val="0"/>
                <w:bCs w:val="0"/>
                <w:i w:val="0"/>
                <w:iCs w:val="0"/>
                <w:color w:val="auto"/>
                <w:kern w:val="0"/>
                <w:sz w:val="21"/>
                <w:szCs w:val="21"/>
                <w:highlight w:val="none"/>
                <w:u w:val="none"/>
                <w:lang w:val="en-US" w:eastAsia="zh-CN" w:bidi="ar"/>
              </w:rPr>
              <w:t>40.1规格：常规；</w:t>
            </w:r>
          </w:p>
        </w:tc>
      </w:tr>
      <w:tr w14:paraId="49A22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582D83CE">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3AFF7CD9">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56FB0F95">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40.2基材：座面、椅背面选用</w:t>
            </w:r>
            <w:r>
              <w:rPr>
                <w:rFonts w:hint="eastAsia" w:ascii="宋体" w:hAnsi="宋体" w:eastAsia="宋体" w:cs="宋体"/>
                <w:b w:val="0"/>
                <w:bCs w:val="0"/>
                <w:i w:val="0"/>
                <w:iCs w:val="0"/>
                <w:color w:val="auto"/>
                <w:kern w:val="0"/>
                <w:sz w:val="21"/>
                <w:szCs w:val="21"/>
                <w:highlight w:val="none"/>
                <w:u w:val="none"/>
                <w:shd w:val="clear"/>
                <w:lang w:val="en-US" w:eastAsia="zh-CN" w:bidi="ar"/>
              </w:rPr>
              <w:t>头层牛皮</w:t>
            </w:r>
            <w:r>
              <w:rPr>
                <w:rFonts w:hint="eastAsia" w:ascii="宋体" w:hAnsi="宋体" w:eastAsia="宋体" w:cs="宋体"/>
                <w:b w:val="0"/>
                <w:bCs w:val="0"/>
                <w:i w:val="0"/>
                <w:iCs w:val="0"/>
                <w:color w:val="auto"/>
                <w:kern w:val="0"/>
                <w:sz w:val="21"/>
                <w:szCs w:val="21"/>
                <w:highlight w:val="none"/>
                <w:u w:val="none"/>
                <w:lang w:val="en-US" w:eastAsia="zh-CN" w:bidi="ar"/>
              </w:rPr>
              <w:t>，摩擦色牢度、耐光性、涂层粘着牢度、耐折牢度（50000次）、耐磨性、撕裂力、气味、禁用偶氮染料、游离甲醛、挥发性有机物均符合GB/T 16799-201、HJ 507-2009、SZJG 52-2016标准要求；经液态浸色及防潮、防污等工艺处理，纹路细致、色泽均匀。车缝线路均匀、线条顺畅、针距均匀，扪面整体感观流畅，转角平滑。高回弹高密度原生海绵，座面密度≥30kg/m³,其他部位密度≥25kg/m³，海绵回弹力≥35%，能均匀承托负重，反复坐压不变形、不塌陷，厚实座包，舒适稳固；海绵的表观密度偏差、40%压陷硬度偏差、回弹率、75%压缩永久变形、65%/25%压陷比、气味等级、拉伸强度、断裂伸长率、撕裂强度、干热老化后拉伸强度、干热老化后拉伸强度变化率、湿热老化后拉伸强度、湿热老化后拉伸强度变化率、甲醛散发均符合GB/T 10802-2023标准要求。衬板采用国标环保E0级弯曲木胶合板，厚度≥14mm，阻燃、透气、吸音抗收缩特性一，长久使用不变形、不塌陷。胶合板的胶合强度、含水率、浸渍剥离、静曲强度、弹性模量、甲醛释放量、挥发性有机化合物（72h）的苯、甲苯、二甲苯，TVOC符合 GB 18580-2017、GB/T 35601-2017、GB/T 9846-2015、GB/T 39600-2021标准要求。椅架采用红橡木脚、框架、扶手及椅背框架，采用红橡木原木方加工成型，木材充分烘干，保证含水率符合要求；木材纹理美观，无明显节子、虫眼，不得使用腐朽材，木制件外观达到国家合格标准。</w:t>
            </w:r>
          </w:p>
        </w:tc>
      </w:tr>
      <w:tr w14:paraId="1D3E0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28DD3377">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5BEC3A01">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3997C27E">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40.3胶黏剂：木质部件胶粘剂采用环保水基型拼板胶。胶粘剂的游离甲醛、苯、甲苯+二甲苯、总挥发性有机物均符合GB 18583-2008、SZJG 52-2016标准要求。</w:t>
            </w:r>
          </w:p>
        </w:tc>
      </w:tr>
      <w:tr w14:paraId="334B0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6E836933">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15480130">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4C099596">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40.4油漆：采用环保水性漆（包括底漆和面漆），三底两面工艺，经防虫、防腐等化学处理。</w:t>
            </w:r>
            <w:r>
              <w:rPr>
                <w:rFonts w:hint="eastAsia" w:ascii="宋体" w:hAnsi="宋体" w:eastAsia="宋体" w:cs="宋体"/>
                <w:b w:val="0"/>
                <w:bCs w:val="0"/>
                <w:color w:val="auto"/>
                <w:kern w:val="0"/>
                <w:sz w:val="21"/>
                <w:szCs w:val="21"/>
                <w:highlight w:val="none"/>
                <w:u w:val="none"/>
                <w:lang w:eastAsia="zh-CN" w:bidi="ar"/>
              </w:rPr>
              <w:t>水性漆的重金属元素含量（包括铅、镉、六价铬、汞、砷、钡、硒、锑、钴）均未检出；VOC含量、甲醛含量、乙二醇醚及醚酯总和含量、苯系物总和含量、烷基酚聚氧乙烯醚总和含量均符合GB 18581-2020、GB/T 35602-2017标准要求。</w:t>
            </w:r>
          </w:p>
        </w:tc>
      </w:tr>
      <w:tr w14:paraId="4BB8F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7AC73CDF">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41</w:t>
            </w:r>
          </w:p>
        </w:tc>
        <w:tc>
          <w:tcPr>
            <w:tcW w:w="1678" w:type="dxa"/>
            <w:vMerge w:val="restart"/>
            <w:vAlign w:val="center"/>
          </w:tcPr>
          <w:p w14:paraId="29E86532">
            <w:pPr>
              <w:keepNext w:val="0"/>
              <w:keepLines w:val="0"/>
              <w:pageBreakBefore w:val="0"/>
              <w:widowControl/>
              <w:suppressLineNumbers w:val="0"/>
              <w:wordWrap/>
              <w:overflowPunct/>
              <w:topLinePunct w:val="0"/>
              <w:bidi w:val="0"/>
              <w:snapToGrid/>
              <w:spacing w:line="312" w:lineRule="auto"/>
              <w:ind w:left="0"/>
              <w:jc w:val="center"/>
              <w:textAlignment w:val="center"/>
              <w:rPr>
                <w:rFonts w:hint="default" w:ascii="宋体" w:hAnsi="宋体" w:eastAsia="宋体" w:cs="宋体"/>
                <w:b w:val="0"/>
                <w:bCs w:val="0"/>
                <w:i w:val="0"/>
                <w:iCs w:val="0"/>
                <w:strike/>
                <w:dstrike w:val="0"/>
                <w:color w:val="auto"/>
                <w:kern w:val="0"/>
                <w:sz w:val="21"/>
                <w:szCs w:val="21"/>
                <w:highlight w:val="none"/>
                <w:u w:val="none"/>
                <w:lang w:val="en-US" w:eastAsia="zh-CN" w:bidi="ar"/>
              </w:rPr>
            </w:pPr>
            <w:r>
              <w:rPr>
                <w:rFonts w:hint="eastAsia" w:ascii="宋体" w:hAnsi="宋体" w:eastAsia="宋体" w:cs="宋体"/>
                <w:b w:val="0"/>
                <w:bCs w:val="0"/>
                <w:i w:val="0"/>
                <w:iCs w:val="0"/>
                <w:strike w:val="0"/>
                <w:dstrike w:val="0"/>
                <w:color w:val="auto"/>
                <w:kern w:val="0"/>
                <w:sz w:val="21"/>
                <w:szCs w:val="21"/>
                <w:highlight w:val="none"/>
                <w:u w:val="none"/>
                <w:lang w:val="en-US" w:eastAsia="zh-CN" w:bidi="ar"/>
              </w:rPr>
              <w:t>定制文件柜</w:t>
            </w:r>
          </w:p>
          <w:p w14:paraId="1BFB78D4">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vertAlign w:val="baseline"/>
              </w:rPr>
            </w:pPr>
          </w:p>
        </w:tc>
        <w:tc>
          <w:tcPr>
            <w:tcW w:w="6575" w:type="dxa"/>
            <w:vAlign w:val="center"/>
          </w:tcPr>
          <w:p w14:paraId="6E6AE0EB">
            <w:pPr>
              <w:keepNext w:val="0"/>
              <w:keepLines w:val="0"/>
              <w:pageBreakBefore w:val="0"/>
              <w:widowControl/>
              <w:numPr>
                <w:ilvl w:val="0"/>
                <w:numId w:val="0"/>
              </w:numPr>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lang w:val="en-US" w:eastAsia="zh-CN" w:bidi="ar"/>
              </w:rPr>
              <w:t>41.1规格：（900W*400*2000H）mm±10mm；</w:t>
            </w:r>
          </w:p>
        </w:tc>
      </w:tr>
      <w:tr w14:paraId="4766B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7EBB8AA7">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5E1DC119">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color w:val="auto"/>
                <w:sz w:val="21"/>
                <w:szCs w:val="21"/>
                <w:highlight w:val="none"/>
              </w:rPr>
            </w:pPr>
          </w:p>
        </w:tc>
        <w:tc>
          <w:tcPr>
            <w:tcW w:w="6575" w:type="dxa"/>
            <w:vAlign w:val="center"/>
          </w:tcPr>
          <w:p w14:paraId="4CB0BAF3">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41.2基材：支撑脚架及框架采用红橡木原木方加工成型，木方直径40mm-80mm之间（后期根据款式及结构深化）；面板基材采用ENF级</w:t>
            </w:r>
            <w:r>
              <w:rPr>
                <w:rFonts w:hint="eastAsia" w:ascii="宋体" w:hAnsi="宋体" w:eastAsia="宋体" w:cs="宋体"/>
                <w:b w:val="0"/>
                <w:bCs w:val="0"/>
                <w:color w:val="auto"/>
                <w:sz w:val="21"/>
                <w:szCs w:val="21"/>
                <w:highlight w:val="none"/>
                <w:lang w:val="en-US" w:eastAsia="zh-CN"/>
              </w:rPr>
              <w:t>无醛</w:t>
            </w:r>
            <w:r>
              <w:rPr>
                <w:rFonts w:hint="eastAsia" w:ascii="宋体" w:hAnsi="宋体" w:eastAsia="宋体" w:cs="宋体"/>
                <w:b w:val="0"/>
                <w:bCs w:val="0"/>
                <w:color w:val="auto"/>
                <w:sz w:val="21"/>
                <w:szCs w:val="21"/>
                <w:highlight w:val="none"/>
              </w:rPr>
              <w:t>板</w:t>
            </w:r>
            <w:r>
              <w:rPr>
                <w:rFonts w:hint="eastAsia" w:ascii="宋体" w:hAnsi="宋体" w:eastAsia="宋体" w:cs="宋体"/>
                <w:b w:val="0"/>
                <w:bCs w:val="0"/>
                <w:i w:val="0"/>
                <w:iCs w:val="0"/>
                <w:color w:val="auto"/>
                <w:kern w:val="0"/>
                <w:sz w:val="21"/>
                <w:szCs w:val="21"/>
                <w:highlight w:val="none"/>
                <w:u w:val="none"/>
                <w:lang w:val="en-US" w:eastAsia="zh-CN" w:bidi="ar"/>
              </w:rPr>
              <w:t>，</w:t>
            </w:r>
            <w:r>
              <w:rPr>
                <w:rFonts w:hint="eastAsia" w:ascii="宋体" w:hAnsi="宋体" w:eastAsia="宋体" w:cs="宋体"/>
                <w:b w:val="0"/>
                <w:bCs w:val="0"/>
                <w:i w:val="0"/>
                <w:iCs w:val="0"/>
                <w:color w:val="auto"/>
                <w:kern w:val="0"/>
                <w:sz w:val="21"/>
                <w:szCs w:val="21"/>
                <w:highlight w:val="none"/>
                <w:lang w:val="en-US" w:eastAsia="zh-CN" w:bidi="ar"/>
              </w:rPr>
              <w:t>台面厚度≥25mm，副柜侧板、门板≥16mm、背板≥9mm；；</w:t>
            </w:r>
            <w:r>
              <w:rPr>
                <w:rFonts w:hint="eastAsia" w:ascii="宋体" w:hAnsi="宋体" w:eastAsia="宋体" w:cs="宋体"/>
                <w:b w:val="0"/>
                <w:bCs w:val="0"/>
                <w:i w:val="0"/>
                <w:iCs w:val="0"/>
                <w:color w:val="auto"/>
                <w:kern w:val="0"/>
                <w:sz w:val="21"/>
                <w:szCs w:val="21"/>
                <w:highlight w:val="none"/>
                <w:u w:val="none"/>
                <w:lang w:val="en-US" w:eastAsia="zh-CN" w:bidi="ar"/>
              </w:rPr>
              <w:t>多层板的胶合强度、含水率、浸渍剥离、静曲强度、弹性模量、甲醛释放量、挥发性有机化合物（72h）的苯、甲苯、二甲苯，TVOC符合 GB 18580-2017、GB/T 35601-2017、GB/T 9846-2015、GB/T 39600-2021标准要求。</w:t>
            </w:r>
          </w:p>
        </w:tc>
      </w:tr>
      <w:tr w14:paraId="5BB69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51AADE66">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4DD605FE">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6575" w:type="dxa"/>
            <w:vAlign w:val="center"/>
          </w:tcPr>
          <w:p w14:paraId="23CBF8BF">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41.3工艺：</w:t>
            </w:r>
            <w:r>
              <w:rPr>
                <w:rFonts w:hint="eastAsia" w:ascii="宋体" w:hAnsi="宋体" w:eastAsia="宋体" w:cs="宋体"/>
                <w:b w:val="0"/>
                <w:bCs w:val="0"/>
                <w:i w:val="0"/>
                <w:iCs w:val="0"/>
                <w:color w:val="auto"/>
                <w:kern w:val="0"/>
                <w:sz w:val="21"/>
                <w:szCs w:val="21"/>
                <w:highlight w:val="none"/>
                <w:lang w:val="en-US" w:eastAsia="zh-CN" w:bidi="ar"/>
              </w:rPr>
              <w:t>表面贴天然实木皮≥0.6mm</w:t>
            </w:r>
            <w:r>
              <w:rPr>
                <w:rFonts w:hint="eastAsia" w:ascii="宋体" w:hAnsi="宋体" w:eastAsia="宋体" w:cs="宋体"/>
                <w:b/>
                <w:bCs/>
                <w:i w:val="0"/>
                <w:iCs w:val="0"/>
                <w:color w:val="auto"/>
                <w:kern w:val="0"/>
                <w:sz w:val="21"/>
                <w:szCs w:val="21"/>
                <w:highlight w:val="none"/>
                <w:u w:val="none"/>
                <w:lang w:val="en-US" w:eastAsia="zh-CN" w:bidi="ar"/>
              </w:rPr>
              <w:t>，</w:t>
            </w:r>
            <w:r>
              <w:rPr>
                <w:rFonts w:hint="eastAsia" w:ascii="宋体" w:hAnsi="宋体" w:eastAsia="宋体" w:cs="宋体"/>
                <w:b w:val="0"/>
                <w:bCs w:val="0"/>
                <w:i w:val="0"/>
                <w:iCs w:val="0"/>
                <w:color w:val="auto"/>
                <w:kern w:val="0"/>
                <w:sz w:val="21"/>
                <w:szCs w:val="21"/>
                <w:highlight w:val="none"/>
                <w:u w:val="none"/>
                <w:lang w:val="en-US" w:eastAsia="zh-CN" w:bidi="ar"/>
              </w:rPr>
              <w:t>木皮宽度</w:t>
            </w:r>
            <w:r>
              <w:rPr>
                <w:rFonts w:hint="eastAsia" w:ascii="宋体" w:hAnsi="宋体" w:eastAsia="宋体" w:cs="宋体"/>
                <w:b w:val="0"/>
                <w:bCs w:val="0"/>
                <w:i w:val="0"/>
                <w:iCs w:val="0"/>
                <w:color w:val="auto"/>
                <w:kern w:val="0"/>
                <w:sz w:val="21"/>
                <w:szCs w:val="21"/>
                <w:highlight w:val="none"/>
                <w:lang w:val="en-US" w:eastAsia="zh-CN" w:bidi="ar"/>
              </w:rPr>
              <w:t>≥200mm，实木封边工艺，</w:t>
            </w:r>
            <w:r>
              <w:rPr>
                <w:rFonts w:hint="eastAsia" w:ascii="宋体" w:hAnsi="宋体" w:eastAsia="宋体" w:cs="宋体"/>
                <w:b w:val="0"/>
                <w:bCs w:val="0"/>
                <w:i w:val="0"/>
                <w:iCs w:val="0"/>
                <w:color w:val="auto"/>
                <w:kern w:val="0"/>
                <w:sz w:val="21"/>
                <w:szCs w:val="21"/>
                <w:highlight w:val="none"/>
                <w:u w:val="none"/>
                <w:lang w:val="en-US" w:eastAsia="zh-CN" w:bidi="ar"/>
              </w:rPr>
              <w:t>封边倒角圆滑、经精修边，无外露胶痕</w:t>
            </w:r>
            <w:r>
              <w:rPr>
                <w:rFonts w:hint="eastAsia" w:ascii="宋体" w:hAnsi="宋体" w:eastAsia="宋体" w:cs="宋体"/>
                <w:b w:val="0"/>
                <w:bCs w:val="0"/>
                <w:i w:val="0"/>
                <w:iCs w:val="0"/>
                <w:color w:val="auto"/>
                <w:kern w:val="0"/>
                <w:sz w:val="21"/>
                <w:szCs w:val="21"/>
                <w:highlight w:val="none"/>
                <w:lang w:val="en-US" w:eastAsia="zh-CN" w:bidi="ar"/>
              </w:rPr>
              <w:t>。具有防水、防潮、防交叉感染、耐磨性能强；</w:t>
            </w:r>
          </w:p>
        </w:tc>
      </w:tr>
      <w:tr w14:paraId="44D0B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56F5A7B1">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4E6FA754">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5417FC94">
            <w:pPr>
              <w:keepNext w:val="0"/>
              <w:keepLines w:val="0"/>
              <w:pageBreakBefore w:val="0"/>
              <w:widowControl/>
              <w:numPr>
                <w:ilvl w:val="0"/>
                <w:numId w:val="0"/>
              </w:numPr>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lang w:val="en-US" w:eastAsia="zh-CN" w:bidi="ar"/>
              </w:rPr>
              <w:t>41.4功能</w:t>
            </w:r>
            <w:r>
              <w:rPr>
                <w:rFonts w:hint="eastAsia" w:ascii="宋体" w:hAnsi="宋体" w:eastAsia="宋体" w:cs="宋体"/>
                <w:b w:val="0"/>
                <w:bCs w:val="0"/>
                <w:i w:val="0"/>
                <w:iCs w:val="0"/>
                <w:color w:val="auto"/>
                <w:kern w:val="0"/>
                <w:sz w:val="21"/>
                <w:szCs w:val="21"/>
                <w:highlight w:val="none"/>
                <w:u w:val="none"/>
                <w:lang w:val="en-US" w:eastAsia="zh-CN" w:bidi="ar"/>
              </w:rPr>
              <w:t>配置：柜体配置衣物存放功能，内设层板及伸缩衣架，门板拉手为整体斜边拉手。</w:t>
            </w:r>
          </w:p>
        </w:tc>
      </w:tr>
      <w:tr w14:paraId="5674A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34C5919F">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1A409C3D">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1E9C4583">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41.5胶粘剂：木质部件胶粘剂采用环保水基型拼板胶，游离甲醛、苯、甲苯+二甲苯、总挥发性有机物均符合GB 18583-2008、SZJG 52-2016标准要求。</w:t>
            </w:r>
          </w:p>
        </w:tc>
      </w:tr>
      <w:tr w14:paraId="6C24F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71E01FAC">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6E310055">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10E5FACF">
            <w:pPr>
              <w:keepNext w:val="0"/>
              <w:keepLines w:val="0"/>
              <w:pageBreakBefore w:val="0"/>
              <w:widowControl/>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41.6油漆：采用环保水性油漆，经过三底两面油漆工序，木纹纹理清晰，色泽均匀、光滑耐用。油漆表面无尘粒、气泡、渣点、边缘及立面无流挂等现象。</w:t>
            </w:r>
            <w:r>
              <w:rPr>
                <w:rFonts w:hint="eastAsia" w:ascii="宋体" w:hAnsi="宋体" w:eastAsia="宋体" w:cs="宋体"/>
                <w:b w:val="0"/>
                <w:bCs w:val="0"/>
                <w:color w:val="auto"/>
                <w:kern w:val="0"/>
                <w:sz w:val="21"/>
                <w:szCs w:val="21"/>
                <w:highlight w:val="none"/>
                <w:u w:val="none"/>
                <w:lang w:eastAsia="zh-CN" w:bidi="ar"/>
              </w:rPr>
              <w:t>水性漆的重金属元素含量（包括铅、镉、六价铬、汞、砷、钡、硒、锑、钴）均未检出；VOC含量、甲醛含量、乙二醇醚及醚酯总和含量、苯系物总和含量、烷基酚聚氧乙烯醚总和含量均符合GB 18581-2020、GB/T 35602-2017标准要求。</w:t>
            </w:r>
          </w:p>
        </w:tc>
      </w:tr>
      <w:tr w14:paraId="5A6AA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7E251109">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5131D090">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6D0AE546">
            <w:pPr>
              <w:keepNext w:val="0"/>
              <w:keepLines w:val="0"/>
              <w:pageBreakBefore w:val="0"/>
              <w:widowControl/>
              <w:numPr>
                <w:ilvl w:val="0"/>
                <w:numId w:val="0"/>
              </w:numPr>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41.7五金配件：阻尼铰链和锁具，配可折叠钥匙，经防腐，防锈处理。铰链的过载要求（包括垂直静载荷（30kg）、水平静载荷（70N））、功能要求（包括操作力、耐久性(80000次)）、下沉量、耐腐蚀均符合QB/T 2189-2013标准要求。</w:t>
            </w:r>
          </w:p>
        </w:tc>
      </w:tr>
      <w:tr w14:paraId="62E0F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40E42B1A">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42</w:t>
            </w:r>
          </w:p>
        </w:tc>
        <w:tc>
          <w:tcPr>
            <w:tcW w:w="1678" w:type="dxa"/>
            <w:vMerge w:val="restart"/>
            <w:vAlign w:val="center"/>
          </w:tcPr>
          <w:p w14:paraId="0811C68B">
            <w:pPr>
              <w:pStyle w:val="18"/>
              <w:keepNext w:val="0"/>
              <w:keepLines w:val="0"/>
              <w:pageBreakBefore w:val="0"/>
              <w:widowControl w:val="0"/>
              <w:wordWrap/>
              <w:overflowPunct/>
              <w:topLinePunct w:val="0"/>
              <w:bidi w:val="0"/>
              <w:snapToGrid/>
              <w:spacing w:line="312" w:lineRule="auto"/>
              <w:ind w:left="0"/>
              <w:jc w:val="center"/>
              <w:rPr>
                <w:rFonts w:hint="default" w:ascii="宋体" w:hAnsi="宋体" w:eastAsia="宋体" w:cs="宋体"/>
                <w:color w:val="auto"/>
                <w:sz w:val="21"/>
                <w:szCs w:val="21"/>
                <w:highlight w:val="none"/>
                <w:vertAlign w:val="baseline"/>
                <w:lang w:val="en-US"/>
              </w:rPr>
            </w:pPr>
            <w:r>
              <w:rPr>
                <w:rFonts w:hint="eastAsia" w:ascii="宋体" w:hAnsi="宋体" w:eastAsia="宋体" w:cs="宋体"/>
                <w:b w:val="0"/>
                <w:bCs w:val="0"/>
                <w:color w:val="auto"/>
                <w:sz w:val="21"/>
                <w:szCs w:val="21"/>
                <w:highlight w:val="none"/>
                <w:lang w:val="en-US" w:eastAsia="zh-CN"/>
              </w:rPr>
              <w:t>茶水柜</w:t>
            </w:r>
          </w:p>
        </w:tc>
        <w:tc>
          <w:tcPr>
            <w:tcW w:w="6575" w:type="dxa"/>
            <w:vAlign w:val="center"/>
          </w:tcPr>
          <w:p w14:paraId="4A618881">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42.1规格：（W900*D400*H850）mm±10mm；</w:t>
            </w:r>
          </w:p>
        </w:tc>
      </w:tr>
      <w:tr w14:paraId="45308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54BA7E23">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5DF37705">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3AD9C7DE">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42.2基材：支撑脚架及框架采用红橡木原木方加工成型，木方直径40mm-80mm之间（后期根据款式及结构深化）；面板基材采用ENF级</w:t>
            </w:r>
            <w:r>
              <w:rPr>
                <w:rFonts w:hint="eastAsia" w:ascii="宋体" w:hAnsi="宋体" w:eastAsia="宋体" w:cs="宋体"/>
                <w:b w:val="0"/>
                <w:bCs w:val="0"/>
                <w:color w:val="auto"/>
                <w:sz w:val="21"/>
                <w:szCs w:val="21"/>
                <w:highlight w:val="none"/>
                <w:lang w:val="en-US" w:eastAsia="zh-CN"/>
              </w:rPr>
              <w:t>无醛</w:t>
            </w:r>
            <w:r>
              <w:rPr>
                <w:rFonts w:hint="eastAsia" w:ascii="宋体" w:hAnsi="宋体" w:eastAsia="宋体" w:cs="宋体"/>
                <w:b w:val="0"/>
                <w:bCs w:val="0"/>
                <w:color w:val="auto"/>
                <w:sz w:val="21"/>
                <w:szCs w:val="21"/>
                <w:highlight w:val="none"/>
              </w:rPr>
              <w:t>板</w:t>
            </w:r>
            <w:r>
              <w:rPr>
                <w:rFonts w:hint="eastAsia" w:ascii="宋体" w:hAnsi="宋体" w:eastAsia="宋体" w:cs="宋体"/>
                <w:b w:val="0"/>
                <w:bCs w:val="0"/>
                <w:i w:val="0"/>
                <w:iCs w:val="0"/>
                <w:color w:val="auto"/>
                <w:kern w:val="0"/>
                <w:sz w:val="21"/>
                <w:szCs w:val="21"/>
                <w:highlight w:val="none"/>
                <w:u w:val="none"/>
                <w:lang w:val="en-US" w:eastAsia="zh-CN" w:bidi="ar"/>
              </w:rPr>
              <w:t>，</w:t>
            </w:r>
            <w:r>
              <w:rPr>
                <w:rFonts w:hint="eastAsia" w:ascii="宋体" w:hAnsi="宋体" w:eastAsia="宋体" w:cs="宋体"/>
                <w:b w:val="0"/>
                <w:bCs w:val="0"/>
                <w:i w:val="0"/>
                <w:iCs w:val="0"/>
                <w:color w:val="auto"/>
                <w:kern w:val="0"/>
                <w:sz w:val="21"/>
                <w:szCs w:val="21"/>
                <w:highlight w:val="none"/>
                <w:lang w:val="en-US" w:eastAsia="zh-CN" w:bidi="ar"/>
              </w:rPr>
              <w:t>台面厚度≥25mm，副柜侧板、门板≥16mm、背板≥9mm；；</w:t>
            </w:r>
            <w:r>
              <w:rPr>
                <w:rFonts w:hint="eastAsia" w:ascii="宋体" w:hAnsi="宋体" w:eastAsia="宋体" w:cs="宋体"/>
                <w:b w:val="0"/>
                <w:bCs w:val="0"/>
                <w:i w:val="0"/>
                <w:iCs w:val="0"/>
                <w:color w:val="auto"/>
                <w:kern w:val="0"/>
                <w:sz w:val="21"/>
                <w:szCs w:val="21"/>
                <w:highlight w:val="none"/>
                <w:u w:val="none"/>
                <w:lang w:val="en-US" w:eastAsia="zh-CN" w:bidi="ar"/>
              </w:rPr>
              <w:t>多层板的胶合强度、含水率、浸渍剥离、静曲强度、弹性模量、甲醛释放量、挥发性有机化合物（72h）的苯、甲苯、二甲苯，TVOC符合 GB 18580-2017、GB/T 35601-2017、GB/T 9846-2015、GB/T 39600-2021标准要求。</w:t>
            </w:r>
          </w:p>
        </w:tc>
      </w:tr>
      <w:tr w14:paraId="47482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7CAF4979">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0FB27560">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6FAEE25F">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42.3工艺：</w:t>
            </w:r>
            <w:r>
              <w:rPr>
                <w:rFonts w:hint="eastAsia" w:ascii="宋体" w:hAnsi="宋体" w:eastAsia="宋体" w:cs="宋体"/>
                <w:b w:val="0"/>
                <w:bCs w:val="0"/>
                <w:i w:val="0"/>
                <w:iCs w:val="0"/>
                <w:color w:val="auto"/>
                <w:kern w:val="0"/>
                <w:sz w:val="21"/>
                <w:szCs w:val="21"/>
                <w:highlight w:val="none"/>
                <w:lang w:val="en-US" w:eastAsia="zh-CN" w:bidi="ar"/>
              </w:rPr>
              <w:t>表面贴天然实木皮≥0.6mm</w:t>
            </w:r>
            <w:r>
              <w:rPr>
                <w:rFonts w:hint="eastAsia" w:ascii="宋体" w:hAnsi="宋体" w:eastAsia="宋体" w:cs="宋体"/>
                <w:b/>
                <w:bCs/>
                <w:i w:val="0"/>
                <w:iCs w:val="0"/>
                <w:color w:val="auto"/>
                <w:kern w:val="0"/>
                <w:sz w:val="21"/>
                <w:szCs w:val="21"/>
                <w:highlight w:val="none"/>
                <w:u w:val="none"/>
                <w:lang w:val="en-US" w:eastAsia="zh-CN" w:bidi="ar"/>
              </w:rPr>
              <w:t>，</w:t>
            </w:r>
            <w:r>
              <w:rPr>
                <w:rFonts w:hint="eastAsia" w:ascii="宋体" w:hAnsi="宋体" w:eastAsia="宋体" w:cs="宋体"/>
                <w:b w:val="0"/>
                <w:bCs w:val="0"/>
                <w:i w:val="0"/>
                <w:iCs w:val="0"/>
                <w:color w:val="auto"/>
                <w:kern w:val="0"/>
                <w:sz w:val="21"/>
                <w:szCs w:val="21"/>
                <w:highlight w:val="none"/>
                <w:u w:val="none"/>
                <w:lang w:val="en-US" w:eastAsia="zh-CN" w:bidi="ar"/>
              </w:rPr>
              <w:t>木皮宽度</w:t>
            </w:r>
            <w:r>
              <w:rPr>
                <w:rFonts w:hint="eastAsia" w:ascii="宋体" w:hAnsi="宋体" w:eastAsia="宋体" w:cs="宋体"/>
                <w:b w:val="0"/>
                <w:bCs w:val="0"/>
                <w:i w:val="0"/>
                <w:iCs w:val="0"/>
                <w:color w:val="auto"/>
                <w:kern w:val="0"/>
                <w:sz w:val="21"/>
                <w:szCs w:val="21"/>
                <w:highlight w:val="none"/>
                <w:lang w:val="en-US" w:eastAsia="zh-CN" w:bidi="ar"/>
              </w:rPr>
              <w:t>≥200mm，实木封边工艺，</w:t>
            </w:r>
            <w:r>
              <w:rPr>
                <w:rFonts w:hint="eastAsia" w:ascii="宋体" w:hAnsi="宋体" w:eastAsia="宋体" w:cs="宋体"/>
                <w:b w:val="0"/>
                <w:bCs w:val="0"/>
                <w:i w:val="0"/>
                <w:iCs w:val="0"/>
                <w:color w:val="auto"/>
                <w:kern w:val="0"/>
                <w:sz w:val="21"/>
                <w:szCs w:val="21"/>
                <w:highlight w:val="none"/>
                <w:u w:val="none"/>
                <w:lang w:val="en-US" w:eastAsia="zh-CN" w:bidi="ar"/>
              </w:rPr>
              <w:t>封边倒角圆滑、经精修边，无外露胶痕</w:t>
            </w:r>
            <w:r>
              <w:rPr>
                <w:rFonts w:hint="eastAsia" w:ascii="宋体" w:hAnsi="宋体" w:eastAsia="宋体" w:cs="宋体"/>
                <w:b w:val="0"/>
                <w:bCs w:val="0"/>
                <w:i w:val="0"/>
                <w:iCs w:val="0"/>
                <w:color w:val="auto"/>
                <w:kern w:val="0"/>
                <w:sz w:val="21"/>
                <w:szCs w:val="21"/>
                <w:highlight w:val="none"/>
                <w:lang w:val="en-US" w:eastAsia="zh-CN" w:bidi="ar"/>
              </w:rPr>
              <w:t>。具有防水、防潮、防交叉感染、耐磨性能强；</w:t>
            </w:r>
          </w:p>
        </w:tc>
      </w:tr>
      <w:tr w14:paraId="1F7D9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0FF76AAD">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504BE502">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28AC2EE7">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lang w:val="en-US" w:eastAsia="zh-CN" w:bidi="ar"/>
              </w:rPr>
              <w:t>42.4功能</w:t>
            </w:r>
            <w:r>
              <w:rPr>
                <w:rFonts w:hint="eastAsia" w:ascii="宋体" w:hAnsi="宋体" w:eastAsia="宋体" w:cs="宋体"/>
                <w:b w:val="0"/>
                <w:bCs w:val="0"/>
                <w:i w:val="0"/>
                <w:iCs w:val="0"/>
                <w:color w:val="auto"/>
                <w:kern w:val="0"/>
                <w:sz w:val="21"/>
                <w:szCs w:val="21"/>
                <w:highlight w:val="none"/>
                <w:u w:val="none"/>
                <w:lang w:val="en-US" w:eastAsia="zh-CN" w:bidi="ar"/>
              </w:rPr>
              <w:t>配置：配置掩门及抽屉柜，</w:t>
            </w:r>
            <w:del w:id="87" w:author="董馨如" w:date="2024-10-16T15:02:22Z">
              <w:r>
                <w:rPr>
                  <w:rFonts w:hint="eastAsia" w:ascii="宋体" w:hAnsi="宋体" w:eastAsia="宋体" w:cs="宋体"/>
                  <w:b w:val="0"/>
                  <w:bCs w:val="0"/>
                  <w:i w:val="0"/>
                  <w:iCs w:val="0"/>
                  <w:color w:val="auto"/>
                  <w:kern w:val="0"/>
                  <w:sz w:val="21"/>
                  <w:szCs w:val="21"/>
                  <w:highlight w:val="none"/>
                  <w:u w:val="none"/>
                  <w:lang w:val="en-US" w:eastAsia="zh-CN" w:bidi="ar"/>
                </w:rPr>
                <w:delText>根据采购方需求深化</w:delText>
              </w:r>
            </w:del>
            <w:ins w:id="88" w:author="董馨如" w:date="2024-10-16T15:02:22Z">
              <w:r>
                <w:rPr>
                  <w:rFonts w:hint="eastAsia" w:ascii="宋体" w:hAnsi="宋体" w:eastAsia="宋体" w:cs="宋体"/>
                  <w:b w:val="0"/>
                  <w:bCs w:val="0"/>
                  <w:i w:val="0"/>
                  <w:iCs w:val="0"/>
                  <w:color w:val="auto"/>
                  <w:kern w:val="0"/>
                  <w:sz w:val="21"/>
                  <w:szCs w:val="21"/>
                  <w:highlight w:val="none"/>
                  <w:u w:val="none"/>
                  <w:lang w:val="en-US" w:eastAsia="zh-CN" w:bidi="ar"/>
                </w:rPr>
                <w:t>中标后可以根据采购方需求深化</w:t>
              </w:r>
            </w:ins>
            <w:r>
              <w:rPr>
                <w:rFonts w:hint="eastAsia" w:ascii="宋体" w:hAnsi="宋体" w:eastAsia="宋体" w:cs="宋体"/>
                <w:b w:val="0"/>
                <w:bCs w:val="0"/>
                <w:i w:val="0"/>
                <w:iCs w:val="0"/>
                <w:color w:val="auto"/>
                <w:kern w:val="0"/>
                <w:sz w:val="21"/>
                <w:szCs w:val="21"/>
                <w:highlight w:val="none"/>
                <w:u w:val="none"/>
                <w:lang w:val="en-US" w:eastAsia="zh-CN" w:bidi="ar"/>
              </w:rPr>
              <w:t>。</w:t>
            </w:r>
          </w:p>
        </w:tc>
      </w:tr>
      <w:tr w14:paraId="7F416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7E018AE4">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3C2BB4C2">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4A77E574">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42.5胶粘剂：木质部件胶粘剂采用环保水基型拼板胶，游离甲醛、苯、甲苯+二甲苯、总挥发性有机物均符合GB 18583-2008、SZJG 52-2016标准要求。</w:t>
            </w:r>
          </w:p>
        </w:tc>
      </w:tr>
      <w:tr w14:paraId="473C7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3359F047">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21CC840C">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544064D8">
            <w:pPr>
              <w:keepNext w:val="0"/>
              <w:keepLines w:val="0"/>
              <w:pageBreakBefore w:val="0"/>
              <w:widowControl/>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lang w:val="en-US" w:eastAsia="zh-CN" w:bidi="ar"/>
              </w:rPr>
              <w:t>42.6</w:t>
            </w:r>
            <w:r>
              <w:rPr>
                <w:rFonts w:hint="eastAsia" w:ascii="宋体" w:hAnsi="宋体" w:eastAsia="宋体" w:cs="宋体"/>
                <w:b w:val="0"/>
                <w:bCs w:val="0"/>
                <w:i w:val="0"/>
                <w:iCs w:val="0"/>
                <w:color w:val="auto"/>
                <w:kern w:val="0"/>
                <w:sz w:val="21"/>
                <w:szCs w:val="21"/>
                <w:highlight w:val="none"/>
                <w:u w:val="none"/>
                <w:lang w:val="en-US" w:eastAsia="zh-CN" w:bidi="ar"/>
              </w:rPr>
              <w:t>油漆：采用环保水性油漆，经过三底两面油漆工序，木纹纹理清晰，色泽均匀、光滑耐用。油漆表面无尘粒、气泡、渣点、边缘及立面无流挂等现象。</w:t>
            </w:r>
            <w:r>
              <w:rPr>
                <w:rFonts w:hint="eastAsia" w:ascii="宋体" w:hAnsi="宋体" w:eastAsia="宋体" w:cs="宋体"/>
                <w:b w:val="0"/>
                <w:bCs w:val="0"/>
                <w:color w:val="auto"/>
                <w:kern w:val="0"/>
                <w:sz w:val="21"/>
                <w:szCs w:val="21"/>
                <w:highlight w:val="none"/>
                <w:u w:val="none"/>
                <w:lang w:eastAsia="zh-CN" w:bidi="ar"/>
              </w:rPr>
              <w:t>水性漆的重金属元素含量（包括铅、镉、六价铬、汞、砷、钡、硒、锑、钴）均未检出；VOC含量、甲醛含量、乙二醇醚及醚酯总和含量、苯系物总和含量、烷基酚聚氧乙烯醚总和含量均符合GB 18581-2020、GB/T 35602-2017标准要求。</w:t>
            </w:r>
          </w:p>
        </w:tc>
      </w:tr>
      <w:tr w14:paraId="0CD9E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166C7D05">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076C138D">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2212F883">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default"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42.7五金配件：阻尼铰链和锁具，配可折叠钥匙，经防腐，防锈处理。铰链的过载要求（包括垂直静载荷（30kg）、水平静载荷（70N））、功能要求（包括操作力、耐久性(80000次)）、下沉量、耐腐蚀均符合QB/T 2189-2013标准要求。</w:t>
            </w:r>
          </w:p>
        </w:tc>
      </w:tr>
      <w:tr w14:paraId="2C08F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0DC6804B">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43</w:t>
            </w:r>
          </w:p>
        </w:tc>
        <w:tc>
          <w:tcPr>
            <w:tcW w:w="1678" w:type="dxa"/>
            <w:vMerge w:val="restart"/>
            <w:vAlign w:val="center"/>
          </w:tcPr>
          <w:p w14:paraId="0FFE4510">
            <w:pPr>
              <w:keepNext w:val="0"/>
              <w:keepLines w:val="0"/>
              <w:pageBreakBefore w:val="0"/>
              <w:widowControl/>
              <w:suppressLineNumbers w:val="0"/>
              <w:wordWrap/>
              <w:overflowPunct/>
              <w:topLinePunct w:val="0"/>
              <w:bidi w:val="0"/>
              <w:snapToGrid/>
              <w:spacing w:line="312" w:lineRule="auto"/>
              <w:ind w:left="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班台3</w:t>
            </w:r>
          </w:p>
          <w:p w14:paraId="53444813">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vertAlign w:val="baseline"/>
              </w:rPr>
            </w:pPr>
          </w:p>
        </w:tc>
        <w:tc>
          <w:tcPr>
            <w:tcW w:w="6575" w:type="dxa"/>
            <w:vAlign w:val="center"/>
          </w:tcPr>
          <w:p w14:paraId="7157E32B">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43.1规格：（1800W*1600D*750H ）mm±20mm；</w:t>
            </w:r>
          </w:p>
        </w:tc>
      </w:tr>
      <w:tr w14:paraId="6079C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761ED906">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522306B3">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09FD7E27">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43.2基材：支撑脚架及框架采用红橡木原木方加工成型，木方直径40mm-80mm之间（后期根据款式及结构深化）；面板基材采用ENF级</w:t>
            </w:r>
            <w:r>
              <w:rPr>
                <w:rFonts w:hint="eastAsia" w:ascii="宋体" w:hAnsi="宋体" w:eastAsia="宋体" w:cs="宋体"/>
                <w:b w:val="0"/>
                <w:bCs w:val="0"/>
                <w:color w:val="auto"/>
                <w:sz w:val="21"/>
                <w:szCs w:val="21"/>
                <w:highlight w:val="none"/>
                <w:lang w:val="en-US" w:eastAsia="zh-CN"/>
              </w:rPr>
              <w:t>无醛</w:t>
            </w:r>
            <w:r>
              <w:rPr>
                <w:rFonts w:hint="eastAsia" w:ascii="宋体" w:hAnsi="宋体" w:eastAsia="宋体" w:cs="宋体"/>
                <w:b w:val="0"/>
                <w:bCs w:val="0"/>
                <w:color w:val="auto"/>
                <w:sz w:val="21"/>
                <w:szCs w:val="21"/>
                <w:highlight w:val="none"/>
              </w:rPr>
              <w:t>板</w:t>
            </w:r>
            <w:r>
              <w:rPr>
                <w:rFonts w:hint="eastAsia" w:ascii="宋体" w:hAnsi="宋体" w:eastAsia="宋体" w:cs="宋体"/>
                <w:b w:val="0"/>
                <w:bCs w:val="0"/>
                <w:i w:val="0"/>
                <w:iCs w:val="0"/>
                <w:color w:val="auto"/>
                <w:kern w:val="0"/>
                <w:sz w:val="21"/>
                <w:szCs w:val="21"/>
                <w:highlight w:val="none"/>
                <w:u w:val="none"/>
                <w:lang w:val="en-US" w:eastAsia="zh-CN" w:bidi="ar"/>
              </w:rPr>
              <w:t>，</w:t>
            </w:r>
            <w:r>
              <w:rPr>
                <w:rFonts w:hint="eastAsia" w:ascii="宋体" w:hAnsi="宋体" w:eastAsia="宋体" w:cs="宋体"/>
                <w:b w:val="0"/>
                <w:bCs w:val="0"/>
                <w:i w:val="0"/>
                <w:iCs w:val="0"/>
                <w:color w:val="auto"/>
                <w:kern w:val="0"/>
                <w:sz w:val="21"/>
                <w:szCs w:val="21"/>
                <w:highlight w:val="none"/>
                <w:lang w:val="en-US" w:eastAsia="zh-CN" w:bidi="ar"/>
              </w:rPr>
              <w:t>台面厚度≥25mm，副柜侧板、门板≥16mm、背板≥9mm；；</w:t>
            </w:r>
            <w:r>
              <w:rPr>
                <w:rFonts w:hint="eastAsia" w:ascii="宋体" w:hAnsi="宋体" w:eastAsia="宋体" w:cs="宋体"/>
                <w:b w:val="0"/>
                <w:bCs w:val="0"/>
                <w:i w:val="0"/>
                <w:iCs w:val="0"/>
                <w:color w:val="auto"/>
                <w:kern w:val="0"/>
                <w:sz w:val="21"/>
                <w:szCs w:val="21"/>
                <w:highlight w:val="none"/>
                <w:u w:val="none"/>
                <w:lang w:val="en-US" w:eastAsia="zh-CN" w:bidi="ar"/>
              </w:rPr>
              <w:t>多层板的胶合强度、含水率、浸渍剥离、静曲强度、弹性模量、甲醛释放量、挥发性有机化合物（72h）的苯、甲苯、二甲苯，TVOC符合 GB 18580-2017、GB/T 35601-2017、GB/T 9846-2015、GB/T 39600-2021标准要求。</w:t>
            </w:r>
          </w:p>
        </w:tc>
      </w:tr>
      <w:tr w14:paraId="7C1F4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1BF84272">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5FF541F5">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5C024C94">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43.3工艺：</w:t>
            </w:r>
            <w:r>
              <w:rPr>
                <w:rFonts w:hint="eastAsia" w:ascii="宋体" w:hAnsi="宋体" w:eastAsia="宋体" w:cs="宋体"/>
                <w:b w:val="0"/>
                <w:bCs w:val="0"/>
                <w:i w:val="0"/>
                <w:iCs w:val="0"/>
                <w:color w:val="auto"/>
                <w:kern w:val="0"/>
                <w:sz w:val="21"/>
                <w:szCs w:val="21"/>
                <w:highlight w:val="none"/>
                <w:lang w:val="en-US" w:eastAsia="zh-CN" w:bidi="ar"/>
              </w:rPr>
              <w:t>表面贴天然实木皮≥0.6mm</w:t>
            </w:r>
            <w:r>
              <w:rPr>
                <w:rFonts w:hint="eastAsia" w:ascii="宋体" w:hAnsi="宋体" w:eastAsia="宋体" w:cs="宋体"/>
                <w:b/>
                <w:bCs/>
                <w:i w:val="0"/>
                <w:iCs w:val="0"/>
                <w:color w:val="auto"/>
                <w:kern w:val="0"/>
                <w:sz w:val="21"/>
                <w:szCs w:val="21"/>
                <w:highlight w:val="none"/>
                <w:u w:val="none"/>
                <w:lang w:val="en-US" w:eastAsia="zh-CN" w:bidi="ar"/>
              </w:rPr>
              <w:t>，</w:t>
            </w:r>
            <w:r>
              <w:rPr>
                <w:rFonts w:hint="eastAsia" w:ascii="宋体" w:hAnsi="宋体" w:eastAsia="宋体" w:cs="宋体"/>
                <w:b w:val="0"/>
                <w:bCs w:val="0"/>
                <w:i w:val="0"/>
                <w:iCs w:val="0"/>
                <w:color w:val="auto"/>
                <w:kern w:val="0"/>
                <w:sz w:val="21"/>
                <w:szCs w:val="21"/>
                <w:highlight w:val="none"/>
                <w:u w:val="none"/>
                <w:lang w:val="en-US" w:eastAsia="zh-CN" w:bidi="ar"/>
              </w:rPr>
              <w:t>木皮宽度</w:t>
            </w:r>
            <w:r>
              <w:rPr>
                <w:rFonts w:hint="eastAsia" w:ascii="宋体" w:hAnsi="宋体" w:eastAsia="宋体" w:cs="宋体"/>
                <w:b w:val="0"/>
                <w:bCs w:val="0"/>
                <w:i w:val="0"/>
                <w:iCs w:val="0"/>
                <w:color w:val="auto"/>
                <w:kern w:val="0"/>
                <w:sz w:val="21"/>
                <w:szCs w:val="21"/>
                <w:highlight w:val="none"/>
                <w:lang w:val="en-US" w:eastAsia="zh-CN" w:bidi="ar"/>
              </w:rPr>
              <w:t>≥200mm，实木封边工艺，</w:t>
            </w:r>
            <w:r>
              <w:rPr>
                <w:rFonts w:hint="eastAsia" w:ascii="宋体" w:hAnsi="宋体" w:eastAsia="宋体" w:cs="宋体"/>
                <w:b w:val="0"/>
                <w:bCs w:val="0"/>
                <w:i w:val="0"/>
                <w:iCs w:val="0"/>
                <w:color w:val="auto"/>
                <w:kern w:val="0"/>
                <w:sz w:val="21"/>
                <w:szCs w:val="21"/>
                <w:highlight w:val="none"/>
                <w:u w:val="none"/>
                <w:lang w:val="en-US" w:eastAsia="zh-CN" w:bidi="ar"/>
              </w:rPr>
              <w:t>封边倒角圆滑、经精修边，无外露胶痕</w:t>
            </w:r>
            <w:r>
              <w:rPr>
                <w:rFonts w:hint="eastAsia" w:ascii="宋体" w:hAnsi="宋体" w:eastAsia="宋体" w:cs="宋体"/>
                <w:b w:val="0"/>
                <w:bCs w:val="0"/>
                <w:i w:val="0"/>
                <w:iCs w:val="0"/>
                <w:color w:val="auto"/>
                <w:kern w:val="0"/>
                <w:sz w:val="21"/>
                <w:szCs w:val="21"/>
                <w:highlight w:val="none"/>
                <w:lang w:val="en-US" w:eastAsia="zh-CN" w:bidi="ar"/>
              </w:rPr>
              <w:t>。具有防水、防潮、防交叉感染、耐磨性能强；</w:t>
            </w:r>
          </w:p>
        </w:tc>
      </w:tr>
      <w:tr w14:paraId="2C350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7CF810FD">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6C1A167A">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14F1EAC2">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43.4功能配置：带副柜（配置掩门柜或抽屉柜或空格柜，</w:t>
            </w:r>
            <w:del w:id="89" w:author="董馨如" w:date="2024-10-16T15:02:22Z">
              <w:r>
                <w:rPr>
                  <w:rFonts w:hint="eastAsia" w:ascii="宋体" w:hAnsi="宋体" w:eastAsia="宋体" w:cs="宋体"/>
                  <w:b w:val="0"/>
                  <w:bCs w:val="0"/>
                  <w:i w:val="0"/>
                  <w:iCs w:val="0"/>
                  <w:color w:val="auto"/>
                  <w:kern w:val="0"/>
                  <w:sz w:val="21"/>
                  <w:szCs w:val="21"/>
                  <w:highlight w:val="none"/>
                  <w:u w:val="none"/>
                  <w:lang w:val="en-US" w:eastAsia="zh-CN" w:bidi="ar"/>
                </w:rPr>
                <w:delText>根据采购方需求深化</w:delText>
              </w:r>
            </w:del>
            <w:ins w:id="90" w:author="董馨如" w:date="2024-10-16T15:02:22Z">
              <w:r>
                <w:rPr>
                  <w:rFonts w:hint="eastAsia" w:ascii="宋体" w:hAnsi="宋体" w:eastAsia="宋体" w:cs="宋体"/>
                  <w:b w:val="0"/>
                  <w:bCs w:val="0"/>
                  <w:i w:val="0"/>
                  <w:iCs w:val="0"/>
                  <w:color w:val="auto"/>
                  <w:kern w:val="0"/>
                  <w:sz w:val="21"/>
                  <w:szCs w:val="21"/>
                  <w:highlight w:val="none"/>
                  <w:u w:val="none"/>
                  <w:lang w:val="en-US" w:eastAsia="zh-CN" w:bidi="ar"/>
                </w:rPr>
                <w:t>中标后可以根据采购方需求深化</w:t>
              </w:r>
            </w:ins>
            <w:r>
              <w:rPr>
                <w:rFonts w:hint="eastAsia" w:ascii="宋体" w:hAnsi="宋体" w:eastAsia="宋体" w:cs="宋体"/>
                <w:b w:val="0"/>
                <w:bCs w:val="0"/>
                <w:i w:val="0"/>
                <w:iCs w:val="0"/>
                <w:color w:val="auto"/>
                <w:kern w:val="0"/>
                <w:sz w:val="21"/>
                <w:szCs w:val="21"/>
                <w:highlight w:val="none"/>
                <w:u w:val="none"/>
                <w:lang w:val="en-US" w:eastAsia="zh-CN" w:bidi="ar"/>
              </w:rPr>
              <w:t>）。配置隐藏走线盒，包含五孔插座、USB插座、弱电插口（根据现场线路及采购方需求配置）。带可折叠休息床。</w:t>
            </w:r>
          </w:p>
        </w:tc>
      </w:tr>
      <w:tr w14:paraId="27C53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475E4EE2">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0D077393">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661C926D">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43.5胶粘剂：木质部件胶粘剂采用环保水基型胶粘剂。胶粘剂的游离甲醛、苯、甲苯+二甲苯、总挥发性有机物均符合GB 18583-2008、SZJG 52-2016标准要求。</w:t>
            </w:r>
          </w:p>
        </w:tc>
      </w:tr>
      <w:tr w14:paraId="4B005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17378EE3">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2388FFC8">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73D91B1E">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43.6油漆：采用环保水性油漆，经过三底两面油漆工序，木纹纹理清晰，色泽均匀、光滑耐用。油漆表面无尘粒、气泡、渣点、边缘及立面无流挂等现象。</w:t>
            </w:r>
            <w:r>
              <w:rPr>
                <w:rFonts w:hint="eastAsia" w:ascii="宋体" w:hAnsi="宋体" w:eastAsia="宋体" w:cs="宋体"/>
                <w:b w:val="0"/>
                <w:bCs w:val="0"/>
                <w:color w:val="auto"/>
                <w:kern w:val="0"/>
                <w:sz w:val="21"/>
                <w:szCs w:val="21"/>
                <w:highlight w:val="none"/>
                <w:u w:val="none"/>
                <w:lang w:eastAsia="zh-CN" w:bidi="ar"/>
              </w:rPr>
              <w:t>水性漆的重金属元素含量（包括铅、镉、六价铬、汞、砷、钡、硒、锑、钴）均未检出；VOC含量、甲醛含量、乙二醇醚及醚酯总和含量、苯系物总和含量、烷基酚聚氧乙烯醚总和含量均符合GB 18581-2020、GB/T 35602-2017标准要求。</w:t>
            </w:r>
          </w:p>
        </w:tc>
      </w:tr>
      <w:tr w14:paraId="4BBF5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1074ADFC">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0203E719">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28134DF4">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43.7五金配件：三节缓冲导轨、阻尼缓冲铰链，无锈蚀；铰链的过载要求（包括垂直静载荷（30kg）、水平静载荷（70N））、功能要求（包括操作力、耐久性(80000次)）、下沉量、耐腐蚀均符合QB/T 2189-2013标准要求。导轨的过载要求（包括垂直向下静载荷（300N）、水平侧向静载荷（150N）、猛关或猛开）、功能要求（包括操作力、耐久性(80000次)、拉出安全性、下沉量、耐腐蚀均符合QB/T 2454-2013标准要求。</w:t>
            </w:r>
          </w:p>
        </w:tc>
      </w:tr>
      <w:tr w14:paraId="37F13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61A29FBB">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44</w:t>
            </w:r>
          </w:p>
        </w:tc>
        <w:tc>
          <w:tcPr>
            <w:tcW w:w="1678" w:type="dxa"/>
            <w:vMerge w:val="restart"/>
            <w:vAlign w:val="center"/>
          </w:tcPr>
          <w:p w14:paraId="0EE62A79">
            <w:pPr>
              <w:keepNext w:val="0"/>
              <w:keepLines w:val="0"/>
              <w:pageBreakBefore w:val="0"/>
              <w:widowControl/>
              <w:suppressLineNumbers w:val="0"/>
              <w:wordWrap/>
              <w:overflowPunct/>
              <w:topLinePunct w:val="0"/>
              <w:bidi w:val="0"/>
              <w:snapToGrid/>
              <w:spacing w:line="312" w:lineRule="auto"/>
              <w:ind w:left="0"/>
              <w:jc w:val="center"/>
              <w:textAlignment w:val="center"/>
              <w:rPr>
                <w:rFonts w:hint="eastAsia" w:ascii="宋体" w:hAnsi="宋体" w:eastAsia="宋体" w:cs="宋体"/>
                <w:b w:val="0"/>
                <w:bCs w:val="0"/>
                <w:i w:val="0"/>
                <w:iCs w:val="0"/>
                <w:strike w:val="0"/>
                <w:dstrike w:val="0"/>
                <w:color w:val="auto"/>
                <w:kern w:val="0"/>
                <w:sz w:val="21"/>
                <w:szCs w:val="21"/>
                <w:highlight w:val="none"/>
                <w:u w:val="none"/>
                <w:lang w:val="en-US" w:eastAsia="zh-CN" w:bidi="ar"/>
              </w:rPr>
            </w:pPr>
            <w:r>
              <w:rPr>
                <w:rFonts w:hint="eastAsia" w:ascii="宋体" w:hAnsi="宋体" w:eastAsia="宋体" w:cs="宋体"/>
                <w:b w:val="0"/>
                <w:bCs w:val="0"/>
                <w:i w:val="0"/>
                <w:iCs w:val="0"/>
                <w:strike w:val="0"/>
                <w:dstrike w:val="0"/>
                <w:color w:val="auto"/>
                <w:kern w:val="0"/>
                <w:sz w:val="21"/>
                <w:szCs w:val="21"/>
                <w:highlight w:val="none"/>
                <w:u w:val="none"/>
                <w:lang w:val="en-US" w:eastAsia="zh-CN" w:bidi="ar"/>
              </w:rPr>
              <w:t>班椅3</w:t>
            </w:r>
          </w:p>
          <w:p w14:paraId="31DF89A9">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vertAlign w:val="baseline"/>
              </w:rPr>
            </w:pPr>
          </w:p>
        </w:tc>
        <w:tc>
          <w:tcPr>
            <w:tcW w:w="6575" w:type="dxa"/>
            <w:vAlign w:val="center"/>
          </w:tcPr>
          <w:p w14:paraId="0C59C05B">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strike w:val="0"/>
                <w:color w:val="auto"/>
                <w:kern w:val="0"/>
                <w:sz w:val="21"/>
                <w:szCs w:val="21"/>
                <w:highlight w:val="none"/>
                <w:u w:val="none"/>
                <w:lang w:val="en-US" w:eastAsia="zh-CN" w:bidi="ar"/>
              </w:rPr>
              <w:t>44.1规格：单人位；</w:t>
            </w:r>
          </w:p>
        </w:tc>
      </w:tr>
      <w:tr w14:paraId="143B7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78CCAD7B">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26D941E5">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28D07225">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44.2基材：</w:t>
            </w:r>
            <w:r>
              <w:rPr>
                <w:rFonts w:hint="eastAsia" w:ascii="宋体" w:hAnsi="宋体" w:eastAsia="宋体" w:cs="宋体"/>
                <w:b w:val="0"/>
                <w:bCs w:val="0"/>
                <w:i w:val="0"/>
                <w:iCs w:val="0"/>
                <w:strike w:val="0"/>
                <w:color w:val="auto"/>
                <w:kern w:val="0"/>
                <w:sz w:val="21"/>
                <w:szCs w:val="21"/>
                <w:highlight w:val="none"/>
                <w:u w:val="none"/>
                <w:lang w:val="en-US" w:eastAsia="zh-CN" w:bidi="ar"/>
              </w:rPr>
              <w:t>整体采用红橡木原木制作；脚架、框架、扶手、椅背架采用红橡木原木方加工成型；座板采用红橡木直拼板加工成型，厚度不低于18mm，用于直拼的红橡木宽度不低于60mm，</w:t>
            </w:r>
          </w:p>
        </w:tc>
      </w:tr>
      <w:tr w14:paraId="38414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7007C783">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675084D9">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0C98AE8D">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44.3工艺：</w:t>
            </w:r>
            <w:r>
              <w:rPr>
                <w:rFonts w:hint="eastAsia" w:ascii="宋体" w:hAnsi="宋体" w:eastAsia="宋体" w:cs="宋体"/>
                <w:b w:val="0"/>
                <w:bCs w:val="0"/>
                <w:i w:val="0"/>
                <w:iCs w:val="0"/>
                <w:strike w:val="0"/>
                <w:color w:val="auto"/>
                <w:kern w:val="0"/>
                <w:sz w:val="21"/>
                <w:szCs w:val="21"/>
                <w:highlight w:val="none"/>
                <w:u w:val="none"/>
                <w:lang w:val="en-US" w:eastAsia="zh-CN" w:bidi="ar"/>
              </w:rPr>
              <w:t>采用榫卯结构连接工艺。木材充分烘干，保证含水率符合要求；木材纹理美观，无明显节子、虫眼，不得使用腐朽材，木制件外观达到国家合格标准。</w:t>
            </w:r>
          </w:p>
        </w:tc>
      </w:tr>
      <w:tr w14:paraId="60537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5F08BC7C">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16D27FE8">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4EE1A7E6">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44.4座垫：</w:t>
            </w:r>
            <w:r>
              <w:rPr>
                <w:rFonts w:hint="eastAsia" w:ascii="宋体" w:hAnsi="宋体" w:eastAsia="宋体" w:cs="宋体"/>
                <w:b w:val="0"/>
                <w:bCs w:val="0"/>
                <w:i w:val="0"/>
                <w:iCs w:val="0"/>
                <w:strike w:val="0"/>
                <w:color w:val="auto"/>
                <w:kern w:val="0"/>
                <w:sz w:val="21"/>
                <w:szCs w:val="21"/>
                <w:highlight w:val="none"/>
                <w:u w:val="none"/>
                <w:lang w:val="en-US" w:eastAsia="zh-CN" w:bidi="ar"/>
              </w:rPr>
              <w:t>面料选用头层牛皮，经液态浸色及防潮、防污等工艺处理，纹路细致、色泽均匀。车缝线路均匀、线条顺畅、针距均匀，扪面整体感观流畅，转角平滑。皮革</w:t>
            </w:r>
            <w:r>
              <w:rPr>
                <w:rFonts w:hint="eastAsia" w:ascii="宋体" w:hAnsi="宋体" w:eastAsia="宋体" w:cs="宋体"/>
                <w:b w:val="0"/>
                <w:bCs w:val="0"/>
                <w:i w:val="0"/>
                <w:iCs w:val="0"/>
                <w:color w:val="auto"/>
                <w:kern w:val="0"/>
                <w:sz w:val="21"/>
                <w:szCs w:val="21"/>
                <w:highlight w:val="none"/>
                <w:u w:val="none"/>
                <w:lang w:val="en-US" w:eastAsia="zh-CN" w:bidi="ar"/>
              </w:rPr>
              <w:t>摩擦色牢度、耐光性、涂层粘着牢度、耐折牢度（50000次）、耐磨性、撕裂力、气味、禁用偶氮染料、游离甲醛、挥发性有机物均符合GB/T 16799-201、HJ 507-2009、SZJG 52-2016标准要求；采用原生环保海绵，柔软性能好、软硬适中，回弹性能好，密度座位大于35kg/m3；海绵的表观密度偏差、40%压陷硬度偏差、回弹率、75%压缩永久变形、65%/25%压陷比、气味等级、拉伸强度、断裂伸长率、撕裂强度、干热老化后拉伸强度、干热老化后拉伸强度变化率、湿热老化后拉伸强度、湿热老化后拉伸强度变化率、甲醛散发均符合GB/T 10802-2023标准要求。</w:t>
            </w:r>
          </w:p>
        </w:tc>
      </w:tr>
      <w:tr w14:paraId="31E4E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6BBC3EE4">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016D8CEB">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46969445">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44.5胶粘剂：</w:t>
            </w:r>
            <w:r>
              <w:rPr>
                <w:rFonts w:hint="eastAsia" w:ascii="宋体" w:hAnsi="宋体" w:eastAsia="宋体" w:cs="宋体"/>
                <w:b w:val="0"/>
                <w:bCs w:val="0"/>
                <w:i w:val="0"/>
                <w:iCs w:val="0"/>
                <w:strike w:val="0"/>
                <w:color w:val="auto"/>
                <w:kern w:val="0"/>
                <w:sz w:val="21"/>
                <w:szCs w:val="21"/>
                <w:highlight w:val="none"/>
                <w:u w:val="none"/>
                <w:lang w:val="en-US" w:eastAsia="zh-CN" w:bidi="ar"/>
              </w:rPr>
              <w:t>木质部件胶粘剂采用环保水基型</w:t>
            </w:r>
            <w:r>
              <w:rPr>
                <w:rFonts w:hint="eastAsia" w:ascii="宋体" w:hAnsi="宋体" w:eastAsia="宋体" w:cs="宋体"/>
                <w:b w:val="0"/>
                <w:bCs w:val="0"/>
                <w:i w:val="0"/>
                <w:iCs w:val="0"/>
                <w:color w:val="auto"/>
                <w:kern w:val="0"/>
                <w:sz w:val="21"/>
                <w:szCs w:val="21"/>
                <w:highlight w:val="none"/>
                <w:u w:val="none"/>
                <w:lang w:val="en-US" w:eastAsia="zh-CN" w:bidi="ar"/>
              </w:rPr>
              <w:t>胶粘剂</w:t>
            </w:r>
            <w:r>
              <w:rPr>
                <w:rFonts w:hint="eastAsia" w:ascii="宋体" w:hAnsi="宋体" w:eastAsia="宋体" w:cs="宋体"/>
                <w:b w:val="0"/>
                <w:bCs w:val="0"/>
                <w:i w:val="0"/>
                <w:iCs w:val="0"/>
                <w:strike w:val="0"/>
                <w:color w:val="auto"/>
                <w:kern w:val="0"/>
                <w:sz w:val="21"/>
                <w:szCs w:val="21"/>
                <w:highlight w:val="none"/>
                <w:u w:val="none"/>
                <w:lang w:val="en-US" w:eastAsia="zh-CN" w:bidi="ar"/>
              </w:rPr>
              <w:t>。胶粘剂的游离甲醛、苯、甲苯+二甲苯、总挥发性有机物均符合GB 18583-2008、SZJG 52-2016标准要求。</w:t>
            </w:r>
          </w:p>
        </w:tc>
      </w:tr>
      <w:tr w14:paraId="37468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320663DC">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20B15F51">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77554E8F">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44.6油漆：</w:t>
            </w:r>
            <w:r>
              <w:rPr>
                <w:rFonts w:hint="eastAsia" w:ascii="宋体" w:hAnsi="宋体" w:eastAsia="宋体" w:cs="宋体"/>
                <w:b w:val="0"/>
                <w:bCs w:val="0"/>
                <w:i w:val="0"/>
                <w:iCs w:val="0"/>
                <w:strike w:val="0"/>
                <w:color w:val="auto"/>
                <w:kern w:val="0"/>
                <w:sz w:val="21"/>
                <w:szCs w:val="21"/>
                <w:highlight w:val="none"/>
                <w:u w:val="none"/>
                <w:lang w:val="en-US" w:eastAsia="zh-CN" w:bidi="ar"/>
              </w:rPr>
              <w:t>采用环保水性油漆，经过三底两面油漆工序，木纹纹理清晰，色泽均匀、光滑耐用。油漆表面无尘粒、气泡、渣点、边缘及立面无流挂等现象。</w:t>
            </w:r>
            <w:r>
              <w:rPr>
                <w:rFonts w:hint="eastAsia" w:ascii="宋体" w:hAnsi="宋体" w:eastAsia="宋体" w:cs="宋体"/>
                <w:b w:val="0"/>
                <w:bCs w:val="0"/>
                <w:color w:val="auto"/>
                <w:kern w:val="0"/>
                <w:sz w:val="21"/>
                <w:szCs w:val="21"/>
                <w:highlight w:val="none"/>
                <w:u w:val="none"/>
                <w:lang w:eastAsia="zh-CN" w:bidi="ar"/>
              </w:rPr>
              <w:t>水性漆的重金属元素含量（包括铅、镉、六价铬、汞、砷、钡、硒、锑、钴）均未检出；VOC含量、甲醛含量、乙二醇醚及醚酯总和含量、苯系物总和含量、烷基酚聚氧乙烯醚总和含量均符合GB 18581-2020、GB/T 35602-2017标准要求。</w:t>
            </w:r>
          </w:p>
        </w:tc>
      </w:tr>
      <w:tr w14:paraId="1ABCD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72546FDD">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45</w:t>
            </w:r>
          </w:p>
        </w:tc>
        <w:tc>
          <w:tcPr>
            <w:tcW w:w="1678" w:type="dxa"/>
            <w:vMerge w:val="restart"/>
            <w:vAlign w:val="center"/>
          </w:tcPr>
          <w:p w14:paraId="1E43F77F">
            <w:pPr>
              <w:keepNext w:val="0"/>
              <w:keepLines w:val="0"/>
              <w:pageBreakBefore w:val="0"/>
              <w:widowControl/>
              <w:suppressLineNumbers w:val="0"/>
              <w:wordWrap/>
              <w:overflowPunct/>
              <w:topLinePunct w:val="0"/>
              <w:bidi w:val="0"/>
              <w:snapToGrid/>
              <w:spacing w:line="312" w:lineRule="auto"/>
              <w:ind w:left="0"/>
              <w:jc w:val="center"/>
              <w:textAlignment w:val="center"/>
              <w:rPr>
                <w:rFonts w:hint="eastAsia" w:ascii="宋体" w:hAnsi="宋体" w:eastAsia="宋体" w:cs="宋体"/>
                <w:b w:val="0"/>
                <w:bCs w:val="0"/>
                <w:i w:val="0"/>
                <w:iCs w:val="0"/>
                <w:strike w:val="0"/>
                <w:dstrike w:val="0"/>
                <w:color w:val="auto"/>
                <w:kern w:val="0"/>
                <w:sz w:val="21"/>
                <w:szCs w:val="21"/>
                <w:highlight w:val="none"/>
                <w:u w:val="none"/>
                <w:lang w:val="en-US" w:eastAsia="zh-CN" w:bidi="ar"/>
              </w:rPr>
            </w:pPr>
            <w:r>
              <w:rPr>
                <w:rFonts w:hint="eastAsia" w:ascii="宋体" w:hAnsi="宋体" w:eastAsia="宋体" w:cs="宋体"/>
                <w:b w:val="0"/>
                <w:bCs w:val="0"/>
                <w:i w:val="0"/>
                <w:iCs w:val="0"/>
                <w:strike w:val="0"/>
                <w:dstrike w:val="0"/>
                <w:color w:val="auto"/>
                <w:kern w:val="0"/>
                <w:sz w:val="21"/>
                <w:szCs w:val="21"/>
                <w:highlight w:val="none"/>
                <w:u w:val="none"/>
                <w:lang w:val="en-US" w:eastAsia="zh-CN" w:bidi="ar"/>
              </w:rPr>
              <w:t>班前椅3</w:t>
            </w:r>
          </w:p>
          <w:p w14:paraId="52DCA935">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vertAlign w:val="baseline"/>
              </w:rPr>
            </w:pPr>
          </w:p>
        </w:tc>
        <w:tc>
          <w:tcPr>
            <w:tcW w:w="6575" w:type="dxa"/>
            <w:vAlign w:val="center"/>
          </w:tcPr>
          <w:p w14:paraId="59BF5C67">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45.1规格：常规；</w:t>
            </w:r>
          </w:p>
        </w:tc>
      </w:tr>
      <w:tr w14:paraId="443E5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4FB8C43F">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2DEBCE07">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4C593AC4">
            <w:pPr>
              <w:keepNext w:val="0"/>
              <w:keepLines w:val="0"/>
              <w:pageBreakBefore w:val="0"/>
              <w:widowControl/>
              <w:numPr>
                <w:ilvl w:val="-1"/>
                <w:numId w:val="0"/>
              </w:numPr>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45.2基材：脚架、框架、椅背架采用红橡木原木方加工成型。座面、椅背均为头层牛皮，摩擦色牢度、耐光性、涂层粘着牢度、耐折牢度（50000次）、耐磨性、撕裂力、气味、禁用偶氮染料、游离甲醛、挥发性有机物均符合GB/T 16799-201、HJ 507-2009、SZJG 52-2016标准要求；经液态浸色及防潮、防污等工艺处理，纹路细致、色泽均匀。车缝线路均匀、线条顺畅、针距均匀，扪面整体感观流畅，转角平滑。采用原生环保海绵，柔软性能好、软硬适中，回弹性能好，密度座位大于35kg/m3；海绵的表观密度偏差、40%压陷硬度偏差、回弹率、75%压缩永久变形、65%/25%压陷比、气味等级、拉伸强度、断裂伸长率、撕裂强度、干热老化后拉伸强度、干热老化后拉伸强度变化率、湿热老化后拉伸强度、湿热老化后拉伸强度变化率、甲醛散发均符合GB/T 10802-2023标准要求。衬板采用环保E0级弯曲木胶合板，厚度≥14mm，阻燃、透气、吸音抗收缩特性一，长久使用不变形、不塌陷。胶合板的胶合强度、含水率、浸渍剥离、静曲强度、弹性模量、甲醛释放量、挥发性有机化合物（72h）的苯、甲苯、二甲苯，TVOC符合 GB 18580-2017、GB/T 35601-2017、GB/T 9846-2015、GB/T 39600-2021标准要求。</w:t>
            </w:r>
          </w:p>
        </w:tc>
      </w:tr>
      <w:tr w14:paraId="39C47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7AF274E6">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419BF233">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3E5DB451">
            <w:pPr>
              <w:keepNext w:val="0"/>
              <w:keepLines w:val="0"/>
              <w:pageBreakBefore w:val="0"/>
              <w:widowControl/>
              <w:numPr>
                <w:ilvl w:val="-1"/>
                <w:numId w:val="0"/>
              </w:numPr>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45.3工艺：采用榫卯结构连接工艺。</w:t>
            </w:r>
            <w:r>
              <w:rPr>
                <w:rFonts w:hint="eastAsia" w:ascii="宋体" w:hAnsi="宋体" w:eastAsia="宋体" w:cs="宋体"/>
                <w:b w:val="0"/>
                <w:bCs w:val="0"/>
                <w:i w:val="0"/>
                <w:iCs w:val="0"/>
                <w:strike w:val="0"/>
                <w:color w:val="auto"/>
                <w:kern w:val="0"/>
                <w:sz w:val="21"/>
                <w:szCs w:val="21"/>
                <w:highlight w:val="none"/>
                <w:u w:val="none"/>
                <w:lang w:val="en-US" w:eastAsia="zh-CN" w:bidi="ar"/>
              </w:rPr>
              <w:t>木材充分烘</w:t>
            </w:r>
            <w:r>
              <w:rPr>
                <w:rFonts w:hint="eastAsia" w:ascii="宋体" w:hAnsi="宋体" w:eastAsia="宋体" w:cs="宋体"/>
                <w:b w:val="0"/>
                <w:bCs w:val="0"/>
                <w:i w:val="0"/>
                <w:iCs w:val="0"/>
                <w:color w:val="auto"/>
                <w:kern w:val="0"/>
                <w:sz w:val="21"/>
                <w:szCs w:val="21"/>
                <w:highlight w:val="none"/>
                <w:u w:val="none"/>
                <w:lang w:val="en-US" w:eastAsia="zh-CN" w:bidi="ar"/>
              </w:rPr>
              <w:t>木方直径40mm-80mm之间（后期根据款式及结构深化）</w:t>
            </w:r>
            <w:r>
              <w:rPr>
                <w:rFonts w:hint="eastAsia" w:ascii="宋体" w:hAnsi="宋体" w:eastAsia="宋体" w:cs="宋体"/>
                <w:b w:val="0"/>
                <w:bCs w:val="0"/>
                <w:i w:val="0"/>
                <w:iCs w:val="0"/>
                <w:strike w:val="0"/>
                <w:color w:val="auto"/>
                <w:kern w:val="0"/>
                <w:sz w:val="21"/>
                <w:szCs w:val="21"/>
                <w:highlight w:val="none"/>
                <w:u w:val="none"/>
                <w:lang w:val="en-US" w:eastAsia="zh-CN" w:bidi="ar"/>
              </w:rPr>
              <w:t>干，保证含水率符合要求；木材纹理美观，无明显节子、虫眼，不得使用腐朽材，木制件外观达到国家合格标准。</w:t>
            </w:r>
            <w:r>
              <w:rPr>
                <w:rFonts w:hint="eastAsia" w:ascii="宋体" w:hAnsi="宋体" w:eastAsia="宋体" w:cs="宋体"/>
                <w:b w:val="0"/>
                <w:bCs w:val="0"/>
                <w:i w:val="0"/>
                <w:iCs w:val="0"/>
                <w:color w:val="auto"/>
                <w:kern w:val="0"/>
                <w:sz w:val="21"/>
                <w:szCs w:val="21"/>
                <w:highlight w:val="none"/>
                <w:u w:val="none"/>
                <w:lang w:val="en-US" w:eastAsia="zh-CN" w:bidi="ar"/>
              </w:rPr>
              <w:t>软包车缝线路均匀、针距均匀，转角平滑、后背及底座包饱满，左右对齐。</w:t>
            </w:r>
          </w:p>
        </w:tc>
      </w:tr>
      <w:tr w14:paraId="4A9D9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28EF2678">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67BABF0F">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7DF9870F">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45.4油漆：采用环保水性漆（包括底漆和面漆），三底两面工艺，经防虫、防腐等化学处理。</w:t>
            </w:r>
          </w:p>
        </w:tc>
      </w:tr>
      <w:tr w14:paraId="099BD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7BFE6FA1">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46</w:t>
            </w:r>
          </w:p>
        </w:tc>
        <w:tc>
          <w:tcPr>
            <w:tcW w:w="1678" w:type="dxa"/>
            <w:vMerge w:val="restart"/>
            <w:vAlign w:val="center"/>
          </w:tcPr>
          <w:p w14:paraId="048D8849">
            <w:pPr>
              <w:pStyle w:val="18"/>
              <w:keepNext w:val="0"/>
              <w:keepLines w:val="0"/>
              <w:pageBreakBefore w:val="0"/>
              <w:widowControl w:val="0"/>
              <w:wordWrap/>
              <w:overflowPunct/>
              <w:topLinePunct w:val="0"/>
              <w:bidi w:val="0"/>
              <w:snapToGrid/>
              <w:spacing w:line="312" w:lineRule="auto"/>
              <w:ind w:left="0"/>
              <w:jc w:val="center"/>
              <w:rPr>
                <w:rFonts w:hint="default"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双人沙发3</w:t>
            </w:r>
          </w:p>
          <w:p w14:paraId="6665F5E9">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b w:val="0"/>
                <w:bCs w:val="0"/>
                <w:i w:val="0"/>
                <w:iCs w:val="0"/>
                <w:color w:val="auto"/>
                <w:kern w:val="0"/>
                <w:sz w:val="21"/>
                <w:szCs w:val="21"/>
                <w:highlight w:val="none"/>
                <w:u w:val="none"/>
                <w:lang w:val="en-US" w:eastAsia="zh-CN" w:bidi="ar"/>
              </w:rPr>
            </w:pPr>
          </w:p>
          <w:p w14:paraId="019E5624">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vertAlign w:val="baseline"/>
              </w:rPr>
            </w:pPr>
          </w:p>
        </w:tc>
        <w:tc>
          <w:tcPr>
            <w:tcW w:w="6575" w:type="dxa"/>
            <w:vAlign w:val="center"/>
          </w:tcPr>
          <w:p w14:paraId="2D820EA2">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lang w:val="en-US"/>
              </w:rPr>
            </w:pPr>
            <w:r>
              <w:rPr>
                <w:rFonts w:hint="eastAsia" w:ascii="宋体" w:hAnsi="宋体" w:eastAsia="宋体" w:cs="宋体"/>
                <w:b w:val="0"/>
                <w:bCs w:val="0"/>
                <w:i w:val="0"/>
                <w:iCs w:val="0"/>
                <w:color w:val="auto"/>
                <w:kern w:val="0"/>
                <w:sz w:val="21"/>
                <w:szCs w:val="21"/>
                <w:highlight w:val="none"/>
                <w:u w:val="none"/>
                <w:lang w:val="en-US" w:eastAsia="zh-CN" w:bidi="ar"/>
              </w:rPr>
              <w:t>46.1规格：双人位</w:t>
            </w:r>
          </w:p>
        </w:tc>
      </w:tr>
      <w:tr w14:paraId="15740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04F0F790">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5AECBB3E">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04FAA5A0">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46.2基材：支撑脚及框架采用红橡木原木方制作，木方直径40mm-80mm之间（后期根据款式及结构深化）；软包采用原生海绵，海绵座面密度≥30kg/m³,其他部位密度≥25kg/m³，海绵回弹力≥35%，能均匀承托负重，反复坐压不变形、不塌陷。实木内框架，结合高强度S形弹簧，弹力大，强度高，韧性好，不易变形，尼龙绷带软硬适中回弹性好，达到坐感舒适柔软效果。海绵的表观密度偏差、40%压陷硬度偏差、回弹率、75%压缩永久变形、65%/25%压陷比、气味等级、拉伸强度、断裂伸长率、撕裂强度、干热老化后拉伸强度、干热老化后拉伸强度变化率、湿热老化后拉伸强度、湿热老化后拉伸强度变化率、甲醛散发均符合GB/T 10802-2023标准要求。座垫面及椅背面选用选用头层牛皮，经液态浸色及防潮、防污等工艺处理，纹路细致、色泽均匀，皮质柔软，舒适，透气性好，无异味。</w:t>
            </w:r>
          </w:p>
        </w:tc>
      </w:tr>
      <w:tr w14:paraId="4F07E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459E936D">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7225E2F7">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0F4E7602">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46.3工艺：木材充分烘干，保证含水率符合要求；木材纹理美观，无明显节子、虫眼，不得使用腐朽材，木制件外观达到国家合格标准。舒适倾角，肩部、腰部承托符合人体工学。软包车缝线路均匀、针距均匀，转角平滑、后背及底座包饱满，左右对齐。</w:t>
            </w:r>
          </w:p>
        </w:tc>
      </w:tr>
      <w:tr w14:paraId="417D3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75F381F8">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787FD76D">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74C82884">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46.4功能配置：配靠枕2个以上。</w:t>
            </w:r>
          </w:p>
        </w:tc>
      </w:tr>
      <w:tr w14:paraId="103C5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0C5DD5D5">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71880E79">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34499390">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46.5胶黏剂：木质部件胶粘剂采用环保水基型拼板胶。胶粘剂的游离甲醛、苯、甲苯+二甲苯、总挥发性有机物均符合GB 18583-2008、SZJG 52-2016标准要求。</w:t>
            </w:r>
          </w:p>
        </w:tc>
      </w:tr>
      <w:tr w14:paraId="45580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32BF0C15">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66DE416B">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0615E35D">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45.6油漆：采用环保水性漆（包括底漆和面漆），三底两面工艺，经防虫、防腐等化学处理；油漆表面无尘粒、气泡、渣点、边缘及立面无流挂等现象。采用环保水性漆（包括底漆和面漆），三底两面工艺，经防虫、防腐等化学处理；油漆表面无尘粒、气泡、渣点、边缘及立面无流挂等现象。</w:t>
            </w:r>
            <w:r>
              <w:rPr>
                <w:rFonts w:hint="eastAsia" w:ascii="宋体" w:hAnsi="宋体" w:eastAsia="宋体" w:cs="宋体"/>
                <w:b w:val="0"/>
                <w:bCs w:val="0"/>
                <w:color w:val="auto"/>
                <w:kern w:val="0"/>
                <w:sz w:val="21"/>
                <w:szCs w:val="21"/>
                <w:highlight w:val="none"/>
                <w:u w:val="none"/>
                <w:lang w:eastAsia="zh-CN" w:bidi="ar"/>
              </w:rPr>
              <w:t>水性漆的重金属元素含量（包括铅、镉、六价铬、汞、砷、钡、硒、锑、钴）均未检出；VOC含量、甲醛含量、乙二醇醚及醚酯总和含量、苯系物总和含量、烷基酚聚氧乙烯醚总和含量均符合GB 18581-2020、GB/T 35602-2017标准要求。</w:t>
            </w:r>
          </w:p>
        </w:tc>
      </w:tr>
      <w:tr w14:paraId="04640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5FFFEAED">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47</w:t>
            </w:r>
          </w:p>
        </w:tc>
        <w:tc>
          <w:tcPr>
            <w:tcW w:w="1678" w:type="dxa"/>
            <w:vMerge w:val="restart"/>
            <w:vAlign w:val="center"/>
          </w:tcPr>
          <w:p w14:paraId="35E6B7B1">
            <w:pPr>
              <w:keepNext w:val="0"/>
              <w:keepLines w:val="0"/>
              <w:pageBreakBefore w:val="0"/>
              <w:widowControl/>
              <w:suppressLineNumbers w:val="0"/>
              <w:wordWrap/>
              <w:overflowPunct/>
              <w:topLinePunct w:val="0"/>
              <w:bidi w:val="0"/>
              <w:snapToGrid/>
              <w:spacing w:line="312" w:lineRule="auto"/>
              <w:ind w:left="0"/>
              <w:jc w:val="center"/>
              <w:textAlignment w:val="center"/>
              <w:rPr>
                <w:rFonts w:hint="eastAsia" w:ascii="宋体" w:hAnsi="宋体" w:eastAsia="宋体" w:cs="宋体"/>
                <w:b w:val="0"/>
                <w:bCs w:val="0"/>
                <w:i w:val="0"/>
                <w:iCs w:val="0"/>
                <w:strike w:val="0"/>
                <w:dstrike w:val="0"/>
                <w:color w:val="auto"/>
                <w:kern w:val="0"/>
                <w:sz w:val="21"/>
                <w:szCs w:val="21"/>
                <w:highlight w:val="none"/>
                <w:u w:val="none"/>
                <w:lang w:val="en-US" w:eastAsia="zh-CN" w:bidi="ar"/>
              </w:rPr>
            </w:pPr>
            <w:r>
              <w:rPr>
                <w:rFonts w:hint="eastAsia" w:ascii="宋体" w:hAnsi="宋体" w:eastAsia="宋体" w:cs="宋体"/>
                <w:b w:val="0"/>
                <w:bCs w:val="0"/>
                <w:i w:val="0"/>
                <w:iCs w:val="0"/>
                <w:strike w:val="0"/>
                <w:dstrike w:val="0"/>
                <w:color w:val="auto"/>
                <w:kern w:val="0"/>
                <w:sz w:val="21"/>
                <w:szCs w:val="21"/>
                <w:highlight w:val="none"/>
                <w:u w:val="none"/>
                <w:lang w:val="en-US" w:eastAsia="zh-CN" w:bidi="ar"/>
              </w:rPr>
              <w:t>单人沙发3</w:t>
            </w:r>
          </w:p>
          <w:p w14:paraId="182784FF">
            <w:pPr>
              <w:pStyle w:val="18"/>
              <w:keepNext w:val="0"/>
              <w:keepLines w:val="0"/>
              <w:pageBreakBefore w:val="0"/>
              <w:widowControl w:val="0"/>
              <w:wordWrap/>
              <w:overflowPunct/>
              <w:topLinePunct w:val="0"/>
              <w:bidi w:val="0"/>
              <w:spacing w:line="312" w:lineRule="auto"/>
              <w:ind w:left="0"/>
              <w:rPr>
                <w:rFonts w:hint="eastAsia"/>
                <w:color w:val="auto"/>
                <w:highlight w:val="none"/>
                <w:lang w:val="en-US" w:eastAsia="zh-CN"/>
              </w:rPr>
            </w:pPr>
          </w:p>
          <w:p w14:paraId="0FC9EB38">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vertAlign w:val="baseline"/>
              </w:rPr>
            </w:pPr>
          </w:p>
        </w:tc>
        <w:tc>
          <w:tcPr>
            <w:tcW w:w="6575" w:type="dxa"/>
            <w:vAlign w:val="center"/>
          </w:tcPr>
          <w:p w14:paraId="7994F288">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lang w:val="en-US"/>
              </w:rPr>
            </w:pPr>
            <w:r>
              <w:rPr>
                <w:rFonts w:hint="eastAsia" w:ascii="宋体" w:hAnsi="宋体" w:eastAsia="宋体" w:cs="宋体"/>
                <w:b w:val="0"/>
                <w:bCs w:val="0"/>
                <w:i w:val="0"/>
                <w:iCs w:val="0"/>
                <w:color w:val="auto"/>
                <w:kern w:val="0"/>
                <w:sz w:val="21"/>
                <w:szCs w:val="21"/>
                <w:highlight w:val="none"/>
                <w:u w:val="none"/>
                <w:lang w:val="en-US" w:eastAsia="zh-CN" w:bidi="ar"/>
              </w:rPr>
              <w:t>47.1规格:单人位</w:t>
            </w:r>
          </w:p>
        </w:tc>
      </w:tr>
      <w:tr w14:paraId="69F75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09F21E34">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2249CC92">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591828E7">
            <w:pPr>
              <w:keepNext w:val="0"/>
              <w:keepLines w:val="0"/>
              <w:pageBreakBefore w:val="0"/>
              <w:widowControl/>
              <w:numPr>
                <w:ilvl w:val="-1"/>
                <w:numId w:val="0"/>
              </w:numPr>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47.2基材：椅架、扶手、椅背一体结构，为红橡木原木方加工成型；座板采用红橡木直拼板加工成型，用于直拼的红橡木宽度不低于80mm，厚度不低于18mm；</w:t>
            </w:r>
          </w:p>
        </w:tc>
      </w:tr>
      <w:tr w14:paraId="5CA0F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151D2878">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53895425">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10E8266E">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47.3坐垫:选用头层牛皮，摩擦色牢度、耐光性、涂层粘着牢度、耐折牢度（50000次）、耐磨性、撕裂力、气味、禁用偶氮染料、游离甲醛、挥发性有机物均符合GB/T 16799-201、HJ 507-2009、SZJG 52-2016标准要求；皮质柔软，舒适，透气性好，无异味；车缝线路均匀、针距均匀，转角平滑、后背及底座包饱满，左右对齐。</w:t>
            </w:r>
          </w:p>
        </w:tc>
      </w:tr>
      <w:tr w14:paraId="74444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7890E017">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1491BD47">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0143E0C6">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47.4工艺：采用榫卯结构连接工艺。木材充分烘干，保证含水率符合要求；木材纹理美观，无明显节子、虫眼，不得使用腐朽材，木制件外观达到国家合格标准。</w:t>
            </w:r>
          </w:p>
        </w:tc>
      </w:tr>
      <w:tr w14:paraId="409AC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516167F2">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6E1225AB">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5D6C14F5">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47.5胶黏剂：木质部件胶粘剂采用环保水基型拼板胶。胶粘剂的游离甲醛、苯、甲苯+二甲苯、总挥发性有机物均符合GB 18583-2008、SZJG 52-2016标准要求。</w:t>
            </w:r>
          </w:p>
        </w:tc>
      </w:tr>
      <w:tr w14:paraId="1549A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5F4A7A4C">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63DC8B2B">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71E5A0E4">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47.6油漆：油漆表面无尘粒、气泡、渣点、边缘及立面无流挂等现象。</w:t>
            </w:r>
            <w:r>
              <w:rPr>
                <w:rFonts w:hint="eastAsia" w:ascii="宋体" w:hAnsi="宋体" w:eastAsia="宋体" w:cs="宋体"/>
                <w:b w:val="0"/>
                <w:bCs w:val="0"/>
                <w:color w:val="auto"/>
                <w:kern w:val="0"/>
                <w:sz w:val="21"/>
                <w:szCs w:val="21"/>
                <w:highlight w:val="none"/>
                <w:u w:val="none"/>
                <w:lang w:eastAsia="zh-CN" w:bidi="ar"/>
              </w:rPr>
              <w:t>水性漆的重金属元素含量（包括铅、镉、六价铬、汞、砷、钡、硒、锑、钴）均未检出；VOC含量、甲醛含量、乙二醇醚及醚酯总和含量、苯系物总和含量、烷基酚聚氧乙烯醚总和含量均符合GB 18581-2020、GB/T 35602-2017标准要求。</w:t>
            </w:r>
          </w:p>
        </w:tc>
      </w:tr>
      <w:tr w14:paraId="45412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267AE31D">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48</w:t>
            </w:r>
          </w:p>
        </w:tc>
        <w:tc>
          <w:tcPr>
            <w:tcW w:w="1678" w:type="dxa"/>
            <w:vMerge w:val="restart"/>
            <w:vAlign w:val="center"/>
          </w:tcPr>
          <w:p w14:paraId="02E41F3D">
            <w:pPr>
              <w:keepNext w:val="0"/>
              <w:keepLines w:val="0"/>
              <w:pageBreakBefore w:val="0"/>
              <w:widowControl/>
              <w:suppressLineNumbers w:val="0"/>
              <w:wordWrap/>
              <w:overflowPunct/>
              <w:topLinePunct w:val="0"/>
              <w:bidi w:val="0"/>
              <w:snapToGrid/>
              <w:spacing w:line="312" w:lineRule="auto"/>
              <w:ind w:left="0"/>
              <w:jc w:val="center"/>
              <w:textAlignment w:val="center"/>
              <w:rPr>
                <w:rFonts w:hint="default"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长茶几3</w:t>
            </w:r>
          </w:p>
          <w:p w14:paraId="6AECE5F6">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vertAlign w:val="baseline"/>
              </w:rPr>
            </w:pPr>
          </w:p>
        </w:tc>
        <w:tc>
          <w:tcPr>
            <w:tcW w:w="6575" w:type="dxa"/>
            <w:vAlign w:val="center"/>
          </w:tcPr>
          <w:p w14:paraId="0DCEE883">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48.1规格：（1200W*600D*450H）mm±10mm；</w:t>
            </w:r>
          </w:p>
        </w:tc>
      </w:tr>
      <w:tr w14:paraId="2989A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2DC2F8E9">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10552597">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358CD2D1">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48.2基材：支撑脚架及框架采用红橡木原木方加工成型，木方直径40mm-80mm之间（后期根据款式及结构深化）；面板基材采用ENF级</w:t>
            </w:r>
            <w:r>
              <w:rPr>
                <w:rFonts w:hint="eastAsia" w:ascii="宋体" w:hAnsi="宋体" w:eastAsia="宋体" w:cs="宋体"/>
                <w:b w:val="0"/>
                <w:bCs w:val="0"/>
                <w:color w:val="auto"/>
                <w:sz w:val="21"/>
                <w:szCs w:val="21"/>
                <w:highlight w:val="none"/>
                <w:lang w:val="en-US" w:eastAsia="zh-CN"/>
              </w:rPr>
              <w:t>无醛</w:t>
            </w:r>
            <w:r>
              <w:rPr>
                <w:rFonts w:hint="eastAsia" w:ascii="宋体" w:hAnsi="宋体" w:eastAsia="宋体" w:cs="宋体"/>
                <w:b w:val="0"/>
                <w:bCs w:val="0"/>
                <w:color w:val="auto"/>
                <w:sz w:val="21"/>
                <w:szCs w:val="21"/>
                <w:highlight w:val="none"/>
              </w:rPr>
              <w:t>板</w:t>
            </w:r>
            <w:r>
              <w:rPr>
                <w:rFonts w:hint="eastAsia" w:ascii="宋体" w:hAnsi="宋体" w:eastAsia="宋体" w:cs="宋体"/>
                <w:b w:val="0"/>
                <w:bCs w:val="0"/>
                <w:i w:val="0"/>
                <w:iCs w:val="0"/>
                <w:color w:val="auto"/>
                <w:kern w:val="0"/>
                <w:sz w:val="21"/>
                <w:szCs w:val="21"/>
                <w:highlight w:val="none"/>
                <w:u w:val="none"/>
                <w:lang w:val="en-US" w:eastAsia="zh-CN" w:bidi="ar"/>
              </w:rPr>
              <w:t>，</w:t>
            </w:r>
            <w:r>
              <w:rPr>
                <w:rFonts w:hint="eastAsia" w:ascii="宋体" w:hAnsi="宋体" w:eastAsia="宋体" w:cs="宋体"/>
                <w:b w:val="0"/>
                <w:bCs w:val="0"/>
                <w:i w:val="0"/>
                <w:iCs w:val="0"/>
                <w:color w:val="auto"/>
                <w:kern w:val="0"/>
                <w:sz w:val="21"/>
                <w:szCs w:val="21"/>
                <w:highlight w:val="none"/>
                <w:lang w:val="en-US" w:eastAsia="zh-CN" w:bidi="ar"/>
              </w:rPr>
              <w:t>台面厚度≥25mm，副柜侧板、门板≥16mm、背板≥9mm；；</w:t>
            </w:r>
            <w:r>
              <w:rPr>
                <w:rFonts w:hint="eastAsia" w:ascii="宋体" w:hAnsi="宋体" w:eastAsia="宋体" w:cs="宋体"/>
                <w:b w:val="0"/>
                <w:bCs w:val="0"/>
                <w:i w:val="0"/>
                <w:iCs w:val="0"/>
                <w:color w:val="auto"/>
                <w:kern w:val="0"/>
                <w:sz w:val="21"/>
                <w:szCs w:val="21"/>
                <w:highlight w:val="none"/>
                <w:u w:val="none"/>
                <w:lang w:val="en-US" w:eastAsia="zh-CN" w:bidi="ar"/>
              </w:rPr>
              <w:t>多层板的胶合强度、含水率、浸渍剥离、静曲强度、弹性模量、甲醛释放量、挥发性有机化合物（72h）的苯、甲苯、二甲苯，TVOC符合 GB 18580-2017、GB/T 35601-2017、GB/T 9846-2015、GB/T 39600-2021标准要求。</w:t>
            </w:r>
          </w:p>
        </w:tc>
      </w:tr>
      <w:tr w14:paraId="7BB90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7508145C">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4EBFA1C3">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0B157E53">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48.3工艺：</w:t>
            </w:r>
            <w:r>
              <w:rPr>
                <w:rFonts w:hint="eastAsia" w:ascii="宋体" w:hAnsi="宋体" w:eastAsia="宋体" w:cs="宋体"/>
                <w:b w:val="0"/>
                <w:bCs w:val="0"/>
                <w:i w:val="0"/>
                <w:iCs w:val="0"/>
                <w:color w:val="auto"/>
                <w:kern w:val="0"/>
                <w:sz w:val="21"/>
                <w:szCs w:val="21"/>
                <w:highlight w:val="none"/>
                <w:lang w:val="en-US" w:eastAsia="zh-CN" w:bidi="ar"/>
              </w:rPr>
              <w:t>表面贴天然实木皮≥0.6mm</w:t>
            </w:r>
            <w:r>
              <w:rPr>
                <w:rFonts w:hint="eastAsia" w:ascii="宋体" w:hAnsi="宋体" w:eastAsia="宋体" w:cs="宋体"/>
                <w:b/>
                <w:bCs/>
                <w:i w:val="0"/>
                <w:iCs w:val="0"/>
                <w:color w:val="auto"/>
                <w:kern w:val="0"/>
                <w:sz w:val="21"/>
                <w:szCs w:val="21"/>
                <w:highlight w:val="none"/>
                <w:u w:val="none"/>
                <w:lang w:val="en-US" w:eastAsia="zh-CN" w:bidi="ar"/>
              </w:rPr>
              <w:t>，</w:t>
            </w:r>
            <w:r>
              <w:rPr>
                <w:rFonts w:hint="eastAsia" w:ascii="宋体" w:hAnsi="宋体" w:eastAsia="宋体" w:cs="宋体"/>
                <w:b w:val="0"/>
                <w:bCs w:val="0"/>
                <w:i w:val="0"/>
                <w:iCs w:val="0"/>
                <w:color w:val="auto"/>
                <w:kern w:val="0"/>
                <w:sz w:val="21"/>
                <w:szCs w:val="21"/>
                <w:highlight w:val="none"/>
                <w:u w:val="none"/>
                <w:lang w:val="en-US" w:eastAsia="zh-CN" w:bidi="ar"/>
              </w:rPr>
              <w:t>木皮宽度</w:t>
            </w:r>
            <w:r>
              <w:rPr>
                <w:rFonts w:hint="eastAsia" w:ascii="宋体" w:hAnsi="宋体" w:eastAsia="宋体" w:cs="宋体"/>
                <w:b w:val="0"/>
                <w:bCs w:val="0"/>
                <w:i w:val="0"/>
                <w:iCs w:val="0"/>
                <w:color w:val="auto"/>
                <w:kern w:val="0"/>
                <w:sz w:val="21"/>
                <w:szCs w:val="21"/>
                <w:highlight w:val="none"/>
                <w:lang w:val="en-US" w:eastAsia="zh-CN" w:bidi="ar"/>
              </w:rPr>
              <w:t>≥200mm，实木封边工艺，</w:t>
            </w:r>
            <w:r>
              <w:rPr>
                <w:rFonts w:hint="eastAsia" w:ascii="宋体" w:hAnsi="宋体" w:eastAsia="宋体" w:cs="宋体"/>
                <w:b w:val="0"/>
                <w:bCs w:val="0"/>
                <w:i w:val="0"/>
                <w:iCs w:val="0"/>
                <w:color w:val="auto"/>
                <w:kern w:val="0"/>
                <w:sz w:val="21"/>
                <w:szCs w:val="21"/>
                <w:highlight w:val="none"/>
                <w:u w:val="none"/>
                <w:lang w:val="en-US" w:eastAsia="zh-CN" w:bidi="ar"/>
              </w:rPr>
              <w:t>封边倒角圆滑、经精修边，无外露胶痕</w:t>
            </w:r>
            <w:r>
              <w:rPr>
                <w:rFonts w:hint="eastAsia" w:ascii="宋体" w:hAnsi="宋体" w:eastAsia="宋体" w:cs="宋体"/>
                <w:b w:val="0"/>
                <w:bCs w:val="0"/>
                <w:i w:val="0"/>
                <w:iCs w:val="0"/>
                <w:color w:val="auto"/>
                <w:kern w:val="0"/>
                <w:sz w:val="21"/>
                <w:szCs w:val="21"/>
                <w:highlight w:val="none"/>
                <w:lang w:val="en-US" w:eastAsia="zh-CN" w:bidi="ar"/>
              </w:rPr>
              <w:t>。具有防水、防潮、防交叉感染、耐磨性能强；</w:t>
            </w:r>
          </w:p>
        </w:tc>
      </w:tr>
      <w:tr w14:paraId="24B83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418801AE">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76F56634">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702B3E2F">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48.4功能配置：配置层板，造型款式、功能及结构</w:t>
            </w:r>
            <w:del w:id="91" w:author="董馨如" w:date="2024-10-16T15:02:22Z">
              <w:r>
                <w:rPr>
                  <w:rFonts w:hint="eastAsia" w:ascii="宋体" w:hAnsi="宋体" w:eastAsia="宋体" w:cs="宋体"/>
                  <w:b w:val="0"/>
                  <w:bCs w:val="0"/>
                  <w:i w:val="0"/>
                  <w:iCs w:val="0"/>
                  <w:color w:val="auto"/>
                  <w:kern w:val="0"/>
                  <w:sz w:val="21"/>
                  <w:szCs w:val="21"/>
                  <w:highlight w:val="none"/>
                  <w:u w:val="none"/>
                  <w:lang w:val="en-US" w:eastAsia="zh-CN" w:bidi="ar"/>
                </w:rPr>
                <w:delText>根据采购方需求深化</w:delText>
              </w:r>
            </w:del>
            <w:ins w:id="92" w:author="董馨如" w:date="2024-10-16T15:02:22Z">
              <w:r>
                <w:rPr>
                  <w:rFonts w:hint="eastAsia" w:ascii="宋体" w:hAnsi="宋体" w:eastAsia="宋体" w:cs="宋体"/>
                  <w:b w:val="0"/>
                  <w:bCs w:val="0"/>
                  <w:i w:val="0"/>
                  <w:iCs w:val="0"/>
                  <w:color w:val="auto"/>
                  <w:kern w:val="0"/>
                  <w:sz w:val="21"/>
                  <w:szCs w:val="21"/>
                  <w:highlight w:val="none"/>
                  <w:u w:val="none"/>
                  <w:lang w:val="en-US" w:eastAsia="zh-CN" w:bidi="ar"/>
                </w:rPr>
                <w:t>中标后可以根据采购方需求深化</w:t>
              </w:r>
            </w:ins>
            <w:r>
              <w:rPr>
                <w:rFonts w:hint="eastAsia" w:ascii="宋体" w:hAnsi="宋体" w:eastAsia="宋体" w:cs="宋体"/>
                <w:b w:val="0"/>
                <w:bCs w:val="0"/>
                <w:i w:val="0"/>
                <w:iCs w:val="0"/>
                <w:color w:val="auto"/>
                <w:kern w:val="0"/>
                <w:sz w:val="21"/>
                <w:szCs w:val="21"/>
                <w:highlight w:val="none"/>
                <w:u w:val="none"/>
                <w:lang w:val="en-US" w:eastAsia="zh-CN" w:bidi="ar"/>
              </w:rPr>
              <w:t>。</w:t>
            </w:r>
          </w:p>
        </w:tc>
      </w:tr>
      <w:tr w14:paraId="774C6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25866FCC">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0C1491E9">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6C271811">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48.5胶黏剂：木质部件胶粘剂采用环保水基型拼板胶。胶粘剂的游离甲醛、苯、甲苯+二甲苯、总挥发性有机物均符合GB 18583-2008、SZJG 52-2016标准要求。</w:t>
            </w:r>
          </w:p>
        </w:tc>
      </w:tr>
      <w:tr w14:paraId="19F97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2403" w:hRule="atLeast"/>
        </w:trPr>
        <w:tc>
          <w:tcPr>
            <w:tcW w:w="719" w:type="dxa"/>
            <w:vMerge w:val="continue"/>
            <w:vAlign w:val="center"/>
          </w:tcPr>
          <w:p w14:paraId="1AE742CA">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6AC353A0">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06F3335B">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48.6油漆：采用环保水性漆（包括底漆和面漆），三底两面工艺，经防虫、防腐等化学处理；采用的水性面漆和水性底漆，进行封闭/开放涂装+黑砂面漆，采用三底两面工艺。油漆表面无尘粒、气泡、渣点、边缘及立面无流挂等现象。</w:t>
            </w:r>
            <w:r>
              <w:rPr>
                <w:rFonts w:hint="eastAsia" w:ascii="宋体" w:hAnsi="宋体" w:eastAsia="宋体" w:cs="宋体"/>
                <w:b w:val="0"/>
                <w:bCs w:val="0"/>
                <w:color w:val="auto"/>
                <w:kern w:val="0"/>
                <w:sz w:val="21"/>
                <w:szCs w:val="21"/>
                <w:highlight w:val="none"/>
                <w:u w:val="none"/>
                <w:lang w:eastAsia="zh-CN" w:bidi="ar"/>
              </w:rPr>
              <w:t>水性漆的重金属元素含量（包括铅、镉、六价铬、汞、砷、钡、硒、锑、钴）均未检出；VOC含量、甲醛含量、乙二醇醚及醚酯总和含量、苯系物总和含量、烷基酚聚氧乙烯醚总和含量均符合GB 18581-2020、GB/T 35602-2017标准要求。</w:t>
            </w:r>
          </w:p>
        </w:tc>
      </w:tr>
      <w:tr w14:paraId="2AD98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78F9C283">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49</w:t>
            </w:r>
          </w:p>
        </w:tc>
        <w:tc>
          <w:tcPr>
            <w:tcW w:w="1678" w:type="dxa"/>
            <w:vMerge w:val="restart"/>
            <w:vAlign w:val="center"/>
          </w:tcPr>
          <w:p w14:paraId="4C3DC06A">
            <w:pPr>
              <w:keepNext w:val="0"/>
              <w:keepLines w:val="0"/>
              <w:pageBreakBefore w:val="0"/>
              <w:widowControl/>
              <w:suppressLineNumbers w:val="0"/>
              <w:wordWrap/>
              <w:overflowPunct/>
              <w:topLinePunct w:val="0"/>
              <w:bidi w:val="0"/>
              <w:snapToGrid/>
              <w:spacing w:line="312" w:lineRule="auto"/>
              <w:ind w:left="0"/>
              <w:jc w:val="center"/>
              <w:textAlignment w:val="center"/>
              <w:rPr>
                <w:rFonts w:hint="default"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边几3</w:t>
            </w:r>
          </w:p>
          <w:p w14:paraId="54865FF9">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vertAlign w:val="baseline"/>
              </w:rPr>
            </w:pPr>
          </w:p>
        </w:tc>
        <w:tc>
          <w:tcPr>
            <w:tcW w:w="6575" w:type="dxa"/>
            <w:vAlign w:val="center"/>
          </w:tcPr>
          <w:p w14:paraId="501491F6">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49.1规格：（450W*450D*450H）mm±10mm；</w:t>
            </w:r>
          </w:p>
        </w:tc>
      </w:tr>
      <w:tr w14:paraId="273F9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321546B2">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3A527208">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0B0281B6">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49.2基材：支撑脚架及框架采用红橡木原木方加工成型，木方直径40mm-80mm之间（后期根据款式及结构深化）；面板基材采用ENF级</w:t>
            </w:r>
            <w:r>
              <w:rPr>
                <w:rFonts w:hint="eastAsia" w:ascii="宋体" w:hAnsi="宋体" w:eastAsia="宋体" w:cs="宋体"/>
                <w:b w:val="0"/>
                <w:bCs w:val="0"/>
                <w:color w:val="auto"/>
                <w:sz w:val="21"/>
                <w:szCs w:val="21"/>
                <w:highlight w:val="none"/>
                <w:lang w:val="en-US" w:eastAsia="zh-CN"/>
              </w:rPr>
              <w:t>无醛</w:t>
            </w:r>
            <w:r>
              <w:rPr>
                <w:rFonts w:hint="eastAsia" w:ascii="宋体" w:hAnsi="宋体" w:eastAsia="宋体" w:cs="宋体"/>
                <w:b w:val="0"/>
                <w:bCs w:val="0"/>
                <w:color w:val="auto"/>
                <w:sz w:val="21"/>
                <w:szCs w:val="21"/>
                <w:highlight w:val="none"/>
              </w:rPr>
              <w:t>板</w:t>
            </w:r>
            <w:r>
              <w:rPr>
                <w:rFonts w:hint="eastAsia" w:ascii="宋体" w:hAnsi="宋体" w:eastAsia="宋体" w:cs="宋体"/>
                <w:b w:val="0"/>
                <w:bCs w:val="0"/>
                <w:i w:val="0"/>
                <w:iCs w:val="0"/>
                <w:color w:val="auto"/>
                <w:kern w:val="0"/>
                <w:sz w:val="21"/>
                <w:szCs w:val="21"/>
                <w:highlight w:val="none"/>
                <w:u w:val="none"/>
                <w:lang w:val="en-US" w:eastAsia="zh-CN" w:bidi="ar"/>
              </w:rPr>
              <w:t>，</w:t>
            </w:r>
            <w:r>
              <w:rPr>
                <w:rFonts w:hint="eastAsia" w:ascii="宋体" w:hAnsi="宋体" w:eastAsia="宋体" w:cs="宋体"/>
                <w:b w:val="0"/>
                <w:bCs w:val="0"/>
                <w:i w:val="0"/>
                <w:iCs w:val="0"/>
                <w:color w:val="auto"/>
                <w:kern w:val="0"/>
                <w:sz w:val="21"/>
                <w:szCs w:val="21"/>
                <w:highlight w:val="none"/>
                <w:lang w:val="en-US" w:eastAsia="zh-CN" w:bidi="ar"/>
              </w:rPr>
              <w:t>台面厚度≥25mm，副柜侧板、门板≥16mm、背板≥9mm；；</w:t>
            </w:r>
            <w:r>
              <w:rPr>
                <w:rFonts w:hint="eastAsia" w:ascii="宋体" w:hAnsi="宋体" w:eastAsia="宋体" w:cs="宋体"/>
                <w:b w:val="0"/>
                <w:bCs w:val="0"/>
                <w:i w:val="0"/>
                <w:iCs w:val="0"/>
                <w:color w:val="auto"/>
                <w:kern w:val="0"/>
                <w:sz w:val="21"/>
                <w:szCs w:val="21"/>
                <w:highlight w:val="none"/>
                <w:u w:val="none"/>
                <w:lang w:val="en-US" w:eastAsia="zh-CN" w:bidi="ar"/>
              </w:rPr>
              <w:t>多层板的胶合强度、含水率、浸渍剥离、静曲强度、弹性模量、甲醛释放量、挥发性有机化合物（72h）的苯、甲苯、二甲苯，TVOC符合 GB 18580-2017、GB/T 35601-2017、GB/T 9846-2015、GB/T 39600-2021标准要求。</w:t>
            </w:r>
          </w:p>
        </w:tc>
      </w:tr>
      <w:tr w14:paraId="355C7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1E457E42">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49B8F9CA">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3DF07D55">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49.3工艺：</w:t>
            </w:r>
            <w:r>
              <w:rPr>
                <w:rFonts w:hint="eastAsia" w:ascii="宋体" w:hAnsi="宋体" w:eastAsia="宋体" w:cs="宋体"/>
                <w:b w:val="0"/>
                <w:bCs w:val="0"/>
                <w:i w:val="0"/>
                <w:iCs w:val="0"/>
                <w:color w:val="auto"/>
                <w:kern w:val="0"/>
                <w:sz w:val="21"/>
                <w:szCs w:val="21"/>
                <w:highlight w:val="none"/>
                <w:lang w:val="en-US" w:eastAsia="zh-CN" w:bidi="ar"/>
              </w:rPr>
              <w:t>表面贴天然实木皮≥0.6mm</w:t>
            </w:r>
            <w:r>
              <w:rPr>
                <w:rFonts w:hint="eastAsia" w:ascii="宋体" w:hAnsi="宋体" w:eastAsia="宋体" w:cs="宋体"/>
                <w:b/>
                <w:bCs/>
                <w:i w:val="0"/>
                <w:iCs w:val="0"/>
                <w:color w:val="auto"/>
                <w:kern w:val="0"/>
                <w:sz w:val="21"/>
                <w:szCs w:val="21"/>
                <w:highlight w:val="none"/>
                <w:u w:val="none"/>
                <w:lang w:val="en-US" w:eastAsia="zh-CN" w:bidi="ar"/>
              </w:rPr>
              <w:t>，</w:t>
            </w:r>
            <w:r>
              <w:rPr>
                <w:rFonts w:hint="eastAsia" w:ascii="宋体" w:hAnsi="宋体" w:eastAsia="宋体" w:cs="宋体"/>
                <w:b w:val="0"/>
                <w:bCs w:val="0"/>
                <w:i w:val="0"/>
                <w:iCs w:val="0"/>
                <w:color w:val="auto"/>
                <w:kern w:val="0"/>
                <w:sz w:val="21"/>
                <w:szCs w:val="21"/>
                <w:highlight w:val="none"/>
                <w:u w:val="none"/>
                <w:lang w:val="en-US" w:eastAsia="zh-CN" w:bidi="ar"/>
              </w:rPr>
              <w:t>木皮宽度</w:t>
            </w:r>
            <w:r>
              <w:rPr>
                <w:rFonts w:hint="eastAsia" w:ascii="宋体" w:hAnsi="宋体" w:eastAsia="宋体" w:cs="宋体"/>
                <w:b w:val="0"/>
                <w:bCs w:val="0"/>
                <w:i w:val="0"/>
                <w:iCs w:val="0"/>
                <w:color w:val="auto"/>
                <w:kern w:val="0"/>
                <w:sz w:val="21"/>
                <w:szCs w:val="21"/>
                <w:highlight w:val="none"/>
                <w:lang w:val="en-US" w:eastAsia="zh-CN" w:bidi="ar"/>
              </w:rPr>
              <w:t>≥200mm，实木封边工艺，</w:t>
            </w:r>
            <w:r>
              <w:rPr>
                <w:rFonts w:hint="eastAsia" w:ascii="宋体" w:hAnsi="宋体" w:eastAsia="宋体" w:cs="宋体"/>
                <w:b w:val="0"/>
                <w:bCs w:val="0"/>
                <w:i w:val="0"/>
                <w:iCs w:val="0"/>
                <w:color w:val="auto"/>
                <w:kern w:val="0"/>
                <w:sz w:val="21"/>
                <w:szCs w:val="21"/>
                <w:highlight w:val="none"/>
                <w:u w:val="none"/>
                <w:lang w:val="en-US" w:eastAsia="zh-CN" w:bidi="ar"/>
              </w:rPr>
              <w:t>封边倒角圆滑、经精修边，无外露胶痕</w:t>
            </w:r>
            <w:r>
              <w:rPr>
                <w:rFonts w:hint="eastAsia" w:ascii="宋体" w:hAnsi="宋体" w:eastAsia="宋体" w:cs="宋体"/>
                <w:b w:val="0"/>
                <w:bCs w:val="0"/>
                <w:i w:val="0"/>
                <w:iCs w:val="0"/>
                <w:color w:val="auto"/>
                <w:kern w:val="0"/>
                <w:sz w:val="21"/>
                <w:szCs w:val="21"/>
                <w:highlight w:val="none"/>
                <w:lang w:val="en-US" w:eastAsia="zh-CN" w:bidi="ar"/>
              </w:rPr>
              <w:t>。具有防水、防潮、防交叉感染、耐磨性能强；</w:t>
            </w:r>
          </w:p>
        </w:tc>
      </w:tr>
      <w:tr w14:paraId="4E50A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37C1D57E">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79B206C5">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6B1CC0E3">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49.4功能配置：配置层板，造型款式、功能及结构</w:t>
            </w:r>
            <w:del w:id="93" w:author="董馨如" w:date="2024-10-16T15:02:22Z">
              <w:r>
                <w:rPr>
                  <w:rFonts w:hint="eastAsia" w:ascii="宋体" w:hAnsi="宋体" w:eastAsia="宋体" w:cs="宋体"/>
                  <w:b w:val="0"/>
                  <w:bCs w:val="0"/>
                  <w:i w:val="0"/>
                  <w:iCs w:val="0"/>
                  <w:color w:val="auto"/>
                  <w:kern w:val="0"/>
                  <w:sz w:val="21"/>
                  <w:szCs w:val="21"/>
                  <w:highlight w:val="none"/>
                  <w:u w:val="none"/>
                  <w:lang w:val="en-US" w:eastAsia="zh-CN" w:bidi="ar"/>
                </w:rPr>
                <w:delText>根据采购方需求深化</w:delText>
              </w:r>
            </w:del>
            <w:ins w:id="94" w:author="董馨如" w:date="2024-10-16T15:02:22Z">
              <w:r>
                <w:rPr>
                  <w:rFonts w:hint="eastAsia" w:ascii="宋体" w:hAnsi="宋体" w:eastAsia="宋体" w:cs="宋体"/>
                  <w:b w:val="0"/>
                  <w:bCs w:val="0"/>
                  <w:i w:val="0"/>
                  <w:iCs w:val="0"/>
                  <w:color w:val="auto"/>
                  <w:kern w:val="0"/>
                  <w:sz w:val="21"/>
                  <w:szCs w:val="21"/>
                  <w:highlight w:val="none"/>
                  <w:u w:val="none"/>
                  <w:lang w:val="en-US" w:eastAsia="zh-CN" w:bidi="ar"/>
                </w:rPr>
                <w:t>中标后可以根据采购方需求深化</w:t>
              </w:r>
            </w:ins>
            <w:r>
              <w:rPr>
                <w:rFonts w:hint="eastAsia" w:ascii="宋体" w:hAnsi="宋体" w:eastAsia="宋体" w:cs="宋体"/>
                <w:b w:val="0"/>
                <w:bCs w:val="0"/>
                <w:i w:val="0"/>
                <w:iCs w:val="0"/>
                <w:color w:val="auto"/>
                <w:kern w:val="0"/>
                <w:sz w:val="21"/>
                <w:szCs w:val="21"/>
                <w:highlight w:val="none"/>
                <w:u w:val="none"/>
                <w:lang w:val="en-US" w:eastAsia="zh-CN" w:bidi="ar"/>
              </w:rPr>
              <w:t>。</w:t>
            </w:r>
          </w:p>
        </w:tc>
      </w:tr>
      <w:tr w14:paraId="192C9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5DED26E4">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44318AAE">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20CB48E9">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49.5胶黏剂：木质部件胶粘剂采用环保水基型拼板胶。胶粘剂的游离甲醛、苯、甲苯+二甲苯、总挥发性有机物均符合GB 18583-2008、SZJG 52-2016标准要求。</w:t>
            </w:r>
          </w:p>
        </w:tc>
      </w:tr>
      <w:tr w14:paraId="7A7C9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234C2F92">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00714EB5">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5BCB08B4">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49.6油漆：采用环保水性漆（包括底漆和面漆），三底两面工艺，经防虫、防腐等化学处理；采用的水性面漆和水性底漆，进行封闭/开放涂装+黑砂面漆，采用三底两面工艺。油漆表面无尘粒、气泡、渣点、边缘及立面无流挂等现象。</w:t>
            </w:r>
            <w:r>
              <w:rPr>
                <w:rFonts w:hint="eastAsia" w:ascii="宋体" w:hAnsi="宋体" w:eastAsia="宋体" w:cs="宋体"/>
                <w:b w:val="0"/>
                <w:bCs w:val="0"/>
                <w:color w:val="auto"/>
                <w:kern w:val="0"/>
                <w:sz w:val="21"/>
                <w:szCs w:val="21"/>
                <w:highlight w:val="none"/>
                <w:u w:val="none"/>
                <w:lang w:eastAsia="zh-CN" w:bidi="ar"/>
              </w:rPr>
              <w:t>水性漆的重金属元素含量（包括铅、镉、六价铬、汞、砷、钡、硒、锑、钴）均未检出；VOC含量、甲醛含量、乙二醇醚及醚酯总和含量、苯系物总和含量、烷基酚聚氧乙烯醚总和含量均符合GB 18581-2020、GB/T 35602-2017标准要求。</w:t>
            </w:r>
          </w:p>
        </w:tc>
      </w:tr>
      <w:tr w14:paraId="0B310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7239F717">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50</w:t>
            </w:r>
          </w:p>
        </w:tc>
        <w:tc>
          <w:tcPr>
            <w:tcW w:w="1678" w:type="dxa"/>
            <w:vMerge w:val="restart"/>
            <w:vAlign w:val="center"/>
          </w:tcPr>
          <w:p w14:paraId="3903EA45">
            <w:pPr>
              <w:pStyle w:val="18"/>
              <w:keepNext w:val="0"/>
              <w:keepLines w:val="0"/>
              <w:pageBreakBefore w:val="0"/>
              <w:widowControl w:val="0"/>
              <w:wordWrap/>
              <w:overflowPunct/>
              <w:topLinePunct w:val="0"/>
              <w:bidi w:val="0"/>
              <w:snapToGrid/>
              <w:spacing w:line="312" w:lineRule="auto"/>
              <w:ind w:left="0"/>
              <w:jc w:val="center"/>
              <w:rPr>
                <w:rFonts w:hint="default" w:ascii="宋体" w:hAnsi="宋体" w:eastAsia="宋体" w:cs="宋体"/>
                <w:color w:val="auto"/>
                <w:sz w:val="21"/>
                <w:szCs w:val="21"/>
                <w:highlight w:val="none"/>
                <w:vertAlign w:val="baseline"/>
                <w:lang w:val="en-US"/>
              </w:rPr>
            </w:pPr>
            <w:r>
              <w:rPr>
                <w:rFonts w:hint="eastAsia" w:ascii="宋体" w:hAnsi="宋体" w:eastAsia="宋体" w:cs="宋体"/>
                <w:b w:val="0"/>
                <w:bCs w:val="0"/>
                <w:color w:val="auto"/>
                <w:sz w:val="21"/>
                <w:szCs w:val="21"/>
                <w:highlight w:val="none"/>
                <w:lang w:val="en-US" w:eastAsia="zh-CN"/>
              </w:rPr>
              <w:t>茶水柜</w:t>
            </w:r>
          </w:p>
        </w:tc>
        <w:tc>
          <w:tcPr>
            <w:tcW w:w="6575" w:type="dxa"/>
            <w:vAlign w:val="center"/>
          </w:tcPr>
          <w:p w14:paraId="3B1ABE90">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50.1规格：（W900*D400*H850）mm±10mm；</w:t>
            </w:r>
          </w:p>
        </w:tc>
      </w:tr>
      <w:tr w14:paraId="5F08F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602DFD34">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596CBA84">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64D5A685">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50.2基材：支撑脚架及框架采用红橡木原木方加工成型，木方直径40mm-80mm之间（后期根据款式及结构深化）；面板基材采用ENF级</w:t>
            </w:r>
            <w:r>
              <w:rPr>
                <w:rFonts w:hint="eastAsia" w:ascii="宋体" w:hAnsi="宋体" w:eastAsia="宋体" w:cs="宋体"/>
                <w:b w:val="0"/>
                <w:bCs w:val="0"/>
                <w:color w:val="auto"/>
                <w:sz w:val="21"/>
                <w:szCs w:val="21"/>
                <w:highlight w:val="none"/>
                <w:lang w:val="en-US" w:eastAsia="zh-CN"/>
              </w:rPr>
              <w:t>无醛</w:t>
            </w:r>
            <w:r>
              <w:rPr>
                <w:rFonts w:hint="eastAsia" w:ascii="宋体" w:hAnsi="宋体" w:eastAsia="宋体" w:cs="宋体"/>
                <w:b w:val="0"/>
                <w:bCs w:val="0"/>
                <w:color w:val="auto"/>
                <w:sz w:val="21"/>
                <w:szCs w:val="21"/>
                <w:highlight w:val="none"/>
              </w:rPr>
              <w:t>板</w:t>
            </w:r>
            <w:r>
              <w:rPr>
                <w:rFonts w:hint="eastAsia" w:ascii="宋体" w:hAnsi="宋体" w:eastAsia="宋体" w:cs="宋体"/>
                <w:b w:val="0"/>
                <w:bCs w:val="0"/>
                <w:i w:val="0"/>
                <w:iCs w:val="0"/>
                <w:color w:val="auto"/>
                <w:kern w:val="0"/>
                <w:sz w:val="21"/>
                <w:szCs w:val="21"/>
                <w:highlight w:val="none"/>
                <w:u w:val="none"/>
                <w:lang w:val="en-US" w:eastAsia="zh-CN" w:bidi="ar"/>
              </w:rPr>
              <w:t>，</w:t>
            </w:r>
            <w:r>
              <w:rPr>
                <w:rFonts w:hint="eastAsia" w:ascii="宋体" w:hAnsi="宋体" w:eastAsia="宋体" w:cs="宋体"/>
                <w:b w:val="0"/>
                <w:bCs w:val="0"/>
                <w:i w:val="0"/>
                <w:iCs w:val="0"/>
                <w:color w:val="auto"/>
                <w:kern w:val="0"/>
                <w:sz w:val="21"/>
                <w:szCs w:val="21"/>
                <w:highlight w:val="none"/>
                <w:lang w:val="en-US" w:eastAsia="zh-CN" w:bidi="ar"/>
              </w:rPr>
              <w:t>台面厚度≥25mm，副柜侧板、门板≥16mm、背板≥9mm；</w:t>
            </w:r>
            <w:r>
              <w:rPr>
                <w:rFonts w:hint="eastAsia" w:ascii="宋体" w:hAnsi="宋体" w:eastAsia="宋体" w:cs="宋体"/>
                <w:b w:val="0"/>
                <w:bCs w:val="0"/>
                <w:i w:val="0"/>
                <w:iCs w:val="0"/>
                <w:color w:val="auto"/>
                <w:kern w:val="0"/>
                <w:sz w:val="21"/>
                <w:szCs w:val="21"/>
                <w:highlight w:val="none"/>
                <w:u w:val="none"/>
                <w:lang w:val="en-US" w:eastAsia="zh-CN" w:bidi="ar"/>
              </w:rPr>
              <w:t>多层板的胶合强度、含水率、浸渍剥离、静曲强度、弹性模量、甲醛释放量、挥发性有机化合物（72h）的苯、甲苯、二甲苯，TVOC符合 GB 18580-2017、GB/T 35601-2017、GB/T 9846-2015、GB/T 39600-2021标准要求。</w:t>
            </w:r>
          </w:p>
        </w:tc>
      </w:tr>
      <w:tr w14:paraId="5E006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77E6007A">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346B7998">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39901A43">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50.3工艺：</w:t>
            </w:r>
            <w:r>
              <w:rPr>
                <w:rFonts w:hint="eastAsia" w:ascii="宋体" w:hAnsi="宋体" w:eastAsia="宋体" w:cs="宋体"/>
                <w:b w:val="0"/>
                <w:bCs w:val="0"/>
                <w:i w:val="0"/>
                <w:iCs w:val="0"/>
                <w:color w:val="auto"/>
                <w:kern w:val="0"/>
                <w:sz w:val="21"/>
                <w:szCs w:val="21"/>
                <w:highlight w:val="none"/>
                <w:lang w:val="en-US" w:eastAsia="zh-CN" w:bidi="ar"/>
              </w:rPr>
              <w:t>表面贴天然实木皮≥0.6mm</w:t>
            </w:r>
            <w:r>
              <w:rPr>
                <w:rFonts w:hint="eastAsia" w:ascii="宋体" w:hAnsi="宋体" w:eastAsia="宋体" w:cs="宋体"/>
                <w:b w:val="0"/>
                <w:bCs w:val="0"/>
                <w:i w:val="0"/>
                <w:iCs w:val="0"/>
                <w:color w:val="auto"/>
                <w:kern w:val="0"/>
                <w:sz w:val="21"/>
                <w:szCs w:val="21"/>
                <w:highlight w:val="none"/>
                <w:u w:val="none"/>
                <w:lang w:val="en-US" w:eastAsia="zh-CN" w:bidi="ar"/>
              </w:rPr>
              <w:t>，木皮宽度</w:t>
            </w:r>
            <w:r>
              <w:rPr>
                <w:rFonts w:hint="eastAsia" w:ascii="宋体" w:hAnsi="宋体" w:eastAsia="宋体" w:cs="宋体"/>
                <w:b w:val="0"/>
                <w:bCs w:val="0"/>
                <w:i w:val="0"/>
                <w:iCs w:val="0"/>
                <w:color w:val="auto"/>
                <w:kern w:val="0"/>
                <w:sz w:val="21"/>
                <w:szCs w:val="21"/>
                <w:highlight w:val="none"/>
                <w:lang w:val="en-US" w:eastAsia="zh-CN" w:bidi="ar"/>
              </w:rPr>
              <w:t>≥200mm，实木封边工艺，</w:t>
            </w:r>
            <w:r>
              <w:rPr>
                <w:rFonts w:hint="eastAsia" w:ascii="宋体" w:hAnsi="宋体" w:eastAsia="宋体" w:cs="宋体"/>
                <w:b w:val="0"/>
                <w:bCs w:val="0"/>
                <w:i w:val="0"/>
                <w:iCs w:val="0"/>
                <w:color w:val="auto"/>
                <w:kern w:val="0"/>
                <w:sz w:val="21"/>
                <w:szCs w:val="21"/>
                <w:highlight w:val="none"/>
                <w:u w:val="none"/>
                <w:lang w:val="en-US" w:eastAsia="zh-CN" w:bidi="ar"/>
              </w:rPr>
              <w:t>封边倒角圆滑、经精修边，无外露胶痕</w:t>
            </w:r>
            <w:r>
              <w:rPr>
                <w:rFonts w:hint="eastAsia" w:ascii="宋体" w:hAnsi="宋体" w:eastAsia="宋体" w:cs="宋体"/>
                <w:b w:val="0"/>
                <w:bCs w:val="0"/>
                <w:i w:val="0"/>
                <w:iCs w:val="0"/>
                <w:color w:val="auto"/>
                <w:kern w:val="0"/>
                <w:sz w:val="21"/>
                <w:szCs w:val="21"/>
                <w:highlight w:val="none"/>
                <w:lang w:val="en-US" w:eastAsia="zh-CN" w:bidi="ar"/>
              </w:rPr>
              <w:t>。具有防水、防潮、防交叉感染、耐磨性能强；</w:t>
            </w:r>
          </w:p>
        </w:tc>
      </w:tr>
      <w:tr w14:paraId="7705B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2A6A3F08">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7E4B63AD">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2AF85B05">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lang w:val="en-US" w:eastAsia="zh-CN" w:bidi="ar"/>
              </w:rPr>
              <w:t>50.4功能</w:t>
            </w:r>
            <w:r>
              <w:rPr>
                <w:rFonts w:hint="eastAsia" w:ascii="宋体" w:hAnsi="宋体" w:eastAsia="宋体" w:cs="宋体"/>
                <w:b w:val="0"/>
                <w:bCs w:val="0"/>
                <w:i w:val="0"/>
                <w:iCs w:val="0"/>
                <w:color w:val="auto"/>
                <w:kern w:val="0"/>
                <w:sz w:val="21"/>
                <w:szCs w:val="21"/>
                <w:highlight w:val="none"/>
                <w:u w:val="none"/>
                <w:lang w:val="en-US" w:eastAsia="zh-CN" w:bidi="ar"/>
              </w:rPr>
              <w:t>配置：配置掩门及抽屉柜，</w:t>
            </w:r>
            <w:del w:id="95" w:author="董馨如" w:date="2024-10-16T15:02:22Z">
              <w:r>
                <w:rPr>
                  <w:rFonts w:hint="eastAsia" w:ascii="宋体" w:hAnsi="宋体" w:eastAsia="宋体" w:cs="宋体"/>
                  <w:b w:val="0"/>
                  <w:bCs w:val="0"/>
                  <w:i w:val="0"/>
                  <w:iCs w:val="0"/>
                  <w:color w:val="auto"/>
                  <w:kern w:val="0"/>
                  <w:sz w:val="21"/>
                  <w:szCs w:val="21"/>
                  <w:highlight w:val="none"/>
                  <w:u w:val="none"/>
                  <w:lang w:val="en-US" w:eastAsia="zh-CN" w:bidi="ar"/>
                </w:rPr>
                <w:delText>根据采购方需求深化</w:delText>
              </w:r>
            </w:del>
            <w:ins w:id="96" w:author="董馨如" w:date="2024-10-16T15:02:22Z">
              <w:r>
                <w:rPr>
                  <w:rFonts w:hint="eastAsia" w:ascii="宋体" w:hAnsi="宋体" w:eastAsia="宋体" w:cs="宋体"/>
                  <w:b w:val="0"/>
                  <w:bCs w:val="0"/>
                  <w:i w:val="0"/>
                  <w:iCs w:val="0"/>
                  <w:color w:val="auto"/>
                  <w:kern w:val="0"/>
                  <w:sz w:val="21"/>
                  <w:szCs w:val="21"/>
                  <w:highlight w:val="none"/>
                  <w:u w:val="none"/>
                  <w:lang w:val="en-US" w:eastAsia="zh-CN" w:bidi="ar"/>
                </w:rPr>
                <w:t>中标后可以根据采购方需求深化</w:t>
              </w:r>
            </w:ins>
            <w:r>
              <w:rPr>
                <w:rFonts w:hint="eastAsia" w:ascii="宋体" w:hAnsi="宋体" w:eastAsia="宋体" w:cs="宋体"/>
                <w:b w:val="0"/>
                <w:bCs w:val="0"/>
                <w:i w:val="0"/>
                <w:iCs w:val="0"/>
                <w:color w:val="auto"/>
                <w:kern w:val="0"/>
                <w:sz w:val="21"/>
                <w:szCs w:val="21"/>
                <w:highlight w:val="none"/>
                <w:u w:val="none"/>
                <w:lang w:val="en-US" w:eastAsia="zh-CN" w:bidi="ar"/>
              </w:rPr>
              <w:t>。</w:t>
            </w:r>
          </w:p>
        </w:tc>
      </w:tr>
      <w:tr w14:paraId="7E5DD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3043866D">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17F99C42">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00C85CF5">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50.5胶粘剂：木质部件胶粘剂采用环保水基型拼板胶，游离甲醛、苯、甲苯+二甲苯、总挥发性有机物均符合GB 18583-2008、SZJG 52-2016标准要求。</w:t>
            </w:r>
          </w:p>
        </w:tc>
      </w:tr>
      <w:tr w14:paraId="4DFDF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5AD20E58">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2FE461D8">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28A2B345">
            <w:pPr>
              <w:keepNext w:val="0"/>
              <w:keepLines w:val="0"/>
              <w:pageBreakBefore w:val="0"/>
              <w:widowControl/>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50.6油漆：采用环保水性油漆，经过三底两面油漆工序，木纹纹理清晰，色泽均匀、光滑耐用。油漆表面无尘粒、气泡、渣点、边缘及立面无流挂等现象。</w:t>
            </w:r>
            <w:r>
              <w:rPr>
                <w:rFonts w:hint="eastAsia" w:ascii="宋体" w:hAnsi="宋体" w:eastAsia="宋体" w:cs="宋体"/>
                <w:b w:val="0"/>
                <w:bCs w:val="0"/>
                <w:color w:val="auto"/>
                <w:kern w:val="0"/>
                <w:sz w:val="21"/>
                <w:szCs w:val="21"/>
                <w:highlight w:val="none"/>
                <w:u w:val="none"/>
                <w:lang w:eastAsia="zh-CN" w:bidi="ar"/>
              </w:rPr>
              <w:t>水性漆的重金属元素含量（包括铅、镉、六价铬、汞、砷、钡、硒、锑、钴）均未检出；VOC含量、甲醛含量、乙二醇醚及醚酯总和含量、苯系物总和含量、烷基酚聚氧乙烯醚总和含量均符合GB 18581-2020、GB/T 35602-2017标准要求。</w:t>
            </w:r>
          </w:p>
        </w:tc>
      </w:tr>
      <w:tr w14:paraId="0343F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4CA05D57">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2FAA9B28">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4A3CA8AC">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50.7五金配件：阻尼铰链和锁具，配可折叠钥匙，经防腐，防锈处理。铰链的过载要求（包括垂直静载荷（30kg）、水平静载荷（70N））、功能要求（包括操作力、耐久性(80000次)）、下沉量、耐腐蚀均符合QB/T 2189-2013标准要求。</w:t>
            </w:r>
          </w:p>
        </w:tc>
      </w:tr>
      <w:tr w14:paraId="5CFA2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5B038D24">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51</w:t>
            </w:r>
          </w:p>
        </w:tc>
        <w:tc>
          <w:tcPr>
            <w:tcW w:w="1678" w:type="dxa"/>
            <w:vMerge w:val="restart"/>
            <w:vAlign w:val="center"/>
          </w:tcPr>
          <w:p w14:paraId="22D9F8E0">
            <w:pPr>
              <w:keepNext w:val="0"/>
              <w:keepLines w:val="0"/>
              <w:pageBreakBefore w:val="0"/>
              <w:widowControl/>
              <w:suppressLineNumbers w:val="0"/>
              <w:wordWrap/>
              <w:overflowPunct/>
              <w:topLinePunct w:val="0"/>
              <w:bidi w:val="0"/>
              <w:snapToGrid/>
              <w:spacing w:line="312" w:lineRule="auto"/>
              <w:ind w:left="0"/>
              <w:jc w:val="center"/>
              <w:textAlignment w:val="center"/>
              <w:rPr>
                <w:rFonts w:hint="default" w:ascii="宋体" w:hAnsi="宋体" w:eastAsia="宋体" w:cs="宋体"/>
                <w:b w:val="0"/>
                <w:bCs w:val="0"/>
                <w:i w:val="0"/>
                <w:iCs w:val="0"/>
                <w:strike/>
                <w:dstrike w:val="0"/>
                <w:color w:val="auto"/>
                <w:kern w:val="0"/>
                <w:sz w:val="21"/>
                <w:szCs w:val="21"/>
                <w:highlight w:val="none"/>
                <w:u w:val="none"/>
                <w:lang w:val="en-US" w:eastAsia="zh-CN" w:bidi="ar"/>
              </w:rPr>
            </w:pPr>
            <w:r>
              <w:rPr>
                <w:rFonts w:hint="eastAsia" w:ascii="宋体" w:hAnsi="宋体" w:eastAsia="宋体" w:cs="宋体"/>
                <w:b w:val="0"/>
                <w:bCs w:val="0"/>
                <w:i w:val="0"/>
                <w:iCs w:val="0"/>
                <w:strike w:val="0"/>
                <w:dstrike w:val="0"/>
                <w:color w:val="auto"/>
                <w:kern w:val="0"/>
                <w:sz w:val="21"/>
                <w:szCs w:val="21"/>
                <w:highlight w:val="none"/>
                <w:u w:val="none"/>
                <w:lang w:val="en-US" w:eastAsia="zh-CN" w:bidi="ar"/>
              </w:rPr>
              <w:t>定制文件柜</w:t>
            </w:r>
          </w:p>
          <w:p w14:paraId="4FD88AF0">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vertAlign w:val="baseline"/>
              </w:rPr>
            </w:pPr>
          </w:p>
        </w:tc>
        <w:tc>
          <w:tcPr>
            <w:tcW w:w="6575" w:type="dxa"/>
            <w:vAlign w:val="center"/>
          </w:tcPr>
          <w:p w14:paraId="0E14A11B">
            <w:pPr>
              <w:keepNext w:val="0"/>
              <w:keepLines w:val="0"/>
              <w:pageBreakBefore w:val="0"/>
              <w:widowControl/>
              <w:numPr>
                <w:ilvl w:val="0"/>
                <w:numId w:val="0"/>
              </w:numPr>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lang w:val="en-US" w:eastAsia="zh-CN" w:bidi="ar"/>
              </w:rPr>
              <w:t>51.1规格：（900W*400*2000H）mm±</w:t>
            </w:r>
            <w:r>
              <w:rPr>
                <w:rFonts w:hint="eastAsia" w:ascii="宋体" w:hAnsi="宋体" w:eastAsia="宋体" w:cs="宋体"/>
                <w:b w:val="0"/>
                <w:bCs w:val="0"/>
                <w:i w:val="0"/>
                <w:iCs w:val="0"/>
                <w:color w:val="auto"/>
                <w:kern w:val="0"/>
                <w:sz w:val="21"/>
                <w:szCs w:val="21"/>
                <w:highlight w:val="none"/>
                <w:u w:val="none"/>
                <w:lang w:val="en-US" w:eastAsia="zh-CN" w:bidi="ar"/>
              </w:rPr>
              <w:t>10mm；</w:t>
            </w:r>
          </w:p>
        </w:tc>
      </w:tr>
      <w:tr w14:paraId="6CE2D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25F2309C">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0EAA5274">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color w:val="auto"/>
                <w:sz w:val="21"/>
                <w:szCs w:val="21"/>
                <w:highlight w:val="none"/>
              </w:rPr>
            </w:pPr>
          </w:p>
        </w:tc>
        <w:tc>
          <w:tcPr>
            <w:tcW w:w="6575" w:type="dxa"/>
            <w:vAlign w:val="center"/>
          </w:tcPr>
          <w:p w14:paraId="7D61C14B">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51.2基材：支撑脚架及框架采用红橡木原木方加工成型，木方直径40mm-80mm之间（后期根据款式及结构深化）；面板基材采用ENF级</w:t>
            </w:r>
            <w:r>
              <w:rPr>
                <w:rFonts w:hint="eastAsia" w:ascii="宋体" w:hAnsi="宋体" w:eastAsia="宋体" w:cs="宋体"/>
                <w:b w:val="0"/>
                <w:bCs w:val="0"/>
                <w:color w:val="auto"/>
                <w:sz w:val="21"/>
                <w:szCs w:val="21"/>
                <w:highlight w:val="none"/>
                <w:lang w:val="en-US" w:eastAsia="zh-CN"/>
              </w:rPr>
              <w:t>无醛</w:t>
            </w:r>
            <w:r>
              <w:rPr>
                <w:rFonts w:hint="eastAsia" w:ascii="宋体" w:hAnsi="宋体" w:eastAsia="宋体" w:cs="宋体"/>
                <w:b w:val="0"/>
                <w:bCs w:val="0"/>
                <w:color w:val="auto"/>
                <w:sz w:val="21"/>
                <w:szCs w:val="21"/>
                <w:highlight w:val="none"/>
              </w:rPr>
              <w:t>板</w:t>
            </w:r>
            <w:r>
              <w:rPr>
                <w:rFonts w:hint="eastAsia" w:ascii="宋体" w:hAnsi="宋体" w:eastAsia="宋体" w:cs="宋体"/>
                <w:b w:val="0"/>
                <w:bCs w:val="0"/>
                <w:i w:val="0"/>
                <w:iCs w:val="0"/>
                <w:color w:val="auto"/>
                <w:kern w:val="0"/>
                <w:sz w:val="21"/>
                <w:szCs w:val="21"/>
                <w:highlight w:val="none"/>
                <w:u w:val="none"/>
                <w:lang w:val="en-US" w:eastAsia="zh-CN" w:bidi="ar"/>
              </w:rPr>
              <w:t>，</w:t>
            </w:r>
            <w:r>
              <w:rPr>
                <w:rFonts w:hint="eastAsia" w:ascii="宋体" w:hAnsi="宋体" w:eastAsia="宋体" w:cs="宋体"/>
                <w:b w:val="0"/>
                <w:bCs w:val="0"/>
                <w:i w:val="0"/>
                <w:iCs w:val="0"/>
                <w:color w:val="auto"/>
                <w:kern w:val="0"/>
                <w:sz w:val="21"/>
                <w:szCs w:val="21"/>
                <w:highlight w:val="none"/>
                <w:lang w:val="en-US" w:eastAsia="zh-CN" w:bidi="ar"/>
              </w:rPr>
              <w:t>台面厚度≥25mm，副柜侧板、门板≥16mm、背板≥9mm；；</w:t>
            </w:r>
            <w:r>
              <w:rPr>
                <w:rFonts w:hint="eastAsia" w:ascii="宋体" w:hAnsi="宋体" w:eastAsia="宋体" w:cs="宋体"/>
                <w:b w:val="0"/>
                <w:bCs w:val="0"/>
                <w:i w:val="0"/>
                <w:iCs w:val="0"/>
                <w:color w:val="auto"/>
                <w:kern w:val="0"/>
                <w:sz w:val="21"/>
                <w:szCs w:val="21"/>
                <w:highlight w:val="none"/>
                <w:u w:val="none"/>
                <w:lang w:val="en-US" w:eastAsia="zh-CN" w:bidi="ar"/>
              </w:rPr>
              <w:t>多层板的胶合强度、含水率、浸渍剥离、静曲强度、弹性模量、甲醛释放量、挥发性有机化合物（72h）的苯、甲苯、二甲苯，TVOC符合 GB 18580-2017、GB/T 35601-2017、GB/T 9846-2015、GB/T 39600-2021标准要求。</w:t>
            </w:r>
          </w:p>
        </w:tc>
      </w:tr>
      <w:tr w14:paraId="20EC9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571BD0D7">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4B1CC5BD">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6575" w:type="dxa"/>
            <w:vAlign w:val="center"/>
          </w:tcPr>
          <w:p w14:paraId="2297CF77">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51.3工艺：</w:t>
            </w:r>
            <w:r>
              <w:rPr>
                <w:rFonts w:hint="eastAsia" w:ascii="宋体" w:hAnsi="宋体" w:eastAsia="宋体" w:cs="宋体"/>
                <w:b w:val="0"/>
                <w:bCs w:val="0"/>
                <w:i w:val="0"/>
                <w:iCs w:val="0"/>
                <w:color w:val="auto"/>
                <w:kern w:val="0"/>
                <w:sz w:val="21"/>
                <w:szCs w:val="21"/>
                <w:highlight w:val="none"/>
                <w:lang w:val="en-US" w:eastAsia="zh-CN" w:bidi="ar"/>
              </w:rPr>
              <w:t>表面贴天然实木皮≥0.6mm</w:t>
            </w:r>
            <w:r>
              <w:rPr>
                <w:rFonts w:hint="eastAsia" w:ascii="宋体" w:hAnsi="宋体" w:eastAsia="宋体" w:cs="宋体"/>
                <w:b/>
                <w:bCs/>
                <w:i w:val="0"/>
                <w:iCs w:val="0"/>
                <w:color w:val="auto"/>
                <w:kern w:val="0"/>
                <w:sz w:val="21"/>
                <w:szCs w:val="21"/>
                <w:highlight w:val="none"/>
                <w:u w:val="none"/>
                <w:lang w:val="en-US" w:eastAsia="zh-CN" w:bidi="ar"/>
              </w:rPr>
              <w:t>，</w:t>
            </w:r>
            <w:r>
              <w:rPr>
                <w:rFonts w:hint="eastAsia" w:ascii="宋体" w:hAnsi="宋体" w:eastAsia="宋体" w:cs="宋体"/>
                <w:b w:val="0"/>
                <w:bCs w:val="0"/>
                <w:i w:val="0"/>
                <w:iCs w:val="0"/>
                <w:color w:val="auto"/>
                <w:kern w:val="0"/>
                <w:sz w:val="21"/>
                <w:szCs w:val="21"/>
                <w:highlight w:val="none"/>
                <w:u w:val="none"/>
                <w:lang w:val="en-US" w:eastAsia="zh-CN" w:bidi="ar"/>
              </w:rPr>
              <w:t>木皮宽度</w:t>
            </w:r>
            <w:r>
              <w:rPr>
                <w:rFonts w:hint="eastAsia" w:ascii="宋体" w:hAnsi="宋体" w:eastAsia="宋体" w:cs="宋体"/>
                <w:b w:val="0"/>
                <w:bCs w:val="0"/>
                <w:i w:val="0"/>
                <w:iCs w:val="0"/>
                <w:color w:val="auto"/>
                <w:kern w:val="0"/>
                <w:sz w:val="21"/>
                <w:szCs w:val="21"/>
                <w:highlight w:val="none"/>
                <w:lang w:val="en-US" w:eastAsia="zh-CN" w:bidi="ar"/>
              </w:rPr>
              <w:t>≥200mm，实木封边工艺，</w:t>
            </w:r>
            <w:r>
              <w:rPr>
                <w:rFonts w:hint="eastAsia" w:ascii="宋体" w:hAnsi="宋体" w:eastAsia="宋体" w:cs="宋体"/>
                <w:b w:val="0"/>
                <w:bCs w:val="0"/>
                <w:i w:val="0"/>
                <w:iCs w:val="0"/>
                <w:color w:val="auto"/>
                <w:kern w:val="0"/>
                <w:sz w:val="21"/>
                <w:szCs w:val="21"/>
                <w:highlight w:val="none"/>
                <w:u w:val="none"/>
                <w:lang w:val="en-US" w:eastAsia="zh-CN" w:bidi="ar"/>
              </w:rPr>
              <w:t>封边倒角圆滑、经精修边，无外露胶痕</w:t>
            </w:r>
            <w:r>
              <w:rPr>
                <w:rFonts w:hint="eastAsia" w:ascii="宋体" w:hAnsi="宋体" w:eastAsia="宋体" w:cs="宋体"/>
                <w:b w:val="0"/>
                <w:bCs w:val="0"/>
                <w:i w:val="0"/>
                <w:iCs w:val="0"/>
                <w:color w:val="auto"/>
                <w:kern w:val="0"/>
                <w:sz w:val="21"/>
                <w:szCs w:val="21"/>
                <w:highlight w:val="none"/>
                <w:lang w:val="en-US" w:eastAsia="zh-CN" w:bidi="ar"/>
              </w:rPr>
              <w:t>。具有防水、防潮、防交叉感染、耐磨性能强；</w:t>
            </w:r>
          </w:p>
        </w:tc>
      </w:tr>
      <w:tr w14:paraId="4F8A8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2CEB5C34">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4FA21EBA">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14AFDB97">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color w:val="auto"/>
                <w:kern w:val="0"/>
                <w:sz w:val="21"/>
                <w:szCs w:val="21"/>
                <w:highlight w:val="none"/>
                <w:u w:val="none"/>
                <w:lang w:val="en-US" w:eastAsia="zh-CN" w:bidi="ar"/>
              </w:rPr>
              <w:t>51.4工艺：采用框架榫卯结构，木材充分烘干，保证含水率符合要求；木材纹理美观，无明显节子、虫眼，不得使用腐朽材，木制件外观达到国家合格标准。</w:t>
            </w:r>
          </w:p>
        </w:tc>
      </w:tr>
      <w:tr w14:paraId="65916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19AD46D9">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07A7C6F9">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6D47615E">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lang w:val="en-US" w:eastAsia="zh-CN" w:bidi="ar"/>
              </w:rPr>
              <w:t>51.5功能</w:t>
            </w:r>
            <w:r>
              <w:rPr>
                <w:rFonts w:hint="eastAsia" w:ascii="宋体" w:hAnsi="宋体" w:eastAsia="宋体" w:cs="宋体"/>
                <w:b w:val="0"/>
                <w:bCs w:val="0"/>
                <w:i w:val="0"/>
                <w:iCs w:val="0"/>
                <w:color w:val="auto"/>
                <w:kern w:val="0"/>
                <w:sz w:val="21"/>
                <w:szCs w:val="21"/>
                <w:highlight w:val="none"/>
                <w:u w:val="none"/>
                <w:lang w:val="en-US" w:eastAsia="zh-CN" w:bidi="ar"/>
              </w:rPr>
              <w:t>配置：柜体配置衣物存放功能，内设层板及伸缩衣架，门板拉手为整体斜边拉手。</w:t>
            </w:r>
          </w:p>
        </w:tc>
      </w:tr>
      <w:tr w14:paraId="77C4D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4621B2EF">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4D6A930A">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30BCA707">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51.6胶粘剂：木质部件胶粘剂采用环保水基型拼板胶，游离甲醛、苯、甲苯+二甲苯、总挥发性有机物均符合GB 18583-2008、SZJG 52-2016标准要求。</w:t>
            </w:r>
          </w:p>
        </w:tc>
      </w:tr>
      <w:tr w14:paraId="17663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270AD80F">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3874C843">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21DA263F">
            <w:pPr>
              <w:keepNext w:val="0"/>
              <w:keepLines w:val="0"/>
              <w:pageBreakBefore w:val="0"/>
              <w:widowControl/>
              <w:wordWrap/>
              <w:overflowPunct/>
              <w:topLinePunct w:val="0"/>
              <w:bidi w:val="0"/>
              <w:snapToGrid/>
              <w:spacing w:line="312" w:lineRule="auto"/>
              <w:ind w:left="0" w:leftChars="0"/>
              <w:jc w:val="left"/>
              <w:textAlignment w:val="center"/>
              <w:rPr>
                <w:rFonts w:hint="eastAsia" w:ascii="宋体" w:hAnsi="宋体" w:eastAsia="宋体" w:cs="宋体"/>
                <w:b w:val="0"/>
                <w:bCs w:val="0"/>
                <w:color w:val="auto"/>
                <w:sz w:val="21"/>
                <w:szCs w:val="21"/>
                <w:highlight w:val="none"/>
                <w:lang w:eastAsia="zh-CN"/>
              </w:rPr>
            </w:pPr>
            <w:r>
              <w:rPr>
                <w:rFonts w:hint="eastAsia" w:ascii="宋体" w:hAnsi="宋体" w:eastAsia="宋体" w:cs="宋体"/>
                <w:b w:val="0"/>
                <w:bCs w:val="0"/>
                <w:i w:val="0"/>
                <w:iCs w:val="0"/>
                <w:color w:val="auto"/>
                <w:kern w:val="0"/>
                <w:sz w:val="21"/>
                <w:szCs w:val="21"/>
                <w:highlight w:val="none"/>
                <w:u w:val="none"/>
                <w:lang w:val="en-US" w:eastAsia="zh-CN" w:bidi="ar"/>
              </w:rPr>
              <w:t>51.7油漆：采用环保水性油漆，经过三底两面油漆工序，木纹纹理清晰，色泽均匀、光滑耐用。油漆表面无尘粒、气泡、渣点、边缘及立面无流挂等现象。</w:t>
            </w:r>
            <w:r>
              <w:rPr>
                <w:rFonts w:hint="eastAsia" w:ascii="宋体" w:hAnsi="宋体" w:eastAsia="宋体" w:cs="宋体"/>
                <w:b w:val="0"/>
                <w:bCs w:val="0"/>
                <w:color w:val="auto"/>
                <w:kern w:val="0"/>
                <w:sz w:val="21"/>
                <w:szCs w:val="21"/>
                <w:highlight w:val="none"/>
                <w:u w:val="none"/>
                <w:lang w:eastAsia="zh-CN" w:bidi="ar"/>
              </w:rPr>
              <w:t>水性漆的重金属元素含量（包括铅、镉、六价铬、汞、砷、钡、硒、锑、钴）均未检出；VOC含量、甲醛含量、乙二醇醚及醚酯总和含量、苯系物总和含量、烷基酚聚氧乙烯醚总和含量均符合GB 18581-2020、GB/T 35602-2017标准要求。</w:t>
            </w:r>
          </w:p>
          <w:p w14:paraId="618D9ADE">
            <w:pPr>
              <w:keepNext w:val="0"/>
              <w:keepLines w:val="0"/>
              <w:pageBreakBefore w:val="0"/>
              <w:widowControl/>
              <w:numPr>
                <w:ilvl w:val="0"/>
                <w:numId w:val="0"/>
              </w:numPr>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commentReference w:id="30"/>
            </w:r>
            <w:r>
              <w:rPr>
                <w:rFonts w:hint="eastAsia" w:ascii="宋体" w:hAnsi="宋体" w:eastAsia="宋体" w:cs="宋体"/>
                <w:b w:val="0"/>
                <w:bCs w:val="0"/>
                <w:i w:val="0"/>
                <w:iCs w:val="0"/>
                <w:color w:val="auto"/>
                <w:kern w:val="0"/>
                <w:sz w:val="21"/>
                <w:szCs w:val="21"/>
                <w:highlight w:val="none"/>
                <w:u w:val="none"/>
                <w:lang w:val="en-US" w:eastAsia="zh-CN" w:bidi="ar"/>
              </w:rPr>
              <w:t>51.8五金配件：阻尼铰链和锁具，配可折叠钥匙，经防腐，防锈处理。铰链的过载要求（包括垂直静载荷（30kg）、水平静载荷（70N））、功能要求（包括操作力、耐久性(80000次)）、下沉量、耐腐蚀均符合QB/T 2189-2013标准要求。</w:t>
            </w:r>
          </w:p>
        </w:tc>
      </w:tr>
      <w:tr w14:paraId="233F9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90" w:hRule="atLeast"/>
        </w:trPr>
        <w:tc>
          <w:tcPr>
            <w:tcW w:w="719" w:type="dxa"/>
            <w:vMerge w:val="restart"/>
            <w:vAlign w:val="center"/>
          </w:tcPr>
          <w:p w14:paraId="46C291CC">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52</w:t>
            </w:r>
          </w:p>
        </w:tc>
        <w:tc>
          <w:tcPr>
            <w:tcW w:w="1678" w:type="dxa"/>
            <w:vMerge w:val="restart"/>
            <w:vAlign w:val="center"/>
          </w:tcPr>
          <w:p w14:paraId="55193F37">
            <w:pPr>
              <w:keepNext w:val="0"/>
              <w:keepLines w:val="0"/>
              <w:pageBreakBefore w:val="0"/>
              <w:widowControl/>
              <w:suppressLineNumbers w:val="0"/>
              <w:wordWrap/>
              <w:overflowPunct/>
              <w:topLinePunct w:val="0"/>
              <w:bidi w:val="0"/>
              <w:snapToGrid/>
              <w:spacing w:line="312" w:lineRule="auto"/>
              <w:ind w:left="0"/>
              <w:jc w:val="center"/>
              <w:textAlignment w:val="center"/>
              <w:rPr>
                <w:rFonts w:hint="default"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班台4</w:t>
            </w:r>
          </w:p>
          <w:p w14:paraId="4DBB044D">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vertAlign w:val="baseline"/>
              </w:rPr>
            </w:pPr>
          </w:p>
        </w:tc>
        <w:tc>
          <w:tcPr>
            <w:tcW w:w="6575" w:type="dxa"/>
            <w:vAlign w:val="center"/>
          </w:tcPr>
          <w:p w14:paraId="2BE42D44">
            <w:pPr>
              <w:keepNext w:val="0"/>
              <w:keepLines w:val="0"/>
              <w:pageBreakBefore w:val="0"/>
              <w:widowControl/>
              <w:suppressLineNumbers w:val="0"/>
              <w:wordWrap/>
              <w:overflowPunct/>
              <w:topLinePunct w:val="0"/>
              <w:bidi w:val="0"/>
              <w:snapToGrid/>
              <w:spacing w:line="312" w:lineRule="auto"/>
              <w:ind w:left="0" w:leftChars="0"/>
              <w:jc w:val="left"/>
              <w:textAlignment w:val="auto"/>
              <w:rPr>
                <w:rFonts w:hint="eastAsia" w:ascii="宋体" w:hAnsi="宋体" w:eastAsia="宋体" w:cs="宋体"/>
                <w:color w:val="auto"/>
                <w:sz w:val="21"/>
                <w:szCs w:val="21"/>
                <w:highlight w:val="none"/>
                <w:vertAlign w:val="baseline"/>
                <w:lang w:val="en-US" w:eastAsia="zh-CN"/>
              </w:rPr>
            </w:pPr>
            <w:r>
              <w:rPr>
                <w:rFonts w:hint="eastAsia" w:ascii="宋体" w:hAnsi="宋体" w:eastAsia="宋体" w:cs="宋体"/>
                <w:b w:val="0"/>
                <w:bCs w:val="0"/>
                <w:i w:val="0"/>
                <w:iCs w:val="0"/>
                <w:color w:val="auto"/>
                <w:kern w:val="0"/>
                <w:sz w:val="21"/>
                <w:szCs w:val="21"/>
                <w:highlight w:val="none"/>
                <w:u w:val="none"/>
                <w:lang w:val="en-US" w:eastAsia="zh-CN" w:bidi="ar"/>
              </w:rPr>
              <w:t>52.1规格：（1600W*1600D*750H ）mm±20mm；</w:t>
            </w:r>
          </w:p>
        </w:tc>
      </w:tr>
      <w:tr w14:paraId="28F1E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7B4B0170">
            <w:pPr>
              <w:keepNext w:val="0"/>
              <w:keepLines w:val="0"/>
              <w:pageBreakBefore w:val="0"/>
              <w:widowControl/>
              <w:suppressLineNumbers w:val="0"/>
              <w:wordWrap/>
              <w:overflowPunct/>
              <w:topLinePunct w:val="0"/>
              <w:bidi w:val="0"/>
              <w:snapToGrid/>
              <w:spacing w:line="312" w:lineRule="auto"/>
              <w:ind w:left="0" w:firstLine="0" w:firstLineChars="0"/>
              <w:jc w:val="left"/>
              <w:textAlignment w:val="auto"/>
              <w:rPr>
                <w:rFonts w:hint="eastAsia" w:ascii="宋体" w:hAnsi="宋体" w:eastAsia="宋体" w:cs="宋体"/>
                <w:color w:val="auto"/>
                <w:sz w:val="21"/>
                <w:szCs w:val="21"/>
                <w:highlight w:val="none"/>
              </w:rPr>
            </w:pPr>
          </w:p>
        </w:tc>
        <w:tc>
          <w:tcPr>
            <w:tcW w:w="1678" w:type="dxa"/>
            <w:vMerge w:val="continue"/>
            <w:vAlign w:val="center"/>
          </w:tcPr>
          <w:p w14:paraId="20AFA699">
            <w:pPr>
              <w:keepNext w:val="0"/>
              <w:keepLines w:val="0"/>
              <w:pageBreakBefore w:val="0"/>
              <w:widowControl/>
              <w:suppressLineNumbers w:val="0"/>
              <w:wordWrap/>
              <w:overflowPunct/>
              <w:topLinePunct w:val="0"/>
              <w:bidi w:val="0"/>
              <w:snapToGrid/>
              <w:spacing w:line="312" w:lineRule="auto"/>
              <w:ind w:left="0"/>
              <w:jc w:val="left"/>
              <w:textAlignment w:val="auto"/>
              <w:rPr>
                <w:rFonts w:hint="eastAsia" w:ascii="宋体" w:hAnsi="宋体" w:eastAsia="宋体" w:cs="宋体"/>
                <w:color w:val="auto"/>
                <w:sz w:val="21"/>
                <w:szCs w:val="21"/>
                <w:highlight w:val="none"/>
              </w:rPr>
            </w:pPr>
          </w:p>
        </w:tc>
        <w:tc>
          <w:tcPr>
            <w:tcW w:w="6575" w:type="dxa"/>
            <w:vAlign w:val="center"/>
          </w:tcPr>
          <w:p w14:paraId="5B59D004">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52.2基材：支撑脚架及框架采用红橡木原木方加工成型，木方直径40mm-80mm之间（后期根据款式及结构深化）；面板基材采用ENF级</w:t>
            </w:r>
            <w:r>
              <w:rPr>
                <w:rFonts w:hint="eastAsia" w:ascii="宋体" w:hAnsi="宋体" w:eastAsia="宋体" w:cs="宋体"/>
                <w:b w:val="0"/>
                <w:bCs w:val="0"/>
                <w:color w:val="auto"/>
                <w:sz w:val="21"/>
                <w:szCs w:val="21"/>
                <w:highlight w:val="none"/>
                <w:lang w:val="en-US" w:eastAsia="zh-CN"/>
              </w:rPr>
              <w:t>无醛</w:t>
            </w:r>
            <w:r>
              <w:rPr>
                <w:rFonts w:hint="eastAsia" w:ascii="宋体" w:hAnsi="宋体" w:eastAsia="宋体" w:cs="宋体"/>
                <w:b w:val="0"/>
                <w:bCs w:val="0"/>
                <w:color w:val="auto"/>
                <w:sz w:val="21"/>
                <w:szCs w:val="21"/>
                <w:highlight w:val="none"/>
              </w:rPr>
              <w:t>板</w:t>
            </w:r>
            <w:r>
              <w:rPr>
                <w:rFonts w:hint="eastAsia" w:ascii="宋体" w:hAnsi="宋体" w:eastAsia="宋体" w:cs="宋体"/>
                <w:b w:val="0"/>
                <w:bCs w:val="0"/>
                <w:i w:val="0"/>
                <w:iCs w:val="0"/>
                <w:color w:val="auto"/>
                <w:kern w:val="0"/>
                <w:sz w:val="21"/>
                <w:szCs w:val="21"/>
                <w:highlight w:val="none"/>
                <w:u w:val="none"/>
                <w:lang w:val="en-US" w:eastAsia="zh-CN" w:bidi="ar"/>
              </w:rPr>
              <w:t>，</w:t>
            </w:r>
            <w:r>
              <w:rPr>
                <w:rFonts w:hint="eastAsia" w:ascii="宋体" w:hAnsi="宋体" w:eastAsia="宋体" w:cs="宋体"/>
                <w:b w:val="0"/>
                <w:bCs w:val="0"/>
                <w:i w:val="0"/>
                <w:iCs w:val="0"/>
                <w:color w:val="auto"/>
                <w:kern w:val="0"/>
                <w:sz w:val="21"/>
                <w:szCs w:val="21"/>
                <w:highlight w:val="none"/>
                <w:lang w:val="en-US" w:eastAsia="zh-CN" w:bidi="ar"/>
              </w:rPr>
              <w:t>台面厚度≥25mm，副柜侧板、门板≥16mm、背板≥9mm；；</w:t>
            </w:r>
            <w:r>
              <w:rPr>
                <w:rFonts w:hint="eastAsia" w:ascii="宋体" w:hAnsi="宋体" w:eastAsia="宋体" w:cs="宋体"/>
                <w:b w:val="0"/>
                <w:bCs w:val="0"/>
                <w:i w:val="0"/>
                <w:iCs w:val="0"/>
                <w:color w:val="auto"/>
                <w:kern w:val="0"/>
                <w:sz w:val="21"/>
                <w:szCs w:val="21"/>
                <w:highlight w:val="none"/>
                <w:u w:val="none"/>
                <w:lang w:val="en-US" w:eastAsia="zh-CN" w:bidi="ar"/>
              </w:rPr>
              <w:t>多层板的胶合强度、含水率、浸渍剥离、静曲强度、弹性模量、甲醛释放量、挥发性有机化合物（72h）的苯、甲苯、二甲苯，TVOC符合 GB 18580-2017、GB/T 35601-2017、GB/T 9846-2015、GB/T 39600-2021标准要求。</w:t>
            </w:r>
          </w:p>
        </w:tc>
      </w:tr>
      <w:tr w14:paraId="52FDE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4E26CD1A">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auto"/>
              <w:rPr>
                <w:color w:val="auto"/>
                <w:highlight w:val="none"/>
              </w:rPr>
            </w:pPr>
          </w:p>
        </w:tc>
        <w:tc>
          <w:tcPr>
            <w:tcW w:w="1678" w:type="dxa"/>
            <w:vMerge w:val="continue"/>
            <w:vAlign w:val="center"/>
          </w:tcPr>
          <w:p w14:paraId="384B999C">
            <w:pPr>
              <w:keepNext w:val="0"/>
              <w:keepLines w:val="0"/>
              <w:pageBreakBefore w:val="0"/>
              <w:widowControl/>
              <w:suppressLineNumbers w:val="0"/>
              <w:wordWrap/>
              <w:overflowPunct/>
              <w:topLinePunct w:val="0"/>
              <w:bidi w:val="0"/>
              <w:snapToGrid/>
              <w:spacing w:line="312" w:lineRule="auto"/>
              <w:ind w:left="0" w:leftChars="0"/>
              <w:jc w:val="left"/>
              <w:textAlignment w:val="auto"/>
              <w:rPr>
                <w:color w:val="auto"/>
                <w:highlight w:val="none"/>
              </w:rPr>
            </w:pPr>
          </w:p>
        </w:tc>
        <w:tc>
          <w:tcPr>
            <w:tcW w:w="6575" w:type="dxa"/>
            <w:vAlign w:val="center"/>
          </w:tcPr>
          <w:p w14:paraId="49195F15">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52.3工艺：</w:t>
            </w:r>
            <w:r>
              <w:rPr>
                <w:rFonts w:hint="eastAsia" w:ascii="宋体" w:hAnsi="宋体" w:eastAsia="宋体" w:cs="宋体"/>
                <w:b w:val="0"/>
                <w:bCs w:val="0"/>
                <w:i w:val="0"/>
                <w:iCs w:val="0"/>
                <w:color w:val="auto"/>
                <w:kern w:val="0"/>
                <w:sz w:val="21"/>
                <w:szCs w:val="21"/>
                <w:highlight w:val="none"/>
                <w:lang w:val="en-US" w:eastAsia="zh-CN" w:bidi="ar"/>
              </w:rPr>
              <w:t>表面贴天然实木皮≥0.6mm</w:t>
            </w:r>
            <w:r>
              <w:rPr>
                <w:rFonts w:hint="eastAsia" w:ascii="宋体" w:hAnsi="宋体" w:eastAsia="宋体" w:cs="宋体"/>
                <w:b w:val="0"/>
                <w:bCs w:val="0"/>
                <w:i w:val="0"/>
                <w:iCs w:val="0"/>
                <w:color w:val="auto"/>
                <w:kern w:val="0"/>
                <w:sz w:val="21"/>
                <w:szCs w:val="21"/>
                <w:highlight w:val="none"/>
                <w:u w:val="none"/>
                <w:lang w:val="en-US" w:eastAsia="zh-CN" w:bidi="ar"/>
              </w:rPr>
              <w:t>，木皮宽度</w:t>
            </w:r>
            <w:r>
              <w:rPr>
                <w:rFonts w:hint="eastAsia" w:ascii="宋体" w:hAnsi="宋体" w:eastAsia="宋体" w:cs="宋体"/>
                <w:b w:val="0"/>
                <w:bCs w:val="0"/>
                <w:i w:val="0"/>
                <w:iCs w:val="0"/>
                <w:color w:val="auto"/>
                <w:kern w:val="0"/>
                <w:sz w:val="21"/>
                <w:szCs w:val="21"/>
                <w:highlight w:val="none"/>
                <w:lang w:val="en-US" w:eastAsia="zh-CN" w:bidi="ar"/>
              </w:rPr>
              <w:t>≥200mm，实木封边工艺，</w:t>
            </w:r>
            <w:r>
              <w:rPr>
                <w:rFonts w:hint="eastAsia" w:ascii="宋体" w:hAnsi="宋体" w:eastAsia="宋体" w:cs="宋体"/>
                <w:b w:val="0"/>
                <w:bCs w:val="0"/>
                <w:i w:val="0"/>
                <w:iCs w:val="0"/>
                <w:color w:val="auto"/>
                <w:kern w:val="0"/>
                <w:sz w:val="21"/>
                <w:szCs w:val="21"/>
                <w:highlight w:val="none"/>
                <w:u w:val="none"/>
                <w:lang w:val="en-US" w:eastAsia="zh-CN" w:bidi="ar"/>
              </w:rPr>
              <w:t>封边倒角圆滑、经精修边，无外露胶痕</w:t>
            </w:r>
            <w:r>
              <w:rPr>
                <w:rFonts w:hint="eastAsia" w:ascii="宋体" w:hAnsi="宋体" w:eastAsia="宋体" w:cs="宋体"/>
                <w:b w:val="0"/>
                <w:bCs w:val="0"/>
                <w:i w:val="0"/>
                <w:iCs w:val="0"/>
                <w:color w:val="auto"/>
                <w:kern w:val="0"/>
                <w:sz w:val="21"/>
                <w:szCs w:val="21"/>
                <w:highlight w:val="none"/>
                <w:lang w:val="en-US" w:eastAsia="zh-CN" w:bidi="ar"/>
              </w:rPr>
              <w:t>。具有防水、防潮、防交叉感染、耐磨性能强；</w:t>
            </w:r>
          </w:p>
        </w:tc>
      </w:tr>
      <w:tr w14:paraId="204B8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5FC73DB5">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auto"/>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10B54FA5">
            <w:pPr>
              <w:keepNext w:val="0"/>
              <w:keepLines w:val="0"/>
              <w:pageBreakBefore w:val="0"/>
              <w:widowControl/>
              <w:suppressLineNumbers w:val="0"/>
              <w:wordWrap/>
              <w:overflowPunct/>
              <w:topLinePunct w:val="0"/>
              <w:bidi w:val="0"/>
              <w:snapToGrid/>
              <w:spacing w:line="312" w:lineRule="auto"/>
              <w:ind w:left="0" w:leftChars="0"/>
              <w:jc w:val="left"/>
              <w:textAlignment w:val="auto"/>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0BC3A547">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52.4功能配置：带副柜（配置掩门柜或抽屉柜或空格柜，</w:t>
            </w:r>
            <w:del w:id="97" w:author="董馨如" w:date="2024-10-16T15:02:22Z">
              <w:r>
                <w:rPr>
                  <w:rFonts w:hint="eastAsia" w:ascii="宋体" w:hAnsi="宋体" w:eastAsia="宋体" w:cs="宋体"/>
                  <w:b w:val="0"/>
                  <w:bCs w:val="0"/>
                  <w:i w:val="0"/>
                  <w:iCs w:val="0"/>
                  <w:color w:val="auto"/>
                  <w:kern w:val="0"/>
                  <w:sz w:val="21"/>
                  <w:szCs w:val="21"/>
                  <w:highlight w:val="none"/>
                  <w:u w:val="none"/>
                  <w:lang w:val="en-US" w:eastAsia="zh-CN" w:bidi="ar"/>
                </w:rPr>
                <w:delText>根据采购方需求深化</w:delText>
              </w:r>
            </w:del>
            <w:ins w:id="98" w:author="董馨如" w:date="2024-10-16T15:02:22Z">
              <w:r>
                <w:rPr>
                  <w:rFonts w:hint="eastAsia" w:ascii="宋体" w:hAnsi="宋体" w:eastAsia="宋体" w:cs="宋体"/>
                  <w:b w:val="0"/>
                  <w:bCs w:val="0"/>
                  <w:i w:val="0"/>
                  <w:iCs w:val="0"/>
                  <w:color w:val="auto"/>
                  <w:kern w:val="0"/>
                  <w:sz w:val="21"/>
                  <w:szCs w:val="21"/>
                  <w:highlight w:val="none"/>
                  <w:u w:val="none"/>
                  <w:lang w:val="en-US" w:eastAsia="zh-CN" w:bidi="ar"/>
                </w:rPr>
                <w:t>中标后可以根据采购方需求深化</w:t>
              </w:r>
            </w:ins>
            <w:r>
              <w:rPr>
                <w:rFonts w:hint="eastAsia" w:ascii="宋体" w:hAnsi="宋体" w:eastAsia="宋体" w:cs="宋体"/>
                <w:b w:val="0"/>
                <w:bCs w:val="0"/>
                <w:i w:val="0"/>
                <w:iCs w:val="0"/>
                <w:color w:val="auto"/>
                <w:kern w:val="0"/>
                <w:sz w:val="21"/>
                <w:szCs w:val="21"/>
                <w:highlight w:val="none"/>
                <w:u w:val="none"/>
                <w:lang w:val="en-US" w:eastAsia="zh-CN" w:bidi="ar"/>
              </w:rPr>
              <w:t>）。配置隐藏走线盒，包含五孔插座、USB插座、弱电插口（根据现场线路及采购方需求配置）。带可折叠休息床。</w:t>
            </w:r>
          </w:p>
        </w:tc>
      </w:tr>
      <w:tr w14:paraId="161CA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25C7563A">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auto"/>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464122AC">
            <w:pPr>
              <w:keepNext w:val="0"/>
              <w:keepLines w:val="0"/>
              <w:pageBreakBefore w:val="0"/>
              <w:widowControl/>
              <w:suppressLineNumbers w:val="0"/>
              <w:wordWrap/>
              <w:overflowPunct/>
              <w:topLinePunct w:val="0"/>
              <w:bidi w:val="0"/>
              <w:snapToGrid/>
              <w:spacing w:line="312" w:lineRule="auto"/>
              <w:ind w:left="0" w:leftChars="0"/>
              <w:jc w:val="left"/>
              <w:textAlignment w:val="auto"/>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1CA76072">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52.5胶粘剂：木质部件胶粘剂采用环保水基型胶粘剂。胶粘剂的游离甲醛、苯、甲苯+二甲苯、总挥发性有机物均符合GB 18583-2008、SZJG 52-2016标准要求。</w:t>
            </w:r>
          </w:p>
        </w:tc>
      </w:tr>
      <w:tr w14:paraId="16207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6E59AC5B">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auto"/>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76F3364D">
            <w:pPr>
              <w:keepNext w:val="0"/>
              <w:keepLines w:val="0"/>
              <w:pageBreakBefore w:val="0"/>
              <w:widowControl/>
              <w:suppressLineNumbers w:val="0"/>
              <w:wordWrap/>
              <w:overflowPunct/>
              <w:topLinePunct w:val="0"/>
              <w:bidi w:val="0"/>
              <w:snapToGrid/>
              <w:spacing w:line="312" w:lineRule="auto"/>
              <w:ind w:left="0" w:leftChars="0"/>
              <w:jc w:val="left"/>
              <w:textAlignment w:val="auto"/>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18B02065">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52.6油漆：采用环保水性油漆，经过三底两面油漆工序，木纹纹理清晰，色泽均匀、光滑耐用。油漆表面无尘粒、气泡、渣点、边缘及立面无流挂等现象。</w:t>
            </w:r>
            <w:r>
              <w:rPr>
                <w:rFonts w:hint="eastAsia" w:ascii="宋体" w:hAnsi="宋体" w:eastAsia="宋体" w:cs="宋体"/>
                <w:b w:val="0"/>
                <w:bCs w:val="0"/>
                <w:color w:val="auto"/>
                <w:kern w:val="0"/>
                <w:sz w:val="21"/>
                <w:szCs w:val="21"/>
                <w:highlight w:val="none"/>
                <w:u w:val="none"/>
                <w:lang w:eastAsia="zh-CN" w:bidi="ar"/>
              </w:rPr>
              <w:t>水性漆的重金属元素含量（包括铅、镉、六价铬、汞、砷、钡、硒、锑、钴）均未检出；VOC含量、甲醛含量、乙二醇醚及醚酯总和含量、苯系物总和含量、烷基酚聚氧乙烯醚总和含量均符合GB 18581-2020、GB/T 35602-2017标准要求。</w:t>
            </w:r>
          </w:p>
        </w:tc>
      </w:tr>
      <w:tr w14:paraId="0DAEB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661E27B8">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auto"/>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7D542BD9">
            <w:pPr>
              <w:keepNext w:val="0"/>
              <w:keepLines w:val="0"/>
              <w:pageBreakBefore w:val="0"/>
              <w:widowControl/>
              <w:suppressLineNumbers w:val="0"/>
              <w:wordWrap/>
              <w:overflowPunct/>
              <w:topLinePunct w:val="0"/>
              <w:bidi w:val="0"/>
              <w:snapToGrid/>
              <w:spacing w:line="312" w:lineRule="auto"/>
              <w:ind w:left="0" w:leftChars="0"/>
              <w:jc w:val="left"/>
              <w:textAlignment w:val="auto"/>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36BFE0DA">
            <w:pPr>
              <w:keepNext w:val="0"/>
              <w:keepLines w:val="0"/>
              <w:pageBreakBefore w:val="0"/>
              <w:widowControl/>
              <w:suppressLineNumbers w:val="0"/>
              <w:wordWrap/>
              <w:overflowPunct/>
              <w:topLinePunct w:val="0"/>
              <w:bidi w:val="0"/>
              <w:snapToGrid/>
              <w:spacing w:line="312" w:lineRule="auto"/>
              <w:ind w:left="0" w:leftChars="0"/>
              <w:jc w:val="left"/>
              <w:textAlignment w:val="auto"/>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52.7五金配件：三节缓冲导轨、阻尼缓冲铰链，无锈蚀；铰链的过载要求（包括垂直静载荷（30kg）、水平静载荷（70N））、功能要求（包括操作力、耐久性(80000次)）、下沉量、耐腐蚀均符合QB/T 2189-2013标准要求。导轨的过载要求（包括垂直向下静载荷（300N）、水平侧向静载荷（150N）、猛关或猛开）、功能要求（包括操作力、耐久性(80000次)、拉出安全性、下沉量、耐腐蚀均符合QB/T 2454-2013标准要求。</w:t>
            </w:r>
          </w:p>
        </w:tc>
      </w:tr>
      <w:tr w14:paraId="2DBEE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010B9278">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53</w:t>
            </w:r>
          </w:p>
        </w:tc>
        <w:tc>
          <w:tcPr>
            <w:tcW w:w="1678" w:type="dxa"/>
            <w:vMerge w:val="restart"/>
            <w:vAlign w:val="center"/>
          </w:tcPr>
          <w:p w14:paraId="49B8EAAF">
            <w:pPr>
              <w:keepNext w:val="0"/>
              <w:keepLines w:val="0"/>
              <w:pageBreakBefore w:val="0"/>
              <w:widowControl/>
              <w:suppressLineNumbers w:val="0"/>
              <w:wordWrap/>
              <w:overflowPunct/>
              <w:topLinePunct w:val="0"/>
              <w:bidi w:val="0"/>
              <w:snapToGrid/>
              <w:spacing w:line="312" w:lineRule="auto"/>
              <w:ind w:left="0"/>
              <w:jc w:val="center"/>
              <w:textAlignment w:val="center"/>
              <w:rPr>
                <w:rFonts w:hint="default" w:ascii="宋体" w:hAnsi="宋体" w:eastAsia="宋体" w:cs="宋体"/>
                <w:b w:val="0"/>
                <w:bCs w:val="0"/>
                <w:i w:val="0"/>
                <w:iCs w:val="0"/>
                <w:strike w:val="0"/>
                <w:dstrike w:val="0"/>
                <w:color w:val="auto"/>
                <w:kern w:val="0"/>
                <w:sz w:val="21"/>
                <w:szCs w:val="21"/>
                <w:highlight w:val="none"/>
                <w:u w:val="none"/>
                <w:lang w:val="en-US" w:eastAsia="zh-CN" w:bidi="ar"/>
              </w:rPr>
            </w:pPr>
            <w:r>
              <w:rPr>
                <w:rFonts w:hint="eastAsia" w:ascii="宋体" w:hAnsi="宋体" w:eastAsia="宋体" w:cs="宋体"/>
                <w:b w:val="0"/>
                <w:bCs w:val="0"/>
                <w:i w:val="0"/>
                <w:iCs w:val="0"/>
                <w:strike w:val="0"/>
                <w:dstrike w:val="0"/>
                <w:color w:val="auto"/>
                <w:kern w:val="0"/>
                <w:sz w:val="21"/>
                <w:szCs w:val="21"/>
                <w:highlight w:val="none"/>
                <w:u w:val="none"/>
                <w:lang w:val="en-US" w:eastAsia="zh-CN" w:bidi="ar"/>
              </w:rPr>
              <w:t>班椅4</w:t>
            </w:r>
          </w:p>
          <w:p w14:paraId="3B91B54D">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vertAlign w:val="baseline"/>
              </w:rPr>
            </w:pPr>
          </w:p>
        </w:tc>
        <w:tc>
          <w:tcPr>
            <w:tcW w:w="6575" w:type="dxa"/>
            <w:vAlign w:val="center"/>
          </w:tcPr>
          <w:p w14:paraId="2570EEFF">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53.1规格：常规；</w:t>
            </w:r>
          </w:p>
        </w:tc>
      </w:tr>
      <w:tr w14:paraId="58251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3837AF13">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3623918C">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6D8ECCED">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53.2基材：座面椅背均为头层牛皮，摩擦色牢度、耐光性、涂层粘着牢度、耐折牢度（50000次）、耐磨性、撕裂力、气味、禁用偶氮染料、游离甲醛、挥发性有机物均符合GB/T 16799-201、HJ 507-2009、SZJG 52-2016标准要求；经液态浸色及防潮、防污等工艺处理，纹路细致、色泽均匀。车缝线路均匀、线条顺畅、针距均匀，扪面整体感观流畅，转角平滑；采用原生环保海绵，柔软性能好、软硬适中，回弹性能好，密度座位大于35kg/m3；海绵的表观密度偏差、40%压陷硬度偏差、回弹率、75%压缩永久变形、65%/25%压陷比、气味等级、拉伸强度、断裂伸长率、撕裂强度、干热老化后拉伸强度、干热老化后拉伸强度变化率、湿热老化后拉伸强度、湿热老化后拉伸强度变化率、甲醛散发均符合GB/T 10802-2023标准要求。椅架采用国标环保E0级弯曲木胶合板，厚度≥14mm，阻燃、透气、吸音抗收缩特性一，长久使用不变形、不塌陷。压铸铝合金五星脚架，底部带有PU万向轮，座位可左右转动。</w:t>
            </w:r>
          </w:p>
        </w:tc>
      </w:tr>
      <w:tr w14:paraId="7872E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4B579592">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0074189E">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5D465F65">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53.3功能：3段以上锁定同步倾仰机构，侧可调操作杆，操作简单方便；采用三级气压棒，气压棒行程为≥80mm；</w:t>
            </w:r>
            <w:r>
              <w:rPr>
                <w:rFonts w:hint="eastAsia" w:ascii="宋体" w:hAnsi="宋体" w:eastAsia="宋体" w:cs="宋体"/>
                <w:b w:val="0"/>
                <w:bCs w:val="0"/>
                <w:color w:val="auto"/>
                <w:kern w:val="0"/>
                <w:sz w:val="21"/>
                <w:szCs w:val="21"/>
                <w:highlight w:val="none"/>
                <w:u w:val="none"/>
                <w:lang w:bidi="ar"/>
              </w:rPr>
              <w:t>气压棒的密封性能、耐高低温性能、循环寿命符合GB/T 29525-2013标准要求。</w:t>
            </w:r>
          </w:p>
        </w:tc>
      </w:tr>
      <w:tr w14:paraId="50203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65172A0C">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790F0139">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6BC74834">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53.4配置：配置扶手；带头枕。</w:t>
            </w:r>
          </w:p>
        </w:tc>
      </w:tr>
      <w:tr w14:paraId="2265F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0465F071">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2D96484C">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0C76C394">
            <w:pPr>
              <w:keepNext w:val="0"/>
              <w:keepLines w:val="0"/>
              <w:pageBreakBefore w:val="0"/>
              <w:widowControl/>
              <w:suppressLineNumbers w:val="0"/>
              <w:kinsoku w:val="0"/>
              <w:wordWrap/>
              <w:overflowPunct/>
              <w:topLinePunct w:val="0"/>
              <w:autoSpaceDE w:val="0"/>
              <w:autoSpaceDN w:val="0"/>
              <w:bidi w:val="0"/>
              <w:adjustRightInd w:val="0"/>
              <w:snapToGrid/>
              <w:spacing w:line="312" w:lineRule="auto"/>
              <w:ind w:left="0" w:leftChars="0"/>
              <w:jc w:val="left"/>
              <w:textAlignment w:val="center"/>
              <w:rPr>
                <w:rFonts w:hint="eastAsia" w:ascii="宋体" w:hAnsi="宋体" w:eastAsia="宋体" w:cs="宋体"/>
                <w:b/>
                <w:bCs/>
                <w:color w:val="FF0000"/>
                <w:sz w:val="21"/>
                <w:szCs w:val="21"/>
                <w:highlight w:val="none"/>
                <w:lang w:eastAsia="zh-CN"/>
              </w:rPr>
            </w:pPr>
            <w:r>
              <w:rPr>
                <w:rFonts w:hint="eastAsia" w:ascii="宋体" w:hAnsi="宋体" w:eastAsia="宋体" w:cs="宋体"/>
                <w:b/>
                <w:bCs/>
                <w:color w:val="FF0000"/>
                <w:sz w:val="21"/>
                <w:szCs w:val="21"/>
                <w:highlight w:val="none"/>
                <w:lang w:val="en-US" w:eastAsia="zh-CN"/>
              </w:rPr>
              <w:t>▲53.5</w:t>
            </w:r>
            <w:r>
              <w:rPr>
                <w:rFonts w:hint="eastAsia" w:ascii="宋体" w:hAnsi="宋体" w:eastAsia="宋体" w:cs="宋体"/>
                <w:b/>
                <w:bCs/>
                <w:color w:val="FF0000"/>
                <w:sz w:val="21"/>
                <w:szCs w:val="21"/>
                <w:highlight w:val="none"/>
              </w:rPr>
              <w:t>班椅</w:t>
            </w:r>
            <w:r>
              <w:rPr>
                <w:rFonts w:hint="eastAsia" w:ascii="宋体" w:hAnsi="宋体" w:eastAsia="宋体" w:cs="宋体"/>
                <w:b/>
                <w:bCs/>
                <w:color w:val="FF0000"/>
                <w:sz w:val="21"/>
                <w:szCs w:val="21"/>
                <w:highlight w:val="none"/>
                <w:lang w:val="en-US" w:eastAsia="zh-CN"/>
              </w:rPr>
              <w:t>依据QB/T4668-2014、QB/T5224-2018、GB/T16422.2-2022、GB/T250-2008、GB/T16799-2018标准检测：椅背偏心度：≤25mm；外形对称度：≤1mm；座面左右水平偏差：≤2mm；着地平稳性：≤0.2mm；外观符合标准要求；软质聚氨酯泡沫塑料：密度：座面≥35kg/m³、靠背≥25kg/m³；回弹性≥40%；75%压缩永久变形：≤6%；金属件涂层耐盐雾符合标准要求；附着力不低于1级；电镀层耐盐雾：无锈点；椅子向前倾翻试验、扶手椅侧向倾翻试验、椅子向后倾翻试验、座面冲击试验、扶手垂直向下静载荷试验、扶手水平静载荷试验、脚轮往复磨损试验、椅背往复耐久性试验、倾斜机构试验、座面往复冲击耐久性试验、座面左右弯曲交替负荷耐久性试验、阻燃性均符合标准要求、</w:t>
            </w:r>
            <w:commentRangeStart w:id="31"/>
            <w:r>
              <w:rPr>
                <w:rFonts w:hint="eastAsia" w:ascii="宋体" w:hAnsi="宋体" w:eastAsia="宋体" w:cs="宋体"/>
                <w:b/>
                <w:bCs/>
                <w:color w:val="FF0000"/>
                <w:sz w:val="21"/>
                <w:szCs w:val="21"/>
                <w:highlight w:val="none"/>
                <w:lang w:val="en-US" w:eastAsia="zh-CN"/>
              </w:rPr>
              <w:t>甲醛释放量：≤0.03mg/m³；</w:t>
            </w:r>
            <w:commentRangeEnd w:id="31"/>
            <w:r>
              <w:commentReference w:id="31"/>
            </w:r>
            <w:r>
              <w:rPr>
                <w:rFonts w:hint="eastAsia" w:ascii="宋体" w:hAnsi="宋体" w:eastAsia="宋体" w:cs="宋体"/>
                <w:b/>
                <w:bCs/>
                <w:color w:val="FF0000"/>
                <w:sz w:val="21"/>
                <w:szCs w:val="21"/>
                <w:highlight w:val="none"/>
                <w:lang w:val="en-US" w:eastAsia="zh-CN"/>
              </w:rPr>
              <w:t>苯释放量：未检出；甲苯释放量：≤0.03mg/m³；二甲苯释放量：≤0.03mg/m³；总挥发性（TVOC）有机化合物（TVOC）释放量：≤0.20mg/m³;抗菌性能要求：抑菌值：金黄色葡萄球菌（ATCC6538）＞99%、大肠埃希氏菌(AS1.90）＞99%、肺炎克雷伯氏菌（AS1.1736）＞99%、乙型副伤寒沙门氏菌（CMCC50094）＞99%、甲型副伤寒沙门氏菌(CMCC(B)50093)＞99%、变形链球菌(ATCC25175)＞99%；座面倾角符合标准要求；座深：485±5mm，座面宽：≥515mm；腰部支撑高度≥230mm；腰部支撑深度：23±2mm；椅背宽≥515mm；椅背高度：≥575mm；椅背倾角符合标准要求；椅背弓形深度：26±2mm；扶手间内宽：≥520mm；扶手宽度：≥60mm；扶手高度：210±5mm座面体压分布：≤1.6N/c㎡；轮径：≥50mm；偏心距≥22mm；轮宽：≥2*12.0mm；轮间距：20±1mm；外角倒圆半径：≥7.5mm；内角倒圆半径：≥2.0mm；外观及装配符合标准要求；抗冲击性、耐低温性能均符合标准要求；静载荷：轮径变形量≤0.5%；</w:t>
            </w:r>
            <w:commentRangeStart w:id="32"/>
            <w:r>
              <w:rPr>
                <w:rFonts w:hint="eastAsia" w:ascii="宋体" w:hAnsi="宋体" w:eastAsia="宋体" w:cs="宋体"/>
                <w:b/>
                <w:bCs/>
                <w:color w:val="FF0000"/>
                <w:sz w:val="21"/>
                <w:szCs w:val="21"/>
                <w:highlight w:val="none"/>
                <w:lang w:val="en-US" w:eastAsia="zh-CN"/>
              </w:rPr>
              <w:t>耐光色牢度（500h）</w:t>
            </w:r>
            <w:commentRangeEnd w:id="32"/>
            <w:r>
              <w:commentReference w:id="32"/>
            </w:r>
            <w:r>
              <w:rPr>
                <w:rFonts w:hint="eastAsia" w:ascii="宋体" w:hAnsi="宋体" w:eastAsia="宋体" w:cs="宋体"/>
                <w:b/>
                <w:bCs/>
                <w:color w:val="FF0000"/>
                <w:sz w:val="21"/>
                <w:szCs w:val="21"/>
                <w:highlight w:val="none"/>
                <w:lang w:val="en-US" w:eastAsia="zh-CN"/>
              </w:rPr>
              <w:t>：不低于4-5级；冲击强度：≥145kJ/㎡；摩擦色牢度：干擦（500次）、湿擦（250次）、碱性汗液（80次）：均不低于4-5级；耐光色牢度：≥5级；涂层黏着牢度：≥7.6N/10mm；</w:t>
            </w:r>
            <w:commentRangeStart w:id="33"/>
            <w:r>
              <w:rPr>
                <w:rFonts w:hint="eastAsia" w:ascii="宋体" w:hAnsi="宋体" w:eastAsia="宋体" w:cs="宋体"/>
                <w:b/>
                <w:bCs/>
                <w:color w:val="FF0000"/>
                <w:sz w:val="21"/>
                <w:szCs w:val="21"/>
                <w:highlight w:val="none"/>
                <w:lang w:val="en-US" w:eastAsia="zh-CN"/>
              </w:rPr>
              <w:t>耐折牢度（50000次）</w:t>
            </w:r>
            <w:commentRangeEnd w:id="33"/>
            <w:r>
              <w:commentReference w:id="33"/>
            </w:r>
            <w:r>
              <w:rPr>
                <w:rFonts w:hint="eastAsia" w:ascii="宋体" w:hAnsi="宋体" w:eastAsia="宋体" w:cs="宋体"/>
                <w:b/>
                <w:bCs/>
                <w:color w:val="FF0000"/>
                <w:sz w:val="21"/>
                <w:szCs w:val="21"/>
                <w:highlight w:val="none"/>
                <w:lang w:val="en-US" w:eastAsia="zh-CN"/>
              </w:rPr>
              <w:t>：无裂纹；耐磨性（500r）：符合标准要求；撕裂力：≥34N；气味：不低于2级；pH：4.5±0.5；禁用偶氮染料：未检出；游离甲醛：未检出；挥发性有机物VOC：≤30mg/Kg；厚度：≥1.3mm；气干干缩率：径向≤3.7%、弦向≤5%、体积≤7.7%；全干干缩率：径向≤4.5%、弦向≤6.5%、体积≤10%；吸水率：100±5%；气干湿胀率：径向≤2.6%、弦向≤3%、体积≤3.7%；饱水湿胀率：径向≤4%、弦向≤5%、体积≤9%。</w:t>
            </w:r>
          </w:p>
          <w:p w14:paraId="44FCC184">
            <w:pPr>
              <w:keepNext w:val="0"/>
              <w:keepLines w:val="0"/>
              <w:pageBreakBefore w:val="0"/>
              <w:widowControl w:val="0"/>
              <w:kinsoku w:val="0"/>
              <w:wordWrap/>
              <w:overflowPunct/>
              <w:topLinePunct w:val="0"/>
              <w:autoSpaceDE w:val="0"/>
              <w:autoSpaceDN w:val="0"/>
              <w:bidi w:val="0"/>
              <w:adjustRightInd w:val="0"/>
              <w:snapToGrid/>
              <w:spacing w:line="312" w:lineRule="auto"/>
              <w:ind w:left="0" w:leftChars="0"/>
              <w:rPr>
                <w:rFonts w:hint="eastAsia"/>
                <w:b/>
                <w:bCs/>
                <w:color w:val="auto"/>
                <w:sz w:val="21"/>
                <w:szCs w:val="21"/>
                <w:highlight w:val="none"/>
                <w:lang w:val="en-US" w:eastAsia="zh-CN"/>
              </w:rPr>
            </w:pPr>
            <w:r>
              <w:rPr>
                <w:rFonts w:hint="eastAsia" w:ascii="宋体" w:hAnsi="宋体" w:eastAsia="宋体" w:cs="宋体"/>
                <w:b/>
                <w:bCs/>
                <w:color w:val="FF0000"/>
                <w:spacing w:val="-5"/>
                <w:sz w:val="21"/>
                <w:szCs w:val="21"/>
                <w:highlight w:val="none"/>
                <w:lang w:val="en-US" w:eastAsia="zh-CN"/>
              </w:rPr>
              <w:t>【提供2022年1月1日至本项目投标截止时间第三方检测机构出具的具有CMA标识的符合以上参数的检测报告扫描件，需将报告上对应参数标注出来；检测报告封面货物名称与上述名称不一致的需作书面说明，否则该项不得分；同时需提供在全国认证认可信息公共服务平台(认e云(http://cx.cnca.cn/)检测报告查询截图(查询截图中的报告编号及检测机构名称应与检测报告一致)】</w:t>
            </w:r>
          </w:p>
        </w:tc>
      </w:tr>
      <w:tr w14:paraId="41D46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695C7482">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54</w:t>
            </w:r>
          </w:p>
        </w:tc>
        <w:tc>
          <w:tcPr>
            <w:tcW w:w="1678" w:type="dxa"/>
            <w:vMerge w:val="restart"/>
            <w:vAlign w:val="center"/>
          </w:tcPr>
          <w:p w14:paraId="7136AC73">
            <w:pPr>
              <w:keepNext w:val="0"/>
              <w:keepLines w:val="0"/>
              <w:pageBreakBefore w:val="0"/>
              <w:widowControl/>
              <w:suppressLineNumbers w:val="0"/>
              <w:wordWrap/>
              <w:overflowPunct/>
              <w:topLinePunct w:val="0"/>
              <w:bidi w:val="0"/>
              <w:snapToGrid/>
              <w:spacing w:line="312" w:lineRule="auto"/>
              <w:ind w:left="0"/>
              <w:jc w:val="center"/>
              <w:textAlignment w:val="center"/>
              <w:rPr>
                <w:rFonts w:hint="default" w:ascii="宋体" w:hAnsi="宋体" w:eastAsia="宋体" w:cs="宋体"/>
                <w:b w:val="0"/>
                <w:bCs w:val="0"/>
                <w:i w:val="0"/>
                <w:iCs w:val="0"/>
                <w:strike w:val="0"/>
                <w:dstrike w:val="0"/>
                <w:color w:val="auto"/>
                <w:kern w:val="0"/>
                <w:sz w:val="21"/>
                <w:szCs w:val="21"/>
                <w:highlight w:val="none"/>
                <w:u w:val="none"/>
                <w:lang w:val="en-US" w:eastAsia="zh-CN" w:bidi="ar"/>
              </w:rPr>
            </w:pPr>
            <w:r>
              <w:rPr>
                <w:rFonts w:hint="eastAsia" w:ascii="宋体" w:hAnsi="宋体" w:eastAsia="宋体" w:cs="宋体"/>
                <w:b w:val="0"/>
                <w:bCs w:val="0"/>
                <w:i w:val="0"/>
                <w:iCs w:val="0"/>
                <w:strike w:val="0"/>
                <w:dstrike w:val="0"/>
                <w:color w:val="auto"/>
                <w:kern w:val="0"/>
                <w:sz w:val="21"/>
                <w:szCs w:val="21"/>
                <w:highlight w:val="none"/>
                <w:u w:val="none"/>
                <w:lang w:val="en-US" w:eastAsia="zh-CN" w:bidi="ar"/>
              </w:rPr>
              <w:t>班前椅</w:t>
            </w:r>
          </w:p>
          <w:p w14:paraId="0C953459">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vertAlign w:val="baseline"/>
              </w:rPr>
            </w:pPr>
          </w:p>
        </w:tc>
        <w:tc>
          <w:tcPr>
            <w:tcW w:w="6575" w:type="dxa"/>
            <w:vAlign w:val="center"/>
          </w:tcPr>
          <w:p w14:paraId="4A11828D">
            <w:pPr>
              <w:pStyle w:val="18"/>
              <w:keepNext w:val="0"/>
              <w:keepLines w:val="0"/>
              <w:pageBreakBefore w:val="0"/>
              <w:widowControl w:val="0"/>
              <w:wordWrap/>
              <w:overflowPunct/>
              <w:topLinePunct w:val="0"/>
              <w:bidi w:val="0"/>
              <w:snapToGrid/>
              <w:spacing w:line="312" w:lineRule="auto"/>
              <w:ind w:left="0" w:leftChars="0"/>
              <w:rPr>
                <w:rFonts w:hint="eastAsia" w:ascii="宋体" w:hAnsi="宋体" w:eastAsia="宋体" w:cs="宋体"/>
                <w:color w:val="auto"/>
                <w:sz w:val="21"/>
                <w:szCs w:val="21"/>
                <w:highlight w:val="none"/>
                <w:vertAlign w:val="baseline"/>
                <w:lang w:eastAsia="zh-CN"/>
              </w:rPr>
            </w:pPr>
            <w:r>
              <w:rPr>
                <w:rFonts w:hint="eastAsia" w:ascii="宋体" w:hAnsi="宋体" w:eastAsia="宋体" w:cs="宋体"/>
                <w:color w:val="auto"/>
                <w:sz w:val="21"/>
                <w:szCs w:val="21"/>
                <w:highlight w:val="none"/>
                <w:vertAlign w:val="baseline"/>
                <w:lang w:val="en-US" w:eastAsia="zh-CN"/>
              </w:rPr>
              <w:t>54.1</w:t>
            </w:r>
            <w:r>
              <w:rPr>
                <w:rFonts w:hint="eastAsia" w:ascii="宋体" w:hAnsi="宋体" w:eastAsia="宋体" w:cs="宋体"/>
                <w:color w:val="auto"/>
                <w:sz w:val="21"/>
                <w:szCs w:val="21"/>
                <w:highlight w:val="none"/>
                <w:vertAlign w:val="baseline"/>
              </w:rPr>
              <w:t>规格：常规</w:t>
            </w:r>
            <w:r>
              <w:rPr>
                <w:rFonts w:hint="eastAsia" w:ascii="宋体" w:hAnsi="宋体" w:eastAsia="宋体" w:cs="宋体"/>
                <w:color w:val="auto"/>
                <w:sz w:val="21"/>
                <w:szCs w:val="21"/>
                <w:highlight w:val="none"/>
                <w:vertAlign w:val="baseline"/>
                <w:lang w:eastAsia="zh-CN"/>
              </w:rPr>
              <w:t>；</w:t>
            </w:r>
          </w:p>
        </w:tc>
      </w:tr>
      <w:tr w14:paraId="43B4A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58A3681C">
            <w:pPr>
              <w:pStyle w:val="18"/>
              <w:keepNext w:val="0"/>
              <w:keepLines w:val="0"/>
              <w:pageBreakBefore w:val="0"/>
              <w:widowControl w:val="0"/>
              <w:wordWrap/>
              <w:overflowPunct/>
              <w:topLinePunct w:val="0"/>
              <w:bidi w:val="0"/>
              <w:snapToGrid/>
              <w:spacing w:line="312" w:lineRule="auto"/>
              <w:ind w:left="0" w:firstLine="0" w:firstLineChars="0"/>
              <w:rPr>
                <w:rFonts w:hint="eastAsia" w:ascii="宋体" w:hAnsi="宋体" w:eastAsia="宋体" w:cs="宋体"/>
                <w:color w:val="auto"/>
                <w:sz w:val="21"/>
                <w:szCs w:val="21"/>
                <w:highlight w:val="none"/>
              </w:rPr>
            </w:pPr>
          </w:p>
        </w:tc>
        <w:tc>
          <w:tcPr>
            <w:tcW w:w="1678" w:type="dxa"/>
            <w:vMerge w:val="continue"/>
            <w:vAlign w:val="center"/>
          </w:tcPr>
          <w:p w14:paraId="77C47843">
            <w:pPr>
              <w:pStyle w:val="18"/>
              <w:keepNext w:val="0"/>
              <w:keepLines w:val="0"/>
              <w:pageBreakBefore w:val="0"/>
              <w:widowControl w:val="0"/>
              <w:wordWrap/>
              <w:overflowPunct/>
              <w:topLinePunct w:val="0"/>
              <w:bidi w:val="0"/>
              <w:snapToGrid/>
              <w:spacing w:line="312" w:lineRule="auto"/>
              <w:ind w:left="0"/>
              <w:rPr>
                <w:rFonts w:hint="eastAsia" w:ascii="宋体" w:hAnsi="宋体" w:eastAsia="宋体" w:cs="宋体"/>
                <w:color w:val="auto"/>
                <w:sz w:val="21"/>
                <w:szCs w:val="21"/>
                <w:highlight w:val="none"/>
              </w:rPr>
            </w:pPr>
          </w:p>
        </w:tc>
        <w:tc>
          <w:tcPr>
            <w:tcW w:w="6575" w:type="dxa"/>
            <w:vAlign w:val="center"/>
          </w:tcPr>
          <w:p w14:paraId="0CE90539">
            <w:pPr>
              <w:keepNext w:val="0"/>
              <w:keepLines w:val="0"/>
              <w:pageBreakBefore w:val="0"/>
              <w:widowControl/>
              <w:numPr>
                <w:ilvl w:val="-1"/>
                <w:numId w:val="0"/>
              </w:numPr>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54.2基材：脚架、框架、椅背架采用红橡木原木方加工成型。座面、椅背均为头层牛皮，摩擦色牢度、耐光性、涂层粘着牢度、耐折牢度（50000次）、耐磨性、撕裂力、气味、禁用偶氮染料、游离甲醛、挥发性有机物均符合GB/T 16799-201、HJ 507-2009、SZJG 52-2016标准要求；经液态浸色及防潮、防污等工艺处理，纹路细致、色泽均匀。车缝线路均匀、线条顺畅、针距均匀，扪面整体感观流畅，转角平滑。采用原生环保海绵，柔软性能好、软硬适中，回弹性能好，密度座位大于35kg/m3；海绵的表观密度偏差、40%压陷硬度偏差、回弹率、75%压缩永久变形、65%/25%压陷比、气味等级、拉伸强度、断裂伸长率、撕裂强度、干热老化后拉伸强度、干热老化后拉伸强度变化率、湿热老化后拉伸强度、湿热老化后拉伸强度变化率、甲醛散发均符合GB/T 10802-2023标准要求。衬板采用环保E0级弯曲木胶合板，厚度≥14mm，阻燃、透气、吸音抗收缩特性一，长久使用不变形、不塌陷。胶合板的胶合强度、含水率、浸渍剥离、静曲强度、弹性模量、甲醛释放量、挥发性有机化合物（72h）的苯、甲苯、二甲苯，TVOC符合 GB 18580-2017、GB/T 35601-2017、GB/T 9846-2015、GB/T 39600-2021标准要求。</w:t>
            </w:r>
          </w:p>
        </w:tc>
      </w:tr>
      <w:tr w14:paraId="70366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617FC8DB">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6DFD4E08">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161F387C">
            <w:pPr>
              <w:keepNext w:val="0"/>
              <w:keepLines w:val="0"/>
              <w:pageBreakBefore w:val="0"/>
              <w:widowControl/>
              <w:numPr>
                <w:ilvl w:val="-1"/>
                <w:numId w:val="0"/>
              </w:numPr>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54.3工艺：采用榫卯结构连接工艺。</w:t>
            </w:r>
            <w:r>
              <w:rPr>
                <w:rFonts w:hint="eastAsia" w:ascii="宋体" w:hAnsi="宋体" w:eastAsia="宋体" w:cs="宋体"/>
                <w:b w:val="0"/>
                <w:bCs w:val="0"/>
                <w:i w:val="0"/>
                <w:iCs w:val="0"/>
                <w:strike w:val="0"/>
                <w:color w:val="auto"/>
                <w:kern w:val="0"/>
                <w:sz w:val="21"/>
                <w:szCs w:val="21"/>
                <w:highlight w:val="none"/>
                <w:u w:val="none"/>
                <w:lang w:val="en-US" w:eastAsia="zh-CN" w:bidi="ar"/>
              </w:rPr>
              <w:t>木材充分烘</w:t>
            </w:r>
            <w:r>
              <w:rPr>
                <w:rFonts w:hint="eastAsia" w:ascii="宋体" w:hAnsi="宋体" w:eastAsia="宋体" w:cs="宋体"/>
                <w:b w:val="0"/>
                <w:bCs w:val="0"/>
                <w:i w:val="0"/>
                <w:iCs w:val="0"/>
                <w:color w:val="auto"/>
                <w:kern w:val="0"/>
                <w:sz w:val="21"/>
                <w:szCs w:val="21"/>
                <w:highlight w:val="none"/>
                <w:u w:val="none"/>
                <w:lang w:val="en-US" w:eastAsia="zh-CN" w:bidi="ar"/>
              </w:rPr>
              <w:t>木方直径40mm-80mm之间（后期根据款式及结构深化）</w:t>
            </w:r>
            <w:r>
              <w:rPr>
                <w:rFonts w:hint="eastAsia" w:ascii="宋体" w:hAnsi="宋体" w:eastAsia="宋体" w:cs="宋体"/>
                <w:b w:val="0"/>
                <w:bCs w:val="0"/>
                <w:i w:val="0"/>
                <w:iCs w:val="0"/>
                <w:strike w:val="0"/>
                <w:color w:val="auto"/>
                <w:kern w:val="0"/>
                <w:sz w:val="21"/>
                <w:szCs w:val="21"/>
                <w:highlight w:val="none"/>
                <w:u w:val="none"/>
                <w:lang w:val="en-US" w:eastAsia="zh-CN" w:bidi="ar"/>
              </w:rPr>
              <w:t>干，保证含水率符合要求；木材纹理美观，无明显节子、虫眼，不得使用腐朽材，木制件外观达到国家合格标准。</w:t>
            </w:r>
            <w:r>
              <w:rPr>
                <w:rFonts w:hint="eastAsia" w:ascii="宋体" w:hAnsi="宋体" w:eastAsia="宋体" w:cs="宋体"/>
                <w:b w:val="0"/>
                <w:bCs w:val="0"/>
                <w:i w:val="0"/>
                <w:iCs w:val="0"/>
                <w:color w:val="auto"/>
                <w:kern w:val="0"/>
                <w:sz w:val="21"/>
                <w:szCs w:val="21"/>
                <w:highlight w:val="none"/>
                <w:u w:val="none"/>
                <w:lang w:val="en-US" w:eastAsia="zh-CN" w:bidi="ar"/>
              </w:rPr>
              <w:t>软包车缝线路均匀、针距均匀，转角平滑、后背及底座包饱满，左右对齐。</w:t>
            </w:r>
          </w:p>
        </w:tc>
      </w:tr>
      <w:tr w14:paraId="0192F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54EC14C6">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75D7D879">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438E7F0D">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54.4油漆：采用环保水性漆（包括底漆和面漆），三底两面工艺，经防虫、防腐等化学处理。</w:t>
            </w:r>
          </w:p>
        </w:tc>
      </w:tr>
      <w:tr w14:paraId="7D6A2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671FDFDC">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55</w:t>
            </w:r>
          </w:p>
        </w:tc>
        <w:tc>
          <w:tcPr>
            <w:tcW w:w="1678" w:type="dxa"/>
            <w:vMerge w:val="restart"/>
            <w:vAlign w:val="center"/>
          </w:tcPr>
          <w:p w14:paraId="1D713804">
            <w:pPr>
              <w:pStyle w:val="18"/>
              <w:keepNext w:val="0"/>
              <w:keepLines w:val="0"/>
              <w:pageBreakBefore w:val="0"/>
              <w:widowControl w:val="0"/>
              <w:wordWrap/>
              <w:overflowPunct/>
              <w:topLinePunct w:val="0"/>
              <w:bidi w:val="0"/>
              <w:snapToGrid/>
              <w:spacing w:line="312" w:lineRule="auto"/>
              <w:ind w:left="0"/>
              <w:jc w:val="center"/>
              <w:rPr>
                <w:rFonts w:hint="default" w:ascii="宋体" w:hAnsi="宋体" w:eastAsia="宋体" w:cs="宋体"/>
                <w:color w:val="auto"/>
                <w:sz w:val="21"/>
                <w:szCs w:val="21"/>
                <w:highlight w:val="none"/>
                <w:vertAlign w:val="baseline"/>
                <w:lang w:val="en-US"/>
              </w:rPr>
            </w:pPr>
            <w:r>
              <w:rPr>
                <w:rFonts w:hint="eastAsia" w:ascii="宋体" w:hAnsi="宋体" w:eastAsia="宋体" w:cs="宋体"/>
                <w:b w:val="0"/>
                <w:bCs w:val="0"/>
                <w:i w:val="0"/>
                <w:iCs w:val="0"/>
                <w:color w:val="auto"/>
                <w:kern w:val="0"/>
                <w:sz w:val="21"/>
                <w:szCs w:val="21"/>
                <w:highlight w:val="none"/>
                <w:u w:val="none"/>
                <w:lang w:val="en-US" w:eastAsia="zh-CN" w:bidi="ar"/>
              </w:rPr>
              <w:t>茶水柜</w:t>
            </w:r>
          </w:p>
        </w:tc>
        <w:tc>
          <w:tcPr>
            <w:tcW w:w="6575" w:type="dxa"/>
            <w:vAlign w:val="center"/>
          </w:tcPr>
          <w:p w14:paraId="63A19167">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55.1规格：（W900*D400*H850）mm±10mm；</w:t>
            </w:r>
          </w:p>
        </w:tc>
      </w:tr>
      <w:tr w14:paraId="0770D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07584E82">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269B8BEC">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798457B9">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55.2基材：支撑脚架及框架采用红橡木原木方加工成型，木方直径40mm-80mm之间（后期根据款式及结构深化）；面板基材采用ENF级</w:t>
            </w:r>
            <w:r>
              <w:rPr>
                <w:rFonts w:hint="eastAsia" w:ascii="宋体" w:hAnsi="宋体" w:eastAsia="宋体" w:cs="宋体"/>
                <w:b w:val="0"/>
                <w:bCs w:val="0"/>
                <w:color w:val="auto"/>
                <w:sz w:val="21"/>
                <w:szCs w:val="21"/>
                <w:highlight w:val="none"/>
                <w:lang w:val="en-US" w:eastAsia="zh-CN"/>
              </w:rPr>
              <w:t>无醛</w:t>
            </w:r>
            <w:r>
              <w:rPr>
                <w:rFonts w:hint="eastAsia" w:ascii="宋体" w:hAnsi="宋体" w:eastAsia="宋体" w:cs="宋体"/>
                <w:b w:val="0"/>
                <w:bCs w:val="0"/>
                <w:color w:val="auto"/>
                <w:sz w:val="21"/>
                <w:szCs w:val="21"/>
                <w:highlight w:val="none"/>
              </w:rPr>
              <w:t>板</w:t>
            </w:r>
            <w:r>
              <w:rPr>
                <w:rFonts w:hint="eastAsia" w:ascii="宋体" w:hAnsi="宋体" w:eastAsia="宋体" w:cs="宋体"/>
                <w:b w:val="0"/>
                <w:bCs w:val="0"/>
                <w:i w:val="0"/>
                <w:iCs w:val="0"/>
                <w:color w:val="auto"/>
                <w:kern w:val="0"/>
                <w:sz w:val="21"/>
                <w:szCs w:val="21"/>
                <w:highlight w:val="none"/>
                <w:u w:val="none"/>
                <w:lang w:val="en-US" w:eastAsia="zh-CN" w:bidi="ar"/>
              </w:rPr>
              <w:t>，</w:t>
            </w:r>
            <w:r>
              <w:rPr>
                <w:rFonts w:hint="eastAsia" w:ascii="宋体" w:hAnsi="宋体" w:eastAsia="宋体" w:cs="宋体"/>
                <w:b w:val="0"/>
                <w:bCs w:val="0"/>
                <w:i w:val="0"/>
                <w:iCs w:val="0"/>
                <w:color w:val="auto"/>
                <w:kern w:val="0"/>
                <w:sz w:val="21"/>
                <w:szCs w:val="21"/>
                <w:highlight w:val="none"/>
                <w:lang w:val="en-US" w:eastAsia="zh-CN" w:bidi="ar"/>
              </w:rPr>
              <w:t>台面厚度≥25mm，副柜侧板、门板≥16mm、背板≥9mm；；</w:t>
            </w:r>
            <w:r>
              <w:rPr>
                <w:rFonts w:hint="eastAsia" w:ascii="宋体" w:hAnsi="宋体" w:eastAsia="宋体" w:cs="宋体"/>
                <w:b w:val="0"/>
                <w:bCs w:val="0"/>
                <w:i w:val="0"/>
                <w:iCs w:val="0"/>
                <w:color w:val="auto"/>
                <w:kern w:val="0"/>
                <w:sz w:val="21"/>
                <w:szCs w:val="21"/>
                <w:highlight w:val="none"/>
                <w:u w:val="none"/>
                <w:lang w:val="en-US" w:eastAsia="zh-CN" w:bidi="ar"/>
              </w:rPr>
              <w:t>多层板的胶合强度、含水率、浸渍剥离、静曲强度、弹性模量、甲醛释放量、挥发性有机化合物（72h）的苯、甲苯、二甲苯，TVOC符合 GB 18580-2017、GB/T 35601-2017、GB/T 9846-2015、GB/T 39600-2021标准要求。</w:t>
            </w:r>
          </w:p>
        </w:tc>
      </w:tr>
      <w:tr w14:paraId="69047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02198D51">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33F47754">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0D460036">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55.3工艺：</w:t>
            </w:r>
            <w:r>
              <w:rPr>
                <w:rFonts w:hint="eastAsia" w:ascii="宋体" w:hAnsi="宋体" w:eastAsia="宋体" w:cs="宋体"/>
                <w:b w:val="0"/>
                <w:bCs w:val="0"/>
                <w:i w:val="0"/>
                <w:iCs w:val="0"/>
                <w:color w:val="auto"/>
                <w:kern w:val="0"/>
                <w:sz w:val="21"/>
                <w:szCs w:val="21"/>
                <w:highlight w:val="none"/>
                <w:lang w:val="en-US" w:eastAsia="zh-CN" w:bidi="ar"/>
              </w:rPr>
              <w:t>表面贴天然实木皮≥0.6mm</w:t>
            </w:r>
            <w:r>
              <w:rPr>
                <w:rFonts w:hint="eastAsia" w:ascii="宋体" w:hAnsi="宋体" w:eastAsia="宋体" w:cs="宋体"/>
                <w:b/>
                <w:bCs/>
                <w:i w:val="0"/>
                <w:iCs w:val="0"/>
                <w:color w:val="auto"/>
                <w:kern w:val="0"/>
                <w:sz w:val="21"/>
                <w:szCs w:val="21"/>
                <w:highlight w:val="none"/>
                <w:u w:val="none"/>
                <w:lang w:val="en-US" w:eastAsia="zh-CN" w:bidi="ar"/>
              </w:rPr>
              <w:t>，</w:t>
            </w:r>
            <w:r>
              <w:rPr>
                <w:rFonts w:hint="eastAsia" w:ascii="宋体" w:hAnsi="宋体" w:eastAsia="宋体" w:cs="宋体"/>
                <w:b w:val="0"/>
                <w:bCs w:val="0"/>
                <w:i w:val="0"/>
                <w:iCs w:val="0"/>
                <w:color w:val="auto"/>
                <w:kern w:val="0"/>
                <w:sz w:val="21"/>
                <w:szCs w:val="21"/>
                <w:highlight w:val="none"/>
                <w:u w:val="none"/>
                <w:lang w:val="en-US" w:eastAsia="zh-CN" w:bidi="ar"/>
              </w:rPr>
              <w:t>木皮宽度</w:t>
            </w:r>
            <w:r>
              <w:rPr>
                <w:rFonts w:hint="eastAsia" w:ascii="宋体" w:hAnsi="宋体" w:eastAsia="宋体" w:cs="宋体"/>
                <w:b w:val="0"/>
                <w:bCs w:val="0"/>
                <w:i w:val="0"/>
                <w:iCs w:val="0"/>
                <w:color w:val="auto"/>
                <w:kern w:val="0"/>
                <w:sz w:val="21"/>
                <w:szCs w:val="21"/>
                <w:highlight w:val="none"/>
                <w:lang w:val="en-US" w:eastAsia="zh-CN" w:bidi="ar"/>
              </w:rPr>
              <w:t>≥200mm，实木封边工艺，</w:t>
            </w:r>
            <w:r>
              <w:rPr>
                <w:rFonts w:hint="eastAsia" w:ascii="宋体" w:hAnsi="宋体" w:eastAsia="宋体" w:cs="宋体"/>
                <w:b w:val="0"/>
                <w:bCs w:val="0"/>
                <w:i w:val="0"/>
                <w:iCs w:val="0"/>
                <w:color w:val="auto"/>
                <w:kern w:val="0"/>
                <w:sz w:val="21"/>
                <w:szCs w:val="21"/>
                <w:highlight w:val="none"/>
                <w:u w:val="none"/>
                <w:lang w:val="en-US" w:eastAsia="zh-CN" w:bidi="ar"/>
              </w:rPr>
              <w:t>封边倒角圆滑、经精修边，无外露胶痕</w:t>
            </w:r>
            <w:r>
              <w:rPr>
                <w:rFonts w:hint="eastAsia" w:ascii="宋体" w:hAnsi="宋体" w:eastAsia="宋体" w:cs="宋体"/>
                <w:b w:val="0"/>
                <w:bCs w:val="0"/>
                <w:i w:val="0"/>
                <w:iCs w:val="0"/>
                <w:color w:val="auto"/>
                <w:kern w:val="0"/>
                <w:sz w:val="21"/>
                <w:szCs w:val="21"/>
                <w:highlight w:val="none"/>
                <w:lang w:val="en-US" w:eastAsia="zh-CN" w:bidi="ar"/>
              </w:rPr>
              <w:t>。具有防水、防潮、防交叉感染、耐磨性能强；</w:t>
            </w:r>
          </w:p>
        </w:tc>
      </w:tr>
      <w:tr w14:paraId="0B47F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5323F225">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50F51712">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617EEF26">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lang w:val="en-US" w:eastAsia="zh-CN" w:bidi="ar"/>
              </w:rPr>
              <w:t>55.4功能</w:t>
            </w:r>
            <w:r>
              <w:rPr>
                <w:rFonts w:hint="eastAsia" w:ascii="宋体" w:hAnsi="宋体" w:eastAsia="宋体" w:cs="宋体"/>
                <w:b w:val="0"/>
                <w:bCs w:val="0"/>
                <w:i w:val="0"/>
                <w:iCs w:val="0"/>
                <w:color w:val="auto"/>
                <w:kern w:val="0"/>
                <w:sz w:val="21"/>
                <w:szCs w:val="21"/>
                <w:highlight w:val="none"/>
                <w:u w:val="none"/>
                <w:lang w:val="en-US" w:eastAsia="zh-CN" w:bidi="ar"/>
              </w:rPr>
              <w:t>配置：配置掩门及抽屉柜，</w:t>
            </w:r>
            <w:del w:id="99" w:author="董馨如" w:date="2024-10-16T15:02:22Z">
              <w:r>
                <w:rPr>
                  <w:rFonts w:hint="eastAsia" w:ascii="宋体" w:hAnsi="宋体" w:eastAsia="宋体" w:cs="宋体"/>
                  <w:b w:val="0"/>
                  <w:bCs w:val="0"/>
                  <w:i w:val="0"/>
                  <w:iCs w:val="0"/>
                  <w:color w:val="auto"/>
                  <w:kern w:val="0"/>
                  <w:sz w:val="21"/>
                  <w:szCs w:val="21"/>
                  <w:highlight w:val="none"/>
                  <w:u w:val="none"/>
                  <w:lang w:val="en-US" w:eastAsia="zh-CN" w:bidi="ar"/>
                </w:rPr>
                <w:delText>根据采购方需求深化</w:delText>
              </w:r>
            </w:del>
            <w:ins w:id="100" w:author="董馨如" w:date="2024-10-16T15:02:22Z">
              <w:r>
                <w:rPr>
                  <w:rFonts w:hint="eastAsia" w:ascii="宋体" w:hAnsi="宋体" w:eastAsia="宋体" w:cs="宋体"/>
                  <w:b w:val="0"/>
                  <w:bCs w:val="0"/>
                  <w:i w:val="0"/>
                  <w:iCs w:val="0"/>
                  <w:color w:val="auto"/>
                  <w:kern w:val="0"/>
                  <w:sz w:val="21"/>
                  <w:szCs w:val="21"/>
                  <w:highlight w:val="none"/>
                  <w:u w:val="none"/>
                  <w:lang w:val="en-US" w:eastAsia="zh-CN" w:bidi="ar"/>
                </w:rPr>
                <w:t>中标后可以根据采购方需求深化</w:t>
              </w:r>
            </w:ins>
            <w:r>
              <w:rPr>
                <w:rFonts w:hint="eastAsia" w:ascii="宋体" w:hAnsi="宋体" w:eastAsia="宋体" w:cs="宋体"/>
                <w:b w:val="0"/>
                <w:bCs w:val="0"/>
                <w:i w:val="0"/>
                <w:iCs w:val="0"/>
                <w:color w:val="auto"/>
                <w:kern w:val="0"/>
                <w:sz w:val="21"/>
                <w:szCs w:val="21"/>
                <w:highlight w:val="none"/>
                <w:u w:val="none"/>
                <w:lang w:val="en-US" w:eastAsia="zh-CN" w:bidi="ar"/>
              </w:rPr>
              <w:t>。</w:t>
            </w:r>
          </w:p>
        </w:tc>
      </w:tr>
      <w:tr w14:paraId="3E903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0A79DD0E">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032075AB">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436A229D">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55.5胶粘剂：木质部件胶粘剂采用环保水基型拼板胶，游离甲醛、苯、甲苯+二甲苯、总挥发性有机物均符合GB 18583-2008、SZJG 52-2016标准要求。</w:t>
            </w:r>
          </w:p>
        </w:tc>
      </w:tr>
      <w:tr w14:paraId="4DCB5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14FF309F">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54389293">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695215C6">
            <w:pPr>
              <w:keepNext w:val="0"/>
              <w:keepLines w:val="0"/>
              <w:pageBreakBefore w:val="0"/>
              <w:widowControl/>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55.6油漆：采用环保水性油漆，经过三底两面油漆工序，木纹纹理清晰，色泽均匀、光滑耐用。油漆表面无尘粒、气泡、渣点、边缘及立面无流挂等现象。</w:t>
            </w:r>
            <w:r>
              <w:rPr>
                <w:rFonts w:hint="eastAsia" w:ascii="宋体" w:hAnsi="宋体" w:eastAsia="宋体" w:cs="宋体"/>
                <w:b w:val="0"/>
                <w:bCs w:val="0"/>
                <w:color w:val="auto"/>
                <w:kern w:val="0"/>
                <w:sz w:val="21"/>
                <w:szCs w:val="21"/>
                <w:highlight w:val="none"/>
                <w:u w:val="none"/>
                <w:lang w:eastAsia="zh-CN" w:bidi="ar"/>
              </w:rPr>
              <w:t>水性漆的重金属元素含量（包括铅、镉、六价铬、汞、砷、钡、硒、锑、钴）均未检出；VOC含量、甲醛含量、乙二醇醚及醚酯总和含量、苯系物总和含量、烷基酚聚氧乙烯醚总和含量均符合GB 18581-2020、GB/T 35602-2017标准要求。</w:t>
            </w:r>
          </w:p>
        </w:tc>
      </w:tr>
      <w:tr w14:paraId="608E0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6419545A">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6A561940">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4B31EDAB">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55.7五金配件：阻尼铰链和锁具，配可折叠钥匙，经防腐，防锈处理。铰链的过载要求（包括垂直静载荷（30kg）、水平静载荷（70N））、功能要求（包括操作力、耐久性(80000次)）、下沉量、耐腐蚀均符合QB/T 2189-2013标准要求。</w:t>
            </w:r>
          </w:p>
        </w:tc>
      </w:tr>
      <w:tr w14:paraId="780B7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732CF069">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56</w:t>
            </w:r>
          </w:p>
        </w:tc>
        <w:tc>
          <w:tcPr>
            <w:tcW w:w="1678" w:type="dxa"/>
            <w:vMerge w:val="restart"/>
            <w:vAlign w:val="center"/>
          </w:tcPr>
          <w:p w14:paraId="62475CC5">
            <w:pPr>
              <w:keepNext w:val="0"/>
              <w:keepLines w:val="0"/>
              <w:pageBreakBefore w:val="0"/>
              <w:widowControl/>
              <w:suppressLineNumbers w:val="0"/>
              <w:wordWrap/>
              <w:overflowPunct/>
              <w:topLinePunct w:val="0"/>
              <w:bidi w:val="0"/>
              <w:snapToGrid/>
              <w:spacing w:line="312" w:lineRule="auto"/>
              <w:ind w:left="0"/>
              <w:jc w:val="center"/>
              <w:textAlignment w:val="center"/>
              <w:rPr>
                <w:rFonts w:hint="default"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定制文件柜</w:t>
            </w:r>
          </w:p>
          <w:p w14:paraId="35D5CCA2">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vertAlign w:val="baseline"/>
              </w:rPr>
            </w:pPr>
          </w:p>
        </w:tc>
        <w:tc>
          <w:tcPr>
            <w:tcW w:w="6575" w:type="dxa"/>
            <w:vAlign w:val="center"/>
          </w:tcPr>
          <w:p w14:paraId="2920BE64">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56.1规格：（900W*400D*2000H）mm±20mm；</w:t>
            </w:r>
          </w:p>
        </w:tc>
      </w:tr>
      <w:tr w14:paraId="6157F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27AC36D1">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555C973D">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09AF4063">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56.2基材：支撑脚架及框架采用红橡木原木方加工成型，木方直径40mm-80mm之间（后期根据款式及结构深化）；面板基材采用ENF级</w:t>
            </w:r>
            <w:r>
              <w:rPr>
                <w:rFonts w:hint="eastAsia" w:ascii="宋体" w:hAnsi="宋体" w:eastAsia="宋体" w:cs="宋体"/>
                <w:b w:val="0"/>
                <w:bCs w:val="0"/>
                <w:color w:val="auto"/>
                <w:sz w:val="21"/>
                <w:szCs w:val="21"/>
                <w:highlight w:val="none"/>
                <w:lang w:val="en-US" w:eastAsia="zh-CN"/>
              </w:rPr>
              <w:t>无醛</w:t>
            </w:r>
            <w:r>
              <w:rPr>
                <w:rFonts w:hint="eastAsia" w:ascii="宋体" w:hAnsi="宋体" w:eastAsia="宋体" w:cs="宋体"/>
                <w:b w:val="0"/>
                <w:bCs w:val="0"/>
                <w:color w:val="auto"/>
                <w:sz w:val="21"/>
                <w:szCs w:val="21"/>
                <w:highlight w:val="none"/>
              </w:rPr>
              <w:t>板</w:t>
            </w:r>
            <w:r>
              <w:rPr>
                <w:rFonts w:hint="eastAsia" w:ascii="宋体" w:hAnsi="宋体" w:eastAsia="宋体" w:cs="宋体"/>
                <w:b w:val="0"/>
                <w:bCs w:val="0"/>
                <w:i w:val="0"/>
                <w:iCs w:val="0"/>
                <w:color w:val="auto"/>
                <w:kern w:val="0"/>
                <w:sz w:val="21"/>
                <w:szCs w:val="21"/>
                <w:highlight w:val="none"/>
                <w:u w:val="none"/>
                <w:lang w:val="en-US" w:eastAsia="zh-CN" w:bidi="ar"/>
              </w:rPr>
              <w:t>，</w:t>
            </w:r>
            <w:r>
              <w:rPr>
                <w:rFonts w:hint="eastAsia" w:ascii="宋体" w:hAnsi="宋体" w:eastAsia="宋体" w:cs="宋体"/>
                <w:b w:val="0"/>
                <w:bCs w:val="0"/>
                <w:i w:val="0"/>
                <w:iCs w:val="0"/>
                <w:color w:val="auto"/>
                <w:kern w:val="0"/>
                <w:sz w:val="21"/>
                <w:szCs w:val="21"/>
                <w:highlight w:val="none"/>
                <w:lang w:val="en-US" w:eastAsia="zh-CN" w:bidi="ar"/>
              </w:rPr>
              <w:t>台面厚度≥25mm，副柜侧板、门板≥16mm、背板≥9mm；；</w:t>
            </w:r>
            <w:r>
              <w:rPr>
                <w:rFonts w:hint="eastAsia" w:ascii="宋体" w:hAnsi="宋体" w:eastAsia="宋体" w:cs="宋体"/>
                <w:b w:val="0"/>
                <w:bCs w:val="0"/>
                <w:i w:val="0"/>
                <w:iCs w:val="0"/>
                <w:color w:val="auto"/>
                <w:kern w:val="0"/>
                <w:sz w:val="21"/>
                <w:szCs w:val="21"/>
                <w:highlight w:val="none"/>
                <w:u w:val="none"/>
                <w:lang w:val="en-US" w:eastAsia="zh-CN" w:bidi="ar"/>
              </w:rPr>
              <w:t>多层板的胶合强度、含水率、浸渍剥离、静曲强度、弹性模量、甲醛释放量、挥发性有机化合物（72h）的苯、甲苯、二甲苯，TVOC符合 GB 18580-2017、GB/T 35601-2017、GB/T 9846-2015、GB/T 39600-2021标准要求。</w:t>
            </w:r>
          </w:p>
        </w:tc>
      </w:tr>
      <w:tr w14:paraId="3936C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31BB5074">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7DDE73E2">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10471C06">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56.3工艺：</w:t>
            </w:r>
            <w:r>
              <w:rPr>
                <w:rFonts w:hint="eastAsia" w:ascii="宋体" w:hAnsi="宋体" w:eastAsia="宋体" w:cs="宋体"/>
                <w:b w:val="0"/>
                <w:bCs w:val="0"/>
                <w:i w:val="0"/>
                <w:iCs w:val="0"/>
                <w:color w:val="auto"/>
                <w:kern w:val="0"/>
                <w:sz w:val="21"/>
                <w:szCs w:val="21"/>
                <w:highlight w:val="none"/>
                <w:lang w:val="en-US" w:eastAsia="zh-CN" w:bidi="ar"/>
              </w:rPr>
              <w:t>表面贴天然实木皮≥0.6mm</w:t>
            </w:r>
            <w:r>
              <w:rPr>
                <w:rFonts w:hint="eastAsia" w:ascii="宋体" w:hAnsi="宋体" w:eastAsia="宋体" w:cs="宋体"/>
                <w:b w:val="0"/>
                <w:bCs w:val="0"/>
                <w:i w:val="0"/>
                <w:iCs w:val="0"/>
                <w:color w:val="auto"/>
                <w:kern w:val="0"/>
                <w:sz w:val="21"/>
                <w:szCs w:val="21"/>
                <w:highlight w:val="none"/>
                <w:u w:val="none"/>
                <w:lang w:val="en-US" w:eastAsia="zh-CN" w:bidi="ar"/>
              </w:rPr>
              <w:t>，木皮宽度</w:t>
            </w:r>
            <w:r>
              <w:rPr>
                <w:rFonts w:hint="eastAsia" w:ascii="宋体" w:hAnsi="宋体" w:eastAsia="宋体" w:cs="宋体"/>
                <w:b w:val="0"/>
                <w:bCs w:val="0"/>
                <w:i w:val="0"/>
                <w:iCs w:val="0"/>
                <w:color w:val="auto"/>
                <w:kern w:val="0"/>
                <w:sz w:val="21"/>
                <w:szCs w:val="21"/>
                <w:highlight w:val="none"/>
                <w:lang w:val="en-US" w:eastAsia="zh-CN" w:bidi="ar"/>
              </w:rPr>
              <w:t>≥200mm，实木封边工艺，</w:t>
            </w:r>
            <w:r>
              <w:rPr>
                <w:rFonts w:hint="eastAsia" w:ascii="宋体" w:hAnsi="宋体" w:eastAsia="宋体" w:cs="宋体"/>
                <w:b w:val="0"/>
                <w:bCs w:val="0"/>
                <w:i w:val="0"/>
                <w:iCs w:val="0"/>
                <w:color w:val="auto"/>
                <w:kern w:val="0"/>
                <w:sz w:val="21"/>
                <w:szCs w:val="21"/>
                <w:highlight w:val="none"/>
                <w:u w:val="none"/>
                <w:lang w:val="en-US" w:eastAsia="zh-CN" w:bidi="ar"/>
              </w:rPr>
              <w:t>封边倒角圆滑、经精修边，无外露胶痕</w:t>
            </w:r>
            <w:r>
              <w:rPr>
                <w:rFonts w:hint="eastAsia" w:ascii="宋体" w:hAnsi="宋体" w:eastAsia="宋体" w:cs="宋体"/>
                <w:b w:val="0"/>
                <w:bCs w:val="0"/>
                <w:i w:val="0"/>
                <w:iCs w:val="0"/>
                <w:color w:val="auto"/>
                <w:kern w:val="0"/>
                <w:sz w:val="21"/>
                <w:szCs w:val="21"/>
                <w:highlight w:val="none"/>
                <w:lang w:val="en-US" w:eastAsia="zh-CN" w:bidi="ar"/>
              </w:rPr>
              <w:t>。具有防水、防潮、防交叉感染、耐磨性能强；</w:t>
            </w:r>
          </w:p>
        </w:tc>
      </w:tr>
      <w:tr w14:paraId="5FCA1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036202CA">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760A99D4">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47E72A4C">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lang w:val="en-US" w:eastAsia="zh-CN" w:bidi="ar"/>
              </w:rPr>
              <w:t>56.4功能</w:t>
            </w:r>
            <w:r>
              <w:rPr>
                <w:rFonts w:hint="eastAsia" w:ascii="宋体" w:hAnsi="宋体" w:eastAsia="宋体" w:cs="宋体"/>
                <w:b w:val="0"/>
                <w:bCs w:val="0"/>
                <w:i w:val="0"/>
                <w:iCs w:val="0"/>
                <w:color w:val="auto"/>
                <w:kern w:val="0"/>
                <w:sz w:val="21"/>
                <w:szCs w:val="21"/>
                <w:highlight w:val="none"/>
                <w:u w:val="none"/>
                <w:lang w:val="en-US" w:eastAsia="zh-CN" w:bidi="ar"/>
              </w:rPr>
              <w:t>配置：</w:t>
            </w:r>
            <w:r>
              <w:rPr>
                <w:rFonts w:hint="eastAsia" w:ascii="宋体" w:hAnsi="宋体" w:eastAsia="宋体" w:cs="宋体"/>
                <w:b w:val="0"/>
                <w:bCs w:val="0"/>
                <w:i w:val="0"/>
                <w:iCs w:val="0"/>
                <w:color w:val="auto"/>
                <w:kern w:val="0"/>
                <w:sz w:val="21"/>
                <w:szCs w:val="21"/>
                <w:highlight w:val="none"/>
                <w:lang w:val="en-US" w:eastAsia="zh-CN" w:bidi="ar"/>
              </w:rPr>
              <w:t>采用掩门结构，上部玻璃门，采用钢化玻璃带3c标识,内部配置不少于2块层板，下部木质掩门，配置不少于1块活动层板。可选配置衣柜，内配挂衣杆。功能及结构</w:t>
            </w:r>
            <w:del w:id="101" w:author="董馨如" w:date="2024-10-16T15:02:22Z">
              <w:r>
                <w:rPr>
                  <w:rFonts w:hint="eastAsia" w:ascii="宋体" w:hAnsi="宋体" w:eastAsia="宋体" w:cs="宋体"/>
                  <w:b w:val="0"/>
                  <w:bCs w:val="0"/>
                  <w:i w:val="0"/>
                  <w:iCs w:val="0"/>
                  <w:color w:val="auto"/>
                  <w:kern w:val="0"/>
                  <w:sz w:val="21"/>
                  <w:szCs w:val="21"/>
                  <w:highlight w:val="none"/>
                  <w:lang w:val="en-US" w:eastAsia="zh-CN" w:bidi="ar"/>
                </w:rPr>
                <w:delText>根据采购方需求深化</w:delText>
              </w:r>
            </w:del>
            <w:ins w:id="102" w:author="董馨如" w:date="2024-10-16T15:02:22Z">
              <w:r>
                <w:rPr>
                  <w:rFonts w:hint="eastAsia" w:ascii="宋体" w:hAnsi="宋体" w:eastAsia="宋体" w:cs="宋体"/>
                  <w:b w:val="0"/>
                  <w:bCs w:val="0"/>
                  <w:i w:val="0"/>
                  <w:iCs w:val="0"/>
                  <w:color w:val="auto"/>
                  <w:kern w:val="0"/>
                  <w:sz w:val="21"/>
                  <w:szCs w:val="21"/>
                  <w:highlight w:val="none"/>
                  <w:lang w:val="en-US" w:eastAsia="zh-CN" w:bidi="ar"/>
                </w:rPr>
                <w:t>中标后可以根据采购方需求深化</w:t>
              </w:r>
            </w:ins>
            <w:r>
              <w:rPr>
                <w:rFonts w:hint="eastAsia" w:ascii="宋体" w:hAnsi="宋体" w:eastAsia="宋体" w:cs="宋体"/>
                <w:b w:val="0"/>
                <w:bCs w:val="0"/>
                <w:i w:val="0"/>
                <w:iCs w:val="0"/>
                <w:color w:val="auto"/>
                <w:kern w:val="0"/>
                <w:sz w:val="21"/>
                <w:szCs w:val="21"/>
                <w:highlight w:val="none"/>
                <w:lang w:val="en-US" w:eastAsia="zh-CN" w:bidi="ar"/>
              </w:rPr>
              <w:t>。</w:t>
            </w:r>
          </w:p>
        </w:tc>
      </w:tr>
      <w:tr w14:paraId="6ECAC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7A554271">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6FA9A9F4">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70DE114F">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56.5胶粘剂：木质部件胶粘剂采用环保水基型拼板胶，游离甲醛、苯、甲苯+二甲苯、总挥发性有机物均符合GB 18583-2008、SZJG 52-2016标准要求。</w:t>
            </w:r>
          </w:p>
        </w:tc>
      </w:tr>
      <w:tr w14:paraId="02096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398D6F5A">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1ABB06A0">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687EE28A">
            <w:pPr>
              <w:keepNext w:val="0"/>
              <w:keepLines w:val="0"/>
              <w:pageBreakBefore w:val="0"/>
              <w:widowControl/>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56.6油漆：采用环保水性油漆，经过三底两面油漆工序，木纹纹理清晰，色泽均匀、光滑耐用。油漆表面无尘粒、气泡、渣点、边缘及立面无流挂等现象。</w:t>
            </w:r>
            <w:r>
              <w:rPr>
                <w:rFonts w:hint="eastAsia" w:ascii="宋体" w:hAnsi="宋体" w:eastAsia="宋体" w:cs="宋体"/>
                <w:b w:val="0"/>
                <w:bCs w:val="0"/>
                <w:color w:val="auto"/>
                <w:kern w:val="0"/>
                <w:sz w:val="21"/>
                <w:szCs w:val="21"/>
                <w:highlight w:val="none"/>
                <w:u w:val="none"/>
                <w:lang w:eastAsia="zh-CN" w:bidi="ar"/>
              </w:rPr>
              <w:t>水性漆的重金属元素含量（包括铅、镉、六价铬、汞、砷、钡、硒、锑、钴）均未检出；VOC含量、甲醛含量、乙二醇醚及醚酯总和含量、苯系物总和含量、烷基酚聚氧乙烯醚总和含量均符合GB 18581-2020、GB/T 35602-2017标准要求。</w:t>
            </w:r>
          </w:p>
        </w:tc>
      </w:tr>
      <w:tr w14:paraId="31578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4DC41CB3">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2FF8A2C7">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74542409">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56.7五金配件：阻尼铰链和锁具，配可折叠钥匙，经防腐，防锈处理。铰链的过载要求（包括垂直静载荷（30kg）、水平静载荷（70N））、功能要求（包括操作力、耐久性(80000次)）、下沉量、耐腐蚀均符合QB/T 2189-2013标准要求。</w:t>
            </w:r>
          </w:p>
        </w:tc>
      </w:tr>
      <w:tr w14:paraId="4C7BA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1D4105D9">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57</w:t>
            </w:r>
          </w:p>
        </w:tc>
        <w:tc>
          <w:tcPr>
            <w:tcW w:w="1678" w:type="dxa"/>
            <w:vMerge w:val="restart"/>
            <w:vAlign w:val="center"/>
          </w:tcPr>
          <w:p w14:paraId="3E5273C4">
            <w:pPr>
              <w:keepNext w:val="0"/>
              <w:keepLines w:val="0"/>
              <w:pageBreakBefore w:val="0"/>
              <w:widowControl/>
              <w:suppressLineNumbers w:val="0"/>
              <w:wordWrap/>
              <w:overflowPunct/>
              <w:topLinePunct w:val="0"/>
              <w:bidi w:val="0"/>
              <w:snapToGrid/>
              <w:spacing w:line="312" w:lineRule="auto"/>
              <w:ind w:left="0"/>
              <w:jc w:val="center"/>
              <w:textAlignment w:val="center"/>
              <w:rPr>
                <w:rFonts w:hint="default"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屏风卡位</w:t>
            </w:r>
          </w:p>
          <w:p w14:paraId="1D733C23">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vertAlign w:val="baseline"/>
              </w:rPr>
            </w:pPr>
          </w:p>
        </w:tc>
        <w:tc>
          <w:tcPr>
            <w:tcW w:w="6575" w:type="dxa"/>
            <w:vAlign w:val="center"/>
          </w:tcPr>
          <w:p w14:paraId="148E2A2D">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57.1规格：（1400W*700D*1100H）mm±10mm；</w:t>
            </w:r>
          </w:p>
        </w:tc>
      </w:tr>
      <w:tr w14:paraId="31F27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5C35B64C">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4E351AEE">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673B76BF">
            <w:pPr>
              <w:keepNext w:val="0"/>
              <w:keepLines w:val="0"/>
              <w:pageBreakBefore w:val="0"/>
              <w:widowControl w:val="0"/>
              <w:wordWrap/>
              <w:overflowPunct/>
              <w:topLinePunct w:val="0"/>
              <w:bidi w:val="0"/>
              <w:snapToGrid/>
              <w:spacing w:line="312" w:lineRule="auto"/>
              <w:ind w:left="0" w:leftChars="0"/>
              <w:jc w:val="left"/>
              <w:rPr>
                <w:rFonts w:hint="eastAsia" w:ascii="宋体" w:hAnsi="宋体" w:eastAsia="宋体" w:cs="宋体"/>
                <w:color w:val="auto"/>
                <w:sz w:val="21"/>
                <w:szCs w:val="21"/>
                <w:highlight w:val="none"/>
                <w:vertAlign w:val="baseline"/>
                <w:lang w:val="en-US"/>
              </w:rPr>
            </w:pPr>
            <w:r>
              <w:rPr>
                <w:rFonts w:hint="eastAsia" w:ascii="宋体" w:hAnsi="宋体" w:eastAsia="宋体" w:cs="宋体"/>
                <w:b w:val="0"/>
                <w:bCs w:val="0"/>
                <w:i w:val="0"/>
                <w:iCs w:val="0"/>
                <w:color w:val="auto"/>
                <w:kern w:val="0"/>
                <w:sz w:val="21"/>
                <w:szCs w:val="21"/>
                <w:highlight w:val="none"/>
                <w:u w:val="none"/>
                <w:lang w:val="en-US" w:eastAsia="zh-CN" w:bidi="ar"/>
              </w:rPr>
              <w:t>57.2基材：屏风框架采用铝合金，厚度为≥1.2mm，由厚屏风（60mm±5mm）+薄屏风（32mm±5mm）；屏风侧边框柱顶部封盖为锌合金材质；台面</w:t>
            </w:r>
            <w:r>
              <w:rPr>
                <w:rFonts w:hint="eastAsia" w:ascii="宋体" w:hAnsi="宋体" w:eastAsia="宋体" w:cs="宋体"/>
                <w:b w:val="0"/>
                <w:bCs w:val="0"/>
                <w:color w:val="auto"/>
                <w:sz w:val="21"/>
                <w:szCs w:val="21"/>
                <w:highlight w:val="none"/>
              </w:rPr>
              <w:t>采用</w:t>
            </w:r>
            <w:r>
              <w:rPr>
                <w:rFonts w:hint="eastAsia" w:ascii="宋体" w:hAnsi="宋体" w:eastAsia="宋体" w:cs="宋体"/>
                <w:b w:val="0"/>
                <w:bCs w:val="0"/>
                <w:color w:val="auto"/>
                <w:sz w:val="21"/>
                <w:szCs w:val="21"/>
                <w:highlight w:val="none"/>
                <w:lang w:eastAsia="zh-CN"/>
              </w:rPr>
              <w:t>三聚氰胺浸渍纸</w:t>
            </w:r>
            <w:r>
              <w:rPr>
                <w:rFonts w:hint="eastAsia" w:ascii="宋体" w:hAnsi="宋体" w:eastAsia="宋体" w:cs="宋体"/>
                <w:b w:val="0"/>
                <w:bCs w:val="0"/>
                <w:color w:val="auto"/>
                <w:sz w:val="21"/>
                <w:szCs w:val="21"/>
                <w:highlight w:val="none"/>
              </w:rPr>
              <w:t>.基材</w:t>
            </w:r>
            <w:r>
              <w:rPr>
                <w:rFonts w:hint="eastAsia" w:ascii="宋体" w:hAnsi="宋体" w:eastAsia="宋体" w:cs="宋体"/>
                <w:b w:val="0"/>
                <w:bCs w:val="0"/>
                <w:color w:val="auto"/>
                <w:sz w:val="21"/>
                <w:szCs w:val="21"/>
                <w:highlight w:val="none"/>
                <w:lang w:val="en-US" w:eastAsia="zh-CN"/>
              </w:rPr>
              <w:t>采用</w:t>
            </w:r>
            <w:r>
              <w:rPr>
                <w:rFonts w:hint="eastAsia" w:ascii="宋体" w:hAnsi="宋体" w:eastAsia="宋体" w:cs="宋体"/>
                <w:b w:val="0"/>
                <w:bCs w:val="0"/>
                <w:i w:val="0"/>
                <w:iCs w:val="0"/>
                <w:color w:val="auto"/>
                <w:kern w:val="0"/>
                <w:sz w:val="21"/>
                <w:szCs w:val="21"/>
                <w:highlight w:val="none"/>
                <w:u w:val="none"/>
                <w:lang w:val="en-US" w:eastAsia="zh-CN" w:bidi="ar"/>
              </w:rPr>
              <w:t>新国标环保</w:t>
            </w:r>
            <w:r>
              <w:rPr>
                <w:rFonts w:hint="eastAsia" w:ascii="宋体" w:hAnsi="宋体" w:eastAsia="宋体" w:cs="宋体"/>
                <w:i w:val="0"/>
                <w:iCs w:val="0"/>
                <w:color w:val="auto"/>
                <w:kern w:val="0"/>
                <w:sz w:val="21"/>
                <w:szCs w:val="21"/>
                <w:highlight w:val="none"/>
                <w:u w:val="none"/>
                <w:lang w:val="en-US" w:eastAsia="zh-CN" w:bidi="ar"/>
              </w:rPr>
              <w:t>ENF级纤维板</w:t>
            </w:r>
            <w:r>
              <w:rPr>
                <w:rFonts w:hint="eastAsia" w:ascii="宋体" w:hAnsi="宋体" w:eastAsia="宋体" w:cs="宋体"/>
                <w:b w:val="0"/>
                <w:bCs w:val="0"/>
                <w:color w:val="auto"/>
                <w:sz w:val="21"/>
                <w:szCs w:val="21"/>
                <w:highlight w:val="none"/>
              </w:rPr>
              <w:t>.台面厚度25mm ，承重力强。 封边：采用环保加厚PVC硬胶边，ABS环保热熔颗粒胶封边处理，封边严密、平整、无脱胶，表面无胶渍</w:t>
            </w:r>
            <w:r>
              <w:rPr>
                <w:rFonts w:hint="eastAsia" w:ascii="宋体" w:hAnsi="宋体" w:eastAsia="宋体" w:cs="宋体"/>
                <w:b w:val="0"/>
                <w:bCs w:val="0"/>
                <w:i w:val="0"/>
                <w:iCs w:val="0"/>
                <w:color w:val="auto"/>
                <w:kern w:val="0"/>
                <w:sz w:val="21"/>
                <w:szCs w:val="21"/>
                <w:highlight w:val="none"/>
                <w:u w:val="none"/>
                <w:lang w:val="en-US" w:eastAsia="zh-CN" w:bidi="ar"/>
              </w:rPr>
              <w:t>，可根据采购方需求搭配钢化玻璃；</w:t>
            </w:r>
          </w:p>
        </w:tc>
      </w:tr>
      <w:tr w14:paraId="60697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5A04D1A7">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10FB1AAB">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4372EBEF">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57.3工艺：屏风的顶部和侧边外观为平直型，屏风与屏风连接采用锌合金扣件连接，其扣件可以根据屏风高度可在屏风侧边框柱上任意滑动调节，不受螺丝固定死不可调节；屏风框架通过挤压设备生产并热处理，表面氧化膜工艺；</w:t>
            </w:r>
          </w:p>
        </w:tc>
      </w:tr>
      <w:tr w14:paraId="180CA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39FADB95">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6F496BF3">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3B5D7654">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57.4功能配置：台面板配有电源过线孔，配置合金线盖；配插座，包含不少于三个五孔插座、两个弱电插口（根据现场线路及采购方需求配置）。屏风顶部配挂件槽，配置功能挂件如下：名牌、文件架、笔筒。</w:t>
            </w:r>
          </w:p>
        </w:tc>
      </w:tr>
      <w:tr w14:paraId="76023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08FF0085">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58</w:t>
            </w:r>
          </w:p>
        </w:tc>
        <w:tc>
          <w:tcPr>
            <w:tcW w:w="1678" w:type="dxa"/>
            <w:vMerge w:val="restart"/>
            <w:vAlign w:val="center"/>
          </w:tcPr>
          <w:p w14:paraId="60590F4C">
            <w:pPr>
              <w:keepNext w:val="0"/>
              <w:keepLines w:val="0"/>
              <w:pageBreakBefore w:val="0"/>
              <w:widowControl/>
              <w:suppressLineNumbers w:val="0"/>
              <w:wordWrap/>
              <w:overflowPunct/>
              <w:topLinePunct w:val="0"/>
              <w:bidi w:val="0"/>
              <w:snapToGrid/>
              <w:spacing w:line="312" w:lineRule="auto"/>
              <w:ind w:left="0"/>
              <w:jc w:val="center"/>
              <w:textAlignment w:val="center"/>
              <w:rPr>
                <w:rFonts w:hint="default" w:ascii="宋体" w:hAnsi="宋体" w:eastAsia="宋体" w:cs="宋体"/>
                <w:b w:val="0"/>
                <w:bCs w:val="0"/>
                <w:color w:val="auto"/>
                <w:sz w:val="21"/>
                <w:szCs w:val="21"/>
                <w:highlight w:val="none"/>
                <w:vertAlign w:val="baseline"/>
                <w:lang w:val="en-US"/>
              </w:rPr>
            </w:pPr>
            <w:r>
              <w:rPr>
                <w:rFonts w:hint="eastAsia" w:ascii="宋体" w:hAnsi="宋体" w:eastAsia="宋体" w:cs="宋体"/>
                <w:b w:val="0"/>
                <w:bCs w:val="0"/>
                <w:color w:val="auto"/>
                <w:sz w:val="21"/>
                <w:szCs w:val="21"/>
                <w:highlight w:val="none"/>
                <w:lang w:val="en-US" w:eastAsia="zh-CN"/>
              </w:rPr>
              <w:t>钢制三抽柜1</w:t>
            </w:r>
          </w:p>
        </w:tc>
        <w:tc>
          <w:tcPr>
            <w:tcW w:w="6575" w:type="dxa"/>
            <w:vAlign w:val="center"/>
          </w:tcPr>
          <w:p w14:paraId="597CAB28">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58.1规格：（400W*500D*600H）mm±10mm；</w:t>
            </w:r>
          </w:p>
        </w:tc>
      </w:tr>
      <w:tr w14:paraId="753CD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34D1CA23">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2B85369E">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1235F993">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58.2基材：全钢制三抽柜，柜身薄边工艺，采用不低于0.8mm的双面电解钢板，产品经过十道防锈前处理；表面静电喷涂工艺。钢板厚度≥0.8mm，柜体表面颜色为木纹色；</w:t>
            </w:r>
          </w:p>
        </w:tc>
      </w:tr>
      <w:tr w14:paraId="37B2C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790190D7">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48DAE8CF">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2241249A">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default"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58.3工艺：整体薄边设计，采用流线型，凸出线条感；封底设计，防止老鼠、蟑螂等进入抽屉内部。</w:t>
            </w:r>
          </w:p>
        </w:tc>
      </w:tr>
      <w:tr w14:paraId="12CD4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63DB6DA0">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6A8B1A1D">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0CF599D3">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58.4功能配置：三抽屉，采用三节路轨，内扣式隐藏拉手，配联动锁。滑轨为三节式全展全钢珠滑轨。各抽屉设计互锁功能；</w:t>
            </w:r>
          </w:p>
        </w:tc>
      </w:tr>
      <w:tr w14:paraId="36CC9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52FA921E">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0A12ED3C">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1B049515">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58.5五金配件：导轨的过载要求（包括垂直向下静载荷（300N）、水平侧向静载荷（150N）、猛关或猛开）、功能要求（包括操作力、耐久性(80000次)、拉出安全性、下沉量、耐腐蚀均符合QB/T 2454-2013标准要求。</w:t>
            </w:r>
          </w:p>
        </w:tc>
      </w:tr>
      <w:tr w14:paraId="1C43B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42E8F161">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59</w:t>
            </w:r>
          </w:p>
        </w:tc>
        <w:tc>
          <w:tcPr>
            <w:tcW w:w="1678" w:type="dxa"/>
            <w:vMerge w:val="restart"/>
            <w:vAlign w:val="center"/>
          </w:tcPr>
          <w:p w14:paraId="00D5C06F">
            <w:pPr>
              <w:keepNext w:val="0"/>
              <w:keepLines w:val="0"/>
              <w:pageBreakBefore w:val="0"/>
              <w:widowControl/>
              <w:suppressLineNumbers w:val="0"/>
              <w:wordWrap/>
              <w:overflowPunct/>
              <w:topLinePunct w:val="0"/>
              <w:bidi w:val="0"/>
              <w:snapToGrid/>
              <w:spacing w:line="312" w:lineRule="auto"/>
              <w:ind w:left="0"/>
              <w:jc w:val="center"/>
              <w:textAlignment w:val="center"/>
              <w:rPr>
                <w:rFonts w:hint="default" w:ascii="宋体" w:hAnsi="宋体" w:eastAsia="宋体" w:cs="宋体"/>
                <w:b/>
                <w:bCs/>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屏风卡位（带午休床）</w:t>
            </w:r>
          </w:p>
          <w:p w14:paraId="4AB0527A">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vertAlign w:val="baseline"/>
              </w:rPr>
            </w:pPr>
          </w:p>
        </w:tc>
        <w:tc>
          <w:tcPr>
            <w:tcW w:w="6575" w:type="dxa"/>
            <w:vAlign w:val="center"/>
          </w:tcPr>
          <w:p w14:paraId="4551DF8A">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59.1规格：（1500W*1500D*1100H）mm±10mm；</w:t>
            </w:r>
          </w:p>
        </w:tc>
      </w:tr>
      <w:tr w14:paraId="2B4E0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38683492">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1468308A">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28B3E56A">
            <w:pPr>
              <w:keepNext w:val="0"/>
              <w:keepLines w:val="0"/>
              <w:pageBreakBefore w:val="0"/>
              <w:widowControl w:val="0"/>
              <w:wordWrap/>
              <w:overflowPunct/>
              <w:topLinePunct w:val="0"/>
              <w:bidi w:val="0"/>
              <w:snapToGrid/>
              <w:spacing w:line="312" w:lineRule="auto"/>
              <w:ind w:left="0" w:leftChars="0"/>
              <w:jc w:val="left"/>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59.2基材：屏风框架采用铝合金，厚度为≥1.2mm，由厚屏风（60mm±5mm）+薄屏风（32mm±5mm）；屏风侧边框柱顶部封盖为锌合金材质台面</w:t>
            </w:r>
            <w:r>
              <w:rPr>
                <w:rFonts w:hint="eastAsia" w:ascii="宋体" w:hAnsi="宋体" w:eastAsia="宋体" w:cs="宋体"/>
                <w:b w:val="0"/>
                <w:bCs w:val="0"/>
                <w:color w:val="auto"/>
                <w:sz w:val="21"/>
                <w:szCs w:val="21"/>
                <w:highlight w:val="none"/>
              </w:rPr>
              <w:t>采用</w:t>
            </w:r>
            <w:r>
              <w:rPr>
                <w:rFonts w:hint="eastAsia" w:ascii="宋体" w:hAnsi="宋体" w:eastAsia="宋体" w:cs="宋体"/>
                <w:b w:val="0"/>
                <w:bCs w:val="0"/>
                <w:color w:val="auto"/>
                <w:sz w:val="21"/>
                <w:szCs w:val="21"/>
                <w:highlight w:val="none"/>
                <w:lang w:eastAsia="zh-CN"/>
              </w:rPr>
              <w:t>三聚氰胺浸渍纸</w:t>
            </w:r>
            <w:r>
              <w:rPr>
                <w:rFonts w:hint="eastAsia" w:ascii="宋体" w:hAnsi="宋体" w:eastAsia="宋体" w:cs="宋体"/>
                <w:b w:val="0"/>
                <w:bCs w:val="0"/>
                <w:color w:val="auto"/>
                <w:sz w:val="21"/>
                <w:szCs w:val="21"/>
                <w:highlight w:val="none"/>
              </w:rPr>
              <w:t>.基材为</w:t>
            </w:r>
            <w:r>
              <w:rPr>
                <w:rFonts w:hint="eastAsia" w:ascii="宋体" w:hAnsi="宋体" w:eastAsia="宋体" w:cs="宋体"/>
                <w:b w:val="0"/>
                <w:bCs w:val="0"/>
                <w:color w:val="auto"/>
                <w:sz w:val="21"/>
                <w:szCs w:val="21"/>
                <w:highlight w:val="none"/>
                <w:lang w:eastAsia="zh-CN"/>
              </w:rPr>
              <w:t>ENF级中密度纤维板</w:t>
            </w:r>
            <w:r>
              <w:rPr>
                <w:rFonts w:hint="eastAsia" w:ascii="宋体" w:hAnsi="宋体" w:eastAsia="宋体" w:cs="宋体"/>
                <w:b w:val="0"/>
                <w:bCs w:val="0"/>
                <w:color w:val="auto"/>
                <w:sz w:val="21"/>
                <w:szCs w:val="21"/>
                <w:highlight w:val="none"/>
              </w:rPr>
              <w:t>.台面厚度25mm ，承重力强。 封边：采用环保加厚PVC硬胶边，ABS环保热熔颗粒胶封边处理，封边严密、平整、无脱胶，表面无胶渍</w:t>
            </w:r>
            <w:r>
              <w:rPr>
                <w:rFonts w:hint="eastAsia" w:ascii="宋体" w:hAnsi="宋体" w:eastAsia="宋体" w:cs="宋体"/>
                <w:b w:val="0"/>
                <w:bCs w:val="0"/>
                <w:i w:val="0"/>
                <w:iCs w:val="0"/>
                <w:color w:val="auto"/>
                <w:kern w:val="0"/>
                <w:sz w:val="21"/>
                <w:szCs w:val="21"/>
                <w:highlight w:val="none"/>
                <w:u w:val="none"/>
                <w:lang w:val="en-US" w:eastAsia="zh-CN" w:bidi="ar"/>
              </w:rPr>
              <w:t>，可根据采购方需求搭配钢化玻璃；</w:t>
            </w:r>
            <w:r>
              <w:rPr>
                <w:rFonts w:hint="eastAsia" w:ascii="宋体" w:hAnsi="宋体" w:eastAsia="宋体" w:cs="宋体"/>
                <w:color w:val="auto"/>
                <w:sz w:val="20"/>
                <w:szCs w:val="20"/>
                <w:highlight w:val="none"/>
              </w:rPr>
              <w:t>全钢制床柜，柜身薄边工艺，采用不低于0.8mm的双面电解钢板。</w:t>
            </w:r>
          </w:p>
        </w:tc>
      </w:tr>
      <w:tr w14:paraId="7BF78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011B5124">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39530205">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22EC925D">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59.3工艺：屏风的顶部和侧边外观为平直型，屏风与屏风连接采用锌合金扣件连接，其扣件可以根据屏风高度可在屏风侧边框柱上任意滑动调节，不受螺丝固定死不可调节；屏风框架通过挤压设备生产并热处理，表面氧化膜工艺；4.功能配置：台面板配有电源过线孔，配置合金线盖。配插座，包含不少于三个五孔插座、两个弱电插口（根据现场线路及采购方需求配置）；配置床柜及午休床。</w:t>
            </w:r>
            <w:r>
              <w:rPr>
                <w:rFonts w:hint="eastAsia" w:ascii="宋体" w:hAnsi="宋体" w:eastAsia="宋体" w:cs="宋体"/>
                <w:b w:val="0"/>
                <w:bCs w:val="0"/>
                <w:color w:val="auto"/>
                <w:kern w:val="0"/>
                <w:sz w:val="21"/>
                <w:szCs w:val="21"/>
                <w:highlight w:val="none"/>
                <w:u w:val="none"/>
                <w:lang w:val="en-US" w:eastAsia="zh-CN" w:bidi="ar"/>
              </w:rPr>
              <w:t>屏风高度1100~1200mm由采购方选定。</w:t>
            </w:r>
            <w:r>
              <w:rPr>
                <w:rFonts w:hint="eastAsia" w:ascii="宋体" w:hAnsi="宋体" w:eastAsia="宋体" w:cs="宋体"/>
                <w:b w:val="0"/>
                <w:bCs w:val="0"/>
                <w:i w:val="0"/>
                <w:iCs w:val="0"/>
                <w:color w:val="auto"/>
                <w:kern w:val="0"/>
                <w:sz w:val="21"/>
                <w:szCs w:val="21"/>
                <w:highlight w:val="none"/>
                <w:u w:val="none"/>
                <w:lang w:val="en-US" w:eastAsia="zh-CN" w:bidi="ar"/>
              </w:rPr>
              <w:t>屏风顶部配挂件槽，配置功能挂件如下：名牌、文件架、笔筒。</w:t>
            </w:r>
          </w:p>
        </w:tc>
      </w:tr>
      <w:tr w14:paraId="302A0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90" w:hRule="atLeast"/>
        </w:trPr>
        <w:tc>
          <w:tcPr>
            <w:tcW w:w="719" w:type="dxa"/>
            <w:vMerge w:val="continue"/>
            <w:vAlign w:val="center"/>
          </w:tcPr>
          <w:p w14:paraId="4DAB697C">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0A57DABE">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42990A57">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59.4五金配件：采用三节路轨，内扣式隐藏拉手，配联动锁；导轨的过载要求（包括垂直向下静载荷（300N）、水平侧向静载荷（150N）、猛关或猛开）、功能要求（包括操作力、耐久性(80000次)、拉出安全性、下沉量、耐腐蚀均符合QB/T 2454-2013标准要求。内扣式隐藏拉手，配联动锁；折叠床软垫为海棉配布面,厚度不低于30mm，平铺后要求平整、饱满。床体为钢架,钢管的壁厚不下于1.2mm；配静音、坚固耐用滑轮。</w:t>
            </w:r>
          </w:p>
        </w:tc>
      </w:tr>
      <w:tr w14:paraId="5D53D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11CB249C">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57E2F66E">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7F2A2657">
            <w:pPr>
              <w:pStyle w:val="19"/>
              <w:keepNext w:val="0"/>
              <w:keepLines w:val="0"/>
              <w:pageBreakBefore w:val="0"/>
              <w:widowControl w:val="0"/>
              <w:wordWrap/>
              <w:overflowPunct/>
              <w:topLinePunct w:val="0"/>
              <w:bidi w:val="0"/>
              <w:spacing w:line="312" w:lineRule="auto"/>
              <w:ind w:left="0" w:leftChars="0"/>
              <w:rPr>
                <w:rFonts w:hint="default"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color w:val="auto"/>
                <w:sz w:val="21"/>
                <w:szCs w:val="21"/>
                <w:highlight w:val="none"/>
                <w:lang w:val="en-US" w:eastAsia="zh-CN"/>
              </w:rPr>
              <w:t>59.5</w:t>
            </w:r>
            <w:r>
              <w:rPr>
                <w:rFonts w:hint="eastAsia" w:ascii="宋体" w:hAnsi="宋体" w:eastAsia="宋体" w:cs="宋体"/>
                <w:b w:val="0"/>
                <w:bCs w:val="0"/>
                <w:i w:val="0"/>
                <w:iCs w:val="0"/>
                <w:color w:val="auto"/>
                <w:kern w:val="0"/>
                <w:sz w:val="21"/>
                <w:szCs w:val="21"/>
                <w:highlight w:val="none"/>
                <w:u w:val="none"/>
                <w:lang w:val="en-US" w:eastAsia="zh-CN" w:bidi="ar"/>
              </w:rPr>
              <w:t>折叠休息床</w:t>
            </w:r>
            <w:r>
              <w:rPr>
                <w:rFonts w:hint="eastAsia" w:ascii="宋体" w:hAnsi="宋体" w:eastAsia="宋体" w:cs="宋体"/>
                <w:color w:val="auto"/>
                <w:sz w:val="21"/>
                <w:szCs w:val="21"/>
                <w:highlight w:val="none"/>
                <w:lang w:val="en-US" w:eastAsia="zh-CN"/>
              </w:rPr>
              <w:t>规格：</w:t>
            </w:r>
            <w:r>
              <w:rPr>
                <w:rFonts w:hint="eastAsia" w:ascii="宋体" w:hAnsi="宋体" w:eastAsia="宋体" w:cs="宋体"/>
                <w:b w:val="0"/>
                <w:bCs w:val="0"/>
                <w:i w:val="0"/>
                <w:iCs w:val="0"/>
                <w:color w:val="auto"/>
                <w:kern w:val="0"/>
                <w:sz w:val="21"/>
                <w:szCs w:val="21"/>
                <w:highlight w:val="none"/>
                <w:u w:val="none"/>
                <w:lang w:val="en-US" w:eastAsia="zh-CN" w:bidi="ar"/>
              </w:rPr>
              <w:t>（1850W*650D*260H）mm±10mm；</w:t>
            </w:r>
          </w:p>
        </w:tc>
      </w:tr>
      <w:tr w14:paraId="69E68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5D97CCF3">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5D7762D7">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200E819D">
            <w:pPr>
              <w:keepNext w:val="0"/>
              <w:keepLines w:val="0"/>
              <w:pageBreakBefore w:val="0"/>
              <w:widowControl/>
              <w:suppressLineNumbers w:val="0"/>
              <w:wordWrap/>
              <w:overflowPunct/>
              <w:topLinePunct w:val="0"/>
              <w:bidi w:val="0"/>
              <w:spacing w:line="312" w:lineRule="auto"/>
              <w:ind w:left="0" w:leftChars="0"/>
              <w:jc w:val="left"/>
              <w:textAlignment w:val="center"/>
              <w:rPr>
                <w:rFonts w:hint="default"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59.6基材：折叠休息床展开尺寸为：W≥W650*≥D1850，折叠床软垫为海棉配布面,厚度不低于30mm，平铺后要求平整、饱满。床体为钢架,钢管的壁厚不下于1.2mm；纺织品甲醛含量、可分解致癌芳香胺染料、可萃取重金属（包括砷As、铅Pb、铬Cr、钴Co、铜Cu、镍Ni、镉Cd、锑Sb、汞Hg、铬Cr（VI））、五氯苯酚均符合GB 18401-2010、HJ 2546-2016、SZJG 52-2016标准要求。</w:t>
            </w:r>
          </w:p>
        </w:tc>
      </w:tr>
      <w:tr w14:paraId="073A5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6596F400">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2D66CA96">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6549D006">
            <w:pPr>
              <w:pStyle w:val="19"/>
              <w:keepNext w:val="0"/>
              <w:keepLines w:val="0"/>
              <w:pageBreakBefore w:val="0"/>
              <w:widowControl w:val="0"/>
              <w:wordWrap/>
              <w:overflowPunct/>
              <w:topLinePunct w:val="0"/>
              <w:bidi w:val="0"/>
              <w:spacing w:line="312" w:lineRule="auto"/>
              <w:ind w:left="0" w:leftChars="0"/>
              <w:rPr>
                <w:rFonts w:hint="default"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59.7功能配置：配静音、坚固耐用滑轮。</w:t>
            </w:r>
          </w:p>
        </w:tc>
      </w:tr>
      <w:tr w14:paraId="364C9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0D9693B7">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773D14F7">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0FD5E930">
            <w:pPr>
              <w:keepNext w:val="0"/>
              <w:keepLines w:val="0"/>
              <w:pageBreakBefore w:val="0"/>
              <w:widowControl/>
              <w:suppressLineNumbers w:val="0"/>
              <w:kinsoku w:val="0"/>
              <w:wordWrap/>
              <w:overflowPunct/>
              <w:topLinePunct w:val="0"/>
              <w:autoSpaceDE w:val="0"/>
              <w:autoSpaceDN w:val="0"/>
              <w:bidi w:val="0"/>
              <w:adjustRightInd w:val="0"/>
              <w:snapToGrid/>
              <w:spacing w:line="312" w:lineRule="auto"/>
              <w:ind w:left="0" w:leftChars="0"/>
              <w:jc w:val="left"/>
              <w:textAlignment w:val="center"/>
              <w:rPr>
                <w:rFonts w:hint="eastAsia" w:ascii="宋体" w:hAnsi="宋体" w:eastAsia="宋体" w:cs="宋体"/>
                <w:b/>
                <w:bCs/>
                <w:color w:val="FF0000"/>
                <w:spacing w:val="-2"/>
                <w:sz w:val="21"/>
                <w:szCs w:val="21"/>
                <w:highlight w:val="none"/>
                <w:lang w:val="en-US" w:eastAsia="zh-CN"/>
              </w:rPr>
            </w:pPr>
            <w:r>
              <w:rPr>
                <w:rFonts w:hint="eastAsia" w:ascii="宋体" w:hAnsi="宋体" w:eastAsia="宋体" w:cs="宋体"/>
                <w:b/>
                <w:bCs/>
                <w:color w:val="FF0000"/>
                <w:sz w:val="21"/>
                <w:szCs w:val="21"/>
                <w:highlight w:val="none"/>
                <w:lang w:val="en-US" w:eastAsia="zh-CN"/>
              </w:rPr>
              <w:t>▲59.8屏风卡位(带午休床)依据</w:t>
            </w:r>
            <w:r>
              <w:rPr>
                <w:b/>
                <w:bCs/>
                <w:color w:val="FF0000"/>
                <w:highlight w:val="none"/>
              </w:rPr>
              <w:t>GB/T</w:t>
            </w:r>
            <w:r>
              <w:rPr>
                <w:rFonts w:hint="eastAsia"/>
                <w:b/>
                <w:bCs/>
                <w:color w:val="FF0000"/>
                <w:highlight w:val="none"/>
                <w:lang w:val="en-US" w:eastAsia="zh-CN"/>
              </w:rPr>
              <w:t xml:space="preserve"> </w:t>
            </w:r>
            <w:r>
              <w:rPr>
                <w:b/>
                <w:bCs/>
                <w:color w:val="FF0000"/>
                <w:highlight w:val="none"/>
              </w:rPr>
              <w:t>22792.1-2009、GB</w:t>
            </w:r>
            <w:r>
              <w:rPr>
                <w:rFonts w:hint="eastAsia"/>
                <w:b/>
                <w:bCs/>
                <w:color w:val="FF0000"/>
                <w:highlight w:val="none"/>
                <w:lang w:val="en-US" w:eastAsia="zh-CN"/>
              </w:rPr>
              <w:t xml:space="preserve"> </w:t>
            </w:r>
            <w:r>
              <w:rPr>
                <w:b/>
                <w:bCs/>
                <w:color w:val="FF0000"/>
                <w:highlight w:val="none"/>
              </w:rPr>
              <w:t>22792.2-2008、GB/T</w:t>
            </w:r>
            <w:r>
              <w:rPr>
                <w:rFonts w:hint="eastAsia"/>
                <w:b/>
                <w:bCs/>
                <w:color w:val="FF0000"/>
                <w:highlight w:val="none"/>
                <w:lang w:val="en-US" w:eastAsia="zh-CN"/>
              </w:rPr>
              <w:t xml:space="preserve"> </w:t>
            </w:r>
            <w:r>
              <w:rPr>
                <w:b/>
                <w:bCs/>
                <w:color w:val="FF0000"/>
                <w:highlight w:val="none"/>
              </w:rPr>
              <w:t>22792.3-2008</w:t>
            </w:r>
            <w:r>
              <w:rPr>
                <w:rFonts w:hint="eastAsia" w:ascii="宋体" w:hAnsi="宋体" w:eastAsia="宋体" w:cs="宋体"/>
                <w:b/>
                <w:bCs/>
                <w:color w:val="FF0000"/>
                <w:sz w:val="21"/>
                <w:szCs w:val="21"/>
                <w:highlight w:val="none"/>
                <w:lang w:val="en-US" w:eastAsia="zh-CN"/>
              </w:rPr>
              <w:t>标准检测：邻边垂直度：≤0mm；翘曲度：≤1.0mm；平整度：≤0.07mm；着地平稳性：≤0.4mm；金属喷漆（塑）涂层：硬度≥3H、附着力不低于1级；冲击强度、耐腐蚀均符合要求；木制件表面贴面层：耐干热、耐湿热、耐污染性均不低于1级；抗冲击不低于2级；耐光色牢度＞4级；表面吸收性能：100mm±5；气味：0级；主桌面垂直静载荷试验、桌面持续垂直静载荷试验、桌面水平静载荷试验、桌面垂直冲击试验、桌腿跌落试验、桌面水平耐久性试验均符合标准要求；甲醛释放量≤0.02mg/m³；苯释放量：未检出；甲苯释放量：≤0.015mg/m³；二甲苯释放量：未检出；总挥发性（TVOC）有机化合物（TVOC）释放量：≤0.1mg/m³；氨释放量：未检出；符合人类工效学标准要求，桌下中间净空高730±5mm；抗菌性能要求：抑菌值：金黄色葡萄球菌（ATCC6538）＞99%、大肠埃希氏菌(AS1.90）＞99%、肺炎克雷伯氏菌（AS1.1736）＞99%、乙型副伤寒沙门氏菌（CMCC50094）＞99%、甲型副伤寒沙门氏菌(CMCC(B)50093)＞99%、变形链球菌(ATCC25175)＞99%；屏风工艺要求、屏风可接受载荷的明示要求、承载屏风稳定性、屏风上安装的部件移出试验：均符合标准要求；加载屏风的强度（加载200kg，保载24h）：符合标准要求；折叠配件（10000次）、水平耐久性、紧固装置的强度、非故意闭合、非故意打开均符合标准要求；弯曲度、耐热冲击性能：均符合标准要求；</w:t>
            </w:r>
          </w:p>
          <w:p w14:paraId="4A389864">
            <w:pPr>
              <w:pStyle w:val="18"/>
              <w:keepNext w:val="0"/>
              <w:keepLines w:val="0"/>
              <w:pageBreakBefore w:val="0"/>
              <w:widowControl w:val="0"/>
              <w:numPr>
                <w:ilvl w:val="0"/>
                <w:numId w:val="0"/>
              </w:numPr>
              <w:kinsoku w:val="0"/>
              <w:wordWrap/>
              <w:overflowPunct/>
              <w:topLinePunct w:val="0"/>
              <w:autoSpaceDE w:val="0"/>
              <w:autoSpaceDN w:val="0"/>
              <w:bidi w:val="0"/>
              <w:adjustRightInd w:val="0"/>
              <w:snapToGrid w:val="0"/>
              <w:spacing w:line="312" w:lineRule="auto"/>
              <w:ind w:left="0"/>
              <w:rPr>
                <w:rFonts w:hint="eastAsia" w:ascii="宋体" w:hAnsi="宋体" w:eastAsia="宋体" w:cs="宋体"/>
                <w:b/>
                <w:bCs/>
                <w:color w:val="auto"/>
                <w:spacing w:val="-5"/>
                <w:sz w:val="21"/>
                <w:szCs w:val="21"/>
                <w:highlight w:val="none"/>
                <w:lang w:val="en-US" w:eastAsia="zh-CN"/>
              </w:rPr>
            </w:pPr>
            <w:r>
              <w:rPr>
                <w:rFonts w:hint="eastAsia" w:ascii="宋体" w:hAnsi="宋体" w:eastAsia="宋体" w:cs="宋体"/>
                <w:b/>
                <w:bCs/>
                <w:color w:val="FF0000"/>
                <w:spacing w:val="-5"/>
                <w:sz w:val="21"/>
                <w:szCs w:val="21"/>
                <w:highlight w:val="none"/>
                <w:lang w:val="en-US" w:eastAsia="zh-CN"/>
              </w:rPr>
              <w:t>【提供2022年1月1日至本项目投标截止时间第三方检测机构出具的具有CMA标识的符合以上参数的检测报告扫描件，需将报告上对应参数标注出来；检测报告封面货物名称与上述名称不一致的需作书面说明，否则该项不得分；同时需提供在全国认证认可信息公共服务平台(认e云(http://cx.cnca.cn/)检测报告查询截图(查询截图中的报告编号及检测机构名称应与检测报告一致)】</w:t>
            </w:r>
          </w:p>
        </w:tc>
      </w:tr>
      <w:tr w14:paraId="39042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7B5808FF">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60</w:t>
            </w:r>
          </w:p>
        </w:tc>
        <w:tc>
          <w:tcPr>
            <w:tcW w:w="1678" w:type="dxa"/>
            <w:vMerge w:val="restart"/>
            <w:vAlign w:val="center"/>
          </w:tcPr>
          <w:p w14:paraId="745A8421">
            <w:pPr>
              <w:pStyle w:val="18"/>
              <w:keepNext w:val="0"/>
              <w:keepLines w:val="0"/>
              <w:pageBreakBefore w:val="0"/>
              <w:widowControl w:val="0"/>
              <w:wordWrap/>
              <w:overflowPunct/>
              <w:topLinePunct w:val="0"/>
              <w:bidi w:val="0"/>
              <w:snapToGrid/>
              <w:spacing w:line="312" w:lineRule="auto"/>
              <w:ind w:left="0"/>
              <w:jc w:val="center"/>
              <w:rPr>
                <w:rFonts w:hint="default" w:ascii="宋体" w:hAnsi="宋体" w:eastAsia="宋体" w:cs="宋体"/>
                <w:color w:val="auto"/>
                <w:sz w:val="21"/>
                <w:szCs w:val="21"/>
                <w:highlight w:val="none"/>
                <w:vertAlign w:val="baseline"/>
                <w:lang w:val="en-US"/>
              </w:rPr>
            </w:pPr>
            <w:r>
              <w:rPr>
                <w:rFonts w:hint="eastAsia" w:ascii="宋体" w:hAnsi="宋体" w:eastAsia="宋体" w:cs="宋体"/>
                <w:b w:val="0"/>
                <w:bCs w:val="0"/>
                <w:i w:val="0"/>
                <w:iCs w:val="0"/>
                <w:color w:val="auto"/>
                <w:kern w:val="0"/>
                <w:sz w:val="21"/>
                <w:szCs w:val="21"/>
                <w:highlight w:val="none"/>
                <w:u w:val="none"/>
                <w:lang w:val="en-US" w:eastAsia="zh-CN" w:bidi="ar"/>
              </w:rPr>
              <w:t>钢制三抽柜2</w:t>
            </w:r>
          </w:p>
        </w:tc>
        <w:tc>
          <w:tcPr>
            <w:tcW w:w="6575" w:type="dxa"/>
            <w:vAlign w:val="center"/>
          </w:tcPr>
          <w:p w14:paraId="786865CC">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60.1规格：（400W*700D*600H）mm±10mm；</w:t>
            </w:r>
          </w:p>
        </w:tc>
      </w:tr>
      <w:tr w14:paraId="6F332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90" w:hRule="atLeast"/>
        </w:trPr>
        <w:tc>
          <w:tcPr>
            <w:tcW w:w="719" w:type="dxa"/>
            <w:vMerge w:val="continue"/>
            <w:vAlign w:val="center"/>
          </w:tcPr>
          <w:p w14:paraId="359E555C">
            <w:pPr>
              <w:pStyle w:val="18"/>
              <w:keepNext w:val="0"/>
              <w:keepLines w:val="0"/>
              <w:pageBreakBefore w:val="0"/>
              <w:widowControl w:val="0"/>
              <w:wordWrap/>
              <w:overflowPunct/>
              <w:topLinePunct w:val="0"/>
              <w:bidi w:val="0"/>
              <w:snapToGrid/>
              <w:spacing w:line="312" w:lineRule="auto"/>
              <w:ind w:left="0" w:firstLine="0" w:firstLineChars="0"/>
              <w:jc w:val="center"/>
              <w:rPr>
                <w:rFonts w:hint="eastAsia" w:ascii="宋体" w:hAnsi="宋体" w:eastAsia="宋体" w:cs="宋体"/>
                <w:color w:val="auto"/>
                <w:sz w:val="21"/>
                <w:szCs w:val="21"/>
                <w:highlight w:val="none"/>
              </w:rPr>
            </w:pPr>
          </w:p>
        </w:tc>
        <w:tc>
          <w:tcPr>
            <w:tcW w:w="1678" w:type="dxa"/>
            <w:vMerge w:val="continue"/>
            <w:vAlign w:val="center"/>
          </w:tcPr>
          <w:p w14:paraId="640BFE3E">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rPr>
            </w:pPr>
          </w:p>
        </w:tc>
        <w:tc>
          <w:tcPr>
            <w:tcW w:w="6575" w:type="dxa"/>
            <w:vAlign w:val="center"/>
          </w:tcPr>
          <w:p w14:paraId="164A64C9">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60.2基材：全钢制三抽柜及床柜，柜身薄边工艺，采用不低于0.8mm的双面电解钢板，产品经过十道防锈前处理；表面静电喷涂工艺。钢板厚度≥0.8mm，柜体表面颜色为木纹色；</w:t>
            </w:r>
          </w:p>
        </w:tc>
      </w:tr>
      <w:tr w14:paraId="1C561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1F4E62E0">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51829041">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06083C6E">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60.3工艺：整体薄边设计，采用流线型，凸出线条感；封底设计，防止老鼠、蟑螂等进入抽屉内部。</w:t>
            </w:r>
          </w:p>
        </w:tc>
      </w:tr>
      <w:tr w14:paraId="5FEC4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56CE7719">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2A46A0B0">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0759D806">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60.4功能配置：三抽屉，采用三节路轨，内扣式隐藏拉手，配联动锁。滑轨为三节式全展全钢珠滑轨。各抽屉设计互锁功能；</w:t>
            </w:r>
          </w:p>
        </w:tc>
      </w:tr>
      <w:tr w14:paraId="7BFA9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05CD7760">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3688B819">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766AFC12">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60.5五金配件：导轨的过载要求（包括垂直向下静载荷（300N）、水平侧向静载荷（150N）、猛关或猛开）、功能要求（包括操作力、耐久性(80000次)、拉出安全性、下沉量、耐腐蚀均符合QB/T 2454-2013标准要求。</w:t>
            </w:r>
          </w:p>
        </w:tc>
      </w:tr>
      <w:tr w14:paraId="0EBF0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599D5D8B">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61</w:t>
            </w:r>
          </w:p>
        </w:tc>
        <w:tc>
          <w:tcPr>
            <w:tcW w:w="1678" w:type="dxa"/>
            <w:vMerge w:val="restart"/>
            <w:vAlign w:val="center"/>
          </w:tcPr>
          <w:p w14:paraId="2F74B841">
            <w:pPr>
              <w:keepNext w:val="0"/>
              <w:keepLines w:val="0"/>
              <w:pageBreakBefore w:val="0"/>
              <w:widowControl/>
              <w:suppressLineNumbers w:val="0"/>
              <w:wordWrap/>
              <w:overflowPunct/>
              <w:topLinePunct w:val="0"/>
              <w:bidi w:val="0"/>
              <w:snapToGrid/>
              <w:spacing w:line="312" w:lineRule="auto"/>
              <w:ind w:left="0"/>
              <w:jc w:val="center"/>
              <w:textAlignment w:val="center"/>
              <w:rPr>
                <w:rFonts w:hint="default"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屏风卡位2</w:t>
            </w:r>
          </w:p>
          <w:p w14:paraId="14BD1845">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vertAlign w:val="baseline"/>
              </w:rPr>
            </w:pPr>
          </w:p>
        </w:tc>
        <w:tc>
          <w:tcPr>
            <w:tcW w:w="6575" w:type="dxa"/>
            <w:vAlign w:val="center"/>
          </w:tcPr>
          <w:p w14:paraId="5C386B2A">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61.1规格：（1400W*1200D*1100H）mm±10%；</w:t>
            </w:r>
          </w:p>
        </w:tc>
      </w:tr>
      <w:tr w14:paraId="42C54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5F16CBA0">
            <w:pPr>
              <w:pStyle w:val="18"/>
              <w:keepNext w:val="0"/>
              <w:keepLines w:val="0"/>
              <w:pageBreakBefore w:val="0"/>
              <w:widowControl w:val="0"/>
              <w:wordWrap/>
              <w:overflowPunct/>
              <w:topLinePunct w:val="0"/>
              <w:bidi w:val="0"/>
              <w:snapToGrid/>
              <w:spacing w:line="312" w:lineRule="auto"/>
              <w:ind w:left="0" w:firstLine="0" w:firstLineChars="0"/>
              <w:rPr>
                <w:rFonts w:hint="eastAsia" w:ascii="宋体" w:hAnsi="宋体" w:eastAsia="宋体" w:cs="宋体"/>
                <w:color w:val="auto"/>
                <w:sz w:val="21"/>
                <w:szCs w:val="21"/>
                <w:highlight w:val="none"/>
              </w:rPr>
            </w:pPr>
          </w:p>
        </w:tc>
        <w:tc>
          <w:tcPr>
            <w:tcW w:w="1678" w:type="dxa"/>
            <w:vMerge w:val="continue"/>
            <w:vAlign w:val="center"/>
          </w:tcPr>
          <w:p w14:paraId="020A7B99">
            <w:pPr>
              <w:pStyle w:val="18"/>
              <w:keepNext w:val="0"/>
              <w:keepLines w:val="0"/>
              <w:pageBreakBefore w:val="0"/>
              <w:widowControl w:val="0"/>
              <w:wordWrap/>
              <w:overflowPunct/>
              <w:topLinePunct w:val="0"/>
              <w:bidi w:val="0"/>
              <w:snapToGrid/>
              <w:spacing w:line="312" w:lineRule="auto"/>
              <w:ind w:left="0"/>
              <w:rPr>
                <w:rFonts w:hint="eastAsia" w:ascii="宋体" w:hAnsi="宋体" w:eastAsia="宋体" w:cs="宋体"/>
                <w:color w:val="auto"/>
                <w:sz w:val="21"/>
                <w:szCs w:val="21"/>
                <w:highlight w:val="none"/>
              </w:rPr>
            </w:pPr>
          </w:p>
        </w:tc>
        <w:tc>
          <w:tcPr>
            <w:tcW w:w="6575" w:type="dxa"/>
            <w:vAlign w:val="center"/>
          </w:tcPr>
          <w:p w14:paraId="081343AE">
            <w:pPr>
              <w:keepNext w:val="0"/>
              <w:keepLines w:val="0"/>
              <w:pageBreakBefore w:val="0"/>
              <w:widowControl w:val="0"/>
              <w:wordWrap/>
              <w:overflowPunct/>
              <w:topLinePunct w:val="0"/>
              <w:bidi w:val="0"/>
              <w:snapToGrid/>
              <w:spacing w:line="312" w:lineRule="auto"/>
              <w:ind w:left="0" w:leftChars="0"/>
              <w:jc w:val="left"/>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61.2基材：屏风框架采用铝合金，厚度为≥1.2mm，由厚屏风（60mm±5mm）+薄屏风（32mm±5mm）；屏风侧边框柱顶部封盖为锌合金材质台面</w:t>
            </w:r>
            <w:r>
              <w:rPr>
                <w:rFonts w:hint="eastAsia" w:ascii="宋体" w:hAnsi="宋体" w:eastAsia="宋体" w:cs="宋体"/>
                <w:b w:val="0"/>
                <w:bCs w:val="0"/>
                <w:color w:val="auto"/>
                <w:sz w:val="21"/>
                <w:szCs w:val="21"/>
                <w:highlight w:val="none"/>
              </w:rPr>
              <w:t>采用</w:t>
            </w:r>
            <w:r>
              <w:rPr>
                <w:rFonts w:hint="eastAsia" w:ascii="宋体" w:hAnsi="宋体" w:eastAsia="宋体" w:cs="宋体"/>
                <w:b w:val="0"/>
                <w:bCs w:val="0"/>
                <w:color w:val="auto"/>
                <w:sz w:val="21"/>
                <w:szCs w:val="21"/>
                <w:highlight w:val="none"/>
                <w:lang w:eastAsia="zh-CN"/>
              </w:rPr>
              <w:t>三聚氰胺浸渍纸</w:t>
            </w:r>
            <w:r>
              <w:rPr>
                <w:rFonts w:hint="eastAsia" w:ascii="宋体" w:hAnsi="宋体" w:eastAsia="宋体" w:cs="宋体"/>
                <w:b w:val="0"/>
                <w:bCs w:val="0"/>
                <w:color w:val="auto"/>
                <w:sz w:val="21"/>
                <w:szCs w:val="21"/>
                <w:highlight w:val="none"/>
              </w:rPr>
              <w:t>.基材</w:t>
            </w:r>
            <w:r>
              <w:rPr>
                <w:rFonts w:hint="eastAsia" w:ascii="宋体" w:hAnsi="宋体" w:eastAsia="宋体" w:cs="宋体"/>
                <w:b w:val="0"/>
                <w:bCs w:val="0"/>
                <w:color w:val="auto"/>
                <w:sz w:val="21"/>
                <w:szCs w:val="21"/>
                <w:highlight w:val="none"/>
                <w:lang w:val="en-US" w:eastAsia="zh-CN"/>
              </w:rPr>
              <w:t>采用</w:t>
            </w:r>
            <w:r>
              <w:rPr>
                <w:rFonts w:hint="eastAsia" w:ascii="宋体" w:hAnsi="宋体" w:eastAsia="宋体" w:cs="宋体"/>
                <w:b w:val="0"/>
                <w:bCs w:val="0"/>
                <w:i w:val="0"/>
                <w:iCs w:val="0"/>
                <w:color w:val="auto"/>
                <w:kern w:val="0"/>
                <w:sz w:val="21"/>
                <w:szCs w:val="21"/>
                <w:highlight w:val="none"/>
                <w:u w:val="none"/>
                <w:lang w:val="en-US" w:eastAsia="zh-CN" w:bidi="ar"/>
              </w:rPr>
              <w:t>新国标环保</w:t>
            </w:r>
            <w:r>
              <w:rPr>
                <w:rFonts w:hint="eastAsia" w:ascii="宋体" w:hAnsi="宋体" w:eastAsia="宋体" w:cs="宋体"/>
                <w:i w:val="0"/>
                <w:iCs w:val="0"/>
                <w:color w:val="auto"/>
                <w:kern w:val="0"/>
                <w:sz w:val="21"/>
                <w:szCs w:val="21"/>
                <w:highlight w:val="none"/>
                <w:u w:val="none"/>
                <w:lang w:val="en-US" w:eastAsia="zh-CN" w:bidi="ar"/>
              </w:rPr>
              <w:t>ENF级纤维板</w:t>
            </w:r>
            <w:r>
              <w:rPr>
                <w:rFonts w:hint="eastAsia" w:ascii="宋体" w:hAnsi="宋体" w:eastAsia="宋体" w:cs="宋体"/>
                <w:b w:val="0"/>
                <w:bCs w:val="0"/>
                <w:color w:val="auto"/>
                <w:sz w:val="21"/>
                <w:szCs w:val="21"/>
                <w:highlight w:val="none"/>
              </w:rPr>
              <w:t>.台面厚度25mm ，承重力强。 封边：采用环保加厚PVC硬胶边，ABS环保热熔颗粒胶封边处理，封边严密、平整、无脱胶，表面无胶渍</w:t>
            </w:r>
            <w:r>
              <w:rPr>
                <w:rFonts w:hint="eastAsia" w:ascii="宋体" w:hAnsi="宋体" w:eastAsia="宋体" w:cs="宋体"/>
                <w:b w:val="0"/>
                <w:bCs w:val="0"/>
                <w:i w:val="0"/>
                <w:iCs w:val="0"/>
                <w:color w:val="auto"/>
                <w:kern w:val="0"/>
                <w:sz w:val="21"/>
                <w:szCs w:val="21"/>
                <w:highlight w:val="none"/>
                <w:u w:val="none"/>
                <w:lang w:val="en-US" w:eastAsia="zh-CN" w:bidi="ar"/>
              </w:rPr>
              <w:t>，可根据采购方需求搭配钢化玻璃；</w:t>
            </w:r>
          </w:p>
        </w:tc>
      </w:tr>
      <w:tr w14:paraId="718D3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12EAB53B">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3CE5AB56">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751FFFB9">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61.3工艺：屏风的顶部和侧边外观为平直型，屏风与屏风连接采用锌合金扣件连接，其扣件可以根据屏风高度可在屏风侧边框柱上任意滑动调节，不受螺丝固定死不可调节；屏风框架通过挤压设备生产并热处理，表面氧化膜工艺；4.功能配置：台面板配有电源过线孔，配置合金线盖、键盘架。配插座，包含不少于三个五孔插座、两个弱电插口（根据现场线路及采购方需求配置）；屏风顶部配挂件槽，配置功能挂件如下：名牌、文件架、笔筒。</w:t>
            </w:r>
          </w:p>
        </w:tc>
      </w:tr>
      <w:tr w14:paraId="0781C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484A9EAE">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62</w:t>
            </w:r>
          </w:p>
        </w:tc>
        <w:tc>
          <w:tcPr>
            <w:tcW w:w="1678" w:type="dxa"/>
            <w:vMerge w:val="restart"/>
            <w:vAlign w:val="center"/>
          </w:tcPr>
          <w:p w14:paraId="37A98371">
            <w:pPr>
              <w:pStyle w:val="18"/>
              <w:keepNext w:val="0"/>
              <w:keepLines w:val="0"/>
              <w:pageBreakBefore w:val="0"/>
              <w:widowControl w:val="0"/>
              <w:wordWrap/>
              <w:overflowPunct/>
              <w:topLinePunct w:val="0"/>
              <w:bidi w:val="0"/>
              <w:snapToGrid/>
              <w:spacing w:line="312" w:lineRule="auto"/>
              <w:ind w:left="0"/>
              <w:jc w:val="center"/>
              <w:rPr>
                <w:rFonts w:hint="default" w:ascii="宋体" w:hAnsi="宋体" w:eastAsia="宋体" w:cs="宋体"/>
                <w:b w:val="0"/>
                <w:bCs w:val="0"/>
                <w:color w:val="auto"/>
                <w:sz w:val="21"/>
                <w:szCs w:val="21"/>
                <w:highlight w:val="none"/>
                <w:vertAlign w:val="baseline"/>
                <w:lang w:val="en-US"/>
              </w:rPr>
            </w:pPr>
            <w:r>
              <w:rPr>
                <w:rFonts w:hint="eastAsia" w:ascii="宋体" w:hAnsi="宋体" w:eastAsia="宋体" w:cs="宋体"/>
                <w:b w:val="0"/>
                <w:bCs w:val="0"/>
                <w:i w:val="0"/>
                <w:iCs w:val="0"/>
                <w:color w:val="auto"/>
                <w:kern w:val="0"/>
                <w:sz w:val="21"/>
                <w:szCs w:val="21"/>
                <w:highlight w:val="none"/>
                <w:u w:val="none"/>
                <w:lang w:val="en-US" w:eastAsia="zh-CN" w:bidi="ar"/>
              </w:rPr>
              <w:t>钢制三抽柜3</w:t>
            </w:r>
          </w:p>
        </w:tc>
        <w:tc>
          <w:tcPr>
            <w:tcW w:w="6575" w:type="dxa"/>
            <w:vAlign w:val="center"/>
          </w:tcPr>
          <w:p w14:paraId="7916D86A">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62.1规格：（400W*500D*600H）mm±10mm；</w:t>
            </w:r>
          </w:p>
        </w:tc>
      </w:tr>
      <w:tr w14:paraId="161B4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0130328E">
            <w:pPr>
              <w:pStyle w:val="18"/>
              <w:keepNext w:val="0"/>
              <w:keepLines w:val="0"/>
              <w:pageBreakBefore w:val="0"/>
              <w:widowControl w:val="0"/>
              <w:wordWrap/>
              <w:overflowPunct/>
              <w:topLinePunct w:val="0"/>
              <w:bidi w:val="0"/>
              <w:snapToGrid/>
              <w:spacing w:line="312" w:lineRule="auto"/>
              <w:ind w:left="0" w:firstLine="0" w:firstLineChars="0"/>
              <w:rPr>
                <w:rFonts w:hint="eastAsia" w:ascii="宋体" w:hAnsi="宋体" w:eastAsia="宋体" w:cs="宋体"/>
                <w:color w:val="auto"/>
                <w:sz w:val="21"/>
                <w:szCs w:val="21"/>
                <w:highlight w:val="none"/>
              </w:rPr>
            </w:pPr>
          </w:p>
        </w:tc>
        <w:tc>
          <w:tcPr>
            <w:tcW w:w="1678" w:type="dxa"/>
            <w:vMerge w:val="continue"/>
            <w:vAlign w:val="center"/>
          </w:tcPr>
          <w:p w14:paraId="2BEB2BDD">
            <w:pPr>
              <w:pStyle w:val="18"/>
              <w:keepNext w:val="0"/>
              <w:keepLines w:val="0"/>
              <w:pageBreakBefore w:val="0"/>
              <w:widowControl w:val="0"/>
              <w:wordWrap/>
              <w:overflowPunct/>
              <w:topLinePunct w:val="0"/>
              <w:bidi w:val="0"/>
              <w:snapToGrid/>
              <w:spacing w:line="312" w:lineRule="auto"/>
              <w:ind w:left="0"/>
              <w:rPr>
                <w:rFonts w:hint="eastAsia" w:ascii="宋体" w:hAnsi="宋体" w:eastAsia="宋体" w:cs="宋体"/>
                <w:color w:val="auto"/>
                <w:sz w:val="21"/>
                <w:szCs w:val="21"/>
                <w:highlight w:val="none"/>
              </w:rPr>
            </w:pPr>
          </w:p>
        </w:tc>
        <w:tc>
          <w:tcPr>
            <w:tcW w:w="6575" w:type="dxa"/>
            <w:vAlign w:val="center"/>
          </w:tcPr>
          <w:p w14:paraId="0EE7690E">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62.2基材：全钢制三抽柜，柜身薄边工艺，采用不低于0.8mm的双面电解钢板，产品经过十道防锈前处理；表面静电喷涂工艺。钢板厚度≥0.8mm，柜体表面颜色为木纹色；</w:t>
            </w:r>
          </w:p>
        </w:tc>
      </w:tr>
      <w:tr w14:paraId="58BC9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1E728CE9">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605D26B2">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424D1875">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62.3工艺：整体薄边设计，采用流线型，凸出线条感；封底设计，防止老鼠、蟑螂等进入抽屉内部；</w:t>
            </w:r>
          </w:p>
        </w:tc>
      </w:tr>
      <w:tr w14:paraId="6EFA7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6FC5688C">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4BCDC9B7">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1FB4A7F9">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62.4功能配置：三抽屉，采用三节路轨，内扣式隐藏拉手，配联动锁。滑轨为三节式全展全钢珠滑轨。各抽屉设计互锁功能；</w:t>
            </w:r>
          </w:p>
        </w:tc>
      </w:tr>
      <w:tr w14:paraId="1819B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0DF434BB">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165F0BD5">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6D4AC77E">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62.5五金配件：导轨的过载要求（包括垂直向下静载荷（300N）、水平侧向静载荷（150N）、猛关或猛开）、功能要求（包括操作力、耐久性(80000次)、拉出安全性、下沉量、耐腐蚀均符合QB/T 2454-2013标准要求。</w:t>
            </w:r>
          </w:p>
        </w:tc>
      </w:tr>
      <w:tr w14:paraId="32A09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16C07E0B">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63</w:t>
            </w:r>
          </w:p>
        </w:tc>
        <w:tc>
          <w:tcPr>
            <w:tcW w:w="1678" w:type="dxa"/>
            <w:vMerge w:val="restart"/>
            <w:vAlign w:val="center"/>
          </w:tcPr>
          <w:p w14:paraId="48483129">
            <w:pPr>
              <w:keepNext w:val="0"/>
              <w:keepLines w:val="0"/>
              <w:pageBreakBefore w:val="0"/>
              <w:widowControl/>
              <w:suppressLineNumbers w:val="0"/>
              <w:wordWrap/>
              <w:overflowPunct/>
              <w:topLinePunct w:val="0"/>
              <w:bidi w:val="0"/>
              <w:snapToGrid/>
              <w:spacing w:line="312" w:lineRule="auto"/>
              <w:ind w:left="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屏风卡位</w:t>
            </w:r>
          </w:p>
          <w:p w14:paraId="3B15C6B5">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vertAlign w:val="baseline"/>
              </w:rPr>
            </w:pPr>
          </w:p>
        </w:tc>
        <w:tc>
          <w:tcPr>
            <w:tcW w:w="6575" w:type="dxa"/>
            <w:vAlign w:val="center"/>
          </w:tcPr>
          <w:p w14:paraId="7922C9FE">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63.1规格：（1400W*1400D*1100H）mm±10mm；</w:t>
            </w:r>
          </w:p>
        </w:tc>
      </w:tr>
      <w:tr w14:paraId="4BDCE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70627A6C">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307D8948">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397AFAB8">
            <w:pPr>
              <w:keepNext w:val="0"/>
              <w:keepLines w:val="0"/>
              <w:pageBreakBefore w:val="0"/>
              <w:widowControl w:val="0"/>
              <w:wordWrap/>
              <w:overflowPunct/>
              <w:topLinePunct w:val="0"/>
              <w:bidi w:val="0"/>
              <w:snapToGrid/>
              <w:spacing w:line="312" w:lineRule="auto"/>
              <w:ind w:left="0" w:leftChars="0"/>
              <w:jc w:val="left"/>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63.2基材：屏风框架采用铝合金，厚度为≥1.2mm，由厚屏风（60mm±5mm）+薄屏风（32mm±5mm）；屏风侧边框柱顶部封盖为锌合金材质台面</w:t>
            </w:r>
            <w:r>
              <w:rPr>
                <w:rFonts w:hint="eastAsia" w:ascii="宋体" w:hAnsi="宋体" w:eastAsia="宋体" w:cs="宋体"/>
                <w:b w:val="0"/>
                <w:bCs w:val="0"/>
                <w:color w:val="auto"/>
                <w:sz w:val="21"/>
                <w:szCs w:val="21"/>
                <w:highlight w:val="none"/>
              </w:rPr>
              <w:t>采用</w:t>
            </w:r>
            <w:r>
              <w:rPr>
                <w:rFonts w:hint="eastAsia" w:ascii="宋体" w:hAnsi="宋体" w:eastAsia="宋体" w:cs="宋体"/>
                <w:b w:val="0"/>
                <w:bCs w:val="0"/>
                <w:color w:val="auto"/>
                <w:sz w:val="21"/>
                <w:szCs w:val="21"/>
                <w:highlight w:val="none"/>
                <w:lang w:eastAsia="zh-CN"/>
              </w:rPr>
              <w:t>三聚氰胺浸渍纸</w:t>
            </w:r>
            <w:r>
              <w:rPr>
                <w:rFonts w:hint="eastAsia" w:ascii="宋体" w:hAnsi="宋体" w:eastAsia="宋体" w:cs="宋体"/>
                <w:b w:val="0"/>
                <w:bCs w:val="0"/>
                <w:color w:val="auto"/>
                <w:sz w:val="21"/>
                <w:szCs w:val="21"/>
                <w:highlight w:val="none"/>
              </w:rPr>
              <w:t>.基材</w:t>
            </w:r>
            <w:r>
              <w:rPr>
                <w:rFonts w:hint="eastAsia" w:ascii="宋体" w:hAnsi="宋体" w:eastAsia="宋体" w:cs="宋体"/>
                <w:b w:val="0"/>
                <w:bCs w:val="0"/>
                <w:color w:val="auto"/>
                <w:sz w:val="21"/>
                <w:szCs w:val="21"/>
                <w:highlight w:val="none"/>
                <w:lang w:val="en-US" w:eastAsia="zh-CN"/>
              </w:rPr>
              <w:t>采用</w:t>
            </w:r>
            <w:r>
              <w:rPr>
                <w:rFonts w:hint="eastAsia" w:ascii="宋体" w:hAnsi="宋体" w:eastAsia="宋体" w:cs="宋体"/>
                <w:b w:val="0"/>
                <w:bCs w:val="0"/>
                <w:i w:val="0"/>
                <w:iCs w:val="0"/>
                <w:color w:val="auto"/>
                <w:kern w:val="0"/>
                <w:sz w:val="21"/>
                <w:szCs w:val="21"/>
                <w:highlight w:val="none"/>
                <w:u w:val="none"/>
                <w:lang w:val="en-US" w:eastAsia="zh-CN" w:bidi="ar"/>
              </w:rPr>
              <w:t>新国标环保</w:t>
            </w:r>
            <w:r>
              <w:rPr>
                <w:rFonts w:hint="eastAsia" w:ascii="宋体" w:hAnsi="宋体" w:eastAsia="宋体" w:cs="宋体"/>
                <w:i w:val="0"/>
                <w:iCs w:val="0"/>
                <w:color w:val="auto"/>
                <w:kern w:val="0"/>
                <w:sz w:val="21"/>
                <w:szCs w:val="21"/>
                <w:highlight w:val="none"/>
                <w:u w:val="none"/>
                <w:lang w:val="en-US" w:eastAsia="zh-CN" w:bidi="ar"/>
              </w:rPr>
              <w:t>ENF级纤维板</w:t>
            </w:r>
            <w:r>
              <w:rPr>
                <w:rFonts w:hint="eastAsia" w:ascii="宋体" w:hAnsi="宋体" w:eastAsia="宋体" w:cs="宋体"/>
                <w:b w:val="0"/>
                <w:bCs w:val="0"/>
                <w:color w:val="auto"/>
                <w:sz w:val="21"/>
                <w:szCs w:val="21"/>
                <w:highlight w:val="none"/>
              </w:rPr>
              <w:t>.台面厚度25mm ，承重力强。 封边：采用环保加厚PVC硬胶边，ABS环保热熔颗粒胶封边处理，封边严密、平整、无脱胶，表面无胶渍</w:t>
            </w:r>
            <w:r>
              <w:rPr>
                <w:rFonts w:hint="eastAsia" w:ascii="宋体" w:hAnsi="宋体" w:eastAsia="宋体" w:cs="宋体"/>
                <w:b w:val="0"/>
                <w:bCs w:val="0"/>
                <w:i w:val="0"/>
                <w:iCs w:val="0"/>
                <w:color w:val="auto"/>
                <w:kern w:val="0"/>
                <w:sz w:val="21"/>
                <w:szCs w:val="21"/>
                <w:highlight w:val="none"/>
                <w:u w:val="none"/>
                <w:lang w:val="en-US" w:eastAsia="zh-CN" w:bidi="ar"/>
              </w:rPr>
              <w:t>，可根据采购方需求搭配钢化玻璃；</w:t>
            </w:r>
          </w:p>
        </w:tc>
      </w:tr>
      <w:tr w14:paraId="253B7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6D1F4D58">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008E14FC">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48256FBA">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63.3工艺：屏风的顶部和侧边外观为平直型，屏风与屏风连接采用锌合金扣件连接，其扣件可以根据屏风高度可在屏风侧边框柱上任意滑动调节，不受螺丝固定死不可调节；屏风框架通过挤压设备生产并热处理，表面氧化膜工艺；</w:t>
            </w:r>
          </w:p>
        </w:tc>
      </w:tr>
      <w:tr w14:paraId="1F248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58E9AC0B">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5999EC30">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1F158D9E">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63.4功能配置：台面板配有电源过线孔，配置合金线盖、键盘架。配插座，包含不少于三个五孔插座、弱电插口（根据现场线路及采购方需求配置）。屏风顶部配挂件槽，可配置功能挂件如下：名牌、文件架、笔筒。</w:t>
            </w:r>
          </w:p>
        </w:tc>
      </w:tr>
      <w:tr w14:paraId="0412D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65C0B6B2">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64</w:t>
            </w:r>
          </w:p>
        </w:tc>
        <w:tc>
          <w:tcPr>
            <w:tcW w:w="1678" w:type="dxa"/>
            <w:vMerge w:val="restart"/>
            <w:vAlign w:val="center"/>
          </w:tcPr>
          <w:p w14:paraId="3ADC3A5B">
            <w:pPr>
              <w:keepNext w:val="0"/>
              <w:keepLines w:val="0"/>
              <w:pageBreakBefore w:val="0"/>
              <w:widowControl/>
              <w:suppressLineNumbers w:val="0"/>
              <w:wordWrap/>
              <w:overflowPunct/>
              <w:topLinePunct w:val="0"/>
              <w:bidi w:val="0"/>
              <w:snapToGrid/>
              <w:spacing w:line="312" w:lineRule="auto"/>
              <w:ind w:left="0"/>
              <w:jc w:val="center"/>
              <w:textAlignment w:val="center"/>
              <w:rPr>
                <w:rFonts w:hint="default" w:ascii="宋体" w:hAnsi="宋体" w:eastAsia="宋体" w:cs="宋体"/>
                <w:color w:val="auto"/>
                <w:sz w:val="21"/>
                <w:szCs w:val="21"/>
                <w:highlight w:val="none"/>
                <w:vertAlign w:val="baseline"/>
                <w:lang w:val="en-US"/>
              </w:rPr>
            </w:pPr>
            <w:r>
              <w:rPr>
                <w:rFonts w:hint="eastAsia" w:ascii="宋体" w:hAnsi="宋体" w:eastAsia="宋体" w:cs="宋体"/>
                <w:b w:val="0"/>
                <w:bCs w:val="0"/>
                <w:i w:val="0"/>
                <w:iCs w:val="0"/>
                <w:color w:val="auto"/>
                <w:kern w:val="0"/>
                <w:sz w:val="21"/>
                <w:szCs w:val="21"/>
                <w:highlight w:val="none"/>
                <w:u w:val="none"/>
                <w:lang w:val="en-US" w:eastAsia="zh-CN" w:bidi="ar"/>
              </w:rPr>
              <w:t>钢制侧柜1</w:t>
            </w:r>
          </w:p>
        </w:tc>
        <w:tc>
          <w:tcPr>
            <w:tcW w:w="6575" w:type="dxa"/>
            <w:vAlign w:val="center"/>
          </w:tcPr>
          <w:p w14:paraId="126A5FD0">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64.1规格：（1400W*300D*1100H）mm±10mm；</w:t>
            </w:r>
          </w:p>
        </w:tc>
      </w:tr>
      <w:tr w14:paraId="6B43B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1617" w:hRule="atLeast"/>
        </w:trPr>
        <w:tc>
          <w:tcPr>
            <w:tcW w:w="719" w:type="dxa"/>
            <w:vMerge w:val="continue"/>
            <w:vAlign w:val="center"/>
          </w:tcPr>
          <w:p w14:paraId="4352F778">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1C4128D6">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40724EB2">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color w:val="auto"/>
                <w:kern w:val="0"/>
                <w:sz w:val="21"/>
                <w:szCs w:val="21"/>
                <w:highlight w:val="none"/>
                <w:u w:val="none"/>
                <w:lang w:val="en-US" w:eastAsia="zh-CN" w:bidi="ar"/>
              </w:rPr>
            </w:pPr>
            <w:r>
              <w:rPr>
                <w:rFonts w:hint="eastAsia" w:ascii="宋体" w:hAnsi="宋体" w:eastAsia="宋体" w:cs="宋体"/>
                <w:b w:val="0"/>
                <w:bCs w:val="0"/>
                <w:color w:val="auto"/>
                <w:kern w:val="0"/>
                <w:sz w:val="21"/>
                <w:szCs w:val="21"/>
                <w:highlight w:val="none"/>
                <w:u w:val="none"/>
                <w:lang w:val="en-US" w:eastAsia="zh-CN" w:bidi="ar"/>
              </w:rPr>
              <w:t>64.2材质工艺要求：全钢柜体</w:t>
            </w:r>
            <w:r>
              <w:rPr>
                <w:rFonts w:hint="eastAsia" w:ascii="宋体" w:hAnsi="宋体" w:eastAsia="宋体" w:cs="宋体"/>
                <w:b w:val="0"/>
                <w:bCs w:val="0"/>
                <w:i w:val="0"/>
                <w:iCs w:val="0"/>
                <w:color w:val="auto"/>
                <w:kern w:val="0"/>
                <w:sz w:val="21"/>
                <w:szCs w:val="21"/>
                <w:highlight w:val="none"/>
                <w:u w:val="none"/>
                <w:lang w:val="en-US" w:eastAsia="zh-CN" w:bidi="ar"/>
              </w:rPr>
              <w:t>采用0.8mm厚电解钢板（表面静电粉末喷涂或木纹转印工艺）；</w:t>
            </w:r>
            <w:r>
              <w:rPr>
                <w:rFonts w:hint="eastAsia" w:ascii="宋体" w:hAnsi="宋体" w:eastAsia="宋体" w:cs="宋体"/>
                <w:b w:val="0"/>
                <w:bCs w:val="0"/>
                <w:color w:val="auto"/>
                <w:kern w:val="0"/>
                <w:sz w:val="21"/>
                <w:szCs w:val="21"/>
                <w:highlight w:val="none"/>
                <w:u w:val="none"/>
                <w:lang w:val="en-US" w:eastAsia="zh-CN" w:bidi="ar"/>
              </w:rPr>
              <w:t>电解钢板整板剪裁采用数控剪板机进行裁剪，成品分解后的各部分通过激光焊接技术，激光切割及数控折边成型。表面光滑光洁，光泽保持性强，清晰亮净，抗酸耐碱，耐脏易清洁，在接触人体或收藏物品的部位无毛刺、刃口、棱角。金属表面处理：表面脱脂、水洗、酸洗、水洗中和等过程后，经环氧树脂有色粉末静电喷涂，在高温烘箱内固定成光滑表面。</w:t>
            </w:r>
          </w:p>
        </w:tc>
      </w:tr>
      <w:tr w14:paraId="68BDA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353" w:hRule="atLeast"/>
        </w:trPr>
        <w:tc>
          <w:tcPr>
            <w:tcW w:w="719" w:type="dxa"/>
            <w:vMerge w:val="continue"/>
            <w:vAlign w:val="center"/>
          </w:tcPr>
          <w:p w14:paraId="4F4A99A0">
            <w:pPr>
              <w:keepNext w:val="0"/>
              <w:keepLines w:val="0"/>
              <w:pageBreakBefore w:val="0"/>
              <w:widowControl/>
              <w:suppressLineNumbers w:val="0"/>
              <w:wordWrap/>
              <w:overflowPunct/>
              <w:topLinePunct w:val="0"/>
              <w:bidi w:val="0"/>
              <w:snapToGrid/>
              <w:spacing w:line="312" w:lineRule="auto"/>
              <w:ind w:left="0" w:leftChars="0" w:firstLineChars="0"/>
              <w:jc w:val="left"/>
              <w:textAlignment w:val="center"/>
              <w:rPr>
                <w:color w:val="auto"/>
                <w:highlight w:val="none"/>
              </w:rPr>
            </w:pPr>
          </w:p>
        </w:tc>
        <w:tc>
          <w:tcPr>
            <w:tcW w:w="1678" w:type="dxa"/>
            <w:vMerge w:val="continue"/>
            <w:vAlign w:val="center"/>
          </w:tcPr>
          <w:p w14:paraId="6D105EED">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7CFEA744">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64.3五金配件：配锁及可折叠钥匙，无锈蚀。</w:t>
            </w:r>
          </w:p>
        </w:tc>
      </w:tr>
      <w:tr w14:paraId="2AF6D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60508A5C">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65</w:t>
            </w:r>
          </w:p>
        </w:tc>
        <w:tc>
          <w:tcPr>
            <w:tcW w:w="1678" w:type="dxa"/>
            <w:vMerge w:val="restart"/>
            <w:vAlign w:val="center"/>
          </w:tcPr>
          <w:p w14:paraId="0D88DB8F">
            <w:pPr>
              <w:keepNext w:val="0"/>
              <w:keepLines w:val="0"/>
              <w:pageBreakBefore w:val="0"/>
              <w:widowControl/>
              <w:suppressLineNumbers w:val="0"/>
              <w:wordWrap/>
              <w:overflowPunct/>
              <w:topLinePunct w:val="0"/>
              <w:bidi w:val="0"/>
              <w:snapToGrid/>
              <w:spacing w:line="312" w:lineRule="auto"/>
              <w:ind w:left="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护士工作台</w:t>
            </w:r>
          </w:p>
          <w:p w14:paraId="676C6F92">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vertAlign w:val="baseline"/>
              </w:rPr>
            </w:pPr>
          </w:p>
        </w:tc>
        <w:tc>
          <w:tcPr>
            <w:tcW w:w="6575" w:type="dxa"/>
            <w:vAlign w:val="center"/>
          </w:tcPr>
          <w:p w14:paraId="3835EC46">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65.1规格：（1200W*600D*750H）mm±10mm；</w:t>
            </w:r>
          </w:p>
        </w:tc>
      </w:tr>
      <w:tr w14:paraId="76DF4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2008" w:hRule="atLeast"/>
        </w:trPr>
        <w:tc>
          <w:tcPr>
            <w:tcW w:w="719" w:type="dxa"/>
            <w:vMerge w:val="continue"/>
            <w:vAlign w:val="center"/>
          </w:tcPr>
          <w:p w14:paraId="65B07DCD">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441EC2F1">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6B06933D">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65.2基材：</w:t>
            </w:r>
            <w:r>
              <w:rPr>
                <w:rFonts w:hint="eastAsia" w:ascii="宋体" w:hAnsi="宋体" w:eastAsia="宋体" w:cs="宋体"/>
                <w:b w:val="0"/>
                <w:bCs w:val="0"/>
                <w:color w:val="auto"/>
                <w:sz w:val="21"/>
                <w:szCs w:val="21"/>
                <w:highlight w:val="none"/>
              </w:rPr>
              <w:t>采用</w:t>
            </w:r>
            <w:r>
              <w:rPr>
                <w:rFonts w:hint="eastAsia" w:ascii="宋体" w:hAnsi="宋体" w:eastAsia="宋体" w:cs="宋体"/>
                <w:b w:val="0"/>
                <w:bCs w:val="0"/>
                <w:color w:val="auto"/>
                <w:sz w:val="21"/>
                <w:szCs w:val="21"/>
                <w:highlight w:val="none"/>
                <w:lang w:eastAsia="zh-CN"/>
              </w:rPr>
              <w:t>三聚氰胺浸渍纸</w:t>
            </w:r>
            <w:r>
              <w:rPr>
                <w:rFonts w:hint="eastAsia" w:ascii="宋体" w:hAnsi="宋体" w:eastAsia="宋体" w:cs="宋体"/>
                <w:b w:val="0"/>
                <w:bCs w:val="0"/>
                <w:color w:val="auto"/>
                <w:sz w:val="21"/>
                <w:szCs w:val="21"/>
                <w:highlight w:val="none"/>
              </w:rPr>
              <w:t>.基材基材</w:t>
            </w:r>
            <w:r>
              <w:rPr>
                <w:rFonts w:hint="eastAsia" w:ascii="宋体" w:hAnsi="宋体" w:eastAsia="宋体" w:cs="宋体"/>
                <w:b w:val="0"/>
                <w:bCs w:val="0"/>
                <w:color w:val="auto"/>
                <w:sz w:val="21"/>
                <w:szCs w:val="21"/>
                <w:highlight w:val="none"/>
                <w:lang w:val="en-US" w:eastAsia="zh-CN"/>
              </w:rPr>
              <w:t>采用</w:t>
            </w:r>
            <w:r>
              <w:rPr>
                <w:rFonts w:hint="eastAsia" w:ascii="宋体" w:hAnsi="宋体" w:eastAsia="宋体" w:cs="宋体"/>
                <w:b w:val="0"/>
                <w:bCs w:val="0"/>
                <w:i w:val="0"/>
                <w:iCs w:val="0"/>
                <w:color w:val="auto"/>
                <w:kern w:val="0"/>
                <w:sz w:val="21"/>
                <w:szCs w:val="21"/>
                <w:highlight w:val="none"/>
                <w:u w:val="none"/>
                <w:lang w:val="en-US" w:eastAsia="zh-CN" w:bidi="ar"/>
              </w:rPr>
              <w:t>新国标环保</w:t>
            </w:r>
            <w:r>
              <w:rPr>
                <w:rFonts w:hint="eastAsia" w:ascii="宋体" w:hAnsi="宋体" w:eastAsia="宋体" w:cs="宋体"/>
                <w:i w:val="0"/>
                <w:iCs w:val="0"/>
                <w:color w:val="auto"/>
                <w:kern w:val="0"/>
                <w:sz w:val="21"/>
                <w:szCs w:val="21"/>
                <w:highlight w:val="none"/>
                <w:u w:val="none"/>
                <w:lang w:val="en-US" w:eastAsia="zh-CN" w:bidi="ar"/>
              </w:rPr>
              <w:t>ENF中密度级纤维板</w:t>
            </w:r>
            <w:r>
              <w:rPr>
                <w:rFonts w:hint="eastAsia" w:ascii="宋体" w:hAnsi="宋体" w:eastAsia="宋体" w:cs="宋体"/>
                <w:b w:val="0"/>
                <w:bCs w:val="0"/>
                <w:color w:val="auto"/>
                <w:sz w:val="21"/>
                <w:szCs w:val="21"/>
                <w:highlight w:val="none"/>
              </w:rPr>
              <w:t>.台面厚度25mm ，承重力强。 封边：采用环保加厚PVC硬胶边，ABS环保热熔颗粒胶封边处理，封边严密、平整、无脱胶，表面无胶渍</w:t>
            </w:r>
            <w:r>
              <w:rPr>
                <w:rFonts w:hint="eastAsia" w:ascii="宋体" w:hAnsi="宋体" w:eastAsia="宋体" w:cs="宋体"/>
                <w:b w:val="0"/>
                <w:bCs w:val="0"/>
                <w:i w:val="0"/>
                <w:iCs w:val="0"/>
                <w:color w:val="auto"/>
                <w:kern w:val="0"/>
                <w:sz w:val="21"/>
                <w:szCs w:val="21"/>
                <w:highlight w:val="none"/>
                <w:u w:val="none"/>
                <w:lang w:val="en-US" w:eastAsia="zh-CN" w:bidi="ar"/>
              </w:rPr>
              <w:t>；主台+钢脚架（壁厚≥1.5mm）+钢制三抽立柜（双面电解钢板壁厚≥0.8mm）+键盘架+Φ60金属线盒，桌面倒圆角；</w:t>
            </w:r>
          </w:p>
        </w:tc>
      </w:tr>
      <w:tr w14:paraId="0DD73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0261E6E6">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7CB3A8A4">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2CA25FBF">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65.3工艺：见光面为2.0mm厚全自动激光ABS封边工艺。</w:t>
            </w:r>
          </w:p>
        </w:tc>
      </w:tr>
      <w:tr w14:paraId="640AB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70213374">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40D13611">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0D77FF07">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65.4五金配件：采用带缓冲功能五金配件。</w:t>
            </w:r>
          </w:p>
        </w:tc>
      </w:tr>
      <w:tr w14:paraId="78435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7F156E79">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674422C5">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450377AF">
            <w:pPr>
              <w:keepNext w:val="0"/>
              <w:keepLines w:val="0"/>
              <w:pageBreakBefore w:val="0"/>
              <w:widowControl w:val="0"/>
              <w:wordWrap/>
              <w:overflowPunct/>
              <w:topLinePunct w:val="0"/>
              <w:bidi w:val="0"/>
              <w:snapToGrid/>
              <w:spacing w:line="312" w:lineRule="auto"/>
              <w:ind w:left="0"/>
              <w:rPr>
                <w:rFonts w:hint="eastAsia" w:ascii="宋体" w:hAnsi="宋体" w:eastAsia="宋体" w:cs="宋体"/>
                <w:b/>
                <w:bCs/>
                <w:color w:val="FF0000"/>
                <w:sz w:val="21"/>
                <w:szCs w:val="21"/>
                <w:highlight w:val="none"/>
                <w:lang w:val="en-US" w:eastAsia="zh-CN"/>
              </w:rPr>
            </w:pPr>
            <w:r>
              <w:rPr>
                <w:rFonts w:hint="eastAsia" w:ascii="宋体" w:hAnsi="宋体" w:eastAsia="宋体" w:cs="宋体"/>
                <w:b/>
                <w:bCs/>
                <w:color w:val="FF0000"/>
                <w:sz w:val="21"/>
                <w:szCs w:val="21"/>
                <w:highlight w:val="none"/>
                <w:lang w:val="en-US" w:eastAsia="zh-CN"/>
              </w:rPr>
              <w:t>▲65.5三聚氰胺浸渍纸：(1)依据LY/T 1831-2009的检验方法检验：纵向干抗张强度N/15mm≥34.0、纵向湿抗张强度N/15mm≥8.0、水分≤4.8%、灰分28～32%；</w:t>
            </w:r>
          </w:p>
          <w:p w14:paraId="21E630C5">
            <w:pPr>
              <w:keepNext w:val="0"/>
              <w:keepLines w:val="0"/>
              <w:pageBreakBefore w:val="0"/>
              <w:widowControl w:val="0"/>
              <w:kinsoku w:val="0"/>
              <w:wordWrap/>
              <w:overflowPunct/>
              <w:topLinePunct w:val="0"/>
              <w:autoSpaceDE w:val="0"/>
              <w:autoSpaceDN w:val="0"/>
              <w:bidi w:val="0"/>
              <w:adjustRightInd w:val="0"/>
              <w:snapToGrid w:val="0"/>
              <w:spacing w:line="312" w:lineRule="auto"/>
              <w:ind w:left="0" w:leftChars="0"/>
              <w:textAlignment w:val="baseline"/>
              <w:rPr>
                <w:rFonts w:hint="eastAsia" w:ascii="宋体" w:hAnsi="宋体" w:eastAsia="宋体" w:cs="宋体"/>
                <w:b/>
                <w:bCs/>
                <w:color w:val="FF0000"/>
                <w:sz w:val="21"/>
                <w:szCs w:val="21"/>
                <w:highlight w:val="none"/>
                <w:lang w:val="en-US" w:eastAsia="zh-CN"/>
              </w:rPr>
            </w:pPr>
            <w:r>
              <w:rPr>
                <w:rFonts w:hint="eastAsia" w:ascii="宋体" w:hAnsi="宋体" w:eastAsia="宋体" w:cs="宋体"/>
                <w:b/>
                <w:bCs/>
                <w:color w:val="FF0000"/>
                <w:sz w:val="21"/>
                <w:szCs w:val="21"/>
                <w:highlight w:val="none"/>
                <w:lang w:val="en-US" w:eastAsia="zh-CN"/>
              </w:rPr>
              <w:t>(2)依据GB/T 459-2002(方法A)的检验方法检验：纵向伸缩率、横向伸缩率合格；</w:t>
            </w:r>
          </w:p>
          <w:p w14:paraId="47B2A299">
            <w:pPr>
              <w:keepNext w:val="0"/>
              <w:keepLines w:val="0"/>
              <w:pageBreakBefore w:val="0"/>
              <w:widowControl w:val="0"/>
              <w:kinsoku w:val="0"/>
              <w:wordWrap/>
              <w:overflowPunct/>
              <w:topLinePunct w:val="0"/>
              <w:autoSpaceDE w:val="0"/>
              <w:autoSpaceDN w:val="0"/>
              <w:bidi w:val="0"/>
              <w:adjustRightInd w:val="0"/>
              <w:snapToGrid w:val="0"/>
              <w:spacing w:line="312" w:lineRule="auto"/>
              <w:ind w:left="0" w:leftChars="0"/>
              <w:textAlignment w:val="baseline"/>
              <w:rPr>
                <w:rFonts w:hint="eastAsia" w:ascii="宋体" w:hAnsi="宋体" w:eastAsia="宋体" w:cs="宋体"/>
                <w:b/>
                <w:bCs/>
                <w:color w:val="FF0000"/>
                <w:sz w:val="21"/>
                <w:szCs w:val="21"/>
                <w:highlight w:val="none"/>
                <w:lang w:val="en-US" w:eastAsia="zh-CN"/>
              </w:rPr>
            </w:pPr>
            <w:r>
              <w:rPr>
                <w:rFonts w:hint="eastAsia" w:ascii="宋体" w:hAnsi="宋体" w:eastAsia="宋体" w:cs="宋体"/>
                <w:b/>
                <w:bCs/>
                <w:color w:val="FF0000"/>
                <w:sz w:val="21"/>
                <w:szCs w:val="21"/>
                <w:highlight w:val="none"/>
                <w:lang w:val="en-US" w:eastAsia="zh-CN"/>
              </w:rPr>
              <w:t>(3)依据GB/T 456-2002检验方法检验：平滑度153s；</w:t>
            </w:r>
          </w:p>
          <w:p w14:paraId="5CA34B80">
            <w:pPr>
              <w:keepNext w:val="0"/>
              <w:keepLines w:val="0"/>
              <w:pageBreakBefore w:val="0"/>
              <w:widowControl w:val="0"/>
              <w:kinsoku w:val="0"/>
              <w:wordWrap/>
              <w:overflowPunct/>
              <w:topLinePunct w:val="0"/>
              <w:autoSpaceDE w:val="0"/>
              <w:autoSpaceDN w:val="0"/>
              <w:bidi w:val="0"/>
              <w:adjustRightInd w:val="0"/>
              <w:snapToGrid w:val="0"/>
              <w:spacing w:line="312" w:lineRule="auto"/>
              <w:ind w:left="0" w:leftChars="0"/>
              <w:textAlignment w:val="baseline"/>
              <w:rPr>
                <w:rFonts w:hint="eastAsia" w:ascii="宋体" w:hAnsi="宋体" w:eastAsia="宋体" w:cs="宋体"/>
                <w:b/>
                <w:bCs/>
                <w:color w:val="FF0000"/>
                <w:sz w:val="21"/>
                <w:szCs w:val="21"/>
                <w:highlight w:val="none"/>
                <w:lang w:val="en-US" w:eastAsia="zh-CN"/>
              </w:rPr>
            </w:pPr>
            <w:r>
              <w:rPr>
                <w:rFonts w:hint="eastAsia" w:ascii="宋体" w:hAnsi="宋体" w:eastAsia="宋体" w:cs="宋体"/>
                <w:b/>
                <w:bCs/>
                <w:color w:val="FF0000"/>
                <w:sz w:val="21"/>
                <w:szCs w:val="21"/>
                <w:highlight w:val="none"/>
                <w:lang w:val="en-US" w:eastAsia="zh-CN"/>
              </w:rPr>
              <w:t>(4)依据</w:t>
            </w:r>
            <w:commentRangeStart w:id="34"/>
            <w:r>
              <w:rPr>
                <w:rFonts w:hint="eastAsia" w:ascii="宋体" w:hAnsi="宋体" w:eastAsia="宋体" w:cs="宋体"/>
                <w:b/>
                <w:bCs/>
                <w:color w:val="FF0000"/>
                <w:sz w:val="21"/>
                <w:szCs w:val="21"/>
                <w:highlight w:val="none"/>
                <w:lang w:val="en-US" w:eastAsia="zh-CN"/>
              </w:rPr>
              <w:t>GB/T 458-2008</w:t>
            </w:r>
            <w:commentRangeEnd w:id="34"/>
            <w:r>
              <w:commentReference w:id="34"/>
            </w:r>
            <w:r>
              <w:rPr>
                <w:rFonts w:hint="eastAsia" w:ascii="宋体" w:hAnsi="宋体" w:eastAsia="宋体" w:cs="宋体"/>
                <w:b/>
                <w:bCs/>
                <w:color w:val="FF0000"/>
                <w:sz w:val="21"/>
                <w:szCs w:val="21"/>
                <w:highlight w:val="none"/>
                <w:lang w:val="en-US" w:eastAsia="zh-CN"/>
              </w:rPr>
              <w:t>检验方法检验：透气度4.7Hm/(Pa·s)；</w:t>
            </w:r>
          </w:p>
          <w:p w14:paraId="36E4F2B8">
            <w:pPr>
              <w:keepNext w:val="0"/>
              <w:keepLines w:val="0"/>
              <w:pageBreakBefore w:val="0"/>
              <w:widowControl w:val="0"/>
              <w:kinsoku w:val="0"/>
              <w:wordWrap/>
              <w:overflowPunct/>
              <w:topLinePunct w:val="0"/>
              <w:autoSpaceDE w:val="0"/>
              <w:autoSpaceDN w:val="0"/>
              <w:bidi w:val="0"/>
              <w:adjustRightInd w:val="0"/>
              <w:snapToGrid w:val="0"/>
              <w:spacing w:line="312" w:lineRule="auto"/>
              <w:ind w:left="0" w:leftChars="0"/>
              <w:textAlignment w:val="baseline"/>
              <w:rPr>
                <w:rFonts w:hint="eastAsia" w:ascii="宋体" w:hAnsi="宋体" w:eastAsia="宋体" w:cs="宋体"/>
                <w:b/>
                <w:bCs/>
                <w:color w:val="FF0000"/>
                <w:sz w:val="21"/>
                <w:szCs w:val="21"/>
                <w:highlight w:val="none"/>
                <w:lang w:val="en-US" w:eastAsia="zh-CN"/>
              </w:rPr>
            </w:pPr>
            <w:r>
              <w:rPr>
                <w:rFonts w:hint="eastAsia" w:ascii="宋体" w:hAnsi="宋体" w:eastAsia="宋体" w:cs="宋体"/>
                <w:b/>
                <w:bCs/>
                <w:color w:val="FF0000"/>
                <w:sz w:val="21"/>
                <w:szCs w:val="21"/>
                <w:highlight w:val="none"/>
                <w:lang w:val="en-US" w:eastAsia="zh-CN"/>
              </w:rPr>
              <w:t>(6)依据LY/T 1143-2006(6.3.2)检验方法检验：挥发物含量8%～8.5%；</w:t>
            </w:r>
          </w:p>
          <w:p w14:paraId="346560D3">
            <w:pPr>
              <w:keepNext w:val="0"/>
              <w:keepLines w:val="0"/>
              <w:pageBreakBefore w:val="0"/>
              <w:widowControl w:val="0"/>
              <w:kinsoku w:val="0"/>
              <w:wordWrap/>
              <w:overflowPunct/>
              <w:topLinePunct w:val="0"/>
              <w:autoSpaceDE w:val="0"/>
              <w:autoSpaceDN w:val="0"/>
              <w:bidi w:val="0"/>
              <w:adjustRightInd w:val="0"/>
              <w:snapToGrid w:val="0"/>
              <w:spacing w:line="312" w:lineRule="auto"/>
              <w:ind w:left="0" w:leftChars="0"/>
              <w:textAlignment w:val="baseline"/>
              <w:rPr>
                <w:rFonts w:hint="eastAsia" w:ascii="宋体" w:hAnsi="宋体" w:eastAsia="宋体" w:cs="宋体"/>
                <w:b/>
                <w:bCs/>
                <w:color w:val="FF0000"/>
                <w:sz w:val="21"/>
                <w:szCs w:val="21"/>
                <w:highlight w:val="none"/>
                <w:lang w:val="en-US" w:eastAsia="zh-CN"/>
              </w:rPr>
            </w:pPr>
            <w:r>
              <w:rPr>
                <w:rFonts w:hint="eastAsia" w:ascii="宋体" w:hAnsi="宋体" w:eastAsia="宋体" w:cs="宋体"/>
                <w:b/>
                <w:bCs/>
                <w:color w:val="FF0000"/>
                <w:sz w:val="21"/>
                <w:szCs w:val="21"/>
                <w:highlight w:val="none"/>
                <w:lang w:val="en-US" w:eastAsia="zh-CN"/>
              </w:rPr>
              <w:t>(7)依据LY/T 1831-2009(6.3.16)的检验方法检验：浸胶量偏差浸胶量：166.0%</w:t>
            </w:r>
          </w:p>
          <w:p w14:paraId="6C08F028">
            <w:pPr>
              <w:keepNext w:val="0"/>
              <w:keepLines w:val="0"/>
              <w:pageBreakBefore w:val="0"/>
              <w:widowControl w:val="0"/>
              <w:kinsoku w:val="0"/>
              <w:wordWrap/>
              <w:overflowPunct/>
              <w:topLinePunct w:val="0"/>
              <w:autoSpaceDE w:val="0"/>
              <w:autoSpaceDN w:val="0"/>
              <w:bidi w:val="0"/>
              <w:adjustRightInd w:val="0"/>
              <w:snapToGrid w:val="0"/>
              <w:spacing w:line="312" w:lineRule="auto"/>
              <w:ind w:left="0" w:leftChars="0"/>
              <w:textAlignment w:val="baseline"/>
              <w:rPr>
                <w:rFonts w:hint="eastAsia" w:ascii="宋体" w:hAnsi="宋体" w:eastAsia="宋体" w:cs="宋体"/>
                <w:b/>
                <w:bCs/>
                <w:color w:val="FF0000"/>
                <w:sz w:val="21"/>
                <w:szCs w:val="21"/>
                <w:highlight w:val="none"/>
                <w:lang w:val="en-US" w:eastAsia="zh-CN"/>
              </w:rPr>
            </w:pPr>
            <w:r>
              <w:rPr>
                <w:rFonts w:hint="eastAsia" w:ascii="宋体" w:hAnsi="宋体" w:eastAsia="宋体" w:cs="宋体"/>
                <w:b/>
                <w:bCs/>
                <w:color w:val="FF0000"/>
                <w:sz w:val="21"/>
                <w:szCs w:val="21"/>
                <w:highlight w:val="none"/>
                <w:lang w:val="en-US" w:eastAsia="zh-CN"/>
              </w:rPr>
              <w:t>(8)依据LY/T 1143-2006(6.3.3)的检验方法检验：预固化度40%～43%；</w:t>
            </w:r>
          </w:p>
          <w:p w14:paraId="25B959E6">
            <w:pPr>
              <w:keepNext w:val="0"/>
              <w:keepLines w:val="0"/>
              <w:pageBreakBefore w:val="0"/>
              <w:widowControl w:val="0"/>
              <w:kinsoku w:val="0"/>
              <w:wordWrap/>
              <w:overflowPunct/>
              <w:topLinePunct w:val="0"/>
              <w:autoSpaceDE w:val="0"/>
              <w:autoSpaceDN w:val="0"/>
              <w:bidi w:val="0"/>
              <w:adjustRightInd w:val="0"/>
              <w:snapToGrid w:val="0"/>
              <w:spacing w:line="312" w:lineRule="auto"/>
              <w:ind w:left="0" w:leftChars="0"/>
              <w:textAlignment w:val="baseline"/>
              <w:rPr>
                <w:rFonts w:hint="eastAsia" w:ascii="宋体" w:hAnsi="宋体" w:eastAsia="宋体" w:cs="宋体"/>
                <w:b/>
                <w:bCs/>
                <w:color w:val="FF0000"/>
                <w:sz w:val="21"/>
                <w:szCs w:val="21"/>
                <w:highlight w:val="none"/>
                <w:lang w:val="en-US" w:eastAsia="zh-CN"/>
              </w:rPr>
            </w:pPr>
            <w:r>
              <w:rPr>
                <w:rFonts w:hint="eastAsia" w:ascii="宋体" w:hAnsi="宋体" w:eastAsia="宋体" w:cs="宋体"/>
                <w:b/>
                <w:bCs/>
                <w:color w:val="FF0000"/>
                <w:sz w:val="21"/>
                <w:szCs w:val="21"/>
                <w:highlight w:val="none"/>
                <w:lang w:val="en-US" w:eastAsia="zh-CN"/>
              </w:rPr>
              <w:t>(9)依据LY/T 1831-2009(6.3.15)的检验方法检验：甲醛释放量≤0.7mg/L、符合A级标准。</w:t>
            </w:r>
          </w:p>
          <w:p w14:paraId="23D654E2">
            <w:pPr>
              <w:keepNext w:val="0"/>
              <w:keepLines w:val="0"/>
              <w:pageBreakBefore w:val="0"/>
              <w:widowControl w:val="0"/>
              <w:kinsoku w:val="0"/>
              <w:wordWrap/>
              <w:overflowPunct/>
              <w:topLinePunct w:val="0"/>
              <w:autoSpaceDE w:val="0"/>
              <w:autoSpaceDN w:val="0"/>
              <w:bidi w:val="0"/>
              <w:adjustRightInd w:val="0"/>
              <w:snapToGrid w:val="0"/>
              <w:spacing w:line="312" w:lineRule="auto"/>
              <w:ind w:left="0" w:leftChars="0"/>
              <w:textAlignment w:val="baseline"/>
              <w:rPr>
                <w:rFonts w:hint="eastAsia" w:ascii="宋体" w:hAnsi="宋体" w:eastAsia="宋体" w:cs="宋体"/>
                <w:b/>
                <w:bCs/>
                <w:color w:val="FF0000"/>
                <w:sz w:val="21"/>
                <w:szCs w:val="21"/>
                <w:highlight w:val="none"/>
                <w:lang w:val="en-US" w:eastAsia="zh-CN"/>
              </w:rPr>
            </w:pPr>
            <w:r>
              <w:rPr>
                <w:rFonts w:hint="eastAsia" w:ascii="宋体" w:hAnsi="宋体" w:eastAsia="宋体" w:cs="宋体"/>
                <w:b/>
                <w:bCs/>
                <w:color w:val="FF0000"/>
                <w:sz w:val="21"/>
                <w:szCs w:val="21"/>
                <w:highlight w:val="none"/>
                <w:lang w:val="en-US" w:eastAsia="zh-CN"/>
              </w:rPr>
              <w:t>中密度纤维板：(1)依据GB/T 35601-2017标准检测：甲醛释放量≤0.02mg/m³；苯、甲苯未检出；二甲苯≤0.007mg/m³；总挥发性有机化合物(TVOC)≤0.086mg/m³；</w:t>
            </w:r>
          </w:p>
          <w:p w14:paraId="5B859E9A">
            <w:pPr>
              <w:keepNext w:val="0"/>
              <w:keepLines w:val="0"/>
              <w:pageBreakBefore w:val="0"/>
              <w:widowControl w:val="0"/>
              <w:kinsoku w:val="0"/>
              <w:wordWrap/>
              <w:overflowPunct/>
              <w:topLinePunct w:val="0"/>
              <w:autoSpaceDE w:val="0"/>
              <w:autoSpaceDN w:val="0"/>
              <w:bidi w:val="0"/>
              <w:adjustRightInd w:val="0"/>
              <w:snapToGrid w:val="0"/>
              <w:spacing w:line="312" w:lineRule="auto"/>
              <w:ind w:left="0" w:leftChars="0"/>
              <w:textAlignment w:val="baseline"/>
              <w:rPr>
                <w:rFonts w:hint="eastAsia" w:ascii="宋体" w:hAnsi="宋体" w:eastAsia="宋体" w:cs="宋体"/>
                <w:b/>
                <w:bCs/>
                <w:color w:val="FF0000"/>
                <w:sz w:val="21"/>
                <w:szCs w:val="21"/>
                <w:highlight w:val="none"/>
                <w:lang w:val="en-US" w:eastAsia="zh-CN"/>
              </w:rPr>
            </w:pPr>
            <w:r>
              <w:rPr>
                <w:rFonts w:hint="eastAsia" w:ascii="宋体" w:hAnsi="宋体" w:eastAsia="宋体" w:cs="宋体"/>
                <w:b/>
                <w:bCs/>
                <w:color w:val="FF0000"/>
                <w:sz w:val="21"/>
                <w:szCs w:val="21"/>
                <w:highlight w:val="none"/>
                <w:lang w:val="en-US" w:eastAsia="zh-CN"/>
              </w:rPr>
              <w:t>（2）依据LY/T 3236-2020标准检测：气味1级；</w:t>
            </w:r>
          </w:p>
          <w:p w14:paraId="6F6BEC74">
            <w:pPr>
              <w:keepNext w:val="0"/>
              <w:keepLines w:val="0"/>
              <w:pageBreakBefore w:val="0"/>
              <w:widowControl w:val="0"/>
              <w:kinsoku w:val="0"/>
              <w:wordWrap/>
              <w:overflowPunct/>
              <w:topLinePunct w:val="0"/>
              <w:autoSpaceDE w:val="0"/>
              <w:autoSpaceDN w:val="0"/>
              <w:bidi w:val="0"/>
              <w:adjustRightInd w:val="0"/>
              <w:snapToGrid w:val="0"/>
              <w:spacing w:line="312" w:lineRule="auto"/>
              <w:ind w:left="0" w:leftChars="0"/>
              <w:textAlignment w:val="baseline"/>
              <w:rPr>
                <w:rFonts w:hint="eastAsia" w:ascii="宋体" w:hAnsi="宋体" w:eastAsia="宋体" w:cs="宋体"/>
                <w:b/>
                <w:bCs/>
                <w:color w:val="FF0000"/>
                <w:sz w:val="21"/>
                <w:szCs w:val="21"/>
                <w:highlight w:val="none"/>
                <w:lang w:val="en-US" w:eastAsia="zh-CN"/>
              </w:rPr>
            </w:pPr>
            <w:r>
              <w:rPr>
                <w:rFonts w:hint="eastAsia" w:ascii="宋体" w:hAnsi="宋体" w:eastAsia="宋体" w:cs="宋体"/>
                <w:b/>
                <w:bCs/>
                <w:color w:val="FF0000"/>
                <w:sz w:val="21"/>
                <w:szCs w:val="21"/>
                <w:highlight w:val="none"/>
                <w:lang w:val="en-US" w:eastAsia="zh-CN"/>
              </w:rPr>
              <w:t>（3）依据GB/T 36022-2018标准检测：氨释放量未检出；</w:t>
            </w:r>
          </w:p>
          <w:p w14:paraId="3DE7D879">
            <w:pPr>
              <w:keepNext w:val="0"/>
              <w:keepLines w:val="0"/>
              <w:pageBreakBefore w:val="0"/>
              <w:widowControl w:val="0"/>
              <w:kinsoku w:val="0"/>
              <w:wordWrap/>
              <w:overflowPunct/>
              <w:topLinePunct w:val="0"/>
              <w:autoSpaceDE w:val="0"/>
              <w:autoSpaceDN w:val="0"/>
              <w:bidi w:val="0"/>
              <w:adjustRightInd w:val="0"/>
              <w:snapToGrid w:val="0"/>
              <w:spacing w:line="312" w:lineRule="auto"/>
              <w:ind w:left="0" w:leftChars="0"/>
              <w:textAlignment w:val="baseline"/>
              <w:rPr>
                <w:rFonts w:hint="eastAsia" w:ascii="宋体" w:hAnsi="宋体" w:eastAsia="宋体" w:cs="宋体"/>
                <w:b/>
                <w:bCs/>
                <w:color w:val="FF0000"/>
                <w:sz w:val="21"/>
                <w:szCs w:val="21"/>
                <w:highlight w:val="none"/>
                <w:lang w:val="en-US" w:eastAsia="zh-CN"/>
              </w:rPr>
            </w:pPr>
            <w:r>
              <w:rPr>
                <w:rFonts w:hint="eastAsia" w:ascii="宋体" w:hAnsi="宋体" w:eastAsia="宋体" w:cs="宋体"/>
                <w:b/>
                <w:bCs/>
                <w:color w:val="FF0000"/>
                <w:sz w:val="21"/>
                <w:szCs w:val="21"/>
                <w:highlight w:val="none"/>
                <w:lang w:val="en-US" w:eastAsia="zh-CN"/>
              </w:rPr>
              <w:t>（4）依据LY/T 1926-2020标准检测：金黄色葡萄球菌、大肠杆菌、 大肠埃希氏菌、 肺炎克雷伯氏菌抑菌值＞99%，评级为I级，强抗菌级。</w:t>
            </w:r>
          </w:p>
          <w:p w14:paraId="67009016">
            <w:pPr>
              <w:keepNext w:val="0"/>
              <w:keepLines w:val="0"/>
              <w:pageBreakBefore w:val="0"/>
              <w:widowControl w:val="0"/>
              <w:wordWrap/>
              <w:overflowPunct/>
              <w:topLinePunct w:val="0"/>
              <w:bidi w:val="0"/>
              <w:snapToGrid/>
              <w:spacing w:line="312" w:lineRule="auto"/>
              <w:ind w:left="0"/>
              <w:rPr>
                <w:rFonts w:hint="eastAsia" w:ascii="宋体" w:hAnsi="宋体" w:eastAsia="宋体" w:cs="宋体"/>
                <w:b w:val="0"/>
                <w:bCs w:val="0"/>
                <w:color w:val="auto"/>
                <w:spacing w:val="3"/>
                <w:sz w:val="21"/>
                <w:szCs w:val="21"/>
                <w:highlight w:val="none"/>
                <w:lang w:val="en-US" w:eastAsia="zh-CN"/>
              </w:rPr>
            </w:pPr>
            <w:r>
              <w:rPr>
                <w:rFonts w:hint="eastAsia" w:ascii="宋体" w:hAnsi="宋体" w:eastAsia="宋体" w:cs="宋体"/>
                <w:b/>
                <w:bCs/>
                <w:color w:val="FF0000"/>
                <w:spacing w:val="-5"/>
                <w:sz w:val="21"/>
                <w:szCs w:val="21"/>
                <w:highlight w:val="none"/>
                <w:lang w:val="en-US" w:eastAsia="zh-CN"/>
              </w:rPr>
              <w:t>【提供2022年1月1日至本项目投标截止时间第三方检测机构出具的具有CMA标识的符合以上参数的检测报告扫描件，需将报告上对应参数标注出来；检测报告封面货物名称与上述名称不一致的需作书面说明，否则该项不得分；同时需提供在全国认证认可信息公共服务平台(认e云(http://cx.cnca.cn/)检测报告查询截图(查询截图中的报告编号及检测机构名称应与检测报告一致)】</w:t>
            </w:r>
          </w:p>
        </w:tc>
      </w:tr>
      <w:tr w14:paraId="79A43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5D95260E">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66</w:t>
            </w:r>
          </w:p>
        </w:tc>
        <w:tc>
          <w:tcPr>
            <w:tcW w:w="1678" w:type="dxa"/>
            <w:vMerge w:val="restart"/>
            <w:vAlign w:val="center"/>
          </w:tcPr>
          <w:p w14:paraId="448997C1">
            <w:pPr>
              <w:keepNext w:val="0"/>
              <w:keepLines w:val="0"/>
              <w:pageBreakBefore w:val="0"/>
              <w:widowControl/>
              <w:suppressLineNumbers w:val="0"/>
              <w:wordWrap/>
              <w:overflowPunct/>
              <w:topLinePunct w:val="0"/>
              <w:bidi w:val="0"/>
              <w:snapToGrid/>
              <w:spacing w:line="312" w:lineRule="auto"/>
              <w:ind w:left="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医生办公桌</w:t>
            </w:r>
          </w:p>
          <w:p w14:paraId="3C3E8931">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vertAlign w:val="baseline"/>
              </w:rPr>
            </w:pPr>
          </w:p>
        </w:tc>
        <w:tc>
          <w:tcPr>
            <w:tcW w:w="6575" w:type="dxa"/>
            <w:vAlign w:val="center"/>
          </w:tcPr>
          <w:p w14:paraId="7D1C2E10">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66.1规格：（1400W*700D*750H）mm±10mm；</w:t>
            </w:r>
          </w:p>
        </w:tc>
      </w:tr>
      <w:tr w14:paraId="33254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5B252393">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3606F8AA">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15D1C141">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66.2基材：</w:t>
            </w:r>
            <w:r>
              <w:rPr>
                <w:rFonts w:hint="eastAsia" w:ascii="宋体" w:hAnsi="宋体" w:eastAsia="宋体" w:cs="宋体"/>
                <w:b w:val="0"/>
                <w:bCs w:val="0"/>
                <w:color w:val="auto"/>
                <w:sz w:val="21"/>
                <w:szCs w:val="21"/>
                <w:highlight w:val="none"/>
              </w:rPr>
              <w:t>采用</w:t>
            </w:r>
            <w:r>
              <w:rPr>
                <w:rFonts w:hint="eastAsia" w:ascii="宋体" w:hAnsi="宋体" w:eastAsia="宋体" w:cs="宋体"/>
                <w:b w:val="0"/>
                <w:bCs w:val="0"/>
                <w:color w:val="auto"/>
                <w:sz w:val="21"/>
                <w:szCs w:val="21"/>
                <w:highlight w:val="none"/>
                <w:lang w:eastAsia="zh-CN"/>
              </w:rPr>
              <w:t>三聚氰胺浸渍纸</w:t>
            </w:r>
            <w:r>
              <w:rPr>
                <w:rFonts w:hint="eastAsia" w:ascii="宋体" w:hAnsi="宋体" w:eastAsia="宋体" w:cs="宋体"/>
                <w:b w:val="0"/>
                <w:bCs w:val="0"/>
                <w:color w:val="auto"/>
                <w:sz w:val="21"/>
                <w:szCs w:val="21"/>
                <w:highlight w:val="none"/>
              </w:rPr>
              <w:t>.基材</w:t>
            </w:r>
            <w:r>
              <w:rPr>
                <w:rFonts w:hint="eastAsia" w:ascii="宋体" w:hAnsi="宋体" w:eastAsia="宋体" w:cs="宋体"/>
                <w:b w:val="0"/>
                <w:bCs w:val="0"/>
                <w:color w:val="auto"/>
                <w:sz w:val="21"/>
                <w:szCs w:val="21"/>
                <w:highlight w:val="none"/>
                <w:lang w:val="en-US" w:eastAsia="zh-CN"/>
              </w:rPr>
              <w:t>采用</w:t>
            </w:r>
            <w:r>
              <w:rPr>
                <w:rFonts w:hint="eastAsia" w:ascii="宋体" w:hAnsi="宋体" w:eastAsia="宋体" w:cs="宋体"/>
                <w:b w:val="0"/>
                <w:bCs w:val="0"/>
                <w:i w:val="0"/>
                <w:iCs w:val="0"/>
                <w:color w:val="auto"/>
                <w:kern w:val="0"/>
                <w:sz w:val="21"/>
                <w:szCs w:val="21"/>
                <w:highlight w:val="none"/>
                <w:u w:val="none"/>
                <w:lang w:val="en-US" w:eastAsia="zh-CN" w:bidi="ar"/>
              </w:rPr>
              <w:t>新国标环保</w:t>
            </w:r>
            <w:r>
              <w:rPr>
                <w:rFonts w:hint="eastAsia" w:ascii="宋体" w:hAnsi="宋体" w:eastAsia="宋体" w:cs="宋体"/>
                <w:i w:val="0"/>
                <w:iCs w:val="0"/>
                <w:color w:val="auto"/>
                <w:kern w:val="0"/>
                <w:sz w:val="21"/>
                <w:szCs w:val="21"/>
                <w:highlight w:val="none"/>
                <w:u w:val="none"/>
                <w:lang w:val="en-US" w:eastAsia="zh-CN" w:bidi="ar"/>
              </w:rPr>
              <w:t>ENF级纤维板</w:t>
            </w:r>
            <w:r>
              <w:rPr>
                <w:rFonts w:hint="eastAsia" w:ascii="宋体" w:hAnsi="宋体" w:eastAsia="宋体" w:cs="宋体"/>
                <w:b w:val="0"/>
                <w:bCs w:val="0"/>
                <w:color w:val="auto"/>
                <w:sz w:val="21"/>
                <w:szCs w:val="21"/>
                <w:highlight w:val="none"/>
              </w:rPr>
              <w:t>.台面厚度25mm ，承重力强。 封边：采用环保加厚PVC硬胶边，ABS环保热熔颗粒胶封边处理，封边严密、平整、无脱胶，表面无胶渍</w:t>
            </w:r>
            <w:r>
              <w:rPr>
                <w:rFonts w:hint="eastAsia" w:ascii="宋体" w:hAnsi="宋体" w:eastAsia="宋体" w:cs="宋体"/>
                <w:b w:val="0"/>
                <w:bCs w:val="0"/>
                <w:i w:val="0"/>
                <w:iCs w:val="0"/>
                <w:color w:val="auto"/>
                <w:kern w:val="0"/>
                <w:sz w:val="21"/>
                <w:szCs w:val="21"/>
                <w:highlight w:val="none"/>
                <w:u w:val="none"/>
                <w:lang w:val="en-US" w:eastAsia="zh-CN" w:bidi="ar"/>
              </w:rPr>
              <w:t>；侧板、背板、抽面、底板厚度为不低于16mm；主台+60*30钢脚架（壁厚≥1.5mm）+木制三抽立柜+塑料键盘架+Φ60金属线盒，桌面倒圆角；</w:t>
            </w:r>
          </w:p>
        </w:tc>
      </w:tr>
      <w:tr w14:paraId="0D0E8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00592524">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757120BE">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2729B631">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66.3工艺：见光面为2.0mm厚全自动封边工艺。</w:t>
            </w:r>
          </w:p>
        </w:tc>
      </w:tr>
      <w:tr w14:paraId="55ED5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62687718">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503F478F">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590FCF72">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66.4五金配件：采用带缓冲阻尼铰链、三节导轨；导轨的过载要求（包括垂直向下静载荷（300N）、水平侧向静载荷（150N）、猛关或猛开）、功能要求（包括操作力、耐久性(80000次)、拉出安全性、下沉量、耐腐蚀均符合QB/T 2454-2013标准要求。</w:t>
            </w:r>
          </w:p>
        </w:tc>
      </w:tr>
      <w:tr w14:paraId="41FF2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338559AE">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67</w:t>
            </w:r>
          </w:p>
        </w:tc>
        <w:tc>
          <w:tcPr>
            <w:tcW w:w="1678" w:type="dxa"/>
            <w:vMerge w:val="restart"/>
            <w:vAlign w:val="center"/>
          </w:tcPr>
          <w:p w14:paraId="73EEB1C2">
            <w:pPr>
              <w:keepNext w:val="0"/>
              <w:keepLines w:val="0"/>
              <w:pageBreakBefore w:val="0"/>
              <w:widowControl/>
              <w:suppressLineNumbers w:val="0"/>
              <w:wordWrap/>
              <w:overflowPunct/>
              <w:topLinePunct w:val="0"/>
              <w:bidi w:val="0"/>
              <w:snapToGrid/>
              <w:spacing w:line="312" w:lineRule="auto"/>
              <w:ind w:left="0"/>
              <w:jc w:val="center"/>
              <w:textAlignment w:val="center"/>
              <w:rPr>
                <w:rFonts w:hint="default"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办公桌</w:t>
            </w:r>
            <w:r>
              <w:rPr>
                <w:rFonts w:hint="eastAsia" w:ascii="宋体" w:hAnsi="宋体" w:cs="宋体"/>
                <w:b w:val="0"/>
                <w:bCs w:val="0"/>
                <w:i w:val="0"/>
                <w:iCs w:val="0"/>
                <w:color w:val="auto"/>
                <w:kern w:val="0"/>
                <w:sz w:val="21"/>
                <w:szCs w:val="21"/>
                <w:highlight w:val="none"/>
                <w:u w:val="none"/>
                <w:lang w:val="en-US" w:eastAsia="zh-CN" w:bidi="ar"/>
              </w:rPr>
              <w:t>1</w:t>
            </w:r>
          </w:p>
          <w:p w14:paraId="3A0BDE11">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vertAlign w:val="baseline"/>
              </w:rPr>
            </w:pPr>
          </w:p>
        </w:tc>
        <w:tc>
          <w:tcPr>
            <w:tcW w:w="6575" w:type="dxa"/>
            <w:vAlign w:val="center"/>
          </w:tcPr>
          <w:p w14:paraId="6CB13786">
            <w:pPr>
              <w:keepNext w:val="0"/>
              <w:keepLines w:val="0"/>
              <w:pageBreakBefore w:val="0"/>
              <w:widowControl/>
              <w:suppressLineNumbers w:val="0"/>
              <w:wordWrap/>
              <w:overflowPunct/>
              <w:topLinePunct w:val="0"/>
              <w:bidi w:val="0"/>
              <w:snapToGrid/>
              <w:spacing w:line="312" w:lineRule="auto"/>
              <w:ind w:left="0" w:leftChars="0"/>
              <w:jc w:val="left"/>
              <w:textAlignment w:val="auto"/>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67.1规格：（1200W*600D*750H）mm±10mm；</w:t>
            </w:r>
          </w:p>
        </w:tc>
      </w:tr>
      <w:tr w14:paraId="4B2E4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652B3FD1">
            <w:pPr>
              <w:keepNext w:val="0"/>
              <w:keepLines w:val="0"/>
              <w:pageBreakBefore w:val="0"/>
              <w:widowControl/>
              <w:suppressLineNumbers w:val="0"/>
              <w:wordWrap/>
              <w:overflowPunct/>
              <w:topLinePunct w:val="0"/>
              <w:bidi w:val="0"/>
              <w:snapToGrid/>
              <w:spacing w:line="312" w:lineRule="auto"/>
              <w:ind w:left="0" w:firstLine="0" w:firstLineChars="0"/>
              <w:jc w:val="left"/>
              <w:textAlignment w:val="auto"/>
              <w:rPr>
                <w:rFonts w:hint="eastAsia" w:ascii="宋体" w:hAnsi="宋体" w:eastAsia="宋体" w:cs="宋体"/>
                <w:color w:val="auto"/>
                <w:sz w:val="21"/>
                <w:szCs w:val="21"/>
                <w:highlight w:val="none"/>
              </w:rPr>
            </w:pPr>
          </w:p>
        </w:tc>
        <w:tc>
          <w:tcPr>
            <w:tcW w:w="1678" w:type="dxa"/>
            <w:vMerge w:val="continue"/>
            <w:vAlign w:val="center"/>
          </w:tcPr>
          <w:p w14:paraId="0293315D">
            <w:pPr>
              <w:keepNext w:val="0"/>
              <w:keepLines w:val="0"/>
              <w:pageBreakBefore w:val="0"/>
              <w:widowControl/>
              <w:suppressLineNumbers w:val="0"/>
              <w:wordWrap/>
              <w:overflowPunct/>
              <w:topLinePunct w:val="0"/>
              <w:bidi w:val="0"/>
              <w:snapToGrid/>
              <w:spacing w:line="312" w:lineRule="auto"/>
              <w:ind w:left="0"/>
              <w:jc w:val="left"/>
              <w:textAlignment w:val="auto"/>
              <w:rPr>
                <w:rFonts w:hint="eastAsia" w:ascii="宋体" w:hAnsi="宋体" w:eastAsia="宋体" w:cs="宋体"/>
                <w:color w:val="auto"/>
                <w:sz w:val="21"/>
                <w:szCs w:val="21"/>
                <w:highlight w:val="none"/>
              </w:rPr>
            </w:pPr>
          </w:p>
        </w:tc>
        <w:tc>
          <w:tcPr>
            <w:tcW w:w="6575" w:type="dxa"/>
            <w:vAlign w:val="center"/>
          </w:tcPr>
          <w:p w14:paraId="7B9EE781">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67.2基材：</w:t>
            </w:r>
            <w:r>
              <w:rPr>
                <w:rFonts w:hint="eastAsia" w:ascii="宋体" w:hAnsi="宋体" w:eastAsia="宋体" w:cs="宋体"/>
                <w:b w:val="0"/>
                <w:bCs w:val="0"/>
                <w:color w:val="auto"/>
                <w:sz w:val="21"/>
                <w:szCs w:val="21"/>
                <w:highlight w:val="none"/>
              </w:rPr>
              <w:t>采用</w:t>
            </w:r>
            <w:r>
              <w:rPr>
                <w:rFonts w:hint="eastAsia" w:ascii="宋体" w:hAnsi="宋体" w:eastAsia="宋体" w:cs="宋体"/>
                <w:b w:val="0"/>
                <w:bCs w:val="0"/>
                <w:color w:val="auto"/>
                <w:sz w:val="21"/>
                <w:szCs w:val="21"/>
                <w:highlight w:val="none"/>
                <w:lang w:eastAsia="zh-CN"/>
              </w:rPr>
              <w:t>三聚氰胺浸渍纸</w:t>
            </w:r>
            <w:r>
              <w:rPr>
                <w:rFonts w:hint="eastAsia" w:ascii="宋体" w:hAnsi="宋体" w:eastAsia="宋体" w:cs="宋体"/>
                <w:b w:val="0"/>
                <w:bCs w:val="0"/>
                <w:color w:val="auto"/>
                <w:sz w:val="21"/>
                <w:szCs w:val="21"/>
                <w:highlight w:val="none"/>
              </w:rPr>
              <w:t>.基材</w:t>
            </w:r>
            <w:r>
              <w:rPr>
                <w:rFonts w:hint="eastAsia" w:ascii="宋体" w:hAnsi="宋体" w:eastAsia="宋体" w:cs="宋体"/>
                <w:b w:val="0"/>
                <w:bCs w:val="0"/>
                <w:color w:val="auto"/>
                <w:sz w:val="21"/>
                <w:szCs w:val="21"/>
                <w:highlight w:val="none"/>
                <w:lang w:val="en-US" w:eastAsia="zh-CN"/>
              </w:rPr>
              <w:t>采用</w:t>
            </w:r>
            <w:r>
              <w:rPr>
                <w:rFonts w:hint="eastAsia" w:ascii="宋体" w:hAnsi="宋体" w:eastAsia="宋体" w:cs="宋体"/>
                <w:b w:val="0"/>
                <w:bCs w:val="0"/>
                <w:i w:val="0"/>
                <w:iCs w:val="0"/>
                <w:color w:val="auto"/>
                <w:kern w:val="0"/>
                <w:sz w:val="21"/>
                <w:szCs w:val="21"/>
                <w:highlight w:val="none"/>
                <w:u w:val="none"/>
                <w:lang w:val="en-US" w:eastAsia="zh-CN" w:bidi="ar"/>
              </w:rPr>
              <w:t>新国标环保</w:t>
            </w:r>
            <w:r>
              <w:rPr>
                <w:rFonts w:hint="eastAsia" w:ascii="宋体" w:hAnsi="宋体" w:eastAsia="宋体" w:cs="宋体"/>
                <w:i w:val="0"/>
                <w:iCs w:val="0"/>
                <w:color w:val="auto"/>
                <w:kern w:val="0"/>
                <w:sz w:val="21"/>
                <w:szCs w:val="21"/>
                <w:highlight w:val="none"/>
                <w:u w:val="none"/>
                <w:lang w:val="en-US" w:eastAsia="zh-CN" w:bidi="ar"/>
              </w:rPr>
              <w:t>ENF级纤维板</w:t>
            </w:r>
            <w:r>
              <w:rPr>
                <w:rFonts w:hint="eastAsia" w:ascii="宋体" w:hAnsi="宋体" w:eastAsia="宋体" w:cs="宋体"/>
                <w:b w:val="0"/>
                <w:bCs w:val="0"/>
                <w:color w:val="auto"/>
                <w:sz w:val="21"/>
                <w:szCs w:val="21"/>
                <w:highlight w:val="none"/>
              </w:rPr>
              <w:t>.台面厚度25mm ，承重力强。 封边：采用环保加厚PVC硬胶边，ABS环保热熔颗粒胶封边处理，封边严密、平整、无脱胶，表面无胶渍</w:t>
            </w:r>
            <w:r>
              <w:rPr>
                <w:rFonts w:hint="eastAsia" w:ascii="宋体" w:hAnsi="宋体" w:eastAsia="宋体" w:cs="宋体"/>
                <w:b w:val="0"/>
                <w:bCs w:val="0"/>
                <w:i w:val="0"/>
                <w:iCs w:val="0"/>
                <w:color w:val="auto"/>
                <w:kern w:val="0"/>
                <w:sz w:val="21"/>
                <w:szCs w:val="21"/>
                <w:highlight w:val="none"/>
                <w:u w:val="none"/>
                <w:lang w:val="en-US" w:eastAsia="zh-CN" w:bidi="ar"/>
              </w:rPr>
              <w:t>；主台+钢脚架（壁厚≥1.5mm）；</w:t>
            </w:r>
          </w:p>
        </w:tc>
      </w:tr>
      <w:tr w14:paraId="41AAE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5E5A0E08">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auto"/>
              <w:rPr>
                <w:color w:val="auto"/>
                <w:highlight w:val="none"/>
              </w:rPr>
            </w:pPr>
          </w:p>
        </w:tc>
        <w:tc>
          <w:tcPr>
            <w:tcW w:w="1678" w:type="dxa"/>
            <w:vMerge w:val="continue"/>
            <w:vAlign w:val="center"/>
          </w:tcPr>
          <w:p w14:paraId="71B6EA26">
            <w:pPr>
              <w:keepNext w:val="0"/>
              <w:keepLines w:val="0"/>
              <w:pageBreakBefore w:val="0"/>
              <w:widowControl/>
              <w:suppressLineNumbers w:val="0"/>
              <w:wordWrap/>
              <w:overflowPunct/>
              <w:topLinePunct w:val="0"/>
              <w:bidi w:val="0"/>
              <w:snapToGrid/>
              <w:spacing w:line="312" w:lineRule="auto"/>
              <w:ind w:left="0" w:leftChars="0"/>
              <w:jc w:val="left"/>
              <w:textAlignment w:val="auto"/>
              <w:rPr>
                <w:color w:val="auto"/>
                <w:highlight w:val="none"/>
              </w:rPr>
            </w:pPr>
          </w:p>
        </w:tc>
        <w:tc>
          <w:tcPr>
            <w:tcW w:w="6575" w:type="dxa"/>
            <w:vAlign w:val="center"/>
          </w:tcPr>
          <w:p w14:paraId="71AA726B">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67.3工艺：见光面为2.0mm厚全自动封边工艺。</w:t>
            </w:r>
          </w:p>
        </w:tc>
      </w:tr>
      <w:tr w14:paraId="76E90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10D42363">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auto"/>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7F0CEE19">
            <w:pPr>
              <w:keepNext w:val="0"/>
              <w:keepLines w:val="0"/>
              <w:pageBreakBefore w:val="0"/>
              <w:widowControl/>
              <w:suppressLineNumbers w:val="0"/>
              <w:wordWrap/>
              <w:overflowPunct/>
              <w:topLinePunct w:val="0"/>
              <w:bidi w:val="0"/>
              <w:snapToGrid/>
              <w:spacing w:line="312" w:lineRule="auto"/>
              <w:ind w:left="0" w:leftChars="0"/>
              <w:jc w:val="left"/>
              <w:textAlignment w:val="auto"/>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0BDD4925">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67.4功能配置：根据科室需求配置桌上屏风。</w:t>
            </w:r>
          </w:p>
        </w:tc>
      </w:tr>
      <w:tr w14:paraId="003C1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6E4E8F0B">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auto"/>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21334191">
            <w:pPr>
              <w:keepNext w:val="0"/>
              <w:keepLines w:val="0"/>
              <w:pageBreakBefore w:val="0"/>
              <w:widowControl/>
              <w:suppressLineNumbers w:val="0"/>
              <w:wordWrap/>
              <w:overflowPunct/>
              <w:topLinePunct w:val="0"/>
              <w:bidi w:val="0"/>
              <w:snapToGrid/>
              <w:spacing w:line="312" w:lineRule="auto"/>
              <w:ind w:left="0" w:leftChars="0"/>
              <w:jc w:val="left"/>
              <w:textAlignment w:val="auto"/>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6277DC7E">
            <w:pPr>
              <w:keepNext w:val="0"/>
              <w:keepLines w:val="0"/>
              <w:pageBreakBefore w:val="0"/>
              <w:widowControl/>
              <w:suppressLineNumbers w:val="0"/>
              <w:wordWrap/>
              <w:overflowPunct/>
              <w:topLinePunct w:val="0"/>
              <w:bidi w:val="0"/>
              <w:snapToGrid/>
              <w:spacing w:line="312" w:lineRule="auto"/>
              <w:ind w:left="0" w:leftChars="0"/>
              <w:jc w:val="left"/>
              <w:textAlignment w:val="auto"/>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67.5五金配件：采用带缓冲阻尼铰链、三节导轨、配联动锁及可折叠钥匙；导轨的过载要求（包括垂直向下静载荷（300N）、水平侧向静载荷（150N）、猛关或猛开）、功能要求（包括操作力、耐久性(80000次)、拉出安全性、下沉量、耐腐蚀均符合QB/T 2454-2013标准要求。</w:t>
            </w:r>
          </w:p>
        </w:tc>
      </w:tr>
      <w:tr w14:paraId="61CD2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1625FDC9">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68</w:t>
            </w:r>
          </w:p>
        </w:tc>
        <w:tc>
          <w:tcPr>
            <w:tcW w:w="1678" w:type="dxa"/>
            <w:vMerge w:val="restart"/>
            <w:vAlign w:val="center"/>
          </w:tcPr>
          <w:p w14:paraId="08B29687">
            <w:pPr>
              <w:keepNext w:val="0"/>
              <w:keepLines w:val="0"/>
              <w:pageBreakBefore w:val="0"/>
              <w:widowControl/>
              <w:suppressLineNumbers w:val="0"/>
              <w:wordWrap/>
              <w:overflowPunct/>
              <w:topLinePunct w:val="0"/>
              <w:bidi w:val="0"/>
              <w:snapToGrid/>
              <w:spacing w:line="312" w:lineRule="auto"/>
              <w:ind w:left="0"/>
              <w:jc w:val="center"/>
              <w:textAlignment w:val="center"/>
              <w:rPr>
                <w:rFonts w:hint="default"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办公桌</w:t>
            </w:r>
            <w:r>
              <w:rPr>
                <w:rFonts w:hint="eastAsia" w:ascii="宋体" w:hAnsi="宋体" w:cs="宋体"/>
                <w:b w:val="0"/>
                <w:bCs w:val="0"/>
                <w:i w:val="0"/>
                <w:iCs w:val="0"/>
                <w:color w:val="auto"/>
                <w:kern w:val="0"/>
                <w:sz w:val="21"/>
                <w:szCs w:val="21"/>
                <w:highlight w:val="none"/>
                <w:u w:val="none"/>
                <w:lang w:val="en-US" w:eastAsia="zh-CN" w:bidi="ar"/>
              </w:rPr>
              <w:t>2</w:t>
            </w:r>
          </w:p>
          <w:p w14:paraId="62D59FFA">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vertAlign w:val="baseline"/>
              </w:rPr>
            </w:pPr>
          </w:p>
        </w:tc>
        <w:tc>
          <w:tcPr>
            <w:tcW w:w="6575" w:type="dxa"/>
            <w:vAlign w:val="center"/>
          </w:tcPr>
          <w:p w14:paraId="02479E95">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68.1规格：（1000W*600D*750H）mm±10mm；</w:t>
            </w:r>
          </w:p>
        </w:tc>
      </w:tr>
      <w:tr w14:paraId="0BB15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6DAF4119">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33A1FD7B">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4E27B41B">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68.2基材：</w:t>
            </w:r>
            <w:r>
              <w:rPr>
                <w:rFonts w:hint="eastAsia" w:ascii="宋体" w:hAnsi="宋体" w:eastAsia="宋体" w:cs="宋体"/>
                <w:b w:val="0"/>
                <w:bCs w:val="0"/>
                <w:color w:val="auto"/>
                <w:sz w:val="21"/>
                <w:szCs w:val="21"/>
                <w:highlight w:val="none"/>
              </w:rPr>
              <w:t>采用</w:t>
            </w:r>
            <w:r>
              <w:rPr>
                <w:rFonts w:hint="eastAsia" w:ascii="宋体" w:hAnsi="宋体" w:eastAsia="宋体" w:cs="宋体"/>
                <w:b w:val="0"/>
                <w:bCs w:val="0"/>
                <w:color w:val="auto"/>
                <w:sz w:val="21"/>
                <w:szCs w:val="21"/>
                <w:highlight w:val="none"/>
                <w:lang w:eastAsia="zh-CN"/>
              </w:rPr>
              <w:t>三聚氰胺浸渍纸</w:t>
            </w:r>
            <w:r>
              <w:rPr>
                <w:rFonts w:hint="eastAsia" w:ascii="宋体" w:hAnsi="宋体" w:eastAsia="宋体" w:cs="宋体"/>
                <w:b w:val="0"/>
                <w:bCs w:val="0"/>
                <w:color w:val="auto"/>
                <w:sz w:val="21"/>
                <w:szCs w:val="21"/>
                <w:highlight w:val="none"/>
              </w:rPr>
              <w:t>.基材</w:t>
            </w:r>
            <w:r>
              <w:rPr>
                <w:rFonts w:hint="eastAsia" w:ascii="宋体" w:hAnsi="宋体" w:eastAsia="宋体" w:cs="宋体"/>
                <w:b w:val="0"/>
                <w:bCs w:val="0"/>
                <w:color w:val="auto"/>
                <w:sz w:val="21"/>
                <w:szCs w:val="21"/>
                <w:highlight w:val="none"/>
                <w:lang w:val="en-US" w:eastAsia="zh-CN"/>
              </w:rPr>
              <w:t>采用</w:t>
            </w:r>
            <w:r>
              <w:rPr>
                <w:rFonts w:hint="eastAsia" w:ascii="宋体" w:hAnsi="宋体" w:eastAsia="宋体" w:cs="宋体"/>
                <w:b w:val="0"/>
                <w:bCs w:val="0"/>
                <w:i w:val="0"/>
                <w:iCs w:val="0"/>
                <w:color w:val="auto"/>
                <w:kern w:val="0"/>
                <w:sz w:val="21"/>
                <w:szCs w:val="21"/>
                <w:highlight w:val="none"/>
                <w:u w:val="none"/>
                <w:lang w:val="en-US" w:eastAsia="zh-CN" w:bidi="ar"/>
              </w:rPr>
              <w:t>新国标环保</w:t>
            </w:r>
            <w:r>
              <w:rPr>
                <w:rFonts w:hint="eastAsia" w:ascii="宋体" w:hAnsi="宋体" w:eastAsia="宋体" w:cs="宋体"/>
                <w:i w:val="0"/>
                <w:iCs w:val="0"/>
                <w:color w:val="auto"/>
                <w:kern w:val="0"/>
                <w:sz w:val="21"/>
                <w:szCs w:val="21"/>
                <w:highlight w:val="none"/>
                <w:u w:val="none"/>
                <w:lang w:val="en-US" w:eastAsia="zh-CN" w:bidi="ar"/>
              </w:rPr>
              <w:t>ENF级纤维板</w:t>
            </w:r>
            <w:r>
              <w:rPr>
                <w:rFonts w:hint="eastAsia" w:ascii="宋体" w:hAnsi="宋体" w:eastAsia="宋体" w:cs="宋体"/>
                <w:b w:val="0"/>
                <w:bCs w:val="0"/>
                <w:color w:val="auto"/>
                <w:sz w:val="21"/>
                <w:szCs w:val="21"/>
                <w:highlight w:val="none"/>
              </w:rPr>
              <w:t>.台面厚度25mm ，承重力强。 封边：采用环保加厚PVC硬胶边，ABS环保热熔颗粒胶封边处理，封边严密、平整、无脱胶，表面无胶渍</w:t>
            </w:r>
            <w:r>
              <w:rPr>
                <w:rFonts w:hint="eastAsia" w:ascii="宋体" w:hAnsi="宋体" w:eastAsia="宋体" w:cs="宋体"/>
                <w:b w:val="0"/>
                <w:bCs w:val="0"/>
                <w:i w:val="0"/>
                <w:iCs w:val="0"/>
                <w:color w:val="auto"/>
                <w:kern w:val="0"/>
                <w:sz w:val="21"/>
                <w:szCs w:val="21"/>
                <w:highlight w:val="none"/>
                <w:u w:val="none"/>
                <w:lang w:val="en-US" w:eastAsia="zh-CN" w:bidi="ar"/>
              </w:rPr>
              <w:t>；主台+60*30钢脚架（壁厚≥1.5mm）；</w:t>
            </w:r>
          </w:p>
        </w:tc>
      </w:tr>
      <w:tr w14:paraId="45F51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3C820A64">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02825475">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006041EB">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68.3工艺：见光面为2.0mm厚全自动封边工艺。</w:t>
            </w:r>
          </w:p>
        </w:tc>
      </w:tr>
      <w:tr w14:paraId="51404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3C978193">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144CD6CC">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3A6AF153">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68.4五金配件：采用带阻尼铰链、三节导轨；导轨的过载要求（包括垂直向下静载荷（300N）、水平侧向静载荷（150N）、猛关或猛开）、功能要求（包括操作力、耐久性(80000次)、拉出安全性、下沉量、耐腐蚀均符合QB/T 2454-2013标准要求。</w:t>
            </w:r>
          </w:p>
        </w:tc>
      </w:tr>
      <w:tr w14:paraId="272B8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06E014CF">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69</w:t>
            </w:r>
          </w:p>
        </w:tc>
        <w:tc>
          <w:tcPr>
            <w:tcW w:w="1678" w:type="dxa"/>
            <w:vMerge w:val="restart"/>
            <w:vAlign w:val="center"/>
          </w:tcPr>
          <w:p w14:paraId="677E42A3">
            <w:pPr>
              <w:keepNext w:val="0"/>
              <w:keepLines w:val="0"/>
              <w:pageBreakBefore w:val="0"/>
              <w:widowControl/>
              <w:suppressLineNumbers w:val="0"/>
              <w:wordWrap/>
              <w:overflowPunct/>
              <w:topLinePunct w:val="0"/>
              <w:bidi w:val="0"/>
              <w:snapToGrid/>
              <w:spacing w:line="312" w:lineRule="auto"/>
              <w:ind w:left="0"/>
              <w:jc w:val="center"/>
              <w:textAlignment w:val="center"/>
              <w:rPr>
                <w:rFonts w:hint="eastAsia" w:ascii="宋体" w:hAnsi="宋体" w:eastAsia="宋体" w:cs="宋体"/>
                <w:b w:val="0"/>
                <w:bCs w:val="0"/>
                <w:i w:val="0"/>
                <w:iCs w:val="0"/>
                <w:strike w:val="0"/>
                <w:dstrike w:val="0"/>
                <w:color w:val="auto"/>
                <w:kern w:val="0"/>
                <w:sz w:val="21"/>
                <w:szCs w:val="21"/>
                <w:highlight w:val="none"/>
                <w:u w:val="none"/>
                <w:lang w:val="en-US" w:eastAsia="zh-CN" w:bidi="ar"/>
              </w:rPr>
            </w:pPr>
            <w:r>
              <w:rPr>
                <w:rFonts w:hint="eastAsia" w:ascii="宋体" w:hAnsi="宋体" w:eastAsia="宋体" w:cs="宋体"/>
                <w:b w:val="0"/>
                <w:bCs w:val="0"/>
                <w:i w:val="0"/>
                <w:iCs w:val="0"/>
                <w:strike w:val="0"/>
                <w:dstrike w:val="0"/>
                <w:color w:val="auto"/>
                <w:kern w:val="0"/>
                <w:sz w:val="21"/>
                <w:szCs w:val="21"/>
                <w:highlight w:val="none"/>
                <w:u w:val="none"/>
                <w:lang w:val="en-US" w:eastAsia="zh-CN" w:bidi="ar"/>
              </w:rPr>
              <w:t>活动三抽柜</w:t>
            </w:r>
          </w:p>
          <w:p w14:paraId="22FD9E24">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vertAlign w:val="baseline"/>
              </w:rPr>
            </w:pPr>
          </w:p>
        </w:tc>
        <w:tc>
          <w:tcPr>
            <w:tcW w:w="6575" w:type="dxa"/>
            <w:vAlign w:val="center"/>
          </w:tcPr>
          <w:p w14:paraId="273D2CEA">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69.1规格：（400W*500D*600H）mm±10mm；</w:t>
            </w:r>
          </w:p>
        </w:tc>
      </w:tr>
      <w:tr w14:paraId="6FFB2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69A6C165">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6AF0C9D6">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329DD541">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69.2基材：全钢制三抽柜，柜身薄边工艺，采用不低于0.8mm的双面电解钢板，产品经过十道防锈前处理；表面静电喷涂工艺。钢板厚度≥0.8mm，柜体表面颜色为木纹色；</w:t>
            </w:r>
          </w:p>
        </w:tc>
      </w:tr>
      <w:tr w14:paraId="2AC6A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40370D39">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515601B1">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6611F355">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69.3工艺：整体薄边设计，采用流线型，凸出线条感；封底设计，防止老鼠、蟑螂等进入抽屉内部；</w:t>
            </w:r>
          </w:p>
        </w:tc>
      </w:tr>
      <w:tr w14:paraId="7C3EB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171C54A3">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3159F9FC">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42119769">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69.4功能配置：三抽屉，采用三节路轨，内扣式隐藏拉手，配联动锁。滑轨为三节式全展全钢珠滑轨。各抽屉设计互锁功能；</w:t>
            </w:r>
          </w:p>
        </w:tc>
      </w:tr>
      <w:tr w14:paraId="57D8A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12B4151B">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404158D0">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0D75E0BF">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69.5五金配件：导轨的过载要求（包括垂直向下静载荷（300N）、水平侧向静载荷（150N）、猛关或猛开）、功能要求（包括操作力、耐久性(80000次)、拉出安全性、下沉量、耐腐蚀均符合QB/T 2454-2013标准要求。</w:t>
            </w:r>
          </w:p>
        </w:tc>
      </w:tr>
      <w:tr w14:paraId="7475A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06438E24">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70</w:t>
            </w:r>
          </w:p>
        </w:tc>
        <w:tc>
          <w:tcPr>
            <w:tcW w:w="1678" w:type="dxa"/>
            <w:vMerge w:val="restart"/>
            <w:vAlign w:val="center"/>
          </w:tcPr>
          <w:p w14:paraId="2D9C924E">
            <w:pPr>
              <w:keepNext w:val="0"/>
              <w:keepLines w:val="0"/>
              <w:pageBreakBefore w:val="0"/>
              <w:widowControl/>
              <w:suppressLineNumbers w:val="0"/>
              <w:wordWrap/>
              <w:overflowPunct/>
              <w:topLinePunct w:val="0"/>
              <w:bidi w:val="0"/>
              <w:snapToGrid/>
              <w:spacing w:line="312" w:lineRule="auto"/>
              <w:ind w:left="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午休折叠床</w:t>
            </w:r>
          </w:p>
          <w:p w14:paraId="6E2D5CB6">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vertAlign w:val="baseline"/>
              </w:rPr>
            </w:pPr>
          </w:p>
        </w:tc>
        <w:tc>
          <w:tcPr>
            <w:tcW w:w="6575" w:type="dxa"/>
            <w:vAlign w:val="center"/>
          </w:tcPr>
          <w:p w14:paraId="7A0D85F8">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70.1规格：（1850W*650D*260H）mm±10mm；</w:t>
            </w:r>
          </w:p>
        </w:tc>
      </w:tr>
      <w:tr w14:paraId="64E8C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5568B80A">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6A03EF3A">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54CCAD9A">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70.2基材：折叠休息床展开尺寸为：W≥W650*≥D1850，折叠床软垫为海棉配布面,厚度不低于30mm，平铺后要求平整、饱满。床体为钢架,钢管的壁厚不下于1.2mm；纺织品甲醛含量、可分解致癌芳香胺染料、可萃取重金属（包括砷As、铅Pb、铬Cr、钴Co、铜Cu、镍Ni、镉Cd、锑Sb、汞Hg、铬Cr（VI））、五氯苯酚均符合GB 18401-2010、HJ 2546-2016、SZJG 52-2016标准要求。</w:t>
            </w:r>
          </w:p>
        </w:tc>
      </w:tr>
      <w:tr w14:paraId="7FA1A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58015E92">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66F5B7AB">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111425D1">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70.3功能配置：配静音、坚固耐用滑轮。</w:t>
            </w:r>
          </w:p>
        </w:tc>
      </w:tr>
      <w:tr w14:paraId="528D4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33D458EB">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4EBCFDC3">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765E3594">
            <w:pPr>
              <w:keepNext w:val="0"/>
              <w:keepLines w:val="0"/>
              <w:pageBreakBefore w:val="0"/>
              <w:widowControl/>
              <w:suppressLineNumbers w:val="0"/>
              <w:wordWrap/>
              <w:overflowPunct/>
              <w:topLinePunct w:val="0"/>
              <w:bidi w:val="0"/>
              <w:snapToGrid w:val="0"/>
              <w:spacing w:line="312" w:lineRule="auto"/>
              <w:ind w:left="0" w:leftChars="0"/>
              <w:jc w:val="left"/>
              <w:textAlignment w:val="center"/>
              <w:rPr>
                <w:rFonts w:hint="eastAsia" w:ascii="宋体" w:hAnsi="宋体" w:eastAsia="宋体" w:cs="宋体"/>
                <w:b/>
                <w:bCs/>
                <w:color w:val="FF0000"/>
                <w:sz w:val="21"/>
                <w:szCs w:val="21"/>
                <w:highlight w:val="none"/>
                <w:lang w:val="en-US" w:eastAsia="zh-CN"/>
              </w:rPr>
            </w:pPr>
            <w:r>
              <w:rPr>
                <w:rFonts w:hint="eastAsia" w:ascii="宋体" w:hAnsi="宋体" w:eastAsia="宋体" w:cs="宋体"/>
                <w:b/>
                <w:bCs/>
                <w:color w:val="FF0000"/>
                <w:sz w:val="21"/>
                <w:szCs w:val="21"/>
                <w:highlight w:val="none"/>
                <w:lang w:val="en-US" w:eastAsia="zh-CN"/>
              </w:rPr>
              <w:t>▲70.4折叠床(1)依据GB/T 3922-2013测试方法：耐汗渍色牢度：试样变色级数：酸性条件下：4-5级、碱性条件下：4-5级；贴衬布的沾色级数：棉：酸性条件下：4-5级、碱性条件下：4-5级；聚酯纤维：酸性条件下：4-5级、碱性条件下：4-5级；</w:t>
            </w:r>
          </w:p>
          <w:p w14:paraId="73CD4DA8">
            <w:pPr>
              <w:keepNext w:val="0"/>
              <w:keepLines w:val="0"/>
              <w:pageBreakBefore w:val="0"/>
              <w:widowControl/>
              <w:numPr>
                <w:ilvl w:val="0"/>
                <w:numId w:val="0"/>
              </w:numPr>
              <w:suppressLineNumbers w:val="0"/>
              <w:wordWrap/>
              <w:overflowPunct/>
              <w:topLinePunct w:val="0"/>
              <w:bidi w:val="0"/>
              <w:snapToGrid w:val="0"/>
              <w:spacing w:line="312" w:lineRule="auto"/>
              <w:ind w:left="0"/>
              <w:jc w:val="left"/>
              <w:textAlignment w:val="center"/>
              <w:rPr>
                <w:rFonts w:hint="eastAsia" w:ascii="宋体" w:hAnsi="宋体" w:eastAsia="宋体" w:cs="宋体"/>
                <w:b/>
                <w:bCs/>
                <w:color w:val="FF0000"/>
                <w:sz w:val="21"/>
                <w:szCs w:val="21"/>
                <w:highlight w:val="none"/>
                <w:lang w:val="en-US" w:eastAsia="zh-CN"/>
              </w:rPr>
            </w:pPr>
            <w:r>
              <w:rPr>
                <w:rFonts w:hint="eastAsia" w:ascii="宋体" w:hAnsi="宋体" w:eastAsia="宋体" w:cs="宋体"/>
                <w:b/>
                <w:bCs/>
                <w:color w:val="FF0000"/>
                <w:sz w:val="21"/>
                <w:szCs w:val="21"/>
                <w:highlight w:val="none"/>
                <w:lang w:val="en-US" w:eastAsia="zh-CN"/>
              </w:rPr>
              <w:t>(2)依据GB/T 3920-2008测试方法：耐摩擦色牢度：干擦、湿擦不低于4级；</w:t>
            </w:r>
          </w:p>
          <w:p w14:paraId="08ED35D4">
            <w:pPr>
              <w:keepNext w:val="0"/>
              <w:keepLines w:val="0"/>
              <w:pageBreakBefore w:val="0"/>
              <w:widowControl/>
              <w:numPr>
                <w:ilvl w:val="0"/>
                <w:numId w:val="0"/>
              </w:numPr>
              <w:suppressLineNumbers w:val="0"/>
              <w:wordWrap/>
              <w:overflowPunct/>
              <w:topLinePunct w:val="0"/>
              <w:bidi w:val="0"/>
              <w:snapToGrid w:val="0"/>
              <w:spacing w:line="312" w:lineRule="auto"/>
              <w:ind w:left="0"/>
              <w:jc w:val="left"/>
              <w:textAlignment w:val="center"/>
              <w:rPr>
                <w:rFonts w:hint="eastAsia" w:ascii="宋体" w:hAnsi="宋体" w:eastAsia="宋体" w:cs="宋体"/>
                <w:b/>
                <w:bCs/>
                <w:color w:val="FF0000"/>
                <w:highlight w:val="none"/>
                <w:lang w:val="en-US" w:eastAsia="zh-CN"/>
              </w:rPr>
            </w:pPr>
            <w:r>
              <w:rPr>
                <w:rFonts w:hint="eastAsia" w:ascii="宋体" w:hAnsi="宋体" w:eastAsia="宋体" w:cs="宋体"/>
                <w:b/>
                <w:bCs/>
                <w:color w:val="FF0000"/>
                <w:sz w:val="21"/>
                <w:szCs w:val="21"/>
                <w:highlight w:val="none"/>
                <w:lang w:val="en-US" w:eastAsia="zh-CN"/>
              </w:rPr>
              <w:t>(3)依据GB/T 7573-2009测试方法：pH值4～6.5；</w:t>
            </w:r>
          </w:p>
          <w:p w14:paraId="788AE40F">
            <w:pPr>
              <w:pStyle w:val="18"/>
              <w:keepNext w:val="0"/>
              <w:keepLines w:val="0"/>
              <w:pageBreakBefore w:val="0"/>
              <w:widowControl w:val="0"/>
              <w:wordWrap/>
              <w:overflowPunct/>
              <w:topLinePunct w:val="0"/>
              <w:bidi w:val="0"/>
              <w:snapToGrid w:val="0"/>
              <w:spacing w:line="312" w:lineRule="auto"/>
              <w:ind w:left="0" w:leftChars="0"/>
              <w:rPr>
                <w:rFonts w:hint="eastAsia" w:ascii="宋体" w:hAnsi="宋体" w:eastAsia="宋体" w:cs="宋体"/>
                <w:b/>
                <w:bCs/>
                <w:color w:val="FF0000"/>
                <w:highlight w:val="none"/>
                <w:lang w:val="en-US" w:eastAsia="zh-CN"/>
              </w:rPr>
            </w:pPr>
            <w:r>
              <w:rPr>
                <w:rFonts w:hint="eastAsia" w:ascii="宋体" w:hAnsi="宋体" w:eastAsia="宋体" w:cs="宋体"/>
                <w:b/>
                <w:bCs/>
                <w:color w:val="FF0000"/>
                <w:sz w:val="21"/>
                <w:szCs w:val="21"/>
                <w:highlight w:val="none"/>
                <w:lang w:val="en-US" w:eastAsia="zh-CN"/>
              </w:rPr>
              <w:t>（4）</w:t>
            </w:r>
            <w:r>
              <w:rPr>
                <w:rFonts w:hint="eastAsia" w:ascii="宋体" w:hAnsi="宋体" w:eastAsia="宋体" w:cs="宋体"/>
                <w:b/>
                <w:bCs/>
                <w:i w:val="0"/>
                <w:iCs w:val="0"/>
                <w:caps w:val="0"/>
                <w:color w:val="FF0000"/>
                <w:spacing w:val="0"/>
                <w:sz w:val="21"/>
                <w:szCs w:val="21"/>
                <w:highlight w:val="none"/>
              </w:rPr>
              <w:t>依据FZ/T 01057.1-2007,FZ/T 01057.2-2007,FZ/T 01057.3-2007,FZ/T 01057.4-2007</w:t>
            </w:r>
            <w:r>
              <w:rPr>
                <w:rFonts w:hint="eastAsia" w:ascii="宋体" w:hAnsi="宋体" w:eastAsia="宋体" w:cs="宋体"/>
                <w:b/>
                <w:bCs/>
                <w:color w:val="FF0000"/>
                <w:sz w:val="21"/>
                <w:szCs w:val="21"/>
                <w:highlight w:val="none"/>
                <w:lang w:val="en-US" w:eastAsia="zh-CN"/>
              </w:rPr>
              <w:t>测试方法</w:t>
            </w:r>
            <w:r>
              <w:rPr>
                <w:rFonts w:hint="eastAsia" w:ascii="宋体" w:hAnsi="宋体" w:eastAsia="宋体" w:cs="宋体"/>
                <w:b/>
                <w:bCs/>
                <w:i w:val="0"/>
                <w:iCs w:val="0"/>
                <w:caps w:val="0"/>
                <w:color w:val="FF0000"/>
                <w:spacing w:val="0"/>
                <w:sz w:val="21"/>
                <w:szCs w:val="21"/>
                <w:highlight w:val="none"/>
              </w:rPr>
              <w:t>：纤维成分100%聚酯纤维；</w:t>
            </w:r>
          </w:p>
          <w:p w14:paraId="0B877909">
            <w:pPr>
              <w:keepNext w:val="0"/>
              <w:keepLines w:val="0"/>
              <w:pageBreakBefore w:val="0"/>
              <w:widowControl/>
              <w:numPr>
                <w:ilvl w:val="0"/>
                <w:numId w:val="0"/>
              </w:numPr>
              <w:suppressLineNumbers w:val="0"/>
              <w:wordWrap/>
              <w:overflowPunct/>
              <w:topLinePunct w:val="0"/>
              <w:bidi w:val="0"/>
              <w:snapToGrid w:val="0"/>
              <w:spacing w:line="312" w:lineRule="auto"/>
              <w:ind w:left="0" w:leftChars="0"/>
              <w:jc w:val="left"/>
              <w:textAlignment w:val="center"/>
              <w:rPr>
                <w:rFonts w:hint="eastAsia" w:ascii="宋体" w:hAnsi="宋体" w:eastAsia="宋体" w:cs="宋体"/>
                <w:b/>
                <w:bCs/>
                <w:color w:val="FF0000"/>
                <w:sz w:val="21"/>
                <w:szCs w:val="21"/>
                <w:highlight w:val="none"/>
                <w:lang w:val="en-US" w:eastAsia="zh-CN"/>
              </w:rPr>
            </w:pPr>
            <w:r>
              <w:rPr>
                <w:rFonts w:hint="eastAsia" w:ascii="宋体" w:hAnsi="宋体" w:eastAsia="宋体" w:cs="宋体"/>
                <w:b/>
                <w:bCs/>
                <w:color w:val="FF0000"/>
                <w:sz w:val="21"/>
                <w:szCs w:val="21"/>
                <w:highlight w:val="none"/>
                <w:lang w:val="en-US" w:eastAsia="zh-CN"/>
              </w:rPr>
              <w:t>（5）依据GB/T 35607-2017测试方法：甲苯、二甲苯、甲醛释放量、总挥发性有机化合物均未检出。</w:t>
            </w:r>
          </w:p>
          <w:p w14:paraId="492C7155">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b/>
                <w:bCs/>
                <w:color w:val="FF0000"/>
                <w:sz w:val="21"/>
                <w:szCs w:val="21"/>
                <w:highlight w:val="none"/>
                <w:lang w:val="en-US" w:eastAsia="zh-CN"/>
              </w:rPr>
            </w:pPr>
            <w:r>
              <w:rPr>
                <w:rFonts w:hint="eastAsia" w:ascii="宋体" w:hAnsi="宋体" w:eastAsia="宋体" w:cs="宋体"/>
                <w:b/>
                <w:bCs/>
                <w:color w:val="FF0000"/>
                <w:spacing w:val="-5"/>
                <w:sz w:val="21"/>
                <w:szCs w:val="21"/>
                <w:highlight w:val="none"/>
                <w:lang w:val="en-US" w:eastAsia="zh-CN"/>
              </w:rPr>
              <w:t>【提供2022年1月1日至本项目投标截止时间第三方检测机构出具的具有CMA标识的符合以上参数的检测报告扫描件，需将报告上对应参数标注出来；检测报告封面货物名称与上述名称不一致的需作书面说明，否则该项不得分；同时需提供在全国认证认可信息公共服务平台(认e云(http://cx.cnca.cn/)检测报告查询截图(查询截图中的报告编号及检测机构名称应与检测报告一致)】</w:t>
            </w:r>
          </w:p>
        </w:tc>
      </w:tr>
      <w:tr w14:paraId="387D1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67640A98">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71</w:t>
            </w:r>
          </w:p>
        </w:tc>
        <w:tc>
          <w:tcPr>
            <w:tcW w:w="1678" w:type="dxa"/>
            <w:vMerge w:val="restart"/>
            <w:vAlign w:val="center"/>
          </w:tcPr>
          <w:p w14:paraId="6BA427EC">
            <w:pPr>
              <w:keepNext w:val="0"/>
              <w:keepLines w:val="0"/>
              <w:pageBreakBefore w:val="0"/>
              <w:widowControl/>
              <w:suppressLineNumbers w:val="0"/>
              <w:wordWrap/>
              <w:overflowPunct/>
              <w:topLinePunct w:val="0"/>
              <w:bidi w:val="0"/>
              <w:snapToGrid/>
              <w:spacing w:line="312" w:lineRule="auto"/>
              <w:ind w:left="0"/>
              <w:jc w:val="center"/>
              <w:textAlignment w:val="center"/>
              <w:rPr>
                <w:rFonts w:hint="eastAsia" w:ascii="宋体" w:hAnsi="宋体" w:eastAsia="宋体" w:cs="宋体"/>
                <w:b w:val="0"/>
                <w:bCs w:val="0"/>
                <w:i w:val="0"/>
                <w:iCs w:val="0"/>
                <w:strike/>
                <w:dstrike w:val="0"/>
                <w:color w:val="auto"/>
                <w:kern w:val="0"/>
                <w:sz w:val="21"/>
                <w:szCs w:val="21"/>
                <w:highlight w:val="none"/>
                <w:u w:val="none"/>
                <w:lang w:val="en-US" w:eastAsia="zh-CN" w:bidi="ar"/>
              </w:rPr>
            </w:pPr>
            <w:r>
              <w:rPr>
                <w:rFonts w:hint="eastAsia" w:ascii="宋体" w:hAnsi="宋体" w:eastAsia="宋体" w:cs="宋体"/>
                <w:b w:val="0"/>
                <w:bCs w:val="0"/>
                <w:i w:val="0"/>
                <w:iCs w:val="0"/>
                <w:strike w:val="0"/>
                <w:dstrike w:val="0"/>
                <w:color w:val="auto"/>
                <w:kern w:val="0"/>
                <w:sz w:val="21"/>
                <w:szCs w:val="21"/>
                <w:highlight w:val="none"/>
                <w:u w:val="none"/>
                <w:lang w:val="en-US" w:eastAsia="zh-CN" w:bidi="ar"/>
              </w:rPr>
              <w:t>文件柜1</w:t>
            </w:r>
          </w:p>
          <w:p w14:paraId="1D17CD51">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vertAlign w:val="baseline"/>
              </w:rPr>
            </w:pPr>
          </w:p>
        </w:tc>
        <w:tc>
          <w:tcPr>
            <w:tcW w:w="6575" w:type="dxa"/>
            <w:vAlign w:val="center"/>
          </w:tcPr>
          <w:p w14:paraId="6706ECC6">
            <w:pPr>
              <w:keepNext w:val="0"/>
              <w:keepLines w:val="0"/>
              <w:pageBreakBefore w:val="0"/>
              <w:widowControl/>
              <w:numPr>
                <w:ilvl w:val="0"/>
                <w:numId w:val="0"/>
              </w:numPr>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lang w:val="en-US" w:eastAsia="zh-CN" w:bidi="ar"/>
              </w:rPr>
              <w:t>71.1规格：（900W*400*2000H）mm±10mm；</w:t>
            </w:r>
          </w:p>
        </w:tc>
      </w:tr>
      <w:tr w14:paraId="46BAA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48753D9F">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7F80DF89">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color w:val="auto"/>
                <w:sz w:val="21"/>
                <w:szCs w:val="21"/>
                <w:highlight w:val="none"/>
              </w:rPr>
            </w:pPr>
          </w:p>
        </w:tc>
        <w:tc>
          <w:tcPr>
            <w:tcW w:w="6575" w:type="dxa"/>
            <w:vAlign w:val="center"/>
          </w:tcPr>
          <w:p w14:paraId="66E416D8">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71.2基材：</w:t>
            </w:r>
            <w:r>
              <w:rPr>
                <w:rFonts w:hint="eastAsia" w:ascii="宋体" w:hAnsi="宋体" w:eastAsia="宋体" w:cs="宋体"/>
                <w:b w:val="0"/>
                <w:bCs w:val="0"/>
                <w:color w:val="auto"/>
                <w:sz w:val="21"/>
                <w:szCs w:val="21"/>
                <w:highlight w:val="none"/>
              </w:rPr>
              <w:t>采用</w:t>
            </w:r>
            <w:r>
              <w:rPr>
                <w:rFonts w:hint="eastAsia" w:ascii="宋体" w:hAnsi="宋体" w:eastAsia="宋体" w:cs="宋体"/>
                <w:b w:val="0"/>
                <w:bCs w:val="0"/>
                <w:color w:val="auto"/>
                <w:sz w:val="21"/>
                <w:szCs w:val="21"/>
                <w:highlight w:val="none"/>
                <w:lang w:eastAsia="zh-CN"/>
              </w:rPr>
              <w:t>三聚氰胺浸渍纸</w:t>
            </w:r>
            <w:r>
              <w:rPr>
                <w:rFonts w:hint="eastAsia" w:ascii="宋体" w:hAnsi="宋体" w:eastAsia="宋体" w:cs="宋体"/>
                <w:b w:val="0"/>
                <w:bCs w:val="0"/>
                <w:color w:val="auto"/>
                <w:sz w:val="21"/>
                <w:szCs w:val="21"/>
                <w:highlight w:val="none"/>
              </w:rPr>
              <w:t>.基材</w:t>
            </w:r>
            <w:r>
              <w:rPr>
                <w:rFonts w:hint="eastAsia" w:ascii="宋体" w:hAnsi="宋体" w:eastAsia="宋体" w:cs="宋体"/>
                <w:b w:val="0"/>
                <w:bCs w:val="0"/>
                <w:color w:val="auto"/>
                <w:sz w:val="21"/>
                <w:szCs w:val="21"/>
                <w:highlight w:val="none"/>
                <w:lang w:val="en-US" w:eastAsia="zh-CN"/>
              </w:rPr>
              <w:t>采用</w:t>
            </w:r>
            <w:r>
              <w:rPr>
                <w:rFonts w:hint="eastAsia" w:ascii="宋体" w:hAnsi="宋体" w:eastAsia="宋体" w:cs="宋体"/>
                <w:b w:val="0"/>
                <w:bCs w:val="0"/>
                <w:i w:val="0"/>
                <w:iCs w:val="0"/>
                <w:color w:val="auto"/>
                <w:kern w:val="0"/>
                <w:sz w:val="21"/>
                <w:szCs w:val="21"/>
                <w:highlight w:val="none"/>
                <w:u w:val="none"/>
                <w:lang w:val="en-US" w:eastAsia="zh-CN" w:bidi="ar"/>
              </w:rPr>
              <w:t>新国标环保</w:t>
            </w:r>
            <w:r>
              <w:rPr>
                <w:rFonts w:hint="eastAsia" w:ascii="宋体" w:hAnsi="宋体" w:eastAsia="宋体" w:cs="宋体"/>
                <w:i w:val="0"/>
                <w:iCs w:val="0"/>
                <w:color w:val="auto"/>
                <w:kern w:val="0"/>
                <w:sz w:val="21"/>
                <w:szCs w:val="21"/>
                <w:highlight w:val="none"/>
                <w:u w:val="none"/>
                <w:lang w:val="en-US" w:eastAsia="zh-CN" w:bidi="ar"/>
              </w:rPr>
              <w:t>ENF级纤维板</w:t>
            </w:r>
            <w:r>
              <w:rPr>
                <w:rFonts w:hint="eastAsia" w:ascii="宋体" w:hAnsi="宋体" w:eastAsia="宋体" w:cs="宋体"/>
                <w:b w:val="0"/>
                <w:bCs w:val="0"/>
                <w:color w:val="auto"/>
                <w:sz w:val="21"/>
                <w:szCs w:val="21"/>
                <w:highlight w:val="none"/>
              </w:rPr>
              <w:t>.承重力强。 封边：采用环保加厚PVC硬胶边，ABS环保热熔颗粒胶封边处理，封边严密、平整、无脱胶，表面无胶渍</w:t>
            </w:r>
            <w:r>
              <w:rPr>
                <w:rFonts w:hint="eastAsia" w:ascii="宋体" w:hAnsi="宋体" w:eastAsia="宋体" w:cs="宋体"/>
                <w:b w:val="0"/>
                <w:bCs w:val="0"/>
                <w:i w:val="0"/>
                <w:iCs w:val="0"/>
                <w:color w:val="auto"/>
                <w:kern w:val="0"/>
                <w:sz w:val="21"/>
                <w:szCs w:val="21"/>
                <w:highlight w:val="none"/>
                <w:lang w:val="en-US" w:eastAsia="zh-CN" w:bidi="ar"/>
              </w:rPr>
              <w:t>，顶板、层板厚度为≥25mm，侧板≥18mm、门板≥16mm、背板≥9mm</w:t>
            </w:r>
            <w:r>
              <w:rPr>
                <w:rFonts w:hint="eastAsia" w:ascii="宋体" w:hAnsi="宋体" w:eastAsia="宋体" w:cs="宋体"/>
                <w:b w:val="0"/>
                <w:bCs w:val="0"/>
                <w:i w:val="0"/>
                <w:iCs w:val="0"/>
                <w:color w:val="auto"/>
                <w:kern w:val="0"/>
                <w:sz w:val="21"/>
                <w:szCs w:val="21"/>
                <w:highlight w:val="none"/>
                <w:u w:val="none"/>
                <w:lang w:val="en-US" w:eastAsia="zh-CN" w:bidi="ar"/>
              </w:rPr>
              <w:t>。</w:t>
            </w:r>
          </w:p>
        </w:tc>
      </w:tr>
      <w:tr w14:paraId="5A94B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0BA7F101">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74F0927C">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3C64115E">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71.3工艺：封边倒角圆滑、经精修边，无外露胶痕</w:t>
            </w:r>
            <w:r>
              <w:rPr>
                <w:rFonts w:hint="eastAsia" w:ascii="宋体" w:hAnsi="宋体" w:eastAsia="宋体" w:cs="宋体"/>
                <w:b w:val="0"/>
                <w:bCs w:val="0"/>
                <w:i w:val="0"/>
                <w:iCs w:val="0"/>
                <w:color w:val="auto"/>
                <w:kern w:val="0"/>
                <w:sz w:val="21"/>
                <w:szCs w:val="21"/>
                <w:highlight w:val="none"/>
                <w:lang w:val="en-US" w:eastAsia="zh-CN" w:bidi="ar"/>
              </w:rPr>
              <w:t>。具有防水、防潮、防交叉感染、耐磨性能强；</w:t>
            </w:r>
          </w:p>
        </w:tc>
      </w:tr>
      <w:tr w14:paraId="1FE84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157FBB8F">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6D9A7403">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7D1176AA">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71.4功能配置：</w:t>
            </w:r>
            <w:r>
              <w:rPr>
                <w:rFonts w:hint="eastAsia" w:ascii="宋体" w:hAnsi="宋体" w:eastAsia="宋体" w:cs="宋体"/>
                <w:b w:val="0"/>
                <w:bCs w:val="0"/>
                <w:i w:val="0"/>
                <w:iCs w:val="0"/>
                <w:color w:val="auto"/>
                <w:kern w:val="0"/>
                <w:sz w:val="21"/>
                <w:szCs w:val="21"/>
                <w:highlight w:val="none"/>
                <w:lang w:val="en-US" w:eastAsia="zh-CN" w:bidi="ar"/>
              </w:rPr>
              <w:t>上下对开掩门，上部玻璃门，采用钢化玻璃带3c标识，内部配置不少于2块层板，下部木质掩门；配置不少于1块活动层板。可根据需求定制衣柜功能。</w:t>
            </w:r>
          </w:p>
        </w:tc>
      </w:tr>
      <w:tr w14:paraId="6F919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2BAE0ED6">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4309F0B6">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3DE0E858">
            <w:pPr>
              <w:keepNext w:val="0"/>
              <w:keepLines w:val="0"/>
              <w:pageBreakBefore w:val="0"/>
              <w:widowControl/>
              <w:numPr>
                <w:ilvl w:val="0"/>
                <w:numId w:val="0"/>
              </w:numPr>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71.5五金配件：采用阻尼门铰、配锁及可折叠钥匙。铰链的过载要求（包括垂直静载荷（30kg）、水平静载荷（70N））、功能要求（包括操作力、耐久性(80000次））、下沉量、耐腐蚀均符合QB/T 2189-2013标准要求。</w:t>
            </w:r>
          </w:p>
        </w:tc>
      </w:tr>
      <w:tr w14:paraId="5C832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6E1AD6CB">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72</w:t>
            </w:r>
          </w:p>
        </w:tc>
        <w:tc>
          <w:tcPr>
            <w:tcW w:w="1678" w:type="dxa"/>
            <w:vMerge w:val="restart"/>
            <w:vAlign w:val="center"/>
          </w:tcPr>
          <w:p w14:paraId="1E279D96">
            <w:pPr>
              <w:pStyle w:val="19"/>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文件柜2</w:t>
            </w:r>
          </w:p>
          <w:p w14:paraId="5EC6F192">
            <w:pPr>
              <w:pStyle w:val="19"/>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vertAlign w:val="baseline"/>
              </w:rPr>
            </w:pPr>
          </w:p>
        </w:tc>
        <w:tc>
          <w:tcPr>
            <w:tcW w:w="6575" w:type="dxa"/>
            <w:vAlign w:val="center"/>
          </w:tcPr>
          <w:p w14:paraId="5992D5B3">
            <w:pPr>
              <w:keepNext w:val="0"/>
              <w:keepLines w:val="0"/>
              <w:pageBreakBefore w:val="0"/>
              <w:widowControl/>
              <w:numPr>
                <w:ilvl w:val="0"/>
                <w:numId w:val="0"/>
              </w:numPr>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lang w:val="en-US" w:eastAsia="zh-CN" w:bidi="ar"/>
              </w:rPr>
              <w:t>72.1规格：（900W*400*2000H）mm±10mm；</w:t>
            </w:r>
          </w:p>
        </w:tc>
      </w:tr>
      <w:tr w14:paraId="06728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6884018A">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31CB3B89">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0650B3AF">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72.2基材：</w:t>
            </w:r>
            <w:r>
              <w:rPr>
                <w:rFonts w:hint="eastAsia" w:ascii="宋体" w:hAnsi="宋体" w:eastAsia="宋体" w:cs="宋体"/>
                <w:b w:val="0"/>
                <w:bCs w:val="0"/>
                <w:color w:val="auto"/>
                <w:sz w:val="21"/>
                <w:szCs w:val="21"/>
                <w:highlight w:val="none"/>
              </w:rPr>
              <w:t>采用</w:t>
            </w:r>
            <w:r>
              <w:rPr>
                <w:rFonts w:hint="eastAsia" w:ascii="宋体" w:hAnsi="宋体" w:eastAsia="宋体" w:cs="宋体"/>
                <w:b w:val="0"/>
                <w:bCs w:val="0"/>
                <w:color w:val="auto"/>
                <w:sz w:val="21"/>
                <w:szCs w:val="21"/>
                <w:highlight w:val="none"/>
                <w:lang w:eastAsia="zh-CN"/>
              </w:rPr>
              <w:t>三聚氰胺浸渍纸</w:t>
            </w:r>
            <w:r>
              <w:rPr>
                <w:rFonts w:hint="eastAsia" w:ascii="宋体" w:hAnsi="宋体" w:eastAsia="宋体" w:cs="宋体"/>
                <w:b w:val="0"/>
                <w:bCs w:val="0"/>
                <w:color w:val="auto"/>
                <w:sz w:val="21"/>
                <w:szCs w:val="21"/>
                <w:highlight w:val="none"/>
              </w:rPr>
              <w:t>.基材</w:t>
            </w:r>
            <w:r>
              <w:rPr>
                <w:rFonts w:hint="eastAsia" w:ascii="宋体" w:hAnsi="宋体" w:eastAsia="宋体" w:cs="宋体"/>
                <w:b w:val="0"/>
                <w:bCs w:val="0"/>
                <w:color w:val="auto"/>
                <w:sz w:val="21"/>
                <w:szCs w:val="21"/>
                <w:highlight w:val="none"/>
                <w:lang w:val="en-US" w:eastAsia="zh-CN"/>
              </w:rPr>
              <w:t>采用</w:t>
            </w:r>
            <w:r>
              <w:rPr>
                <w:rFonts w:hint="eastAsia" w:ascii="宋体" w:hAnsi="宋体" w:eastAsia="宋体" w:cs="宋体"/>
                <w:b w:val="0"/>
                <w:bCs w:val="0"/>
                <w:i w:val="0"/>
                <w:iCs w:val="0"/>
                <w:color w:val="auto"/>
                <w:kern w:val="0"/>
                <w:sz w:val="21"/>
                <w:szCs w:val="21"/>
                <w:highlight w:val="none"/>
                <w:u w:val="none"/>
                <w:lang w:val="en-US" w:eastAsia="zh-CN" w:bidi="ar"/>
              </w:rPr>
              <w:t>新国标环保</w:t>
            </w:r>
            <w:r>
              <w:rPr>
                <w:rFonts w:hint="eastAsia" w:ascii="宋体" w:hAnsi="宋体" w:eastAsia="宋体" w:cs="宋体"/>
                <w:i w:val="0"/>
                <w:iCs w:val="0"/>
                <w:color w:val="auto"/>
                <w:kern w:val="0"/>
                <w:sz w:val="21"/>
                <w:szCs w:val="21"/>
                <w:highlight w:val="none"/>
                <w:u w:val="none"/>
                <w:lang w:val="en-US" w:eastAsia="zh-CN" w:bidi="ar"/>
              </w:rPr>
              <w:t>ENF级纤维板</w:t>
            </w:r>
            <w:r>
              <w:rPr>
                <w:rFonts w:hint="eastAsia" w:ascii="宋体" w:hAnsi="宋体" w:eastAsia="宋体" w:cs="宋体"/>
                <w:b w:val="0"/>
                <w:bCs w:val="0"/>
                <w:color w:val="auto"/>
                <w:sz w:val="21"/>
                <w:szCs w:val="21"/>
                <w:highlight w:val="none"/>
              </w:rPr>
              <w:t>.承重力强。 封边：采用环保加厚PVC硬胶边，ABS环保热熔颗粒胶封边处理，封边严密、平整、无脱胶，表面无胶渍</w:t>
            </w:r>
            <w:r>
              <w:rPr>
                <w:rFonts w:hint="eastAsia" w:ascii="宋体" w:hAnsi="宋体" w:eastAsia="宋体" w:cs="宋体"/>
                <w:b w:val="0"/>
                <w:bCs w:val="0"/>
                <w:color w:val="auto"/>
                <w:sz w:val="21"/>
                <w:szCs w:val="21"/>
                <w:highlight w:val="none"/>
                <w:lang w:eastAsia="zh-CN"/>
              </w:rPr>
              <w:t>；</w:t>
            </w:r>
          </w:p>
        </w:tc>
      </w:tr>
      <w:tr w14:paraId="7D9C6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64C4A871">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7FD4B054">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5A25278A">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72.3工艺：</w:t>
            </w:r>
            <w:r>
              <w:rPr>
                <w:rFonts w:hint="eastAsia" w:ascii="宋体" w:hAnsi="宋体" w:eastAsia="宋体" w:cs="宋体"/>
                <w:b w:val="0"/>
                <w:bCs w:val="0"/>
                <w:i w:val="0"/>
                <w:iCs w:val="0"/>
                <w:color w:val="auto"/>
                <w:kern w:val="0"/>
                <w:sz w:val="21"/>
                <w:szCs w:val="21"/>
                <w:highlight w:val="none"/>
                <w:lang w:val="en-US" w:eastAsia="zh-CN" w:bidi="ar"/>
              </w:rPr>
              <w:t>三聚氰胺饰面，ABS封边制作，顶板封边厚度</w:t>
            </w:r>
            <w:r>
              <w:rPr>
                <w:rFonts w:hint="eastAsia" w:ascii="宋体" w:hAnsi="宋体" w:eastAsia="宋体" w:cs="宋体"/>
                <w:b w:val="0"/>
                <w:bCs w:val="0"/>
                <w:i w:val="0"/>
                <w:iCs w:val="0"/>
                <w:color w:val="auto"/>
                <w:kern w:val="0"/>
                <w:sz w:val="21"/>
                <w:szCs w:val="21"/>
                <w:highlight w:val="none"/>
                <w:u w:val="none"/>
                <w:lang w:val="en-US" w:eastAsia="zh-CN" w:bidi="ar"/>
              </w:rPr>
              <w:t>≥2.0mm，其他封边厚度≥1.0mm，封边倒角圆滑、经精修边，无外露胶痕</w:t>
            </w:r>
            <w:r>
              <w:rPr>
                <w:rFonts w:hint="eastAsia" w:ascii="宋体" w:hAnsi="宋体" w:eastAsia="宋体" w:cs="宋体"/>
                <w:b w:val="0"/>
                <w:bCs w:val="0"/>
                <w:i w:val="0"/>
                <w:iCs w:val="0"/>
                <w:color w:val="auto"/>
                <w:kern w:val="0"/>
                <w:sz w:val="21"/>
                <w:szCs w:val="21"/>
                <w:highlight w:val="none"/>
                <w:lang w:val="en-US" w:eastAsia="zh-CN" w:bidi="ar"/>
              </w:rPr>
              <w:t>。</w:t>
            </w:r>
            <w:r>
              <w:rPr>
                <w:rFonts w:hint="eastAsia" w:ascii="宋体" w:hAnsi="宋体" w:eastAsia="宋体" w:cs="宋体"/>
                <w:b w:val="0"/>
                <w:bCs w:val="0"/>
                <w:color w:val="auto"/>
                <w:kern w:val="0"/>
                <w:sz w:val="21"/>
                <w:szCs w:val="21"/>
                <w:highlight w:val="none"/>
                <w:u w:val="none"/>
                <w:lang w:bidi="ar"/>
              </w:rPr>
              <w:t>封边条的耐干热性，耐磨性，耐开裂性，耐老化性、耐冷热循环性、耐光色牢度均，甲醛释放量，氯乙烯单体，可迁移元素（可溶性重金属）的铅、镉、铬、汞、砷、锑、硒、钡，邻苯二甲酸酯的总量（包括DBP、BBP、DEHP、DNOP、DINP和DIDP）、多溴联苯、多溴联苯醚均符合QB/T 4463-2013标准要求。</w:t>
            </w:r>
            <w:r>
              <w:rPr>
                <w:rFonts w:hint="eastAsia" w:ascii="宋体" w:hAnsi="宋体" w:eastAsia="宋体" w:cs="宋体"/>
                <w:b w:val="0"/>
                <w:bCs w:val="0"/>
                <w:i w:val="0"/>
                <w:iCs w:val="0"/>
                <w:color w:val="auto"/>
                <w:kern w:val="0"/>
                <w:sz w:val="21"/>
                <w:szCs w:val="21"/>
                <w:highlight w:val="none"/>
                <w:lang w:val="en-US" w:eastAsia="zh-CN" w:bidi="ar"/>
              </w:rPr>
              <w:t>具有防水、防潮、防交叉感染、耐磨性能强；</w:t>
            </w:r>
          </w:p>
        </w:tc>
      </w:tr>
      <w:tr w14:paraId="32898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08513802">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18760E61">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40A15933">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72.4功能配置：</w:t>
            </w:r>
            <w:r>
              <w:rPr>
                <w:rFonts w:hint="eastAsia" w:ascii="宋体" w:hAnsi="宋体" w:eastAsia="宋体" w:cs="宋体"/>
                <w:b w:val="0"/>
                <w:bCs w:val="0"/>
                <w:i w:val="0"/>
                <w:iCs w:val="0"/>
                <w:color w:val="auto"/>
                <w:kern w:val="0"/>
                <w:sz w:val="21"/>
                <w:szCs w:val="21"/>
                <w:highlight w:val="none"/>
                <w:lang w:val="en-US" w:eastAsia="zh-CN" w:bidi="ar"/>
              </w:rPr>
              <w:t>配置掩门柜及抽屉，柜内部配置不少于1块活动层板。</w:t>
            </w:r>
          </w:p>
        </w:tc>
      </w:tr>
      <w:tr w14:paraId="0BEF5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0770062F">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61B6F971">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10B7B90E">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72.5胶黏剂：采用热熔胶。</w:t>
            </w:r>
            <w:r>
              <w:rPr>
                <w:rFonts w:hint="eastAsia" w:ascii="宋体" w:hAnsi="宋体" w:eastAsia="宋体" w:cs="宋体"/>
                <w:b w:val="0"/>
                <w:bCs w:val="0"/>
                <w:color w:val="auto"/>
                <w:kern w:val="0"/>
                <w:sz w:val="21"/>
                <w:szCs w:val="21"/>
                <w:highlight w:val="none"/>
                <w:u w:val="none"/>
                <w:lang w:eastAsia="zh-CN" w:bidi="ar"/>
              </w:rPr>
              <w:t>胶粘剂的游离甲醛、苯、甲苯+二甲苯、总挥发性有机物均符合GB 18583-2008、SZJG 52-2016标准要求。</w:t>
            </w:r>
          </w:p>
        </w:tc>
      </w:tr>
      <w:tr w14:paraId="63190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718CA0EB">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70B5507C">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0A5B3A27">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72.6五金配件：采用三节导轨、阻尼缓冲铰链、三合一连接件。导轨的过载要求（包括垂直向下静载荷（300N）、水平侧向静载荷（150N）、猛关或猛开）、功能要求（包括操作力、耐久性(80000次)、拉出安全性、下沉量、耐腐蚀均符合QB/T 2454-2013标准要求。</w:t>
            </w:r>
          </w:p>
        </w:tc>
      </w:tr>
      <w:tr w14:paraId="24422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63281D14">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73</w:t>
            </w:r>
          </w:p>
        </w:tc>
        <w:tc>
          <w:tcPr>
            <w:tcW w:w="1678" w:type="dxa"/>
            <w:vMerge w:val="restart"/>
            <w:vAlign w:val="center"/>
          </w:tcPr>
          <w:p w14:paraId="39F47CF7">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b w:val="0"/>
                <w:bCs w:val="0"/>
                <w:i w:val="0"/>
                <w:iCs w:val="0"/>
                <w:strike w:val="0"/>
                <w:dstrike w:val="0"/>
                <w:color w:val="auto"/>
                <w:kern w:val="0"/>
                <w:sz w:val="21"/>
                <w:szCs w:val="21"/>
                <w:highlight w:val="none"/>
                <w:u w:val="none"/>
                <w:lang w:val="en-US" w:eastAsia="zh-CN" w:bidi="ar"/>
              </w:rPr>
            </w:pPr>
            <w:r>
              <w:rPr>
                <w:rFonts w:hint="eastAsia" w:ascii="宋体" w:hAnsi="宋体" w:eastAsia="宋体" w:cs="宋体"/>
                <w:b w:val="0"/>
                <w:bCs w:val="0"/>
                <w:i w:val="0"/>
                <w:iCs w:val="0"/>
                <w:strike w:val="0"/>
                <w:dstrike w:val="0"/>
                <w:color w:val="auto"/>
                <w:kern w:val="0"/>
                <w:sz w:val="21"/>
                <w:szCs w:val="21"/>
                <w:highlight w:val="none"/>
                <w:u w:val="none"/>
                <w:lang w:val="en-US" w:eastAsia="zh-CN" w:bidi="ar"/>
              </w:rPr>
              <w:t>文件柜3</w:t>
            </w:r>
          </w:p>
          <w:p w14:paraId="07C56EEE">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vertAlign w:val="baseline"/>
              </w:rPr>
            </w:pPr>
          </w:p>
        </w:tc>
        <w:tc>
          <w:tcPr>
            <w:tcW w:w="6575" w:type="dxa"/>
            <w:vAlign w:val="center"/>
          </w:tcPr>
          <w:p w14:paraId="45D6900C">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73.1规格：（900W*450D*2000H）mm±10mm；</w:t>
            </w:r>
          </w:p>
        </w:tc>
      </w:tr>
      <w:tr w14:paraId="1B1FD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6651D254">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510A26FE">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color w:val="auto"/>
                <w:sz w:val="21"/>
                <w:szCs w:val="21"/>
                <w:highlight w:val="none"/>
              </w:rPr>
            </w:pPr>
          </w:p>
        </w:tc>
        <w:tc>
          <w:tcPr>
            <w:tcW w:w="6575" w:type="dxa"/>
            <w:vAlign w:val="center"/>
          </w:tcPr>
          <w:p w14:paraId="5609EA4C">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73.2基材：柜体底板、顶板、侧板、层板、门板采用厚度≥0.8mm厚双面电解钢板；</w:t>
            </w:r>
          </w:p>
        </w:tc>
      </w:tr>
      <w:tr w14:paraId="4E4BB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04F5A33C">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7BCD58D6">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6575" w:type="dxa"/>
            <w:vAlign w:val="center"/>
          </w:tcPr>
          <w:p w14:paraId="5FFDD1AD">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73.3工艺：框体外框采用薄边边框设计；整体采用电阻焊接工艺，门采用双层加工工艺，门板背面全封闭结构；全钢制门或钢化玻璃门（</w:t>
            </w:r>
            <w:r>
              <w:rPr>
                <w:rFonts w:hint="eastAsia" w:ascii="宋体" w:hAnsi="宋体" w:eastAsia="宋体" w:cs="宋体"/>
                <w:b w:val="0"/>
                <w:bCs w:val="0"/>
                <w:i w:val="0"/>
                <w:iCs w:val="0"/>
                <w:color w:val="auto"/>
                <w:kern w:val="0"/>
                <w:sz w:val="21"/>
                <w:szCs w:val="21"/>
                <w:highlight w:val="none"/>
                <w:lang w:val="en-US" w:eastAsia="zh-CN" w:bidi="ar"/>
              </w:rPr>
              <w:t>采用钢化玻璃带3c标识</w:t>
            </w:r>
            <w:r>
              <w:rPr>
                <w:rFonts w:hint="eastAsia" w:ascii="宋体" w:hAnsi="宋体" w:eastAsia="宋体" w:cs="宋体"/>
                <w:b w:val="0"/>
                <w:bCs w:val="0"/>
                <w:i w:val="0"/>
                <w:iCs w:val="0"/>
                <w:color w:val="auto"/>
                <w:kern w:val="0"/>
                <w:sz w:val="21"/>
                <w:szCs w:val="21"/>
                <w:highlight w:val="none"/>
                <w:u w:val="none"/>
                <w:lang w:val="en-US" w:eastAsia="zh-CN" w:bidi="ar"/>
              </w:rPr>
              <w:t>），由采购方选定，颜色根据采购方需求选定（可选木纹转印）；</w:t>
            </w:r>
          </w:p>
        </w:tc>
      </w:tr>
      <w:tr w14:paraId="283C0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618BC7BA">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25EDCD58">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303A3861">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73.4功能配置：柜体分为上下两层双开四门，配置可调节层板。上柜内配2块活动层板，下柜配不少1块活动层板（层板数量根据各部门需求适当增加）层板需有不低于1条加强筋。</w:t>
            </w:r>
          </w:p>
        </w:tc>
      </w:tr>
      <w:tr w14:paraId="1B276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7167FE26">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21C55705">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6B4CBA94">
            <w:pPr>
              <w:keepNext w:val="0"/>
              <w:keepLines w:val="0"/>
              <w:pageBreakBefore w:val="0"/>
              <w:widowControl/>
              <w:numPr>
                <w:ilvl w:val="0"/>
                <w:numId w:val="0"/>
              </w:numPr>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73.5五金配件：采用缓冲铰链、折叠机械锁具。</w:t>
            </w:r>
          </w:p>
        </w:tc>
      </w:tr>
      <w:tr w14:paraId="57621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470A062F">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74</w:t>
            </w:r>
          </w:p>
        </w:tc>
        <w:tc>
          <w:tcPr>
            <w:tcW w:w="1678" w:type="dxa"/>
            <w:vMerge w:val="restart"/>
            <w:vAlign w:val="center"/>
          </w:tcPr>
          <w:p w14:paraId="01605E6D">
            <w:pPr>
              <w:keepNext w:val="0"/>
              <w:keepLines w:val="0"/>
              <w:pageBreakBefore w:val="0"/>
              <w:widowControl/>
              <w:suppressLineNumbers w:val="0"/>
              <w:wordWrap/>
              <w:overflowPunct/>
              <w:topLinePunct w:val="0"/>
              <w:bidi w:val="0"/>
              <w:snapToGrid/>
              <w:spacing w:line="312" w:lineRule="auto"/>
              <w:ind w:left="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茶水柜</w:t>
            </w:r>
            <w:r>
              <w:rPr>
                <w:rFonts w:hint="eastAsia" w:ascii="宋体" w:hAnsi="宋体" w:cs="宋体"/>
                <w:b w:val="0"/>
                <w:bCs w:val="0"/>
                <w:i w:val="0"/>
                <w:iCs w:val="0"/>
                <w:color w:val="auto"/>
                <w:kern w:val="0"/>
                <w:sz w:val="21"/>
                <w:szCs w:val="21"/>
                <w:highlight w:val="none"/>
                <w:u w:val="none"/>
                <w:lang w:val="en-US" w:eastAsia="zh-CN" w:bidi="ar"/>
              </w:rPr>
              <w:t>2</w:t>
            </w:r>
          </w:p>
          <w:p w14:paraId="4322977F">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vertAlign w:val="baseline"/>
              </w:rPr>
            </w:pPr>
          </w:p>
        </w:tc>
        <w:tc>
          <w:tcPr>
            <w:tcW w:w="6575" w:type="dxa"/>
            <w:vAlign w:val="center"/>
          </w:tcPr>
          <w:p w14:paraId="07118D2E">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74.1规格：（600W*400D*800H）mm±10mm；</w:t>
            </w:r>
          </w:p>
        </w:tc>
      </w:tr>
      <w:tr w14:paraId="31C3D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74FA17E1">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4AF7A738">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2C8C4BC5">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74.2基材：</w:t>
            </w:r>
            <w:r>
              <w:rPr>
                <w:rFonts w:hint="eastAsia" w:ascii="宋体" w:hAnsi="宋体" w:eastAsia="宋体" w:cs="宋体"/>
                <w:b w:val="0"/>
                <w:bCs w:val="0"/>
                <w:color w:val="auto"/>
                <w:sz w:val="21"/>
                <w:szCs w:val="21"/>
                <w:highlight w:val="none"/>
              </w:rPr>
              <w:t>基材</w:t>
            </w:r>
            <w:r>
              <w:rPr>
                <w:rFonts w:hint="eastAsia" w:ascii="宋体" w:hAnsi="宋体" w:eastAsia="宋体" w:cs="宋体"/>
                <w:b w:val="0"/>
                <w:bCs w:val="0"/>
                <w:color w:val="auto"/>
                <w:sz w:val="21"/>
                <w:szCs w:val="21"/>
                <w:highlight w:val="none"/>
                <w:lang w:val="en-US" w:eastAsia="zh-CN"/>
              </w:rPr>
              <w:t>采用</w:t>
            </w:r>
            <w:r>
              <w:rPr>
                <w:rFonts w:hint="eastAsia" w:ascii="宋体" w:hAnsi="宋体" w:eastAsia="宋体" w:cs="宋体"/>
                <w:b w:val="0"/>
                <w:bCs w:val="0"/>
                <w:i w:val="0"/>
                <w:iCs w:val="0"/>
                <w:color w:val="auto"/>
                <w:kern w:val="0"/>
                <w:sz w:val="21"/>
                <w:szCs w:val="21"/>
                <w:highlight w:val="none"/>
                <w:u w:val="none"/>
                <w:lang w:val="en-US" w:eastAsia="zh-CN" w:bidi="ar"/>
              </w:rPr>
              <w:t>新国标环保</w:t>
            </w:r>
            <w:r>
              <w:rPr>
                <w:rFonts w:hint="eastAsia" w:ascii="宋体" w:hAnsi="宋体" w:eastAsia="宋体" w:cs="宋体"/>
                <w:i w:val="0"/>
                <w:iCs w:val="0"/>
                <w:color w:val="auto"/>
                <w:kern w:val="0"/>
                <w:sz w:val="21"/>
                <w:szCs w:val="21"/>
                <w:highlight w:val="none"/>
                <w:u w:val="none"/>
                <w:lang w:val="en-US" w:eastAsia="zh-CN" w:bidi="ar"/>
              </w:rPr>
              <w:t>ENF级纤维板</w:t>
            </w:r>
            <w:r>
              <w:rPr>
                <w:rFonts w:hint="eastAsia" w:ascii="宋体" w:hAnsi="宋体" w:eastAsia="宋体" w:cs="宋体"/>
                <w:b w:val="0"/>
                <w:bCs w:val="0"/>
                <w:color w:val="auto"/>
                <w:sz w:val="21"/>
                <w:szCs w:val="21"/>
                <w:highlight w:val="none"/>
              </w:rPr>
              <w:t>.承重力强</w:t>
            </w:r>
            <w:r>
              <w:rPr>
                <w:rFonts w:hint="eastAsia" w:ascii="宋体" w:hAnsi="宋体" w:eastAsia="宋体" w:cs="宋体"/>
                <w:b w:val="0"/>
                <w:bCs w:val="0"/>
                <w:i w:val="0"/>
                <w:iCs w:val="0"/>
                <w:color w:val="auto"/>
                <w:kern w:val="0"/>
                <w:sz w:val="21"/>
                <w:szCs w:val="21"/>
                <w:highlight w:val="none"/>
                <w:u w:val="none"/>
                <w:lang w:val="en-US" w:eastAsia="zh-CN" w:bidi="ar"/>
              </w:rPr>
              <w:t>，贴面采用三聚氰氨板饰面，</w:t>
            </w:r>
            <w:r>
              <w:rPr>
                <w:rFonts w:hint="eastAsia" w:ascii="宋体" w:hAnsi="宋体" w:eastAsia="宋体" w:cs="宋体"/>
                <w:b w:val="0"/>
                <w:bCs w:val="0"/>
                <w:i w:val="0"/>
                <w:iCs w:val="0"/>
                <w:color w:val="auto"/>
                <w:kern w:val="0"/>
                <w:sz w:val="21"/>
                <w:szCs w:val="21"/>
                <w:highlight w:val="none"/>
                <w:lang w:val="en-US" w:eastAsia="zh-CN" w:bidi="ar"/>
              </w:rPr>
              <w:t>顶板、层板厚度为≥25mm，侧板≥18mm、门板≥16mm、背板≥9mm；</w:t>
            </w:r>
          </w:p>
        </w:tc>
      </w:tr>
      <w:tr w14:paraId="5E4C7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2438E5CF">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0D153B82">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6FD0A5A3">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74.3工艺：选用ABS激光封边条，封边平滑，颜色与板材一致。</w:t>
            </w:r>
            <w:r>
              <w:rPr>
                <w:rFonts w:hint="eastAsia" w:ascii="宋体" w:hAnsi="宋体" w:eastAsia="宋体" w:cs="宋体"/>
                <w:b w:val="0"/>
                <w:bCs w:val="0"/>
                <w:color w:val="auto"/>
                <w:kern w:val="0"/>
                <w:sz w:val="21"/>
                <w:szCs w:val="21"/>
                <w:highlight w:val="none"/>
                <w:u w:val="none"/>
                <w:lang w:bidi="ar"/>
              </w:rPr>
              <w:t>封边条的耐干热性，耐磨性，耐开裂性，耐老化性、耐冷热循环性、耐光色牢度均，甲醛释放量，氯乙烯单体，可迁移元素（可溶性重金属）的铅、镉、铬、汞、砷、锑、硒、钡，邻苯二甲酸酯的总量（包括DBP、BBP、DEHP、DNOP、DINP和DIDP）、多溴联苯、多溴联苯醚均符合QB/T 4463-2013标准要求。</w:t>
            </w:r>
          </w:p>
        </w:tc>
      </w:tr>
      <w:tr w14:paraId="1244B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122474AD">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color w:val="auto"/>
                <w:sz w:val="21"/>
                <w:szCs w:val="21"/>
                <w:highlight w:val="none"/>
                <w:vertAlign w:val="baseline"/>
              </w:rPr>
            </w:pPr>
          </w:p>
        </w:tc>
        <w:tc>
          <w:tcPr>
            <w:tcW w:w="1678" w:type="dxa"/>
            <w:vMerge w:val="continue"/>
            <w:vAlign w:val="center"/>
          </w:tcPr>
          <w:p w14:paraId="33CDCD5D">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p>
        </w:tc>
        <w:tc>
          <w:tcPr>
            <w:tcW w:w="6575" w:type="dxa"/>
            <w:vAlign w:val="center"/>
          </w:tcPr>
          <w:p w14:paraId="2D4812BF">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lang w:val="en-US" w:eastAsia="zh-CN"/>
              </w:rPr>
            </w:pPr>
            <w:r>
              <w:rPr>
                <w:rFonts w:hint="eastAsia" w:ascii="宋体" w:hAnsi="宋体" w:eastAsia="宋体" w:cs="宋体"/>
                <w:b w:val="0"/>
                <w:bCs w:val="0"/>
                <w:i w:val="0"/>
                <w:iCs w:val="0"/>
                <w:color w:val="auto"/>
                <w:kern w:val="0"/>
                <w:sz w:val="21"/>
                <w:szCs w:val="21"/>
                <w:highlight w:val="none"/>
                <w:u w:val="none"/>
                <w:lang w:val="en-US" w:eastAsia="zh-CN" w:bidi="ar"/>
              </w:rPr>
              <w:t>74.4功能配置：</w:t>
            </w:r>
            <w:r>
              <w:rPr>
                <w:rFonts w:hint="eastAsia" w:ascii="宋体" w:hAnsi="宋体" w:eastAsia="宋体" w:cs="宋体"/>
                <w:b w:val="0"/>
                <w:bCs w:val="0"/>
                <w:i w:val="0"/>
                <w:iCs w:val="0"/>
                <w:color w:val="auto"/>
                <w:kern w:val="0"/>
                <w:sz w:val="21"/>
                <w:szCs w:val="21"/>
                <w:highlight w:val="none"/>
                <w:lang w:val="en-US" w:eastAsia="zh-CN" w:bidi="ar"/>
              </w:rPr>
              <w:t>配掩门柜及抽屉柜，如采用玻璃门，需为钢化玻璃带3c标识，内部配置不少于1块层板。</w:t>
            </w:r>
          </w:p>
        </w:tc>
      </w:tr>
      <w:tr w14:paraId="5CA9A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701FC151">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color w:val="auto"/>
                <w:sz w:val="21"/>
                <w:szCs w:val="21"/>
                <w:highlight w:val="none"/>
                <w:vertAlign w:val="baseline"/>
              </w:rPr>
            </w:pPr>
          </w:p>
        </w:tc>
        <w:tc>
          <w:tcPr>
            <w:tcW w:w="1678" w:type="dxa"/>
            <w:vMerge w:val="continue"/>
            <w:vAlign w:val="center"/>
          </w:tcPr>
          <w:p w14:paraId="58356F6D">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p>
        </w:tc>
        <w:tc>
          <w:tcPr>
            <w:tcW w:w="6575" w:type="dxa"/>
            <w:vAlign w:val="center"/>
          </w:tcPr>
          <w:p w14:paraId="4EF6FAFF">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74.5胶黏剂：选用环保热熔胶，粘性强，久不分层，具有防水性、防潮性、耐油性、耐撞性等特点。</w:t>
            </w:r>
            <w:r>
              <w:rPr>
                <w:rFonts w:hint="eastAsia" w:ascii="宋体" w:hAnsi="宋体" w:eastAsia="宋体" w:cs="宋体"/>
                <w:b w:val="0"/>
                <w:bCs w:val="0"/>
                <w:color w:val="auto"/>
                <w:kern w:val="0"/>
                <w:sz w:val="21"/>
                <w:szCs w:val="21"/>
                <w:highlight w:val="none"/>
                <w:u w:val="none"/>
                <w:lang w:eastAsia="zh-CN" w:bidi="ar"/>
              </w:rPr>
              <w:t>胶粘剂的游离甲醛、苯、甲苯+二甲苯、总挥发性有机物均符合GB 18583-2008、SZJG 52-2016标准要求。</w:t>
            </w:r>
          </w:p>
        </w:tc>
      </w:tr>
      <w:tr w14:paraId="56C43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4B284A91">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color w:val="auto"/>
                <w:sz w:val="21"/>
                <w:szCs w:val="21"/>
                <w:highlight w:val="none"/>
                <w:vertAlign w:val="baseline"/>
              </w:rPr>
            </w:pPr>
          </w:p>
        </w:tc>
        <w:tc>
          <w:tcPr>
            <w:tcW w:w="1678" w:type="dxa"/>
            <w:vMerge w:val="continue"/>
            <w:vAlign w:val="center"/>
          </w:tcPr>
          <w:p w14:paraId="4B4B2353">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p>
        </w:tc>
        <w:tc>
          <w:tcPr>
            <w:tcW w:w="6575" w:type="dxa"/>
            <w:vAlign w:val="center"/>
          </w:tcPr>
          <w:p w14:paraId="5EDF66E1">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74.6五金配件：采用五金配件，无锈蚀，具有足够的承载能力、耐腐蚀能力。采用阻尼缓冲铰链、阻尼导轨，无锈蚀，具有足够的承载能力、耐腐蚀能力。导轨的过载要求（包括垂直向下静载荷（300N）、水平侧向静载荷（150N）、猛关或猛开）、功能要求（包括操作力、耐久性(80000次)、拉出安全性、下沉量、耐腐蚀均符合QB/T 2454-2013标准要求。</w:t>
            </w:r>
          </w:p>
        </w:tc>
      </w:tr>
      <w:tr w14:paraId="78BAD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54137DF8">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75</w:t>
            </w:r>
          </w:p>
        </w:tc>
        <w:tc>
          <w:tcPr>
            <w:tcW w:w="1678" w:type="dxa"/>
            <w:vMerge w:val="restart"/>
            <w:vAlign w:val="center"/>
          </w:tcPr>
          <w:p w14:paraId="794667F0">
            <w:pPr>
              <w:keepNext w:val="0"/>
              <w:keepLines w:val="0"/>
              <w:pageBreakBefore w:val="0"/>
              <w:widowControl/>
              <w:suppressLineNumbers w:val="0"/>
              <w:wordWrap/>
              <w:overflowPunct/>
              <w:topLinePunct w:val="0"/>
              <w:bidi w:val="0"/>
              <w:snapToGrid/>
              <w:spacing w:line="312" w:lineRule="auto"/>
              <w:ind w:left="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茶水柜</w:t>
            </w:r>
            <w:r>
              <w:rPr>
                <w:rFonts w:hint="eastAsia" w:ascii="宋体" w:hAnsi="宋体" w:cs="宋体"/>
                <w:b w:val="0"/>
                <w:bCs w:val="0"/>
                <w:i w:val="0"/>
                <w:iCs w:val="0"/>
                <w:color w:val="auto"/>
                <w:kern w:val="0"/>
                <w:sz w:val="21"/>
                <w:szCs w:val="21"/>
                <w:highlight w:val="none"/>
                <w:u w:val="none"/>
                <w:lang w:val="en-US" w:eastAsia="zh-CN" w:bidi="ar"/>
              </w:rPr>
              <w:t>3</w:t>
            </w:r>
          </w:p>
          <w:p w14:paraId="2118E82C">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vertAlign w:val="baseline"/>
              </w:rPr>
            </w:pPr>
          </w:p>
        </w:tc>
        <w:tc>
          <w:tcPr>
            <w:tcW w:w="6575" w:type="dxa"/>
            <w:vAlign w:val="center"/>
          </w:tcPr>
          <w:p w14:paraId="55243437">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75.1规格：（600W*400D*800H）mm±10mm；</w:t>
            </w:r>
          </w:p>
        </w:tc>
      </w:tr>
      <w:tr w14:paraId="4E67D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4222EEC8">
            <w:pPr>
              <w:pStyle w:val="18"/>
              <w:keepNext w:val="0"/>
              <w:keepLines w:val="0"/>
              <w:pageBreakBefore w:val="0"/>
              <w:widowControl w:val="0"/>
              <w:wordWrap/>
              <w:overflowPunct/>
              <w:topLinePunct w:val="0"/>
              <w:bidi w:val="0"/>
              <w:snapToGrid/>
              <w:spacing w:line="312" w:lineRule="auto"/>
              <w:ind w:left="0" w:firstLine="0" w:firstLineChars="0"/>
              <w:rPr>
                <w:rFonts w:hint="eastAsia" w:ascii="宋体" w:hAnsi="宋体" w:eastAsia="宋体" w:cs="宋体"/>
                <w:color w:val="auto"/>
                <w:sz w:val="21"/>
                <w:szCs w:val="21"/>
                <w:highlight w:val="none"/>
              </w:rPr>
            </w:pPr>
          </w:p>
        </w:tc>
        <w:tc>
          <w:tcPr>
            <w:tcW w:w="1678" w:type="dxa"/>
            <w:vMerge w:val="continue"/>
            <w:vAlign w:val="center"/>
          </w:tcPr>
          <w:p w14:paraId="02636B94">
            <w:pPr>
              <w:pStyle w:val="18"/>
              <w:keepNext w:val="0"/>
              <w:keepLines w:val="0"/>
              <w:pageBreakBefore w:val="0"/>
              <w:widowControl w:val="0"/>
              <w:wordWrap/>
              <w:overflowPunct/>
              <w:topLinePunct w:val="0"/>
              <w:bidi w:val="0"/>
              <w:snapToGrid/>
              <w:spacing w:line="312" w:lineRule="auto"/>
              <w:ind w:left="0"/>
              <w:rPr>
                <w:rFonts w:hint="eastAsia" w:ascii="宋体" w:hAnsi="宋体" w:eastAsia="宋体" w:cs="宋体"/>
                <w:color w:val="auto"/>
                <w:sz w:val="21"/>
                <w:szCs w:val="21"/>
                <w:highlight w:val="none"/>
              </w:rPr>
            </w:pPr>
          </w:p>
        </w:tc>
        <w:tc>
          <w:tcPr>
            <w:tcW w:w="6575" w:type="dxa"/>
            <w:vAlign w:val="center"/>
          </w:tcPr>
          <w:p w14:paraId="4784C5F3">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75.2基材：</w:t>
            </w:r>
            <w:r>
              <w:rPr>
                <w:rFonts w:hint="eastAsia" w:ascii="宋体" w:hAnsi="宋体" w:eastAsia="宋体" w:cs="宋体"/>
                <w:b w:val="0"/>
                <w:bCs w:val="0"/>
                <w:color w:val="auto"/>
                <w:sz w:val="21"/>
                <w:szCs w:val="21"/>
                <w:highlight w:val="none"/>
              </w:rPr>
              <w:t>基材</w:t>
            </w:r>
            <w:r>
              <w:rPr>
                <w:rFonts w:hint="eastAsia" w:ascii="宋体" w:hAnsi="宋体" w:eastAsia="宋体" w:cs="宋体"/>
                <w:b w:val="0"/>
                <w:bCs w:val="0"/>
                <w:color w:val="auto"/>
                <w:sz w:val="21"/>
                <w:szCs w:val="21"/>
                <w:highlight w:val="none"/>
                <w:lang w:val="en-US" w:eastAsia="zh-CN"/>
              </w:rPr>
              <w:t>采用</w:t>
            </w:r>
            <w:r>
              <w:rPr>
                <w:rFonts w:hint="eastAsia" w:ascii="宋体" w:hAnsi="宋体" w:eastAsia="宋体" w:cs="宋体"/>
                <w:b w:val="0"/>
                <w:bCs w:val="0"/>
                <w:i w:val="0"/>
                <w:iCs w:val="0"/>
                <w:color w:val="auto"/>
                <w:kern w:val="0"/>
                <w:sz w:val="21"/>
                <w:szCs w:val="21"/>
                <w:highlight w:val="none"/>
                <w:u w:val="none"/>
                <w:lang w:val="en-US" w:eastAsia="zh-CN" w:bidi="ar"/>
              </w:rPr>
              <w:t>新国标环保</w:t>
            </w:r>
            <w:r>
              <w:rPr>
                <w:rFonts w:hint="eastAsia" w:ascii="宋体" w:hAnsi="宋体" w:eastAsia="宋体" w:cs="宋体"/>
                <w:i w:val="0"/>
                <w:iCs w:val="0"/>
                <w:color w:val="auto"/>
                <w:kern w:val="0"/>
                <w:sz w:val="21"/>
                <w:szCs w:val="21"/>
                <w:highlight w:val="none"/>
                <w:u w:val="none"/>
                <w:lang w:val="en-US" w:eastAsia="zh-CN" w:bidi="ar"/>
              </w:rPr>
              <w:t>ENF级纤维板</w:t>
            </w:r>
            <w:r>
              <w:rPr>
                <w:rFonts w:hint="eastAsia" w:ascii="宋体" w:hAnsi="宋体" w:eastAsia="宋体" w:cs="宋体"/>
                <w:b w:val="0"/>
                <w:bCs w:val="0"/>
                <w:color w:val="auto"/>
                <w:sz w:val="21"/>
                <w:szCs w:val="21"/>
                <w:highlight w:val="none"/>
              </w:rPr>
              <w:t>.承重力强</w:t>
            </w:r>
            <w:r>
              <w:rPr>
                <w:rFonts w:hint="eastAsia" w:ascii="宋体" w:hAnsi="宋体" w:eastAsia="宋体" w:cs="宋体"/>
                <w:b w:val="0"/>
                <w:bCs w:val="0"/>
                <w:i w:val="0"/>
                <w:iCs w:val="0"/>
                <w:color w:val="auto"/>
                <w:kern w:val="0"/>
                <w:sz w:val="21"/>
                <w:szCs w:val="21"/>
                <w:highlight w:val="none"/>
                <w:u w:val="none"/>
                <w:lang w:val="en-US" w:eastAsia="zh-CN" w:bidi="ar"/>
              </w:rPr>
              <w:t>，贴面采用三聚氰氨板饰面，</w:t>
            </w:r>
            <w:r>
              <w:rPr>
                <w:rFonts w:hint="eastAsia" w:ascii="宋体" w:hAnsi="宋体" w:eastAsia="宋体" w:cs="宋体"/>
                <w:b w:val="0"/>
                <w:bCs w:val="0"/>
                <w:i w:val="0"/>
                <w:iCs w:val="0"/>
                <w:color w:val="auto"/>
                <w:kern w:val="0"/>
                <w:sz w:val="21"/>
                <w:szCs w:val="21"/>
                <w:highlight w:val="none"/>
                <w:lang w:val="en-US" w:eastAsia="zh-CN" w:bidi="ar"/>
              </w:rPr>
              <w:t>顶板、层板厚度为≥25mm，侧板≥18mm、门板≥16mm、背板≥9mm；</w:t>
            </w:r>
          </w:p>
        </w:tc>
      </w:tr>
      <w:tr w14:paraId="7373D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53AD54FD">
            <w:pPr>
              <w:keepNext w:val="0"/>
              <w:keepLines w:val="0"/>
              <w:pageBreakBefore w:val="0"/>
              <w:widowControl/>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2BABE35D">
            <w:pPr>
              <w:keepNext w:val="0"/>
              <w:keepLines w:val="0"/>
              <w:pageBreakBefore w:val="0"/>
              <w:widowControl/>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392DDDB0">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75.3工艺：选用ABS激光封边条，封边平滑，颜色与板材一致。</w:t>
            </w:r>
            <w:r>
              <w:rPr>
                <w:rFonts w:hint="eastAsia" w:ascii="宋体" w:hAnsi="宋体" w:eastAsia="宋体" w:cs="宋体"/>
                <w:b w:val="0"/>
                <w:bCs w:val="0"/>
                <w:color w:val="auto"/>
                <w:kern w:val="0"/>
                <w:sz w:val="21"/>
                <w:szCs w:val="21"/>
                <w:highlight w:val="none"/>
                <w:u w:val="none"/>
                <w:lang w:bidi="ar"/>
              </w:rPr>
              <w:t>封边条的耐干热性，耐磨性，耐开裂性，耐老化性、耐冷热循环性、耐光色牢度均，甲醛释放量，氯乙烯单体，可迁移元素（可溶性重金属）的铅、镉、铬、汞、砷、锑、硒、钡，邻苯二甲酸酯的总量（包括DBP、BBP、DEHP、DNOP、DINP和DIDP）、多溴联苯、多溴联苯醚均符合QB/T 4463-2013标准要求。</w:t>
            </w:r>
          </w:p>
        </w:tc>
      </w:tr>
      <w:tr w14:paraId="5C88A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7F35E838">
            <w:pPr>
              <w:keepNext w:val="0"/>
              <w:keepLines w:val="0"/>
              <w:pageBreakBefore w:val="0"/>
              <w:widowControl/>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664CD6D5">
            <w:pPr>
              <w:keepNext w:val="0"/>
              <w:keepLines w:val="0"/>
              <w:pageBreakBefore w:val="0"/>
              <w:widowControl/>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5C686CEF">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75.4功能配置：</w:t>
            </w:r>
            <w:r>
              <w:rPr>
                <w:rFonts w:hint="eastAsia" w:ascii="宋体" w:hAnsi="宋体" w:eastAsia="宋体" w:cs="宋体"/>
                <w:b w:val="0"/>
                <w:bCs w:val="0"/>
                <w:i w:val="0"/>
                <w:iCs w:val="0"/>
                <w:color w:val="auto"/>
                <w:kern w:val="0"/>
                <w:sz w:val="21"/>
                <w:szCs w:val="21"/>
                <w:highlight w:val="none"/>
                <w:lang w:val="en-US" w:eastAsia="zh-CN" w:bidi="ar"/>
              </w:rPr>
              <w:t>配掩门柜及抽屉柜，如采用玻璃门，需为钢化玻璃带3c标识，内部配置不少于1块层板。</w:t>
            </w:r>
          </w:p>
        </w:tc>
      </w:tr>
      <w:tr w14:paraId="129C1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7D49B549">
            <w:pPr>
              <w:keepNext w:val="0"/>
              <w:keepLines w:val="0"/>
              <w:pageBreakBefore w:val="0"/>
              <w:widowControl/>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5D9EFF55">
            <w:pPr>
              <w:keepNext w:val="0"/>
              <w:keepLines w:val="0"/>
              <w:pageBreakBefore w:val="0"/>
              <w:widowControl/>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756923A3">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75.5胶黏剂：选用环保热熔胶，粘性强，久不分层，具有防水性、防潮性、耐油性、耐撞性等特点。</w:t>
            </w:r>
            <w:r>
              <w:rPr>
                <w:rFonts w:hint="eastAsia" w:ascii="宋体" w:hAnsi="宋体" w:eastAsia="宋体" w:cs="宋体"/>
                <w:b w:val="0"/>
                <w:bCs w:val="0"/>
                <w:color w:val="auto"/>
                <w:kern w:val="0"/>
                <w:sz w:val="21"/>
                <w:szCs w:val="21"/>
                <w:highlight w:val="none"/>
                <w:u w:val="none"/>
                <w:lang w:eastAsia="zh-CN" w:bidi="ar"/>
              </w:rPr>
              <w:t>胶粘剂的游离甲醛、苯、甲苯+二甲苯、总挥发性有机物均符合GB 18583-2008、SZJG 52-2016标准要求。</w:t>
            </w:r>
          </w:p>
        </w:tc>
      </w:tr>
      <w:tr w14:paraId="52B63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29015213">
            <w:pPr>
              <w:keepNext w:val="0"/>
              <w:keepLines w:val="0"/>
              <w:pageBreakBefore w:val="0"/>
              <w:widowControl/>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5A9DE97A">
            <w:pPr>
              <w:keepNext w:val="0"/>
              <w:keepLines w:val="0"/>
              <w:pageBreakBefore w:val="0"/>
              <w:widowControl/>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1265E347">
            <w:pPr>
              <w:keepNext w:val="0"/>
              <w:keepLines w:val="0"/>
              <w:pageBreakBefore w:val="0"/>
              <w:widowControl/>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75.6五金配件：采用阻尼缓冲铰链、阻尼导轨，无锈蚀，具有足够的承载能力、耐腐蚀能力。导轨的过载要求（包括垂直向下静载荷（300N）、水平侧向静载荷（150N）、猛关或猛开）、功能要求（包括操作力、耐久性(80000次)、拉出安全性、下沉量、耐腐蚀均符合QB/T 2454-2013标准要求。采用五金配件，无锈蚀，具有足够的承载能力、耐腐蚀能力。</w:t>
            </w:r>
          </w:p>
        </w:tc>
      </w:tr>
      <w:tr w14:paraId="0092B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1134343C">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76</w:t>
            </w:r>
          </w:p>
        </w:tc>
        <w:tc>
          <w:tcPr>
            <w:tcW w:w="1678" w:type="dxa"/>
            <w:vMerge w:val="restart"/>
            <w:vAlign w:val="center"/>
          </w:tcPr>
          <w:p w14:paraId="6B95460C">
            <w:pPr>
              <w:keepNext w:val="0"/>
              <w:keepLines w:val="0"/>
              <w:pageBreakBefore w:val="0"/>
              <w:widowControl/>
              <w:suppressLineNumbers w:val="0"/>
              <w:wordWrap/>
              <w:overflowPunct/>
              <w:topLinePunct w:val="0"/>
              <w:bidi w:val="0"/>
              <w:snapToGrid/>
              <w:spacing w:line="312" w:lineRule="auto"/>
              <w:ind w:left="0"/>
              <w:jc w:val="center"/>
              <w:textAlignment w:val="center"/>
              <w:rPr>
                <w:rFonts w:hint="eastAsia" w:ascii="宋体" w:hAnsi="宋体" w:eastAsia="宋体" w:cs="宋体"/>
                <w:b w:val="0"/>
                <w:bCs w:val="0"/>
                <w:i w:val="0"/>
                <w:iCs w:val="0"/>
                <w:strike w:val="0"/>
                <w:dstrike w:val="0"/>
                <w:color w:val="auto"/>
                <w:kern w:val="0"/>
                <w:sz w:val="21"/>
                <w:szCs w:val="21"/>
                <w:highlight w:val="none"/>
                <w:u w:val="none"/>
                <w:lang w:val="en-US" w:eastAsia="zh-CN" w:bidi="ar"/>
              </w:rPr>
            </w:pPr>
            <w:r>
              <w:rPr>
                <w:rFonts w:hint="eastAsia" w:ascii="宋体" w:hAnsi="宋体" w:eastAsia="宋体" w:cs="宋体"/>
                <w:b w:val="0"/>
                <w:bCs w:val="0"/>
                <w:i w:val="0"/>
                <w:iCs w:val="0"/>
                <w:strike w:val="0"/>
                <w:dstrike w:val="0"/>
                <w:color w:val="auto"/>
                <w:kern w:val="0"/>
                <w:sz w:val="21"/>
                <w:szCs w:val="21"/>
                <w:highlight w:val="none"/>
                <w:u w:val="none"/>
                <w:lang w:val="en-US" w:eastAsia="zh-CN" w:bidi="ar"/>
              </w:rPr>
              <w:t>隔断花槽柜</w:t>
            </w:r>
          </w:p>
          <w:p w14:paraId="6CE94B89">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vertAlign w:val="baseline"/>
              </w:rPr>
            </w:pPr>
          </w:p>
        </w:tc>
        <w:tc>
          <w:tcPr>
            <w:tcW w:w="6575" w:type="dxa"/>
            <w:vAlign w:val="center"/>
          </w:tcPr>
          <w:p w14:paraId="067AEB4E">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strike w:val="0"/>
                <w:dstrike w:val="0"/>
                <w:color w:val="auto"/>
                <w:kern w:val="0"/>
                <w:sz w:val="21"/>
                <w:szCs w:val="21"/>
                <w:highlight w:val="none"/>
                <w:u w:val="none"/>
                <w:lang w:val="en-US" w:eastAsia="zh-CN" w:bidi="ar"/>
              </w:rPr>
              <w:t>76.1规格：（1000W*350D*1100H）mm±10mm；</w:t>
            </w:r>
          </w:p>
        </w:tc>
      </w:tr>
      <w:tr w14:paraId="62E84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79D58BAA">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6A7C4ED5">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00C39E48">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lang w:eastAsia="zh-CN"/>
              </w:rPr>
            </w:pPr>
            <w:r>
              <w:rPr>
                <w:rFonts w:hint="eastAsia" w:ascii="宋体" w:hAnsi="宋体" w:eastAsia="宋体" w:cs="宋体"/>
                <w:b w:val="0"/>
                <w:bCs w:val="0"/>
                <w:i w:val="0"/>
                <w:iCs w:val="0"/>
                <w:color w:val="auto"/>
                <w:kern w:val="0"/>
                <w:sz w:val="21"/>
                <w:szCs w:val="21"/>
                <w:highlight w:val="none"/>
                <w:u w:val="none"/>
                <w:lang w:val="en-US" w:eastAsia="zh-CN" w:bidi="ar"/>
              </w:rPr>
              <w:t>76.2基材：柜体底板、顶板、侧板、层板、门板采用厚度≥0.8mm厚双面电解钢板；</w:t>
            </w:r>
          </w:p>
        </w:tc>
      </w:tr>
      <w:tr w14:paraId="0FE14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716A1E7D">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1CDB63CC">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5300FFB4">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default"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76.3工艺：框体外框采用薄边边框设计；柜体采用静电粉末喷涂，颜色根据采购方需求选定（可选木纹转印）。</w:t>
            </w:r>
          </w:p>
        </w:tc>
      </w:tr>
      <w:tr w14:paraId="7EFB8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505559F3">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69515BA4">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6D935F6F">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76.4功能配置：</w:t>
            </w:r>
            <w:r>
              <w:rPr>
                <w:rFonts w:hint="eastAsia" w:ascii="宋体" w:hAnsi="宋体" w:eastAsia="宋体" w:cs="宋体"/>
                <w:b w:val="0"/>
                <w:bCs w:val="0"/>
                <w:i w:val="0"/>
                <w:iCs w:val="0"/>
                <w:strike w:val="0"/>
                <w:dstrike w:val="0"/>
                <w:color w:val="auto"/>
                <w:kern w:val="0"/>
                <w:sz w:val="21"/>
                <w:szCs w:val="21"/>
                <w:highlight w:val="none"/>
                <w:lang w:val="en-US" w:eastAsia="zh-CN" w:bidi="ar"/>
              </w:rPr>
              <w:t>配置花槽及掩门柜，柜内部配置不少于1块活动层板。</w:t>
            </w:r>
          </w:p>
        </w:tc>
      </w:tr>
      <w:tr w14:paraId="53598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754C6145">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6370B51F">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589984CD">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76.5五金配件：</w:t>
            </w:r>
            <w:r>
              <w:rPr>
                <w:rFonts w:hint="eastAsia" w:ascii="宋体" w:hAnsi="宋体" w:eastAsia="宋体" w:cs="宋体"/>
                <w:b w:val="0"/>
                <w:bCs w:val="0"/>
                <w:i w:val="0"/>
                <w:iCs w:val="0"/>
                <w:strike w:val="0"/>
                <w:dstrike w:val="0"/>
                <w:color w:val="auto"/>
                <w:kern w:val="0"/>
                <w:sz w:val="21"/>
                <w:szCs w:val="21"/>
                <w:highlight w:val="none"/>
                <w:u w:val="none"/>
                <w:lang w:val="en-US" w:eastAsia="zh-CN" w:bidi="ar"/>
              </w:rPr>
              <w:t>采用阻尼门铰、锁具和拉手。</w:t>
            </w:r>
            <w:r>
              <w:rPr>
                <w:rFonts w:hint="eastAsia" w:ascii="宋体" w:hAnsi="宋体" w:eastAsia="宋体" w:cs="宋体"/>
                <w:b w:val="0"/>
                <w:bCs w:val="0"/>
                <w:i w:val="0"/>
                <w:iCs w:val="0"/>
                <w:color w:val="auto"/>
                <w:kern w:val="0"/>
                <w:sz w:val="21"/>
                <w:szCs w:val="21"/>
                <w:highlight w:val="none"/>
                <w:u w:val="none"/>
                <w:lang w:val="en-US" w:eastAsia="zh-CN" w:bidi="ar"/>
              </w:rPr>
              <w:t>铰链的过载要求（包括垂直静载荷（30kg）、水平静载荷（70N））、功能要求（包括操作力、耐久性(80000次)）、下沉量、耐腐蚀均符合QB/T 2189-2013标准要求。</w:t>
            </w:r>
          </w:p>
        </w:tc>
      </w:tr>
      <w:tr w14:paraId="3CAA6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7A0C4E7B">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77</w:t>
            </w:r>
          </w:p>
        </w:tc>
        <w:tc>
          <w:tcPr>
            <w:tcW w:w="1678" w:type="dxa"/>
            <w:vMerge w:val="restart"/>
            <w:vAlign w:val="center"/>
          </w:tcPr>
          <w:p w14:paraId="0DF94EF3">
            <w:pPr>
              <w:keepNext w:val="0"/>
              <w:keepLines w:val="0"/>
              <w:pageBreakBefore w:val="0"/>
              <w:widowControl/>
              <w:suppressLineNumbers w:val="0"/>
              <w:wordWrap/>
              <w:overflowPunct/>
              <w:topLinePunct w:val="0"/>
              <w:bidi w:val="0"/>
              <w:snapToGrid/>
              <w:spacing w:line="312" w:lineRule="auto"/>
              <w:ind w:left="0"/>
              <w:jc w:val="center"/>
              <w:textAlignment w:val="center"/>
              <w:rPr>
                <w:rFonts w:hint="eastAsia" w:ascii="宋体" w:hAnsi="宋体" w:eastAsia="宋体" w:cs="宋体"/>
                <w:b w:val="0"/>
                <w:bCs w:val="0"/>
                <w:i w:val="0"/>
                <w:iCs w:val="0"/>
                <w:strike w:val="0"/>
                <w:dstrike w:val="0"/>
                <w:color w:val="auto"/>
                <w:kern w:val="0"/>
                <w:sz w:val="21"/>
                <w:szCs w:val="21"/>
                <w:highlight w:val="none"/>
                <w:u w:val="none"/>
                <w:lang w:val="en-US" w:eastAsia="zh-CN" w:bidi="ar"/>
              </w:rPr>
            </w:pPr>
            <w:r>
              <w:rPr>
                <w:rFonts w:hint="eastAsia" w:ascii="宋体" w:hAnsi="宋体" w:eastAsia="宋体" w:cs="宋体"/>
                <w:b w:val="0"/>
                <w:bCs w:val="0"/>
                <w:i w:val="0"/>
                <w:iCs w:val="0"/>
                <w:strike w:val="0"/>
                <w:dstrike w:val="0"/>
                <w:color w:val="auto"/>
                <w:kern w:val="0"/>
                <w:sz w:val="21"/>
                <w:szCs w:val="21"/>
                <w:highlight w:val="none"/>
                <w:u w:val="none"/>
                <w:lang w:val="en-US" w:eastAsia="zh-CN" w:bidi="ar"/>
              </w:rPr>
              <w:t>定制边柜2</w:t>
            </w:r>
          </w:p>
          <w:p w14:paraId="31A408C5">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vertAlign w:val="baseline"/>
              </w:rPr>
            </w:pPr>
          </w:p>
        </w:tc>
        <w:tc>
          <w:tcPr>
            <w:tcW w:w="6575" w:type="dxa"/>
            <w:vAlign w:val="center"/>
          </w:tcPr>
          <w:p w14:paraId="1ADA20B0">
            <w:pPr>
              <w:pStyle w:val="19"/>
              <w:keepNext w:val="0"/>
              <w:keepLines w:val="0"/>
              <w:pageBreakBefore w:val="0"/>
              <w:widowControl w:val="0"/>
              <w:wordWrap/>
              <w:overflowPunct/>
              <w:topLinePunct w:val="0"/>
              <w:bidi w:val="0"/>
              <w:snapToGrid/>
              <w:spacing w:line="312" w:lineRule="auto"/>
              <w:ind w:left="0" w:leftChars="0"/>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77.1规格：（1400W*400D*850H）mm±10mm；</w:t>
            </w:r>
          </w:p>
        </w:tc>
      </w:tr>
      <w:tr w14:paraId="422C2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15BC1202">
            <w:pPr>
              <w:pStyle w:val="19"/>
              <w:keepNext w:val="0"/>
              <w:keepLines w:val="0"/>
              <w:pageBreakBefore w:val="0"/>
              <w:widowControl w:val="0"/>
              <w:wordWrap/>
              <w:overflowPunct/>
              <w:topLinePunct w:val="0"/>
              <w:bidi w:val="0"/>
              <w:snapToGrid/>
              <w:spacing w:line="312" w:lineRule="auto"/>
              <w:ind w:left="0" w:firstLine="0" w:firstLineChars="0"/>
              <w:rPr>
                <w:rFonts w:hint="eastAsia" w:ascii="宋体" w:hAnsi="宋体" w:eastAsia="宋体" w:cs="宋体"/>
                <w:color w:val="auto"/>
                <w:sz w:val="21"/>
                <w:szCs w:val="21"/>
                <w:highlight w:val="none"/>
              </w:rPr>
            </w:pPr>
          </w:p>
        </w:tc>
        <w:tc>
          <w:tcPr>
            <w:tcW w:w="1678" w:type="dxa"/>
            <w:vMerge w:val="continue"/>
            <w:vAlign w:val="center"/>
          </w:tcPr>
          <w:p w14:paraId="5B54987C">
            <w:pPr>
              <w:pStyle w:val="19"/>
              <w:keepNext w:val="0"/>
              <w:keepLines w:val="0"/>
              <w:pageBreakBefore w:val="0"/>
              <w:widowControl w:val="0"/>
              <w:wordWrap/>
              <w:overflowPunct/>
              <w:topLinePunct w:val="0"/>
              <w:bidi w:val="0"/>
              <w:snapToGrid/>
              <w:spacing w:line="312" w:lineRule="auto"/>
              <w:ind w:left="0"/>
              <w:rPr>
                <w:rFonts w:hint="eastAsia" w:ascii="宋体" w:hAnsi="宋体" w:eastAsia="宋体" w:cs="宋体"/>
                <w:color w:val="auto"/>
                <w:sz w:val="21"/>
                <w:szCs w:val="21"/>
                <w:highlight w:val="none"/>
              </w:rPr>
            </w:pPr>
          </w:p>
        </w:tc>
        <w:tc>
          <w:tcPr>
            <w:tcW w:w="6575" w:type="dxa"/>
            <w:vAlign w:val="center"/>
          </w:tcPr>
          <w:p w14:paraId="2DCE28B1">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77.2基材：</w:t>
            </w:r>
            <w:r>
              <w:rPr>
                <w:rFonts w:hint="eastAsia" w:ascii="宋体" w:hAnsi="宋体" w:eastAsia="宋体" w:cs="宋体"/>
                <w:b w:val="0"/>
                <w:bCs w:val="0"/>
                <w:color w:val="auto"/>
                <w:sz w:val="21"/>
                <w:szCs w:val="21"/>
                <w:highlight w:val="none"/>
              </w:rPr>
              <w:t>采用</w:t>
            </w:r>
            <w:r>
              <w:rPr>
                <w:rFonts w:hint="eastAsia" w:ascii="宋体" w:hAnsi="宋体" w:eastAsia="宋体" w:cs="宋体"/>
                <w:b w:val="0"/>
                <w:bCs w:val="0"/>
                <w:color w:val="auto"/>
                <w:sz w:val="21"/>
                <w:szCs w:val="21"/>
                <w:highlight w:val="none"/>
                <w:lang w:eastAsia="zh-CN"/>
              </w:rPr>
              <w:t>三聚氰胺浸渍纸</w:t>
            </w:r>
            <w:r>
              <w:rPr>
                <w:rFonts w:hint="eastAsia" w:ascii="宋体" w:hAnsi="宋体" w:eastAsia="宋体" w:cs="宋体"/>
                <w:b w:val="0"/>
                <w:bCs w:val="0"/>
                <w:color w:val="auto"/>
                <w:sz w:val="21"/>
                <w:szCs w:val="21"/>
                <w:highlight w:val="none"/>
              </w:rPr>
              <w:t>.基材</w:t>
            </w:r>
            <w:r>
              <w:rPr>
                <w:rFonts w:hint="eastAsia" w:ascii="宋体" w:hAnsi="宋体" w:eastAsia="宋体" w:cs="宋体"/>
                <w:b w:val="0"/>
                <w:bCs w:val="0"/>
                <w:color w:val="auto"/>
                <w:sz w:val="21"/>
                <w:szCs w:val="21"/>
                <w:highlight w:val="none"/>
                <w:lang w:val="en-US" w:eastAsia="zh-CN"/>
              </w:rPr>
              <w:t>采用</w:t>
            </w:r>
            <w:r>
              <w:rPr>
                <w:rFonts w:hint="eastAsia" w:ascii="宋体" w:hAnsi="宋体" w:eastAsia="宋体" w:cs="宋体"/>
                <w:b w:val="0"/>
                <w:bCs w:val="0"/>
                <w:i w:val="0"/>
                <w:iCs w:val="0"/>
                <w:color w:val="auto"/>
                <w:kern w:val="0"/>
                <w:sz w:val="21"/>
                <w:szCs w:val="21"/>
                <w:highlight w:val="none"/>
                <w:u w:val="none"/>
                <w:lang w:val="en-US" w:eastAsia="zh-CN" w:bidi="ar"/>
              </w:rPr>
              <w:t>新国标环保</w:t>
            </w:r>
            <w:r>
              <w:rPr>
                <w:rFonts w:hint="eastAsia" w:ascii="宋体" w:hAnsi="宋体" w:eastAsia="宋体" w:cs="宋体"/>
                <w:i w:val="0"/>
                <w:iCs w:val="0"/>
                <w:color w:val="auto"/>
                <w:kern w:val="0"/>
                <w:sz w:val="21"/>
                <w:szCs w:val="21"/>
                <w:highlight w:val="none"/>
                <w:u w:val="none"/>
                <w:lang w:val="en-US" w:eastAsia="zh-CN" w:bidi="ar"/>
              </w:rPr>
              <w:t>ENF级纤维板</w:t>
            </w:r>
            <w:r>
              <w:rPr>
                <w:rFonts w:hint="eastAsia" w:ascii="宋体" w:hAnsi="宋体" w:eastAsia="宋体" w:cs="宋体"/>
                <w:b w:val="0"/>
                <w:bCs w:val="0"/>
                <w:color w:val="auto"/>
                <w:sz w:val="21"/>
                <w:szCs w:val="21"/>
                <w:highlight w:val="none"/>
              </w:rPr>
              <w:t>.承重力强</w:t>
            </w:r>
            <w:r>
              <w:rPr>
                <w:rFonts w:hint="eastAsia" w:ascii="宋体" w:hAnsi="宋体" w:eastAsia="宋体" w:cs="宋体"/>
                <w:b w:val="0"/>
                <w:bCs w:val="0"/>
                <w:color w:val="auto"/>
                <w:sz w:val="21"/>
                <w:szCs w:val="21"/>
                <w:highlight w:val="none"/>
                <w:lang w:eastAsia="zh-CN"/>
              </w:rPr>
              <w:t>；</w:t>
            </w:r>
            <w:r>
              <w:rPr>
                <w:rFonts w:hint="eastAsia" w:ascii="宋体" w:hAnsi="宋体" w:eastAsia="宋体" w:cs="宋体"/>
                <w:b w:val="0"/>
                <w:bCs w:val="0"/>
                <w:i w:val="0"/>
                <w:iCs w:val="0"/>
                <w:color w:val="auto"/>
                <w:kern w:val="0"/>
                <w:sz w:val="21"/>
                <w:szCs w:val="21"/>
                <w:highlight w:val="none"/>
                <w:u w:val="none"/>
                <w:lang w:val="en-US" w:eastAsia="zh-CN" w:bidi="ar"/>
              </w:rPr>
              <w:t>基材的胶合强度、含水率、浸渍剥离、静曲强度、弹性模量、甲醛释放量、挥发性有机化合物（72h）的苯、甲苯、二甲苯，TVOC符合 GB 18580-2017、GB/T 35601-2017、GB/T 9846-2015、GB/T 39600-2021标准要求。</w:t>
            </w:r>
            <w:r>
              <w:rPr>
                <w:rFonts w:hint="eastAsia" w:ascii="宋体" w:hAnsi="宋体" w:eastAsia="宋体" w:cs="宋体"/>
                <w:b w:val="0"/>
                <w:bCs w:val="0"/>
                <w:color w:val="auto"/>
                <w:kern w:val="0"/>
                <w:sz w:val="21"/>
                <w:szCs w:val="21"/>
                <w:highlight w:val="none"/>
                <w:u w:val="none"/>
                <w:lang w:bidi="ar"/>
              </w:rPr>
              <w:t>封边条的耐干热性，耐磨性，耐开裂性，耐老化性、耐冷热循环性、耐光色牢度均，甲醛释放量，氯乙烯单体，可迁移元素（可溶性重金属）的铅、镉、铬、汞、砷、锑、硒、钡，邻苯二甲酸酯的总量（包括DBP、BBP、DEHP、DNOP、DINP和DIDP）、多溴联苯、多溴联苯醚均符合QB/T 4463-2013标准要求。</w:t>
            </w:r>
            <w:r>
              <w:rPr>
                <w:rFonts w:hint="eastAsia" w:ascii="宋体" w:hAnsi="宋体" w:eastAsia="宋体" w:cs="宋体"/>
                <w:b w:val="0"/>
                <w:bCs w:val="0"/>
                <w:i w:val="0"/>
                <w:iCs w:val="0"/>
                <w:color w:val="auto"/>
                <w:kern w:val="0"/>
                <w:sz w:val="21"/>
                <w:szCs w:val="21"/>
                <w:highlight w:val="none"/>
                <w:lang w:val="en-US" w:eastAsia="zh-CN" w:bidi="ar"/>
              </w:rPr>
              <w:t>具有防水、防潮、防交叉感染、耐磨性能强；侧板、顶板、层板≥18mm、门板≥16mm、背板≥9mm；</w:t>
            </w:r>
          </w:p>
        </w:tc>
      </w:tr>
      <w:tr w14:paraId="0CBFA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7E5EFF9F">
            <w:pPr>
              <w:keepNext w:val="0"/>
              <w:keepLines w:val="0"/>
              <w:pageBreakBefore w:val="0"/>
              <w:widowControl w:val="0"/>
              <w:wordWrap/>
              <w:overflowPunct/>
              <w:topLinePunct w:val="0"/>
              <w:bidi w:val="0"/>
              <w:snapToGrid/>
              <w:spacing w:line="312" w:lineRule="auto"/>
              <w:ind w:left="0" w:leftChars="0" w:firstLine="0" w:firstLineChars="0"/>
              <w:rPr>
                <w:color w:val="auto"/>
                <w:highlight w:val="none"/>
              </w:rPr>
            </w:pPr>
          </w:p>
        </w:tc>
        <w:tc>
          <w:tcPr>
            <w:tcW w:w="1678" w:type="dxa"/>
            <w:vMerge w:val="continue"/>
            <w:vAlign w:val="center"/>
          </w:tcPr>
          <w:p w14:paraId="09AB0596">
            <w:pPr>
              <w:keepNext w:val="0"/>
              <w:keepLines w:val="0"/>
              <w:pageBreakBefore w:val="0"/>
              <w:widowControl w:val="0"/>
              <w:wordWrap/>
              <w:overflowPunct/>
              <w:topLinePunct w:val="0"/>
              <w:bidi w:val="0"/>
              <w:snapToGrid/>
              <w:spacing w:line="312" w:lineRule="auto"/>
              <w:ind w:left="0" w:leftChars="0"/>
              <w:rPr>
                <w:color w:val="auto"/>
                <w:highlight w:val="none"/>
              </w:rPr>
            </w:pPr>
          </w:p>
        </w:tc>
        <w:tc>
          <w:tcPr>
            <w:tcW w:w="6575" w:type="dxa"/>
            <w:vAlign w:val="center"/>
          </w:tcPr>
          <w:p w14:paraId="3D9B3657">
            <w:pPr>
              <w:keepNext w:val="0"/>
              <w:keepLines w:val="0"/>
              <w:pageBreakBefore w:val="0"/>
              <w:widowControl w:val="0"/>
              <w:wordWrap/>
              <w:overflowPunct/>
              <w:topLinePunct w:val="0"/>
              <w:bidi w:val="0"/>
              <w:snapToGrid/>
              <w:spacing w:line="312" w:lineRule="auto"/>
              <w:ind w:left="0" w:leftChars="0"/>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77.3工艺：</w:t>
            </w:r>
            <w:r>
              <w:rPr>
                <w:rFonts w:hint="eastAsia" w:ascii="宋体" w:hAnsi="宋体" w:eastAsia="宋体" w:cs="宋体"/>
                <w:b w:val="0"/>
                <w:bCs w:val="0"/>
                <w:i w:val="0"/>
                <w:iCs w:val="0"/>
                <w:color w:val="auto"/>
                <w:kern w:val="0"/>
                <w:sz w:val="21"/>
                <w:szCs w:val="21"/>
                <w:highlight w:val="none"/>
                <w:lang w:val="en-US" w:eastAsia="zh-CN" w:bidi="ar"/>
              </w:rPr>
              <w:t>三聚氰胺饰面，ABS封边制作，顶板封边厚度</w:t>
            </w:r>
            <w:r>
              <w:rPr>
                <w:rFonts w:hint="eastAsia" w:ascii="宋体" w:hAnsi="宋体" w:eastAsia="宋体" w:cs="宋体"/>
                <w:b w:val="0"/>
                <w:bCs w:val="0"/>
                <w:i w:val="0"/>
                <w:iCs w:val="0"/>
                <w:color w:val="auto"/>
                <w:kern w:val="0"/>
                <w:sz w:val="21"/>
                <w:szCs w:val="21"/>
                <w:highlight w:val="none"/>
                <w:u w:val="none"/>
                <w:lang w:val="en-US" w:eastAsia="zh-CN" w:bidi="ar"/>
              </w:rPr>
              <w:t>≥2.0mm，其他封边厚度≥1.0mm，封边倒角圆滑、经精修边，无外露胶痕</w:t>
            </w:r>
            <w:r>
              <w:rPr>
                <w:rFonts w:hint="eastAsia" w:ascii="宋体" w:hAnsi="宋体" w:eastAsia="宋体" w:cs="宋体"/>
                <w:b w:val="0"/>
                <w:bCs w:val="0"/>
                <w:i w:val="0"/>
                <w:iCs w:val="0"/>
                <w:color w:val="auto"/>
                <w:kern w:val="0"/>
                <w:sz w:val="21"/>
                <w:szCs w:val="21"/>
                <w:highlight w:val="none"/>
                <w:lang w:val="en-US" w:eastAsia="zh-CN" w:bidi="ar"/>
              </w:rPr>
              <w:t>。</w:t>
            </w:r>
          </w:p>
        </w:tc>
      </w:tr>
      <w:tr w14:paraId="199D3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5D148394">
            <w:pPr>
              <w:keepNext w:val="0"/>
              <w:keepLines w:val="0"/>
              <w:pageBreakBefore w:val="0"/>
              <w:widowControl w:val="0"/>
              <w:wordWrap/>
              <w:overflowPunct/>
              <w:topLinePunct w:val="0"/>
              <w:bidi w:val="0"/>
              <w:snapToGrid/>
              <w:spacing w:line="312" w:lineRule="auto"/>
              <w:ind w:left="0" w:leftChars="0" w:firstLine="0" w:firstLineChars="0"/>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4358E87A">
            <w:pPr>
              <w:keepNext w:val="0"/>
              <w:keepLines w:val="0"/>
              <w:pageBreakBefore w:val="0"/>
              <w:widowControl w:val="0"/>
              <w:wordWrap/>
              <w:overflowPunct/>
              <w:topLinePunct w:val="0"/>
              <w:bidi w:val="0"/>
              <w:snapToGrid/>
              <w:spacing w:line="312" w:lineRule="auto"/>
              <w:ind w:left="0" w:leftChars="0"/>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6A3424FA">
            <w:pPr>
              <w:keepNext w:val="0"/>
              <w:keepLines w:val="0"/>
              <w:pageBreakBefore w:val="0"/>
              <w:widowControl w:val="0"/>
              <w:wordWrap/>
              <w:overflowPunct/>
              <w:topLinePunct w:val="0"/>
              <w:bidi w:val="0"/>
              <w:snapToGrid/>
              <w:spacing w:line="312" w:lineRule="auto"/>
              <w:ind w:left="0" w:leftChars="0"/>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77.4功能配置：</w:t>
            </w:r>
            <w:r>
              <w:rPr>
                <w:rFonts w:hint="eastAsia" w:ascii="宋体" w:hAnsi="宋体" w:eastAsia="宋体" w:cs="宋体"/>
                <w:b w:val="0"/>
                <w:bCs w:val="0"/>
                <w:i w:val="0"/>
                <w:iCs w:val="0"/>
                <w:color w:val="auto"/>
                <w:kern w:val="0"/>
                <w:sz w:val="21"/>
                <w:szCs w:val="21"/>
                <w:highlight w:val="none"/>
                <w:lang w:val="en-US" w:eastAsia="zh-CN" w:bidi="ar"/>
              </w:rPr>
              <w:t>配置掩门柜及抽屉，柜内部配置不少于1块活动层板。</w:t>
            </w:r>
          </w:p>
        </w:tc>
      </w:tr>
      <w:tr w14:paraId="71041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759F8603">
            <w:pPr>
              <w:keepNext w:val="0"/>
              <w:keepLines w:val="0"/>
              <w:pageBreakBefore w:val="0"/>
              <w:widowControl w:val="0"/>
              <w:wordWrap/>
              <w:overflowPunct/>
              <w:topLinePunct w:val="0"/>
              <w:bidi w:val="0"/>
              <w:snapToGrid/>
              <w:spacing w:line="312" w:lineRule="auto"/>
              <w:ind w:left="0" w:leftChars="0" w:firstLine="0" w:firstLineChars="0"/>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5F59F078">
            <w:pPr>
              <w:keepNext w:val="0"/>
              <w:keepLines w:val="0"/>
              <w:pageBreakBefore w:val="0"/>
              <w:widowControl w:val="0"/>
              <w:wordWrap/>
              <w:overflowPunct/>
              <w:topLinePunct w:val="0"/>
              <w:bidi w:val="0"/>
              <w:snapToGrid/>
              <w:spacing w:line="312" w:lineRule="auto"/>
              <w:ind w:left="0" w:leftChars="0"/>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2FD6144B">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77.5胶黏剂：采用热熔胶。</w:t>
            </w:r>
            <w:r>
              <w:rPr>
                <w:rFonts w:hint="eastAsia" w:ascii="宋体" w:hAnsi="宋体" w:eastAsia="宋体" w:cs="宋体"/>
                <w:b w:val="0"/>
                <w:bCs w:val="0"/>
                <w:color w:val="auto"/>
                <w:kern w:val="0"/>
                <w:sz w:val="21"/>
                <w:szCs w:val="21"/>
                <w:highlight w:val="none"/>
                <w:u w:val="none"/>
                <w:lang w:eastAsia="zh-CN" w:bidi="ar"/>
              </w:rPr>
              <w:t>胶粘剂的游离甲醛、苯、甲苯+二甲苯、总挥发性有机物均符合GB 18583-2008、SZJG 52-2016标准要求。</w:t>
            </w:r>
          </w:p>
        </w:tc>
      </w:tr>
      <w:tr w14:paraId="198FB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7B23800C">
            <w:pPr>
              <w:keepNext w:val="0"/>
              <w:keepLines w:val="0"/>
              <w:pageBreakBefore w:val="0"/>
              <w:widowControl w:val="0"/>
              <w:wordWrap/>
              <w:overflowPunct/>
              <w:topLinePunct w:val="0"/>
              <w:bidi w:val="0"/>
              <w:snapToGrid/>
              <w:spacing w:line="312" w:lineRule="auto"/>
              <w:ind w:left="0" w:leftChars="0" w:firstLine="0" w:firstLineChars="0"/>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187188DF">
            <w:pPr>
              <w:keepNext w:val="0"/>
              <w:keepLines w:val="0"/>
              <w:pageBreakBefore w:val="0"/>
              <w:widowControl w:val="0"/>
              <w:wordWrap/>
              <w:overflowPunct/>
              <w:topLinePunct w:val="0"/>
              <w:bidi w:val="0"/>
              <w:snapToGrid/>
              <w:spacing w:line="312" w:lineRule="auto"/>
              <w:ind w:left="0" w:leftChars="0"/>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40CACF33">
            <w:pPr>
              <w:keepNext w:val="0"/>
              <w:keepLines w:val="0"/>
              <w:pageBreakBefore w:val="0"/>
              <w:widowControl w:val="0"/>
              <w:wordWrap/>
              <w:overflowPunct/>
              <w:topLinePunct w:val="0"/>
              <w:bidi w:val="0"/>
              <w:snapToGrid/>
              <w:spacing w:line="312" w:lineRule="auto"/>
              <w:ind w:left="0" w:leftChars="0"/>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77.6五金配件：采用三节导轨、阻尼缓冲铰链、三合一连接件。导轨的过载要求（包括垂直向下静载荷（300N）、水平侧向静载荷（150N）、猛关或猛开）、功能要求（包括操作力、耐久性(80000次)、拉出安全性、下沉量、耐腐蚀均符合QB/T 2454-2013标准要求。</w:t>
            </w:r>
          </w:p>
        </w:tc>
      </w:tr>
      <w:tr w14:paraId="0C599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44C86E9F">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78</w:t>
            </w:r>
          </w:p>
        </w:tc>
        <w:tc>
          <w:tcPr>
            <w:tcW w:w="1678" w:type="dxa"/>
            <w:vMerge w:val="restart"/>
            <w:vAlign w:val="center"/>
          </w:tcPr>
          <w:p w14:paraId="1207EA7F">
            <w:pPr>
              <w:keepNext w:val="0"/>
              <w:keepLines w:val="0"/>
              <w:pageBreakBefore w:val="0"/>
              <w:widowControl/>
              <w:suppressLineNumbers w:val="0"/>
              <w:wordWrap/>
              <w:overflowPunct/>
              <w:topLinePunct w:val="0"/>
              <w:bidi w:val="0"/>
              <w:snapToGrid/>
              <w:spacing w:line="312" w:lineRule="auto"/>
              <w:ind w:left="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定制矮柜</w:t>
            </w:r>
          </w:p>
          <w:p w14:paraId="15408DFB">
            <w:pPr>
              <w:pStyle w:val="18"/>
              <w:keepNext w:val="0"/>
              <w:keepLines w:val="0"/>
              <w:pageBreakBefore w:val="0"/>
              <w:widowControl w:val="0"/>
              <w:wordWrap/>
              <w:overflowPunct/>
              <w:topLinePunct w:val="0"/>
              <w:bidi w:val="0"/>
              <w:snapToGrid/>
              <w:spacing w:line="312" w:lineRule="auto"/>
              <w:ind w:left="0"/>
              <w:jc w:val="both"/>
              <w:rPr>
                <w:rFonts w:hint="eastAsia" w:ascii="宋体" w:hAnsi="宋体" w:eastAsia="宋体" w:cs="宋体"/>
                <w:color w:val="auto"/>
                <w:sz w:val="21"/>
                <w:szCs w:val="21"/>
                <w:highlight w:val="none"/>
                <w:vertAlign w:val="baseline"/>
              </w:rPr>
            </w:pPr>
          </w:p>
        </w:tc>
        <w:tc>
          <w:tcPr>
            <w:tcW w:w="6575" w:type="dxa"/>
            <w:vAlign w:val="center"/>
          </w:tcPr>
          <w:p w14:paraId="622FF92A">
            <w:pPr>
              <w:keepNext w:val="0"/>
              <w:keepLines w:val="0"/>
              <w:pageBreakBefore w:val="0"/>
              <w:widowControl/>
              <w:suppressLineNumbers w:val="0"/>
              <w:wordWrap/>
              <w:overflowPunct/>
              <w:topLinePunct w:val="0"/>
              <w:bidi w:val="0"/>
              <w:snapToGrid/>
              <w:spacing w:line="312" w:lineRule="auto"/>
              <w:ind w:left="0" w:leftChars="0"/>
              <w:jc w:val="left"/>
              <w:textAlignment w:val="auto"/>
              <w:rPr>
                <w:rFonts w:hint="eastAsia" w:ascii="宋体" w:hAnsi="宋体" w:eastAsia="宋体" w:cs="宋体"/>
                <w:color w:val="auto"/>
                <w:sz w:val="21"/>
                <w:szCs w:val="21"/>
                <w:highlight w:val="none"/>
                <w:vertAlign w:val="baseline"/>
                <w:lang w:eastAsia="zh-CN"/>
              </w:rPr>
            </w:pPr>
            <w:r>
              <w:rPr>
                <w:rFonts w:hint="eastAsia" w:ascii="宋体" w:hAnsi="宋体" w:eastAsia="宋体" w:cs="宋体"/>
                <w:b w:val="0"/>
                <w:bCs w:val="0"/>
                <w:i w:val="0"/>
                <w:iCs w:val="0"/>
                <w:color w:val="auto"/>
                <w:kern w:val="0"/>
                <w:sz w:val="21"/>
                <w:szCs w:val="21"/>
                <w:highlight w:val="none"/>
                <w:u w:val="none"/>
                <w:lang w:val="en-US" w:eastAsia="zh-CN" w:bidi="ar"/>
              </w:rPr>
              <w:t>78.1规格：（2220W*400D*450H）mm±20mm；</w:t>
            </w:r>
          </w:p>
        </w:tc>
      </w:tr>
      <w:tr w14:paraId="7B70A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512FDCE6">
            <w:pPr>
              <w:keepNext w:val="0"/>
              <w:keepLines w:val="0"/>
              <w:pageBreakBefore w:val="0"/>
              <w:widowControl/>
              <w:suppressLineNumbers w:val="0"/>
              <w:wordWrap/>
              <w:overflowPunct/>
              <w:topLinePunct w:val="0"/>
              <w:bidi w:val="0"/>
              <w:snapToGrid/>
              <w:spacing w:line="312" w:lineRule="auto"/>
              <w:ind w:left="0" w:firstLine="0" w:firstLineChars="0"/>
              <w:jc w:val="left"/>
              <w:textAlignment w:val="auto"/>
              <w:rPr>
                <w:rFonts w:hint="eastAsia" w:ascii="宋体" w:hAnsi="宋体" w:eastAsia="宋体" w:cs="宋体"/>
                <w:color w:val="auto"/>
                <w:sz w:val="21"/>
                <w:szCs w:val="21"/>
                <w:highlight w:val="none"/>
              </w:rPr>
            </w:pPr>
          </w:p>
        </w:tc>
        <w:tc>
          <w:tcPr>
            <w:tcW w:w="1678" w:type="dxa"/>
            <w:vMerge w:val="continue"/>
            <w:vAlign w:val="center"/>
          </w:tcPr>
          <w:p w14:paraId="386EA3DA">
            <w:pPr>
              <w:keepNext w:val="0"/>
              <w:keepLines w:val="0"/>
              <w:pageBreakBefore w:val="0"/>
              <w:widowControl/>
              <w:suppressLineNumbers w:val="0"/>
              <w:wordWrap/>
              <w:overflowPunct/>
              <w:topLinePunct w:val="0"/>
              <w:bidi w:val="0"/>
              <w:snapToGrid/>
              <w:spacing w:line="312" w:lineRule="auto"/>
              <w:ind w:left="0"/>
              <w:jc w:val="left"/>
              <w:textAlignment w:val="auto"/>
              <w:rPr>
                <w:rFonts w:hint="eastAsia" w:ascii="宋体" w:hAnsi="宋体" w:eastAsia="宋体" w:cs="宋体"/>
                <w:color w:val="auto"/>
                <w:sz w:val="21"/>
                <w:szCs w:val="21"/>
                <w:highlight w:val="none"/>
              </w:rPr>
            </w:pPr>
          </w:p>
        </w:tc>
        <w:tc>
          <w:tcPr>
            <w:tcW w:w="6575" w:type="dxa"/>
            <w:vAlign w:val="center"/>
          </w:tcPr>
          <w:p w14:paraId="074F92A4">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78.2基材：</w:t>
            </w:r>
            <w:r>
              <w:rPr>
                <w:rFonts w:hint="eastAsia" w:ascii="宋体" w:hAnsi="宋体" w:eastAsia="宋体" w:cs="宋体"/>
                <w:b w:val="0"/>
                <w:bCs w:val="0"/>
                <w:color w:val="auto"/>
                <w:sz w:val="21"/>
                <w:szCs w:val="21"/>
                <w:highlight w:val="none"/>
              </w:rPr>
              <w:t>采用</w:t>
            </w:r>
            <w:r>
              <w:rPr>
                <w:rFonts w:hint="eastAsia" w:ascii="宋体" w:hAnsi="宋体" w:eastAsia="宋体" w:cs="宋体"/>
                <w:b w:val="0"/>
                <w:bCs w:val="0"/>
                <w:color w:val="auto"/>
                <w:sz w:val="21"/>
                <w:szCs w:val="21"/>
                <w:highlight w:val="none"/>
                <w:lang w:eastAsia="zh-CN"/>
              </w:rPr>
              <w:t>三聚氰胺浸渍纸</w:t>
            </w:r>
            <w:r>
              <w:rPr>
                <w:rFonts w:hint="eastAsia" w:ascii="宋体" w:hAnsi="宋体" w:eastAsia="宋体" w:cs="宋体"/>
                <w:b w:val="0"/>
                <w:bCs w:val="0"/>
                <w:color w:val="auto"/>
                <w:sz w:val="21"/>
                <w:szCs w:val="21"/>
                <w:highlight w:val="none"/>
              </w:rPr>
              <w:t>.基材</w:t>
            </w:r>
            <w:r>
              <w:rPr>
                <w:rFonts w:hint="eastAsia" w:ascii="宋体" w:hAnsi="宋体" w:eastAsia="宋体" w:cs="宋体"/>
                <w:b w:val="0"/>
                <w:bCs w:val="0"/>
                <w:color w:val="auto"/>
                <w:sz w:val="21"/>
                <w:szCs w:val="21"/>
                <w:highlight w:val="none"/>
                <w:lang w:val="en-US" w:eastAsia="zh-CN"/>
              </w:rPr>
              <w:t>采用</w:t>
            </w:r>
            <w:r>
              <w:rPr>
                <w:rFonts w:hint="eastAsia" w:ascii="宋体" w:hAnsi="宋体" w:eastAsia="宋体" w:cs="宋体"/>
                <w:b w:val="0"/>
                <w:bCs w:val="0"/>
                <w:i w:val="0"/>
                <w:iCs w:val="0"/>
                <w:color w:val="auto"/>
                <w:kern w:val="0"/>
                <w:sz w:val="21"/>
                <w:szCs w:val="21"/>
                <w:highlight w:val="none"/>
                <w:u w:val="none"/>
                <w:lang w:val="en-US" w:eastAsia="zh-CN" w:bidi="ar"/>
              </w:rPr>
              <w:t>新国标环保</w:t>
            </w:r>
            <w:r>
              <w:rPr>
                <w:rFonts w:hint="eastAsia" w:ascii="宋体" w:hAnsi="宋体" w:eastAsia="宋体" w:cs="宋体"/>
                <w:i w:val="0"/>
                <w:iCs w:val="0"/>
                <w:color w:val="auto"/>
                <w:kern w:val="0"/>
                <w:sz w:val="21"/>
                <w:szCs w:val="21"/>
                <w:highlight w:val="none"/>
                <w:u w:val="none"/>
                <w:lang w:val="en-US" w:eastAsia="zh-CN" w:bidi="ar"/>
              </w:rPr>
              <w:t>ENF级纤维板</w:t>
            </w:r>
            <w:r>
              <w:rPr>
                <w:rFonts w:hint="eastAsia" w:ascii="宋体" w:hAnsi="宋体" w:eastAsia="宋体" w:cs="宋体"/>
                <w:b w:val="0"/>
                <w:bCs w:val="0"/>
                <w:color w:val="auto"/>
                <w:sz w:val="21"/>
                <w:szCs w:val="21"/>
                <w:highlight w:val="none"/>
              </w:rPr>
              <w:t>.承重力强</w:t>
            </w:r>
            <w:r>
              <w:rPr>
                <w:rFonts w:hint="eastAsia" w:ascii="宋体" w:hAnsi="宋体" w:eastAsia="宋体" w:cs="宋体"/>
                <w:b w:val="0"/>
                <w:bCs w:val="0"/>
                <w:color w:val="auto"/>
                <w:sz w:val="21"/>
                <w:szCs w:val="21"/>
                <w:highlight w:val="none"/>
                <w:lang w:eastAsia="zh-CN"/>
              </w:rPr>
              <w:t>；</w:t>
            </w:r>
            <w:r>
              <w:rPr>
                <w:rFonts w:hint="eastAsia" w:ascii="宋体" w:hAnsi="宋体" w:eastAsia="宋体" w:cs="宋体"/>
                <w:b w:val="0"/>
                <w:bCs w:val="0"/>
                <w:i w:val="0"/>
                <w:iCs w:val="0"/>
                <w:color w:val="auto"/>
                <w:kern w:val="0"/>
                <w:sz w:val="21"/>
                <w:szCs w:val="21"/>
                <w:highlight w:val="none"/>
                <w:u w:val="none"/>
                <w:lang w:val="en-US" w:eastAsia="zh-CN" w:bidi="ar"/>
              </w:rPr>
              <w:t>基材的胶合强度、含水率、浸渍剥离、静曲强度、弹性模量、甲醛释放量、挥发性有机化合物（72h）的苯、甲苯、二甲苯，TVOC符合 GB 18580-2017、GB/T 35601-2017、GB/T 9846-2015、GB/T 39600-2021标准要求。</w:t>
            </w:r>
          </w:p>
        </w:tc>
      </w:tr>
      <w:tr w14:paraId="51C16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4A4657F5">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auto"/>
              <w:rPr>
                <w:color w:val="auto"/>
                <w:highlight w:val="none"/>
              </w:rPr>
            </w:pPr>
          </w:p>
        </w:tc>
        <w:tc>
          <w:tcPr>
            <w:tcW w:w="1678" w:type="dxa"/>
            <w:vMerge w:val="continue"/>
            <w:vAlign w:val="center"/>
          </w:tcPr>
          <w:p w14:paraId="33DC9035">
            <w:pPr>
              <w:keepNext w:val="0"/>
              <w:keepLines w:val="0"/>
              <w:pageBreakBefore w:val="0"/>
              <w:widowControl/>
              <w:suppressLineNumbers w:val="0"/>
              <w:wordWrap/>
              <w:overflowPunct/>
              <w:topLinePunct w:val="0"/>
              <w:bidi w:val="0"/>
              <w:snapToGrid/>
              <w:spacing w:line="312" w:lineRule="auto"/>
              <w:ind w:left="0" w:leftChars="0"/>
              <w:jc w:val="left"/>
              <w:textAlignment w:val="auto"/>
              <w:rPr>
                <w:color w:val="auto"/>
                <w:highlight w:val="none"/>
              </w:rPr>
            </w:pPr>
          </w:p>
        </w:tc>
        <w:tc>
          <w:tcPr>
            <w:tcW w:w="6575" w:type="dxa"/>
            <w:vAlign w:val="center"/>
          </w:tcPr>
          <w:p w14:paraId="09B73EB6">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78.3工艺：</w:t>
            </w:r>
            <w:r>
              <w:rPr>
                <w:rFonts w:hint="eastAsia" w:ascii="宋体" w:hAnsi="宋体" w:eastAsia="宋体" w:cs="宋体"/>
                <w:b w:val="0"/>
                <w:bCs w:val="0"/>
                <w:i w:val="0"/>
                <w:iCs w:val="0"/>
                <w:color w:val="auto"/>
                <w:kern w:val="0"/>
                <w:sz w:val="21"/>
                <w:szCs w:val="21"/>
                <w:highlight w:val="none"/>
                <w:lang w:val="en-US" w:eastAsia="zh-CN" w:bidi="ar"/>
              </w:rPr>
              <w:t>三聚氰胺饰面，ABS封边制作，顶板封边厚度</w:t>
            </w:r>
            <w:r>
              <w:rPr>
                <w:rFonts w:hint="eastAsia" w:ascii="宋体" w:hAnsi="宋体" w:eastAsia="宋体" w:cs="宋体"/>
                <w:b w:val="0"/>
                <w:bCs w:val="0"/>
                <w:i w:val="0"/>
                <w:iCs w:val="0"/>
                <w:color w:val="auto"/>
                <w:kern w:val="0"/>
                <w:sz w:val="21"/>
                <w:szCs w:val="21"/>
                <w:highlight w:val="none"/>
                <w:u w:val="none"/>
                <w:lang w:val="en-US" w:eastAsia="zh-CN" w:bidi="ar"/>
              </w:rPr>
              <w:t>≥2.0mm，其他封边厚度≥1.0mm，封边倒角圆滑、经精修边，无外露胶痕</w:t>
            </w:r>
            <w:r>
              <w:rPr>
                <w:rFonts w:hint="eastAsia" w:ascii="宋体" w:hAnsi="宋体" w:eastAsia="宋体" w:cs="宋体"/>
                <w:b w:val="0"/>
                <w:bCs w:val="0"/>
                <w:i w:val="0"/>
                <w:iCs w:val="0"/>
                <w:color w:val="auto"/>
                <w:kern w:val="0"/>
                <w:sz w:val="21"/>
                <w:szCs w:val="21"/>
                <w:highlight w:val="none"/>
                <w:lang w:val="en-US" w:eastAsia="zh-CN" w:bidi="ar"/>
              </w:rPr>
              <w:t>。</w:t>
            </w:r>
            <w:r>
              <w:rPr>
                <w:rFonts w:hint="eastAsia" w:ascii="宋体" w:hAnsi="宋体" w:eastAsia="宋体" w:cs="宋体"/>
                <w:b w:val="0"/>
                <w:bCs w:val="0"/>
                <w:color w:val="auto"/>
                <w:kern w:val="0"/>
                <w:sz w:val="21"/>
                <w:szCs w:val="21"/>
                <w:highlight w:val="none"/>
                <w:u w:val="none"/>
                <w:lang w:bidi="ar"/>
              </w:rPr>
              <w:t>封边条的耐干热性，耐磨性，耐开裂性，耐老化性、耐冷热循环性、耐光色牢度均，甲醛释放量，氯乙烯单体，可迁移元素（可溶性重金属）的铅、镉、铬、汞、砷、锑、硒、钡，邻苯二甲酸酯的总量（包括DBP、BBP、DEHP、DNOP、DINP和DIDP）、多溴联苯、多溴联苯醚均符合QB/T 4463-2013标准要求。</w:t>
            </w:r>
            <w:r>
              <w:rPr>
                <w:rFonts w:hint="eastAsia" w:ascii="宋体" w:hAnsi="宋体" w:eastAsia="宋体" w:cs="宋体"/>
                <w:b w:val="0"/>
                <w:bCs w:val="0"/>
                <w:i w:val="0"/>
                <w:iCs w:val="0"/>
                <w:color w:val="auto"/>
                <w:kern w:val="0"/>
                <w:sz w:val="21"/>
                <w:szCs w:val="21"/>
                <w:highlight w:val="none"/>
                <w:lang w:val="en-US" w:eastAsia="zh-CN" w:bidi="ar"/>
              </w:rPr>
              <w:t>具有防水、防潮、防交叉感染、耐磨性能强；侧板、顶板、层板≥18mm、门板≥16mm、背板≥9mm；</w:t>
            </w:r>
          </w:p>
        </w:tc>
      </w:tr>
      <w:tr w14:paraId="3541E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0A240439">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auto"/>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773B33F8">
            <w:pPr>
              <w:keepNext w:val="0"/>
              <w:keepLines w:val="0"/>
              <w:pageBreakBefore w:val="0"/>
              <w:widowControl/>
              <w:suppressLineNumbers w:val="0"/>
              <w:wordWrap/>
              <w:overflowPunct/>
              <w:topLinePunct w:val="0"/>
              <w:bidi w:val="0"/>
              <w:snapToGrid/>
              <w:spacing w:line="312" w:lineRule="auto"/>
              <w:ind w:left="0" w:leftChars="0"/>
              <w:jc w:val="left"/>
              <w:textAlignment w:val="auto"/>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66C116B3">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78.4功能配置：</w:t>
            </w:r>
            <w:r>
              <w:rPr>
                <w:rFonts w:hint="eastAsia" w:ascii="宋体" w:hAnsi="宋体" w:eastAsia="宋体" w:cs="宋体"/>
                <w:b w:val="0"/>
                <w:bCs w:val="0"/>
                <w:i w:val="0"/>
                <w:iCs w:val="0"/>
                <w:color w:val="auto"/>
                <w:kern w:val="0"/>
                <w:sz w:val="21"/>
                <w:szCs w:val="21"/>
                <w:highlight w:val="none"/>
                <w:lang w:val="en-US" w:eastAsia="zh-CN" w:bidi="ar"/>
              </w:rPr>
              <w:t>配置掩门柜及抽屉，柜内部配置不少于1块活动层板。</w:t>
            </w:r>
          </w:p>
        </w:tc>
      </w:tr>
      <w:tr w14:paraId="33652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28182F0B">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auto"/>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65D11CD8">
            <w:pPr>
              <w:keepNext w:val="0"/>
              <w:keepLines w:val="0"/>
              <w:pageBreakBefore w:val="0"/>
              <w:widowControl/>
              <w:suppressLineNumbers w:val="0"/>
              <w:wordWrap/>
              <w:overflowPunct/>
              <w:topLinePunct w:val="0"/>
              <w:bidi w:val="0"/>
              <w:snapToGrid/>
              <w:spacing w:line="312" w:lineRule="auto"/>
              <w:ind w:left="0" w:leftChars="0"/>
              <w:jc w:val="left"/>
              <w:textAlignment w:val="auto"/>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012270DB">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78.5胶黏剂：采用热熔胶。</w:t>
            </w:r>
            <w:r>
              <w:rPr>
                <w:rFonts w:hint="eastAsia" w:ascii="宋体" w:hAnsi="宋体" w:eastAsia="宋体" w:cs="宋体"/>
                <w:b w:val="0"/>
                <w:bCs w:val="0"/>
                <w:color w:val="auto"/>
                <w:kern w:val="0"/>
                <w:sz w:val="21"/>
                <w:szCs w:val="21"/>
                <w:highlight w:val="none"/>
                <w:u w:val="none"/>
                <w:lang w:eastAsia="zh-CN" w:bidi="ar"/>
              </w:rPr>
              <w:t>胶粘剂的游离甲醛、苯、甲苯+二甲苯、总挥发性有机物均符合GB 18583-2008、SZJG 52-2016标准要求。</w:t>
            </w:r>
          </w:p>
        </w:tc>
      </w:tr>
      <w:tr w14:paraId="3E8DF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0D8F75DB">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auto"/>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3E38D87F">
            <w:pPr>
              <w:keepNext w:val="0"/>
              <w:keepLines w:val="0"/>
              <w:pageBreakBefore w:val="0"/>
              <w:widowControl/>
              <w:suppressLineNumbers w:val="0"/>
              <w:wordWrap/>
              <w:overflowPunct/>
              <w:topLinePunct w:val="0"/>
              <w:bidi w:val="0"/>
              <w:snapToGrid/>
              <w:spacing w:line="312" w:lineRule="auto"/>
              <w:ind w:left="0" w:leftChars="0"/>
              <w:jc w:val="left"/>
              <w:textAlignment w:val="auto"/>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598EE2A9">
            <w:pPr>
              <w:keepNext w:val="0"/>
              <w:keepLines w:val="0"/>
              <w:pageBreakBefore w:val="0"/>
              <w:widowControl/>
              <w:suppressLineNumbers w:val="0"/>
              <w:wordWrap/>
              <w:overflowPunct/>
              <w:topLinePunct w:val="0"/>
              <w:bidi w:val="0"/>
              <w:snapToGrid/>
              <w:spacing w:line="312" w:lineRule="auto"/>
              <w:ind w:left="0" w:leftChars="0"/>
              <w:jc w:val="left"/>
              <w:textAlignment w:val="auto"/>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78.6五金配件：采用三节导轨、阻尼缓冲铰链、三合一连接件。导轨的过载要求（包括垂直向下静载荷（300N）、水平侧向静载荷（150N）、猛关或猛开）、功能要求（包括操作力、耐久性(80000次)、拉出安全性、下沉量、耐腐蚀均符合QB/T 2454-2013标准要求。</w:t>
            </w:r>
          </w:p>
        </w:tc>
      </w:tr>
      <w:tr w14:paraId="3DC07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1FD89CB4">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79</w:t>
            </w:r>
          </w:p>
        </w:tc>
        <w:tc>
          <w:tcPr>
            <w:tcW w:w="1678" w:type="dxa"/>
            <w:vMerge w:val="restart"/>
            <w:vAlign w:val="center"/>
          </w:tcPr>
          <w:p w14:paraId="34680890">
            <w:pPr>
              <w:keepNext w:val="0"/>
              <w:keepLines w:val="0"/>
              <w:pageBreakBefore w:val="0"/>
              <w:widowControl/>
              <w:suppressLineNumbers w:val="0"/>
              <w:wordWrap/>
              <w:overflowPunct/>
              <w:topLinePunct w:val="0"/>
              <w:bidi w:val="0"/>
              <w:snapToGrid/>
              <w:spacing w:line="312" w:lineRule="auto"/>
              <w:ind w:left="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隔断柜</w:t>
            </w:r>
          </w:p>
          <w:p w14:paraId="3B2371D8">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vertAlign w:val="baseline"/>
              </w:rPr>
            </w:pPr>
          </w:p>
        </w:tc>
        <w:tc>
          <w:tcPr>
            <w:tcW w:w="6575" w:type="dxa"/>
            <w:vAlign w:val="center"/>
          </w:tcPr>
          <w:p w14:paraId="2CCC34C6">
            <w:pPr>
              <w:keepNext w:val="0"/>
              <w:keepLines w:val="0"/>
              <w:pageBreakBefore w:val="0"/>
              <w:widowControl/>
              <w:suppressLineNumbers w:val="0"/>
              <w:wordWrap/>
              <w:overflowPunct/>
              <w:topLinePunct w:val="0"/>
              <w:bidi w:val="0"/>
              <w:snapToGrid/>
              <w:spacing w:line="312" w:lineRule="auto"/>
              <w:ind w:left="0" w:leftChars="0"/>
              <w:jc w:val="left"/>
              <w:textAlignment w:val="auto"/>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79.1规格：（4500W*400D*2200H）mm±20mm；</w:t>
            </w:r>
          </w:p>
        </w:tc>
      </w:tr>
      <w:tr w14:paraId="3B699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32BD8B32">
            <w:pPr>
              <w:keepNext w:val="0"/>
              <w:keepLines w:val="0"/>
              <w:pageBreakBefore w:val="0"/>
              <w:widowControl/>
              <w:suppressLineNumbers w:val="0"/>
              <w:wordWrap/>
              <w:overflowPunct/>
              <w:topLinePunct w:val="0"/>
              <w:bidi w:val="0"/>
              <w:snapToGrid/>
              <w:spacing w:line="312" w:lineRule="auto"/>
              <w:ind w:left="0" w:firstLine="0" w:firstLineChars="0"/>
              <w:jc w:val="left"/>
              <w:textAlignment w:val="auto"/>
              <w:rPr>
                <w:rFonts w:hint="eastAsia" w:ascii="宋体" w:hAnsi="宋体" w:eastAsia="宋体" w:cs="宋体"/>
                <w:color w:val="auto"/>
                <w:sz w:val="21"/>
                <w:szCs w:val="21"/>
                <w:highlight w:val="none"/>
              </w:rPr>
            </w:pPr>
          </w:p>
        </w:tc>
        <w:tc>
          <w:tcPr>
            <w:tcW w:w="1678" w:type="dxa"/>
            <w:vMerge w:val="continue"/>
            <w:vAlign w:val="center"/>
          </w:tcPr>
          <w:p w14:paraId="2239CEAC">
            <w:pPr>
              <w:keepNext w:val="0"/>
              <w:keepLines w:val="0"/>
              <w:pageBreakBefore w:val="0"/>
              <w:widowControl/>
              <w:suppressLineNumbers w:val="0"/>
              <w:wordWrap/>
              <w:overflowPunct/>
              <w:topLinePunct w:val="0"/>
              <w:bidi w:val="0"/>
              <w:snapToGrid/>
              <w:spacing w:line="312" w:lineRule="auto"/>
              <w:ind w:left="0"/>
              <w:jc w:val="left"/>
              <w:textAlignment w:val="auto"/>
              <w:rPr>
                <w:rFonts w:hint="eastAsia" w:ascii="宋体" w:hAnsi="宋体" w:eastAsia="宋体" w:cs="宋体"/>
                <w:color w:val="auto"/>
                <w:sz w:val="21"/>
                <w:szCs w:val="21"/>
                <w:highlight w:val="none"/>
              </w:rPr>
            </w:pPr>
          </w:p>
        </w:tc>
        <w:tc>
          <w:tcPr>
            <w:tcW w:w="6575" w:type="dxa"/>
            <w:vAlign w:val="center"/>
          </w:tcPr>
          <w:p w14:paraId="0CA2764C">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79.2基材：</w:t>
            </w:r>
            <w:r>
              <w:rPr>
                <w:rFonts w:hint="eastAsia" w:ascii="宋体" w:hAnsi="宋体" w:eastAsia="宋体" w:cs="宋体"/>
                <w:b w:val="0"/>
                <w:bCs w:val="0"/>
                <w:color w:val="auto"/>
                <w:sz w:val="21"/>
                <w:szCs w:val="21"/>
                <w:highlight w:val="none"/>
              </w:rPr>
              <w:t>采用</w:t>
            </w:r>
            <w:r>
              <w:rPr>
                <w:rFonts w:hint="eastAsia" w:ascii="宋体" w:hAnsi="宋体" w:eastAsia="宋体" w:cs="宋体"/>
                <w:b w:val="0"/>
                <w:bCs w:val="0"/>
                <w:color w:val="auto"/>
                <w:sz w:val="21"/>
                <w:szCs w:val="21"/>
                <w:highlight w:val="none"/>
                <w:lang w:eastAsia="zh-CN"/>
              </w:rPr>
              <w:t>三聚氰胺浸渍纸</w:t>
            </w:r>
            <w:r>
              <w:rPr>
                <w:rFonts w:hint="eastAsia" w:ascii="宋体" w:hAnsi="宋体" w:eastAsia="宋体" w:cs="宋体"/>
                <w:b w:val="0"/>
                <w:bCs w:val="0"/>
                <w:color w:val="auto"/>
                <w:sz w:val="21"/>
                <w:szCs w:val="21"/>
                <w:highlight w:val="none"/>
              </w:rPr>
              <w:t>.基材</w:t>
            </w:r>
            <w:r>
              <w:rPr>
                <w:rFonts w:hint="eastAsia" w:ascii="宋体" w:hAnsi="宋体" w:eastAsia="宋体" w:cs="宋体"/>
                <w:b w:val="0"/>
                <w:bCs w:val="0"/>
                <w:color w:val="auto"/>
                <w:sz w:val="21"/>
                <w:szCs w:val="21"/>
                <w:highlight w:val="none"/>
                <w:lang w:val="en-US" w:eastAsia="zh-CN"/>
              </w:rPr>
              <w:t>采用</w:t>
            </w:r>
            <w:r>
              <w:rPr>
                <w:rFonts w:hint="eastAsia" w:ascii="宋体" w:hAnsi="宋体" w:eastAsia="宋体" w:cs="宋体"/>
                <w:b w:val="0"/>
                <w:bCs w:val="0"/>
                <w:i w:val="0"/>
                <w:iCs w:val="0"/>
                <w:color w:val="auto"/>
                <w:kern w:val="0"/>
                <w:sz w:val="21"/>
                <w:szCs w:val="21"/>
                <w:highlight w:val="none"/>
                <w:u w:val="none"/>
                <w:lang w:val="en-US" w:eastAsia="zh-CN" w:bidi="ar"/>
              </w:rPr>
              <w:t>新国标环保</w:t>
            </w:r>
            <w:r>
              <w:rPr>
                <w:rFonts w:hint="eastAsia" w:ascii="宋体" w:hAnsi="宋体" w:eastAsia="宋体" w:cs="宋体"/>
                <w:i w:val="0"/>
                <w:iCs w:val="0"/>
                <w:color w:val="auto"/>
                <w:kern w:val="0"/>
                <w:sz w:val="21"/>
                <w:szCs w:val="21"/>
                <w:highlight w:val="none"/>
                <w:u w:val="none"/>
                <w:lang w:val="en-US" w:eastAsia="zh-CN" w:bidi="ar"/>
              </w:rPr>
              <w:t>ENF级纤维板</w:t>
            </w:r>
            <w:r>
              <w:rPr>
                <w:rFonts w:hint="eastAsia" w:ascii="宋体" w:hAnsi="宋体" w:eastAsia="宋体" w:cs="宋体"/>
                <w:b w:val="0"/>
                <w:bCs w:val="0"/>
                <w:color w:val="auto"/>
                <w:sz w:val="21"/>
                <w:szCs w:val="21"/>
                <w:highlight w:val="none"/>
              </w:rPr>
              <w:t>.承重力强</w:t>
            </w:r>
            <w:r>
              <w:rPr>
                <w:rFonts w:hint="eastAsia" w:ascii="宋体" w:hAnsi="宋体" w:eastAsia="宋体" w:cs="宋体"/>
                <w:b w:val="0"/>
                <w:bCs w:val="0"/>
                <w:color w:val="auto"/>
                <w:sz w:val="21"/>
                <w:szCs w:val="21"/>
                <w:highlight w:val="none"/>
                <w:lang w:eastAsia="zh-CN"/>
              </w:rPr>
              <w:t>；</w:t>
            </w:r>
            <w:r>
              <w:rPr>
                <w:rFonts w:hint="eastAsia" w:ascii="宋体" w:hAnsi="宋体" w:eastAsia="宋体" w:cs="宋体"/>
                <w:b w:val="0"/>
                <w:bCs w:val="0"/>
                <w:i w:val="0"/>
                <w:iCs w:val="0"/>
                <w:color w:val="auto"/>
                <w:kern w:val="0"/>
                <w:sz w:val="21"/>
                <w:szCs w:val="21"/>
                <w:highlight w:val="none"/>
                <w:u w:val="none"/>
                <w:lang w:val="en-US" w:eastAsia="zh-CN" w:bidi="ar"/>
              </w:rPr>
              <w:t>基材的胶合强度、含水率、浸渍剥离、静曲强度、弹性模量、甲醛释放量、挥发性有机化合物（72h）的苯、甲苯、二甲苯，TVOC符合 GB 18580-2017、GB/T 35601-2017、GB/T 9846-2015、GB/T 39600-2021标准要求。</w:t>
            </w:r>
          </w:p>
        </w:tc>
      </w:tr>
      <w:tr w14:paraId="367B8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243A0B77">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auto"/>
              <w:rPr>
                <w:color w:val="auto"/>
                <w:highlight w:val="none"/>
              </w:rPr>
            </w:pPr>
          </w:p>
        </w:tc>
        <w:tc>
          <w:tcPr>
            <w:tcW w:w="1678" w:type="dxa"/>
            <w:vMerge w:val="continue"/>
            <w:vAlign w:val="center"/>
          </w:tcPr>
          <w:p w14:paraId="5F261D96">
            <w:pPr>
              <w:keepNext w:val="0"/>
              <w:keepLines w:val="0"/>
              <w:pageBreakBefore w:val="0"/>
              <w:widowControl/>
              <w:suppressLineNumbers w:val="0"/>
              <w:wordWrap/>
              <w:overflowPunct/>
              <w:topLinePunct w:val="0"/>
              <w:bidi w:val="0"/>
              <w:snapToGrid/>
              <w:spacing w:line="312" w:lineRule="auto"/>
              <w:ind w:left="0" w:leftChars="0"/>
              <w:jc w:val="left"/>
              <w:textAlignment w:val="auto"/>
              <w:rPr>
                <w:color w:val="auto"/>
                <w:highlight w:val="none"/>
              </w:rPr>
            </w:pPr>
          </w:p>
        </w:tc>
        <w:tc>
          <w:tcPr>
            <w:tcW w:w="6575" w:type="dxa"/>
            <w:vAlign w:val="center"/>
          </w:tcPr>
          <w:p w14:paraId="70A60233">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79.3工艺：</w:t>
            </w:r>
            <w:r>
              <w:rPr>
                <w:rFonts w:hint="eastAsia" w:ascii="宋体" w:hAnsi="宋体" w:eastAsia="宋体" w:cs="宋体"/>
                <w:b w:val="0"/>
                <w:bCs w:val="0"/>
                <w:i w:val="0"/>
                <w:iCs w:val="0"/>
                <w:color w:val="auto"/>
                <w:kern w:val="0"/>
                <w:sz w:val="21"/>
                <w:szCs w:val="21"/>
                <w:highlight w:val="none"/>
                <w:lang w:val="en-US" w:eastAsia="zh-CN" w:bidi="ar"/>
              </w:rPr>
              <w:t>表面贴天然实木皮≥0.6mm</w:t>
            </w:r>
            <w:r>
              <w:rPr>
                <w:rFonts w:hint="eastAsia" w:ascii="宋体" w:hAnsi="宋体" w:eastAsia="宋体" w:cs="宋体"/>
                <w:b w:val="0"/>
                <w:bCs w:val="0"/>
                <w:i w:val="0"/>
                <w:iCs w:val="0"/>
                <w:color w:val="auto"/>
                <w:kern w:val="0"/>
                <w:sz w:val="21"/>
                <w:szCs w:val="21"/>
                <w:highlight w:val="none"/>
                <w:u w:val="none"/>
                <w:lang w:val="en-US" w:eastAsia="zh-CN" w:bidi="ar"/>
              </w:rPr>
              <w:t>，木皮宽度</w:t>
            </w:r>
            <w:r>
              <w:rPr>
                <w:rFonts w:hint="eastAsia" w:ascii="宋体" w:hAnsi="宋体" w:eastAsia="宋体" w:cs="宋体"/>
                <w:b w:val="0"/>
                <w:bCs w:val="0"/>
                <w:i w:val="0"/>
                <w:iCs w:val="0"/>
                <w:color w:val="auto"/>
                <w:kern w:val="0"/>
                <w:sz w:val="21"/>
                <w:szCs w:val="21"/>
                <w:highlight w:val="none"/>
                <w:lang w:val="en-US" w:eastAsia="zh-CN" w:bidi="ar"/>
              </w:rPr>
              <w:t>≥200mm，</w:t>
            </w:r>
            <w:r>
              <w:rPr>
                <w:rFonts w:hint="eastAsia" w:ascii="宋体" w:hAnsi="宋体" w:eastAsia="宋体" w:cs="宋体"/>
                <w:b w:val="0"/>
                <w:bCs w:val="0"/>
                <w:i w:val="0"/>
                <w:iCs w:val="0"/>
                <w:color w:val="auto"/>
                <w:kern w:val="0"/>
                <w:sz w:val="21"/>
                <w:szCs w:val="21"/>
                <w:highlight w:val="none"/>
                <w:u w:val="none"/>
                <w:lang w:val="en-US" w:eastAsia="zh-CN" w:bidi="ar"/>
              </w:rPr>
              <w:t>封边倒角圆滑、经精修边，无外露胶痕</w:t>
            </w:r>
            <w:r>
              <w:rPr>
                <w:rFonts w:hint="eastAsia" w:ascii="宋体" w:hAnsi="宋体" w:eastAsia="宋体" w:cs="宋体"/>
                <w:b w:val="0"/>
                <w:bCs w:val="0"/>
                <w:i w:val="0"/>
                <w:iCs w:val="0"/>
                <w:color w:val="auto"/>
                <w:kern w:val="0"/>
                <w:sz w:val="21"/>
                <w:szCs w:val="21"/>
                <w:highlight w:val="none"/>
                <w:lang w:val="en-US" w:eastAsia="zh-CN" w:bidi="ar"/>
              </w:rPr>
              <w:t>。具有防水、防潮、防交叉感染、耐磨性能强；厚度顶板、层板厚度≥25mm，侧板≥18mm、门板≥16mm、背板≥9mm；</w:t>
            </w:r>
          </w:p>
        </w:tc>
      </w:tr>
      <w:tr w14:paraId="2C10C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06D2AB35">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auto"/>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1E96EF5D">
            <w:pPr>
              <w:keepNext w:val="0"/>
              <w:keepLines w:val="0"/>
              <w:pageBreakBefore w:val="0"/>
              <w:widowControl/>
              <w:suppressLineNumbers w:val="0"/>
              <w:wordWrap/>
              <w:overflowPunct/>
              <w:topLinePunct w:val="0"/>
              <w:bidi w:val="0"/>
              <w:snapToGrid/>
              <w:spacing w:line="312" w:lineRule="auto"/>
              <w:ind w:left="0" w:leftChars="0"/>
              <w:jc w:val="left"/>
              <w:textAlignment w:val="auto"/>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4D83521D">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79.4功能配置：上空柜+下掩柜+抽屉；</w:t>
            </w:r>
            <w:r>
              <w:rPr>
                <w:rFonts w:hint="eastAsia" w:ascii="宋体" w:hAnsi="宋体" w:eastAsia="宋体" w:cs="宋体"/>
                <w:b w:val="0"/>
                <w:bCs w:val="0"/>
                <w:i w:val="0"/>
                <w:iCs w:val="0"/>
                <w:color w:val="auto"/>
                <w:kern w:val="0"/>
                <w:sz w:val="21"/>
                <w:szCs w:val="21"/>
                <w:highlight w:val="none"/>
                <w:lang w:val="en-US" w:eastAsia="zh-CN" w:bidi="ar"/>
              </w:rPr>
              <w:t>功能及结构</w:t>
            </w:r>
            <w:del w:id="103" w:author="董馨如" w:date="2024-10-16T15:02:22Z">
              <w:r>
                <w:rPr>
                  <w:rFonts w:hint="eastAsia" w:ascii="宋体" w:hAnsi="宋体" w:eastAsia="宋体" w:cs="宋体"/>
                  <w:b w:val="0"/>
                  <w:bCs w:val="0"/>
                  <w:i w:val="0"/>
                  <w:iCs w:val="0"/>
                  <w:color w:val="auto"/>
                  <w:kern w:val="0"/>
                  <w:sz w:val="21"/>
                  <w:szCs w:val="21"/>
                  <w:highlight w:val="none"/>
                  <w:lang w:val="en-US" w:eastAsia="zh-CN" w:bidi="ar"/>
                </w:rPr>
                <w:delText>根据采购方需求深化</w:delText>
              </w:r>
            </w:del>
            <w:ins w:id="104" w:author="董馨如" w:date="2024-10-16T15:02:22Z">
              <w:r>
                <w:rPr>
                  <w:rFonts w:hint="eastAsia" w:ascii="宋体" w:hAnsi="宋体" w:eastAsia="宋体" w:cs="宋体"/>
                  <w:b w:val="0"/>
                  <w:bCs w:val="0"/>
                  <w:i w:val="0"/>
                  <w:iCs w:val="0"/>
                  <w:color w:val="auto"/>
                  <w:kern w:val="0"/>
                  <w:sz w:val="21"/>
                  <w:szCs w:val="21"/>
                  <w:highlight w:val="none"/>
                  <w:lang w:val="en-US" w:eastAsia="zh-CN" w:bidi="ar"/>
                </w:rPr>
                <w:t>中标后可以根据采购方需求深化</w:t>
              </w:r>
            </w:ins>
            <w:r>
              <w:rPr>
                <w:rFonts w:hint="eastAsia" w:ascii="宋体" w:hAnsi="宋体" w:eastAsia="宋体" w:cs="宋体"/>
                <w:b w:val="0"/>
                <w:bCs w:val="0"/>
                <w:i w:val="0"/>
                <w:iCs w:val="0"/>
                <w:color w:val="auto"/>
                <w:kern w:val="0"/>
                <w:sz w:val="21"/>
                <w:szCs w:val="21"/>
                <w:highlight w:val="none"/>
                <w:lang w:val="en-US" w:eastAsia="zh-CN" w:bidi="ar"/>
              </w:rPr>
              <w:t>。</w:t>
            </w:r>
          </w:p>
        </w:tc>
      </w:tr>
      <w:tr w14:paraId="54A53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5454D185">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auto"/>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60308DD0">
            <w:pPr>
              <w:keepNext w:val="0"/>
              <w:keepLines w:val="0"/>
              <w:pageBreakBefore w:val="0"/>
              <w:widowControl/>
              <w:suppressLineNumbers w:val="0"/>
              <w:wordWrap/>
              <w:overflowPunct/>
              <w:topLinePunct w:val="0"/>
              <w:bidi w:val="0"/>
              <w:snapToGrid/>
              <w:spacing w:line="312" w:lineRule="auto"/>
              <w:ind w:left="0" w:leftChars="0"/>
              <w:jc w:val="left"/>
              <w:textAlignment w:val="auto"/>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2CAD6E89">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79.5油漆：采用环保水性油漆，经过五底三面油漆工序，木纹纹理清晰，色泽均匀、光滑耐用。油漆表面无尘粒、气泡、渣点、边缘及立面无流挂等现象。</w:t>
            </w:r>
            <w:r>
              <w:rPr>
                <w:rFonts w:hint="eastAsia" w:ascii="宋体" w:hAnsi="宋体" w:eastAsia="宋体" w:cs="宋体"/>
                <w:b w:val="0"/>
                <w:bCs w:val="0"/>
                <w:color w:val="auto"/>
                <w:kern w:val="0"/>
                <w:sz w:val="21"/>
                <w:szCs w:val="21"/>
                <w:highlight w:val="none"/>
                <w:u w:val="none"/>
                <w:lang w:eastAsia="zh-CN" w:bidi="ar"/>
              </w:rPr>
              <w:t>水性漆的重金属元素含量（包括铅、镉、六价铬、汞、砷、钡、硒、锑、钴）均未检出；VOC含量、甲醛含量、乙二醇醚及醚酯总和含量、苯系物总和含量、烷基酚聚氧乙烯醚总和含量均符合GB 18581-2020、GB/T 35602-2017标准要求。</w:t>
            </w:r>
          </w:p>
        </w:tc>
      </w:tr>
      <w:tr w14:paraId="0FB22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71073CBD">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024757A6">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1D27458E">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79.6五金配件：采用缓冲阻尼门铰、三节导轨，采用三合一配件锁定。铰链的过载要求（包括垂直静载荷（30kg）、水平静载荷（70N））、功能要求（包括操作力、耐久性(80000次)）、下沉量、耐腐蚀均符合QB/T 2189-2013标准要求。导轨的过载要求（包括垂直向下静载荷（300N）、水平侧向静载荷（150N）、猛关或猛开）、功能要求（包括操作力、耐久性(80000次)、拉出安全性、下沉量、耐腐蚀均符合QB/T 2454-2013标准要求。</w:t>
            </w:r>
          </w:p>
        </w:tc>
      </w:tr>
      <w:tr w14:paraId="72A69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1A09E648">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80</w:t>
            </w:r>
          </w:p>
        </w:tc>
        <w:tc>
          <w:tcPr>
            <w:tcW w:w="1678" w:type="dxa"/>
            <w:vMerge w:val="restart"/>
            <w:vAlign w:val="center"/>
          </w:tcPr>
          <w:p w14:paraId="3DACC151">
            <w:pPr>
              <w:keepNext w:val="0"/>
              <w:keepLines w:val="0"/>
              <w:pageBreakBefore w:val="0"/>
              <w:widowControl/>
              <w:suppressLineNumbers w:val="0"/>
              <w:wordWrap/>
              <w:overflowPunct/>
              <w:topLinePunct w:val="0"/>
              <w:bidi w:val="0"/>
              <w:snapToGrid/>
              <w:spacing w:line="312" w:lineRule="auto"/>
              <w:ind w:left="0"/>
              <w:jc w:val="center"/>
              <w:textAlignment w:val="center"/>
              <w:rPr>
                <w:rFonts w:hint="default"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办公椅</w:t>
            </w:r>
            <w:r>
              <w:rPr>
                <w:rFonts w:hint="eastAsia" w:ascii="宋体" w:hAnsi="宋体" w:cs="宋体"/>
                <w:b w:val="0"/>
                <w:bCs w:val="0"/>
                <w:i w:val="0"/>
                <w:iCs w:val="0"/>
                <w:color w:val="auto"/>
                <w:kern w:val="0"/>
                <w:sz w:val="21"/>
                <w:szCs w:val="21"/>
                <w:highlight w:val="none"/>
                <w:u w:val="none"/>
                <w:lang w:val="en-US" w:eastAsia="zh-CN" w:bidi="ar"/>
              </w:rPr>
              <w:t>1</w:t>
            </w:r>
          </w:p>
          <w:p w14:paraId="5B264366">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vertAlign w:val="baseline"/>
              </w:rPr>
            </w:pPr>
          </w:p>
        </w:tc>
        <w:tc>
          <w:tcPr>
            <w:tcW w:w="6575" w:type="dxa"/>
            <w:vAlign w:val="top"/>
          </w:tcPr>
          <w:p w14:paraId="50354712">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80.1规格：常规；</w:t>
            </w:r>
          </w:p>
        </w:tc>
      </w:tr>
      <w:tr w14:paraId="77B5E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7B2A6F02">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5944CEE6">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top"/>
          </w:tcPr>
          <w:p w14:paraId="077831C8">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80.2基材：靠背面料高弹环保网布。网布甲醛含量、可分解致癌芳香胺染料、可萃取重金属（包括砷As、铅Pb、铬Cr、钴Co、铜Cu、镍Ni、镉Cd、锑Sb、汞Hg、铬Cr（VI））、五氯苯酚均符合GB 18401-2010、HJ 2546-2016、SZJG 52-2016标准要求。座面面覆透气网布，内衬高弹定型泡棉；表观密度偏差、40%压陷硬度偏差、回弹率、75%压缩永久变形、65%/25%压陷比、气味等级、拉伸强度、断裂伸长率、撕裂强度、干热老化后拉伸强度、干热老化后拉伸强度变化率、湿热老化后拉伸强度、湿热老化后拉伸强度变化率、甲醛散发均符合GB/T 10802-2023标准要求。背框座框深灰色框架，尼龙注塑成型，抗冲击、防老化；深灰色升降3D扶手，深灰色PU扶手面盖；采用压铸成型铝合金五星脚，半径≥350MM；PU尼龙静音脚轮,直径不小于50mm，耐磨度高；脚轮的外观、装配、抗冲击性、动载荷、滚动阻力、旋转阻力、静载荷等均符合QB/T 4765-2014标准要求。85#沉口50mm黑色烤漆气杆；</w:t>
            </w:r>
          </w:p>
        </w:tc>
      </w:tr>
      <w:tr w14:paraId="0D7B4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373340CB">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7BE7842E">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top"/>
          </w:tcPr>
          <w:p w14:paraId="7F6CBDE1">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80.3功能配置：可倾仰、可旋转、可升降，人性化后仰弹力调整；米色、咖色，可根据不同楼栋来确定颜色。</w:t>
            </w:r>
          </w:p>
        </w:tc>
      </w:tr>
      <w:tr w14:paraId="4036E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3DF460AA">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536647A4">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top"/>
          </w:tcPr>
          <w:p w14:paraId="273DA6FF">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80.4五金配件：钢质螺帽、螺丝，表面镀镍。</w:t>
            </w:r>
          </w:p>
        </w:tc>
      </w:tr>
      <w:tr w14:paraId="356CB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4B2D8B27">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81</w:t>
            </w:r>
          </w:p>
        </w:tc>
        <w:tc>
          <w:tcPr>
            <w:tcW w:w="1678" w:type="dxa"/>
            <w:vMerge w:val="restart"/>
            <w:vAlign w:val="center"/>
          </w:tcPr>
          <w:p w14:paraId="2B1BAB7A">
            <w:pPr>
              <w:keepNext w:val="0"/>
              <w:keepLines w:val="0"/>
              <w:pageBreakBefore w:val="0"/>
              <w:widowControl/>
              <w:suppressLineNumbers w:val="0"/>
              <w:wordWrap/>
              <w:overflowPunct/>
              <w:topLinePunct w:val="0"/>
              <w:bidi w:val="0"/>
              <w:snapToGrid/>
              <w:spacing w:line="312" w:lineRule="auto"/>
              <w:ind w:left="0"/>
              <w:jc w:val="center"/>
              <w:textAlignment w:val="center"/>
              <w:rPr>
                <w:rFonts w:hint="eastAsia" w:ascii="宋体" w:hAnsi="宋体" w:eastAsia="宋体" w:cs="宋体"/>
                <w:b w:val="0"/>
                <w:bCs w:val="0"/>
                <w:i w:val="0"/>
                <w:iCs w:val="0"/>
                <w:strike w:val="0"/>
                <w:dstrike w:val="0"/>
                <w:color w:val="auto"/>
                <w:kern w:val="0"/>
                <w:sz w:val="21"/>
                <w:szCs w:val="21"/>
                <w:highlight w:val="none"/>
                <w:u w:val="none"/>
                <w:lang w:val="en-US" w:eastAsia="zh-CN" w:bidi="ar"/>
              </w:rPr>
            </w:pPr>
            <w:r>
              <w:rPr>
                <w:rFonts w:hint="eastAsia" w:ascii="宋体" w:hAnsi="宋体" w:eastAsia="宋体" w:cs="宋体"/>
                <w:b w:val="0"/>
                <w:bCs w:val="0"/>
                <w:i w:val="0"/>
                <w:iCs w:val="0"/>
                <w:strike w:val="0"/>
                <w:dstrike w:val="0"/>
                <w:color w:val="auto"/>
                <w:kern w:val="0"/>
                <w:sz w:val="21"/>
                <w:szCs w:val="21"/>
                <w:highlight w:val="none"/>
                <w:u w:val="none"/>
                <w:lang w:val="en-US" w:eastAsia="zh-CN" w:bidi="ar"/>
              </w:rPr>
              <w:t>办公椅</w:t>
            </w:r>
            <w:r>
              <w:rPr>
                <w:rFonts w:hint="eastAsia" w:ascii="宋体" w:hAnsi="宋体" w:cs="宋体"/>
                <w:b w:val="0"/>
                <w:bCs w:val="0"/>
                <w:i w:val="0"/>
                <w:iCs w:val="0"/>
                <w:strike w:val="0"/>
                <w:dstrike w:val="0"/>
                <w:color w:val="auto"/>
                <w:kern w:val="0"/>
                <w:sz w:val="21"/>
                <w:szCs w:val="21"/>
                <w:highlight w:val="none"/>
                <w:u w:val="none"/>
                <w:lang w:val="en-US" w:eastAsia="zh-CN" w:bidi="ar"/>
              </w:rPr>
              <w:t>2</w:t>
            </w:r>
          </w:p>
          <w:p w14:paraId="0F06A7FA">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vertAlign w:val="baseline"/>
              </w:rPr>
            </w:pPr>
          </w:p>
        </w:tc>
        <w:tc>
          <w:tcPr>
            <w:tcW w:w="6575" w:type="dxa"/>
            <w:vAlign w:val="center"/>
          </w:tcPr>
          <w:p w14:paraId="02B4E9EF">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81.1规格：常规；</w:t>
            </w:r>
          </w:p>
        </w:tc>
      </w:tr>
      <w:tr w14:paraId="02EED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2DBECDB1">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6299ACAB">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5A0DC536">
            <w:pPr>
              <w:keepNext w:val="0"/>
              <w:keepLines w:val="0"/>
              <w:pageBreakBefore w:val="0"/>
              <w:widowControl/>
              <w:numPr>
                <w:ilvl w:val="-1"/>
                <w:numId w:val="0"/>
              </w:numPr>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81.2靠背面料：高弹环保网布；座面：面覆透气网布，内衬高弹定型泡棉；背框、座框：深灰色框架，尼龙注塑成型，抗冲击、防老化；椅架：尼龙一体成型五星脚,半径350MM；扶手：深灰色升降3D扶手，深灰色PU扶手面盖；五星脚：深灰色尼龙五星脚架；脚轮：PU尼龙脚轮,直径不小于50mm，耐磨度高；脚轮的外观、装配、抗冲击性、动载荷、滚动阻力、旋转阻力、静载荷等均符合QB/T 4765-2014标准要求；</w:t>
            </w:r>
            <w:r>
              <w:rPr>
                <w:rFonts w:hint="eastAsia" w:ascii="宋体" w:hAnsi="宋体" w:eastAsia="宋体" w:cs="宋体"/>
                <w:b w:val="0"/>
                <w:bCs w:val="0"/>
                <w:color w:val="auto"/>
                <w:kern w:val="0"/>
                <w:sz w:val="21"/>
                <w:szCs w:val="21"/>
                <w:highlight w:val="none"/>
                <w:u w:val="none"/>
                <w:lang w:val="en-US" w:eastAsia="zh-CN" w:bidi="ar"/>
              </w:rPr>
              <w:t>气杆：85#沉口50mm黑色烤漆气杆；</w:t>
            </w:r>
            <w:r>
              <w:rPr>
                <w:rFonts w:hint="eastAsia" w:ascii="宋体" w:hAnsi="宋体" w:eastAsia="宋体" w:cs="宋体"/>
                <w:b w:val="0"/>
                <w:bCs w:val="0"/>
                <w:i w:val="0"/>
                <w:iCs w:val="0"/>
                <w:color w:val="auto"/>
                <w:kern w:val="0"/>
                <w:sz w:val="21"/>
                <w:szCs w:val="21"/>
                <w:highlight w:val="none"/>
                <w:u w:val="none"/>
                <w:lang w:val="en-US" w:eastAsia="zh-CN" w:bidi="ar"/>
              </w:rPr>
              <w:t>塑料件邻苯二甲酸酯（包括DBP、BBP、DEHP、DNOP、DINP、DIDP）、重金属含量（包括可溶性铅、可溶性镉、可溶性铬、可溶性汞）、多环芳烃（包括苯并[a]芘、16种多环芳烃（PAH）总量）均符合GB 28481-2012标准要求；</w:t>
            </w:r>
          </w:p>
        </w:tc>
      </w:tr>
      <w:tr w14:paraId="5FFBA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5EEF8CF4">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6045D7E4">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3F62D6F4">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81.3功能配置：带头枕；功能：可倾仰、可旋转、可升降，人性化后仰弹力调整；</w:t>
            </w:r>
            <w:r>
              <w:rPr>
                <w:rFonts w:hint="eastAsia" w:ascii="宋体" w:hAnsi="宋体" w:eastAsia="宋体" w:cs="宋体"/>
                <w:b w:val="0"/>
                <w:bCs w:val="0"/>
                <w:color w:val="auto"/>
                <w:kern w:val="0"/>
                <w:sz w:val="21"/>
                <w:szCs w:val="21"/>
                <w:highlight w:val="none"/>
                <w:u w:val="none"/>
                <w:lang w:val="en-US" w:eastAsia="zh-CN" w:bidi="ar"/>
              </w:rPr>
              <w:t>米色、咖色，可根据不同楼栋来确定颜色;</w:t>
            </w:r>
          </w:p>
        </w:tc>
      </w:tr>
      <w:tr w14:paraId="262E4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7ED06FE2">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277E299F">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27D52E93">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81.4五金配件：钢质螺帽、螺丝，表面镀镍。</w:t>
            </w:r>
          </w:p>
        </w:tc>
      </w:tr>
      <w:tr w14:paraId="55F3C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596BEA5E">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6594C572">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161FE226">
            <w:pPr>
              <w:pStyle w:val="478"/>
              <w:keepNext w:val="0"/>
              <w:keepLines w:val="0"/>
              <w:pageBreakBefore w:val="0"/>
              <w:widowControl/>
              <w:numPr>
                <w:ilvl w:val="0"/>
                <w:numId w:val="0"/>
              </w:numPr>
              <w:kinsoku w:val="0"/>
              <w:wordWrap/>
              <w:overflowPunct/>
              <w:topLinePunct w:val="0"/>
              <w:autoSpaceDE w:val="0"/>
              <w:autoSpaceDN w:val="0"/>
              <w:bidi w:val="0"/>
              <w:adjustRightInd w:val="0"/>
              <w:snapToGrid/>
              <w:spacing w:line="312" w:lineRule="auto"/>
              <w:ind w:left="0" w:leftChars="0" w:right="0" w:rightChars="0"/>
              <w:jc w:val="left"/>
              <w:textAlignment w:val="baseline"/>
              <w:rPr>
                <w:rFonts w:hint="eastAsia" w:ascii="宋体" w:hAnsi="宋体" w:eastAsia="宋体" w:cs="宋体"/>
                <w:b/>
                <w:bCs/>
                <w:color w:val="FF0000"/>
                <w:sz w:val="21"/>
                <w:szCs w:val="21"/>
                <w:highlight w:val="none"/>
                <w:lang w:val="en-US" w:eastAsia="zh-CN"/>
              </w:rPr>
            </w:pPr>
            <w:r>
              <w:rPr>
                <w:rFonts w:hint="eastAsia" w:ascii="宋体" w:hAnsi="宋体" w:eastAsia="宋体" w:cs="宋体"/>
                <w:b/>
                <w:bCs/>
                <w:color w:val="FF0000"/>
                <w:kern w:val="0"/>
                <w:sz w:val="21"/>
                <w:szCs w:val="21"/>
                <w:highlight w:val="none"/>
              </w:rPr>
              <w:t>▲</w:t>
            </w:r>
            <w:r>
              <w:rPr>
                <w:rFonts w:hint="eastAsia" w:cs="宋体"/>
                <w:b/>
                <w:bCs/>
                <w:color w:val="FF0000"/>
                <w:kern w:val="0"/>
                <w:sz w:val="21"/>
                <w:szCs w:val="21"/>
                <w:highlight w:val="none"/>
                <w:lang w:val="en-US" w:eastAsia="zh-CN"/>
              </w:rPr>
              <w:t>81.5</w:t>
            </w:r>
            <w:r>
              <w:rPr>
                <w:rFonts w:hint="eastAsia" w:ascii="宋体" w:hAnsi="宋体" w:eastAsia="宋体" w:cs="宋体"/>
                <w:b/>
                <w:bCs/>
                <w:color w:val="FF0000"/>
                <w:kern w:val="0"/>
                <w:sz w:val="21"/>
                <w:szCs w:val="21"/>
                <w:highlight w:val="none"/>
              </w:rPr>
              <w:t>环保网布：</w:t>
            </w:r>
            <w:r>
              <w:rPr>
                <w:rFonts w:hint="eastAsia" w:ascii="宋体" w:hAnsi="宋体" w:eastAsia="宋体" w:cs="宋体"/>
                <w:b/>
                <w:bCs/>
                <w:color w:val="FF0000"/>
                <w:sz w:val="21"/>
                <w:szCs w:val="21"/>
                <w:highlight w:val="none"/>
                <w:lang w:val="en-US" w:eastAsia="zh-CN"/>
              </w:rPr>
              <w:t>(1)</w:t>
            </w:r>
            <w:r>
              <w:rPr>
                <w:rFonts w:hint="eastAsia" w:ascii="宋体" w:hAnsi="宋体" w:eastAsia="宋体" w:cs="宋体"/>
                <w:b/>
                <w:bCs/>
                <w:color w:val="FF0000"/>
                <w:kern w:val="0"/>
                <w:sz w:val="21"/>
                <w:szCs w:val="21"/>
                <w:highlight w:val="none"/>
              </w:rPr>
              <w:t>依据</w:t>
            </w:r>
            <w:r>
              <w:rPr>
                <w:rFonts w:hint="eastAsia" w:ascii="宋体" w:hAnsi="宋体" w:eastAsia="宋体" w:cs="宋体"/>
                <w:b/>
                <w:bCs/>
                <w:color w:val="FF0000"/>
                <w:spacing w:val="-1"/>
                <w:sz w:val="21"/>
                <w:szCs w:val="21"/>
                <w:highlight w:val="none"/>
              </w:rPr>
              <w:t>GB/T 24121-2009</w:t>
            </w:r>
            <w:r>
              <w:rPr>
                <w:rFonts w:hint="eastAsia" w:ascii="宋体" w:hAnsi="宋体" w:eastAsia="宋体" w:cs="宋体"/>
                <w:b/>
                <w:bCs/>
                <w:color w:val="FF0000"/>
                <w:kern w:val="0"/>
                <w:sz w:val="21"/>
                <w:szCs w:val="21"/>
                <w:highlight w:val="none"/>
                <w:lang w:val="en-US" w:eastAsia="zh-CN"/>
              </w:rPr>
              <w:t>方法测试</w:t>
            </w:r>
            <w:r>
              <w:rPr>
                <w:rFonts w:hint="eastAsia" w:ascii="宋体" w:hAnsi="宋体" w:eastAsia="宋体" w:cs="宋体"/>
                <w:b/>
                <w:bCs/>
                <w:color w:val="FF0000"/>
                <w:kern w:val="0"/>
                <w:sz w:val="21"/>
                <w:szCs w:val="21"/>
                <w:highlight w:val="none"/>
              </w:rPr>
              <w:t>：</w:t>
            </w:r>
            <w:r>
              <w:rPr>
                <w:rFonts w:hint="eastAsia" w:ascii="宋体" w:hAnsi="宋体" w:eastAsia="宋体" w:cs="宋体"/>
                <w:b/>
                <w:bCs/>
                <w:color w:val="FF0000"/>
                <w:kern w:val="0"/>
                <w:sz w:val="21"/>
                <w:szCs w:val="21"/>
                <w:highlight w:val="none"/>
                <w:lang w:val="en-US" w:eastAsia="zh-CN"/>
              </w:rPr>
              <w:t>无</w:t>
            </w:r>
            <w:r>
              <w:rPr>
                <w:rFonts w:hint="eastAsia" w:ascii="宋体" w:hAnsi="宋体" w:eastAsia="宋体" w:cs="宋体"/>
                <w:b/>
                <w:bCs/>
                <w:color w:val="FF0000"/>
                <w:spacing w:val="-2"/>
                <w:sz w:val="21"/>
                <w:szCs w:val="21"/>
                <w:highlight w:val="none"/>
              </w:rPr>
              <w:t>残留金属物</w:t>
            </w:r>
            <w:r>
              <w:rPr>
                <w:rFonts w:hint="eastAsia" w:ascii="宋体" w:hAnsi="宋体" w:eastAsia="宋体" w:cs="宋体"/>
                <w:b/>
                <w:bCs/>
                <w:color w:val="FF0000"/>
                <w:spacing w:val="-2"/>
                <w:sz w:val="21"/>
                <w:szCs w:val="21"/>
                <w:highlight w:val="none"/>
                <w:lang w:eastAsia="zh-CN"/>
              </w:rPr>
              <w:t>；</w:t>
            </w:r>
          </w:p>
          <w:p w14:paraId="5286ED5B">
            <w:pPr>
              <w:pStyle w:val="478"/>
              <w:keepNext w:val="0"/>
              <w:keepLines w:val="0"/>
              <w:pageBreakBefore w:val="0"/>
              <w:widowControl/>
              <w:numPr>
                <w:ilvl w:val="0"/>
                <w:numId w:val="0"/>
              </w:numPr>
              <w:kinsoku w:val="0"/>
              <w:wordWrap/>
              <w:overflowPunct/>
              <w:topLinePunct w:val="0"/>
              <w:autoSpaceDE w:val="0"/>
              <w:autoSpaceDN w:val="0"/>
              <w:bidi w:val="0"/>
              <w:adjustRightInd w:val="0"/>
              <w:snapToGrid w:val="0"/>
              <w:spacing w:line="312" w:lineRule="auto"/>
              <w:ind w:left="0" w:leftChars="0" w:right="0" w:rightChars="0" w:firstLine="0" w:firstLineChars="0"/>
              <w:jc w:val="left"/>
              <w:textAlignment w:val="baseline"/>
              <w:rPr>
                <w:rFonts w:hint="eastAsia" w:ascii="宋体" w:hAnsi="宋体" w:eastAsia="宋体" w:cs="宋体"/>
                <w:b/>
                <w:bCs/>
                <w:color w:val="FF0000"/>
                <w:sz w:val="21"/>
                <w:szCs w:val="21"/>
                <w:highlight w:val="none"/>
                <w:lang w:val="en-US" w:eastAsia="zh-CN"/>
              </w:rPr>
            </w:pPr>
            <w:r>
              <w:rPr>
                <w:rFonts w:hint="eastAsia" w:ascii="宋体" w:hAnsi="宋体" w:eastAsia="宋体" w:cs="宋体"/>
                <w:b/>
                <w:bCs/>
                <w:color w:val="FF0000"/>
                <w:kern w:val="2"/>
                <w:sz w:val="21"/>
                <w:szCs w:val="21"/>
                <w:lang w:val="en-US" w:eastAsia="zh-CN" w:bidi="ar-SA"/>
              </w:rPr>
              <w:t>（1）</w:t>
            </w:r>
            <w:r>
              <w:rPr>
                <w:rFonts w:hint="eastAsia" w:ascii="宋体" w:hAnsi="宋体" w:eastAsia="宋体" w:cs="宋体"/>
                <w:b/>
                <w:bCs/>
                <w:color w:val="FF0000"/>
                <w:kern w:val="0"/>
                <w:sz w:val="21"/>
                <w:szCs w:val="21"/>
                <w:highlight w:val="none"/>
              </w:rPr>
              <w:t>依据</w:t>
            </w:r>
            <w:r>
              <w:rPr>
                <w:rFonts w:hint="eastAsia" w:ascii="宋体" w:hAnsi="宋体" w:eastAsia="宋体" w:cs="宋体"/>
                <w:b/>
                <w:bCs/>
                <w:color w:val="FF0000"/>
                <w:spacing w:val="-1"/>
                <w:sz w:val="21"/>
                <w:szCs w:val="21"/>
                <w:highlight w:val="none"/>
              </w:rPr>
              <w:t>GB/T 3923.1-2013</w:t>
            </w:r>
            <w:r>
              <w:rPr>
                <w:rFonts w:hint="eastAsia" w:ascii="宋体" w:hAnsi="宋体" w:eastAsia="宋体" w:cs="宋体"/>
                <w:b/>
                <w:bCs/>
                <w:color w:val="FF0000"/>
                <w:kern w:val="0"/>
                <w:sz w:val="21"/>
                <w:szCs w:val="21"/>
                <w:highlight w:val="none"/>
                <w:lang w:val="en-US" w:eastAsia="zh-CN"/>
              </w:rPr>
              <w:t>方法测试</w:t>
            </w:r>
            <w:r>
              <w:rPr>
                <w:rFonts w:hint="eastAsia" w:ascii="宋体" w:hAnsi="宋体" w:eastAsia="宋体" w:cs="宋体"/>
                <w:b/>
                <w:bCs/>
                <w:color w:val="FF0000"/>
                <w:spacing w:val="-1"/>
                <w:sz w:val="21"/>
                <w:szCs w:val="21"/>
                <w:highlight w:val="none"/>
                <w:lang w:eastAsia="zh-CN"/>
              </w:rPr>
              <w:t>：</w:t>
            </w:r>
            <w:r>
              <w:rPr>
                <w:rFonts w:hint="eastAsia" w:ascii="宋体" w:hAnsi="宋体" w:eastAsia="宋体" w:cs="宋体"/>
                <w:b/>
                <w:bCs/>
                <w:color w:val="FF0000"/>
                <w:spacing w:val="4"/>
                <w:sz w:val="21"/>
                <w:szCs w:val="21"/>
                <w:highlight w:val="none"/>
              </w:rPr>
              <w:t>断裂强力</w:t>
            </w:r>
            <w:r>
              <w:rPr>
                <w:rFonts w:hint="eastAsia" w:ascii="宋体" w:hAnsi="宋体" w:eastAsia="宋体" w:cs="宋体"/>
                <w:b/>
                <w:bCs/>
                <w:color w:val="FF0000"/>
                <w:spacing w:val="4"/>
                <w:sz w:val="21"/>
                <w:szCs w:val="21"/>
                <w:highlight w:val="none"/>
                <w:lang w:eastAsia="zh-CN"/>
              </w:rPr>
              <w:t>：</w:t>
            </w:r>
            <w:r>
              <w:rPr>
                <w:rFonts w:hint="eastAsia" w:ascii="宋体" w:hAnsi="宋体" w:eastAsia="宋体" w:cs="宋体"/>
                <w:b/>
                <w:bCs/>
                <w:color w:val="FF0000"/>
                <w:spacing w:val="-2"/>
                <w:sz w:val="21"/>
                <w:szCs w:val="21"/>
                <w:highlight w:val="none"/>
              </w:rPr>
              <w:t>直向：≥</w:t>
            </w:r>
            <w:r>
              <w:rPr>
                <w:rFonts w:hint="eastAsia" w:ascii="宋体" w:hAnsi="宋体" w:eastAsia="宋体" w:cs="宋体"/>
                <w:b/>
                <w:bCs/>
                <w:color w:val="FF0000"/>
                <w:spacing w:val="-2"/>
                <w:sz w:val="21"/>
                <w:szCs w:val="21"/>
                <w:highlight w:val="none"/>
                <w:lang w:val="en-US" w:eastAsia="zh-CN"/>
              </w:rPr>
              <w:t>1000N、</w:t>
            </w:r>
            <w:r>
              <w:rPr>
                <w:rFonts w:hint="eastAsia" w:ascii="宋体" w:hAnsi="宋体" w:eastAsia="宋体" w:cs="宋体"/>
                <w:b/>
                <w:bCs/>
                <w:color w:val="FF0000"/>
                <w:spacing w:val="-1"/>
                <w:sz w:val="21"/>
                <w:szCs w:val="21"/>
                <w:highlight w:val="none"/>
              </w:rPr>
              <w:t>横向：≥</w:t>
            </w:r>
            <w:r>
              <w:rPr>
                <w:rFonts w:hint="eastAsia" w:ascii="宋体" w:hAnsi="宋体" w:eastAsia="宋体" w:cs="宋体"/>
                <w:b/>
                <w:bCs/>
                <w:color w:val="FF0000"/>
                <w:spacing w:val="-1"/>
                <w:sz w:val="21"/>
                <w:szCs w:val="21"/>
                <w:highlight w:val="none"/>
                <w:lang w:val="en-US" w:eastAsia="zh-CN"/>
              </w:rPr>
              <w:t>810N；</w:t>
            </w:r>
          </w:p>
          <w:p w14:paraId="310DA6F2">
            <w:pPr>
              <w:pStyle w:val="478"/>
              <w:keepNext w:val="0"/>
              <w:keepLines w:val="0"/>
              <w:pageBreakBefore w:val="0"/>
              <w:widowControl/>
              <w:numPr>
                <w:ilvl w:val="0"/>
                <w:numId w:val="0"/>
              </w:numPr>
              <w:kinsoku w:val="0"/>
              <w:wordWrap/>
              <w:overflowPunct/>
              <w:topLinePunct w:val="0"/>
              <w:autoSpaceDE w:val="0"/>
              <w:autoSpaceDN w:val="0"/>
              <w:bidi w:val="0"/>
              <w:adjustRightInd w:val="0"/>
              <w:snapToGrid w:val="0"/>
              <w:spacing w:line="312" w:lineRule="auto"/>
              <w:ind w:left="0" w:leftChars="0" w:right="0" w:rightChars="0" w:firstLine="0" w:firstLineChars="0"/>
              <w:jc w:val="left"/>
              <w:textAlignment w:val="baseline"/>
              <w:rPr>
                <w:rFonts w:hint="eastAsia" w:ascii="宋体" w:hAnsi="宋体" w:eastAsia="宋体" w:cs="宋体"/>
                <w:b/>
                <w:bCs/>
                <w:color w:val="FF0000"/>
                <w:sz w:val="21"/>
                <w:szCs w:val="21"/>
                <w:highlight w:val="none"/>
                <w:lang w:val="en-US" w:eastAsia="zh-CN"/>
              </w:rPr>
            </w:pPr>
            <w:r>
              <w:rPr>
                <w:rFonts w:hint="eastAsia" w:ascii="宋体" w:hAnsi="宋体" w:eastAsia="宋体" w:cs="宋体"/>
                <w:b/>
                <w:bCs/>
                <w:color w:val="FF0000"/>
                <w:kern w:val="2"/>
                <w:sz w:val="21"/>
                <w:szCs w:val="21"/>
                <w:lang w:val="en-US" w:eastAsia="zh-CN" w:bidi="ar-SA"/>
              </w:rPr>
              <w:t>（2）</w:t>
            </w:r>
            <w:r>
              <w:rPr>
                <w:rFonts w:hint="eastAsia" w:ascii="宋体" w:hAnsi="宋体" w:eastAsia="宋体" w:cs="宋体"/>
                <w:b/>
                <w:bCs/>
                <w:color w:val="FF0000"/>
                <w:kern w:val="0"/>
                <w:sz w:val="21"/>
                <w:szCs w:val="21"/>
                <w:highlight w:val="none"/>
              </w:rPr>
              <w:t>依据</w:t>
            </w:r>
            <w:r>
              <w:rPr>
                <w:rFonts w:hint="eastAsia" w:ascii="宋体" w:hAnsi="宋体" w:eastAsia="宋体" w:cs="宋体"/>
                <w:b/>
                <w:bCs/>
                <w:color w:val="FF0000"/>
                <w:spacing w:val="-1"/>
                <w:sz w:val="21"/>
                <w:szCs w:val="21"/>
                <w:highlight w:val="none"/>
              </w:rPr>
              <w:t>FZ/T 80007.3-2006</w:t>
            </w:r>
            <w:r>
              <w:rPr>
                <w:rFonts w:hint="eastAsia" w:ascii="宋体" w:hAnsi="宋体" w:eastAsia="宋体" w:cs="宋体"/>
                <w:b/>
                <w:bCs/>
                <w:color w:val="FF0000"/>
                <w:kern w:val="0"/>
                <w:sz w:val="21"/>
                <w:szCs w:val="21"/>
                <w:highlight w:val="none"/>
                <w:lang w:val="en-US" w:eastAsia="zh-CN"/>
              </w:rPr>
              <w:t>方法测试</w:t>
            </w:r>
            <w:r>
              <w:rPr>
                <w:rFonts w:hint="eastAsia" w:ascii="宋体" w:hAnsi="宋体" w:eastAsia="宋体" w:cs="宋体"/>
                <w:b/>
                <w:bCs/>
                <w:color w:val="FF0000"/>
                <w:spacing w:val="-1"/>
                <w:sz w:val="21"/>
                <w:szCs w:val="21"/>
                <w:highlight w:val="none"/>
                <w:lang w:eastAsia="zh-CN"/>
              </w:rPr>
              <w:t>：</w:t>
            </w:r>
            <w:r>
              <w:rPr>
                <w:rFonts w:hint="eastAsia" w:ascii="宋体" w:hAnsi="宋体" w:eastAsia="宋体" w:cs="宋体"/>
                <w:b/>
                <w:bCs/>
                <w:color w:val="FF0000"/>
                <w:spacing w:val="-1"/>
                <w:sz w:val="21"/>
                <w:szCs w:val="21"/>
                <w:highlight w:val="none"/>
              </w:rPr>
              <w:t>干洗尺寸变化率</w:t>
            </w:r>
            <w:r>
              <w:rPr>
                <w:rFonts w:hint="eastAsia" w:ascii="宋体" w:hAnsi="宋体" w:eastAsia="宋体" w:cs="宋体"/>
                <w:b/>
                <w:bCs/>
                <w:color w:val="FF0000"/>
                <w:spacing w:val="-1"/>
                <w:sz w:val="21"/>
                <w:szCs w:val="21"/>
                <w:highlight w:val="none"/>
                <w:lang w:val="en-US" w:eastAsia="zh-CN"/>
              </w:rPr>
              <w:t>%</w:t>
            </w:r>
            <w:r>
              <w:rPr>
                <w:rFonts w:hint="eastAsia" w:ascii="宋体" w:hAnsi="宋体" w:eastAsia="宋体" w:cs="宋体"/>
                <w:b/>
                <w:bCs/>
                <w:color w:val="FF0000"/>
                <w:spacing w:val="-1"/>
                <w:sz w:val="21"/>
                <w:szCs w:val="21"/>
                <w:highlight w:val="none"/>
                <w:lang w:eastAsia="zh-CN"/>
              </w:rPr>
              <w:t>：</w:t>
            </w:r>
            <w:r>
              <w:rPr>
                <w:rFonts w:hint="eastAsia" w:ascii="宋体" w:hAnsi="宋体" w:eastAsia="宋体" w:cs="宋体"/>
                <w:b/>
                <w:bCs/>
                <w:color w:val="FF0000"/>
                <w:spacing w:val="-1"/>
                <w:sz w:val="21"/>
                <w:szCs w:val="21"/>
                <w:highlight w:val="none"/>
              </w:rPr>
              <w:t>直向</w:t>
            </w:r>
            <w:r>
              <w:rPr>
                <w:rFonts w:hint="eastAsia" w:ascii="宋体" w:hAnsi="宋体" w:eastAsia="宋体" w:cs="宋体"/>
                <w:b/>
                <w:bCs/>
                <w:color w:val="FF0000"/>
                <w:spacing w:val="-1"/>
                <w:sz w:val="21"/>
                <w:szCs w:val="21"/>
                <w:highlight w:val="none"/>
                <w:lang w:val="en-US" w:eastAsia="zh-CN"/>
              </w:rPr>
              <w:t>及横向-2.0～+1.0；</w:t>
            </w:r>
          </w:p>
          <w:p w14:paraId="68A806D0">
            <w:pPr>
              <w:pStyle w:val="478"/>
              <w:keepNext w:val="0"/>
              <w:keepLines w:val="0"/>
              <w:pageBreakBefore w:val="0"/>
              <w:widowControl/>
              <w:numPr>
                <w:ilvl w:val="0"/>
                <w:numId w:val="0"/>
              </w:numPr>
              <w:kinsoku w:val="0"/>
              <w:wordWrap/>
              <w:overflowPunct/>
              <w:topLinePunct w:val="0"/>
              <w:autoSpaceDE w:val="0"/>
              <w:autoSpaceDN w:val="0"/>
              <w:bidi w:val="0"/>
              <w:adjustRightInd w:val="0"/>
              <w:snapToGrid w:val="0"/>
              <w:spacing w:line="312" w:lineRule="auto"/>
              <w:ind w:left="0" w:leftChars="0" w:right="0" w:rightChars="0" w:firstLine="0" w:firstLineChars="0"/>
              <w:jc w:val="left"/>
              <w:textAlignment w:val="baseline"/>
              <w:rPr>
                <w:rFonts w:hint="eastAsia" w:ascii="宋体" w:hAnsi="宋体" w:eastAsia="宋体" w:cs="宋体"/>
                <w:b/>
                <w:bCs/>
                <w:color w:val="FF0000"/>
                <w:sz w:val="21"/>
                <w:szCs w:val="21"/>
                <w:highlight w:val="none"/>
                <w:lang w:val="en-US" w:eastAsia="zh-CN"/>
              </w:rPr>
            </w:pPr>
            <w:r>
              <w:rPr>
                <w:rFonts w:hint="eastAsia" w:ascii="宋体" w:hAnsi="宋体" w:eastAsia="宋体" w:cs="宋体"/>
                <w:b/>
                <w:bCs/>
                <w:color w:val="FF0000"/>
                <w:kern w:val="2"/>
                <w:sz w:val="21"/>
                <w:szCs w:val="21"/>
                <w:lang w:val="en-US" w:eastAsia="zh-CN" w:bidi="ar-SA"/>
              </w:rPr>
              <w:t>（3）</w:t>
            </w:r>
            <w:r>
              <w:rPr>
                <w:rFonts w:hint="eastAsia" w:ascii="宋体" w:hAnsi="宋体" w:eastAsia="宋体" w:cs="宋体"/>
                <w:b/>
                <w:bCs/>
                <w:color w:val="FF0000"/>
                <w:kern w:val="0"/>
                <w:sz w:val="21"/>
                <w:szCs w:val="21"/>
                <w:highlight w:val="none"/>
              </w:rPr>
              <w:t>依据</w:t>
            </w:r>
            <w:r>
              <w:rPr>
                <w:rFonts w:hint="eastAsia" w:ascii="宋体" w:hAnsi="宋体" w:eastAsia="宋体" w:cs="宋体"/>
                <w:b/>
                <w:bCs/>
                <w:color w:val="FF0000"/>
                <w:spacing w:val="-1"/>
                <w:sz w:val="21"/>
                <w:szCs w:val="21"/>
                <w:highlight w:val="none"/>
              </w:rPr>
              <w:t>GB/T 4802.2-2008</w:t>
            </w:r>
            <w:r>
              <w:rPr>
                <w:rFonts w:hint="eastAsia" w:ascii="宋体" w:hAnsi="宋体" w:eastAsia="宋体" w:cs="宋体"/>
                <w:b/>
                <w:bCs/>
                <w:color w:val="FF0000"/>
                <w:kern w:val="0"/>
                <w:sz w:val="21"/>
                <w:szCs w:val="21"/>
                <w:highlight w:val="none"/>
                <w:lang w:val="en-US" w:eastAsia="zh-CN"/>
              </w:rPr>
              <w:t>方法测试</w:t>
            </w:r>
            <w:r>
              <w:rPr>
                <w:rFonts w:hint="eastAsia" w:ascii="宋体" w:hAnsi="宋体" w:eastAsia="宋体" w:cs="宋体"/>
                <w:b/>
                <w:bCs/>
                <w:color w:val="FF0000"/>
                <w:spacing w:val="-1"/>
                <w:sz w:val="21"/>
                <w:szCs w:val="21"/>
                <w:highlight w:val="none"/>
                <w:lang w:eastAsia="zh-CN"/>
              </w:rPr>
              <w:t>：</w:t>
            </w:r>
            <w:r>
              <w:rPr>
                <w:rFonts w:hint="eastAsia" w:ascii="宋体" w:hAnsi="宋体" w:eastAsia="宋体" w:cs="宋体"/>
                <w:b/>
                <w:bCs/>
                <w:color w:val="FF0000"/>
                <w:spacing w:val="3"/>
                <w:sz w:val="21"/>
                <w:szCs w:val="21"/>
                <w:highlight w:val="none"/>
              </w:rPr>
              <w:t>起毛起球</w:t>
            </w:r>
            <w:r>
              <w:rPr>
                <w:rFonts w:hint="eastAsia" w:ascii="宋体" w:hAnsi="宋体" w:eastAsia="宋体" w:cs="宋体"/>
                <w:b/>
                <w:bCs/>
                <w:color w:val="FF0000"/>
                <w:spacing w:val="-2"/>
                <w:sz w:val="21"/>
                <w:szCs w:val="21"/>
                <w:highlight w:val="none"/>
              </w:rPr>
              <w:t>4-5</w:t>
            </w:r>
            <w:r>
              <w:rPr>
                <w:rFonts w:hint="eastAsia" w:ascii="宋体" w:hAnsi="宋体" w:eastAsia="宋体" w:cs="宋体"/>
                <w:b/>
                <w:bCs/>
                <w:color w:val="FF0000"/>
                <w:spacing w:val="-2"/>
                <w:sz w:val="21"/>
                <w:szCs w:val="21"/>
                <w:highlight w:val="none"/>
                <w:lang w:val="en-US" w:eastAsia="zh-CN"/>
              </w:rPr>
              <w:t>级；</w:t>
            </w:r>
          </w:p>
          <w:p w14:paraId="3052BC07">
            <w:pPr>
              <w:pStyle w:val="478"/>
              <w:keepNext w:val="0"/>
              <w:keepLines w:val="0"/>
              <w:pageBreakBefore w:val="0"/>
              <w:widowControl/>
              <w:numPr>
                <w:ilvl w:val="0"/>
                <w:numId w:val="0"/>
              </w:numPr>
              <w:kinsoku w:val="0"/>
              <w:wordWrap/>
              <w:overflowPunct/>
              <w:topLinePunct w:val="0"/>
              <w:autoSpaceDE w:val="0"/>
              <w:autoSpaceDN w:val="0"/>
              <w:bidi w:val="0"/>
              <w:adjustRightInd w:val="0"/>
              <w:snapToGrid w:val="0"/>
              <w:spacing w:line="312" w:lineRule="auto"/>
              <w:ind w:left="0" w:leftChars="0" w:right="0" w:rightChars="0" w:firstLine="0" w:firstLineChars="0"/>
              <w:jc w:val="left"/>
              <w:textAlignment w:val="baseline"/>
              <w:rPr>
                <w:rFonts w:hint="eastAsia" w:ascii="宋体" w:hAnsi="宋体" w:eastAsia="宋体" w:cs="宋体"/>
                <w:b/>
                <w:bCs/>
                <w:color w:val="FF0000"/>
                <w:sz w:val="21"/>
                <w:szCs w:val="21"/>
                <w:highlight w:val="none"/>
                <w:lang w:val="en-US" w:eastAsia="zh-CN"/>
              </w:rPr>
            </w:pPr>
            <w:r>
              <w:rPr>
                <w:rFonts w:hint="eastAsia" w:ascii="宋体" w:hAnsi="宋体" w:eastAsia="宋体" w:cs="宋体"/>
                <w:b/>
                <w:bCs/>
                <w:color w:val="FF0000"/>
                <w:kern w:val="2"/>
                <w:sz w:val="21"/>
                <w:szCs w:val="21"/>
                <w:lang w:val="en-US" w:eastAsia="zh-CN" w:bidi="ar-SA"/>
              </w:rPr>
              <w:t>（4）</w:t>
            </w:r>
            <w:r>
              <w:rPr>
                <w:rFonts w:hint="eastAsia" w:ascii="宋体" w:hAnsi="宋体" w:eastAsia="宋体" w:cs="宋体"/>
                <w:b/>
                <w:bCs/>
                <w:color w:val="FF0000"/>
                <w:kern w:val="0"/>
                <w:sz w:val="21"/>
                <w:szCs w:val="21"/>
                <w:highlight w:val="none"/>
              </w:rPr>
              <w:t>依据</w:t>
            </w:r>
            <w:r>
              <w:rPr>
                <w:rFonts w:hint="eastAsia" w:ascii="宋体" w:hAnsi="宋体" w:eastAsia="宋体" w:cs="宋体"/>
                <w:b/>
                <w:bCs/>
                <w:color w:val="FF0000"/>
                <w:spacing w:val="-2"/>
                <w:sz w:val="21"/>
                <w:szCs w:val="21"/>
                <w:highlight w:val="none"/>
              </w:rPr>
              <w:t>GB/T</w:t>
            </w:r>
            <w:r>
              <w:rPr>
                <w:rFonts w:hint="eastAsia" w:ascii="宋体" w:hAnsi="宋体" w:eastAsia="宋体" w:cs="宋体"/>
                <w:b/>
                <w:bCs/>
                <w:color w:val="FF0000"/>
                <w:spacing w:val="26"/>
                <w:sz w:val="21"/>
                <w:szCs w:val="21"/>
                <w:highlight w:val="none"/>
              </w:rPr>
              <w:t xml:space="preserve"> </w:t>
            </w:r>
            <w:r>
              <w:rPr>
                <w:rFonts w:hint="eastAsia" w:ascii="宋体" w:hAnsi="宋体" w:eastAsia="宋体" w:cs="宋体"/>
                <w:b/>
                <w:bCs/>
                <w:color w:val="FF0000"/>
                <w:spacing w:val="-2"/>
                <w:sz w:val="21"/>
                <w:szCs w:val="21"/>
                <w:highlight w:val="none"/>
              </w:rPr>
              <w:t>13772.2-2018</w:t>
            </w:r>
            <w:r>
              <w:rPr>
                <w:rFonts w:hint="eastAsia" w:ascii="宋体" w:hAnsi="宋体" w:eastAsia="宋体" w:cs="宋体"/>
                <w:b/>
                <w:bCs/>
                <w:color w:val="FF0000"/>
                <w:kern w:val="0"/>
                <w:sz w:val="21"/>
                <w:szCs w:val="21"/>
                <w:highlight w:val="none"/>
                <w:lang w:val="en-US" w:eastAsia="zh-CN"/>
              </w:rPr>
              <w:t>方法测试</w:t>
            </w:r>
            <w:r>
              <w:rPr>
                <w:rFonts w:hint="eastAsia" w:ascii="宋体" w:hAnsi="宋体" w:eastAsia="宋体" w:cs="宋体"/>
                <w:b/>
                <w:bCs/>
                <w:color w:val="FF0000"/>
                <w:spacing w:val="-1"/>
                <w:sz w:val="21"/>
                <w:szCs w:val="21"/>
                <w:highlight w:val="none"/>
                <w:lang w:eastAsia="zh-CN"/>
              </w:rPr>
              <w:t>：</w:t>
            </w:r>
            <w:r>
              <w:rPr>
                <w:rFonts w:hint="eastAsia" w:ascii="宋体" w:hAnsi="宋体" w:eastAsia="宋体" w:cs="宋体"/>
                <w:b/>
                <w:bCs/>
                <w:color w:val="FF0000"/>
                <w:spacing w:val="-1"/>
                <w:sz w:val="21"/>
                <w:szCs w:val="21"/>
                <w:highlight w:val="none"/>
              </w:rPr>
              <w:t>纱线滑移</w:t>
            </w:r>
            <w:r>
              <w:rPr>
                <w:rFonts w:hint="eastAsia" w:ascii="宋体" w:hAnsi="宋体" w:eastAsia="宋体" w:cs="宋体"/>
                <w:b/>
                <w:bCs/>
                <w:color w:val="FF0000"/>
                <w:spacing w:val="-1"/>
                <w:sz w:val="21"/>
                <w:szCs w:val="21"/>
                <w:highlight w:val="none"/>
                <w:lang w:val="en-US" w:eastAsia="zh-CN"/>
              </w:rPr>
              <w:t>:</w:t>
            </w:r>
            <w:r>
              <w:rPr>
                <w:rFonts w:hint="eastAsia" w:ascii="宋体" w:hAnsi="宋体" w:eastAsia="宋体" w:cs="宋体"/>
                <w:b/>
                <w:bCs/>
                <w:color w:val="FF0000"/>
                <w:spacing w:val="-1"/>
                <w:sz w:val="21"/>
                <w:szCs w:val="21"/>
                <w:highlight w:val="none"/>
              </w:rPr>
              <w:t>样品//直向</w:t>
            </w:r>
            <w:r>
              <w:rPr>
                <w:rFonts w:hint="eastAsia" w:ascii="宋体" w:hAnsi="宋体" w:eastAsia="宋体" w:cs="宋体"/>
                <w:b/>
                <w:bCs/>
                <w:color w:val="FF0000"/>
                <w:spacing w:val="-1"/>
                <w:sz w:val="21"/>
                <w:szCs w:val="21"/>
                <w:highlight w:val="none"/>
                <w:lang w:eastAsia="zh-CN"/>
              </w:rPr>
              <w:t>、</w:t>
            </w:r>
            <w:r>
              <w:rPr>
                <w:rFonts w:hint="eastAsia" w:ascii="宋体" w:hAnsi="宋体" w:eastAsia="宋体" w:cs="宋体"/>
                <w:b/>
                <w:bCs/>
                <w:color w:val="FF0000"/>
                <w:spacing w:val="-1"/>
                <w:sz w:val="21"/>
                <w:szCs w:val="21"/>
                <w:highlight w:val="none"/>
                <w:lang w:val="en-US" w:eastAsia="zh-CN"/>
              </w:rPr>
              <w:t>横向为</w:t>
            </w:r>
            <w:r>
              <w:rPr>
                <w:rFonts w:hint="eastAsia" w:ascii="宋体" w:hAnsi="宋体" w:eastAsia="宋体" w:cs="宋体"/>
                <w:b/>
                <w:bCs/>
                <w:color w:val="FF0000"/>
                <w:sz w:val="21"/>
                <w:szCs w:val="21"/>
                <w:highlight w:val="none"/>
              </w:rPr>
              <w:t>2</w:t>
            </w:r>
            <w:r>
              <w:rPr>
                <w:rFonts w:hint="eastAsia" w:ascii="宋体" w:hAnsi="宋体" w:eastAsia="宋体" w:cs="宋体"/>
                <w:b/>
                <w:bCs/>
                <w:color w:val="FF0000"/>
                <w:sz w:val="21"/>
                <w:szCs w:val="21"/>
                <w:highlight w:val="none"/>
                <w:lang w:val="en-US" w:eastAsia="zh-CN"/>
              </w:rPr>
              <w:t>mm；</w:t>
            </w:r>
          </w:p>
          <w:p w14:paraId="29A9E8FA">
            <w:pPr>
              <w:pStyle w:val="478"/>
              <w:keepNext w:val="0"/>
              <w:keepLines w:val="0"/>
              <w:pageBreakBefore w:val="0"/>
              <w:widowControl/>
              <w:numPr>
                <w:ilvl w:val="0"/>
                <w:numId w:val="0"/>
              </w:numPr>
              <w:kinsoku w:val="0"/>
              <w:wordWrap/>
              <w:overflowPunct/>
              <w:topLinePunct w:val="0"/>
              <w:autoSpaceDE w:val="0"/>
              <w:autoSpaceDN w:val="0"/>
              <w:bidi w:val="0"/>
              <w:adjustRightInd w:val="0"/>
              <w:snapToGrid w:val="0"/>
              <w:spacing w:line="312" w:lineRule="auto"/>
              <w:ind w:left="0" w:leftChars="0" w:right="0" w:rightChars="0" w:firstLine="0" w:firstLineChars="0"/>
              <w:jc w:val="left"/>
              <w:textAlignment w:val="baseline"/>
              <w:rPr>
                <w:rFonts w:hint="eastAsia" w:ascii="宋体" w:hAnsi="宋体" w:eastAsia="宋体" w:cs="宋体"/>
                <w:b/>
                <w:bCs/>
                <w:color w:val="FF0000"/>
                <w:spacing w:val="-1"/>
                <w:sz w:val="21"/>
                <w:szCs w:val="21"/>
                <w:highlight w:val="none"/>
                <w:lang w:val="en-US" w:eastAsia="zh-CN"/>
              </w:rPr>
            </w:pPr>
            <w:r>
              <w:rPr>
                <w:rFonts w:hint="eastAsia" w:ascii="宋体" w:hAnsi="宋体" w:eastAsia="宋体" w:cs="宋体"/>
                <w:b/>
                <w:bCs/>
                <w:color w:val="FF0000"/>
                <w:spacing w:val="-1"/>
                <w:kern w:val="2"/>
                <w:sz w:val="21"/>
                <w:szCs w:val="21"/>
                <w:lang w:val="en-US" w:eastAsia="zh-CN" w:bidi="ar-SA"/>
              </w:rPr>
              <w:t>（5）</w:t>
            </w:r>
            <w:r>
              <w:rPr>
                <w:rFonts w:hint="eastAsia" w:ascii="宋体" w:hAnsi="宋体" w:eastAsia="宋体" w:cs="宋体"/>
                <w:b/>
                <w:bCs/>
                <w:color w:val="FF0000"/>
                <w:kern w:val="0"/>
                <w:sz w:val="21"/>
                <w:szCs w:val="21"/>
                <w:highlight w:val="none"/>
              </w:rPr>
              <w:t>依据</w:t>
            </w:r>
            <w:r>
              <w:rPr>
                <w:rFonts w:hint="eastAsia" w:ascii="宋体" w:hAnsi="宋体" w:eastAsia="宋体" w:cs="宋体"/>
                <w:b/>
                <w:bCs/>
                <w:color w:val="FF0000"/>
                <w:spacing w:val="-1"/>
                <w:sz w:val="21"/>
                <w:szCs w:val="21"/>
                <w:highlight w:val="none"/>
              </w:rPr>
              <w:t>FZ/T 62011.3-2016</w:t>
            </w:r>
            <w:r>
              <w:rPr>
                <w:rFonts w:hint="eastAsia" w:ascii="宋体" w:hAnsi="宋体" w:eastAsia="宋体" w:cs="宋体"/>
                <w:b/>
                <w:bCs/>
                <w:color w:val="FF0000"/>
                <w:spacing w:val="12"/>
                <w:sz w:val="21"/>
                <w:szCs w:val="21"/>
                <w:highlight w:val="none"/>
              </w:rPr>
              <w:t xml:space="preserve"> </w:t>
            </w:r>
            <w:r>
              <w:rPr>
                <w:rFonts w:hint="eastAsia" w:ascii="宋体" w:hAnsi="宋体" w:eastAsia="宋体" w:cs="宋体"/>
                <w:b/>
                <w:bCs/>
                <w:color w:val="FF0000"/>
                <w:spacing w:val="-2"/>
                <w:sz w:val="21"/>
                <w:szCs w:val="21"/>
                <w:highlight w:val="none"/>
              </w:rPr>
              <w:t>6.1.5</w:t>
            </w:r>
            <w:r>
              <w:rPr>
                <w:rFonts w:hint="eastAsia" w:ascii="宋体" w:hAnsi="宋体" w:eastAsia="宋体" w:cs="宋体"/>
                <w:b/>
                <w:bCs/>
                <w:color w:val="FF0000"/>
                <w:kern w:val="0"/>
                <w:sz w:val="21"/>
                <w:szCs w:val="21"/>
                <w:highlight w:val="none"/>
                <w:lang w:val="en-US" w:eastAsia="zh-CN"/>
              </w:rPr>
              <w:t>方法测试</w:t>
            </w:r>
            <w:r>
              <w:rPr>
                <w:rFonts w:hint="eastAsia" w:ascii="宋体" w:hAnsi="宋体" w:eastAsia="宋体" w:cs="宋体"/>
                <w:b/>
                <w:bCs/>
                <w:color w:val="FF0000"/>
                <w:spacing w:val="-1"/>
                <w:sz w:val="21"/>
                <w:szCs w:val="21"/>
                <w:highlight w:val="none"/>
                <w:lang w:eastAsia="zh-CN"/>
              </w:rPr>
              <w:t>：</w:t>
            </w:r>
            <w:r>
              <w:rPr>
                <w:rFonts w:hint="eastAsia" w:ascii="宋体" w:hAnsi="宋体" w:eastAsia="宋体" w:cs="宋体"/>
                <w:b/>
                <w:bCs/>
                <w:color w:val="FF0000"/>
                <w:spacing w:val="-1"/>
                <w:sz w:val="21"/>
                <w:szCs w:val="21"/>
                <w:highlight w:val="none"/>
              </w:rPr>
              <w:t>水洗尺寸变化率</w:t>
            </w:r>
            <w:r>
              <w:rPr>
                <w:rFonts w:hint="eastAsia" w:ascii="宋体" w:hAnsi="宋体" w:eastAsia="宋体" w:cs="宋体"/>
                <w:b/>
                <w:bCs/>
                <w:color w:val="FF0000"/>
                <w:spacing w:val="-1"/>
                <w:sz w:val="21"/>
                <w:szCs w:val="21"/>
                <w:highlight w:val="none"/>
                <w:lang w:val="en-US" w:eastAsia="zh-CN"/>
              </w:rPr>
              <w:t>%</w:t>
            </w:r>
            <w:r>
              <w:rPr>
                <w:rFonts w:hint="eastAsia" w:ascii="宋体" w:hAnsi="宋体" w:eastAsia="宋体" w:cs="宋体"/>
                <w:b/>
                <w:bCs/>
                <w:color w:val="FF0000"/>
                <w:spacing w:val="-1"/>
                <w:sz w:val="21"/>
                <w:szCs w:val="21"/>
                <w:highlight w:val="none"/>
              </w:rPr>
              <w:t>：直向</w:t>
            </w:r>
            <w:r>
              <w:rPr>
                <w:rFonts w:hint="eastAsia" w:ascii="宋体" w:hAnsi="宋体" w:eastAsia="宋体" w:cs="宋体"/>
                <w:b/>
                <w:bCs/>
                <w:color w:val="FF0000"/>
                <w:spacing w:val="-1"/>
                <w:sz w:val="21"/>
                <w:szCs w:val="21"/>
                <w:highlight w:val="none"/>
                <w:lang w:val="en-US" w:eastAsia="zh-CN"/>
              </w:rPr>
              <w:t>及横向-2.0～+1.0；</w:t>
            </w:r>
          </w:p>
          <w:p w14:paraId="26010AAC">
            <w:pPr>
              <w:pStyle w:val="478"/>
              <w:keepNext w:val="0"/>
              <w:keepLines w:val="0"/>
              <w:pageBreakBefore w:val="0"/>
              <w:widowControl/>
              <w:numPr>
                <w:ilvl w:val="0"/>
                <w:numId w:val="0"/>
              </w:numPr>
              <w:kinsoku w:val="0"/>
              <w:wordWrap/>
              <w:overflowPunct/>
              <w:topLinePunct w:val="0"/>
              <w:autoSpaceDE w:val="0"/>
              <w:autoSpaceDN w:val="0"/>
              <w:bidi w:val="0"/>
              <w:adjustRightInd w:val="0"/>
              <w:snapToGrid w:val="0"/>
              <w:spacing w:line="312" w:lineRule="auto"/>
              <w:ind w:left="0" w:leftChars="0" w:right="0" w:rightChars="0" w:firstLine="0" w:firstLineChars="0"/>
              <w:jc w:val="left"/>
              <w:textAlignment w:val="baseline"/>
              <w:rPr>
                <w:rFonts w:hint="eastAsia" w:ascii="宋体" w:hAnsi="宋体" w:eastAsia="宋体" w:cs="宋体"/>
                <w:b/>
                <w:bCs/>
                <w:color w:val="FF0000"/>
                <w:sz w:val="21"/>
                <w:szCs w:val="21"/>
                <w:highlight w:val="none"/>
                <w:lang w:val="en-US" w:eastAsia="zh-CN"/>
              </w:rPr>
            </w:pPr>
            <w:r>
              <w:rPr>
                <w:rFonts w:hint="eastAsia" w:ascii="宋体" w:hAnsi="宋体" w:eastAsia="宋体" w:cs="宋体"/>
                <w:b/>
                <w:bCs/>
                <w:color w:val="FF0000"/>
                <w:kern w:val="2"/>
                <w:sz w:val="21"/>
                <w:szCs w:val="21"/>
                <w:lang w:val="en-US" w:eastAsia="zh-CN" w:bidi="ar-SA"/>
              </w:rPr>
              <w:t>（6）</w:t>
            </w:r>
            <w:r>
              <w:rPr>
                <w:rFonts w:hint="eastAsia" w:ascii="宋体" w:hAnsi="宋体" w:eastAsia="宋体" w:cs="宋体"/>
                <w:b/>
                <w:bCs/>
                <w:color w:val="FF0000"/>
                <w:kern w:val="0"/>
                <w:sz w:val="21"/>
                <w:szCs w:val="21"/>
                <w:highlight w:val="none"/>
              </w:rPr>
              <w:t>依据</w:t>
            </w:r>
            <w:r>
              <w:rPr>
                <w:rFonts w:hint="eastAsia" w:ascii="宋体" w:hAnsi="宋体" w:eastAsia="宋体" w:cs="宋体"/>
                <w:b/>
                <w:bCs/>
                <w:color w:val="FF0000"/>
                <w:spacing w:val="-1"/>
                <w:sz w:val="21"/>
                <w:szCs w:val="21"/>
                <w:highlight w:val="none"/>
              </w:rPr>
              <w:t>GB/T</w:t>
            </w:r>
            <w:r>
              <w:rPr>
                <w:rFonts w:hint="eastAsia" w:cs="宋体"/>
                <w:b/>
                <w:bCs/>
                <w:color w:val="FF0000"/>
                <w:spacing w:val="-1"/>
                <w:sz w:val="21"/>
                <w:szCs w:val="21"/>
                <w:highlight w:val="none"/>
                <w:lang w:val="en-US" w:eastAsia="zh-CN"/>
              </w:rPr>
              <w:t xml:space="preserve"> </w:t>
            </w:r>
            <w:r>
              <w:rPr>
                <w:rFonts w:hint="eastAsia" w:ascii="宋体" w:hAnsi="宋体" w:eastAsia="宋体" w:cs="宋体"/>
                <w:b/>
                <w:bCs/>
                <w:color w:val="FF0000"/>
                <w:spacing w:val="-1"/>
                <w:sz w:val="21"/>
                <w:szCs w:val="21"/>
                <w:highlight w:val="none"/>
              </w:rPr>
              <w:t>3917.2-2009</w:t>
            </w:r>
            <w:r>
              <w:rPr>
                <w:rFonts w:hint="eastAsia" w:ascii="宋体" w:hAnsi="宋体" w:eastAsia="宋体" w:cs="宋体"/>
                <w:b/>
                <w:bCs/>
                <w:color w:val="FF0000"/>
                <w:kern w:val="0"/>
                <w:sz w:val="21"/>
                <w:szCs w:val="21"/>
                <w:highlight w:val="none"/>
                <w:lang w:val="en-US" w:eastAsia="zh-CN"/>
              </w:rPr>
              <w:t>方法测试</w:t>
            </w:r>
            <w:r>
              <w:rPr>
                <w:rFonts w:hint="eastAsia" w:ascii="宋体" w:hAnsi="宋体" w:eastAsia="宋体" w:cs="宋体"/>
                <w:b/>
                <w:bCs/>
                <w:color w:val="FF0000"/>
                <w:spacing w:val="-1"/>
                <w:sz w:val="21"/>
                <w:szCs w:val="21"/>
                <w:highlight w:val="none"/>
                <w:lang w:eastAsia="zh-CN"/>
              </w:rPr>
              <w:t>：</w:t>
            </w:r>
            <w:r>
              <w:rPr>
                <w:rFonts w:hint="eastAsia" w:ascii="宋体" w:hAnsi="宋体" w:eastAsia="宋体" w:cs="宋体"/>
                <w:b/>
                <w:bCs/>
                <w:color w:val="FF0000"/>
                <w:spacing w:val="11"/>
                <w:sz w:val="21"/>
                <w:szCs w:val="21"/>
                <w:highlight w:val="none"/>
              </w:rPr>
              <w:t>撕破强力</w:t>
            </w:r>
            <w:r>
              <w:rPr>
                <w:rFonts w:hint="eastAsia" w:ascii="宋体" w:hAnsi="宋体" w:eastAsia="宋体" w:cs="宋体"/>
                <w:b/>
                <w:bCs/>
                <w:color w:val="FF0000"/>
                <w:spacing w:val="11"/>
                <w:sz w:val="21"/>
                <w:szCs w:val="21"/>
                <w:highlight w:val="none"/>
                <w:lang w:eastAsia="zh-CN"/>
              </w:rPr>
              <w:t>：</w:t>
            </w:r>
            <w:r>
              <w:rPr>
                <w:rFonts w:hint="eastAsia" w:ascii="宋体" w:hAnsi="宋体" w:eastAsia="宋体" w:cs="宋体"/>
                <w:b/>
                <w:bCs/>
                <w:color w:val="FF0000"/>
                <w:spacing w:val="-1"/>
                <w:sz w:val="21"/>
                <w:szCs w:val="21"/>
                <w:highlight w:val="none"/>
              </w:rPr>
              <w:t>直向</w:t>
            </w:r>
            <w:r>
              <w:rPr>
                <w:rFonts w:hint="eastAsia" w:ascii="宋体" w:hAnsi="宋体" w:eastAsia="宋体" w:cs="宋体"/>
                <w:b/>
                <w:bCs/>
                <w:color w:val="FF0000"/>
                <w:spacing w:val="-1"/>
                <w:sz w:val="21"/>
                <w:szCs w:val="21"/>
                <w:highlight w:val="none"/>
                <w:lang w:val="en-US" w:eastAsia="zh-CN"/>
              </w:rPr>
              <w:t>及横向在92N～99N之间；</w:t>
            </w:r>
          </w:p>
          <w:p w14:paraId="5819A171">
            <w:pPr>
              <w:pStyle w:val="478"/>
              <w:keepNext w:val="0"/>
              <w:keepLines w:val="0"/>
              <w:pageBreakBefore w:val="0"/>
              <w:widowControl/>
              <w:numPr>
                <w:ilvl w:val="0"/>
                <w:numId w:val="0"/>
              </w:numPr>
              <w:kinsoku w:val="0"/>
              <w:wordWrap/>
              <w:overflowPunct/>
              <w:topLinePunct w:val="0"/>
              <w:autoSpaceDE w:val="0"/>
              <w:autoSpaceDN w:val="0"/>
              <w:bidi w:val="0"/>
              <w:adjustRightInd w:val="0"/>
              <w:snapToGrid w:val="0"/>
              <w:spacing w:line="312" w:lineRule="auto"/>
              <w:ind w:left="0" w:leftChars="0" w:right="0" w:rightChars="0" w:firstLine="0" w:firstLineChars="0"/>
              <w:jc w:val="left"/>
              <w:textAlignment w:val="baseline"/>
              <w:rPr>
                <w:rFonts w:hint="eastAsia" w:ascii="宋体" w:hAnsi="宋体" w:eastAsia="宋体" w:cs="宋体"/>
                <w:b/>
                <w:bCs/>
                <w:color w:val="FF0000"/>
                <w:sz w:val="21"/>
                <w:szCs w:val="21"/>
                <w:highlight w:val="none"/>
                <w:lang w:val="en-US" w:eastAsia="zh-CN"/>
              </w:rPr>
            </w:pPr>
            <w:r>
              <w:rPr>
                <w:rFonts w:hint="eastAsia" w:ascii="宋体" w:hAnsi="宋体" w:eastAsia="宋体" w:cs="宋体"/>
                <w:b/>
                <w:bCs/>
                <w:color w:val="FF0000"/>
                <w:kern w:val="2"/>
                <w:sz w:val="21"/>
                <w:szCs w:val="21"/>
                <w:lang w:val="en-US" w:eastAsia="zh-CN" w:bidi="ar-SA"/>
              </w:rPr>
              <w:t>（7）</w:t>
            </w:r>
            <w:r>
              <w:rPr>
                <w:rFonts w:hint="eastAsia" w:ascii="宋体" w:hAnsi="宋体" w:eastAsia="宋体" w:cs="宋体"/>
                <w:b/>
                <w:bCs/>
                <w:color w:val="FF0000"/>
                <w:kern w:val="0"/>
                <w:sz w:val="21"/>
                <w:szCs w:val="21"/>
                <w:highlight w:val="none"/>
              </w:rPr>
              <w:t>依据</w:t>
            </w:r>
            <w:r>
              <w:rPr>
                <w:rFonts w:hint="eastAsia" w:ascii="宋体" w:hAnsi="宋体" w:eastAsia="宋体" w:cs="宋体"/>
                <w:b/>
                <w:bCs/>
                <w:color w:val="FF0000"/>
                <w:spacing w:val="-2"/>
                <w:sz w:val="21"/>
                <w:szCs w:val="21"/>
                <w:highlight w:val="none"/>
              </w:rPr>
              <w:t>GB/T</w:t>
            </w:r>
            <w:r>
              <w:rPr>
                <w:rFonts w:hint="eastAsia" w:ascii="宋体" w:hAnsi="宋体" w:eastAsia="宋体" w:cs="宋体"/>
                <w:b/>
                <w:bCs/>
                <w:color w:val="FF0000"/>
                <w:spacing w:val="20"/>
                <w:sz w:val="21"/>
                <w:szCs w:val="21"/>
                <w:highlight w:val="none"/>
              </w:rPr>
              <w:t xml:space="preserve"> </w:t>
            </w:r>
            <w:r>
              <w:rPr>
                <w:rFonts w:hint="eastAsia" w:ascii="宋体" w:hAnsi="宋体" w:eastAsia="宋体" w:cs="宋体"/>
                <w:b/>
                <w:bCs/>
                <w:color w:val="FF0000"/>
                <w:spacing w:val="-2"/>
                <w:sz w:val="21"/>
                <w:szCs w:val="21"/>
                <w:highlight w:val="none"/>
              </w:rPr>
              <w:t>5711-2015</w:t>
            </w:r>
            <w:r>
              <w:rPr>
                <w:rFonts w:hint="eastAsia" w:ascii="宋体" w:hAnsi="宋体" w:eastAsia="宋体" w:cs="宋体"/>
                <w:b/>
                <w:bCs/>
                <w:color w:val="FF0000"/>
                <w:kern w:val="0"/>
                <w:sz w:val="21"/>
                <w:szCs w:val="21"/>
                <w:highlight w:val="none"/>
                <w:lang w:val="en-US" w:eastAsia="zh-CN"/>
              </w:rPr>
              <w:t>方法测试</w:t>
            </w:r>
            <w:r>
              <w:rPr>
                <w:rFonts w:hint="eastAsia" w:ascii="宋体" w:hAnsi="宋体" w:eastAsia="宋体" w:cs="宋体"/>
                <w:b/>
                <w:bCs/>
                <w:color w:val="FF0000"/>
                <w:spacing w:val="-1"/>
                <w:sz w:val="21"/>
                <w:szCs w:val="21"/>
                <w:highlight w:val="none"/>
                <w:lang w:eastAsia="zh-CN"/>
              </w:rPr>
              <w:t>：</w:t>
            </w:r>
            <w:r>
              <w:rPr>
                <w:rFonts w:hint="eastAsia" w:ascii="宋体" w:hAnsi="宋体" w:eastAsia="宋体" w:cs="宋体"/>
                <w:b/>
                <w:bCs/>
                <w:color w:val="FF0000"/>
                <w:spacing w:val="4"/>
                <w:sz w:val="21"/>
                <w:szCs w:val="21"/>
                <w:highlight w:val="none"/>
              </w:rPr>
              <w:t>耐</w:t>
            </w:r>
            <w:r>
              <w:rPr>
                <w:rFonts w:hint="eastAsia" w:ascii="宋体" w:hAnsi="宋体" w:eastAsia="宋体" w:cs="宋体"/>
                <w:b/>
                <w:bCs/>
                <w:color w:val="FF0000"/>
                <w:spacing w:val="4"/>
                <w:sz w:val="21"/>
                <w:szCs w:val="21"/>
                <w:highlight w:val="none"/>
                <w:lang w:val="en-US" w:eastAsia="zh-CN"/>
              </w:rPr>
              <w:t>干</w:t>
            </w:r>
            <w:r>
              <w:rPr>
                <w:rFonts w:hint="eastAsia" w:ascii="宋体" w:hAnsi="宋体" w:eastAsia="宋体" w:cs="宋体"/>
                <w:b/>
                <w:bCs/>
                <w:color w:val="FF0000"/>
                <w:spacing w:val="4"/>
                <w:sz w:val="21"/>
                <w:szCs w:val="21"/>
                <w:highlight w:val="none"/>
              </w:rPr>
              <w:t>洗色牢度</w:t>
            </w:r>
            <w:r>
              <w:rPr>
                <w:rFonts w:hint="eastAsia" w:ascii="宋体" w:hAnsi="宋体" w:eastAsia="宋体" w:cs="宋体"/>
                <w:b/>
                <w:bCs/>
                <w:color w:val="FF0000"/>
                <w:spacing w:val="4"/>
                <w:sz w:val="21"/>
                <w:szCs w:val="21"/>
                <w:highlight w:val="none"/>
                <w:lang w:eastAsia="zh-CN"/>
              </w:rPr>
              <w:t>：</w:t>
            </w:r>
            <w:r>
              <w:rPr>
                <w:rFonts w:hint="eastAsia" w:ascii="宋体" w:hAnsi="宋体" w:eastAsia="宋体" w:cs="宋体"/>
                <w:b/>
                <w:bCs/>
                <w:color w:val="FF0000"/>
                <w:spacing w:val="-2"/>
                <w:sz w:val="21"/>
                <w:szCs w:val="21"/>
                <w:highlight w:val="none"/>
              </w:rPr>
              <w:t>变色</w:t>
            </w:r>
            <w:r>
              <w:rPr>
                <w:rFonts w:hint="eastAsia" w:ascii="宋体" w:hAnsi="宋体" w:eastAsia="宋体" w:cs="宋体"/>
                <w:b/>
                <w:bCs/>
                <w:color w:val="FF0000"/>
                <w:spacing w:val="-2"/>
                <w:sz w:val="21"/>
                <w:szCs w:val="21"/>
                <w:highlight w:val="none"/>
                <w:lang w:eastAsia="zh-CN"/>
              </w:rPr>
              <w:t>、</w:t>
            </w:r>
            <w:r>
              <w:rPr>
                <w:rFonts w:hint="eastAsia" w:ascii="宋体" w:hAnsi="宋体" w:eastAsia="宋体" w:cs="宋体"/>
                <w:b/>
                <w:bCs/>
                <w:color w:val="FF0000"/>
                <w:spacing w:val="1"/>
                <w:sz w:val="21"/>
                <w:szCs w:val="21"/>
                <w:highlight w:val="none"/>
              </w:rPr>
              <w:t>沾色(棉)</w:t>
            </w:r>
            <w:r>
              <w:rPr>
                <w:rFonts w:hint="eastAsia" w:ascii="宋体" w:hAnsi="宋体" w:eastAsia="宋体" w:cs="宋体"/>
                <w:b/>
                <w:bCs/>
                <w:color w:val="FF0000"/>
                <w:spacing w:val="1"/>
                <w:sz w:val="21"/>
                <w:szCs w:val="21"/>
                <w:highlight w:val="none"/>
                <w:lang w:eastAsia="zh-CN"/>
              </w:rPr>
              <w:t>、</w:t>
            </w:r>
            <w:r>
              <w:rPr>
                <w:rFonts w:hint="eastAsia" w:ascii="宋体" w:hAnsi="宋体" w:eastAsia="宋体" w:cs="宋体"/>
                <w:b/>
                <w:bCs/>
                <w:color w:val="FF0000"/>
                <w:sz w:val="21"/>
                <w:szCs w:val="21"/>
                <w:highlight w:val="none"/>
              </w:rPr>
              <w:t>沾色(聚酯纤维</w:t>
            </w:r>
            <w:r>
              <w:rPr>
                <w:rFonts w:hint="eastAsia" w:cs="宋体"/>
                <w:b/>
                <w:bCs/>
                <w:color w:val="FF0000"/>
                <w:sz w:val="21"/>
                <w:szCs w:val="21"/>
                <w:highlight w:val="none"/>
                <w:lang w:val="en-US" w:eastAsia="zh-CN"/>
              </w:rPr>
              <w:t>)</w:t>
            </w:r>
            <w:r>
              <w:rPr>
                <w:rFonts w:hint="eastAsia" w:ascii="宋体" w:hAnsi="宋体" w:eastAsia="宋体" w:cs="宋体"/>
                <w:b/>
                <w:bCs/>
                <w:color w:val="FF0000"/>
                <w:spacing w:val="-13"/>
                <w:sz w:val="21"/>
                <w:szCs w:val="21"/>
                <w:highlight w:val="none"/>
                <w:lang w:val="en-US" w:eastAsia="zh-CN"/>
              </w:rPr>
              <w:t>均为4-5级；</w:t>
            </w:r>
            <w:r>
              <w:rPr>
                <w:rFonts w:hint="eastAsia" w:ascii="宋体" w:hAnsi="宋体" w:eastAsia="宋体" w:cs="宋体"/>
                <w:b/>
                <w:bCs/>
                <w:color w:val="FF0000"/>
                <w:spacing w:val="2"/>
                <w:sz w:val="21"/>
                <w:szCs w:val="21"/>
                <w:highlight w:val="none"/>
              </w:rPr>
              <w:t xml:space="preserve"> </w:t>
            </w:r>
          </w:p>
          <w:p w14:paraId="3CD83C57">
            <w:pPr>
              <w:pStyle w:val="478"/>
              <w:keepNext w:val="0"/>
              <w:keepLines w:val="0"/>
              <w:pageBreakBefore w:val="0"/>
              <w:widowControl/>
              <w:numPr>
                <w:ilvl w:val="0"/>
                <w:numId w:val="0"/>
              </w:numPr>
              <w:kinsoku w:val="0"/>
              <w:wordWrap/>
              <w:overflowPunct/>
              <w:topLinePunct w:val="0"/>
              <w:autoSpaceDE w:val="0"/>
              <w:autoSpaceDN w:val="0"/>
              <w:bidi w:val="0"/>
              <w:adjustRightInd w:val="0"/>
              <w:snapToGrid w:val="0"/>
              <w:spacing w:line="312" w:lineRule="auto"/>
              <w:ind w:left="0" w:leftChars="0" w:right="0" w:rightChars="0" w:firstLine="0" w:firstLineChars="0"/>
              <w:jc w:val="left"/>
              <w:textAlignment w:val="baseline"/>
              <w:rPr>
                <w:rFonts w:hint="eastAsia" w:ascii="宋体" w:hAnsi="宋体" w:eastAsia="宋体" w:cs="宋体"/>
                <w:b/>
                <w:bCs/>
                <w:color w:val="FF0000"/>
                <w:sz w:val="21"/>
                <w:szCs w:val="21"/>
                <w:highlight w:val="none"/>
                <w:lang w:val="en-US" w:eastAsia="zh-CN"/>
              </w:rPr>
            </w:pPr>
            <w:r>
              <w:rPr>
                <w:rFonts w:hint="eastAsia" w:ascii="宋体" w:hAnsi="宋体" w:eastAsia="宋体" w:cs="宋体"/>
                <w:b/>
                <w:bCs/>
                <w:color w:val="FF0000"/>
                <w:kern w:val="2"/>
                <w:sz w:val="21"/>
                <w:szCs w:val="21"/>
                <w:lang w:val="en-US" w:eastAsia="zh-CN" w:bidi="ar-SA"/>
              </w:rPr>
              <w:t>（8）</w:t>
            </w:r>
            <w:r>
              <w:rPr>
                <w:rFonts w:hint="eastAsia" w:ascii="宋体" w:hAnsi="宋体" w:eastAsia="宋体" w:cs="宋体"/>
                <w:b/>
                <w:bCs/>
                <w:color w:val="FF0000"/>
                <w:kern w:val="0"/>
                <w:sz w:val="21"/>
                <w:szCs w:val="21"/>
                <w:highlight w:val="none"/>
              </w:rPr>
              <w:t>依据</w:t>
            </w:r>
            <w:r>
              <w:rPr>
                <w:rFonts w:hint="eastAsia" w:ascii="宋体" w:hAnsi="宋体" w:eastAsia="宋体" w:cs="宋体"/>
                <w:b/>
                <w:bCs/>
                <w:color w:val="FF0000"/>
                <w:spacing w:val="-1"/>
                <w:sz w:val="21"/>
                <w:szCs w:val="21"/>
                <w:highlight w:val="none"/>
              </w:rPr>
              <w:t>GB/T 8427-2019</w:t>
            </w:r>
            <w:r>
              <w:rPr>
                <w:rFonts w:hint="eastAsia" w:ascii="宋体" w:hAnsi="宋体" w:eastAsia="宋体" w:cs="宋体"/>
                <w:b/>
                <w:bCs/>
                <w:color w:val="FF0000"/>
                <w:spacing w:val="-2"/>
                <w:sz w:val="21"/>
                <w:szCs w:val="21"/>
                <w:highlight w:val="none"/>
              </w:rPr>
              <w:t>方法3</w:t>
            </w:r>
            <w:r>
              <w:rPr>
                <w:rFonts w:hint="eastAsia" w:ascii="宋体" w:hAnsi="宋体" w:eastAsia="宋体" w:cs="宋体"/>
                <w:b/>
                <w:bCs/>
                <w:color w:val="FF0000"/>
                <w:kern w:val="0"/>
                <w:sz w:val="21"/>
                <w:szCs w:val="21"/>
                <w:highlight w:val="none"/>
                <w:lang w:val="en-US" w:eastAsia="zh-CN"/>
              </w:rPr>
              <w:t>方法测试</w:t>
            </w:r>
            <w:r>
              <w:rPr>
                <w:rFonts w:hint="eastAsia" w:ascii="宋体" w:hAnsi="宋体" w:eastAsia="宋体" w:cs="宋体"/>
                <w:b/>
                <w:bCs/>
                <w:color w:val="FF0000"/>
                <w:spacing w:val="-1"/>
                <w:sz w:val="21"/>
                <w:szCs w:val="21"/>
                <w:highlight w:val="none"/>
                <w:lang w:eastAsia="zh-CN"/>
              </w:rPr>
              <w:t>：</w:t>
            </w:r>
            <w:r>
              <w:rPr>
                <w:rFonts w:hint="eastAsia" w:ascii="宋体" w:hAnsi="宋体" w:eastAsia="宋体" w:cs="宋体"/>
                <w:b/>
                <w:bCs/>
                <w:color w:val="FF0000"/>
                <w:spacing w:val="4"/>
                <w:sz w:val="21"/>
                <w:szCs w:val="21"/>
                <w:highlight w:val="none"/>
              </w:rPr>
              <w:t>耐光色牢度</w:t>
            </w:r>
            <w:r>
              <w:rPr>
                <w:rFonts w:hint="eastAsia" w:ascii="宋体" w:hAnsi="宋体" w:eastAsia="宋体" w:cs="宋体"/>
                <w:b/>
                <w:bCs/>
                <w:color w:val="FF0000"/>
                <w:spacing w:val="4"/>
                <w:sz w:val="21"/>
                <w:szCs w:val="21"/>
                <w:highlight w:val="none"/>
                <w:lang w:eastAsia="zh-CN"/>
              </w:rPr>
              <w:t>：</w:t>
            </w:r>
            <w:r>
              <w:rPr>
                <w:rFonts w:hint="eastAsia" w:ascii="宋体" w:hAnsi="宋体" w:eastAsia="宋体" w:cs="宋体"/>
                <w:b/>
                <w:bCs/>
                <w:color w:val="FF0000"/>
                <w:spacing w:val="-8"/>
                <w:sz w:val="21"/>
                <w:szCs w:val="21"/>
                <w:highlight w:val="none"/>
              </w:rPr>
              <w:t>≥3</w:t>
            </w:r>
            <w:r>
              <w:rPr>
                <w:rFonts w:hint="eastAsia" w:ascii="宋体" w:hAnsi="宋体" w:eastAsia="宋体" w:cs="宋体"/>
                <w:b/>
                <w:bCs/>
                <w:color w:val="FF0000"/>
                <w:spacing w:val="-8"/>
                <w:sz w:val="21"/>
                <w:szCs w:val="21"/>
                <w:highlight w:val="none"/>
                <w:lang w:val="en-US" w:eastAsia="zh-CN"/>
              </w:rPr>
              <w:t>级；</w:t>
            </w:r>
          </w:p>
          <w:p w14:paraId="50EB12D9">
            <w:pPr>
              <w:pStyle w:val="478"/>
              <w:keepNext w:val="0"/>
              <w:keepLines w:val="0"/>
              <w:pageBreakBefore w:val="0"/>
              <w:widowControl/>
              <w:numPr>
                <w:ilvl w:val="0"/>
                <w:numId w:val="0"/>
              </w:numPr>
              <w:kinsoku w:val="0"/>
              <w:wordWrap/>
              <w:overflowPunct/>
              <w:topLinePunct w:val="0"/>
              <w:autoSpaceDE w:val="0"/>
              <w:autoSpaceDN w:val="0"/>
              <w:bidi w:val="0"/>
              <w:adjustRightInd w:val="0"/>
              <w:snapToGrid w:val="0"/>
              <w:spacing w:line="312" w:lineRule="auto"/>
              <w:ind w:left="0" w:leftChars="0" w:right="0" w:rightChars="0" w:firstLine="0" w:firstLineChars="0"/>
              <w:jc w:val="left"/>
              <w:textAlignment w:val="baseline"/>
              <w:rPr>
                <w:rFonts w:hint="eastAsia" w:ascii="宋体" w:hAnsi="宋体" w:eastAsia="宋体" w:cs="宋体"/>
                <w:b/>
                <w:bCs/>
                <w:color w:val="FF0000"/>
                <w:sz w:val="21"/>
                <w:szCs w:val="21"/>
                <w:highlight w:val="none"/>
                <w:lang w:val="en-US" w:eastAsia="zh-CN"/>
              </w:rPr>
            </w:pPr>
            <w:r>
              <w:rPr>
                <w:rFonts w:hint="eastAsia" w:ascii="宋体" w:hAnsi="宋体" w:eastAsia="宋体" w:cs="宋体"/>
                <w:b/>
                <w:bCs/>
                <w:color w:val="FF0000"/>
                <w:kern w:val="2"/>
                <w:sz w:val="21"/>
                <w:szCs w:val="21"/>
                <w:lang w:val="en-US" w:eastAsia="zh-CN" w:bidi="ar-SA"/>
              </w:rPr>
              <w:t>（9）</w:t>
            </w:r>
            <w:r>
              <w:rPr>
                <w:rFonts w:hint="eastAsia" w:ascii="宋体" w:hAnsi="宋体" w:eastAsia="宋体" w:cs="宋体"/>
                <w:b/>
                <w:bCs/>
                <w:color w:val="FF0000"/>
                <w:kern w:val="0"/>
                <w:sz w:val="21"/>
                <w:szCs w:val="21"/>
                <w:highlight w:val="none"/>
              </w:rPr>
              <w:t>依据</w:t>
            </w:r>
            <w:r>
              <w:rPr>
                <w:rFonts w:hint="eastAsia" w:ascii="宋体" w:hAnsi="宋体" w:eastAsia="宋体" w:cs="宋体"/>
                <w:b/>
                <w:bCs/>
                <w:color w:val="FF0000"/>
                <w:spacing w:val="-2"/>
                <w:sz w:val="21"/>
                <w:szCs w:val="21"/>
                <w:highlight w:val="none"/>
              </w:rPr>
              <w:t>GB/T</w:t>
            </w:r>
            <w:r>
              <w:rPr>
                <w:rFonts w:hint="eastAsia" w:ascii="宋体" w:hAnsi="宋体" w:eastAsia="宋体" w:cs="宋体"/>
                <w:b/>
                <w:bCs/>
                <w:color w:val="FF0000"/>
                <w:spacing w:val="20"/>
                <w:sz w:val="21"/>
                <w:szCs w:val="21"/>
                <w:highlight w:val="none"/>
              </w:rPr>
              <w:t xml:space="preserve"> </w:t>
            </w:r>
            <w:r>
              <w:rPr>
                <w:rFonts w:hint="eastAsia" w:ascii="宋体" w:hAnsi="宋体" w:eastAsia="宋体" w:cs="宋体"/>
                <w:b/>
                <w:bCs/>
                <w:color w:val="FF0000"/>
                <w:spacing w:val="-2"/>
                <w:sz w:val="21"/>
                <w:szCs w:val="21"/>
                <w:highlight w:val="none"/>
              </w:rPr>
              <w:t>3922-2013</w:t>
            </w:r>
            <w:r>
              <w:rPr>
                <w:rFonts w:hint="eastAsia" w:ascii="宋体" w:hAnsi="宋体" w:eastAsia="宋体" w:cs="宋体"/>
                <w:b/>
                <w:bCs/>
                <w:color w:val="FF0000"/>
                <w:kern w:val="0"/>
                <w:sz w:val="21"/>
                <w:szCs w:val="21"/>
                <w:highlight w:val="none"/>
                <w:lang w:val="en-US" w:eastAsia="zh-CN"/>
              </w:rPr>
              <w:t>方法测试</w:t>
            </w:r>
            <w:r>
              <w:rPr>
                <w:rFonts w:hint="eastAsia" w:ascii="宋体" w:hAnsi="宋体" w:eastAsia="宋体" w:cs="宋体"/>
                <w:b/>
                <w:bCs/>
                <w:color w:val="FF0000"/>
                <w:spacing w:val="-1"/>
                <w:sz w:val="21"/>
                <w:szCs w:val="21"/>
                <w:highlight w:val="none"/>
                <w:lang w:eastAsia="zh-CN"/>
              </w:rPr>
              <w:t>：</w:t>
            </w:r>
            <w:r>
              <w:rPr>
                <w:rFonts w:hint="eastAsia" w:ascii="宋体" w:hAnsi="宋体" w:eastAsia="宋体" w:cs="宋体"/>
                <w:b/>
                <w:bCs/>
                <w:color w:val="FF0000"/>
                <w:spacing w:val="4"/>
                <w:sz w:val="21"/>
                <w:szCs w:val="21"/>
                <w:highlight w:val="none"/>
              </w:rPr>
              <w:t>耐汗渍色牢度</w:t>
            </w:r>
            <w:r>
              <w:rPr>
                <w:rFonts w:hint="eastAsia" w:ascii="宋体" w:hAnsi="宋体" w:eastAsia="宋体" w:cs="宋体"/>
                <w:b/>
                <w:bCs/>
                <w:color w:val="FF0000"/>
                <w:spacing w:val="4"/>
                <w:sz w:val="21"/>
                <w:szCs w:val="21"/>
                <w:highlight w:val="none"/>
                <w:lang w:eastAsia="zh-CN"/>
              </w:rPr>
              <w:t>：</w:t>
            </w:r>
            <w:r>
              <w:rPr>
                <w:rFonts w:hint="eastAsia" w:ascii="宋体" w:hAnsi="宋体" w:eastAsia="宋体" w:cs="宋体"/>
                <w:b/>
                <w:bCs/>
                <w:color w:val="FF0000"/>
                <w:spacing w:val="-1"/>
                <w:sz w:val="21"/>
                <w:szCs w:val="21"/>
                <w:highlight w:val="none"/>
              </w:rPr>
              <w:t>变色-酸</w:t>
            </w:r>
            <w:r>
              <w:rPr>
                <w:rFonts w:hint="eastAsia" w:ascii="宋体" w:hAnsi="宋体" w:eastAsia="宋体" w:cs="宋体"/>
                <w:b/>
                <w:bCs/>
                <w:color w:val="FF0000"/>
                <w:spacing w:val="-1"/>
                <w:sz w:val="21"/>
                <w:szCs w:val="21"/>
                <w:highlight w:val="none"/>
                <w:lang w:eastAsia="zh-CN"/>
              </w:rPr>
              <w:t>、</w:t>
            </w:r>
            <w:r>
              <w:rPr>
                <w:rFonts w:hint="eastAsia" w:ascii="宋体" w:hAnsi="宋体" w:eastAsia="宋体" w:cs="宋体"/>
                <w:b/>
                <w:bCs/>
                <w:color w:val="FF0000"/>
                <w:spacing w:val="1"/>
                <w:sz w:val="21"/>
                <w:szCs w:val="21"/>
                <w:highlight w:val="none"/>
              </w:rPr>
              <w:t>沾色(棉)-酸</w:t>
            </w:r>
            <w:r>
              <w:rPr>
                <w:rFonts w:hint="eastAsia" w:ascii="宋体" w:hAnsi="宋体" w:eastAsia="宋体" w:cs="宋体"/>
                <w:b/>
                <w:bCs/>
                <w:color w:val="FF0000"/>
                <w:spacing w:val="1"/>
                <w:sz w:val="21"/>
                <w:szCs w:val="21"/>
                <w:highlight w:val="none"/>
                <w:lang w:eastAsia="zh-CN"/>
              </w:rPr>
              <w:t>、</w:t>
            </w:r>
            <w:r>
              <w:rPr>
                <w:rFonts w:hint="eastAsia" w:ascii="宋体" w:hAnsi="宋体" w:eastAsia="宋体" w:cs="宋体"/>
                <w:b/>
                <w:bCs/>
                <w:color w:val="FF0000"/>
                <w:spacing w:val="-13"/>
                <w:sz w:val="21"/>
                <w:szCs w:val="21"/>
                <w:highlight w:val="none"/>
              </w:rPr>
              <w:t>沾色(聚酯纤维)-酸</w:t>
            </w:r>
            <w:r>
              <w:rPr>
                <w:rFonts w:hint="eastAsia" w:ascii="宋体" w:hAnsi="宋体" w:eastAsia="宋体" w:cs="宋体"/>
                <w:b/>
                <w:bCs/>
                <w:color w:val="FF0000"/>
                <w:spacing w:val="-13"/>
                <w:sz w:val="21"/>
                <w:szCs w:val="21"/>
                <w:highlight w:val="none"/>
                <w:lang w:eastAsia="zh-CN"/>
              </w:rPr>
              <w:t>、</w:t>
            </w:r>
            <w:r>
              <w:rPr>
                <w:rFonts w:hint="eastAsia" w:ascii="宋体" w:hAnsi="宋体" w:eastAsia="宋体" w:cs="宋体"/>
                <w:b/>
                <w:bCs/>
                <w:color w:val="FF0000"/>
                <w:spacing w:val="-1"/>
                <w:sz w:val="21"/>
                <w:szCs w:val="21"/>
                <w:highlight w:val="none"/>
              </w:rPr>
              <w:t>变色-碱</w:t>
            </w:r>
            <w:r>
              <w:rPr>
                <w:rFonts w:hint="eastAsia" w:ascii="宋体" w:hAnsi="宋体" w:eastAsia="宋体" w:cs="宋体"/>
                <w:b/>
                <w:bCs/>
                <w:color w:val="FF0000"/>
                <w:spacing w:val="-1"/>
                <w:sz w:val="21"/>
                <w:szCs w:val="21"/>
                <w:highlight w:val="none"/>
                <w:lang w:eastAsia="zh-CN"/>
              </w:rPr>
              <w:t>、</w:t>
            </w:r>
            <w:r>
              <w:rPr>
                <w:rFonts w:hint="eastAsia" w:ascii="宋体" w:hAnsi="宋体" w:eastAsia="宋体" w:cs="宋体"/>
                <w:b/>
                <w:bCs/>
                <w:color w:val="FF0000"/>
                <w:spacing w:val="1"/>
                <w:sz w:val="21"/>
                <w:szCs w:val="21"/>
                <w:highlight w:val="none"/>
              </w:rPr>
              <w:t>沾色(棉)-碱</w:t>
            </w:r>
            <w:r>
              <w:rPr>
                <w:rFonts w:hint="eastAsia" w:ascii="宋体" w:hAnsi="宋体" w:eastAsia="宋体" w:cs="宋体"/>
                <w:b/>
                <w:bCs/>
                <w:color w:val="FF0000"/>
                <w:spacing w:val="1"/>
                <w:sz w:val="21"/>
                <w:szCs w:val="21"/>
                <w:highlight w:val="none"/>
                <w:lang w:eastAsia="zh-CN"/>
              </w:rPr>
              <w:t>、</w:t>
            </w:r>
            <w:r>
              <w:rPr>
                <w:rFonts w:hint="eastAsia" w:ascii="宋体" w:hAnsi="宋体" w:eastAsia="宋体" w:cs="宋体"/>
                <w:b/>
                <w:bCs/>
                <w:color w:val="FF0000"/>
                <w:spacing w:val="-12"/>
                <w:sz w:val="21"/>
                <w:szCs w:val="21"/>
                <w:highlight w:val="none"/>
              </w:rPr>
              <w:t>沾色(聚酯纤维)-碱</w:t>
            </w:r>
            <w:r>
              <w:rPr>
                <w:rFonts w:hint="eastAsia" w:ascii="宋体" w:hAnsi="宋体" w:eastAsia="宋体" w:cs="宋体"/>
                <w:b/>
                <w:bCs/>
                <w:color w:val="FF0000"/>
                <w:spacing w:val="-13"/>
                <w:sz w:val="21"/>
                <w:szCs w:val="21"/>
                <w:highlight w:val="none"/>
                <w:lang w:val="en-US" w:eastAsia="zh-CN"/>
              </w:rPr>
              <w:t>均为4-5级；</w:t>
            </w:r>
            <w:r>
              <w:rPr>
                <w:rFonts w:hint="eastAsia" w:ascii="宋体" w:hAnsi="宋体" w:eastAsia="宋体" w:cs="宋体"/>
                <w:b/>
                <w:bCs/>
                <w:color w:val="FF0000"/>
                <w:spacing w:val="2"/>
                <w:sz w:val="21"/>
                <w:szCs w:val="21"/>
                <w:highlight w:val="none"/>
              </w:rPr>
              <w:t xml:space="preserve"> </w:t>
            </w:r>
          </w:p>
          <w:p w14:paraId="0223069B">
            <w:pPr>
              <w:pStyle w:val="478"/>
              <w:keepNext w:val="0"/>
              <w:keepLines w:val="0"/>
              <w:pageBreakBefore w:val="0"/>
              <w:widowControl/>
              <w:numPr>
                <w:ilvl w:val="0"/>
                <w:numId w:val="0"/>
              </w:numPr>
              <w:kinsoku w:val="0"/>
              <w:wordWrap/>
              <w:overflowPunct/>
              <w:topLinePunct w:val="0"/>
              <w:autoSpaceDE w:val="0"/>
              <w:autoSpaceDN w:val="0"/>
              <w:bidi w:val="0"/>
              <w:adjustRightInd w:val="0"/>
              <w:snapToGrid w:val="0"/>
              <w:spacing w:line="312" w:lineRule="auto"/>
              <w:ind w:left="0" w:leftChars="0" w:right="0" w:rightChars="0" w:firstLine="0" w:firstLineChars="0"/>
              <w:jc w:val="left"/>
              <w:textAlignment w:val="baseline"/>
              <w:rPr>
                <w:rFonts w:hint="eastAsia" w:ascii="宋体" w:hAnsi="宋体" w:eastAsia="宋体" w:cs="宋体"/>
                <w:b/>
                <w:bCs/>
                <w:color w:val="FF0000"/>
                <w:sz w:val="21"/>
                <w:szCs w:val="21"/>
                <w:highlight w:val="none"/>
                <w:lang w:val="en-US" w:eastAsia="zh-CN"/>
              </w:rPr>
            </w:pPr>
            <w:r>
              <w:rPr>
                <w:rFonts w:hint="eastAsia" w:ascii="宋体" w:hAnsi="宋体" w:eastAsia="宋体" w:cs="宋体"/>
                <w:b/>
                <w:bCs/>
                <w:color w:val="FF0000"/>
                <w:kern w:val="2"/>
                <w:sz w:val="21"/>
                <w:szCs w:val="21"/>
                <w:lang w:val="en-US" w:eastAsia="zh-CN" w:bidi="ar-SA"/>
              </w:rPr>
              <w:t>（10）</w:t>
            </w:r>
            <w:r>
              <w:rPr>
                <w:rFonts w:hint="eastAsia" w:ascii="宋体" w:hAnsi="宋体" w:eastAsia="宋体" w:cs="宋体"/>
                <w:b/>
                <w:bCs/>
                <w:color w:val="FF0000"/>
                <w:kern w:val="0"/>
                <w:sz w:val="21"/>
                <w:szCs w:val="21"/>
                <w:highlight w:val="none"/>
              </w:rPr>
              <w:t>依据</w:t>
            </w:r>
            <w:r>
              <w:rPr>
                <w:rFonts w:hint="eastAsia" w:ascii="宋体" w:hAnsi="宋体" w:eastAsia="宋体" w:cs="宋体"/>
                <w:b/>
                <w:bCs/>
                <w:color w:val="FF0000"/>
                <w:spacing w:val="-2"/>
                <w:sz w:val="21"/>
                <w:szCs w:val="21"/>
                <w:highlight w:val="none"/>
              </w:rPr>
              <w:t>GB/T</w:t>
            </w:r>
            <w:r>
              <w:rPr>
                <w:rFonts w:hint="eastAsia" w:ascii="宋体" w:hAnsi="宋体" w:eastAsia="宋体" w:cs="宋体"/>
                <w:b/>
                <w:bCs/>
                <w:color w:val="FF0000"/>
                <w:spacing w:val="20"/>
                <w:sz w:val="21"/>
                <w:szCs w:val="21"/>
                <w:highlight w:val="none"/>
              </w:rPr>
              <w:t xml:space="preserve"> </w:t>
            </w:r>
            <w:r>
              <w:rPr>
                <w:rFonts w:hint="eastAsia" w:ascii="宋体" w:hAnsi="宋体" w:eastAsia="宋体" w:cs="宋体"/>
                <w:b/>
                <w:bCs/>
                <w:color w:val="FF0000"/>
                <w:spacing w:val="-2"/>
                <w:sz w:val="21"/>
                <w:szCs w:val="21"/>
                <w:highlight w:val="none"/>
              </w:rPr>
              <w:t>3920-2008</w:t>
            </w:r>
            <w:r>
              <w:rPr>
                <w:rFonts w:hint="eastAsia" w:ascii="宋体" w:hAnsi="宋体" w:eastAsia="宋体" w:cs="宋体"/>
                <w:b/>
                <w:bCs/>
                <w:color w:val="FF0000"/>
                <w:kern w:val="0"/>
                <w:sz w:val="21"/>
                <w:szCs w:val="21"/>
                <w:highlight w:val="none"/>
                <w:lang w:val="en-US" w:eastAsia="zh-CN"/>
              </w:rPr>
              <w:t>方法测试</w:t>
            </w:r>
            <w:r>
              <w:rPr>
                <w:rFonts w:hint="eastAsia" w:ascii="宋体" w:hAnsi="宋体" w:eastAsia="宋体" w:cs="宋体"/>
                <w:b/>
                <w:bCs/>
                <w:color w:val="FF0000"/>
                <w:spacing w:val="-1"/>
                <w:sz w:val="21"/>
                <w:szCs w:val="21"/>
                <w:highlight w:val="none"/>
                <w:lang w:eastAsia="zh-CN"/>
              </w:rPr>
              <w:t>：</w:t>
            </w:r>
            <w:r>
              <w:rPr>
                <w:rFonts w:hint="eastAsia" w:ascii="宋体" w:hAnsi="宋体" w:eastAsia="宋体" w:cs="宋体"/>
                <w:b/>
                <w:bCs/>
                <w:color w:val="FF0000"/>
                <w:sz w:val="21"/>
                <w:szCs w:val="21"/>
                <w:highlight w:val="none"/>
                <w:lang w:val="en-US" w:eastAsia="zh-CN"/>
              </w:rPr>
              <w:t>耐摩擦色牢度(干摩)：</w:t>
            </w:r>
            <w:r>
              <w:rPr>
                <w:rFonts w:hint="eastAsia" w:ascii="宋体" w:hAnsi="宋体" w:eastAsia="宋体" w:cs="宋体"/>
                <w:b/>
                <w:bCs/>
                <w:color w:val="FF0000"/>
                <w:spacing w:val="1"/>
                <w:sz w:val="21"/>
                <w:szCs w:val="21"/>
                <w:highlight w:val="none"/>
              </w:rPr>
              <w:t>沾色-干摩</w:t>
            </w:r>
            <w:r>
              <w:rPr>
                <w:rFonts w:hint="eastAsia" w:ascii="宋体" w:hAnsi="宋体" w:eastAsia="宋体" w:cs="宋体"/>
                <w:b/>
                <w:bCs/>
                <w:color w:val="FF0000"/>
                <w:spacing w:val="-13"/>
                <w:sz w:val="21"/>
                <w:szCs w:val="21"/>
                <w:highlight w:val="none"/>
                <w:lang w:val="en-US" w:eastAsia="zh-CN"/>
              </w:rPr>
              <w:t>均</w:t>
            </w:r>
            <w:r>
              <w:rPr>
                <w:rFonts w:hint="eastAsia" w:ascii="宋体" w:hAnsi="宋体" w:eastAsia="宋体" w:cs="宋体"/>
                <w:b/>
                <w:bCs/>
                <w:color w:val="FF0000"/>
                <w:spacing w:val="1"/>
                <w:sz w:val="21"/>
                <w:szCs w:val="21"/>
                <w:highlight w:val="none"/>
                <w:lang w:val="en-US" w:eastAsia="zh-CN"/>
              </w:rPr>
              <w:t>为4-5级；</w:t>
            </w:r>
          </w:p>
          <w:p w14:paraId="26BC776D">
            <w:pPr>
              <w:pStyle w:val="478"/>
              <w:keepNext w:val="0"/>
              <w:keepLines w:val="0"/>
              <w:pageBreakBefore w:val="0"/>
              <w:widowControl/>
              <w:numPr>
                <w:ilvl w:val="0"/>
                <w:numId w:val="0"/>
              </w:numPr>
              <w:kinsoku w:val="0"/>
              <w:wordWrap/>
              <w:overflowPunct/>
              <w:topLinePunct w:val="0"/>
              <w:autoSpaceDE w:val="0"/>
              <w:autoSpaceDN w:val="0"/>
              <w:bidi w:val="0"/>
              <w:adjustRightInd w:val="0"/>
              <w:snapToGrid w:val="0"/>
              <w:spacing w:line="312" w:lineRule="auto"/>
              <w:ind w:left="0" w:leftChars="0" w:right="0" w:rightChars="0" w:firstLine="0" w:firstLineChars="0"/>
              <w:jc w:val="left"/>
              <w:textAlignment w:val="baseline"/>
              <w:rPr>
                <w:rFonts w:hint="eastAsia" w:ascii="宋体" w:hAnsi="宋体" w:eastAsia="宋体" w:cs="宋体"/>
                <w:b/>
                <w:bCs/>
                <w:color w:val="FF0000"/>
                <w:sz w:val="21"/>
                <w:szCs w:val="21"/>
                <w:highlight w:val="none"/>
                <w:lang w:val="en-US" w:eastAsia="zh-CN"/>
              </w:rPr>
            </w:pPr>
            <w:r>
              <w:rPr>
                <w:rFonts w:hint="eastAsia" w:ascii="宋体" w:hAnsi="宋体" w:eastAsia="宋体" w:cs="宋体"/>
                <w:b/>
                <w:bCs/>
                <w:color w:val="FF0000"/>
                <w:kern w:val="2"/>
                <w:sz w:val="21"/>
                <w:szCs w:val="21"/>
                <w:lang w:val="en-US" w:eastAsia="zh-CN" w:bidi="ar-SA"/>
              </w:rPr>
              <w:t>（11）</w:t>
            </w:r>
            <w:r>
              <w:rPr>
                <w:rFonts w:hint="eastAsia" w:ascii="宋体" w:hAnsi="宋体" w:eastAsia="宋体" w:cs="宋体"/>
                <w:b/>
                <w:bCs/>
                <w:color w:val="FF0000"/>
                <w:kern w:val="0"/>
                <w:sz w:val="21"/>
                <w:szCs w:val="21"/>
                <w:highlight w:val="none"/>
              </w:rPr>
              <w:t>依据</w:t>
            </w:r>
            <w:r>
              <w:rPr>
                <w:rFonts w:hint="eastAsia" w:ascii="宋体" w:hAnsi="宋体" w:eastAsia="宋体" w:cs="宋体"/>
                <w:b/>
                <w:bCs/>
                <w:color w:val="FF0000"/>
                <w:spacing w:val="-2"/>
                <w:sz w:val="21"/>
                <w:szCs w:val="21"/>
                <w:highlight w:val="none"/>
              </w:rPr>
              <w:t>GB/T</w:t>
            </w:r>
            <w:r>
              <w:rPr>
                <w:rFonts w:hint="eastAsia" w:ascii="宋体" w:hAnsi="宋体" w:eastAsia="宋体" w:cs="宋体"/>
                <w:b/>
                <w:bCs/>
                <w:color w:val="FF0000"/>
                <w:spacing w:val="20"/>
                <w:sz w:val="21"/>
                <w:szCs w:val="21"/>
                <w:highlight w:val="none"/>
              </w:rPr>
              <w:t xml:space="preserve"> </w:t>
            </w:r>
            <w:r>
              <w:rPr>
                <w:rFonts w:hint="eastAsia" w:ascii="宋体" w:hAnsi="宋体" w:eastAsia="宋体" w:cs="宋体"/>
                <w:b/>
                <w:bCs/>
                <w:color w:val="FF0000"/>
                <w:spacing w:val="-2"/>
                <w:sz w:val="21"/>
                <w:szCs w:val="21"/>
                <w:highlight w:val="none"/>
              </w:rPr>
              <w:t>3920-2008</w:t>
            </w:r>
            <w:r>
              <w:rPr>
                <w:rFonts w:hint="eastAsia" w:ascii="宋体" w:hAnsi="宋体" w:eastAsia="宋体" w:cs="宋体"/>
                <w:b/>
                <w:bCs/>
                <w:color w:val="FF0000"/>
                <w:kern w:val="0"/>
                <w:sz w:val="21"/>
                <w:szCs w:val="21"/>
                <w:highlight w:val="none"/>
                <w:lang w:val="en-US" w:eastAsia="zh-CN"/>
              </w:rPr>
              <w:t>方法测试</w:t>
            </w:r>
            <w:r>
              <w:rPr>
                <w:rFonts w:hint="eastAsia" w:ascii="宋体" w:hAnsi="宋体" w:eastAsia="宋体" w:cs="宋体"/>
                <w:b/>
                <w:bCs/>
                <w:color w:val="FF0000"/>
                <w:spacing w:val="-1"/>
                <w:sz w:val="21"/>
                <w:szCs w:val="21"/>
                <w:highlight w:val="none"/>
                <w:lang w:eastAsia="zh-CN"/>
              </w:rPr>
              <w:t>：</w:t>
            </w:r>
            <w:r>
              <w:rPr>
                <w:rFonts w:hint="eastAsia" w:ascii="宋体" w:hAnsi="宋体" w:eastAsia="宋体" w:cs="宋体"/>
                <w:b/>
                <w:bCs/>
                <w:color w:val="FF0000"/>
                <w:spacing w:val="2"/>
                <w:sz w:val="21"/>
                <w:szCs w:val="21"/>
                <w:highlight w:val="none"/>
              </w:rPr>
              <w:t>耐摩擦色牢度(湿摩)</w:t>
            </w:r>
            <w:r>
              <w:rPr>
                <w:rFonts w:hint="eastAsia" w:ascii="宋体" w:hAnsi="宋体" w:eastAsia="宋体" w:cs="宋体"/>
                <w:b/>
                <w:bCs/>
                <w:color w:val="FF0000"/>
                <w:sz w:val="21"/>
                <w:szCs w:val="21"/>
                <w:highlight w:val="none"/>
                <w:lang w:val="en-US" w:eastAsia="zh-CN"/>
              </w:rPr>
              <w:t>：</w:t>
            </w:r>
            <w:r>
              <w:rPr>
                <w:rFonts w:hint="eastAsia" w:ascii="宋体" w:hAnsi="宋体" w:eastAsia="宋体" w:cs="宋体"/>
                <w:b/>
                <w:bCs/>
                <w:color w:val="FF0000"/>
                <w:spacing w:val="1"/>
                <w:sz w:val="21"/>
                <w:szCs w:val="21"/>
                <w:highlight w:val="none"/>
              </w:rPr>
              <w:t>沾色-</w:t>
            </w:r>
            <w:r>
              <w:rPr>
                <w:rFonts w:hint="eastAsia" w:ascii="宋体" w:hAnsi="宋体" w:eastAsia="宋体" w:cs="宋体"/>
                <w:b/>
                <w:bCs/>
                <w:color w:val="FF0000"/>
                <w:spacing w:val="2"/>
                <w:sz w:val="21"/>
                <w:szCs w:val="21"/>
                <w:highlight w:val="none"/>
              </w:rPr>
              <w:t>湿</w:t>
            </w:r>
            <w:r>
              <w:rPr>
                <w:rFonts w:hint="eastAsia" w:ascii="宋体" w:hAnsi="宋体" w:eastAsia="宋体" w:cs="宋体"/>
                <w:b/>
                <w:bCs/>
                <w:color w:val="FF0000"/>
                <w:spacing w:val="1"/>
                <w:sz w:val="21"/>
                <w:szCs w:val="21"/>
                <w:highlight w:val="none"/>
              </w:rPr>
              <w:t>摩</w:t>
            </w:r>
            <w:r>
              <w:rPr>
                <w:rFonts w:hint="eastAsia" w:ascii="宋体" w:hAnsi="宋体" w:eastAsia="宋体" w:cs="宋体"/>
                <w:b/>
                <w:bCs/>
                <w:color w:val="FF0000"/>
                <w:spacing w:val="-13"/>
                <w:sz w:val="21"/>
                <w:szCs w:val="21"/>
                <w:highlight w:val="none"/>
                <w:lang w:val="en-US" w:eastAsia="zh-CN"/>
              </w:rPr>
              <w:t>均</w:t>
            </w:r>
            <w:r>
              <w:rPr>
                <w:rFonts w:hint="eastAsia" w:ascii="宋体" w:hAnsi="宋体" w:eastAsia="宋体" w:cs="宋体"/>
                <w:b/>
                <w:bCs/>
                <w:color w:val="FF0000"/>
                <w:spacing w:val="1"/>
                <w:sz w:val="21"/>
                <w:szCs w:val="21"/>
                <w:highlight w:val="none"/>
                <w:lang w:val="en-US" w:eastAsia="zh-CN"/>
              </w:rPr>
              <w:t>为4-5级；</w:t>
            </w:r>
          </w:p>
          <w:p w14:paraId="1AFBB90F">
            <w:pPr>
              <w:pStyle w:val="478"/>
              <w:keepNext w:val="0"/>
              <w:keepLines w:val="0"/>
              <w:pageBreakBefore w:val="0"/>
              <w:widowControl/>
              <w:numPr>
                <w:ilvl w:val="0"/>
                <w:numId w:val="0"/>
              </w:numPr>
              <w:kinsoku w:val="0"/>
              <w:wordWrap/>
              <w:overflowPunct/>
              <w:topLinePunct w:val="0"/>
              <w:autoSpaceDE w:val="0"/>
              <w:autoSpaceDN w:val="0"/>
              <w:bidi w:val="0"/>
              <w:adjustRightInd w:val="0"/>
              <w:snapToGrid w:val="0"/>
              <w:spacing w:line="312" w:lineRule="auto"/>
              <w:ind w:left="0" w:leftChars="0" w:right="0" w:rightChars="0" w:firstLine="0" w:firstLineChars="0"/>
              <w:jc w:val="left"/>
              <w:textAlignment w:val="baseline"/>
              <w:rPr>
                <w:rFonts w:hint="eastAsia" w:ascii="宋体" w:hAnsi="宋体" w:eastAsia="宋体" w:cs="宋体"/>
                <w:b/>
                <w:bCs/>
                <w:color w:val="FF0000"/>
                <w:sz w:val="21"/>
                <w:szCs w:val="21"/>
                <w:highlight w:val="none"/>
                <w:lang w:val="en-US" w:eastAsia="zh-CN"/>
              </w:rPr>
            </w:pPr>
            <w:r>
              <w:rPr>
                <w:rFonts w:hint="eastAsia" w:ascii="宋体" w:hAnsi="宋体" w:eastAsia="宋体" w:cs="宋体"/>
                <w:b/>
                <w:bCs/>
                <w:color w:val="FF0000"/>
                <w:kern w:val="2"/>
                <w:sz w:val="21"/>
                <w:szCs w:val="21"/>
                <w:lang w:val="en-US" w:eastAsia="zh-CN" w:bidi="ar-SA"/>
              </w:rPr>
              <w:t>（12）</w:t>
            </w:r>
            <w:r>
              <w:rPr>
                <w:rFonts w:hint="eastAsia" w:ascii="宋体" w:hAnsi="宋体" w:eastAsia="宋体" w:cs="宋体"/>
                <w:b/>
                <w:bCs/>
                <w:color w:val="FF0000"/>
                <w:spacing w:val="-2"/>
                <w:sz w:val="21"/>
                <w:szCs w:val="21"/>
                <w:highlight w:val="none"/>
                <w:lang w:val="en-US" w:eastAsia="zh-CN"/>
              </w:rPr>
              <w:t>依据</w:t>
            </w:r>
            <w:r>
              <w:rPr>
                <w:rFonts w:hint="eastAsia" w:ascii="宋体" w:hAnsi="宋体" w:eastAsia="宋体" w:cs="宋体"/>
                <w:b/>
                <w:bCs/>
                <w:color w:val="FF0000"/>
                <w:spacing w:val="-2"/>
                <w:sz w:val="21"/>
                <w:szCs w:val="21"/>
                <w:highlight w:val="none"/>
              </w:rPr>
              <w:t>GB/T</w:t>
            </w:r>
            <w:r>
              <w:rPr>
                <w:rFonts w:hint="eastAsia" w:ascii="宋体" w:hAnsi="宋体" w:eastAsia="宋体" w:cs="宋体"/>
                <w:b/>
                <w:bCs/>
                <w:color w:val="FF0000"/>
                <w:spacing w:val="20"/>
                <w:sz w:val="21"/>
                <w:szCs w:val="21"/>
                <w:highlight w:val="none"/>
              </w:rPr>
              <w:t xml:space="preserve"> </w:t>
            </w:r>
            <w:r>
              <w:rPr>
                <w:rFonts w:hint="eastAsia" w:ascii="宋体" w:hAnsi="宋体" w:eastAsia="宋体" w:cs="宋体"/>
                <w:b/>
                <w:bCs/>
                <w:color w:val="FF0000"/>
                <w:spacing w:val="-2"/>
                <w:sz w:val="21"/>
                <w:szCs w:val="21"/>
                <w:highlight w:val="none"/>
              </w:rPr>
              <w:t>5713-2013</w:t>
            </w:r>
            <w:r>
              <w:rPr>
                <w:rFonts w:hint="eastAsia" w:ascii="宋体" w:hAnsi="宋体" w:eastAsia="宋体" w:cs="宋体"/>
                <w:b/>
                <w:bCs/>
                <w:color w:val="FF0000"/>
                <w:kern w:val="0"/>
                <w:sz w:val="21"/>
                <w:szCs w:val="21"/>
                <w:highlight w:val="none"/>
                <w:lang w:val="en-US" w:eastAsia="zh-CN"/>
              </w:rPr>
              <w:t>方法测试</w:t>
            </w:r>
            <w:r>
              <w:rPr>
                <w:rFonts w:hint="eastAsia" w:ascii="宋体" w:hAnsi="宋体" w:eastAsia="宋体" w:cs="宋体"/>
                <w:b/>
                <w:bCs/>
                <w:color w:val="FF0000"/>
                <w:spacing w:val="-1"/>
                <w:sz w:val="21"/>
                <w:szCs w:val="21"/>
                <w:highlight w:val="none"/>
                <w:lang w:eastAsia="zh-CN"/>
              </w:rPr>
              <w:t>：</w:t>
            </w:r>
            <w:r>
              <w:rPr>
                <w:rFonts w:hint="eastAsia" w:ascii="宋体" w:hAnsi="宋体" w:eastAsia="宋体" w:cs="宋体"/>
                <w:b/>
                <w:bCs/>
                <w:color w:val="FF0000"/>
                <w:spacing w:val="4"/>
                <w:sz w:val="21"/>
                <w:szCs w:val="21"/>
                <w:highlight w:val="none"/>
              </w:rPr>
              <w:t>耐水色牢度</w:t>
            </w:r>
            <w:r>
              <w:rPr>
                <w:rFonts w:hint="eastAsia" w:ascii="宋体" w:hAnsi="宋体" w:eastAsia="宋体" w:cs="宋体"/>
                <w:b/>
                <w:bCs/>
                <w:color w:val="FF0000"/>
                <w:spacing w:val="4"/>
                <w:sz w:val="21"/>
                <w:szCs w:val="21"/>
                <w:highlight w:val="none"/>
                <w:lang w:eastAsia="zh-CN"/>
              </w:rPr>
              <w:t>：</w:t>
            </w:r>
            <w:r>
              <w:rPr>
                <w:rFonts w:hint="eastAsia" w:ascii="宋体" w:hAnsi="宋体" w:eastAsia="宋体" w:cs="宋体"/>
                <w:b/>
                <w:bCs/>
                <w:color w:val="FF0000"/>
                <w:spacing w:val="-2"/>
                <w:sz w:val="21"/>
                <w:szCs w:val="21"/>
                <w:highlight w:val="none"/>
              </w:rPr>
              <w:t>变色</w:t>
            </w:r>
            <w:r>
              <w:rPr>
                <w:rFonts w:hint="eastAsia" w:ascii="宋体" w:hAnsi="宋体" w:eastAsia="宋体" w:cs="宋体"/>
                <w:b/>
                <w:bCs/>
                <w:color w:val="FF0000"/>
                <w:spacing w:val="-2"/>
                <w:sz w:val="21"/>
                <w:szCs w:val="21"/>
                <w:highlight w:val="none"/>
                <w:lang w:eastAsia="zh-CN"/>
              </w:rPr>
              <w:t>、</w:t>
            </w:r>
            <w:r>
              <w:rPr>
                <w:rFonts w:hint="eastAsia" w:ascii="宋体" w:hAnsi="宋体" w:eastAsia="宋体" w:cs="宋体"/>
                <w:b/>
                <w:bCs/>
                <w:color w:val="FF0000"/>
                <w:spacing w:val="1"/>
                <w:sz w:val="21"/>
                <w:szCs w:val="21"/>
                <w:highlight w:val="none"/>
              </w:rPr>
              <w:t>沾色(棉)</w:t>
            </w:r>
            <w:r>
              <w:rPr>
                <w:rFonts w:hint="eastAsia" w:ascii="宋体" w:hAnsi="宋体" w:eastAsia="宋体" w:cs="宋体"/>
                <w:b/>
                <w:bCs/>
                <w:color w:val="FF0000"/>
                <w:spacing w:val="1"/>
                <w:sz w:val="21"/>
                <w:szCs w:val="21"/>
                <w:highlight w:val="none"/>
                <w:lang w:eastAsia="zh-CN"/>
              </w:rPr>
              <w:t>、</w:t>
            </w:r>
            <w:r>
              <w:rPr>
                <w:rFonts w:hint="eastAsia" w:ascii="宋体" w:hAnsi="宋体" w:eastAsia="宋体" w:cs="宋体"/>
                <w:b/>
                <w:bCs/>
                <w:color w:val="FF0000"/>
                <w:sz w:val="21"/>
                <w:szCs w:val="21"/>
                <w:highlight w:val="none"/>
              </w:rPr>
              <w:t>沾色(聚酯纤维)</w:t>
            </w:r>
            <w:r>
              <w:rPr>
                <w:rFonts w:hint="eastAsia" w:ascii="宋体" w:hAnsi="宋体" w:eastAsia="宋体" w:cs="宋体"/>
                <w:b/>
                <w:bCs/>
                <w:color w:val="FF0000"/>
                <w:spacing w:val="-13"/>
                <w:sz w:val="21"/>
                <w:szCs w:val="21"/>
                <w:highlight w:val="none"/>
                <w:lang w:val="en-US" w:eastAsia="zh-CN"/>
              </w:rPr>
              <w:t>均</w:t>
            </w:r>
            <w:r>
              <w:rPr>
                <w:rFonts w:hint="eastAsia" w:ascii="宋体" w:hAnsi="宋体" w:eastAsia="宋体" w:cs="宋体"/>
                <w:b/>
                <w:bCs/>
                <w:color w:val="FF0000"/>
                <w:spacing w:val="1"/>
                <w:sz w:val="21"/>
                <w:szCs w:val="21"/>
                <w:highlight w:val="none"/>
                <w:lang w:val="en-US" w:eastAsia="zh-CN"/>
              </w:rPr>
              <w:t>为4-5级；</w:t>
            </w:r>
          </w:p>
          <w:p w14:paraId="0EDDBB1F">
            <w:pPr>
              <w:pStyle w:val="478"/>
              <w:keepNext w:val="0"/>
              <w:keepLines w:val="0"/>
              <w:pageBreakBefore w:val="0"/>
              <w:widowControl/>
              <w:numPr>
                <w:ilvl w:val="0"/>
                <w:numId w:val="0"/>
              </w:numPr>
              <w:kinsoku w:val="0"/>
              <w:wordWrap/>
              <w:overflowPunct/>
              <w:topLinePunct w:val="0"/>
              <w:autoSpaceDE w:val="0"/>
              <w:autoSpaceDN w:val="0"/>
              <w:bidi w:val="0"/>
              <w:adjustRightInd w:val="0"/>
              <w:snapToGrid w:val="0"/>
              <w:spacing w:line="312" w:lineRule="auto"/>
              <w:ind w:left="0" w:leftChars="0" w:right="0" w:rightChars="0" w:firstLine="0" w:firstLineChars="0"/>
              <w:jc w:val="left"/>
              <w:textAlignment w:val="baseline"/>
              <w:rPr>
                <w:rFonts w:hint="eastAsia" w:ascii="宋体" w:hAnsi="宋体" w:eastAsia="宋体" w:cs="宋体"/>
                <w:b/>
                <w:bCs/>
                <w:color w:val="FF0000"/>
                <w:sz w:val="21"/>
                <w:szCs w:val="21"/>
                <w:highlight w:val="none"/>
                <w:lang w:val="en-US" w:eastAsia="zh-CN"/>
              </w:rPr>
            </w:pPr>
            <w:r>
              <w:rPr>
                <w:rFonts w:hint="eastAsia" w:ascii="宋体" w:hAnsi="宋体" w:eastAsia="宋体" w:cs="宋体"/>
                <w:b/>
                <w:bCs/>
                <w:color w:val="FF0000"/>
                <w:kern w:val="2"/>
                <w:sz w:val="21"/>
                <w:szCs w:val="21"/>
                <w:lang w:val="en-US" w:eastAsia="zh-CN" w:bidi="ar-SA"/>
              </w:rPr>
              <w:t>（13）</w:t>
            </w:r>
            <w:r>
              <w:rPr>
                <w:rFonts w:hint="eastAsia" w:ascii="宋体" w:hAnsi="宋体" w:eastAsia="宋体" w:cs="宋体"/>
                <w:b/>
                <w:bCs/>
                <w:color w:val="FF0000"/>
                <w:spacing w:val="-2"/>
                <w:sz w:val="21"/>
                <w:szCs w:val="21"/>
                <w:highlight w:val="none"/>
                <w:lang w:val="en-US" w:eastAsia="zh-CN"/>
              </w:rPr>
              <w:t>依据</w:t>
            </w:r>
            <w:r>
              <w:rPr>
                <w:rFonts w:hint="eastAsia" w:ascii="宋体" w:hAnsi="宋体" w:eastAsia="宋体" w:cs="宋体"/>
                <w:b/>
                <w:bCs/>
                <w:color w:val="FF0000"/>
                <w:spacing w:val="-2"/>
                <w:sz w:val="21"/>
                <w:szCs w:val="21"/>
                <w:highlight w:val="none"/>
              </w:rPr>
              <w:t>GB/T</w:t>
            </w:r>
            <w:r>
              <w:rPr>
                <w:rFonts w:hint="eastAsia" w:ascii="宋体" w:hAnsi="宋体" w:eastAsia="宋体" w:cs="宋体"/>
                <w:b/>
                <w:bCs/>
                <w:color w:val="FF0000"/>
                <w:spacing w:val="20"/>
                <w:sz w:val="21"/>
                <w:szCs w:val="21"/>
                <w:highlight w:val="none"/>
              </w:rPr>
              <w:t xml:space="preserve"> </w:t>
            </w:r>
            <w:r>
              <w:rPr>
                <w:rFonts w:hint="eastAsia" w:ascii="宋体" w:hAnsi="宋体" w:eastAsia="宋体" w:cs="宋体"/>
                <w:b/>
                <w:bCs/>
                <w:color w:val="FF0000"/>
                <w:spacing w:val="-2"/>
                <w:sz w:val="21"/>
                <w:szCs w:val="21"/>
                <w:highlight w:val="none"/>
              </w:rPr>
              <w:t>3921-2008</w:t>
            </w:r>
            <w:r>
              <w:rPr>
                <w:rFonts w:hint="eastAsia" w:ascii="宋体" w:hAnsi="宋体" w:eastAsia="宋体" w:cs="宋体"/>
                <w:b/>
                <w:bCs/>
                <w:color w:val="FF0000"/>
                <w:spacing w:val="-1"/>
                <w:sz w:val="21"/>
                <w:szCs w:val="21"/>
                <w:highlight w:val="none"/>
              </w:rPr>
              <w:t>A(1),40℃</w:t>
            </w:r>
            <w:r>
              <w:rPr>
                <w:rFonts w:hint="eastAsia" w:ascii="宋体" w:hAnsi="宋体" w:eastAsia="宋体" w:cs="宋体"/>
                <w:b/>
                <w:bCs/>
                <w:color w:val="FF0000"/>
                <w:kern w:val="0"/>
                <w:sz w:val="21"/>
                <w:szCs w:val="21"/>
                <w:highlight w:val="none"/>
                <w:lang w:val="en-US" w:eastAsia="zh-CN"/>
              </w:rPr>
              <w:t>方法测试</w:t>
            </w:r>
            <w:r>
              <w:rPr>
                <w:rFonts w:hint="eastAsia" w:ascii="宋体" w:hAnsi="宋体" w:eastAsia="宋体" w:cs="宋体"/>
                <w:b/>
                <w:bCs/>
                <w:color w:val="FF0000"/>
                <w:spacing w:val="-1"/>
                <w:sz w:val="21"/>
                <w:szCs w:val="21"/>
                <w:highlight w:val="none"/>
                <w:lang w:eastAsia="zh-CN"/>
              </w:rPr>
              <w:t>：</w:t>
            </w:r>
            <w:r>
              <w:rPr>
                <w:rFonts w:hint="eastAsia" w:ascii="宋体" w:hAnsi="宋体" w:eastAsia="宋体" w:cs="宋体"/>
                <w:b/>
                <w:bCs/>
                <w:color w:val="FF0000"/>
                <w:spacing w:val="-1"/>
                <w:sz w:val="21"/>
                <w:szCs w:val="21"/>
                <w:highlight w:val="none"/>
                <w:lang w:val="en-US" w:eastAsia="zh-CN"/>
              </w:rPr>
              <w:t>耐皂洗色牢度：</w:t>
            </w:r>
            <w:r>
              <w:rPr>
                <w:rFonts w:hint="eastAsia" w:ascii="宋体" w:hAnsi="宋体" w:eastAsia="宋体" w:cs="宋体"/>
                <w:b/>
                <w:bCs/>
                <w:color w:val="FF0000"/>
                <w:spacing w:val="-2"/>
                <w:sz w:val="21"/>
                <w:szCs w:val="21"/>
                <w:highlight w:val="none"/>
              </w:rPr>
              <w:t>变色</w:t>
            </w:r>
            <w:r>
              <w:rPr>
                <w:rFonts w:hint="eastAsia" w:ascii="宋体" w:hAnsi="宋体" w:eastAsia="宋体" w:cs="宋体"/>
                <w:b/>
                <w:bCs/>
                <w:color w:val="FF0000"/>
                <w:spacing w:val="-2"/>
                <w:sz w:val="21"/>
                <w:szCs w:val="21"/>
                <w:highlight w:val="none"/>
                <w:lang w:eastAsia="zh-CN"/>
              </w:rPr>
              <w:t>、</w:t>
            </w:r>
            <w:r>
              <w:rPr>
                <w:rFonts w:hint="eastAsia" w:ascii="宋体" w:hAnsi="宋体" w:eastAsia="宋体" w:cs="宋体"/>
                <w:b/>
                <w:bCs/>
                <w:color w:val="FF0000"/>
                <w:spacing w:val="1"/>
                <w:sz w:val="21"/>
                <w:szCs w:val="21"/>
                <w:highlight w:val="none"/>
              </w:rPr>
              <w:t>沾色(棉)</w:t>
            </w:r>
            <w:r>
              <w:rPr>
                <w:rFonts w:hint="eastAsia" w:ascii="宋体" w:hAnsi="宋体" w:eastAsia="宋体" w:cs="宋体"/>
                <w:b/>
                <w:bCs/>
                <w:color w:val="FF0000"/>
                <w:spacing w:val="1"/>
                <w:sz w:val="21"/>
                <w:szCs w:val="21"/>
                <w:highlight w:val="none"/>
                <w:lang w:eastAsia="zh-CN"/>
              </w:rPr>
              <w:t>、</w:t>
            </w:r>
            <w:r>
              <w:rPr>
                <w:rFonts w:hint="eastAsia" w:ascii="宋体" w:hAnsi="宋体" w:eastAsia="宋体" w:cs="宋体"/>
                <w:b/>
                <w:bCs/>
                <w:color w:val="FF0000"/>
                <w:sz w:val="21"/>
                <w:szCs w:val="21"/>
                <w:highlight w:val="none"/>
              </w:rPr>
              <w:t>沾色(聚酯纤维)</w:t>
            </w:r>
            <w:r>
              <w:rPr>
                <w:rFonts w:hint="eastAsia" w:ascii="宋体" w:hAnsi="宋体" w:eastAsia="宋体" w:cs="宋体"/>
                <w:b/>
                <w:bCs/>
                <w:color w:val="FF0000"/>
                <w:spacing w:val="-13"/>
                <w:sz w:val="21"/>
                <w:szCs w:val="21"/>
                <w:highlight w:val="none"/>
                <w:lang w:val="en-US" w:eastAsia="zh-CN"/>
              </w:rPr>
              <w:t>均</w:t>
            </w:r>
            <w:r>
              <w:rPr>
                <w:rFonts w:hint="eastAsia" w:ascii="宋体" w:hAnsi="宋体" w:eastAsia="宋体" w:cs="宋体"/>
                <w:b/>
                <w:bCs/>
                <w:color w:val="FF0000"/>
                <w:spacing w:val="1"/>
                <w:sz w:val="21"/>
                <w:szCs w:val="21"/>
                <w:highlight w:val="none"/>
                <w:lang w:val="en-US" w:eastAsia="zh-CN"/>
              </w:rPr>
              <w:t>为4-5级；</w:t>
            </w:r>
          </w:p>
          <w:p w14:paraId="13AAE3EB">
            <w:pPr>
              <w:pStyle w:val="478"/>
              <w:keepNext w:val="0"/>
              <w:keepLines w:val="0"/>
              <w:pageBreakBefore w:val="0"/>
              <w:widowControl/>
              <w:numPr>
                <w:ilvl w:val="0"/>
                <w:numId w:val="0"/>
              </w:numPr>
              <w:kinsoku w:val="0"/>
              <w:wordWrap/>
              <w:overflowPunct/>
              <w:topLinePunct w:val="0"/>
              <w:autoSpaceDE w:val="0"/>
              <w:autoSpaceDN w:val="0"/>
              <w:bidi w:val="0"/>
              <w:adjustRightInd w:val="0"/>
              <w:snapToGrid w:val="0"/>
              <w:spacing w:line="312" w:lineRule="auto"/>
              <w:ind w:left="0" w:leftChars="0" w:right="0" w:rightChars="0" w:firstLine="0" w:firstLineChars="0"/>
              <w:jc w:val="left"/>
              <w:textAlignment w:val="baseline"/>
              <w:rPr>
                <w:rFonts w:hint="eastAsia" w:ascii="宋体" w:hAnsi="宋体" w:eastAsia="宋体" w:cs="宋体"/>
                <w:b/>
                <w:bCs/>
                <w:color w:val="FF0000"/>
                <w:sz w:val="21"/>
                <w:szCs w:val="21"/>
                <w:highlight w:val="none"/>
                <w:lang w:val="en-US" w:eastAsia="zh-CN"/>
              </w:rPr>
            </w:pPr>
            <w:r>
              <w:rPr>
                <w:rFonts w:hint="eastAsia" w:ascii="宋体" w:hAnsi="宋体" w:eastAsia="宋体" w:cs="宋体"/>
                <w:b/>
                <w:bCs/>
                <w:color w:val="FF0000"/>
                <w:kern w:val="2"/>
                <w:sz w:val="21"/>
                <w:szCs w:val="21"/>
                <w:lang w:val="en-US" w:eastAsia="zh-CN" w:bidi="ar-SA"/>
              </w:rPr>
              <w:t>（14）</w:t>
            </w:r>
            <w:r>
              <w:rPr>
                <w:rFonts w:hint="eastAsia" w:ascii="宋体" w:hAnsi="宋体" w:eastAsia="宋体" w:cs="宋体"/>
                <w:b/>
                <w:bCs/>
                <w:color w:val="FF0000"/>
                <w:spacing w:val="-2"/>
                <w:sz w:val="21"/>
                <w:szCs w:val="21"/>
                <w:highlight w:val="none"/>
                <w:lang w:val="en-US" w:eastAsia="zh-CN"/>
              </w:rPr>
              <w:t>依据</w:t>
            </w:r>
            <w:r>
              <w:rPr>
                <w:rFonts w:hint="eastAsia" w:ascii="宋体" w:hAnsi="宋体" w:eastAsia="宋体" w:cs="宋体"/>
                <w:b/>
                <w:bCs/>
                <w:color w:val="FF0000"/>
                <w:spacing w:val="-2"/>
                <w:sz w:val="21"/>
                <w:szCs w:val="21"/>
                <w:highlight w:val="none"/>
              </w:rPr>
              <w:t>GB/T</w:t>
            </w:r>
            <w:r>
              <w:rPr>
                <w:rFonts w:hint="eastAsia" w:ascii="宋体" w:hAnsi="宋体" w:eastAsia="宋体" w:cs="宋体"/>
                <w:b/>
                <w:bCs/>
                <w:color w:val="FF0000"/>
                <w:spacing w:val="20"/>
                <w:sz w:val="21"/>
                <w:szCs w:val="21"/>
                <w:highlight w:val="none"/>
              </w:rPr>
              <w:t xml:space="preserve"> </w:t>
            </w:r>
            <w:r>
              <w:rPr>
                <w:rFonts w:hint="eastAsia" w:ascii="宋体" w:hAnsi="宋体" w:eastAsia="宋体" w:cs="宋体"/>
                <w:b/>
                <w:bCs/>
                <w:color w:val="FF0000"/>
                <w:spacing w:val="-2"/>
                <w:sz w:val="21"/>
                <w:szCs w:val="21"/>
                <w:highlight w:val="none"/>
              </w:rPr>
              <w:t>5455-2014</w:t>
            </w:r>
            <w:r>
              <w:rPr>
                <w:rFonts w:hint="eastAsia" w:ascii="宋体" w:hAnsi="宋体" w:eastAsia="宋体" w:cs="宋体"/>
                <w:b/>
                <w:bCs/>
                <w:color w:val="FF0000"/>
                <w:kern w:val="0"/>
                <w:sz w:val="21"/>
                <w:szCs w:val="21"/>
                <w:highlight w:val="none"/>
                <w:lang w:val="en-US" w:eastAsia="zh-CN"/>
              </w:rPr>
              <w:t>方法测试</w:t>
            </w:r>
            <w:r>
              <w:rPr>
                <w:rFonts w:hint="eastAsia" w:ascii="宋体" w:hAnsi="宋体" w:eastAsia="宋体" w:cs="宋体"/>
                <w:b/>
                <w:bCs/>
                <w:color w:val="FF0000"/>
                <w:spacing w:val="-1"/>
                <w:sz w:val="21"/>
                <w:szCs w:val="21"/>
                <w:highlight w:val="none"/>
                <w:lang w:eastAsia="zh-CN"/>
              </w:rPr>
              <w:t>：</w:t>
            </w:r>
            <w:r>
              <w:rPr>
                <w:rFonts w:hint="eastAsia" w:ascii="宋体" w:hAnsi="宋体" w:eastAsia="宋体" w:cs="宋体"/>
                <w:b/>
                <w:bCs/>
                <w:color w:val="FF0000"/>
                <w:spacing w:val="4"/>
                <w:sz w:val="21"/>
                <w:szCs w:val="21"/>
                <w:highlight w:val="none"/>
              </w:rPr>
              <w:t>燃烧性能(B1级)</w:t>
            </w:r>
            <w:r>
              <w:rPr>
                <w:rFonts w:hint="eastAsia" w:ascii="宋体" w:hAnsi="宋体" w:eastAsia="宋体" w:cs="宋体"/>
                <w:b/>
                <w:bCs/>
                <w:color w:val="FF0000"/>
                <w:spacing w:val="4"/>
                <w:sz w:val="21"/>
                <w:szCs w:val="21"/>
                <w:highlight w:val="none"/>
                <w:lang w:eastAsia="zh-CN"/>
              </w:rPr>
              <w:t>：</w:t>
            </w:r>
            <w:r>
              <w:rPr>
                <w:rFonts w:hint="eastAsia" w:ascii="宋体" w:hAnsi="宋体" w:eastAsia="宋体" w:cs="宋体"/>
                <w:b/>
                <w:bCs/>
                <w:color w:val="FF0000"/>
                <w:spacing w:val="-5"/>
                <w:sz w:val="21"/>
                <w:szCs w:val="21"/>
                <w:highlight w:val="none"/>
              </w:rPr>
              <w:t>续然时间-经向</w:t>
            </w:r>
            <w:r>
              <w:rPr>
                <w:rFonts w:hint="eastAsia" w:ascii="宋体" w:hAnsi="宋体" w:eastAsia="宋体" w:cs="宋体"/>
                <w:b/>
                <w:bCs/>
                <w:color w:val="FF0000"/>
                <w:spacing w:val="-5"/>
                <w:sz w:val="21"/>
                <w:szCs w:val="21"/>
                <w:highlight w:val="none"/>
                <w:lang w:val="en-US" w:eastAsia="zh-CN"/>
              </w:rPr>
              <w:t>≤2.1s；</w:t>
            </w:r>
            <w:r>
              <w:rPr>
                <w:rFonts w:hint="eastAsia" w:ascii="宋体" w:hAnsi="宋体" w:eastAsia="宋体" w:cs="宋体"/>
                <w:b/>
                <w:bCs/>
                <w:color w:val="FF0000"/>
                <w:spacing w:val="-5"/>
                <w:sz w:val="21"/>
                <w:szCs w:val="21"/>
                <w:highlight w:val="none"/>
              </w:rPr>
              <w:t>续然时间-纬向</w:t>
            </w:r>
            <w:r>
              <w:rPr>
                <w:rFonts w:hint="eastAsia" w:ascii="宋体" w:hAnsi="宋体" w:eastAsia="宋体" w:cs="宋体"/>
                <w:b/>
                <w:bCs/>
                <w:color w:val="FF0000"/>
                <w:spacing w:val="-5"/>
                <w:sz w:val="21"/>
                <w:szCs w:val="21"/>
                <w:highlight w:val="none"/>
                <w:lang w:val="en-US" w:eastAsia="zh-CN"/>
              </w:rPr>
              <w:t>≤4s；</w:t>
            </w:r>
            <w:r>
              <w:rPr>
                <w:rFonts w:hint="eastAsia" w:ascii="宋体" w:hAnsi="宋体" w:eastAsia="宋体" w:cs="宋体"/>
                <w:b/>
                <w:bCs/>
                <w:color w:val="FF0000"/>
                <w:spacing w:val="-5"/>
                <w:sz w:val="21"/>
                <w:szCs w:val="21"/>
                <w:highlight w:val="none"/>
              </w:rPr>
              <w:t>阴燃时间-经向</w:t>
            </w:r>
            <w:r>
              <w:rPr>
                <w:rFonts w:hint="eastAsia" w:ascii="宋体" w:hAnsi="宋体" w:eastAsia="宋体" w:cs="宋体"/>
                <w:b/>
                <w:bCs/>
                <w:color w:val="FF0000"/>
                <w:spacing w:val="-5"/>
                <w:sz w:val="21"/>
                <w:szCs w:val="21"/>
                <w:highlight w:val="none"/>
                <w:lang w:val="en-US" w:eastAsia="zh-CN"/>
              </w:rPr>
              <w:t>≤0.1s；</w:t>
            </w:r>
            <w:r>
              <w:rPr>
                <w:rFonts w:hint="eastAsia" w:ascii="宋体" w:hAnsi="宋体" w:eastAsia="宋体" w:cs="宋体"/>
                <w:b/>
                <w:bCs/>
                <w:color w:val="FF0000"/>
                <w:spacing w:val="-3"/>
                <w:sz w:val="21"/>
                <w:szCs w:val="21"/>
                <w:highlight w:val="none"/>
              </w:rPr>
              <w:t>阴燃时间-纬向</w:t>
            </w:r>
            <w:r>
              <w:rPr>
                <w:rFonts w:hint="eastAsia" w:ascii="宋体" w:hAnsi="宋体" w:eastAsia="宋体" w:cs="宋体"/>
                <w:b/>
                <w:bCs/>
                <w:color w:val="FF0000"/>
                <w:spacing w:val="-5"/>
                <w:sz w:val="21"/>
                <w:szCs w:val="21"/>
                <w:highlight w:val="none"/>
                <w:lang w:val="en-US" w:eastAsia="zh-CN"/>
              </w:rPr>
              <w:t>≤0.1s；</w:t>
            </w:r>
            <w:r>
              <w:rPr>
                <w:rFonts w:hint="eastAsia" w:ascii="宋体" w:hAnsi="宋体" w:eastAsia="宋体" w:cs="宋体"/>
                <w:b/>
                <w:bCs/>
                <w:color w:val="FF0000"/>
                <w:spacing w:val="3"/>
                <w:sz w:val="21"/>
                <w:szCs w:val="21"/>
                <w:highlight w:val="none"/>
              </w:rPr>
              <w:t>损毁长度-经向</w:t>
            </w:r>
            <w:r>
              <w:rPr>
                <w:rFonts w:hint="eastAsia" w:ascii="宋体" w:hAnsi="宋体" w:eastAsia="宋体" w:cs="宋体"/>
                <w:b/>
                <w:bCs/>
                <w:color w:val="FF0000"/>
                <w:spacing w:val="-4"/>
                <w:sz w:val="21"/>
                <w:szCs w:val="21"/>
                <w:highlight w:val="none"/>
              </w:rPr>
              <w:t>≤</w:t>
            </w:r>
            <w:r>
              <w:rPr>
                <w:rFonts w:hint="eastAsia" w:ascii="宋体" w:hAnsi="宋体" w:eastAsia="宋体" w:cs="宋体"/>
                <w:b/>
                <w:bCs/>
                <w:color w:val="FF0000"/>
                <w:spacing w:val="-4"/>
                <w:sz w:val="21"/>
                <w:szCs w:val="21"/>
                <w:highlight w:val="none"/>
                <w:lang w:val="en-US" w:eastAsia="zh-CN"/>
              </w:rPr>
              <w:t>28mm；</w:t>
            </w:r>
            <w:r>
              <w:rPr>
                <w:rFonts w:hint="eastAsia" w:ascii="宋体" w:hAnsi="宋体" w:eastAsia="宋体" w:cs="宋体"/>
                <w:b/>
                <w:bCs/>
                <w:color w:val="FF0000"/>
                <w:spacing w:val="3"/>
                <w:sz w:val="21"/>
                <w:szCs w:val="21"/>
                <w:highlight w:val="none"/>
              </w:rPr>
              <w:t>损毁长度-纬向</w:t>
            </w:r>
            <w:r>
              <w:rPr>
                <w:rFonts w:hint="eastAsia" w:ascii="宋体" w:hAnsi="宋体" w:eastAsia="宋体" w:cs="宋体"/>
                <w:b/>
                <w:bCs/>
                <w:color w:val="FF0000"/>
                <w:spacing w:val="-4"/>
                <w:sz w:val="21"/>
                <w:szCs w:val="21"/>
                <w:highlight w:val="none"/>
              </w:rPr>
              <w:t>≤</w:t>
            </w:r>
            <w:r>
              <w:rPr>
                <w:rFonts w:hint="eastAsia" w:ascii="宋体" w:hAnsi="宋体" w:eastAsia="宋体" w:cs="宋体"/>
                <w:b/>
                <w:bCs/>
                <w:color w:val="FF0000"/>
                <w:spacing w:val="-4"/>
                <w:sz w:val="21"/>
                <w:szCs w:val="21"/>
                <w:highlight w:val="none"/>
                <w:lang w:val="en-US" w:eastAsia="zh-CN"/>
              </w:rPr>
              <w:t>66mm；</w:t>
            </w:r>
          </w:p>
          <w:p w14:paraId="348967F9">
            <w:pPr>
              <w:pStyle w:val="478"/>
              <w:keepNext w:val="0"/>
              <w:keepLines w:val="0"/>
              <w:pageBreakBefore w:val="0"/>
              <w:widowControl/>
              <w:numPr>
                <w:ilvl w:val="0"/>
                <w:numId w:val="0"/>
              </w:numPr>
              <w:kinsoku w:val="0"/>
              <w:wordWrap/>
              <w:overflowPunct/>
              <w:topLinePunct w:val="0"/>
              <w:autoSpaceDE w:val="0"/>
              <w:autoSpaceDN w:val="0"/>
              <w:bidi w:val="0"/>
              <w:adjustRightInd w:val="0"/>
              <w:snapToGrid w:val="0"/>
              <w:spacing w:line="312" w:lineRule="auto"/>
              <w:ind w:left="0" w:leftChars="0" w:right="0" w:rightChars="0" w:firstLine="0" w:firstLineChars="0"/>
              <w:jc w:val="left"/>
              <w:textAlignment w:val="baseline"/>
              <w:rPr>
                <w:rFonts w:hint="eastAsia" w:ascii="宋体" w:hAnsi="宋体" w:eastAsia="宋体" w:cs="宋体"/>
                <w:b/>
                <w:bCs/>
                <w:color w:val="FF0000"/>
                <w:sz w:val="21"/>
                <w:szCs w:val="21"/>
                <w:highlight w:val="none"/>
                <w:lang w:val="en-US" w:eastAsia="zh-CN"/>
              </w:rPr>
            </w:pPr>
            <w:r>
              <w:rPr>
                <w:rFonts w:hint="eastAsia" w:ascii="宋体" w:hAnsi="宋体" w:eastAsia="宋体" w:cs="宋体"/>
                <w:b/>
                <w:bCs/>
                <w:color w:val="FF0000"/>
                <w:kern w:val="2"/>
                <w:sz w:val="21"/>
                <w:szCs w:val="21"/>
                <w:lang w:val="en-US" w:eastAsia="zh-CN" w:bidi="ar-SA"/>
              </w:rPr>
              <w:t>（15）</w:t>
            </w:r>
            <w:r>
              <w:rPr>
                <w:rFonts w:hint="eastAsia" w:ascii="宋体" w:hAnsi="宋体" w:eastAsia="宋体" w:cs="宋体"/>
                <w:b/>
                <w:bCs/>
                <w:color w:val="FF0000"/>
                <w:spacing w:val="-2"/>
                <w:sz w:val="21"/>
                <w:szCs w:val="21"/>
                <w:highlight w:val="none"/>
                <w:lang w:val="en-US" w:eastAsia="zh-CN"/>
              </w:rPr>
              <w:t>依据</w:t>
            </w:r>
            <w:r>
              <w:rPr>
                <w:rFonts w:hint="eastAsia" w:ascii="宋体" w:hAnsi="宋体" w:eastAsia="宋体" w:cs="宋体"/>
                <w:b/>
                <w:bCs/>
                <w:color w:val="FF0000"/>
                <w:spacing w:val="-2"/>
                <w:sz w:val="21"/>
                <w:szCs w:val="21"/>
                <w:highlight w:val="none"/>
              </w:rPr>
              <w:t>GB</w:t>
            </w:r>
            <w:r>
              <w:rPr>
                <w:rFonts w:hint="eastAsia" w:ascii="宋体" w:hAnsi="宋体" w:eastAsia="宋体" w:cs="宋体"/>
                <w:b/>
                <w:bCs/>
                <w:color w:val="FF0000"/>
                <w:spacing w:val="24"/>
                <w:sz w:val="21"/>
                <w:szCs w:val="21"/>
                <w:highlight w:val="none"/>
              </w:rPr>
              <w:t xml:space="preserve"> </w:t>
            </w:r>
            <w:r>
              <w:rPr>
                <w:rFonts w:hint="eastAsia" w:ascii="宋体" w:hAnsi="宋体" w:eastAsia="宋体" w:cs="宋体"/>
                <w:b/>
                <w:bCs/>
                <w:color w:val="FF0000"/>
                <w:spacing w:val="-2"/>
                <w:sz w:val="21"/>
                <w:szCs w:val="21"/>
                <w:highlight w:val="none"/>
              </w:rPr>
              <w:t>18401-2010</w:t>
            </w:r>
            <w:r>
              <w:rPr>
                <w:rFonts w:hint="eastAsia" w:ascii="宋体" w:hAnsi="宋体" w:eastAsia="宋体" w:cs="宋体"/>
                <w:b/>
                <w:bCs/>
                <w:color w:val="FF0000"/>
                <w:spacing w:val="-2"/>
                <w:sz w:val="21"/>
                <w:szCs w:val="21"/>
                <w:highlight w:val="none"/>
                <w:lang w:val="en-US" w:eastAsia="zh-CN"/>
              </w:rPr>
              <w:t xml:space="preserve"> </w:t>
            </w:r>
            <w:r>
              <w:rPr>
                <w:rFonts w:hint="eastAsia" w:ascii="宋体" w:hAnsi="宋体" w:eastAsia="宋体" w:cs="宋体"/>
                <w:b/>
                <w:bCs/>
                <w:color w:val="FF0000"/>
                <w:spacing w:val="-2"/>
                <w:sz w:val="21"/>
                <w:szCs w:val="21"/>
                <w:highlight w:val="none"/>
              </w:rPr>
              <w:t>6.7</w:t>
            </w:r>
            <w:r>
              <w:rPr>
                <w:rFonts w:hint="eastAsia" w:ascii="宋体" w:hAnsi="宋体" w:eastAsia="宋体" w:cs="宋体"/>
                <w:b/>
                <w:bCs/>
                <w:color w:val="FF0000"/>
                <w:kern w:val="0"/>
                <w:sz w:val="21"/>
                <w:szCs w:val="21"/>
                <w:highlight w:val="none"/>
                <w:lang w:val="en-US" w:eastAsia="zh-CN"/>
              </w:rPr>
              <w:t>方法测试</w:t>
            </w:r>
            <w:r>
              <w:rPr>
                <w:rFonts w:hint="eastAsia" w:ascii="宋体" w:hAnsi="宋体" w:eastAsia="宋体" w:cs="宋体"/>
                <w:b/>
                <w:bCs/>
                <w:color w:val="FF0000"/>
                <w:spacing w:val="-1"/>
                <w:sz w:val="21"/>
                <w:szCs w:val="21"/>
                <w:highlight w:val="none"/>
                <w:lang w:eastAsia="zh-CN"/>
              </w:rPr>
              <w:t>：</w:t>
            </w:r>
            <w:r>
              <w:rPr>
                <w:rFonts w:hint="eastAsia" w:ascii="宋体" w:hAnsi="宋体" w:eastAsia="宋体" w:cs="宋体"/>
                <w:b/>
                <w:bCs/>
                <w:color w:val="FF0000"/>
                <w:spacing w:val="-2"/>
                <w:sz w:val="21"/>
                <w:szCs w:val="21"/>
                <w:highlight w:val="none"/>
              </w:rPr>
              <w:t>无异味</w:t>
            </w:r>
            <w:r>
              <w:rPr>
                <w:rFonts w:hint="eastAsia" w:ascii="宋体" w:hAnsi="宋体" w:eastAsia="宋体" w:cs="宋体"/>
                <w:b/>
                <w:bCs/>
                <w:color w:val="FF0000"/>
                <w:spacing w:val="-2"/>
                <w:sz w:val="21"/>
                <w:szCs w:val="21"/>
                <w:highlight w:val="none"/>
                <w:lang w:eastAsia="zh-CN"/>
              </w:rPr>
              <w:t>；</w:t>
            </w:r>
          </w:p>
          <w:p w14:paraId="1AEF1112">
            <w:pPr>
              <w:pStyle w:val="478"/>
              <w:keepNext w:val="0"/>
              <w:keepLines w:val="0"/>
              <w:pageBreakBefore w:val="0"/>
              <w:widowControl/>
              <w:numPr>
                <w:ilvl w:val="0"/>
                <w:numId w:val="0"/>
              </w:numPr>
              <w:kinsoku w:val="0"/>
              <w:wordWrap/>
              <w:overflowPunct/>
              <w:topLinePunct w:val="0"/>
              <w:autoSpaceDE w:val="0"/>
              <w:autoSpaceDN w:val="0"/>
              <w:bidi w:val="0"/>
              <w:adjustRightInd w:val="0"/>
              <w:snapToGrid w:val="0"/>
              <w:spacing w:line="312" w:lineRule="auto"/>
              <w:ind w:left="0" w:leftChars="0" w:right="0" w:rightChars="0" w:firstLine="0" w:firstLineChars="0"/>
              <w:jc w:val="left"/>
              <w:textAlignment w:val="baseline"/>
              <w:rPr>
                <w:rFonts w:hint="eastAsia" w:ascii="宋体" w:hAnsi="宋体" w:eastAsia="宋体" w:cs="宋体"/>
                <w:b/>
                <w:bCs/>
                <w:color w:val="FF0000"/>
                <w:sz w:val="21"/>
                <w:szCs w:val="21"/>
                <w:highlight w:val="none"/>
                <w:lang w:val="en-US" w:eastAsia="zh-CN"/>
              </w:rPr>
            </w:pPr>
            <w:r>
              <w:rPr>
                <w:rFonts w:hint="eastAsia" w:ascii="宋体" w:hAnsi="宋体" w:eastAsia="宋体" w:cs="宋体"/>
                <w:b/>
                <w:bCs/>
                <w:color w:val="FF0000"/>
                <w:kern w:val="2"/>
                <w:sz w:val="21"/>
                <w:szCs w:val="21"/>
                <w:lang w:val="en-US" w:eastAsia="zh-CN" w:bidi="ar-SA"/>
              </w:rPr>
              <w:t>（16）</w:t>
            </w:r>
            <w:r>
              <w:rPr>
                <w:rFonts w:hint="eastAsia" w:ascii="宋体" w:hAnsi="宋体" w:eastAsia="宋体" w:cs="宋体"/>
                <w:b/>
                <w:bCs/>
                <w:color w:val="FF0000"/>
                <w:spacing w:val="-2"/>
                <w:sz w:val="21"/>
                <w:szCs w:val="21"/>
                <w:highlight w:val="none"/>
                <w:lang w:val="en-US" w:eastAsia="zh-CN"/>
              </w:rPr>
              <w:t>依据</w:t>
            </w:r>
            <w:r>
              <w:rPr>
                <w:rFonts w:hint="eastAsia" w:ascii="宋体" w:hAnsi="宋体" w:eastAsia="宋体" w:cs="宋体"/>
                <w:b/>
                <w:bCs/>
                <w:color w:val="FF0000"/>
                <w:spacing w:val="-2"/>
                <w:sz w:val="21"/>
                <w:szCs w:val="21"/>
                <w:highlight w:val="none"/>
              </w:rPr>
              <w:t>GB/T</w:t>
            </w:r>
            <w:r>
              <w:rPr>
                <w:rFonts w:hint="eastAsia" w:ascii="宋体" w:hAnsi="宋体" w:eastAsia="宋体" w:cs="宋体"/>
                <w:b/>
                <w:bCs/>
                <w:color w:val="FF0000"/>
                <w:spacing w:val="20"/>
                <w:sz w:val="21"/>
                <w:szCs w:val="21"/>
                <w:highlight w:val="none"/>
              </w:rPr>
              <w:t xml:space="preserve"> </w:t>
            </w:r>
            <w:r>
              <w:rPr>
                <w:rFonts w:hint="eastAsia" w:ascii="宋体" w:hAnsi="宋体" w:eastAsia="宋体" w:cs="宋体"/>
                <w:b/>
                <w:bCs/>
                <w:color w:val="FF0000"/>
                <w:spacing w:val="-2"/>
                <w:sz w:val="21"/>
                <w:szCs w:val="21"/>
                <w:highlight w:val="none"/>
              </w:rPr>
              <w:t>7573-2009</w:t>
            </w:r>
            <w:r>
              <w:rPr>
                <w:rFonts w:hint="eastAsia" w:ascii="宋体" w:hAnsi="宋体" w:eastAsia="宋体" w:cs="宋体"/>
                <w:b/>
                <w:bCs/>
                <w:color w:val="FF0000"/>
                <w:kern w:val="0"/>
                <w:sz w:val="21"/>
                <w:szCs w:val="21"/>
                <w:highlight w:val="none"/>
                <w:lang w:val="en-US" w:eastAsia="zh-CN"/>
              </w:rPr>
              <w:t>方法测试</w:t>
            </w:r>
            <w:r>
              <w:rPr>
                <w:rFonts w:hint="eastAsia" w:ascii="宋体" w:hAnsi="宋体" w:eastAsia="宋体" w:cs="宋体"/>
                <w:b/>
                <w:bCs/>
                <w:color w:val="FF0000"/>
                <w:spacing w:val="-1"/>
                <w:sz w:val="21"/>
                <w:szCs w:val="21"/>
                <w:highlight w:val="none"/>
                <w:lang w:eastAsia="zh-CN"/>
              </w:rPr>
              <w:t>：</w:t>
            </w:r>
            <w:r>
              <w:rPr>
                <w:rFonts w:hint="eastAsia" w:ascii="宋体" w:hAnsi="宋体" w:eastAsia="宋体" w:cs="宋体"/>
                <w:b/>
                <w:bCs/>
                <w:color w:val="FF0000"/>
                <w:spacing w:val="-3"/>
                <w:sz w:val="21"/>
                <w:szCs w:val="21"/>
                <w:highlight w:val="none"/>
              </w:rPr>
              <w:t>p</w:t>
            </w:r>
            <w:r>
              <w:rPr>
                <w:rFonts w:hint="eastAsia" w:ascii="宋体" w:hAnsi="宋体" w:eastAsia="宋体" w:cs="宋体"/>
                <w:b/>
                <w:bCs/>
                <w:color w:val="FF0000"/>
                <w:spacing w:val="-36"/>
                <w:sz w:val="21"/>
                <w:szCs w:val="21"/>
                <w:highlight w:val="none"/>
              </w:rPr>
              <w:t xml:space="preserve"> </w:t>
            </w:r>
            <w:r>
              <w:rPr>
                <w:rFonts w:hint="eastAsia" w:ascii="宋体" w:hAnsi="宋体" w:eastAsia="宋体" w:cs="宋体"/>
                <w:b/>
                <w:bCs/>
                <w:color w:val="FF0000"/>
                <w:spacing w:val="-3"/>
                <w:sz w:val="21"/>
                <w:szCs w:val="21"/>
                <w:highlight w:val="none"/>
              </w:rPr>
              <w:t>H</w:t>
            </w:r>
            <w:r>
              <w:rPr>
                <w:rFonts w:hint="eastAsia" w:ascii="宋体" w:hAnsi="宋体" w:eastAsia="宋体" w:cs="宋体"/>
                <w:b/>
                <w:bCs/>
                <w:color w:val="FF0000"/>
                <w:spacing w:val="-33"/>
                <w:sz w:val="21"/>
                <w:szCs w:val="21"/>
                <w:highlight w:val="none"/>
              </w:rPr>
              <w:t xml:space="preserve"> </w:t>
            </w:r>
            <w:r>
              <w:rPr>
                <w:rFonts w:hint="eastAsia" w:ascii="宋体" w:hAnsi="宋体" w:eastAsia="宋体" w:cs="宋体"/>
                <w:b/>
                <w:bCs/>
                <w:color w:val="FF0000"/>
                <w:spacing w:val="-3"/>
                <w:sz w:val="21"/>
                <w:szCs w:val="21"/>
                <w:highlight w:val="none"/>
              </w:rPr>
              <w:t>值</w:t>
            </w:r>
            <w:r>
              <w:rPr>
                <w:rFonts w:hint="eastAsia" w:ascii="宋体" w:hAnsi="宋体" w:eastAsia="宋体" w:cs="宋体"/>
                <w:b/>
                <w:bCs/>
                <w:color w:val="FF0000"/>
                <w:spacing w:val="-3"/>
                <w:sz w:val="21"/>
                <w:szCs w:val="21"/>
                <w:highlight w:val="none"/>
                <w:lang w:val="en-US" w:eastAsia="zh-CN"/>
              </w:rPr>
              <w:t>5～</w:t>
            </w:r>
            <w:r>
              <w:rPr>
                <w:rFonts w:hint="eastAsia" w:cs="宋体"/>
                <w:b/>
                <w:bCs/>
                <w:color w:val="FF0000"/>
                <w:spacing w:val="-3"/>
                <w:sz w:val="21"/>
                <w:szCs w:val="21"/>
                <w:highlight w:val="none"/>
                <w:lang w:val="en-US" w:eastAsia="zh-CN"/>
              </w:rPr>
              <w:t>7</w:t>
            </w:r>
            <w:r>
              <w:rPr>
                <w:rFonts w:hint="eastAsia" w:ascii="宋体" w:hAnsi="宋体" w:eastAsia="宋体" w:cs="宋体"/>
                <w:b/>
                <w:bCs/>
                <w:color w:val="FF0000"/>
                <w:spacing w:val="-3"/>
                <w:sz w:val="21"/>
                <w:szCs w:val="21"/>
                <w:highlight w:val="none"/>
                <w:lang w:val="en-US" w:eastAsia="zh-CN"/>
              </w:rPr>
              <w:t>；</w:t>
            </w:r>
          </w:p>
          <w:p w14:paraId="70738B4B">
            <w:pPr>
              <w:pStyle w:val="478"/>
              <w:keepNext w:val="0"/>
              <w:keepLines w:val="0"/>
              <w:pageBreakBefore w:val="0"/>
              <w:widowControl/>
              <w:numPr>
                <w:ilvl w:val="0"/>
                <w:numId w:val="0"/>
              </w:numPr>
              <w:kinsoku w:val="0"/>
              <w:wordWrap/>
              <w:overflowPunct/>
              <w:topLinePunct w:val="0"/>
              <w:autoSpaceDE w:val="0"/>
              <w:autoSpaceDN w:val="0"/>
              <w:bidi w:val="0"/>
              <w:adjustRightInd w:val="0"/>
              <w:snapToGrid w:val="0"/>
              <w:spacing w:line="312" w:lineRule="auto"/>
              <w:ind w:left="0" w:leftChars="0" w:right="0" w:rightChars="0" w:firstLine="0" w:firstLineChars="0"/>
              <w:jc w:val="left"/>
              <w:textAlignment w:val="baseline"/>
              <w:rPr>
                <w:rFonts w:hint="eastAsia" w:ascii="宋体" w:hAnsi="宋体" w:eastAsia="宋体" w:cs="宋体"/>
                <w:b/>
                <w:bCs/>
                <w:color w:val="FF0000"/>
                <w:sz w:val="21"/>
                <w:szCs w:val="21"/>
                <w:highlight w:val="none"/>
                <w:lang w:val="en-US" w:eastAsia="zh-CN"/>
              </w:rPr>
            </w:pPr>
            <w:r>
              <w:rPr>
                <w:rFonts w:hint="eastAsia" w:ascii="宋体" w:hAnsi="宋体" w:eastAsia="宋体" w:cs="宋体"/>
                <w:b/>
                <w:bCs/>
                <w:color w:val="FF0000"/>
                <w:kern w:val="2"/>
                <w:sz w:val="21"/>
                <w:szCs w:val="21"/>
                <w:lang w:val="en-US" w:eastAsia="zh-CN" w:bidi="ar-SA"/>
              </w:rPr>
              <w:t>（17）</w:t>
            </w:r>
            <w:r>
              <w:rPr>
                <w:rFonts w:hint="eastAsia" w:ascii="宋体" w:hAnsi="宋体" w:eastAsia="宋体" w:cs="宋体"/>
                <w:b/>
                <w:bCs/>
                <w:color w:val="FF0000"/>
                <w:spacing w:val="-2"/>
                <w:sz w:val="21"/>
                <w:szCs w:val="21"/>
                <w:highlight w:val="none"/>
                <w:lang w:val="en-US" w:eastAsia="zh-CN"/>
              </w:rPr>
              <w:t>依据</w:t>
            </w:r>
            <w:r>
              <w:rPr>
                <w:rFonts w:hint="eastAsia" w:ascii="宋体" w:hAnsi="宋体" w:eastAsia="宋体" w:cs="宋体"/>
                <w:b/>
                <w:bCs/>
                <w:color w:val="FF0000"/>
                <w:spacing w:val="-1"/>
                <w:sz w:val="21"/>
                <w:szCs w:val="21"/>
                <w:highlight w:val="none"/>
              </w:rPr>
              <w:t>GB/T 2912.1-2009</w:t>
            </w:r>
            <w:r>
              <w:rPr>
                <w:rFonts w:hint="eastAsia" w:cs="宋体"/>
                <w:b/>
                <w:bCs/>
                <w:color w:val="FF0000"/>
                <w:spacing w:val="-1"/>
                <w:sz w:val="21"/>
                <w:szCs w:val="21"/>
                <w:highlight w:val="none"/>
                <w:lang w:val="en-US" w:eastAsia="zh-CN"/>
              </w:rPr>
              <w:t>方法测试：</w:t>
            </w:r>
            <w:r>
              <w:rPr>
                <w:rFonts w:hint="eastAsia" w:ascii="宋体" w:hAnsi="宋体" w:eastAsia="宋体" w:cs="宋体"/>
                <w:b/>
                <w:bCs/>
                <w:color w:val="FF0000"/>
                <w:spacing w:val="1"/>
                <w:sz w:val="21"/>
                <w:szCs w:val="21"/>
                <w:highlight w:val="none"/>
              </w:rPr>
              <w:t>甲醛含量</w:t>
            </w:r>
            <w:r>
              <w:rPr>
                <w:rFonts w:hint="eastAsia" w:ascii="宋体" w:hAnsi="宋体" w:eastAsia="宋体" w:cs="宋体"/>
                <w:b/>
                <w:bCs/>
                <w:color w:val="FF0000"/>
                <w:spacing w:val="1"/>
                <w:sz w:val="21"/>
                <w:szCs w:val="21"/>
                <w:highlight w:val="none"/>
                <w:lang w:eastAsia="zh-CN"/>
              </w:rPr>
              <w:t>：</w:t>
            </w:r>
            <w:r>
              <w:rPr>
                <w:rFonts w:hint="eastAsia" w:ascii="宋体" w:hAnsi="宋体" w:eastAsia="宋体" w:cs="宋体"/>
                <w:b/>
                <w:bCs/>
                <w:color w:val="FF0000"/>
                <w:spacing w:val="1"/>
                <w:sz w:val="21"/>
                <w:szCs w:val="21"/>
                <w:highlight w:val="none"/>
                <w:lang w:val="en-US" w:eastAsia="zh-CN"/>
              </w:rPr>
              <w:t>未检出；</w:t>
            </w:r>
          </w:p>
          <w:p w14:paraId="45A57404">
            <w:pPr>
              <w:pStyle w:val="478"/>
              <w:keepNext w:val="0"/>
              <w:keepLines w:val="0"/>
              <w:pageBreakBefore w:val="0"/>
              <w:widowControl/>
              <w:numPr>
                <w:ilvl w:val="0"/>
                <w:numId w:val="0"/>
              </w:numPr>
              <w:kinsoku w:val="0"/>
              <w:wordWrap/>
              <w:overflowPunct/>
              <w:topLinePunct w:val="0"/>
              <w:autoSpaceDE w:val="0"/>
              <w:autoSpaceDN w:val="0"/>
              <w:bidi w:val="0"/>
              <w:adjustRightInd w:val="0"/>
              <w:snapToGrid w:val="0"/>
              <w:spacing w:line="312" w:lineRule="auto"/>
              <w:ind w:left="0" w:leftChars="0" w:right="0" w:rightChars="0" w:firstLine="0" w:firstLineChars="0"/>
              <w:jc w:val="left"/>
              <w:textAlignment w:val="baseline"/>
              <w:rPr>
                <w:rFonts w:hint="eastAsia" w:ascii="宋体" w:hAnsi="宋体" w:eastAsia="宋体" w:cs="宋体"/>
                <w:b/>
                <w:bCs/>
                <w:color w:val="FF0000"/>
                <w:sz w:val="21"/>
                <w:szCs w:val="21"/>
                <w:highlight w:val="none"/>
                <w:lang w:val="en-US" w:eastAsia="zh-CN"/>
              </w:rPr>
            </w:pPr>
            <w:r>
              <w:rPr>
                <w:rFonts w:hint="eastAsia" w:ascii="宋体" w:hAnsi="宋体" w:eastAsia="宋体" w:cs="宋体"/>
                <w:b/>
                <w:bCs/>
                <w:color w:val="FF0000"/>
                <w:kern w:val="2"/>
                <w:sz w:val="21"/>
                <w:szCs w:val="21"/>
                <w:lang w:val="en-US" w:eastAsia="zh-CN" w:bidi="ar-SA"/>
              </w:rPr>
              <w:t>（18）</w:t>
            </w:r>
            <w:r>
              <w:rPr>
                <w:rFonts w:hint="eastAsia" w:ascii="宋体" w:hAnsi="宋体" w:eastAsia="宋体" w:cs="宋体"/>
                <w:b/>
                <w:bCs/>
                <w:color w:val="FF0000"/>
                <w:spacing w:val="-2"/>
                <w:sz w:val="21"/>
                <w:szCs w:val="21"/>
                <w:highlight w:val="none"/>
                <w:lang w:val="en-US" w:eastAsia="zh-CN"/>
              </w:rPr>
              <w:t>依据</w:t>
            </w:r>
            <w:r>
              <w:rPr>
                <w:rFonts w:hint="eastAsia" w:ascii="宋体" w:hAnsi="宋体" w:eastAsia="宋体" w:cs="宋体"/>
                <w:b/>
                <w:bCs/>
                <w:color w:val="FF0000"/>
                <w:spacing w:val="3"/>
                <w:sz w:val="21"/>
                <w:szCs w:val="21"/>
                <w:highlight w:val="none"/>
              </w:rPr>
              <w:t>GB/T 17593.4-2006</w:t>
            </w:r>
            <w:r>
              <w:rPr>
                <w:rFonts w:hint="eastAsia" w:ascii="宋体" w:hAnsi="宋体" w:eastAsia="宋体" w:cs="宋体"/>
                <w:b/>
                <w:bCs/>
                <w:color w:val="FF0000"/>
                <w:spacing w:val="3"/>
                <w:sz w:val="21"/>
                <w:szCs w:val="21"/>
                <w:highlight w:val="none"/>
                <w:lang w:eastAsia="zh-CN"/>
              </w:rPr>
              <w:t>、</w:t>
            </w:r>
            <w:r>
              <w:rPr>
                <w:rFonts w:hint="eastAsia" w:ascii="宋体" w:hAnsi="宋体" w:eastAsia="宋体" w:cs="宋体"/>
                <w:b/>
                <w:bCs/>
                <w:color w:val="FF0000"/>
                <w:spacing w:val="3"/>
                <w:sz w:val="21"/>
                <w:szCs w:val="21"/>
                <w:highlight w:val="none"/>
              </w:rPr>
              <w:t>GB/T 17593.2-2007</w:t>
            </w:r>
            <w:r>
              <w:rPr>
                <w:rFonts w:hint="eastAsia" w:ascii="宋体" w:hAnsi="宋体" w:eastAsia="宋体" w:cs="宋体"/>
                <w:b/>
                <w:bCs/>
                <w:color w:val="FF0000"/>
                <w:spacing w:val="3"/>
                <w:sz w:val="21"/>
                <w:szCs w:val="21"/>
                <w:highlight w:val="none"/>
                <w:lang w:eastAsia="zh-CN"/>
              </w:rPr>
              <w:t>、</w:t>
            </w:r>
            <w:r>
              <w:rPr>
                <w:rFonts w:hint="eastAsia" w:ascii="宋体" w:hAnsi="宋体" w:eastAsia="宋体" w:cs="宋体"/>
                <w:b/>
                <w:bCs/>
                <w:color w:val="FF0000"/>
                <w:spacing w:val="3"/>
                <w:sz w:val="21"/>
                <w:szCs w:val="21"/>
                <w:highlight w:val="none"/>
              </w:rPr>
              <w:t>GB/T 17593.3-2006</w:t>
            </w:r>
            <w:r>
              <w:rPr>
                <w:rFonts w:hint="eastAsia" w:ascii="宋体" w:hAnsi="宋体" w:eastAsia="宋体" w:cs="宋体"/>
                <w:b/>
                <w:bCs/>
                <w:color w:val="FF0000"/>
                <w:kern w:val="0"/>
                <w:sz w:val="21"/>
                <w:szCs w:val="21"/>
                <w:highlight w:val="none"/>
                <w:lang w:val="en-US" w:eastAsia="zh-CN"/>
              </w:rPr>
              <w:t>方法测试</w:t>
            </w:r>
            <w:r>
              <w:rPr>
                <w:rFonts w:hint="eastAsia" w:ascii="宋体" w:hAnsi="宋体" w:eastAsia="宋体" w:cs="宋体"/>
                <w:b/>
                <w:bCs/>
                <w:color w:val="FF0000"/>
                <w:spacing w:val="-1"/>
                <w:sz w:val="21"/>
                <w:szCs w:val="21"/>
                <w:highlight w:val="none"/>
                <w:lang w:eastAsia="zh-CN"/>
              </w:rPr>
              <w:t>：</w:t>
            </w:r>
            <w:r>
              <w:rPr>
                <w:rFonts w:hint="eastAsia" w:ascii="宋体" w:hAnsi="宋体" w:eastAsia="宋体" w:cs="宋体"/>
                <w:b/>
                <w:bCs/>
                <w:color w:val="FF0000"/>
                <w:spacing w:val="3"/>
                <w:sz w:val="21"/>
                <w:szCs w:val="21"/>
                <w:highlight w:val="none"/>
              </w:rPr>
              <w:t>可萃取重金属</w:t>
            </w:r>
            <w:r>
              <w:rPr>
                <w:rFonts w:hint="eastAsia" w:ascii="宋体" w:hAnsi="宋体" w:eastAsia="宋体" w:cs="宋体"/>
                <w:b/>
                <w:bCs/>
                <w:color w:val="FF0000"/>
                <w:spacing w:val="3"/>
                <w:sz w:val="21"/>
                <w:szCs w:val="21"/>
                <w:highlight w:val="none"/>
                <w:lang w:eastAsia="zh-CN"/>
              </w:rPr>
              <w:t>：</w:t>
            </w:r>
            <w:r>
              <w:rPr>
                <w:rFonts w:hint="eastAsia" w:ascii="宋体" w:hAnsi="宋体" w:eastAsia="宋体" w:cs="宋体"/>
                <w:b/>
                <w:bCs/>
                <w:color w:val="FF0000"/>
                <w:spacing w:val="-1"/>
                <w:sz w:val="21"/>
                <w:szCs w:val="21"/>
                <w:highlight w:val="none"/>
              </w:rPr>
              <w:t>砷(As)</w:t>
            </w:r>
            <w:r>
              <w:rPr>
                <w:rFonts w:hint="eastAsia" w:ascii="宋体" w:hAnsi="宋体" w:eastAsia="宋体" w:cs="宋体"/>
                <w:b/>
                <w:bCs/>
                <w:color w:val="FF0000"/>
                <w:spacing w:val="-1"/>
                <w:sz w:val="21"/>
                <w:szCs w:val="21"/>
                <w:highlight w:val="none"/>
                <w:lang w:eastAsia="zh-CN"/>
              </w:rPr>
              <w:t>、</w:t>
            </w:r>
            <w:r>
              <w:rPr>
                <w:rFonts w:hint="eastAsia" w:ascii="宋体" w:hAnsi="宋体" w:eastAsia="宋体" w:cs="宋体"/>
                <w:b/>
                <w:bCs/>
                <w:color w:val="FF0000"/>
                <w:spacing w:val="-1"/>
                <w:sz w:val="21"/>
                <w:szCs w:val="21"/>
                <w:highlight w:val="none"/>
              </w:rPr>
              <w:t>铅(Pb)</w:t>
            </w:r>
            <w:r>
              <w:rPr>
                <w:rFonts w:hint="eastAsia" w:ascii="宋体" w:hAnsi="宋体" w:eastAsia="宋体" w:cs="宋体"/>
                <w:b/>
                <w:bCs/>
                <w:color w:val="FF0000"/>
                <w:spacing w:val="-1"/>
                <w:sz w:val="21"/>
                <w:szCs w:val="21"/>
                <w:highlight w:val="none"/>
                <w:lang w:eastAsia="zh-CN"/>
              </w:rPr>
              <w:t>、</w:t>
            </w:r>
            <w:r>
              <w:rPr>
                <w:rFonts w:hint="eastAsia" w:ascii="宋体" w:hAnsi="宋体" w:eastAsia="宋体" w:cs="宋体"/>
                <w:b/>
                <w:bCs/>
                <w:color w:val="FF0000"/>
                <w:spacing w:val="-1"/>
                <w:sz w:val="21"/>
                <w:szCs w:val="21"/>
                <w:highlight w:val="none"/>
              </w:rPr>
              <w:t>铬(Cr)</w:t>
            </w:r>
            <w:r>
              <w:rPr>
                <w:rFonts w:hint="eastAsia" w:ascii="宋体" w:hAnsi="宋体" w:eastAsia="宋体" w:cs="宋体"/>
                <w:b/>
                <w:bCs/>
                <w:color w:val="FF0000"/>
                <w:spacing w:val="-1"/>
                <w:sz w:val="21"/>
                <w:szCs w:val="21"/>
                <w:highlight w:val="none"/>
                <w:lang w:eastAsia="zh-CN"/>
              </w:rPr>
              <w:t>、</w:t>
            </w:r>
            <w:r>
              <w:rPr>
                <w:rFonts w:hint="eastAsia" w:ascii="宋体" w:hAnsi="宋体" w:eastAsia="宋体" w:cs="宋体"/>
                <w:b/>
                <w:bCs/>
                <w:color w:val="FF0000"/>
                <w:spacing w:val="-1"/>
                <w:sz w:val="21"/>
                <w:szCs w:val="21"/>
                <w:highlight w:val="none"/>
              </w:rPr>
              <w:t>钴(Co)</w:t>
            </w:r>
            <w:r>
              <w:rPr>
                <w:rFonts w:hint="eastAsia" w:ascii="宋体" w:hAnsi="宋体" w:eastAsia="宋体" w:cs="宋体"/>
                <w:b/>
                <w:bCs/>
                <w:color w:val="FF0000"/>
                <w:spacing w:val="-1"/>
                <w:sz w:val="21"/>
                <w:szCs w:val="21"/>
                <w:highlight w:val="none"/>
                <w:lang w:eastAsia="zh-CN"/>
              </w:rPr>
              <w:t>、</w:t>
            </w:r>
            <w:r>
              <w:rPr>
                <w:rFonts w:hint="eastAsia" w:ascii="宋体" w:hAnsi="宋体" w:eastAsia="宋体" w:cs="宋体"/>
                <w:b/>
                <w:bCs/>
                <w:color w:val="FF0000"/>
                <w:spacing w:val="-1"/>
                <w:sz w:val="21"/>
                <w:szCs w:val="21"/>
                <w:highlight w:val="none"/>
              </w:rPr>
              <w:t>铜(Cu)</w:t>
            </w:r>
            <w:r>
              <w:rPr>
                <w:rFonts w:hint="eastAsia" w:ascii="宋体" w:hAnsi="宋体" w:eastAsia="宋体" w:cs="宋体"/>
                <w:b/>
                <w:bCs/>
                <w:color w:val="FF0000"/>
                <w:spacing w:val="-1"/>
                <w:sz w:val="21"/>
                <w:szCs w:val="21"/>
                <w:highlight w:val="none"/>
                <w:lang w:eastAsia="zh-CN"/>
              </w:rPr>
              <w:t>、</w:t>
            </w:r>
            <w:r>
              <w:rPr>
                <w:rFonts w:hint="eastAsia" w:ascii="宋体" w:hAnsi="宋体" w:eastAsia="宋体" w:cs="宋体"/>
                <w:b/>
                <w:bCs/>
                <w:color w:val="FF0000"/>
                <w:spacing w:val="-1"/>
                <w:sz w:val="21"/>
                <w:szCs w:val="21"/>
                <w:highlight w:val="none"/>
              </w:rPr>
              <w:t>镍(Ni)</w:t>
            </w:r>
            <w:r>
              <w:rPr>
                <w:rFonts w:hint="eastAsia" w:ascii="宋体" w:hAnsi="宋体" w:eastAsia="宋体" w:cs="宋体"/>
                <w:b/>
                <w:bCs/>
                <w:color w:val="FF0000"/>
                <w:spacing w:val="-1"/>
                <w:sz w:val="21"/>
                <w:szCs w:val="21"/>
                <w:highlight w:val="none"/>
                <w:lang w:eastAsia="zh-CN"/>
              </w:rPr>
              <w:t>、</w:t>
            </w:r>
            <w:r>
              <w:rPr>
                <w:rFonts w:hint="eastAsia" w:ascii="宋体" w:hAnsi="宋体" w:eastAsia="宋体" w:cs="宋体"/>
                <w:b/>
                <w:bCs/>
                <w:color w:val="FF0000"/>
                <w:spacing w:val="4"/>
                <w:sz w:val="21"/>
                <w:szCs w:val="21"/>
                <w:highlight w:val="none"/>
              </w:rPr>
              <w:t>镉(</w:t>
            </w:r>
            <w:r>
              <w:rPr>
                <w:rFonts w:hint="eastAsia" w:ascii="宋体" w:hAnsi="宋体" w:eastAsia="宋体" w:cs="宋体"/>
                <w:b/>
                <w:bCs/>
                <w:color w:val="FF0000"/>
                <w:sz w:val="21"/>
                <w:szCs w:val="21"/>
                <w:highlight w:val="none"/>
              </w:rPr>
              <w:t>Cd</w:t>
            </w:r>
            <w:r>
              <w:rPr>
                <w:rFonts w:hint="eastAsia" w:ascii="宋体" w:hAnsi="宋体" w:eastAsia="宋体" w:cs="宋体"/>
                <w:b/>
                <w:bCs/>
                <w:color w:val="FF0000"/>
                <w:spacing w:val="4"/>
                <w:sz w:val="21"/>
                <w:szCs w:val="21"/>
                <w:highlight w:val="none"/>
              </w:rPr>
              <w:t>)</w:t>
            </w:r>
            <w:r>
              <w:rPr>
                <w:rFonts w:hint="eastAsia" w:ascii="宋体" w:hAnsi="宋体" w:eastAsia="宋体" w:cs="宋体"/>
                <w:b/>
                <w:bCs/>
                <w:color w:val="FF0000"/>
                <w:spacing w:val="4"/>
                <w:sz w:val="21"/>
                <w:szCs w:val="21"/>
                <w:highlight w:val="none"/>
                <w:lang w:eastAsia="zh-CN"/>
              </w:rPr>
              <w:t>、</w:t>
            </w:r>
            <w:r>
              <w:rPr>
                <w:rFonts w:hint="eastAsia" w:ascii="宋体" w:hAnsi="宋体" w:eastAsia="宋体" w:cs="宋体"/>
                <w:b/>
                <w:bCs/>
                <w:color w:val="FF0000"/>
                <w:spacing w:val="-1"/>
                <w:sz w:val="21"/>
                <w:szCs w:val="21"/>
                <w:highlight w:val="none"/>
              </w:rPr>
              <w:t>六价铬</w:t>
            </w:r>
            <w:r>
              <w:rPr>
                <w:rFonts w:hint="eastAsia" w:ascii="宋体" w:hAnsi="宋体" w:eastAsia="宋体" w:cs="宋体"/>
                <w:b/>
                <w:bCs/>
                <w:color w:val="FF0000"/>
                <w:spacing w:val="-1"/>
                <w:sz w:val="21"/>
                <w:szCs w:val="21"/>
                <w:highlight w:val="none"/>
                <w:lang w:eastAsia="zh-CN"/>
              </w:rPr>
              <w:t>、</w:t>
            </w:r>
            <w:r>
              <w:rPr>
                <w:rFonts w:hint="eastAsia" w:ascii="宋体" w:hAnsi="宋体" w:eastAsia="宋体" w:cs="宋体"/>
                <w:b/>
                <w:bCs/>
                <w:color w:val="FF0000"/>
                <w:spacing w:val="-1"/>
                <w:sz w:val="21"/>
                <w:szCs w:val="21"/>
                <w:highlight w:val="none"/>
              </w:rPr>
              <w:t>汞(Hg)</w:t>
            </w:r>
            <w:r>
              <w:rPr>
                <w:rFonts w:hint="eastAsia" w:ascii="宋体" w:hAnsi="宋体" w:eastAsia="宋体" w:cs="宋体"/>
                <w:b/>
                <w:bCs/>
                <w:color w:val="FF0000"/>
                <w:spacing w:val="-1"/>
                <w:sz w:val="21"/>
                <w:szCs w:val="21"/>
                <w:highlight w:val="none"/>
                <w:lang w:val="en-US" w:eastAsia="zh-CN"/>
              </w:rPr>
              <w:t>均未检出</w:t>
            </w:r>
            <w:r>
              <w:rPr>
                <w:rFonts w:hint="eastAsia" w:ascii="宋体" w:hAnsi="宋体" w:eastAsia="宋体" w:cs="宋体"/>
                <w:b/>
                <w:bCs/>
                <w:color w:val="FF0000"/>
                <w:spacing w:val="-1"/>
                <w:sz w:val="21"/>
                <w:szCs w:val="21"/>
                <w:highlight w:val="none"/>
                <w:lang w:eastAsia="zh-CN"/>
              </w:rPr>
              <w:t>；</w:t>
            </w:r>
          </w:p>
          <w:p w14:paraId="39E4E9D7">
            <w:pPr>
              <w:pStyle w:val="478"/>
              <w:keepNext w:val="0"/>
              <w:keepLines w:val="0"/>
              <w:pageBreakBefore w:val="0"/>
              <w:widowControl/>
              <w:numPr>
                <w:ilvl w:val="0"/>
                <w:numId w:val="0"/>
              </w:numPr>
              <w:kinsoku w:val="0"/>
              <w:wordWrap/>
              <w:overflowPunct/>
              <w:topLinePunct w:val="0"/>
              <w:autoSpaceDE w:val="0"/>
              <w:autoSpaceDN w:val="0"/>
              <w:bidi w:val="0"/>
              <w:adjustRightInd w:val="0"/>
              <w:snapToGrid/>
              <w:spacing w:line="312" w:lineRule="auto"/>
              <w:ind w:left="0" w:leftChars="0" w:right="0" w:rightChars="0"/>
              <w:jc w:val="left"/>
              <w:textAlignment w:val="baseline"/>
              <w:rPr>
                <w:rFonts w:hint="eastAsia" w:ascii="宋体" w:hAnsi="宋体" w:eastAsia="宋体" w:cs="宋体"/>
                <w:b/>
                <w:bCs/>
                <w:color w:val="FF0000"/>
                <w:kern w:val="0"/>
                <w:sz w:val="21"/>
                <w:szCs w:val="21"/>
                <w:highlight w:val="none"/>
                <w:lang w:val="en-US" w:eastAsia="zh-CN"/>
              </w:rPr>
            </w:pPr>
            <w:r>
              <w:rPr>
                <w:rFonts w:hint="eastAsia" w:ascii="宋体" w:hAnsi="宋体" w:eastAsia="宋体" w:cs="宋体"/>
                <w:b/>
                <w:bCs/>
                <w:color w:val="FF0000"/>
                <w:spacing w:val="-5"/>
                <w:sz w:val="21"/>
                <w:szCs w:val="21"/>
                <w:highlight w:val="none"/>
                <w:lang w:val="en-US" w:eastAsia="zh-CN"/>
              </w:rPr>
              <w:t>【</w:t>
            </w:r>
            <w:r>
              <w:rPr>
                <w:rFonts w:hint="eastAsia" w:cs="宋体"/>
                <w:b/>
                <w:bCs/>
                <w:color w:val="FF0000"/>
                <w:spacing w:val="-5"/>
                <w:sz w:val="21"/>
                <w:szCs w:val="21"/>
                <w:highlight w:val="none"/>
                <w:lang w:val="en-US" w:eastAsia="zh-CN"/>
              </w:rPr>
              <w:t>提供2022年1月1日</w:t>
            </w:r>
            <w:r>
              <w:rPr>
                <w:rFonts w:hint="eastAsia" w:ascii="宋体" w:hAnsi="宋体" w:eastAsia="宋体" w:cs="宋体"/>
                <w:b/>
                <w:bCs/>
                <w:color w:val="FF0000"/>
                <w:spacing w:val="-5"/>
                <w:sz w:val="21"/>
                <w:szCs w:val="21"/>
                <w:highlight w:val="none"/>
                <w:lang w:val="en-US" w:eastAsia="zh-CN"/>
              </w:rPr>
              <w:t>至本项目投标截止时间第三方检测机构出具的具有CMA标识的符合以上参数的检测报告扫描件，需将报告上对应参数标注出来；检测报告封面货物名称与上述名称不一致的需作书面说明，否则该项不得分；同时需提供在全国认证认可信息公共服务平台(认e云(http://cx.cnca.cn/)检测报告查询截图(查询截图中的报告编号及检测机构名称应与检测报告一致)】</w:t>
            </w:r>
          </w:p>
        </w:tc>
      </w:tr>
      <w:tr w14:paraId="7E167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324DAE79">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82</w:t>
            </w:r>
          </w:p>
        </w:tc>
        <w:tc>
          <w:tcPr>
            <w:tcW w:w="1678" w:type="dxa"/>
            <w:vMerge w:val="restart"/>
            <w:vAlign w:val="center"/>
          </w:tcPr>
          <w:p w14:paraId="02147E62">
            <w:pPr>
              <w:keepNext w:val="0"/>
              <w:keepLines w:val="0"/>
              <w:pageBreakBefore w:val="0"/>
              <w:widowControl/>
              <w:suppressLineNumbers w:val="0"/>
              <w:wordWrap/>
              <w:overflowPunct/>
              <w:topLinePunct w:val="0"/>
              <w:bidi w:val="0"/>
              <w:snapToGrid/>
              <w:spacing w:line="312" w:lineRule="auto"/>
              <w:ind w:left="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主任办公台</w:t>
            </w:r>
          </w:p>
          <w:p w14:paraId="5C962AD5">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vertAlign w:val="baseline"/>
              </w:rPr>
            </w:pPr>
          </w:p>
        </w:tc>
        <w:tc>
          <w:tcPr>
            <w:tcW w:w="6575" w:type="dxa"/>
            <w:vAlign w:val="center"/>
          </w:tcPr>
          <w:p w14:paraId="2F2242F6">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82.1规格：（1600W*1400D*750H）mm±10mm；</w:t>
            </w:r>
          </w:p>
        </w:tc>
      </w:tr>
      <w:tr w14:paraId="48BD2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60EB4601">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6977667C">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647B625E">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82.2基材：整体采用白蜡木原木制作；台面整体厚度不低于50mm，框架为红橡木原木方加工成型；面板为红橡木直</w:t>
            </w:r>
            <w:r>
              <w:rPr>
                <w:rFonts w:hint="eastAsia" w:ascii="宋体" w:hAnsi="宋体" w:eastAsia="宋体" w:cs="宋体"/>
                <w:b w:val="0"/>
                <w:bCs w:val="0"/>
                <w:i w:val="0"/>
                <w:iCs w:val="0"/>
                <w:color w:val="auto"/>
                <w:kern w:val="0"/>
                <w:sz w:val="21"/>
                <w:szCs w:val="21"/>
                <w:highlight w:val="none"/>
                <w:lang w:val="en-US" w:eastAsia="zh-CN" w:bidi="ar"/>
              </w:rPr>
              <w:t>拼板，厚度不低于18mm，</w:t>
            </w:r>
            <w:r>
              <w:rPr>
                <w:rFonts w:hint="eastAsia" w:ascii="宋体" w:hAnsi="宋体" w:eastAsia="宋体" w:cs="宋体"/>
                <w:b w:val="0"/>
                <w:bCs w:val="0"/>
                <w:color w:val="auto"/>
                <w:kern w:val="0"/>
                <w:sz w:val="21"/>
                <w:szCs w:val="21"/>
                <w:highlight w:val="none"/>
                <w:lang w:bidi="ar"/>
              </w:rPr>
              <w:t>用于直拼的红橡木宽度不低于</w:t>
            </w:r>
            <w:r>
              <w:rPr>
                <w:rFonts w:hint="eastAsia" w:ascii="宋体" w:hAnsi="宋体" w:eastAsia="宋体" w:cs="宋体"/>
                <w:b w:val="0"/>
                <w:bCs w:val="0"/>
                <w:color w:val="auto"/>
                <w:kern w:val="0"/>
                <w:sz w:val="21"/>
                <w:szCs w:val="21"/>
                <w:highlight w:val="none"/>
                <w:lang w:val="en-US" w:eastAsia="zh-CN" w:bidi="ar"/>
              </w:rPr>
              <w:t>80</w:t>
            </w:r>
            <w:r>
              <w:rPr>
                <w:rFonts w:hint="eastAsia" w:ascii="宋体" w:hAnsi="宋体" w:eastAsia="宋体" w:cs="宋体"/>
                <w:b w:val="0"/>
                <w:bCs w:val="0"/>
                <w:color w:val="auto"/>
                <w:kern w:val="0"/>
                <w:sz w:val="21"/>
                <w:szCs w:val="21"/>
                <w:highlight w:val="none"/>
                <w:lang w:bidi="ar"/>
              </w:rPr>
              <w:t>mm</w:t>
            </w:r>
            <w:r>
              <w:rPr>
                <w:rFonts w:hint="eastAsia" w:ascii="宋体" w:hAnsi="宋体" w:eastAsia="宋体" w:cs="宋体"/>
                <w:b w:val="0"/>
                <w:bCs w:val="0"/>
                <w:i w:val="0"/>
                <w:iCs w:val="0"/>
                <w:color w:val="auto"/>
                <w:kern w:val="0"/>
                <w:sz w:val="21"/>
                <w:szCs w:val="21"/>
                <w:highlight w:val="none"/>
                <w:lang w:val="en-US" w:eastAsia="zh-CN" w:bidi="ar"/>
              </w:rPr>
              <w:t>；</w:t>
            </w:r>
            <w:r>
              <w:rPr>
                <w:rFonts w:hint="eastAsia" w:ascii="宋体" w:hAnsi="宋体" w:eastAsia="宋体" w:cs="宋体"/>
                <w:b w:val="0"/>
                <w:bCs w:val="0"/>
                <w:i w:val="0"/>
                <w:iCs w:val="0"/>
                <w:color w:val="auto"/>
                <w:kern w:val="0"/>
                <w:sz w:val="21"/>
                <w:szCs w:val="21"/>
                <w:highlight w:val="none"/>
                <w:u w:val="none"/>
                <w:lang w:val="en-US" w:eastAsia="zh-CN" w:bidi="ar"/>
              </w:rPr>
              <w:t>面板</w:t>
            </w:r>
            <w:r>
              <w:rPr>
                <w:rFonts w:hint="eastAsia" w:ascii="宋体" w:hAnsi="宋体" w:eastAsia="宋体" w:cs="宋体"/>
                <w:b w:val="0"/>
                <w:bCs w:val="0"/>
                <w:i w:val="0"/>
                <w:iCs w:val="0"/>
                <w:color w:val="auto"/>
                <w:kern w:val="0"/>
                <w:sz w:val="21"/>
                <w:szCs w:val="21"/>
                <w:highlight w:val="none"/>
                <w:lang w:val="en-US" w:eastAsia="zh-CN" w:bidi="ar"/>
              </w:rPr>
              <w:t>拼板颜色和纹理与框架接近，接口自然平和，</w:t>
            </w:r>
            <w:r>
              <w:rPr>
                <w:rFonts w:hint="eastAsia" w:ascii="宋体" w:hAnsi="宋体" w:eastAsia="宋体" w:cs="宋体"/>
                <w:b w:val="0"/>
                <w:bCs w:val="0"/>
                <w:i w:val="0"/>
                <w:iCs w:val="0"/>
                <w:color w:val="auto"/>
                <w:kern w:val="0"/>
                <w:sz w:val="21"/>
                <w:szCs w:val="21"/>
                <w:highlight w:val="none"/>
                <w:u w:val="none"/>
                <w:lang w:val="en-US" w:eastAsia="zh-CN" w:bidi="ar"/>
              </w:rPr>
              <w:t>面板底部需有木方加固支撑；</w:t>
            </w:r>
          </w:p>
        </w:tc>
      </w:tr>
      <w:tr w14:paraId="01276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4ADC2D9C">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6A887642">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555FB3BF">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82.3工艺：采用榫卯结构连接工艺。木材充分烘干，保证含水率符合要求；木材纹理美观，无明显节子、虫眼，不得使用腐朽材，木制件外观达到国家合格标准。</w:t>
            </w:r>
          </w:p>
        </w:tc>
      </w:tr>
      <w:tr w14:paraId="05594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7112C34A">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51BC2B5E">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0268924F">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82.4功能配置：带副柜（配置掩门柜或抽屉柜或空格柜，</w:t>
            </w:r>
            <w:del w:id="105" w:author="董馨如" w:date="2024-10-16T15:02:22Z">
              <w:r>
                <w:rPr>
                  <w:rFonts w:hint="eastAsia" w:ascii="宋体" w:hAnsi="宋体" w:eastAsia="宋体" w:cs="宋体"/>
                  <w:b w:val="0"/>
                  <w:bCs w:val="0"/>
                  <w:i w:val="0"/>
                  <w:iCs w:val="0"/>
                  <w:color w:val="auto"/>
                  <w:kern w:val="0"/>
                  <w:sz w:val="21"/>
                  <w:szCs w:val="21"/>
                  <w:highlight w:val="none"/>
                  <w:u w:val="none"/>
                  <w:lang w:val="en-US" w:eastAsia="zh-CN" w:bidi="ar"/>
                </w:rPr>
                <w:delText>根据采购方需求深化</w:delText>
              </w:r>
            </w:del>
            <w:ins w:id="106" w:author="董馨如" w:date="2024-10-16T15:02:22Z">
              <w:r>
                <w:rPr>
                  <w:rFonts w:hint="eastAsia" w:ascii="宋体" w:hAnsi="宋体" w:eastAsia="宋体" w:cs="宋体"/>
                  <w:b w:val="0"/>
                  <w:bCs w:val="0"/>
                  <w:i w:val="0"/>
                  <w:iCs w:val="0"/>
                  <w:color w:val="auto"/>
                  <w:kern w:val="0"/>
                  <w:sz w:val="21"/>
                  <w:szCs w:val="21"/>
                  <w:highlight w:val="none"/>
                  <w:u w:val="none"/>
                  <w:lang w:val="en-US" w:eastAsia="zh-CN" w:bidi="ar"/>
                </w:rPr>
                <w:t>中标后可以根据采购方需求深化</w:t>
              </w:r>
            </w:ins>
            <w:r>
              <w:rPr>
                <w:rFonts w:hint="eastAsia" w:ascii="宋体" w:hAnsi="宋体" w:eastAsia="宋体" w:cs="宋体"/>
                <w:b w:val="0"/>
                <w:bCs w:val="0"/>
                <w:i w:val="0"/>
                <w:iCs w:val="0"/>
                <w:color w:val="auto"/>
                <w:kern w:val="0"/>
                <w:sz w:val="21"/>
                <w:szCs w:val="21"/>
                <w:highlight w:val="none"/>
                <w:u w:val="none"/>
                <w:lang w:val="en-US" w:eastAsia="zh-CN" w:bidi="ar"/>
              </w:rPr>
              <w:t>）。配置隐藏走线盒，包含五孔插座、USB插座、弱电插口（根据现场线路及采购方需求配置）。带可折叠休息床。</w:t>
            </w:r>
          </w:p>
        </w:tc>
      </w:tr>
      <w:tr w14:paraId="13F38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3FBD60CD">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278DE33C">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3DD460C0">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82.5胶粘剂：木质部件胶粘剂采用环保水基型胶粘剂。胶粘剂的游离甲醛、苯、甲苯+二甲苯、总挥发性有机物均符合GB 18583-2008、SZJG 52-2016标准要求。</w:t>
            </w:r>
          </w:p>
        </w:tc>
      </w:tr>
      <w:tr w14:paraId="53E46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0A150A53">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0533BEBE">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516E778A">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82.6油漆：采用环保水性油漆，经过三底两面油漆工序，木纹纹理清晰，色泽均匀、光滑耐用。油漆表面无尘粒、气泡、渣点、边缘及立面无流挂等现象。</w:t>
            </w:r>
            <w:r>
              <w:rPr>
                <w:rFonts w:hint="eastAsia" w:ascii="宋体" w:hAnsi="宋体" w:eastAsia="宋体" w:cs="宋体"/>
                <w:b w:val="0"/>
                <w:bCs w:val="0"/>
                <w:color w:val="auto"/>
                <w:kern w:val="0"/>
                <w:sz w:val="21"/>
                <w:szCs w:val="21"/>
                <w:highlight w:val="none"/>
                <w:u w:val="none"/>
                <w:lang w:eastAsia="zh-CN" w:bidi="ar"/>
              </w:rPr>
              <w:t>水性漆的重金属元素含量（包括铅、镉、六价铬、汞、砷、钡、硒、锑、钴）均未检出；VOC含量、甲醛含量、乙二醇醚及醚酯总和含量、苯系物总和含量、烷基酚聚氧乙烯醚总和含量均符合GB 18581-2020、GB/T 35602-2017标准要求。</w:t>
            </w:r>
          </w:p>
        </w:tc>
      </w:tr>
      <w:tr w14:paraId="0CF92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075B3EED">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467DEBB4">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2AD73694">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82.7五金配件：三节缓冲导轨、阻尼缓冲铰链，无锈蚀；铰链的过载要求（包括垂直静载荷（30kg）、水平静载荷（70N））、功能要求（包括操作力、耐久性(80000次)）、下沉量、耐腐蚀均符合QB/T 2189-2013标准要求。导轨的过载要求（包括垂直向下静载荷（300N）、水平侧向静载荷（150N）、猛关或猛开）、功能要求（包括操作力、耐久性(80000次)、拉出安全性、下沉量、耐腐蚀均符合QB/T 2454-2013标准要求。</w:t>
            </w:r>
          </w:p>
        </w:tc>
      </w:tr>
      <w:tr w14:paraId="4A1F9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36AE4DE0">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05EDBE6B">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34E44032">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bCs/>
                <w:color w:val="FF0000"/>
                <w:sz w:val="21"/>
                <w:szCs w:val="21"/>
                <w:highlight w:val="none"/>
                <w:lang w:eastAsia="zh-CN"/>
              </w:rPr>
            </w:pPr>
            <w:r>
              <w:rPr>
                <w:rFonts w:hint="eastAsia" w:ascii="宋体" w:hAnsi="宋体" w:eastAsia="宋体" w:cs="宋体"/>
                <w:b/>
                <w:bCs/>
                <w:color w:val="FF0000"/>
                <w:sz w:val="21"/>
                <w:szCs w:val="21"/>
                <w:highlight w:val="none"/>
                <w:lang w:val="en-US" w:eastAsia="zh-CN"/>
              </w:rPr>
              <w:t>▲82.8</w:t>
            </w:r>
            <w:r>
              <w:rPr>
                <w:rFonts w:hint="eastAsia" w:ascii="宋体" w:hAnsi="宋体" w:eastAsia="宋体" w:cs="宋体"/>
                <w:b/>
                <w:bCs/>
                <w:color w:val="FF0000"/>
                <w:sz w:val="21"/>
                <w:szCs w:val="21"/>
                <w:highlight w:val="none"/>
              </w:rPr>
              <w:t>主任办公台</w:t>
            </w:r>
            <w:r>
              <w:rPr>
                <w:rFonts w:hint="eastAsia" w:ascii="宋体" w:hAnsi="宋体" w:eastAsia="宋体" w:cs="宋体"/>
                <w:b/>
                <w:bCs/>
                <w:color w:val="FF0000"/>
                <w:sz w:val="21"/>
                <w:szCs w:val="21"/>
                <w:highlight w:val="none"/>
                <w:lang w:val="en-US" w:eastAsia="zh-CN"/>
              </w:rPr>
              <w:t>依据</w:t>
            </w:r>
            <w:r>
              <w:rPr>
                <w:rFonts w:hint="eastAsia" w:ascii="宋体" w:hAnsi="宋体" w:eastAsia="宋体" w:cs="宋体"/>
                <w:b/>
                <w:bCs/>
                <w:color w:val="FF0000"/>
                <w:sz w:val="21"/>
                <w:szCs w:val="21"/>
                <w:highlight w:val="none"/>
              </w:rPr>
              <w:t>GB/T</w:t>
            </w:r>
            <w:r>
              <w:rPr>
                <w:rFonts w:hint="eastAsia" w:ascii="宋体" w:hAnsi="宋体" w:eastAsia="宋体" w:cs="宋体"/>
                <w:b/>
                <w:bCs/>
                <w:color w:val="FF0000"/>
                <w:sz w:val="21"/>
                <w:szCs w:val="21"/>
                <w:highlight w:val="none"/>
                <w:lang w:val="en-US" w:eastAsia="zh-CN"/>
              </w:rPr>
              <w:t xml:space="preserve"> </w:t>
            </w:r>
            <w:r>
              <w:rPr>
                <w:rFonts w:hint="eastAsia" w:ascii="宋体" w:hAnsi="宋体" w:eastAsia="宋体" w:cs="宋体"/>
                <w:b/>
                <w:bCs/>
                <w:color w:val="FF0000"/>
                <w:sz w:val="21"/>
                <w:szCs w:val="21"/>
                <w:highlight w:val="none"/>
              </w:rPr>
              <w:t>36022-2018、QB/T</w:t>
            </w:r>
            <w:r>
              <w:rPr>
                <w:rFonts w:hint="eastAsia" w:ascii="宋体" w:hAnsi="宋体" w:eastAsia="宋体" w:cs="宋体"/>
                <w:b/>
                <w:bCs/>
                <w:color w:val="FF0000"/>
                <w:sz w:val="21"/>
                <w:szCs w:val="21"/>
                <w:highlight w:val="none"/>
                <w:lang w:val="en-US" w:eastAsia="zh-CN"/>
              </w:rPr>
              <w:t xml:space="preserve"> </w:t>
            </w:r>
            <w:r>
              <w:rPr>
                <w:rFonts w:hint="eastAsia" w:ascii="宋体" w:hAnsi="宋体" w:eastAsia="宋体" w:cs="宋体"/>
                <w:b/>
                <w:bCs/>
                <w:color w:val="FF0000"/>
                <w:sz w:val="21"/>
                <w:szCs w:val="21"/>
                <w:highlight w:val="none"/>
              </w:rPr>
              <w:t>4371-2012、GB/T</w:t>
            </w:r>
            <w:r>
              <w:rPr>
                <w:rFonts w:hint="eastAsia" w:ascii="宋体" w:hAnsi="宋体" w:eastAsia="宋体" w:cs="宋体"/>
                <w:b/>
                <w:bCs/>
                <w:color w:val="FF0000"/>
                <w:sz w:val="21"/>
                <w:szCs w:val="21"/>
                <w:highlight w:val="none"/>
                <w:lang w:val="en-US" w:eastAsia="zh-CN"/>
              </w:rPr>
              <w:t xml:space="preserve"> </w:t>
            </w:r>
            <w:r>
              <w:rPr>
                <w:rFonts w:hint="eastAsia" w:ascii="宋体" w:hAnsi="宋体" w:eastAsia="宋体" w:cs="宋体"/>
                <w:b/>
                <w:bCs/>
                <w:color w:val="FF0000"/>
                <w:sz w:val="21"/>
                <w:szCs w:val="21"/>
                <w:highlight w:val="none"/>
              </w:rPr>
              <w:t>1927.4-2021</w:t>
            </w:r>
            <w:r>
              <w:rPr>
                <w:rFonts w:hint="eastAsia" w:ascii="宋体" w:hAnsi="宋体" w:eastAsia="宋体" w:cs="宋体"/>
                <w:b/>
                <w:bCs/>
                <w:color w:val="FF0000"/>
                <w:sz w:val="21"/>
                <w:szCs w:val="21"/>
                <w:highlight w:val="none"/>
                <w:lang w:val="en-US" w:eastAsia="zh-CN"/>
              </w:rPr>
              <w:t>标准检测：</w:t>
            </w:r>
            <w:r>
              <w:rPr>
                <w:rFonts w:hint="eastAsia" w:ascii="宋体" w:hAnsi="宋体" w:eastAsia="宋体" w:cs="宋体"/>
                <w:b/>
                <w:bCs/>
                <w:color w:val="FF0000"/>
                <w:sz w:val="21"/>
                <w:szCs w:val="21"/>
                <w:highlight w:val="none"/>
              </w:rPr>
              <w:t>翘曲度：≤1.0mm；平整度≤0.05mm；邻边垂直度：≤1mm；位差度≤0.6mm；分缝≤1.0mm；底脚平稳性：＜0.1mm；抽屉下垂度：≤4mm；抽屉摆动度：≤8mm；表面理化性能要求（漆膜）：耐液性、耐湿热、耐干热、附着力均不低于1级；耐磨性、抗冲击均不低于2级；耐冷热温差符合标准要求；主桌面垂直静载荷试验、桌面持续垂直静载荷试验、桌面水平静载荷试验、桌面垂直冲击试验、桌腿跌落试验、桌面水平耐久性试验、垂直加载稳定性、垂直和水平加载稳定性均符合标准要求；甲醛释放量：未检出；苯释放量：未检出；甲苯释放量：≤0.05mg/m³；二甲苯释放量：≤0.05mg/m³；总挥发性（TVOC）有机化合物（TVOC）释放量：≤0.250mg/m³；氨释放量：未检出；符合人类工效学标准要求，桌下中间净空高＞580；抗菌性能要求：抑菌值：金黄色葡萄球菌（ATCC6538）＞99%、大肠埃希氏菌(AS1.90）＞99%、肺炎克雷伯氏菌（AS1.1736）＞99%、乙型副伤寒沙门氏菌（CMCC50094）＞99%、甲型副伤寒沙门氏菌(CMCC(B)50093)＞99%、变形链球菌(ATCC25175)＞99%；含水率：11.5%±2%；气干密度0.690±0.01g/cm3：；基本密度：0.700±0.01g/cm3；绝干密度：0.620±0.01g/cm3；气干干缩率：径向≤3.7%、弦向≤5%、体积≤7.7%；全干干缩率：径向≤4.5%、弦向≤6.5%、体积≤10%；吸水率：100±5%；气干湿胀率：径向≤2.6%、弦向≤3%、体积≤3.7%；饱水湿胀率：径向≤4%、弦向≤5%、体积≤9%</w:t>
            </w:r>
            <w:r>
              <w:rPr>
                <w:rFonts w:hint="eastAsia" w:ascii="宋体" w:hAnsi="宋体" w:eastAsia="宋体" w:cs="宋体"/>
                <w:b/>
                <w:bCs/>
                <w:color w:val="FF0000"/>
                <w:sz w:val="21"/>
                <w:szCs w:val="21"/>
                <w:highlight w:val="none"/>
                <w:lang w:eastAsia="zh-CN"/>
              </w:rPr>
              <w:t>。</w:t>
            </w:r>
          </w:p>
          <w:p w14:paraId="13174309">
            <w:pPr>
              <w:keepNext w:val="0"/>
              <w:keepLines w:val="0"/>
              <w:pageBreakBefore w:val="0"/>
              <w:widowControl w:val="0"/>
              <w:wordWrap/>
              <w:overflowPunct/>
              <w:topLinePunct w:val="0"/>
              <w:bidi w:val="0"/>
              <w:snapToGrid/>
              <w:spacing w:line="312" w:lineRule="auto"/>
              <w:ind w:left="0"/>
              <w:rPr>
                <w:rFonts w:hint="eastAsia" w:ascii="宋体" w:hAnsi="宋体" w:eastAsia="宋体" w:cs="宋体"/>
                <w:b/>
                <w:bCs/>
                <w:color w:val="FF0000"/>
                <w:spacing w:val="3"/>
                <w:sz w:val="21"/>
                <w:szCs w:val="21"/>
                <w:highlight w:val="none"/>
                <w:lang w:val="en-US" w:eastAsia="zh-CN"/>
              </w:rPr>
            </w:pPr>
            <w:r>
              <w:rPr>
                <w:rFonts w:hint="eastAsia" w:ascii="宋体" w:hAnsi="宋体" w:eastAsia="宋体" w:cs="宋体"/>
                <w:b/>
                <w:bCs/>
                <w:color w:val="FF0000"/>
                <w:spacing w:val="-5"/>
                <w:sz w:val="21"/>
                <w:szCs w:val="21"/>
                <w:highlight w:val="none"/>
                <w:lang w:val="en-US" w:eastAsia="zh-CN"/>
              </w:rPr>
              <w:t>【提供2022年1月1日至本项目投标截止时间第三方检测机构出具的具有CMA标识的符合以上参数的检测报告扫描件，需将报告上对应参数标注出来；检测报告封面货物名称与上述名称不一致的需作书面说明，否则该项不得分；同时需提供在全国认证认可信息公共服务平台(认e云(http://cx.cnca.cn/)检测报告查询截图(查询截图中的报告编号及检测机构名称应与检测报告一致)】</w:t>
            </w:r>
          </w:p>
        </w:tc>
      </w:tr>
      <w:tr w14:paraId="702CF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11372AE0">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83</w:t>
            </w:r>
          </w:p>
        </w:tc>
        <w:tc>
          <w:tcPr>
            <w:tcW w:w="1678" w:type="dxa"/>
            <w:vMerge w:val="restart"/>
            <w:vAlign w:val="center"/>
          </w:tcPr>
          <w:p w14:paraId="07DA4A51">
            <w:pPr>
              <w:keepNext w:val="0"/>
              <w:keepLines w:val="0"/>
              <w:pageBreakBefore w:val="0"/>
              <w:widowControl/>
              <w:suppressLineNumbers w:val="0"/>
              <w:wordWrap/>
              <w:overflowPunct/>
              <w:topLinePunct w:val="0"/>
              <w:bidi w:val="0"/>
              <w:snapToGrid/>
              <w:spacing w:line="312" w:lineRule="auto"/>
              <w:ind w:left="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护长办公台</w:t>
            </w:r>
          </w:p>
          <w:p w14:paraId="3C7B4FC7">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vertAlign w:val="baseline"/>
              </w:rPr>
            </w:pPr>
          </w:p>
        </w:tc>
        <w:tc>
          <w:tcPr>
            <w:tcW w:w="6575" w:type="dxa"/>
            <w:vAlign w:val="center"/>
          </w:tcPr>
          <w:p w14:paraId="5D6E982E">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83.1规格：（1500W*1200D*750H）mm±10%；</w:t>
            </w:r>
          </w:p>
        </w:tc>
      </w:tr>
      <w:tr w14:paraId="5D36F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6C69F57B">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41D04D7F">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2D59CD07">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83.2基材：整体采用白蜡木原木制作；台面整体厚度不低于50mm，框架为红橡木原木方加工成型；面板为红橡木直</w:t>
            </w:r>
            <w:r>
              <w:rPr>
                <w:rFonts w:hint="eastAsia" w:ascii="宋体" w:hAnsi="宋体" w:eastAsia="宋体" w:cs="宋体"/>
                <w:b w:val="0"/>
                <w:bCs w:val="0"/>
                <w:i w:val="0"/>
                <w:iCs w:val="0"/>
                <w:color w:val="auto"/>
                <w:kern w:val="0"/>
                <w:sz w:val="21"/>
                <w:szCs w:val="21"/>
                <w:highlight w:val="none"/>
                <w:lang w:val="en-US" w:eastAsia="zh-CN" w:bidi="ar"/>
              </w:rPr>
              <w:t>拼板，厚度不低于18mm，</w:t>
            </w:r>
            <w:r>
              <w:rPr>
                <w:rFonts w:hint="eastAsia" w:ascii="宋体" w:hAnsi="宋体" w:eastAsia="宋体" w:cs="宋体"/>
                <w:b w:val="0"/>
                <w:bCs w:val="0"/>
                <w:color w:val="auto"/>
                <w:kern w:val="0"/>
                <w:sz w:val="21"/>
                <w:szCs w:val="21"/>
                <w:highlight w:val="none"/>
                <w:lang w:bidi="ar"/>
              </w:rPr>
              <w:t>用于直拼的红橡木宽度不低于</w:t>
            </w:r>
            <w:r>
              <w:rPr>
                <w:rFonts w:hint="eastAsia" w:ascii="宋体" w:hAnsi="宋体" w:eastAsia="宋体" w:cs="宋体"/>
                <w:b w:val="0"/>
                <w:bCs w:val="0"/>
                <w:color w:val="auto"/>
                <w:kern w:val="0"/>
                <w:sz w:val="21"/>
                <w:szCs w:val="21"/>
                <w:highlight w:val="none"/>
                <w:lang w:val="en-US" w:eastAsia="zh-CN" w:bidi="ar"/>
              </w:rPr>
              <w:t>80</w:t>
            </w:r>
            <w:r>
              <w:rPr>
                <w:rFonts w:hint="eastAsia" w:ascii="宋体" w:hAnsi="宋体" w:eastAsia="宋体" w:cs="宋体"/>
                <w:b w:val="0"/>
                <w:bCs w:val="0"/>
                <w:color w:val="auto"/>
                <w:kern w:val="0"/>
                <w:sz w:val="21"/>
                <w:szCs w:val="21"/>
                <w:highlight w:val="none"/>
                <w:lang w:bidi="ar"/>
              </w:rPr>
              <w:t>mm</w:t>
            </w:r>
            <w:r>
              <w:rPr>
                <w:rFonts w:hint="eastAsia" w:ascii="宋体" w:hAnsi="宋体" w:eastAsia="宋体" w:cs="宋体"/>
                <w:b w:val="0"/>
                <w:bCs w:val="0"/>
                <w:i w:val="0"/>
                <w:iCs w:val="0"/>
                <w:color w:val="auto"/>
                <w:kern w:val="0"/>
                <w:sz w:val="21"/>
                <w:szCs w:val="21"/>
                <w:highlight w:val="none"/>
                <w:lang w:val="en-US" w:eastAsia="zh-CN" w:bidi="ar"/>
              </w:rPr>
              <w:t>；</w:t>
            </w:r>
            <w:r>
              <w:rPr>
                <w:rFonts w:hint="eastAsia" w:ascii="宋体" w:hAnsi="宋体" w:eastAsia="宋体" w:cs="宋体"/>
                <w:b w:val="0"/>
                <w:bCs w:val="0"/>
                <w:i w:val="0"/>
                <w:iCs w:val="0"/>
                <w:color w:val="auto"/>
                <w:kern w:val="0"/>
                <w:sz w:val="21"/>
                <w:szCs w:val="21"/>
                <w:highlight w:val="none"/>
                <w:u w:val="none"/>
                <w:lang w:val="en-US" w:eastAsia="zh-CN" w:bidi="ar"/>
              </w:rPr>
              <w:t>面板</w:t>
            </w:r>
            <w:r>
              <w:rPr>
                <w:rFonts w:hint="eastAsia" w:ascii="宋体" w:hAnsi="宋体" w:eastAsia="宋体" w:cs="宋体"/>
                <w:b w:val="0"/>
                <w:bCs w:val="0"/>
                <w:i w:val="0"/>
                <w:iCs w:val="0"/>
                <w:color w:val="auto"/>
                <w:kern w:val="0"/>
                <w:sz w:val="21"/>
                <w:szCs w:val="21"/>
                <w:highlight w:val="none"/>
                <w:lang w:val="en-US" w:eastAsia="zh-CN" w:bidi="ar"/>
              </w:rPr>
              <w:t>拼板颜色和纹理与框架接近，接口自然平和，</w:t>
            </w:r>
            <w:r>
              <w:rPr>
                <w:rFonts w:hint="eastAsia" w:ascii="宋体" w:hAnsi="宋体" w:eastAsia="宋体" w:cs="宋体"/>
                <w:b w:val="0"/>
                <w:bCs w:val="0"/>
                <w:i w:val="0"/>
                <w:iCs w:val="0"/>
                <w:color w:val="auto"/>
                <w:kern w:val="0"/>
                <w:sz w:val="21"/>
                <w:szCs w:val="21"/>
                <w:highlight w:val="none"/>
                <w:u w:val="none"/>
                <w:lang w:val="en-US" w:eastAsia="zh-CN" w:bidi="ar"/>
              </w:rPr>
              <w:t>面板底部需有木方加固支撑；</w:t>
            </w:r>
          </w:p>
        </w:tc>
      </w:tr>
      <w:tr w14:paraId="0C20C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521E5C21">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2C8C1968">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7A715715">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83.3工艺：采用榫卯结构连接工艺。木材充分烘干，保证含水率符合要求；木材纹理美观，无明显节子、虫眼，不得使用腐朽材，木制件外观达到国家合格标准。</w:t>
            </w:r>
          </w:p>
        </w:tc>
      </w:tr>
      <w:tr w14:paraId="0FA45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73BE1A1B">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45EBED2B">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066E42DF">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83.4功能配置：带副柜（配置掩门柜或抽屉柜或空格柜，</w:t>
            </w:r>
            <w:del w:id="107" w:author="董馨如" w:date="2024-10-16T15:02:22Z">
              <w:r>
                <w:rPr>
                  <w:rFonts w:hint="eastAsia" w:ascii="宋体" w:hAnsi="宋体" w:eastAsia="宋体" w:cs="宋体"/>
                  <w:b w:val="0"/>
                  <w:bCs w:val="0"/>
                  <w:i w:val="0"/>
                  <w:iCs w:val="0"/>
                  <w:color w:val="auto"/>
                  <w:kern w:val="0"/>
                  <w:sz w:val="21"/>
                  <w:szCs w:val="21"/>
                  <w:highlight w:val="none"/>
                  <w:u w:val="none"/>
                  <w:lang w:val="en-US" w:eastAsia="zh-CN" w:bidi="ar"/>
                </w:rPr>
                <w:delText>根据采购方需求深化</w:delText>
              </w:r>
            </w:del>
            <w:ins w:id="108" w:author="董馨如" w:date="2024-10-16T15:02:22Z">
              <w:r>
                <w:rPr>
                  <w:rFonts w:hint="eastAsia" w:ascii="宋体" w:hAnsi="宋体" w:eastAsia="宋体" w:cs="宋体"/>
                  <w:b w:val="0"/>
                  <w:bCs w:val="0"/>
                  <w:i w:val="0"/>
                  <w:iCs w:val="0"/>
                  <w:color w:val="auto"/>
                  <w:kern w:val="0"/>
                  <w:sz w:val="21"/>
                  <w:szCs w:val="21"/>
                  <w:highlight w:val="none"/>
                  <w:u w:val="none"/>
                  <w:lang w:val="en-US" w:eastAsia="zh-CN" w:bidi="ar"/>
                </w:rPr>
                <w:t>中标后可以根据采购方需求深化</w:t>
              </w:r>
            </w:ins>
            <w:r>
              <w:rPr>
                <w:rFonts w:hint="eastAsia" w:ascii="宋体" w:hAnsi="宋体" w:eastAsia="宋体" w:cs="宋体"/>
                <w:b w:val="0"/>
                <w:bCs w:val="0"/>
                <w:i w:val="0"/>
                <w:iCs w:val="0"/>
                <w:color w:val="auto"/>
                <w:kern w:val="0"/>
                <w:sz w:val="21"/>
                <w:szCs w:val="21"/>
                <w:highlight w:val="none"/>
                <w:u w:val="none"/>
                <w:lang w:val="en-US" w:eastAsia="zh-CN" w:bidi="ar"/>
              </w:rPr>
              <w:t>）。配置隐藏走线盒，包含五孔插座、USB插座、弱电插口（根据现场线路及采购方需求配置）。带可折叠休息床。</w:t>
            </w:r>
          </w:p>
        </w:tc>
      </w:tr>
      <w:tr w14:paraId="03E30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3F498572">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7AFFB2BE">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30D3A436">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83.5胶粘剂：木质部件胶粘剂采用环保水基型胶粘剂。胶粘剂的游离甲醛、苯、甲苯+二甲苯、总挥发性有机物均符合GB 18583-2008、SZJG 52-2016标准要求。</w:t>
            </w:r>
          </w:p>
        </w:tc>
      </w:tr>
      <w:tr w14:paraId="29548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1DD711C0">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726604AB">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08E20BFE">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83.6油漆：采用环保水性油漆，经过三底两面油漆工序，木纹纹理清晰，色泽均匀、光滑耐用。油漆表面无尘粒、气泡、渣点、边缘及立面无流挂等现象。</w:t>
            </w:r>
            <w:r>
              <w:rPr>
                <w:rFonts w:hint="eastAsia" w:ascii="宋体" w:hAnsi="宋体" w:eastAsia="宋体" w:cs="宋体"/>
                <w:b w:val="0"/>
                <w:bCs w:val="0"/>
                <w:color w:val="auto"/>
                <w:kern w:val="0"/>
                <w:sz w:val="21"/>
                <w:szCs w:val="21"/>
                <w:highlight w:val="none"/>
                <w:u w:val="none"/>
                <w:lang w:eastAsia="zh-CN" w:bidi="ar"/>
              </w:rPr>
              <w:t>水性漆的重金属元素含量（包括铅、镉、六价铬、汞、砷、钡、硒、锑、钴）均未检出；VOC含量、甲醛含量、乙二醇醚及醚酯总和含量、苯系物总和含量、烷基酚聚氧乙烯醚总和含量均符合GB 18581-2020、GB/T 35602-2017标准要求。</w:t>
            </w:r>
          </w:p>
        </w:tc>
      </w:tr>
      <w:tr w14:paraId="5871F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1AEC5F5C">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31D0E7E7">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6D53F2C4">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83.7五金配件：三节缓冲导轨、阻尼缓冲铰链，无锈蚀；铰链的过载要求（包括垂直静载荷（30kg）、水平静载荷（70N））、功能要求（包括操作力、耐久性(80000次)）、下沉量、耐腐蚀均符合QB/T 2189-2013标准要求。导轨的过载要求（包括垂直向下静载荷（300N）、水平侧向静载荷（150N）、猛关或猛开）、功能要求（包括操作力、耐久性(80000次)、拉出安全性、下沉量、耐腐蚀均符合QB/T 2454-2013标准要求。</w:t>
            </w:r>
          </w:p>
        </w:tc>
      </w:tr>
      <w:tr w14:paraId="35550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37DDEB1D">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84</w:t>
            </w:r>
          </w:p>
        </w:tc>
        <w:tc>
          <w:tcPr>
            <w:tcW w:w="1678" w:type="dxa"/>
            <w:vMerge w:val="restart"/>
            <w:vAlign w:val="center"/>
          </w:tcPr>
          <w:p w14:paraId="38A18FEA">
            <w:pPr>
              <w:pStyle w:val="18"/>
              <w:keepNext w:val="0"/>
              <w:keepLines w:val="0"/>
              <w:pageBreakBefore w:val="0"/>
              <w:widowControl w:val="0"/>
              <w:wordWrap/>
              <w:overflowPunct/>
              <w:topLinePunct w:val="0"/>
              <w:bidi w:val="0"/>
              <w:snapToGrid/>
              <w:spacing w:line="312" w:lineRule="auto"/>
              <w:ind w:left="0"/>
              <w:jc w:val="center"/>
              <w:rPr>
                <w:rFonts w:hint="eastAsia"/>
                <w:color w:val="auto"/>
                <w:highlight w:val="none"/>
              </w:rPr>
            </w:pPr>
            <w:r>
              <w:rPr>
                <w:rFonts w:hint="eastAsia" w:ascii="宋体" w:hAnsi="宋体" w:eastAsia="宋体" w:cs="宋体"/>
                <w:b w:val="0"/>
                <w:bCs w:val="0"/>
                <w:i w:val="0"/>
                <w:iCs w:val="0"/>
                <w:strike w:val="0"/>
                <w:dstrike w:val="0"/>
                <w:color w:val="auto"/>
                <w:kern w:val="0"/>
                <w:sz w:val="21"/>
                <w:szCs w:val="21"/>
                <w:highlight w:val="none"/>
                <w:u w:val="none"/>
                <w:lang w:val="en-US" w:eastAsia="zh-CN" w:bidi="ar"/>
              </w:rPr>
              <w:t>班椅4</w:t>
            </w:r>
          </w:p>
        </w:tc>
        <w:tc>
          <w:tcPr>
            <w:tcW w:w="6575" w:type="dxa"/>
            <w:vAlign w:val="center"/>
          </w:tcPr>
          <w:p w14:paraId="74A62AC5">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84.1规格：常规；</w:t>
            </w:r>
          </w:p>
        </w:tc>
      </w:tr>
      <w:tr w14:paraId="2908E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1E33A2CD">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7116933F">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5EFDD86F">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84.2基材：座面椅背均为头层牛皮，摩擦色牢度、耐光性、涂层粘着牢度、耐折牢度（50000次）、耐磨性、撕裂力、气味、禁用偶氮染料、游离甲醛、挥发性有机物均符合GB/T 16799-201、HJ 507-2009、SZJG 52-2016标准要求；经液态浸色及防潮、防污等工艺处理，纹路细致、色泽均匀。车缝线路均匀、线条顺畅、针距均匀，扪面整体感观流畅，转角平滑；采用原生环保海绵，柔软性能好、软硬适中，回弹性能好，密度座位大于35kg/m3；海绵的表观密度偏差、40%压陷硬度偏差、回弹率、75%压缩永久变形、65%/25%压陷比、气味等级、拉伸强度、断裂伸长率、撕裂强度、干热老化后拉伸强度、干热老化后拉伸强度变化率、湿热老化后拉伸强度、湿热老化后拉伸强度变化率、甲醛散发均符合GB/T 10802-2023标准要求。椅架采用国标环保E0级弯曲木胶合板，厚度≥14mm，阻燃、透气、吸音抗收缩特性一，长久使用不变形、不塌陷。压铸铝合金五星脚架，底部带有PU万向轮，座位可左右转动。</w:t>
            </w:r>
          </w:p>
        </w:tc>
      </w:tr>
      <w:tr w14:paraId="4D94F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7F10D443">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76056251">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16DA63CB">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84.3功能：3段以上锁定同步倾仰机构，侧可调操作杆，操作简单方便；采用三级气压棒，气压棒行程为≥80mm；</w:t>
            </w:r>
            <w:r>
              <w:rPr>
                <w:rFonts w:hint="eastAsia" w:ascii="宋体" w:hAnsi="宋体" w:eastAsia="宋体" w:cs="宋体"/>
                <w:b w:val="0"/>
                <w:bCs w:val="0"/>
                <w:color w:val="auto"/>
                <w:kern w:val="0"/>
                <w:sz w:val="21"/>
                <w:szCs w:val="21"/>
                <w:highlight w:val="none"/>
                <w:u w:val="none"/>
                <w:lang w:bidi="ar"/>
              </w:rPr>
              <w:t>气压棒的密封性能、耐高低温性能、循环寿命符合GB/T 29525-2013标准要求。</w:t>
            </w:r>
          </w:p>
        </w:tc>
      </w:tr>
      <w:tr w14:paraId="7E18E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62FBDB26">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57A9FFA8">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5210BFE8">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84.4配置：配置扶手；带头枕。</w:t>
            </w:r>
          </w:p>
        </w:tc>
      </w:tr>
      <w:tr w14:paraId="0087B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37000282">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85</w:t>
            </w:r>
          </w:p>
        </w:tc>
        <w:tc>
          <w:tcPr>
            <w:tcW w:w="1678" w:type="dxa"/>
            <w:vMerge w:val="restart"/>
            <w:vAlign w:val="center"/>
          </w:tcPr>
          <w:p w14:paraId="05282944">
            <w:pPr>
              <w:keepNext w:val="0"/>
              <w:keepLines w:val="0"/>
              <w:pageBreakBefore w:val="0"/>
              <w:widowControl/>
              <w:suppressLineNumbers w:val="0"/>
              <w:wordWrap/>
              <w:overflowPunct/>
              <w:topLinePunct w:val="0"/>
              <w:bidi w:val="0"/>
              <w:snapToGrid/>
              <w:spacing w:line="312" w:lineRule="auto"/>
              <w:ind w:left="0"/>
              <w:jc w:val="center"/>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strike w:val="0"/>
                <w:dstrike w:val="0"/>
                <w:color w:val="auto"/>
                <w:kern w:val="0"/>
                <w:sz w:val="21"/>
                <w:szCs w:val="21"/>
                <w:highlight w:val="none"/>
                <w:u w:val="none"/>
                <w:lang w:val="en-US" w:eastAsia="zh-CN" w:bidi="ar"/>
              </w:rPr>
              <w:t>班前椅</w:t>
            </w:r>
            <w:r>
              <w:rPr>
                <w:rFonts w:hint="eastAsia" w:ascii="宋体" w:hAnsi="宋体" w:cs="宋体"/>
                <w:b w:val="0"/>
                <w:bCs w:val="0"/>
                <w:i w:val="0"/>
                <w:iCs w:val="0"/>
                <w:strike w:val="0"/>
                <w:dstrike w:val="0"/>
                <w:color w:val="auto"/>
                <w:kern w:val="0"/>
                <w:sz w:val="21"/>
                <w:szCs w:val="21"/>
                <w:highlight w:val="none"/>
                <w:u w:val="none"/>
                <w:lang w:val="en-US" w:eastAsia="zh-CN" w:bidi="ar"/>
              </w:rPr>
              <w:t>2</w:t>
            </w:r>
          </w:p>
        </w:tc>
        <w:tc>
          <w:tcPr>
            <w:tcW w:w="6575" w:type="dxa"/>
            <w:vAlign w:val="center"/>
          </w:tcPr>
          <w:p w14:paraId="4C959615">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85.1规格：常规</w:t>
            </w:r>
          </w:p>
        </w:tc>
      </w:tr>
      <w:tr w14:paraId="7D218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0E81CEC0">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1A56BBC5">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4E0D37FE">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default" w:ascii="宋体" w:hAnsi="宋体" w:eastAsia="宋体" w:cs="宋体"/>
                <w:color w:val="auto"/>
                <w:sz w:val="21"/>
                <w:szCs w:val="21"/>
                <w:highlight w:val="none"/>
                <w:vertAlign w:val="baseline"/>
                <w:lang w:val="en-US"/>
              </w:rPr>
            </w:pPr>
            <w:r>
              <w:rPr>
                <w:rFonts w:hint="eastAsia" w:ascii="宋体" w:hAnsi="宋体" w:eastAsia="宋体" w:cs="宋体"/>
                <w:b w:val="0"/>
                <w:bCs w:val="0"/>
                <w:i w:val="0"/>
                <w:iCs w:val="0"/>
                <w:color w:val="auto"/>
                <w:kern w:val="0"/>
                <w:sz w:val="21"/>
                <w:szCs w:val="21"/>
                <w:highlight w:val="none"/>
                <w:u w:val="none"/>
                <w:lang w:val="en-US" w:eastAsia="zh-CN" w:bidi="ar"/>
              </w:rPr>
              <w:t>85.2基材：表面采用医用抑菌超纤皮，摩擦色牢度、耐光性、涂层粘着牢度、耐折牢度（50000次）、耐磨性、撕裂力、气味、禁用偶氮染料、游离甲醛、挥发性有机物均符合GB/T 16799-201、HJ 507-2009、SZJG 52-2016标准要求；车缝线路均匀、线条顺畅、针距均匀，扪面整体感观流畅，转角平滑；采用原生环保海绵，柔软性能好、软硬适中，回弹性能好，密度座位大于35kg/m3；海绵的表观密度偏差、40%压陷硬度偏差、回弹率、75%压缩永久变形、65%/25%压陷比、气味等级、拉伸强度、断裂伸长率、撕裂强度、干热老化后拉伸强度、干热老化后拉伸强度变化率、湿热老化后拉伸强度、湿热老化后拉伸强度变化率、甲醛散发均符合GB/T 10802-2023标准要求。</w:t>
            </w:r>
          </w:p>
        </w:tc>
      </w:tr>
      <w:tr w14:paraId="36914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5FFC2D31">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32E59C8C">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17871597">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85.3功能：采用三级气压棒，带旋转功能，气压棒行程为≥80mm。</w:t>
            </w:r>
            <w:r>
              <w:rPr>
                <w:rFonts w:hint="eastAsia" w:ascii="宋体" w:hAnsi="宋体" w:eastAsia="宋体" w:cs="宋体"/>
                <w:b w:val="0"/>
                <w:bCs w:val="0"/>
                <w:color w:val="auto"/>
                <w:kern w:val="0"/>
                <w:sz w:val="21"/>
                <w:szCs w:val="21"/>
                <w:highlight w:val="none"/>
                <w:u w:val="none"/>
                <w:lang w:bidi="ar"/>
              </w:rPr>
              <w:t>气压棒的密封性能、耐高低温性能、循环寿命符合GB/T 29525-2013标准要求。</w:t>
            </w:r>
            <w:r>
              <w:rPr>
                <w:rFonts w:hint="eastAsia" w:ascii="宋体" w:hAnsi="宋体" w:eastAsia="宋体" w:cs="宋体"/>
                <w:b w:val="0"/>
                <w:bCs w:val="0"/>
                <w:i w:val="0"/>
                <w:iCs w:val="0"/>
                <w:color w:val="auto"/>
                <w:kern w:val="0"/>
                <w:sz w:val="21"/>
                <w:szCs w:val="21"/>
                <w:highlight w:val="none"/>
                <w:u w:val="none"/>
                <w:lang w:val="en-US" w:eastAsia="zh-CN" w:bidi="ar"/>
              </w:rPr>
              <w:t>压铸铝合金五星脚架，底部带有PU万向轮，座位可左右转动。</w:t>
            </w:r>
          </w:p>
        </w:tc>
      </w:tr>
      <w:tr w14:paraId="17E19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3328E568">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6B63F512">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057BF30A">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85.4五金配件：钢质螺帽、螺丝，表面镀镍。</w:t>
            </w:r>
          </w:p>
        </w:tc>
      </w:tr>
      <w:tr w14:paraId="0D24D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2CDAC5E2">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1300D8E5">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6E2D6DF5">
            <w:pPr>
              <w:pStyle w:val="478"/>
              <w:keepNext w:val="0"/>
              <w:keepLines w:val="0"/>
              <w:pageBreakBefore w:val="0"/>
              <w:widowControl/>
              <w:kinsoku w:val="0"/>
              <w:wordWrap/>
              <w:overflowPunct/>
              <w:topLinePunct w:val="0"/>
              <w:autoSpaceDE w:val="0"/>
              <w:autoSpaceDN w:val="0"/>
              <w:bidi w:val="0"/>
              <w:adjustRightInd w:val="0"/>
              <w:snapToGrid/>
              <w:spacing w:line="312" w:lineRule="auto"/>
              <w:ind w:left="0" w:leftChars="0"/>
              <w:textAlignment w:val="baseline"/>
              <w:rPr>
                <w:rFonts w:hint="eastAsia" w:ascii="宋体" w:hAnsi="宋体" w:eastAsia="宋体" w:cs="宋体"/>
                <w:b/>
                <w:bCs/>
                <w:color w:val="FF0000"/>
                <w:spacing w:val="3"/>
                <w:sz w:val="21"/>
                <w:szCs w:val="21"/>
                <w:highlight w:val="none"/>
              </w:rPr>
            </w:pPr>
            <w:r>
              <w:rPr>
                <w:rFonts w:hint="eastAsia" w:ascii="宋体" w:hAnsi="宋体" w:eastAsia="宋体" w:cs="宋体"/>
                <w:b/>
                <w:bCs/>
                <w:color w:val="FF0000"/>
                <w:spacing w:val="3"/>
                <w:sz w:val="21"/>
                <w:szCs w:val="21"/>
                <w:highlight w:val="none"/>
              </w:rPr>
              <w:t>▲</w:t>
            </w:r>
            <w:r>
              <w:rPr>
                <w:rFonts w:hint="eastAsia" w:ascii="宋体" w:hAnsi="宋体" w:eastAsia="宋体" w:cs="宋体"/>
                <w:b/>
                <w:bCs/>
                <w:color w:val="FF0000"/>
                <w:spacing w:val="3"/>
                <w:sz w:val="21"/>
                <w:szCs w:val="21"/>
                <w:highlight w:val="none"/>
                <w:lang w:val="en-US" w:eastAsia="zh-CN"/>
              </w:rPr>
              <w:t>85.5</w:t>
            </w:r>
            <w:r>
              <w:rPr>
                <w:rFonts w:hint="eastAsia" w:ascii="宋体" w:hAnsi="宋体" w:eastAsia="宋体" w:cs="宋体"/>
                <w:b/>
                <w:bCs/>
                <w:color w:val="FF0000"/>
                <w:spacing w:val="3"/>
                <w:sz w:val="21"/>
                <w:szCs w:val="21"/>
                <w:highlight w:val="none"/>
              </w:rPr>
              <w:t>超纤皮：(</w:t>
            </w:r>
            <w:r>
              <w:rPr>
                <w:rFonts w:hint="eastAsia" w:ascii="宋体" w:hAnsi="宋体" w:eastAsia="宋体" w:cs="宋体"/>
                <w:b/>
                <w:bCs/>
                <w:color w:val="FF0000"/>
                <w:spacing w:val="3"/>
                <w:sz w:val="21"/>
                <w:szCs w:val="21"/>
                <w:highlight w:val="none"/>
                <w:lang w:val="en-US" w:eastAsia="zh-CN"/>
              </w:rPr>
              <w:t>1</w:t>
            </w:r>
            <w:r>
              <w:rPr>
                <w:rFonts w:hint="eastAsia" w:ascii="宋体" w:hAnsi="宋体" w:eastAsia="宋体" w:cs="宋体"/>
                <w:b/>
                <w:bCs/>
                <w:color w:val="FF0000"/>
                <w:spacing w:val="3"/>
                <w:sz w:val="21"/>
                <w:szCs w:val="21"/>
                <w:highlight w:val="none"/>
              </w:rPr>
              <w:t>)</w:t>
            </w:r>
            <w:r>
              <w:rPr>
                <w:rFonts w:hint="eastAsia" w:ascii="宋体" w:hAnsi="宋体" w:eastAsia="宋体" w:cs="宋体"/>
                <w:b/>
                <w:bCs/>
                <w:color w:val="FF0000"/>
                <w:sz w:val="21"/>
                <w:szCs w:val="21"/>
                <w:highlight w:val="none"/>
              </w:rPr>
              <w:t>依据GB/T 8949-2008 中 5.</w:t>
            </w:r>
            <w:r>
              <w:rPr>
                <w:rFonts w:hint="eastAsia" w:ascii="宋体" w:hAnsi="宋体" w:eastAsia="宋体" w:cs="宋体"/>
                <w:b/>
                <w:bCs/>
                <w:color w:val="FF0000"/>
                <w:sz w:val="21"/>
                <w:szCs w:val="21"/>
                <w:highlight w:val="none"/>
                <w:lang w:val="en-US" w:eastAsia="zh-CN"/>
              </w:rPr>
              <w:t>8</w:t>
            </w:r>
            <w:r>
              <w:rPr>
                <w:rFonts w:hint="eastAsia" w:ascii="宋体" w:hAnsi="宋体" w:eastAsia="宋体" w:cs="宋体"/>
                <w:b/>
                <w:bCs/>
                <w:color w:val="FF0000"/>
                <w:sz w:val="21"/>
                <w:szCs w:val="21"/>
                <w:highlight w:val="none"/>
              </w:rPr>
              <w:t>的检验方法</w:t>
            </w:r>
            <w:r>
              <w:rPr>
                <w:rFonts w:hint="eastAsia" w:ascii="宋体" w:hAnsi="宋体" w:eastAsia="宋体" w:cs="宋体"/>
                <w:b/>
                <w:bCs/>
                <w:color w:val="FF0000"/>
                <w:sz w:val="21"/>
                <w:szCs w:val="21"/>
                <w:highlight w:val="none"/>
                <w:lang w:eastAsia="zh-CN"/>
              </w:rPr>
              <w:t>：</w:t>
            </w:r>
            <w:r>
              <w:rPr>
                <w:rFonts w:hint="eastAsia" w:ascii="宋体" w:hAnsi="宋体" w:eastAsia="宋体" w:cs="宋体"/>
                <w:b/>
                <w:bCs/>
                <w:color w:val="FF0000"/>
                <w:sz w:val="21"/>
                <w:szCs w:val="21"/>
                <w:highlight w:val="none"/>
              </w:rPr>
              <w:t>撕裂负荷检验结果：经向≥20、纬向≥15，符合检验方法的标准要求</w:t>
            </w:r>
            <w:r>
              <w:rPr>
                <w:rFonts w:hint="eastAsia" w:ascii="宋体" w:hAnsi="宋体" w:eastAsia="宋体" w:cs="宋体"/>
                <w:b/>
                <w:bCs/>
                <w:color w:val="FF0000"/>
                <w:spacing w:val="3"/>
                <w:sz w:val="21"/>
                <w:szCs w:val="21"/>
                <w:highlight w:val="none"/>
              </w:rPr>
              <w:t>。</w:t>
            </w:r>
          </w:p>
          <w:p w14:paraId="6B12D24E">
            <w:pPr>
              <w:keepNext w:val="0"/>
              <w:keepLines w:val="0"/>
              <w:pageBreakBefore w:val="0"/>
              <w:widowControl/>
              <w:numPr>
                <w:ilvl w:val="-1"/>
                <w:numId w:val="0"/>
              </w:numPr>
              <w:kinsoku w:val="0"/>
              <w:wordWrap/>
              <w:overflowPunct/>
              <w:topLinePunct w:val="0"/>
              <w:autoSpaceDE w:val="0"/>
              <w:autoSpaceDN w:val="0"/>
              <w:bidi w:val="0"/>
              <w:adjustRightInd w:val="0"/>
              <w:snapToGrid w:val="0"/>
              <w:spacing w:line="312" w:lineRule="auto"/>
              <w:ind w:left="0" w:leftChars="0"/>
              <w:textAlignment w:val="baseline"/>
              <w:rPr>
                <w:rFonts w:hint="eastAsia" w:ascii="宋体" w:hAnsi="宋体" w:eastAsia="宋体" w:cs="宋体"/>
                <w:b/>
                <w:bCs/>
                <w:color w:val="FF0000"/>
                <w:spacing w:val="3"/>
                <w:sz w:val="21"/>
                <w:szCs w:val="21"/>
                <w:highlight w:val="none"/>
              </w:rPr>
            </w:pPr>
            <w:r>
              <w:rPr>
                <w:rFonts w:hint="eastAsia" w:ascii="宋体" w:hAnsi="宋体" w:eastAsia="宋体" w:cs="宋体"/>
                <w:b/>
                <w:bCs/>
                <w:color w:val="FF0000"/>
                <w:spacing w:val="3"/>
                <w:sz w:val="21"/>
                <w:szCs w:val="21"/>
                <w:highlight w:val="none"/>
              </w:rPr>
              <w:t>(</w:t>
            </w:r>
            <w:r>
              <w:rPr>
                <w:rFonts w:hint="eastAsia" w:ascii="宋体" w:hAnsi="宋体" w:eastAsia="宋体" w:cs="宋体"/>
                <w:b/>
                <w:bCs/>
                <w:color w:val="FF0000"/>
                <w:spacing w:val="3"/>
                <w:sz w:val="21"/>
                <w:szCs w:val="21"/>
                <w:highlight w:val="none"/>
                <w:lang w:val="en-US" w:eastAsia="zh-CN"/>
              </w:rPr>
              <w:t>2</w:t>
            </w:r>
            <w:r>
              <w:rPr>
                <w:rFonts w:hint="eastAsia" w:ascii="宋体" w:hAnsi="宋体" w:eastAsia="宋体" w:cs="宋体"/>
                <w:b/>
                <w:bCs/>
                <w:color w:val="FF0000"/>
                <w:spacing w:val="3"/>
                <w:sz w:val="21"/>
                <w:szCs w:val="21"/>
                <w:highlight w:val="none"/>
              </w:rPr>
              <w:t>)</w:t>
            </w:r>
            <w:r>
              <w:rPr>
                <w:rFonts w:hint="eastAsia" w:ascii="宋体" w:hAnsi="宋体" w:eastAsia="宋体" w:cs="宋体"/>
                <w:b/>
                <w:bCs/>
                <w:color w:val="FF0000"/>
                <w:sz w:val="21"/>
                <w:szCs w:val="21"/>
                <w:highlight w:val="none"/>
              </w:rPr>
              <w:t>依据GB/T 8949-2008 中 5.1</w:t>
            </w:r>
            <w:r>
              <w:rPr>
                <w:rFonts w:hint="eastAsia" w:ascii="宋体" w:hAnsi="宋体" w:eastAsia="宋体" w:cs="宋体"/>
                <w:b/>
                <w:bCs/>
                <w:color w:val="FF0000"/>
                <w:sz w:val="21"/>
                <w:szCs w:val="21"/>
                <w:highlight w:val="none"/>
                <w:lang w:val="en-US" w:eastAsia="zh-CN"/>
              </w:rPr>
              <w:t>2</w:t>
            </w:r>
            <w:r>
              <w:rPr>
                <w:rFonts w:hint="eastAsia" w:ascii="宋体" w:hAnsi="宋体" w:eastAsia="宋体" w:cs="宋体"/>
                <w:b/>
                <w:bCs/>
                <w:color w:val="FF0000"/>
                <w:sz w:val="21"/>
                <w:szCs w:val="21"/>
                <w:highlight w:val="none"/>
              </w:rPr>
              <w:t>的检验方法</w:t>
            </w:r>
            <w:r>
              <w:rPr>
                <w:rFonts w:hint="eastAsia" w:ascii="宋体" w:hAnsi="宋体" w:eastAsia="宋体" w:cs="宋体"/>
                <w:b/>
                <w:bCs/>
                <w:color w:val="FF0000"/>
                <w:sz w:val="21"/>
                <w:szCs w:val="21"/>
                <w:highlight w:val="none"/>
                <w:lang w:eastAsia="zh-CN"/>
              </w:rPr>
              <w:t>：</w:t>
            </w:r>
            <w:r>
              <w:rPr>
                <w:rFonts w:hint="eastAsia" w:ascii="宋体" w:hAnsi="宋体" w:eastAsia="宋体" w:cs="宋体"/>
                <w:b/>
                <w:bCs/>
                <w:color w:val="FF0000"/>
                <w:sz w:val="21"/>
                <w:szCs w:val="21"/>
                <w:highlight w:val="none"/>
              </w:rPr>
              <w:t>耐折牢度检验结果：经向/纬向均无裂口，符合检验方法的标准要求</w:t>
            </w:r>
            <w:r>
              <w:rPr>
                <w:rFonts w:hint="eastAsia" w:ascii="宋体" w:hAnsi="宋体" w:eastAsia="宋体" w:cs="宋体"/>
                <w:b/>
                <w:bCs/>
                <w:color w:val="FF0000"/>
                <w:spacing w:val="3"/>
                <w:sz w:val="21"/>
                <w:szCs w:val="21"/>
                <w:highlight w:val="none"/>
              </w:rPr>
              <w:t>。</w:t>
            </w:r>
          </w:p>
          <w:p w14:paraId="3FED3B88">
            <w:pPr>
              <w:keepNext w:val="0"/>
              <w:keepLines w:val="0"/>
              <w:pageBreakBefore w:val="0"/>
              <w:widowControl/>
              <w:numPr>
                <w:ilvl w:val="-1"/>
                <w:numId w:val="0"/>
              </w:numPr>
              <w:kinsoku w:val="0"/>
              <w:wordWrap/>
              <w:overflowPunct/>
              <w:topLinePunct w:val="0"/>
              <w:autoSpaceDE w:val="0"/>
              <w:autoSpaceDN w:val="0"/>
              <w:bidi w:val="0"/>
              <w:adjustRightInd w:val="0"/>
              <w:snapToGrid w:val="0"/>
              <w:spacing w:line="312" w:lineRule="auto"/>
              <w:ind w:left="0" w:leftChars="0"/>
              <w:textAlignment w:val="baseline"/>
              <w:rPr>
                <w:rFonts w:hint="eastAsia" w:ascii="宋体" w:hAnsi="宋体" w:eastAsia="宋体" w:cs="宋体"/>
                <w:b/>
                <w:bCs/>
                <w:color w:val="FF0000"/>
                <w:sz w:val="21"/>
                <w:szCs w:val="21"/>
                <w:highlight w:val="none"/>
              </w:rPr>
            </w:pPr>
            <w:r>
              <w:rPr>
                <w:rFonts w:hint="eastAsia" w:ascii="宋体" w:hAnsi="宋体" w:eastAsia="宋体" w:cs="宋体"/>
                <w:b/>
                <w:bCs/>
                <w:color w:val="FF0000"/>
                <w:spacing w:val="3"/>
                <w:sz w:val="21"/>
                <w:szCs w:val="21"/>
                <w:highlight w:val="none"/>
              </w:rPr>
              <w:t>(</w:t>
            </w:r>
            <w:r>
              <w:rPr>
                <w:rFonts w:hint="eastAsia" w:ascii="宋体" w:hAnsi="宋体" w:eastAsia="宋体" w:cs="宋体"/>
                <w:b/>
                <w:bCs/>
                <w:color w:val="FF0000"/>
                <w:spacing w:val="3"/>
                <w:sz w:val="21"/>
                <w:szCs w:val="21"/>
                <w:highlight w:val="none"/>
                <w:lang w:val="en-US" w:eastAsia="zh-CN"/>
              </w:rPr>
              <w:t>3</w:t>
            </w:r>
            <w:r>
              <w:rPr>
                <w:rFonts w:hint="eastAsia" w:ascii="宋体" w:hAnsi="宋体" w:eastAsia="宋体" w:cs="宋体"/>
                <w:b/>
                <w:bCs/>
                <w:color w:val="FF0000"/>
                <w:spacing w:val="3"/>
                <w:sz w:val="21"/>
                <w:szCs w:val="21"/>
                <w:highlight w:val="none"/>
              </w:rPr>
              <w:t>)</w:t>
            </w:r>
            <w:r>
              <w:rPr>
                <w:rFonts w:hint="eastAsia" w:ascii="宋体" w:hAnsi="宋体" w:eastAsia="宋体" w:cs="宋体"/>
                <w:b/>
                <w:bCs/>
                <w:color w:val="FF0000"/>
                <w:sz w:val="21"/>
                <w:szCs w:val="21"/>
                <w:highlight w:val="none"/>
              </w:rPr>
              <w:t>依据GB/T 8949-2008 中 5.1</w:t>
            </w:r>
            <w:r>
              <w:rPr>
                <w:rFonts w:hint="eastAsia" w:ascii="宋体" w:hAnsi="宋体" w:eastAsia="宋体" w:cs="宋体"/>
                <w:b/>
                <w:bCs/>
                <w:color w:val="FF0000"/>
                <w:sz w:val="21"/>
                <w:szCs w:val="21"/>
                <w:highlight w:val="none"/>
                <w:lang w:val="en-US" w:eastAsia="zh-CN"/>
              </w:rPr>
              <w:t>4</w:t>
            </w:r>
            <w:r>
              <w:rPr>
                <w:rFonts w:hint="eastAsia" w:ascii="宋体" w:hAnsi="宋体" w:eastAsia="宋体" w:cs="宋体"/>
                <w:b/>
                <w:bCs/>
                <w:color w:val="FF0000"/>
                <w:sz w:val="21"/>
                <w:szCs w:val="21"/>
                <w:highlight w:val="none"/>
              </w:rPr>
              <w:t>的检验方法</w:t>
            </w:r>
            <w:r>
              <w:rPr>
                <w:rFonts w:hint="eastAsia" w:ascii="宋体" w:hAnsi="宋体" w:eastAsia="宋体" w:cs="宋体"/>
                <w:b/>
                <w:bCs/>
                <w:color w:val="FF0000"/>
                <w:sz w:val="21"/>
                <w:szCs w:val="21"/>
                <w:highlight w:val="none"/>
                <w:lang w:eastAsia="zh-CN"/>
              </w:rPr>
              <w:t>：</w:t>
            </w:r>
            <w:r>
              <w:rPr>
                <w:rFonts w:hint="eastAsia" w:ascii="宋体" w:hAnsi="宋体" w:eastAsia="宋体" w:cs="宋体"/>
                <w:b/>
                <w:bCs/>
                <w:color w:val="FF0000"/>
                <w:sz w:val="21"/>
                <w:szCs w:val="21"/>
                <w:highlight w:val="none"/>
              </w:rPr>
              <w:t>耐揉搓性检验结果：试件表面均无裂纹、损伤、布基与涂层分离现象，符合检验方法的标准要求。</w:t>
            </w:r>
          </w:p>
          <w:p w14:paraId="251C9634">
            <w:pPr>
              <w:keepNext w:val="0"/>
              <w:keepLines w:val="0"/>
              <w:pageBreakBefore w:val="0"/>
              <w:widowControl/>
              <w:numPr>
                <w:ilvl w:val="-1"/>
                <w:numId w:val="0"/>
              </w:numPr>
              <w:kinsoku w:val="0"/>
              <w:wordWrap/>
              <w:overflowPunct/>
              <w:topLinePunct w:val="0"/>
              <w:autoSpaceDE w:val="0"/>
              <w:autoSpaceDN w:val="0"/>
              <w:bidi w:val="0"/>
              <w:adjustRightInd w:val="0"/>
              <w:snapToGrid w:val="0"/>
              <w:spacing w:line="312" w:lineRule="auto"/>
              <w:ind w:left="0" w:leftChars="0"/>
              <w:textAlignment w:val="baseline"/>
              <w:rPr>
                <w:rFonts w:hint="eastAsia" w:ascii="宋体" w:hAnsi="宋体" w:eastAsia="宋体" w:cs="宋体"/>
                <w:b/>
                <w:bCs/>
                <w:color w:val="FF0000"/>
                <w:spacing w:val="3"/>
                <w:sz w:val="21"/>
                <w:szCs w:val="21"/>
                <w:highlight w:val="none"/>
              </w:rPr>
            </w:pPr>
            <w:r>
              <w:rPr>
                <w:rFonts w:hint="eastAsia" w:ascii="宋体" w:hAnsi="宋体" w:eastAsia="宋体" w:cs="宋体"/>
                <w:b/>
                <w:bCs/>
                <w:color w:val="FF0000"/>
                <w:spacing w:val="3"/>
                <w:sz w:val="21"/>
                <w:szCs w:val="21"/>
                <w:highlight w:val="none"/>
              </w:rPr>
              <w:t>(</w:t>
            </w:r>
            <w:r>
              <w:rPr>
                <w:rFonts w:hint="eastAsia" w:ascii="宋体" w:hAnsi="宋体" w:eastAsia="宋体" w:cs="宋体"/>
                <w:b/>
                <w:bCs/>
                <w:color w:val="FF0000"/>
                <w:spacing w:val="3"/>
                <w:sz w:val="21"/>
                <w:szCs w:val="21"/>
                <w:highlight w:val="none"/>
                <w:lang w:val="en-US" w:eastAsia="zh-CN"/>
              </w:rPr>
              <w:t>4</w:t>
            </w:r>
            <w:r>
              <w:rPr>
                <w:rFonts w:hint="eastAsia" w:ascii="宋体" w:hAnsi="宋体" w:eastAsia="宋体" w:cs="宋体"/>
                <w:b/>
                <w:bCs/>
                <w:color w:val="FF0000"/>
                <w:spacing w:val="3"/>
                <w:sz w:val="21"/>
                <w:szCs w:val="21"/>
                <w:highlight w:val="none"/>
              </w:rPr>
              <w:t>)</w:t>
            </w:r>
            <w:r>
              <w:rPr>
                <w:rFonts w:hint="eastAsia" w:ascii="宋体" w:hAnsi="宋体" w:eastAsia="宋体" w:cs="宋体"/>
                <w:b/>
                <w:bCs/>
                <w:color w:val="FF0000"/>
                <w:sz w:val="21"/>
                <w:szCs w:val="21"/>
                <w:highlight w:val="none"/>
              </w:rPr>
              <w:t>依据GB/T 8949-2008 中 5.1</w:t>
            </w:r>
            <w:r>
              <w:rPr>
                <w:rFonts w:hint="eastAsia" w:ascii="宋体" w:hAnsi="宋体" w:eastAsia="宋体" w:cs="宋体"/>
                <w:b/>
                <w:bCs/>
                <w:color w:val="FF0000"/>
                <w:sz w:val="21"/>
                <w:szCs w:val="21"/>
                <w:highlight w:val="none"/>
                <w:lang w:val="en-US" w:eastAsia="zh-CN"/>
              </w:rPr>
              <w:t>6</w:t>
            </w:r>
            <w:r>
              <w:rPr>
                <w:rFonts w:hint="eastAsia" w:ascii="宋体" w:hAnsi="宋体" w:eastAsia="宋体" w:cs="宋体"/>
                <w:b/>
                <w:bCs/>
                <w:color w:val="FF0000"/>
                <w:sz w:val="21"/>
                <w:szCs w:val="21"/>
                <w:highlight w:val="none"/>
              </w:rPr>
              <w:t>的检验方法</w:t>
            </w:r>
            <w:r>
              <w:rPr>
                <w:rFonts w:hint="eastAsia" w:ascii="宋体" w:hAnsi="宋体" w:eastAsia="宋体" w:cs="宋体"/>
                <w:b/>
                <w:bCs/>
                <w:color w:val="FF0000"/>
                <w:sz w:val="21"/>
                <w:szCs w:val="21"/>
                <w:highlight w:val="none"/>
                <w:lang w:eastAsia="zh-CN"/>
              </w:rPr>
              <w:t>：</w:t>
            </w:r>
            <w:r>
              <w:rPr>
                <w:rFonts w:hint="eastAsia" w:ascii="宋体" w:hAnsi="宋体" w:eastAsia="宋体" w:cs="宋体"/>
                <w:b/>
                <w:bCs/>
                <w:color w:val="FF0000"/>
                <w:sz w:val="21"/>
                <w:szCs w:val="21"/>
                <w:highlight w:val="none"/>
              </w:rPr>
              <w:t>耐黄变性≥6级，符合检验方法的标准要求</w:t>
            </w:r>
            <w:r>
              <w:rPr>
                <w:rFonts w:hint="eastAsia" w:ascii="宋体" w:hAnsi="宋体" w:eastAsia="宋体" w:cs="宋体"/>
                <w:b/>
                <w:bCs/>
                <w:color w:val="FF0000"/>
                <w:spacing w:val="3"/>
                <w:sz w:val="21"/>
                <w:szCs w:val="21"/>
                <w:highlight w:val="none"/>
              </w:rPr>
              <w:t>。</w:t>
            </w:r>
          </w:p>
          <w:p w14:paraId="7A129FF1">
            <w:pPr>
              <w:keepNext w:val="0"/>
              <w:keepLines w:val="0"/>
              <w:pageBreakBefore w:val="0"/>
              <w:widowControl/>
              <w:numPr>
                <w:ilvl w:val="-1"/>
                <w:numId w:val="0"/>
              </w:numPr>
              <w:kinsoku w:val="0"/>
              <w:wordWrap/>
              <w:overflowPunct/>
              <w:topLinePunct w:val="0"/>
              <w:autoSpaceDE w:val="0"/>
              <w:autoSpaceDN w:val="0"/>
              <w:bidi w:val="0"/>
              <w:adjustRightInd w:val="0"/>
              <w:snapToGrid w:val="0"/>
              <w:spacing w:line="312" w:lineRule="auto"/>
              <w:ind w:left="0" w:leftChars="0"/>
              <w:textAlignment w:val="baseline"/>
              <w:rPr>
                <w:rFonts w:hint="eastAsia" w:ascii="宋体" w:hAnsi="宋体" w:eastAsia="宋体" w:cs="宋体"/>
                <w:b/>
                <w:bCs/>
                <w:color w:val="FF0000"/>
                <w:sz w:val="21"/>
                <w:szCs w:val="21"/>
                <w:highlight w:val="none"/>
                <w:lang w:eastAsia="zh-CN"/>
              </w:rPr>
            </w:pPr>
            <w:r>
              <w:rPr>
                <w:rFonts w:hint="eastAsia" w:ascii="宋体" w:hAnsi="宋体" w:eastAsia="宋体" w:cs="宋体"/>
                <w:b/>
                <w:bCs/>
                <w:color w:val="FF0000"/>
                <w:spacing w:val="3"/>
                <w:sz w:val="21"/>
                <w:szCs w:val="21"/>
                <w:highlight w:val="none"/>
              </w:rPr>
              <w:t>(</w:t>
            </w:r>
            <w:r>
              <w:rPr>
                <w:rFonts w:hint="eastAsia" w:ascii="宋体" w:hAnsi="宋体" w:eastAsia="宋体" w:cs="宋体"/>
                <w:b/>
                <w:bCs/>
                <w:color w:val="FF0000"/>
                <w:spacing w:val="3"/>
                <w:sz w:val="21"/>
                <w:szCs w:val="21"/>
                <w:highlight w:val="none"/>
                <w:lang w:val="en-US" w:eastAsia="zh-CN"/>
              </w:rPr>
              <w:t>5</w:t>
            </w:r>
            <w:r>
              <w:rPr>
                <w:rFonts w:hint="eastAsia" w:ascii="宋体" w:hAnsi="宋体" w:eastAsia="宋体" w:cs="宋体"/>
                <w:b/>
                <w:bCs/>
                <w:color w:val="FF0000"/>
                <w:spacing w:val="3"/>
                <w:sz w:val="21"/>
                <w:szCs w:val="21"/>
                <w:highlight w:val="none"/>
              </w:rPr>
              <w:t>)</w:t>
            </w:r>
            <w:r>
              <w:rPr>
                <w:rFonts w:hint="eastAsia" w:ascii="宋体" w:hAnsi="宋体" w:eastAsia="宋体" w:cs="宋体"/>
                <w:b/>
                <w:bCs/>
                <w:color w:val="FF0000"/>
                <w:sz w:val="21"/>
                <w:szCs w:val="21"/>
                <w:highlight w:val="none"/>
              </w:rPr>
              <w:t>依据GB/T 8949-2008 中 5.1</w:t>
            </w:r>
            <w:r>
              <w:rPr>
                <w:rFonts w:hint="eastAsia" w:ascii="宋体" w:hAnsi="宋体" w:eastAsia="宋体" w:cs="宋体"/>
                <w:b/>
                <w:bCs/>
                <w:color w:val="FF0000"/>
                <w:sz w:val="21"/>
                <w:szCs w:val="21"/>
                <w:highlight w:val="none"/>
                <w:lang w:val="en-US" w:eastAsia="zh-CN"/>
              </w:rPr>
              <w:t>5</w:t>
            </w:r>
            <w:r>
              <w:rPr>
                <w:rFonts w:hint="eastAsia" w:ascii="宋体" w:hAnsi="宋体" w:eastAsia="宋体" w:cs="宋体"/>
                <w:b/>
                <w:bCs/>
                <w:color w:val="FF0000"/>
                <w:sz w:val="21"/>
                <w:szCs w:val="21"/>
                <w:highlight w:val="none"/>
              </w:rPr>
              <w:t>的检验方法</w:t>
            </w:r>
            <w:r>
              <w:rPr>
                <w:rFonts w:hint="eastAsia" w:ascii="宋体" w:hAnsi="宋体" w:eastAsia="宋体" w:cs="宋体"/>
                <w:b/>
                <w:bCs/>
                <w:color w:val="FF0000"/>
                <w:sz w:val="21"/>
                <w:szCs w:val="21"/>
                <w:highlight w:val="none"/>
                <w:lang w:eastAsia="zh-CN"/>
              </w:rPr>
              <w:t>：</w:t>
            </w:r>
            <w:r>
              <w:rPr>
                <w:rFonts w:hint="eastAsia" w:ascii="宋体" w:hAnsi="宋体" w:eastAsia="宋体" w:cs="宋体"/>
                <w:b/>
                <w:bCs/>
                <w:color w:val="FF0000"/>
                <w:sz w:val="21"/>
                <w:szCs w:val="21"/>
                <w:highlight w:val="none"/>
              </w:rPr>
              <w:t>耐顶破强度检验结果达到0.9MPa</w:t>
            </w:r>
            <w:r>
              <w:rPr>
                <w:rFonts w:hint="eastAsia" w:ascii="宋体" w:hAnsi="宋体" w:eastAsia="宋体" w:cs="宋体"/>
                <w:b/>
                <w:bCs/>
                <w:color w:val="FF0000"/>
                <w:spacing w:val="3"/>
                <w:sz w:val="21"/>
                <w:szCs w:val="21"/>
                <w:highlight w:val="none"/>
              </w:rPr>
              <w:t>。</w:t>
            </w:r>
          </w:p>
          <w:p w14:paraId="6760EEBC">
            <w:pPr>
              <w:keepNext w:val="0"/>
              <w:keepLines w:val="0"/>
              <w:pageBreakBefore w:val="0"/>
              <w:widowControl/>
              <w:kinsoku w:val="0"/>
              <w:wordWrap/>
              <w:overflowPunct/>
              <w:topLinePunct w:val="0"/>
              <w:autoSpaceDE w:val="0"/>
              <w:autoSpaceDN w:val="0"/>
              <w:bidi w:val="0"/>
              <w:adjustRightInd w:val="0"/>
              <w:snapToGrid w:val="0"/>
              <w:spacing w:line="312" w:lineRule="auto"/>
              <w:ind w:left="0" w:leftChars="0"/>
              <w:textAlignment w:val="baseline"/>
              <w:rPr>
                <w:rFonts w:hint="eastAsia" w:ascii="宋体" w:hAnsi="宋体" w:eastAsia="宋体" w:cs="宋体"/>
                <w:b/>
                <w:bCs/>
                <w:color w:val="FF0000"/>
                <w:sz w:val="21"/>
                <w:szCs w:val="21"/>
                <w:highlight w:val="none"/>
              </w:rPr>
            </w:pPr>
            <w:r>
              <w:rPr>
                <w:rFonts w:hint="eastAsia" w:ascii="宋体" w:hAnsi="宋体" w:eastAsia="宋体" w:cs="宋体"/>
                <w:b/>
                <w:bCs/>
                <w:color w:val="FF0000"/>
                <w:spacing w:val="3"/>
                <w:sz w:val="21"/>
                <w:szCs w:val="21"/>
                <w:highlight w:val="none"/>
              </w:rPr>
              <w:t>(</w:t>
            </w:r>
            <w:r>
              <w:rPr>
                <w:rFonts w:hint="eastAsia" w:ascii="宋体" w:hAnsi="宋体" w:eastAsia="宋体" w:cs="宋体"/>
                <w:b/>
                <w:bCs/>
                <w:color w:val="FF0000"/>
                <w:spacing w:val="3"/>
                <w:sz w:val="21"/>
                <w:szCs w:val="21"/>
                <w:highlight w:val="none"/>
                <w:lang w:val="en-US" w:eastAsia="zh-CN"/>
              </w:rPr>
              <w:t>6</w:t>
            </w:r>
            <w:r>
              <w:rPr>
                <w:rFonts w:hint="eastAsia" w:ascii="宋体" w:hAnsi="宋体" w:eastAsia="宋体" w:cs="宋体"/>
                <w:b/>
                <w:bCs/>
                <w:color w:val="FF0000"/>
                <w:spacing w:val="3"/>
                <w:sz w:val="21"/>
                <w:szCs w:val="21"/>
                <w:highlight w:val="none"/>
              </w:rPr>
              <w:t>)</w:t>
            </w:r>
            <w:r>
              <w:rPr>
                <w:rFonts w:hint="eastAsia" w:ascii="宋体" w:hAnsi="宋体" w:eastAsia="宋体" w:cs="宋体"/>
                <w:b/>
                <w:bCs/>
                <w:color w:val="FF0000"/>
                <w:sz w:val="21"/>
                <w:szCs w:val="21"/>
                <w:highlight w:val="none"/>
              </w:rPr>
              <w:t>依据HJ 507-2009</w:t>
            </w:r>
            <w:r>
              <w:rPr>
                <w:rFonts w:hint="eastAsia" w:ascii="宋体" w:hAnsi="宋体" w:eastAsia="宋体" w:cs="宋体"/>
                <w:b/>
                <w:bCs/>
                <w:color w:val="FF0000"/>
                <w:sz w:val="21"/>
                <w:szCs w:val="21"/>
                <w:highlight w:val="none"/>
                <w:lang w:val="en-US" w:eastAsia="zh-CN"/>
              </w:rPr>
              <w:t>标准检验</w:t>
            </w:r>
            <w:r>
              <w:rPr>
                <w:rFonts w:hint="eastAsia" w:ascii="宋体" w:hAnsi="宋体" w:eastAsia="宋体" w:cs="宋体"/>
                <w:b/>
                <w:bCs/>
                <w:color w:val="FF0000"/>
                <w:sz w:val="21"/>
                <w:szCs w:val="21"/>
                <w:highlight w:val="none"/>
              </w:rPr>
              <w:t>：有机锡化合物：三丁基锡（TBT）、二丁基锡（DBT）、单丁基锡（MBT）均未检出。</w:t>
            </w:r>
          </w:p>
          <w:p w14:paraId="01D0C466">
            <w:pPr>
              <w:pStyle w:val="43"/>
              <w:keepNext w:val="0"/>
              <w:keepLines w:val="0"/>
              <w:pageBreakBefore w:val="0"/>
              <w:widowControl/>
              <w:kinsoku w:val="0"/>
              <w:wordWrap/>
              <w:overflowPunct/>
              <w:topLinePunct w:val="0"/>
              <w:autoSpaceDE w:val="0"/>
              <w:autoSpaceDN w:val="0"/>
              <w:bidi w:val="0"/>
              <w:adjustRightInd w:val="0"/>
              <w:snapToGrid w:val="0"/>
              <w:spacing w:after="0" w:line="312" w:lineRule="auto"/>
              <w:ind w:left="0" w:leftChars="0" w:firstLine="0" w:firstLineChars="0"/>
              <w:textAlignment w:val="baseline"/>
              <w:rPr>
                <w:rFonts w:hint="eastAsia" w:ascii="宋体" w:hAnsi="宋体" w:eastAsia="宋体" w:cs="宋体"/>
                <w:b/>
                <w:bCs/>
                <w:color w:val="FF0000"/>
                <w:sz w:val="21"/>
                <w:szCs w:val="21"/>
                <w:highlight w:val="none"/>
                <w:lang w:eastAsia="zh-CN"/>
              </w:rPr>
            </w:pPr>
            <w:r>
              <w:rPr>
                <w:rFonts w:hint="eastAsia" w:ascii="宋体" w:hAnsi="宋体" w:eastAsia="宋体" w:cs="宋体"/>
                <w:b/>
                <w:bCs/>
                <w:color w:val="FF0000"/>
                <w:spacing w:val="3"/>
                <w:sz w:val="21"/>
                <w:szCs w:val="21"/>
                <w:highlight w:val="none"/>
              </w:rPr>
              <w:t>(</w:t>
            </w:r>
            <w:r>
              <w:rPr>
                <w:rFonts w:hint="eastAsia" w:ascii="宋体" w:hAnsi="宋体" w:eastAsia="宋体" w:cs="宋体"/>
                <w:b/>
                <w:bCs/>
                <w:color w:val="FF0000"/>
                <w:spacing w:val="3"/>
                <w:sz w:val="21"/>
                <w:szCs w:val="21"/>
                <w:highlight w:val="none"/>
                <w:lang w:val="en-US" w:eastAsia="zh-CN"/>
              </w:rPr>
              <w:t>7</w:t>
            </w:r>
            <w:r>
              <w:rPr>
                <w:rFonts w:hint="eastAsia" w:ascii="宋体" w:hAnsi="宋体" w:eastAsia="宋体" w:cs="宋体"/>
                <w:b/>
                <w:bCs/>
                <w:color w:val="FF0000"/>
                <w:spacing w:val="3"/>
                <w:sz w:val="21"/>
                <w:szCs w:val="21"/>
                <w:highlight w:val="none"/>
              </w:rPr>
              <w:t>)</w:t>
            </w:r>
            <w:r>
              <w:rPr>
                <w:rFonts w:hint="eastAsia" w:ascii="宋体" w:hAnsi="宋体" w:eastAsia="宋体" w:cs="宋体"/>
                <w:b/>
                <w:bCs/>
                <w:color w:val="FF0000"/>
                <w:sz w:val="21"/>
                <w:szCs w:val="21"/>
                <w:highlight w:val="none"/>
              </w:rPr>
              <w:t>依据GB/T 31713-2015</w:t>
            </w:r>
            <w:r>
              <w:rPr>
                <w:rFonts w:hint="eastAsia" w:ascii="宋体" w:hAnsi="宋体" w:eastAsia="宋体" w:cs="宋体"/>
                <w:b/>
                <w:bCs/>
                <w:color w:val="FF0000"/>
                <w:sz w:val="21"/>
                <w:szCs w:val="21"/>
                <w:highlight w:val="none"/>
                <w:lang w:val="en-US" w:eastAsia="zh-CN"/>
              </w:rPr>
              <w:t>标准检验</w:t>
            </w:r>
            <w:r>
              <w:rPr>
                <w:rFonts w:hint="eastAsia" w:ascii="宋体" w:hAnsi="宋体" w:eastAsia="宋体" w:cs="宋体"/>
                <w:b/>
                <w:bCs/>
                <w:color w:val="FF0000"/>
                <w:sz w:val="21"/>
                <w:szCs w:val="21"/>
                <w:highlight w:val="none"/>
              </w:rPr>
              <w:t>：皮肤变态反应试验</w:t>
            </w:r>
            <w:r>
              <w:rPr>
                <w:rFonts w:hint="eastAsia" w:ascii="宋体" w:hAnsi="宋体" w:eastAsia="宋体" w:cs="宋体"/>
                <w:b/>
                <w:bCs/>
                <w:color w:val="FF0000"/>
                <w:sz w:val="21"/>
                <w:szCs w:val="21"/>
                <w:highlight w:val="none"/>
                <w:lang w:val="en-US" w:eastAsia="zh-CN"/>
              </w:rPr>
              <w:t>为阴性</w:t>
            </w:r>
            <w:r>
              <w:rPr>
                <w:rFonts w:hint="eastAsia" w:ascii="宋体" w:hAnsi="宋体" w:eastAsia="宋体" w:cs="宋体"/>
                <w:b/>
                <w:bCs/>
                <w:color w:val="FF0000"/>
                <w:sz w:val="21"/>
                <w:szCs w:val="21"/>
                <w:highlight w:val="none"/>
                <w:lang w:eastAsia="zh-CN"/>
              </w:rPr>
              <w:t>。</w:t>
            </w:r>
          </w:p>
          <w:p w14:paraId="2DEB984E">
            <w:pPr>
              <w:pStyle w:val="43"/>
              <w:keepNext w:val="0"/>
              <w:keepLines w:val="0"/>
              <w:pageBreakBefore w:val="0"/>
              <w:widowControl/>
              <w:kinsoku w:val="0"/>
              <w:wordWrap/>
              <w:overflowPunct/>
              <w:topLinePunct w:val="0"/>
              <w:autoSpaceDE w:val="0"/>
              <w:autoSpaceDN w:val="0"/>
              <w:bidi w:val="0"/>
              <w:adjustRightInd w:val="0"/>
              <w:snapToGrid w:val="0"/>
              <w:spacing w:after="0" w:line="312" w:lineRule="auto"/>
              <w:ind w:left="0" w:leftChars="0" w:firstLine="0" w:firstLineChars="0"/>
              <w:textAlignment w:val="baseline"/>
              <w:rPr>
                <w:rFonts w:hint="eastAsia" w:ascii="宋体" w:hAnsi="宋体" w:eastAsia="宋体" w:cs="宋体"/>
                <w:b/>
                <w:bCs/>
                <w:color w:val="FF0000"/>
                <w:sz w:val="21"/>
                <w:szCs w:val="21"/>
                <w:highlight w:val="none"/>
              </w:rPr>
            </w:pPr>
            <w:r>
              <w:rPr>
                <w:rFonts w:hint="eastAsia" w:ascii="宋体" w:hAnsi="宋体" w:eastAsia="宋体" w:cs="宋体"/>
                <w:b/>
                <w:bCs/>
                <w:color w:val="FF0000"/>
                <w:spacing w:val="3"/>
                <w:sz w:val="21"/>
                <w:szCs w:val="21"/>
                <w:highlight w:val="none"/>
              </w:rPr>
              <w:t>(</w:t>
            </w:r>
            <w:r>
              <w:rPr>
                <w:rFonts w:hint="eastAsia" w:ascii="宋体" w:hAnsi="宋体" w:eastAsia="宋体" w:cs="宋体"/>
                <w:b/>
                <w:bCs/>
                <w:color w:val="FF0000"/>
                <w:spacing w:val="3"/>
                <w:sz w:val="21"/>
                <w:szCs w:val="21"/>
                <w:highlight w:val="none"/>
                <w:lang w:val="en-US" w:eastAsia="zh-CN"/>
              </w:rPr>
              <w:t>8</w:t>
            </w:r>
            <w:r>
              <w:rPr>
                <w:rFonts w:hint="eastAsia" w:ascii="宋体" w:hAnsi="宋体" w:eastAsia="宋体" w:cs="宋体"/>
                <w:b/>
                <w:bCs/>
                <w:color w:val="FF0000"/>
                <w:spacing w:val="3"/>
                <w:sz w:val="21"/>
                <w:szCs w:val="21"/>
                <w:highlight w:val="none"/>
              </w:rPr>
              <w:t>)</w:t>
            </w:r>
            <w:r>
              <w:rPr>
                <w:rFonts w:hint="eastAsia" w:ascii="宋体" w:hAnsi="宋体" w:eastAsia="宋体" w:cs="宋体"/>
                <w:b/>
                <w:bCs/>
                <w:color w:val="FF0000"/>
                <w:sz w:val="21"/>
                <w:szCs w:val="21"/>
                <w:highlight w:val="none"/>
              </w:rPr>
              <w:t>依据ISO 18184:2019</w:t>
            </w:r>
            <w:r>
              <w:rPr>
                <w:rFonts w:hint="eastAsia" w:ascii="宋体" w:hAnsi="宋体" w:eastAsia="宋体" w:cs="宋体"/>
                <w:b/>
                <w:bCs/>
                <w:color w:val="FF0000"/>
                <w:sz w:val="21"/>
                <w:szCs w:val="21"/>
                <w:highlight w:val="none"/>
                <w:lang w:val="en-US" w:eastAsia="zh-CN"/>
              </w:rPr>
              <w:t>标准检验</w:t>
            </w:r>
            <w:r>
              <w:rPr>
                <w:rFonts w:hint="eastAsia" w:ascii="宋体" w:hAnsi="宋体" w:eastAsia="宋体" w:cs="宋体"/>
                <w:b/>
                <w:bCs/>
                <w:color w:val="FF0000"/>
                <w:sz w:val="21"/>
                <w:szCs w:val="21"/>
                <w:highlight w:val="none"/>
              </w:rPr>
              <w:t>：抗病毒活性：甲型流感病毒H1N1：抗病毒活性值1.6。</w:t>
            </w:r>
          </w:p>
          <w:p w14:paraId="4F3AFB3E">
            <w:pPr>
              <w:keepNext w:val="0"/>
              <w:keepLines w:val="0"/>
              <w:pageBreakBefore w:val="0"/>
              <w:widowControl/>
              <w:wordWrap/>
              <w:overflowPunct/>
              <w:topLinePunct w:val="0"/>
              <w:bidi w:val="0"/>
              <w:snapToGrid w:val="0"/>
              <w:spacing w:line="312" w:lineRule="auto"/>
              <w:ind w:left="0" w:leftChars="0"/>
              <w:textAlignment w:val="center"/>
              <w:rPr>
                <w:rFonts w:hint="eastAsia" w:ascii="宋体" w:hAnsi="宋体" w:eastAsia="宋体" w:cs="宋体"/>
                <w:b/>
                <w:bCs/>
                <w:color w:val="FF0000"/>
                <w:sz w:val="21"/>
                <w:szCs w:val="21"/>
                <w:highlight w:val="none"/>
                <w:lang w:val="en-US" w:eastAsia="zh-CN"/>
              </w:rPr>
            </w:pPr>
            <w:r>
              <w:rPr>
                <w:rFonts w:hint="eastAsia" w:ascii="宋体" w:hAnsi="宋体" w:eastAsia="宋体" w:cs="宋体"/>
                <w:b/>
                <w:bCs/>
                <w:color w:val="FF0000"/>
                <w:sz w:val="21"/>
                <w:szCs w:val="21"/>
                <w:highlight w:val="none"/>
              </w:rPr>
              <w:t>气压棒</w:t>
            </w:r>
            <w:r>
              <w:rPr>
                <w:rFonts w:hint="eastAsia" w:ascii="宋体" w:hAnsi="宋体" w:eastAsia="宋体" w:cs="宋体"/>
                <w:b/>
                <w:bCs/>
                <w:color w:val="FF0000"/>
                <w:sz w:val="21"/>
                <w:szCs w:val="21"/>
                <w:highlight w:val="none"/>
                <w:lang w:eastAsia="zh-CN"/>
              </w:rPr>
              <w:t>：</w:t>
            </w:r>
            <w:r>
              <w:rPr>
                <w:rFonts w:hint="eastAsia" w:ascii="宋体" w:hAnsi="宋体" w:eastAsia="宋体" w:cs="宋体"/>
                <w:b/>
                <w:bCs/>
                <w:color w:val="FF0000"/>
                <w:sz w:val="21"/>
                <w:szCs w:val="21"/>
                <w:highlight w:val="none"/>
              </w:rPr>
              <w:t>(</w:t>
            </w:r>
            <w:r>
              <w:rPr>
                <w:rFonts w:hint="eastAsia" w:ascii="宋体" w:hAnsi="宋体" w:eastAsia="宋体" w:cs="宋体"/>
                <w:b/>
                <w:bCs/>
                <w:color w:val="FF0000"/>
                <w:sz w:val="21"/>
                <w:szCs w:val="21"/>
                <w:highlight w:val="none"/>
                <w:lang w:val="en-US" w:eastAsia="zh-CN"/>
              </w:rPr>
              <w:t>1</w:t>
            </w:r>
            <w:r>
              <w:rPr>
                <w:rFonts w:hint="eastAsia" w:ascii="宋体" w:hAnsi="宋体" w:eastAsia="宋体" w:cs="宋体"/>
                <w:b/>
                <w:bCs/>
                <w:color w:val="FF0000"/>
                <w:sz w:val="21"/>
                <w:szCs w:val="21"/>
                <w:highlight w:val="none"/>
              </w:rPr>
              <w:t>)</w:t>
            </w:r>
            <w:r>
              <w:rPr>
                <w:rFonts w:hint="eastAsia" w:ascii="宋体" w:hAnsi="宋体" w:eastAsia="宋体" w:cs="宋体"/>
                <w:b/>
                <w:bCs/>
                <w:color w:val="FF0000"/>
                <w:sz w:val="21"/>
                <w:szCs w:val="21"/>
                <w:highlight w:val="none"/>
                <w:lang w:val="en-US" w:eastAsia="zh-CN"/>
              </w:rPr>
              <w:t>依据GB/T 3325-2017标准检测：金属件外观：管材应无裂缝、叠缝符合标准要求，冲压件/喷涂层/电镀层均符合标准要求。</w:t>
            </w:r>
          </w:p>
          <w:p w14:paraId="511E9FF0">
            <w:pPr>
              <w:keepNext w:val="0"/>
              <w:keepLines w:val="0"/>
              <w:pageBreakBefore w:val="0"/>
              <w:widowControl/>
              <w:wordWrap/>
              <w:overflowPunct/>
              <w:topLinePunct w:val="0"/>
              <w:bidi w:val="0"/>
              <w:snapToGrid w:val="0"/>
              <w:spacing w:line="312" w:lineRule="auto"/>
              <w:ind w:left="0" w:leftChars="0"/>
              <w:textAlignment w:val="center"/>
              <w:rPr>
                <w:rFonts w:hint="eastAsia" w:ascii="宋体" w:hAnsi="宋体" w:eastAsia="宋体" w:cs="宋体"/>
                <w:b/>
                <w:bCs/>
                <w:color w:val="FF0000"/>
                <w:sz w:val="21"/>
                <w:szCs w:val="21"/>
                <w:highlight w:val="none"/>
                <w:lang w:val="en-US" w:eastAsia="zh-CN"/>
              </w:rPr>
            </w:pPr>
            <w:commentRangeStart w:id="35"/>
            <w:r>
              <w:rPr>
                <w:rFonts w:hint="eastAsia" w:ascii="宋体" w:hAnsi="宋体" w:eastAsia="宋体" w:cs="宋体"/>
                <w:b/>
                <w:bCs/>
                <w:color w:val="FF0000"/>
                <w:sz w:val="21"/>
                <w:szCs w:val="21"/>
                <w:highlight w:val="none"/>
              </w:rPr>
              <w:t>(</w:t>
            </w:r>
            <w:r>
              <w:rPr>
                <w:rFonts w:hint="eastAsia" w:ascii="宋体" w:hAnsi="宋体" w:eastAsia="宋体" w:cs="宋体"/>
                <w:b/>
                <w:bCs/>
                <w:color w:val="FF0000"/>
                <w:sz w:val="21"/>
                <w:szCs w:val="21"/>
                <w:highlight w:val="none"/>
                <w:lang w:val="en-US" w:eastAsia="zh-CN"/>
              </w:rPr>
              <w:t>2</w:t>
            </w:r>
            <w:r>
              <w:rPr>
                <w:rFonts w:hint="eastAsia" w:ascii="宋体" w:hAnsi="宋体" w:eastAsia="宋体" w:cs="宋体"/>
                <w:b/>
                <w:bCs/>
                <w:color w:val="FF0000"/>
                <w:sz w:val="21"/>
                <w:szCs w:val="21"/>
                <w:highlight w:val="none"/>
              </w:rPr>
              <w:t>)</w:t>
            </w:r>
            <w:r>
              <w:rPr>
                <w:rFonts w:hint="eastAsia" w:ascii="宋体" w:hAnsi="宋体" w:eastAsia="宋体" w:cs="宋体"/>
                <w:b/>
                <w:bCs/>
                <w:color w:val="FF0000"/>
                <w:sz w:val="21"/>
                <w:szCs w:val="21"/>
                <w:highlight w:val="none"/>
                <w:lang w:val="en-US" w:eastAsia="zh-CN"/>
              </w:rPr>
              <w:t>依据QB/T 3826-1999、QB/T 3832-1999标准检测：中性盐雾试验不低于220h：保护等级：9级，耐蚀等级：9级。</w:t>
            </w:r>
          </w:p>
          <w:p w14:paraId="7B0740B7">
            <w:pPr>
              <w:keepNext w:val="0"/>
              <w:keepLines w:val="0"/>
              <w:pageBreakBefore w:val="0"/>
              <w:widowControl/>
              <w:wordWrap/>
              <w:overflowPunct/>
              <w:topLinePunct w:val="0"/>
              <w:bidi w:val="0"/>
              <w:snapToGrid w:val="0"/>
              <w:spacing w:line="312" w:lineRule="auto"/>
              <w:ind w:left="0" w:leftChars="0"/>
              <w:textAlignment w:val="center"/>
              <w:rPr>
                <w:rFonts w:hint="eastAsia" w:ascii="宋体" w:hAnsi="宋体" w:eastAsia="宋体" w:cs="宋体"/>
                <w:b/>
                <w:bCs/>
                <w:color w:val="FF0000"/>
                <w:sz w:val="21"/>
                <w:szCs w:val="21"/>
                <w:highlight w:val="none"/>
              </w:rPr>
            </w:pPr>
            <w:r>
              <w:rPr>
                <w:rFonts w:hint="eastAsia" w:ascii="宋体" w:hAnsi="宋体" w:eastAsia="宋体" w:cs="宋体"/>
                <w:b/>
                <w:bCs/>
                <w:color w:val="FF0000"/>
                <w:sz w:val="21"/>
                <w:szCs w:val="21"/>
                <w:highlight w:val="none"/>
              </w:rPr>
              <w:t>(</w:t>
            </w:r>
            <w:r>
              <w:rPr>
                <w:rFonts w:hint="eastAsia" w:ascii="宋体" w:hAnsi="宋体" w:eastAsia="宋体" w:cs="宋体"/>
                <w:b/>
                <w:bCs/>
                <w:color w:val="FF0000"/>
                <w:sz w:val="21"/>
                <w:szCs w:val="21"/>
                <w:highlight w:val="none"/>
                <w:lang w:val="en-US" w:eastAsia="zh-CN"/>
              </w:rPr>
              <w:t>3</w:t>
            </w:r>
            <w:r>
              <w:rPr>
                <w:rFonts w:hint="eastAsia" w:ascii="宋体" w:hAnsi="宋体" w:eastAsia="宋体" w:cs="宋体"/>
                <w:b/>
                <w:bCs/>
                <w:color w:val="FF0000"/>
                <w:sz w:val="21"/>
                <w:szCs w:val="21"/>
                <w:highlight w:val="none"/>
              </w:rPr>
              <w:t>)</w:t>
            </w:r>
            <w:r>
              <w:rPr>
                <w:rFonts w:hint="eastAsia" w:ascii="宋体" w:hAnsi="宋体" w:eastAsia="宋体" w:cs="宋体"/>
                <w:b/>
                <w:bCs/>
                <w:color w:val="FF0000"/>
                <w:sz w:val="21"/>
                <w:szCs w:val="21"/>
                <w:highlight w:val="none"/>
                <w:lang w:val="en-US" w:eastAsia="zh-CN"/>
              </w:rPr>
              <w:t>依据QB/T 3827-1999、QB/T 3832-1999标准检测：酸性盐雾试验不低于220h：保护等级：9级，耐蚀等级：9级。</w:t>
            </w:r>
            <w:commentRangeEnd w:id="35"/>
            <w:r>
              <w:commentReference w:id="35"/>
            </w:r>
          </w:p>
          <w:p w14:paraId="04B41211">
            <w:pPr>
              <w:pStyle w:val="43"/>
              <w:keepNext w:val="0"/>
              <w:keepLines w:val="0"/>
              <w:pageBreakBefore w:val="0"/>
              <w:widowControl/>
              <w:kinsoku w:val="0"/>
              <w:wordWrap/>
              <w:overflowPunct/>
              <w:topLinePunct w:val="0"/>
              <w:autoSpaceDE w:val="0"/>
              <w:autoSpaceDN w:val="0"/>
              <w:bidi w:val="0"/>
              <w:adjustRightInd w:val="0"/>
              <w:snapToGrid/>
              <w:spacing w:after="0" w:line="312" w:lineRule="auto"/>
              <w:ind w:left="0" w:leftChars="0" w:firstLine="0" w:firstLineChars="0"/>
              <w:textAlignment w:val="baseline"/>
              <w:rPr>
                <w:rFonts w:hint="eastAsia" w:ascii="宋体" w:hAnsi="宋体" w:eastAsia="宋体" w:cs="宋体"/>
                <w:b/>
                <w:bCs/>
                <w:color w:val="FF0000"/>
                <w:spacing w:val="7"/>
                <w:sz w:val="21"/>
                <w:szCs w:val="21"/>
                <w:highlight w:val="none"/>
                <w:lang w:val="en-US" w:eastAsia="zh-CN"/>
              </w:rPr>
            </w:pPr>
            <w:r>
              <w:rPr>
                <w:rFonts w:hint="eastAsia" w:ascii="宋体" w:hAnsi="宋体" w:eastAsia="宋体" w:cs="宋体"/>
                <w:b/>
                <w:bCs/>
                <w:color w:val="FF0000"/>
                <w:spacing w:val="-5"/>
                <w:sz w:val="21"/>
                <w:szCs w:val="21"/>
                <w:highlight w:val="none"/>
                <w:lang w:val="en-US" w:eastAsia="zh-CN"/>
              </w:rPr>
              <w:t>【提供2022年1月1日至本项目投标截止时间第三方检测机构出具的具有CMA标识的符合以上参数的检测报告扫描件，需将报告上对应参数标注出来；检测报告封面货物名称与上述名称不一致的需作书面说明，否则该项不得分；同时需提供在全国认证认可信息公共服务平台(认e云(http://cx.cnca.cn/)检测报告查询截图(查询截图中的报告编号及检测机构名称应与检测报告一致)】</w:t>
            </w:r>
          </w:p>
        </w:tc>
      </w:tr>
      <w:tr w14:paraId="10D1D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14030C01">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86</w:t>
            </w:r>
          </w:p>
        </w:tc>
        <w:tc>
          <w:tcPr>
            <w:tcW w:w="1678" w:type="dxa"/>
            <w:vMerge w:val="restart"/>
            <w:vAlign w:val="center"/>
          </w:tcPr>
          <w:p w14:paraId="123CA040">
            <w:pPr>
              <w:keepNext w:val="0"/>
              <w:keepLines w:val="0"/>
              <w:pageBreakBefore w:val="0"/>
              <w:widowControl/>
              <w:suppressLineNumbers w:val="0"/>
              <w:wordWrap/>
              <w:overflowPunct/>
              <w:topLinePunct w:val="0"/>
              <w:bidi w:val="0"/>
              <w:snapToGrid/>
              <w:spacing w:line="312" w:lineRule="auto"/>
              <w:ind w:left="0"/>
              <w:jc w:val="center"/>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医用办公室沙发</w:t>
            </w:r>
          </w:p>
        </w:tc>
        <w:tc>
          <w:tcPr>
            <w:tcW w:w="6575" w:type="dxa"/>
            <w:vAlign w:val="center"/>
          </w:tcPr>
          <w:p w14:paraId="6E9118BD">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default" w:ascii="宋体" w:hAnsi="宋体" w:eastAsia="宋体" w:cs="宋体"/>
                <w:color w:val="auto"/>
                <w:sz w:val="21"/>
                <w:szCs w:val="21"/>
                <w:highlight w:val="none"/>
                <w:vertAlign w:val="baseline"/>
                <w:lang w:val="en-US"/>
              </w:rPr>
            </w:pPr>
            <w:r>
              <w:rPr>
                <w:rFonts w:hint="eastAsia" w:ascii="宋体" w:hAnsi="宋体" w:eastAsia="宋体" w:cs="宋体"/>
                <w:b w:val="0"/>
                <w:bCs w:val="0"/>
                <w:i w:val="0"/>
                <w:iCs w:val="0"/>
                <w:color w:val="auto"/>
                <w:kern w:val="0"/>
                <w:sz w:val="21"/>
                <w:szCs w:val="21"/>
                <w:highlight w:val="none"/>
                <w:u w:val="none"/>
                <w:lang w:val="en-US" w:eastAsia="zh-CN" w:bidi="ar"/>
              </w:rPr>
              <w:t>86.1规格：双人位</w:t>
            </w:r>
          </w:p>
        </w:tc>
      </w:tr>
      <w:tr w14:paraId="1C961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567879F5">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44130AAC">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09C90709">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86.2基材：框架及面板采用白蜡木原木制作，框架为白蜡木原木方加工成型，木方直径40mm-80mm之间（后期根据款式及结构深化）；面板及座低板采用红橡木直拼板，厚度不低于18mm；面板底部需有木方加固支撑。座面、椅背面选用医用皮革，摩擦色牢度、耐光性、涂层粘着牢度、耐折牢度（50000次）、耐磨性、撕裂力、气味、禁用偶氮染料、游离甲醛、挥发性有机物均符合GB/T 16799-201、HJ 507-2009、SZJG 52-2016标准要求；经液态浸色及防潮、防污等工艺处理，纹路细致、色泽均匀。车缝线路均匀、线条顺畅、针距均匀，扪面整体感观流畅，转角平滑。高回弹高密度原生海绵，座面密度≥25kg/m³,其他部位密度≥20kg/m³，海绵回弹力≥35%，能均匀承托负重，反复坐压不变形、不塌陷，厚实座包，舒适稳固；海绵的表观密度偏差、40%压陷硬度偏差、回弹率、75%压缩永久变形、65%/25%压陷比、气味等级、拉伸强度、断裂伸长率、撕裂强度、干热老化后拉伸强度、干热老化后拉伸强度变化率、湿热老化后拉伸强度、湿热老化后拉伸强度变化率、甲醛散发均符合GB/T 10802-2023标准要求。</w:t>
            </w:r>
          </w:p>
        </w:tc>
      </w:tr>
      <w:tr w14:paraId="48A48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5A6F1BBB">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3FAA9DAB">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63B227A5">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86.3工艺：采用榫卯结构连接工艺。木材充分烘干，保证含水率符合要求；木材纹理美观，无明显节子、虫眼，不得使用腐朽材，木制件外观达到国家合格标准。</w:t>
            </w:r>
          </w:p>
        </w:tc>
      </w:tr>
      <w:tr w14:paraId="77E7E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26C260D2">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049C6596">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69A7BFF5">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86.4胶黏剂：木质部件胶粘剂采用环保水基型拼板胶。胶粘剂的游离甲醛、苯、甲苯+二甲苯、总挥发性有机物均符合GB 18583-2008、SZJG 52-2016标准要求。</w:t>
            </w:r>
          </w:p>
        </w:tc>
      </w:tr>
      <w:tr w14:paraId="4BC2C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3B5F7A76">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1814A7D8">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35AC6679">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86.5油漆：采用环保水性油漆，经过三底两面油漆工序，木纹纹理清晰，色泽均匀、光滑耐用。油漆表面无尘粒、气泡、渣点、边缘及立面无流挂等现象。</w:t>
            </w:r>
            <w:r>
              <w:rPr>
                <w:rFonts w:hint="eastAsia" w:ascii="宋体" w:hAnsi="宋体" w:eastAsia="宋体" w:cs="宋体"/>
                <w:b w:val="0"/>
                <w:bCs w:val="0"/>
                <w:color w:val="auto"/>
                <w:kern w:val="0"/>
                <w:sz w:val="21"/>
                <w:szCs w:val="21"/>
                <w:highlight w:val="none"/>
                <w:u w:val="none"/>
                <w:lang w:eastAsia="zh-CN" w:bidi="ar"/>
              </w:rPr>
              <w:t>水性漆的重金属元素含量（包括铅、镉、六价铬、汞、砷、钡、硒、锑、钴）均未检出；VOC含量、甲醛含量、乙二醇醚及醚酯总和含量、苯系物总和含量、烷基酚聚氧乙烯醚总和含量均符合GB 18581-2020、GB/T 35602-2017标准要求。</w:t>
            </w:r>
          </w:p>
        </w:tc>
      </w:tr>
      <w:tr w14:paraId="586DE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24F8D3A0">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87</w:t>
            </w:r>
          </w:p>
        </w:tc>
        <w:tc>
          <w:tcPr>
            <w:tcW w:w="1678" w:type="dxa"/>
            <w:vMerge w:val="restart"/>
            <w:vAlign w:val="center"/>
          </w:tcPr>
          <w:p w14:paraId="774C0FE1">
            <w:pPr>
              <w:keepNext w:val="0"/>
              <w:keepLines w:val="0"/>
              <w:pageBreakBefore w:val="0"/>
              <w:widowControl/>
              <w:suppressLineNumbers w:val="0"/>
              <w:wordWrap/>
              <w:overflowPunct/>
              <w:topLinePunct w:val="0"/>
              <w:bidi w:val="0"/>
              <w:snapToGrid/>
              <w:spacing w:line="312" w:lineRule="auto"/>
              <w:ind w:left="0"/>
              <w:jc w:val="center"/>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医用单人沙发</w:t>
            </w:r>
          </w:p>
        </w:tc>
        <w:tc>
          <w:tcPr>
            <w:tcW w:w="6575" w:type="dxa"/>
            <w:vAlign w:val="center"/>
          </w:tcPr>
          <w:p w14:paraId="1EF6854B">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default" w:ascii="宋体" w:hAnsi="宋体" w:eastAsia="宋体" w:cs="宋体"/>
                <w:color w:val="auto"/>
                <w:sz w:val="21"/>
                <w:szCs w:val="21"/>
                <w:highlight w:val="none"/>
                <w:vertAlign w:val="baseline"/>
                <w:lang w:val="en-US"/>
              </w:rPr>
            </w:pPr>
            <w:r>
              <w:rPr>
                <w:rFonts w:hint="eastAsia" w:ascii="宋体" w:hAnsi="宋体" w:eastAsia="宋体" w:cs="宋体"/>
                <w:b w:val="0"/>
                <w:bCs w:val="0"/>
                <w:i w:val="0"/>
                <w:iCs w:val="0"/>
                <w:color w:val="auto"/>
                <w:kern w:val="0"/>
                <w:sz w:val="21"/>
                <w:szCs w:val="21"/>
                <w:highlight w:val="none"/>
                <w:u w:val="none"/>
                <w:lang w:val="en-US" w:eastAsia="zh-CN" w:bidi="ar"/>
              </w:rPr>
              <w:t>87.1规格：单人位</w:t>
            </w:r>
          </w:p>
        </w:tc>
      </w:tr>
      <w:tr w14:paraId="77674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020C635C">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53ACEC7D">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4D02D017">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87.2基材：框架及面板采用白蜡木原木制作，框架为白蜡木原木方加工成型，木方直径40mm-80mm之间（后期根据款式及结构深化）；面板及座低板采用白蜡木直拼板，厚度不低于18mm；面板底部需有木方加固支撑。座面、椅背面选用医用皮革，摩擦色牢度、耐光性、涂层粘着牢度、耐折牢度（50000次）、耐磨性、撕裂力、气味、禁用偶氮染料、游离甲醛、挥发性有机物均符合GB/T 16799-201、HJ 507-2009、SZJG 52-2016标准要求；经液态浸色及防潮、防污等工艺处理，纹路细致、色泽均匀。车缝线路均匀、线条顺畅、针距均匀，扪面整体感观流畅，转角平滑。高回弹高密度原生海绵，座面密度≥25kg/m³,其他部位密度≥20kg/m³，海绵回弹力≥35%，能均匀承托负重，反复坐压不变形、不塌陷，厚实座包，舒适稳固；海绵的表观密度偏差、40%压陷硬度偏差、回弹率、75%压缩永久变形、65%/25%压陷比、气味等级、拉伸强度、断裂伸长率、撕裂强度、干热老化后拉伸强度、干热老化后拉伸强度变化率、湿热老化后拉伸强度、湿热老化后拉伸强度变化率、甲醛散发均符合GB/T 10802-2023标准要求。</w:t>
            </w:r>
          </w:p>
        </w:tc>
      </w:tr>
      <w:tr w14:paraId="77B7C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08BDA277">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4666773D">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3C1A11C5">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87.3工艺：采用榫卯结构连接工艺。木材充分烘干，保证含水率符合要求；木材纹理美观，无明显节子、虫眼，不得使用腐朽材，木制件外观达到国家合格标准。</w:t>
            </w:r>
          </w:p>
        </w:tc>
      </w:tr>
      <w:tr w14:paraId="2FF25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gridAfter w:val="1"/>
          <w:wAfter w:w="81" w:type="dxa"/>
          <w:trHeight w:val="0" w:hRule="atLeast"/>
        </w:trPr>
        <w:tc>
          <w:tcPr>
            <w:tcW w:w="719" w:type="dxa"/>
            <w:vMerge w:val="continue"/>
            <w:vAlign w:val="center"/>
          </w:tcPr>
          <w:p w14:paraId="12D8A86D">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45BF8C55">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71A13997">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87.4胶黏剂：木质部件胶粘剂采用环保水基型拼板胶。胶粘剂的游离甲醛、苯、甲苯+二甲苯、总挥发性有机物均符合GB 18583-2008、SZJG 52-2016标准要求。</w:t>
            </w:r>
          </w:p>
        </w:tc>
      </w:tr>
      <w:tr w14:paraId="69B0E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03A273E7">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0D597621">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4FB4CD0B">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87.5油漆：采用环保水性油漆，经过三底两面油漆工序，木纹纹理清晰，色泽均匀、光滑耐用。油漆表面无尘粒、气泡、渣点、边缘及立面无流挂等现象。</w:t>
            </w:r>
            <w:r>
              <w:rPr>
                <w:rFonts w:hint="eastAsia" w:ascii="宋体" w:hAnsi="宋体" w:eastAsia="宋体" w:cs="宋体"/>
                <w:b w:val="0"/>
                <w:bCs w:val="0"/>
                <w:color w:val="auto"/>
                <w:kern w:val="0"/>
                <w:sz w:val="21"/>
                <w:szCs w:val="21"/>
                <w:highlight w:val="none"/>
                <w:u w:val="none"/>
                <w:lang w:eastAsia="zh-CN" w:bidi="ar"/>
              </w:rPr>
              <w:t>水性漆的重金属元素含量（包括铅、镉、六价铬、汞、砷、钡、硒、锑、钴）均未检出；VOC含量、甲醛含量、乙二醇醚及醚酯总和含量、苯系物总和含量、烷基酚聚氧乙烯醚总和含量均符合GB 18581-2020、GB/T 35602-2017标准要求。</w:t>
            </w:r>
          </w:p>
        </w:tc>
      </w:tr>
      <w:tr w14:paraId="46222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4A988829">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88</w:t>
            </w:r>
          </w:p>
        </w:tc>
        <w:tc>
          <w:tcPr>
            <w:tcW w:w="1678" w:type="dxa"/>
            <w:vMerge w:val="restart"/>
            <w:vAlign w:val="center"/>
          </w:tcPr>
          <w:p w14:paraId="5F9D54AF">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医生办公室茶几</w:t>
            </w:r>
          </w:p>
        </w:tc>
        <w:tc>
          <w:tcPr>
            <w:tcW w:w="6575" w:type="dxa"/>
            <w:vAlign w:val="center"/>
          </w:tcPr>
          <w:p w14:paraId="48B8F9E7">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88.1规格：（1200W*600D*450H）mm±10mm；</w:t>
            </w:r>
          </w:p>
        </w:tc>
      </w:tr>
      <w:tr w14:paraId="74B6D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40998281">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2D6567FB">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31BA53B1">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88.2基材：整体采用白蜡木原木制作；脚架及台面边框采用白蜡木原木方加工成型，木方直径40mm-80mm之间（后期根据款式及结构深化）；面板采用白蜡木直拼板加工成型，用于直拼的白蜡木宽度不低于80mm，厚度不低于18mm；面板底部需有木方加固支撑。</w:t>
            </w:r>
          </w:p>
        </w:tc>
      </w:tr>
      <w:tr w14:paraId="667DF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6B2AE843">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09EAE9DE">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375C0B92">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88.3工艺：采用榫卯结构连接工艺。</w:t>
            </w:r>
          </w:p>
        </w:tc>
      </w:tr>
      <w:tr w14:paraId="4DA1E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18A6DF4A">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20D49BDC">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247BB830">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88.4功能配置：配置层板，造型款式、功能及结构</w:t>
            </w:r>
            <w:del w:id="109" w:author="董馨如" w:date="2024-10-16T15:02:22Z">
              <w:r>
                <w:rPr>
                  <w:rFonts w:hint="eastAsia" w:ascii="宋体" w:hAnsi="宋体" w:eastAsia="宋体" w:cs="宋体"/>
                  <w:b w:val="0"/>
                  <w:bCs w:val="0"/>
                  <w:i w:val="0"/>
                  <w:iCs w:val="0"/>
                  <w:color w:val="auto"/>
                  <w:kern w:val="0"/>
                  <w:sz w:val="21"/>
                  <w:szCs w:val="21"/>
                  <w:highlight w:val="none"/>
                  <w:u w:val="none"/>
                  <w:lang w:val="en-US" w:eastAsia="zh-CN" w:bidi="ar"/>
                </w:rPr>
                <w:delText>根据采购方需求深化</w:delText>
              </w:r>
            </w:del>
            <w:ins w:id="110" w:author="董馨如" w:date="2024-10-16T15:02:22Z">
              <w:r>
                <w:rPr>
                  <w:rFonts w:hint="eastAsia" w:ascii="宋体" w:hAnsi="宋体" w:eastAsia="宋体" w:cs="宋体"/>
                  <w:b w:val="0"/>
                  <w:bCs w:val="0"/>
                  <w:i w:val="0"/>
                  <w:iCs w:val="0"/>
                  <w:color w:val="auto"/>
                  <w:kern w:val="0"/>
                  <w:sz w:val="21"/>
                  <w:szCs w:val="21"/>
                  <w:highlight w:val="none"/>
                  <w:u w:val="none"/>
                  <w:lang w:val="en-US" w:eastAsia="zh-CN" w:bidi="ar"/>
                </w:rPr>
                <w:t>中标后可以根据采购方需求深化</w:t>
              </w:r>
            </w:ins>
            <w:r>
              <w:rPr>
                <w:rFonts w:hint="eastAsia" w:ascii="宋体" w:hAnsi="宋体" w:eastAsia="宋体" w:cs="宋体"/>
                <w:b w:val="0"/>
                <w:bCs w:val="0"/>
                <w:i w:val="0"/>
                <w:iCs w:val="0"/>
                <w:color w:val="auto"/>
                <w:kern w:val="0"/>
                <w:sz w:val="21"/>
                <w:szCs w:val="21"/>
                <w:highlight w:val="none"/>
                <w:u w:val="none"/>
                <w:lang w:val="en-US" w:eastAsia="zh-CN" w:bidi="ar"/>
              </w:rPr>
              <w:t>。</w:t>
            </w:r>
          </w:p>
        </w:tc>
      </w:tr>
      <w:tr w14:paraId="78EEA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5919E4BD">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212AAFF8">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141891C0">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88.5胶黏剂：木质部件胶粘剂采用环保水基型拼板胶。胶粘剂的游离甲醛、苯、甲苯+二甲苯、总挥发性有机物均符合GB 18583-2008、SZJG 52-2016标准要求。</w:t>
            </w:r>
          </w:p>
        </w:tc>
      </w:tr>
      <w:tr w14:paraId="37D99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526294A0">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77CEB49F">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42E9BD3D">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88.6油漆：采用环保水性漆（包括底漆和面漆），三底两面工艺，经防虫、防腐等化学处理；采用的水性面漆和水性底漆，进行封闭/开放涂装+黑砂面漆，采用三底两面工艺。油漆表面无尘粒、气泡、渣点、边缘及立面无流挂等现象。</w:t>
            </w:r>
            <w:r>
              <w:rPr>
                <w:rFonts w:hint="eastAsia" w:ascii="宋体" w:hAnsi="宋体" w:eastAsia="宋体" w:cs="宋体"/>
                <w:b w:val="0"/>
                <w:bCs w:val="0"/>
                <w:color w:val="auto"/>
                <w:kern w:val="0"/>
                <w:sz w:val="21"/>
                <w:szCs w:val="21"/>
                <w:highlight w:val="none"/>
                <w:u w:val="none"/>
                <w:lang w:eastAsia="zh-CN" w:bidi="ar"/>
              </w:rPr>
              <w:t>水性漆的重金属元素含量（包括铅、镉、六价铬、汞、砷、钡、硒、锑、钴）均未检出；VOC含量、甲醛含量、乙二醇醚及醚酯总和含量、苯系物总和含量、烷基酚聚氧乙烯醚总和含量均符合GB 18581-2020、GB/T 35602-2017标准要求。</w:t>
            </w:r>
          </w:p>
        </w:tc>
      </w:tr>
      <w:tr w14:paraId="3F5CD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29D1A95A">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89</w:t>
            </w:r>
          </w:p>
        </w:tc>
        <w:tc>
          <w:tcPr>
            <w:tcW w:w="1678" w:type="dxa"/>
            <w:vMerge w:val="restart"/>
            <w:vAlign w:val="center"/>
          </w:tcPr>
          <w:p w14:paraId="052E468D">
            <w:pPr>
              <w:pStyle w:val="18"/>
              <w:keepNext w:val="0"/>
              <w:keepLines w:val="0"/>
              <w:pageBreakBefore w:val="0"/>
              <w:widowControl w:val="0"/>
              <w:wordWrap/>
              <w:overflowPunct/>
              <w:topLinePunct w:val="0"/>
              <w:bidi w:val="0"/>
              <w:snapToGrid/>
              <w:spacing w:line="312" w:lineRule="auto"/>
              <w:ind w:left="0"/>
              <w:jc w:val="center"/>
              <w:rPr>
                <w:rFonts w:hint="eastAsia"/>
                <w:color w:val="auto"/>
                <w:highlight w:val="none"/>
              </w:rPr>
            </w:pPr>
            <w:r>
              <w:rPr>
                <w:rFonts w:hint="eastAsia" w:ascii="宋体" w:hAnsi="宋体" w:eastAsia="宋体" w:cs="宋体"/>
                <w:b w:val="0"/>
                <w:bCs w:val="0"/>
                <w:i w:val="0"/>
                <w:iCs w:val="0"/>
                <w:color w:val="auto"/>
                <w:kern w:val="0"/>
                <w:sz w:val="21"/>
                <w:szCs w:val="21"/>
                <w:highlight w:val="none"/>
                <w:u w:val="none"/>
                <w:lang w:val="en-US" w:eastAsia="zh-CN" w:bidi="ar"/>
              </w:rPr>
              <w:t>医生办公室方几</w:t>
            </w:r>
          </w:p>
        </w:tc>
        <w:tc>
          <w:tcPr>
            <w:tcW w:w="6575" w:type="dxa"/>
            <w:vAlign w:val="center"/>
          </w:tcPr>
          <w:p w14:paraId="4F73C494">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89.9规格：（450W*450D*450H）mm±10mm；</w:t>
            </w:r>
          </w:p>
        </w:tc>
      </w:tr>
      <w:tr w14:paraId="6189D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72591BFF">
            <w:pPr>
              <w:keepNext w:val="0"/>
              <w:keepLines w:val="0"/>
              <w:pageBreakBefore w:val="0"/>
              <w:widowControl w:val="0"/>
              <w:wordWrap/>
              <w:overflowPunct/>
              <w:topLinePunct w:val="0"/>
              <w:bidi w:val="0"/>
              <w:snapToGrid/>
              <w:spacing w:line="312" w:lineRule="auto"/>
              <w:ind w:left="0" w:firstLine="0" w:firstLineChars="0"/>
              <w:rPr>
                <w:rFonts w:hint="eastAsia" w:ascii="宋体" w:hAnsi="宋体" w:eastAsia="宋体" w:cs="宋体"/>
                <w:color w:val="auto"/>
                <w:sz w:val="21"/>
                <w:szCs w:val="21"/>
                <w:highlight w:val="none"/>
              </w:rPr>
            </w:pPr>
          </w:p>
        </w:tc>
        <w:tc>
          <w:tcPr>
            <w:tcW w:w="1678" w:type="dxa"/>
            <w:vMerge w:val="continue"/>
            <w:vAlign w:val="center"/>
          </w:tcPr>
          <w:p w14:paraId="1560D48F">
            <w:pPr>
              <w:keepNext w:val="0"/>
              <w:keepLines w:val="0"/>
              <w:pageBreakBefore w:val="0"/>
              <w:widowControl w:val="0"/>
              <w:wordWrap/>
              <w:overflowPunct/>
              <w:topLinePunct w:val="0"/>
              <w:bidi w:val="0"/>
              <w:snapToGrid/>
              <w:spacing w:line="312" w:lineRule="auto"/>
              <w:ind w:left="0"/>
              <w:rPr>
                <w:rFonts w:hint="eastAsia" w:ascii="宋体" w:hAnsi="宋体" w:eastAsia="宋体" w:cs="宋体"/>
                <w:color w:val="auto"/>
                <w:sz w:val="21"/>
                <w:szCs w:val="21"/>
                <w:highlight w:val="none"/>
              </w:rPr>
            </w:pPr>
          </w:p>
        </w:tc>
        <w:tc>
          <w:tcPr>
            <w:tcW w:w="6575" w:type="dxa"/>
            <w:vAlign w:val="center"/>
          </w:tcPr>
          <w:p w14:paraId="40E0CD02">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89.2基材：整体采用白蜡木原木制作；脚架及台面边框采用白蜡木原木方加工成型，木方直径40mm-80mm之间（后期根据款式及结构深化）；面板采用白蜡木直拼板加工成型，用于直拼的白蜡木宽度不低于80mm，厚度不低于18mm；面板底部需有木方加固支撑。</w:t>
            </w:r>
          </w:p>
        </w:tc>
      </w:tr>
      <w:tr w14:paraId="3C885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5320880F">
            <w:pPr>
              <w:keepNext w:val="0"/>
              <w:keepLines w:val="0"/>
              <w:pageBreakBefore w:val="0"/>
              <w:widowControl w:val="0"/>
              <w:wordWrap/>
              <w:overflowPunct/>
              <w:topLinePunct w:val="0"/>
              <w:bidi w:val="0"/>
              <w:snapToGrid/>
              <w:spacing w:line="312" w:lineRule="auto"/>
              <w:ind w:left="0" w:leftChars="0" w:firstLine="0" w:firstLineChars="0"/>
              <w:rPr>
                <w:color w:val="auto"/>
                <w:highlight w:val="none"/>
              </w:rPr>
            </w:pPr>
          </w:p>
        </w:tc>
        <w:tc>
          <w:tcPr>
            <w:tcW w:w="1678" w:type="dxa"/>
            <w:vMerge w:val="continue"/>
            <w:vAlign w:val="center"/>
          </w:tcPr>
          <w:p w14:paraId="06774552">
            <w:pPr>
              <w:keepNext w:val="0"/>
              <w:keepLines w:val="0"/>
              <w:pageBreakBefore w:val="0"/>
              <w:widowControl w:val="0"/>
              <w:wordWrap/>
              <w:overflowPunct/>
              <w:topLinePunct w:val="0"/>
              <w:bidi w:val="0"/>
              <w:snapToGrid/>
              <w:spacing w:line="312" w:lineRule="auto"/>
              <w:ind w:left="0" w:leftChars="0"/>
              <w:rPr>
                <w:color w:val="auto"/>
                <w:highlight w:val="none"/>
              </w:rPr>
            </w:pPr>
          </w:p>
        </w:tc>
        <w:tc>
          <w:tcPr>
            <w:tcW w:w="6575" w:type="dxa"/>
            <w:vAlign w:val="center"/>
          </w:tcPr>
          <w:p w14:paraId="500BECC4">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89.3工艺：采用榫卯结构连接工艺。</w:t>
            </w:r>
          </w:p>
        </w:tc>
      </w:tr>
      <w:tr w14:paraId="3B83E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702E9FE8">
            <w:pPr>
              <w:keepNext w:val="0"/>
              <w:keepLines w:val="0"/>
              <w:pageBreakBefore w:val="0"/>
              <w:widowControl w:val="0"/>
              <w:wordWrap/>
              <w:overflowPunct/>
              <w:topLinePunct w:val="0"/>
              <w:bidi w:val="0"/>
              <w:snapToGrid/>
              <w:spacing w:line="312" w:lineRule="auto"/>
              <w:ind w:left="0" w:leftChars="0" w:firstLine="0" w:firstLineChars="0"/>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37F8A831">
            <w:pPr>
              <w:keepNext w:val="0"/>
              <w:keepLines w:val="0"/>
              <w:pageBreakBefore w:val="0"/>
              <w:widowControl w:val="0"/>
              <w:wordWrap/>
              <w:overflowPunct/>
              <w:topLinePunct w:val="0"/>
              <w:bidi w:val="0"/>
              <w:snapToGrid/>
              <w:spacing w:line="312" w:lineRule="auto"/>
              <w:ind w:left="0" w:leftChars="0"/>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0A645FE6">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89.4功能配置：配置层板，造型款式、功能及结构</w:t>
            </w:r>
            <w:del w:id="111" w:author="董馨如" w:date="2024-10-16T15:02:22Z">
              <w:r>
                <w:rPr>
                  <w:rFonts w:hint="eastAsia" w:ascii="宋体" w:hAnsi="宋体" w:eastAsia="宋体" w:cs="宋体"/>
                  <w:b w:val="0"/>
                  <w:bCs w:val="0"/>
                  <w:i w:val="0"/>
                  <w:iCs w:val="0"/>
                  <w:color w:val="auto"/>
                  <w:kern w:val="0"/>
                  <w:sz w:val="21"/>
                  <w:szCs w:val="21"/>
                  <w:highlight w:val="none"/>
                  <w:u w:val="none"/>
                  <w:lang w:val="en-US" w:eastAsia="zh-CN" w:bidi="ar"/>
                </w:rPr>
                <w:delText>根据采购方需求深化</w:delText>
              </w:r>
            </w:del>
            <w:ins w:id="112" w:author="董馨如" w:date="2024-10-16T15:02:22Z">
              <w:r>
                <w:rPr>
                  <w:rFonts w:hint="eastAsia" w:ascii="宋体" w:hAnsi="宋体" w:eastAsia="宋体" w:cs="宋体"/>
                  <w:b w:val="0"/>
                  <w:bCs w:val="0"/>
                  <w:i w:val="0"/>
                  <w:iCs w:val="0"/>
                  <w:color w:val="auto"/>
                  <w:kern w:val="0"/>
                  <w:sz w:val="21"/>
                  <w:szCs w:val="21"/>
                  <w:highlight w:val="none"/>
                  <w:u w:val="none"/>
                  <w:lang w:val="en-US" w:eastAsia="zh-CN" w:bidi="ar"/>
                </w:rPr>
                <w:t>中标后可以根据采购方需求深化</w:t>
              </w:r>
            </w:ins>
            <w:r>
              <w:rPr>
                <w:rFonts w:hint="eastAsia" w:ascii="宋体" w:hAnsi="宋体" w:eastAsia="宋体" w:cs="宋体"/>
                <w:b w:val="0"/>
                <w:bCs w:val="0"/>
                <w:i w:val="0"/>
                <w:iCs w:val="0"/>
                <w:color w:val="auto"/>
                <w:kern w:val="0"/>
                <w:sz w:val="21"/>
                <w:szCs w:val="21"/>
                <w:highlight w:val="none"/>
                <w:u w:val="none"/>
                <w:lang w:val="en-US" w:eastAsia="zh-CN" w:bidi="ar"/>
              </w:rPr>
              <w:t>。</w:t>
            </w:r>
          </w:p>
        </w:tc>
      </w:tr>
      <w:tr w14:paraId="7CB3F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4AE980EF">
            <w:pPr>
              <w:keepNext w:val="0"/>
              <w:keepLines w:val="0"/>
              <w:pageBreakBefore w:val="0"/>
              <w:widowControl w:val="0"/>
              <w:wordWrap/>
              <w:overflowPunct/>
              <w:topLinePunct w:val="0"/>
              <w:bidi w:val="0"/>
              <w:snapToGrid/>
              <w:spacing w:line="312" w:lineRule="auto"/>
              <w:ind w:left="0" w:leftChars="0" w:firstLine="0" w:firstLineChars="0"/>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5C33F4B4">
            <w:pPr>
              <w:keepNext w:val="0"/>
              <w:keepLines w:val="0"/>
              <w:pageBreakBefore w:val="0"/>
              <w:widowControl w:val="0"/>
              <w:wordWrap/>
              <w:overflowPunct/>
              <w:topLinePunct w:val="0"/>
              <w:bidi w:val="0"/>
              <w:snapToGrid/>
              <w:spacing w:line="312" w:lineRule="auto"/>
              <w:ind w:left="0" w:leftChars="0"/>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7193F4BB">
            <w:pPr>
              <w:keepNext w:val="0"/>
              <w:keepLines w:val="0"/>
              <w:pageBreakBefore w:val="0"/>
              <w:widowControl w:val="0"/>
              <w:wordWrap/>
              <w:overflowPunct/>
              <w:topLinePunct w:val="0"/>
              <w:bidi w:val="0"/>
              <w:snapToGrid/>
              <w:spacing w:line="312" w:lineRule="auto"/>
              <w:ind w:left="0" w:leftChars="0"/>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89.5胶黏剂：木质部件胶粘剂采用环保水基型拼板胶。胶粘剂的游离甲醛、苯、甲苯+二甲苯、总挥发性有机物均符合GB 18583-2008、SZJG 52-2016标准要求。</w:t>
            </w:r>
          </w:p>
        </w:tc>
      </w:tr>
      <w:tr w14:paraId="61848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526EAC64">
            <w:pPr>
              <w:keepNext w:val="0"/>
              <w:keepLines w:val="0"/>
              <w:pageBreakBefore w:val="0"/>
              <w:widowControl w:val="0"/>
              <w:wordWrap/>
              <w:overflowPunct/>
              <w:topLinePunct w:val="0"/>
              <w:bidi w:val="0"/>
              <w:snapToGrid/>
              <w:spacing w:line="312" w:lineRule="auto"/>
              <w:ind w:left="0" w:leftChars="0" w:firstLine="0" w:firstLineChars="0"/>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500C4A0F">
            <w:pPr>
              <w:keepNext w:val="0"/>
              <w:keepLines w:val="0"/>
              <w:pageBreakBefore w:val="0"/>
              <w:widowControl w:val="0"/>
              <w:wordWrap/>
              <w:overflowPunct/>
              <w:topLinePunct w:val="0"/>
              <w:bidi w:val="0"/>
              <w:snapToGrid/>
              <w:spacing w:line="312" w:lineRule="auto"/>
              <w:ind w:left="0" w:leftChars="0"/>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5A3683E3">
            <w:pPr>
              <w:keepNext w:val="0"/>
              <w:keepLines w:val="0"/>
              <w:pageBreakBefore w:val="0"/>
              <w:widowControl w:val="0"/>
              <w:wordWrap/>
              <w:overflowPunct/>
              <w:topLinePunct w:val="0"/>
              <w:bidi w:val="0"/>
              <w:snapToGrid/>
              <w:spacing w:line="312" w:lineRule="auto"/>
              <w:ind w:left="0" w:leftChars="0"/>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89.6油漆：采用环保水性漆（包括底漆和面漆），三底两面工艺，经防虫、防腐等化学处理；采用的水性面漆和水性底漆，进行封闭/开放涂装+黑砂面漆，采用三底两面工艺。油漆表面无尘粒、气泡、渣点、边缘及立面无流挂等现象。</w:t>
            </w:r>
            <w:r>
              <w:rPr>
                <w:rFonts w:hint="eastAsia" w:ascii="宋体" w:hAnsi="宋体" w:eastAsia="宋体" w:cs="宋体"/>
                <w:b w:val="0"/>
                <w:bCs w:val="0"/>
                <w:color w:val="auto"/>
                <w:kern w:val="0"/>
                <w:sz w:val="21"/>
                <w:szCs w:val="21"/>
                <w:highlight w:val="none"/>
                <w:u w:val="none"/>
                <w:lang w:eastAsia="zh-CN" w:bidi="ar"/>
              </w:rPr>
              <w:t>水性漆的重金属元素含量（包括铅、镉、六价铬、汞、砷、钡、硒、锑、钴）均未检出；VOC含量、甲醛含量、乙二醇醚及醚酯总和含量、苯系物总和含量、烷基酚聚氧乙烯醚总和含量均符合GB 18581-2020、GB/T 35602-2017标准要求。</w:t>
            </w:r>
          </w:p>
        </w:tc>
      </w:tr>
      <w:tr w14:paraId="0B414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0B45C5A0">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90</w:t>
            </w:r>
          </w:p>
        </w:tc>
        <w:tc>
          <w:tcPr>
            <w:tcW w:w="1678" w:type="dxa"/>
            <w:vMerge w:val="restart"/>
            <w:vAlign w:val="center"/>
          </w:tcPr>
          <w:p w14:paraId="57B4DAD2">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color w:val="auto"/>
                <w:sz w:val="21"/>
                <w:szCs w:val="21"/>
                <w:highlight w:val="none"/>
                <w:lang w:val="en-US" w:eastAsia="zh-CN"/>
              </w:rPr>
              <w:t>套床</w:t>
            </w:r>
            <w:r>
              <w:rPr>
                <w:rFonts w:hint="eastAsia" w:ascii="宋体" w:hAnsi="宋体" w:eastAsia="宋体" w:cs="宋体"/>
                <w:b w:val="0"/>
                <w:bCs w:val="0"/>
                <w:color w:val="auto"/>
                <w:sz w:val="21"/>
                <w:szCs w:val="21"/>
                <w:highlight w:val="none"/>
              </w:rPr>
              <w:t>2</w:t>
            </w:r>
          </w:p>
        </w:tc>
        <w:tc>
          <w:tcPr>
            <w:tcW w:w="6575" w:type="dxa"/>
            <w:vAlign w:val="center"/>
          </w:tcPr>
          <w:p w14:paraId="08768888">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90.1规格：（1200W*2000D*1050H ）mm±10mm；</w:t>
            </w:r>
          </w:p>
        </w:tc>
      </w:tr>
      <w:tr w14:paraId="35170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5FD3A710">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2E14ACCC">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7ABDEA8D">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90.2基材：床体主材料采用白蜡木实木制作。床靠背采用白蜡木原木直拼木板，每块直拼板宽度≥80mm，厚≥18mm，四周做倒圆处理。大床头下拉板、床尾拉板、床帮采用白蜡木原木直拼木板（每块直拼板宽度≥50mm）,规格≥宽100mm*厚20mm；床腿：采用白蜡木原木方，床尾腿规格≥宽60mm*厚60mm，床头腿规格≥宽60mm*厚40mm。床板支撑木方、床底支撑脚、连接条均采用榉木原木制作。床板采用榉木实木床板，每块板厚度≥15mm。整根原木方制作，无拼接，双面砂光，无树皮。床板支撑材料均为实木。</w:t>
            </w:r>
          </w:p>
        </w:tc>
      </w:tr>
      <w:tr w14:paraId="21663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4CA466CF">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3F84DE55">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51FC0F28">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90.3工艺：采用榫卯结构；木材经防腐防虫防潮等技术处理，木材含水率符合标准要求，不使用虫蚀、腐朽材，木材四面刨光处理，结合部位无松动,结合部位无松动，外露钉孔以塞子封闭。</w:t>
            </w:r>
          </w:p>
        </w:tc>
      </w:tr>
      <w:tr w14:paraId="1F837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028A01FE">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61AC0877">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3C033FF4">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90.4床垫：配置弹簧软床垫,弹簧软床垫正面面料采用白色针织面料+无胶棉+10mm厚高密度海绵+无纺布；上部垫层采用≥20mm厚天然乳胶、环保硬质棉毡；内胆采用≥140mm高度2.2线径精钢弹簧床网；侧边采用白色针织面料+5mm厚高密度海绵+无纺布；下部垫层采用≥20mm厚环保棕、环保硬质棉毡；反面面料层采用白色针织面料+5mm厚高密度海绵+无纺布，环保亲肤针织面料，吸湿透气。填充海绵内胆，软硬适中。</w:t>
            </w:r>
          </w:p>
        </w:tc>
      </w:tr>
      <w:tr w14:paraId="570C8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1F0F93E1">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020822FB">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4D33EC52">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90.5胶粘剂：采用环保水基型胶粘剂。胶粘剂的游离甲醛、苯、甲苯+二甲苯、总挥发性有机物均符合GB 18583-2008、SZJG 52-2016标准要求。</w:t>
            </w:r>
          </w:p>
        </w:tc>
      </w:tr>
      <w:tr w14:paraId="07B31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43508B43">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1C983706">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09B94EE5">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90.6油漆：采用环保漆开放油漆涂装（四底三面）。所有板材水性环保油漆含床铺板均经过防虫、防腐、防水处理。漆膜质地柔和、色泽均匀一致，油漆表面无尘粒、气泡、渣点、边缘及立面无流挂等现象。水性漆的重金属元素含量（包括铅、镉、六价铬、汞、砷、钡、硒、锑、钴）均未检出；VOC含量、甲醛含量、乙二醇醚及醚酯总和含量、苯系物总和含量、烷基酚聚氧乙烯醚总和含量均符合GB 18581-2020、GB/T 35602-2017标准要求。</w:t>
            </w:r>
          </w:p>
        </w:tc>
      </w:tr>
      <w:tr w14:paraId="38B97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01244AF0">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655172D7">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7DA88EB3">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90.7五金配件：钢质螺帽、螺丝，表面镀镍。</w:t>
            </w:r>
          </w:p>
        </w:tc>
      </w:tr>
      <w:tr w14:paraId="06F3A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79B3FB3E">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91</w:t>
            </w:r>
          </w:p>
        </w:tc>
        <w:tc>
          <w:tcPr>
            <w:tcW w:w="1678" w:type="dxa"/>
            <w:vMerge w:val="restart"/>
            <w:vAlign w:val="center"/>
          </w:tcPr>
          <w:p w14:paraId="297666BB">
            <w:pPr>
              <w:pStyle w:val="18"/>
              <w:keepNext w:val="0"/>
              <w:keepLines w:val="0"/>
              <w:pageBreakBefore w:val="0"/>
              <w:widowControl w:val="0"/>
              <w:wordWrap/>
              <w:overflowPunct/>
              <w:topLinePunct w:val="0"/>
              <w:bidi w:val="0"/>
              <w:snapToGrid/>
              <w:spacing w:line="312" w:lineRule="auto"/>
              <w:ind w:left="0"/>
              <w:jc w:val="center"/>
              <w:rPr>
                <w:rFonts w:hint="eastAsia"/>
                <w:color w:val="auto"/>
                <w:highlight w:val="none"/>
              </w:rPr>
            </w:pPr>
            <w:r>
              <w:rPr>
                <w:rFonts w:hint="eastAsia" w:ascii="宋体" w:hAnsi="宋体" w:eastAsia="宋体" w:cs="宋体"/>
                <w:b w:val="0"/>
                <w:bCs w:val="0"/>
                <w:color w:val="auto"/>
                <w:sz w:val="21"/>
                <w:szCs w:val="21"/>
                <w:highlight w:val="none"/>
                <w:lang w:val="en-US" w:eastAsia="zh-CN"/>
              </w:rPr>
              <w:t>床垫2</w:t>
            </w:r>
          </w:p>
        </w:tc>
        <w:tc>
          <w:tcPr>
            <w:tcW w:w="6575" w:type="dxa"/>
            <w:vAlign w:val="center"/>
          </w:tcPr>
          <w:p w14:paraId="4412B594">
            <w:pPr>
              <w:keepNext w:val="0"/>
              <w:keepLines w:val="0"/>
              <w:pageBreakBefore w:val="0"/>
              <w:widowControl/>
              <w:suppressLineNumbers w:val="0"/>
              <w:wordWrap/>
              <w:overflowPunct/>
              <w:topLinePunct w:val="0"/>
              <w:bidi w:val="0"/>
              <w:snapToGrid/>
              <w:spacing w:line="312" w:lineRule="auto"/>
              <w:ind w:left="0" w:leftChars="0"/>
              <w:jc w:val="left"/>
              <w:textAlignment w:val="auto"/>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91.1规格：（1200W*2000D*25H ）mm±10mm；</w:t>
            </w:r>
          </w:p>
        </w:tc>
      </w:tr>
      <w:tr w14:paraId="5ADC0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1E99E1D9">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5B03BA69">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5A96F9B4">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91.2基材、工艺：配置弹簧软床垫,弹簧软床垫正面面料采用白色针织面料+无胶棉+10mm厚高密度海绵+无纺布；上部垫层采用≥20mm厚天然乳胶、环保硬质棉毡；内胆采用≥140mm高度2.2线径精钢弹簧床网；侧边采用白色针织面料+5mm厚高密度海绵+无纺布；下部垫层采用≥20mm厚环保棕、环保硬质棉毡；反面面料层采用白色针织面料+5mm厚高密度海绵+无纺布，环保亲肤针织面料，吸湿透气。填充海绵内胆，软硬适中。</w:t>
            </w:r>
          </w:p>
        </w:tc>
      </w:tr>
      <w:tr w14:paraId="36C25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454B7A77">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92</w:t>
            </w:r>
          </w:p>
        </w:tc>
        <w:tc>
          <w:tcPr>
            <w:tcW w:w="1678" w:type="dxa"/>
            <w:vMerge w:val="restart"/>
            <w:vAlign w:val="center"/>
          </w:tcPr>
          <w:p w14:paraId="7037E0E9">
            <w:pPr>
              <w:pStyle w:val="18"/>
              <w:keepNext w:val="0"/>
              <w:keepLines w:val="0"/>
              <w:pageBreakBefore w:val="0"/>
              <w:widowControl w:val="0"/>
              <w:wordWrap/>
              <w:overflowPunct/>
              <w:topLinePunct w:val="0"/>
              <w:bidi w:val="0"/>
              <w:snapToGrid/>
              <w:spacing w:line="312" w:lineRule="auto"/>
              <w:ind w:left="0"/>
              <w:jc w:val="center"/>
              <w:rPr>
                <w:rFonts w:hint="eastAsia"/>
                <w:color w:val="auto"/>
                <w:highlight w:val="none"/>
              </w:rPr>
            </w:pPr>
            <w:r>
              <w:rPr>
                <w:rFonts w:hint="eastAsia" w:ascii="宋体" w:hAnsi="宋体" w:eastAsia="宋体" w:cs="宋体"/>
                <w:b w:val="0"/>
                <w:bCs w:val="0"/>
                <w:color w:val="auto"/>
                <w:sz w:val="21"/>
                <w:szCs w:val="21"/>
                <w:highlight w:val="none"/>
                <w:lang w:val="en-US" w:eastAsia="zh-CN"/>
              </w:rPr>
              <w:t>床头柜</w:t>
            </w:r>
          </w:p>
        </w:tc>
        <w:tc>
          <w:tcPr>
            <w:tcW w:w="6575" w:type="dxa"/>
            <w:vAlign w:val="center"/>
          </w:tcPr>
          <w:p w14:paraId="343BA059">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92.1规格：（W500*D500*H550）mm±10mm；</w:t>
            </w:r>
          </w:p>
        </w:tc>
      </w:tr>
      <w:tr w14:paraId="7583E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0D152BED">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10F13AFD">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2D8DC6E2">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92.2基材：</w:t>
            </w:r>
            <w:r>
              <w:rPr>
                <w:rFonts w:hint="eastAsia" w:ascii="宋体" w:hAnsi="宋体" w:eastAsia="宋体" w:cs="宋体"/>
                <w:b w:val="0"/>
                <w:bCs w:val="0"/>
                <w:color w:val="auto"/>
                <w:sz w:val="21"/>
                <w:szCs w:val="21"/>
                <w:highlight w:val="none"/>
                <w:lang w:val="en-US" w:eastAsia="zh-CN"/>
              </w:rPr>
              <w:t>整体</w:t>
            </w:r>
            <w:r>
              <w:rPr>
                <w:rFonts w:hint="eastAsia" w:ascii="宋体" w:hAnsi="宋体" w:eastAsia="宋体" w:cs="宋体"/>
                <w:b w:val="0"/>
                <w:bCs w:val="0"/>
                <w:color w:val="auto"/>
                <w:sz w:val="21"/>
                <w:szCs w:val="21"/>
                <w:highlight w:val="none"/>
              </w:rPr>
              <w:t>采用</w:t>
            </w:r>
            <w:r>
              <w:rPr>
                <w:rFonts w:hint="eastAsia" w:ascii="宋体" w:hAnsi="宋体" w:eastAsia="宋体" w:cs="宋体"/>
                <w:b w:val="0"/>
                <w:bCs w:val="0"/>
                <w:color w:val="auto"/>
                <w:sz w:val="21"/>
                <w:szCs w:val="21"/>
                <w:highlight w:val="none"/>
                <w:lang w:eastAsia="zh-CN"/>
              </w:rPr>
              <w:t>白蜡木</w:t>
            </w:r>
            <w:r>
              <w:rPr>
                <w:rFonts w:hint="eastAsia" w:ascii="宋体" w:hAnsi="宋体" w:eastAsia="宋体" w:cs="宋体"/>
                <w:b w:val="0"/>
                <w:bCs w:val="0"/>
                <w:color w:val="auto"/>
                <w:sz w:val="21"/>
                <w:szCs w:val="21"/>
                <w:highlight w:val="none"/>
              </w:rPr>
              <w:t>实木制作。</w:t>
            </w:r>
            <w:r>
              <w:rPr>
                <w:rFonts w:hint="eastAsia" w:ascii="宋体" w:hAnsi="宋体" w:eastAsia="宋体" w:cs="宋体"/>
                <w:b w:val="0"/>
                <w:bCs w:val="0"/>
                <w:color w:val="auto"/>
                <w:sz w:val="21"/>
                <w:szCs w:val="21"/>
                <w:highlight w:val="none"/>
                <w:lang w:val="en-US" w:eastAsia="zh-CN"/>
              </w:rPr>
              <w:t>支撑脚及框架采用</w:t>
            </w:r>
            <w:r>
              <w:rPr>
                <w:rFonts w:hint="eastAsia" w:ascii="宋体" w:hAnsi="宋体" w:eastAsia="宋体" w:cs="宋体"/>
                <w:b w:val="0"/>
                <w:bCs w:val="0"/>
                <w:color w:val="auto"/>
                <w:sz w:val="21"/>
                <w:szCs w:val="21"/>
                <w:highlight w:val="none"/>
              </w:rPr>
              <w:t>采用</w:t>
            </w:r>
            <w:r>
              <w:rPr>
                <w:rFonts w:hint="eastAsia" w:ascii="宋体" w:hAnsi="宋体" w:eastAsia="宋体" w:cs="宋体"/>
                <w:b w:val="0"/>
                <w:bCs w:val="0"/>
                <w:color w:val="auto"/>
                <w:sz w:val="21"/>
                <w:szCs w:val="21"/>
                <w:highlight w:val="none"/>
                <w:lang w:eastAsia="zh-CN"/>
              </w:rPr>
              <w:t>白蜡木</w:t>
            </w:r>
            <w:r>
              <w:rPr>
                <w:rFonts w:hint="eastAsia" w:ascii="宋体" w:hAnsi="宋体" w:eastAsia="宋体" w:cs="宋体"/>
                <w:b w:val="0"/>
                <w:bCs w:val="0"/>
                <w:color w:val="auto"/>
                <w:sz w:val="21"/>
                <w:szCs w:val="21"/>
                <w:highlight w:val="none"/>
              </w:rPr>
              <w:t>原木方</w:t>
            </w:r>
            <w:r>
              <w:rPr>
                <w:rFonts w:hint="eastAsia" w:ascii="宋体" w:hAnsi="宋体" w:eastAsia="宋体" w:cs="宋体"/>
                <w:b w:val="0"/>
                <w:bCs w:val="0"/>
                <w:color w:val="auto"/>
                <w:sz w:val="21"/>
                <w:szCs w:val="21"/>
                <w:highlight w:val="none"/>
                <w:lang w:val="en-US" w:eastAsia="zh-CN"/>
              </w:rPr>
              <w:t>加工成型</w:t>
            </w:r>
            <w:r>
              <w:rPr>
                <w:rFonts w:hint="eastAsia" w:ascii="宋体" w:hAnsi="宋体" w:eastAsia="宋体" w:cs="宋体"/>
                <w:b w:val="0"/>
                <w:bCs w:val="0"/>
                <w:color w:val="auto"/>
                <w:sz w:val="21"/>
                <w:szCs w:val="21"/>
                <w:highlight w:val="none"/>
                <w:lang w:eastAsia="zh-CN"/>
              </w:rPr>
              <w:t>，</w:t>
            </w:r>
            <w:r>
              <w:rPr>
                <w:rFonts w:hint="eastAsia" w:ascii="宋体" w:hAnsi="宋体" w:eastAsia="宋体" w:cs="宋体"/>
                <w:b w:val="0"/>
                <w:bCs w:val="0"/>
                <w:i w:val="0"/>
                <w:iCs w:val="0"/>
                <w:color w:val="auto"/>
                <w:kern w:val="0"/>
                <w:sz w:val="21"/>
                <w:szCs w:val="21"/>
                <w:highlight w:val="none"/>
                <w:u w:val="none"/>
                <w:lang w:val="en-US" w:eastAsia="zh-CN" w:bidi="ar"/>
              </w:rPr>
              <w:t>木方直径40mm-80mm之间（后期根据款式及结构深化）；</w:t>
            </w:r>
            <w:r>
              <w:rPr>
                <w:rFonts w:hint="eastAsia" w:ascii="宋体" w:hAnsi="宋体" w:eastAsia="宋体" w:cs="宋体"/>
                <w:b w:val="0"/>
                <w:bCs w:val="0"/>
                <w:color w:val="auto"/>
                <w:sz w:val="21"/>
                <w:szCs w:val="21"/>
                <w:highlight w:val="none"/>
                <w:lang w:val="en-US" w:eastAsia="zh-CN"/>
              </w:rPr>
              <w:t>面板</w:t>
            </w:r>
            <w:r>
              <w:rPr>
                <w:rFonts w:hint="eastAsia" w:ascii="宋体" w:hAnsi="宋体" w:eastAsia="宋体" w:cs="宋体"/>
                <w:b w:val="0"/>
                <w:bCs w:val="0"/>
                <w:color w:val="auto"/>
                <w:sz w:val="21"/>
                <w:szCs w:val="21"/>
                <w:highlight w:val="none"/>
              </w:rPr>
              <w:t>采用</w:t>
            </w:r>
            <w:r>
              <w:rPr>
                <w:rFonts w:hint="eastAsia" w:ascii="宋体" w:hAnsi="宋体" w:eastAsia="宋体" w:cs="宋体"/>
                <w:b w:val="0"/>
                <w:bCs w:val="0"/>
                <w:color w:val="auto"/>
                <w:sz w:val="21"/>
                <w:szCs w:val="21"/>
                <w:highlight w:val="none"/>
                <w:lang w:eastAsia="zh-CN"/>
              </w:rPr>
              <w:t>白蜡木</w:t>
            </w:r>
            <w:r>
              <w:rPr>
                <w:rFonts w:hint="eastAsia" w:ascii="宋体" w:hAnsi="宋体" w:eastAsia="宋体" w:cs="宋体"/>
                <w:b w:val="0"/>
                <w:bCs w:val="0"/>
                <w:color w:val="auto"/>
                <w:sz w:val="21"/>
                <w:szCs w:val="21"/>
                <w:highlight w:val="none"/>
              </w:rPr>
              <w:t>原木直拼木板，每块直拼板宽度≥</w:t>
            </w:r>
            <w:r>
              <w:rPr>
                <w:rFonts w:hint="eastAsia" w:ascii="宋体" w:hAnsi="宋体" w:eastAsia="宋体" w:cs="宋体"/>
                <w:b w:val="0"/>
                <w:bCs w:val="0"/>
                <w:color w:val="auto"/>
                <w:sz w:val="21"/>
                <w:szCs w:val="21"/>
                <w:highlight w:val="none"/>
                <w:lang w:val="en-US" w:eastAsia="zh-CN"/>
              </w:rPr>
              <w:t>6</w:t>
            </w:r>
            <w:r>
              <w:rPr>
                <w:rFonts w:hint="eastAsia" w:ascii="宋体" w:hAnsi="宋体" w:eastAsia="宋体" w:cs="宋体"/>
                <w:b w:val="0"/>
                <w:bCs w:val="0"/>
                <w:color w:val="auto"/>
                <w:sz w:val="21"/>
                <w:szCs w:val="21"/>
                <w:highlight w:val="none"/>
              </w:rPr>
              <w:t>0mm。</w:t>
            </w:r>
            <w:r>
              <w:rPr>
                <w:rFonts w:hint="eastAsia" w:ascii="宋体" w:hAnsi="宋体" w:eastAsia="宋体" w:cs="宋体"/>
                <w:b w:val="0"/>
                <w:bCs w:val="0"/>
                <w:i w:val="0"/>
                <w:iCs w:val="0"/>
                <w:color w:val="auto"/>
                <w:kern w:val="0"/>
                <w:sz w:val="21"/>
                <w:szCs w:val="21"/>
                <w:highlight w:val="none"/>
                <w:u w:val="none"/>
                <w:lang w:val="en-US" w:eastAsia="zh-CN" w:bidi="ar"/>
              </w:rPr>
              <w:t>顶板厚度为≥20mm，侧板、门板厚度为≥15mm。</w:t>
            </w:r>
          </w:p>
        </w:tc>
      </w:tr>
      <w:tr w14:paraId="37230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7E8C82F8">
            <w:pPr>
              <w:keepNext w:val="0"/>
              <w:keepLines w:val="0"/>
              <w:pageBreakBefore w:val="0"/>
              <w:widowControl w:val="0"/>
              <w:wordWrap/>
              <w:overflowPunct/>
              <w:topLinePunct w:val="0"/>
              <w:bidi w:val="0"/>
              <w:snapToGrid/>
              <w:spacing w:line="312" w:lineRule="auto"/>
              <w:ind w:left="0" w:leftChars="0" w:firstLine="0" w:firstLineChars="0"/>
              <w:rPr>
                <w:color w:val="auto"/>
                <w:highlight w:val="none"/>
              </w:rPr>
            </w:pPr>
          </w:p>
        </w:tc>
        <w:tc>
          <w:tcPr>
            <w:tcW w:w="1678" w:type="dxa"/>
            <w:vMerge w:val="continue"/>
            <w:vAlign w:val="center"/>
          </w:tcPr>
          <w:p w14:paraId="025087A5">
            <w:pPr>
              <w:keepNext w:val="0"/>
              <w:keepLines w:val="0"/>
              <w:pageBreakBefore w:val="0"/>
              <w:widowControl w:val="0"/>
              <w:wordWrap/>
              <w:overflowPunct/>
              <w:topLinePunct w:val="0"/>
              <w:bidi w:val="0"/>
              <w:snapToGrid/>
              <w:spacing w:line="312" w:lineRule="auto"/>
              <w:ind w:left="0" w:leftChars="0"/>
              <w:rPr>
                <w:color w:val="auto"/>
                <w:highlight w:val="none"/>
              </w:rPr>
            </w:pPr>
          </w:p>
        </w:tc>
        <w:tc>
          <w:tcPr>
            <w:tcW w:w="6575" w:type="dxa"/>
            <w:vAlign w:val="center"/>
          </w:tcPr>
          <w:p w14:paraId="210BF0AE">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92.3工艺：采用榫卯结构；</w:t>
            </w:r>
            <w:r>
              <w:rPr>
                <w:rFonts w:hint="eastAsia" w:ascii="宋体" w:hAnsi="宋体" w:eastAsia="宋体" w:cs="宋体"/>
                <w:b w:val="0"/>
                <w:bCs w:val="0"/>
                <w:color w:val="auto"/>
                <w:sz w:val="21"/>
                <w:szCs w:val="21"/>
                <w:highlight w:val="none"/>
              </w:rPr>
              <w:t>木材经防腐防虫防潮等技术处理，木材含水率符合标准要求，不使用虫蚀、腐朽材，木材四面刨光处理，结合部位无松动</w:t>
            </w:r>
            <w:r>
              <w:rPr>
                <w:rFonts w:hint="eastAsia" w:ascii="宋体" w:hAnsi="宋体" w:eastAsia="宋体" w:cs="宋体"/>
                <w:b w:val="0"/>
                <w:bCs w:val="0"/>
                <w:color w:val="auto"/>
                <w:sz w:val="21"/>
                <w:szCs w:val="21"/>
                <w:highlight w:val="none"/>
                <w:lang w:val="en-US" w:eastAsia="zh-CN"/>
              </w:rPr>
              <w:t>,</w:t>
            </w:r>
            <w:r>
              <w:rPr>
                <w:rFonts w:hint="eastAsia" w:ascii="宋体" w:hAnsi="宋体" w:eastAsia="宋体" w:cs="宋体"/>
                <w:b w:val="0"/>
                <w:bCs w:val="0"/>
                <w:color w:val="auto"/>
                <w:sz w:val="21"/>
                <w:szCs w:val="21"/>
                <w:highlight w:val="none"/>
              </w:rPr>
              <w:t>结合部位无松动，外露钉孔以塞子封闭</w:t>
            </w:r>
            <w:r>
              <w:rPr>
                <w:rFonts w:hint="eastAsia" w:ascii="宋体" w:hAnsi="宋体" w:eastAsia="宋体" w:cs="宋体"/>
                <w:b w:val="0"/>
                <w:bCs w:val="0"/>
                <w:color w:val="auto"/>
                <w:sz w:val="21"/>
                <w:szCs w:val="21"/>
                <w:highlight w:val="none"/>
                <w:lang w:eastAsia="zh-CN"/>
              </w:rPr>
              <w:t>；</w:t>
            </w:r>
          </w:p>
        </w:tc>
      </w:tr>
      <w:tr w14:paraId="119D3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0F3519F5">
            <w:pPr>
              <w:keepNext w:val="0"/>
              <w:keepLines w:val="0"/>
              <w:pageBreakBefore w:val="0"/>
              <w:widowControl w:val="0"/>
              <w:wordWrap/>
              <w:overflowPunct/>
              <w:topLinePunct w:val="0"/>
              <w:bidi w:val="0"/>
              <w:snapToGrid/>
              <w:spacing w:line="312" w:lineRule="auto"/>
              <w:ind w:left="0" w:leftChars="0" w:firstLine="0" w:firstLineChars="0"/>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0C5BDBD8">
            <w:pPr>
              <w:keepNext w:val="0"/>
              <w:keepLines w:val="0"/>
              <w:pageBreakBefore w:val="0"/>
              <w:widowControl w:val="0"/>
              <w:wordWrap/>
              <w:overflowPunct/>
              <w:topLinePunct w:val="0"/>
              <w:bidi w:val="0"/>
              <w:snapToGrid/>
              <w:spacing w:line="312" w:lineRule="auto"/>
              <w:ind w:left="0" w:leftChars="0"/>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554D2C21">
            <w:pPr>
              <w:keepNext w:val="0"/>
              <w:keepLines w:val="0"/>
              <w:pageBreakBefore w:val="0"/>
              <w:widowControl w:val="0"/>
              <w:wordWrap/>
              <w:overflowPunct/>
              <w:topLinePunct w:val="0"/>
              <w:bidi w:val="0"/>
              <w:snapToGrid/>
              <w:spacing w:line="312" w:lineRule="auto"/>
              <w:ind w:left="0" w:leftChars="0"/>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92.4功能配置：配置双抽屉。</w:t>
            </w:r>
          </w:p>
        </w:tc>
      </w:tr>
      <w:tr w14:paraId="558F8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4049F9C2">
            <w:pPr>
              <w:keepNext w:val="0"/>
              <w:keepLines w:val="0"/>
              <w:pageBreakBefore w:val="0"/>
              <w:widowControl w:val="0"/>
              <w:wordWrap/>
              <w:overflowPunct/>
              <w:topLinePunct w:val="0"/>
              <w:bidi w:val="0"/>
              <w:snapToGrid/>
              <w:spacing w:line="312" w:lineRule="auto"/>
              <w:ind w:left="0" w:leftChars="0" w:firstLine="0" w:firstLineChars="0"/>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389081A1">
            <w:pPr>
              <w:keepNext w:val="0"/>
              <w:keepLines w:val="0"/>
              <w:pageBreakBefore w:val="0"/>
              <w:widowControl w:val="0"/>
              <w:wordWrap/>
              <w:overflowPunct/>
              <w:topLinePunct w:val="0"/>
              <w:bidi w:val="0"/>
              <w:snapToGrid/>
              <w:spacing w:line="312" w:lineRule="auto"/>
              <w:ind w:left="0" w:leftChars="0"/>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2B9626AF">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92.5胶粘剂：</w:t>
            </w:r>
            <w:r>
              <w:rPr>
                <w:rFonts w:hint="eastAsia" w:ascii="宋体" w:hAnsi="宋体" w:eastAsia="宋体" w:cs="宋体"/>
                <w:b w:val="0"/>
                <w:bCs w:val="0"/>
                <w:i w:val="0"/>
                <w:iCs w:val="0"/>
                <w:strike w:val="0"/>
                <w:color w:val="auto"/>
                <w:kern w:val="0"/>
                <w:sz w:val="21"/>
                <w:szCs w:val="21"/>
                <w:highlight w:val="none"/>
                <w:u w:val="none"/>
                <w:lang w:val="en-US" w:eastAsia="zh-CN" w:bidi="ar"/>
              </w:rPr>
              <w:t>采用环保水基型</w:t>
            </w:r>
            <w:r>
              <w:rPr>
                <w:rFonts w:hint="eastAsia" w:ascii="宋体" w:hAnsi="宋体" w:eastAsia="宋体" w:cs="宋体"/>
                <w:b w:val="0"/>
                <w:bCs w:val="0"/>
                <w:i w:val="0"/>
                <w:iCs w:val="0"/>
                <w:color w:val="auto"/>
                <w:kern w:val="0"/>
                <w:sz w:val="21"/>
                <w:szCs w:val="21"/>
                <w:highlight w:val="none"/>
                <w:u w:val="none"/>
                <w:lang w:val="en-US" w:eastAsia="zh-CN" w:bidi="ar"/>
              </w:rPr>
              <w:t>胶粘剂</w:t>
            </w:r>
            <w:r>
              <w:rPr>
                <w:rFonts w:hint="eastAsia" w:ascii="宋体" w:hAnsi="宋体" w:eastAsia="宋体" w:cs="宋体"/>
                <w:b w:val="0"/>
                <w:bCs w:val="0"/>
                <w:i w:val="0"/>
                <w:iCs w:val="0"/>
                <w:strike w:val="0"/>
                <w:color w:val="auto"/>
                <w:kern w:val="0"/>
                <w:sz w:val="21"/>
                <w:szCs w:val="21"/>
                <w:highlight w:val="none"/>
                <w:u w:val="none"/>
                <w:lang w:val="en-US" w:eastAsia="zh-CN" w:bidi="ar"/>
              </w:rPr>
              <w:t>。胶粘剂的游离甲醛、苯、甲苯+二甲苯、总挥发性有机物均符合GB 18583-2008、SZJG 52-2016标准要求。</w:t>
            </w:r>
          </w:p>
        </w:tc>
      </w:tr>
      <w:tr w14:paraId="075F0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569AE3A9">
            <w:pPr>
              <w:keepNext w:val="0"/>
              <w:keepLines w:val="0"/>
              <w:pageBreakBefore w:val="0"/>
              <w:widowControl w:val="0"/>
              <w:wordWrap/>
              <w:overflowPunct/>
              <w:topLinePunct w:val="0"/>
              <w:bidi w:val="0"/>
              <w:snapToGrid/>
              <w:spacing w:line="312" w:lineRule="auto"/>
              <w:ind w:left="0" w:leftChars="0" w:firstLine="0" w:firstLineChars="0"/>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5B1DA2EB">
            <w:pPr>
              <w:keepNext w:val="0"/>
              <w:keepLines w:val="0"/>
              <w:pageBreakBefore w:val="0"/>
              <w:widowControl w:val="0"/>
              <w:wordWrap/>
              <w:overflowPunct/>
              <w:topLinePunct w:val="0"/>
              <w:bidi w:val="0"/>
              <w:snapToGrid/>
              <w:spacing w:line="312" w:lineRule="auto"/>
              <w:ind w:left="0" w:leftChars="0"/>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5F636206">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92.6油漆：采用环保漆开放油漆涂装（四底三面）。所有板材水性环保油漆含床铺板均经过防虫、防腐、防水处理。</w:t>
            </w:r>
            <w:r>
              <w:rPr>
                <w:rFonts w:hint="eastAsia" w:ascii="宋体" w:hAnsi="宋体" w:eastAsia="宋体" w:cs="宋体"/>
                <w:b w:val="0"/>
                <w:bCs w:val="0"/>
                <w:color w:val="auto"/>
                <w:sz w:val="21"/>
                <w:szCs w:val="21"/>
                <w:highlight w:val="none"/>
              </w:rPr>
              <w:t>漆膜质地柔和、色泽均匀一致</w:t>
            </w:r>
            <w:r>
              <w:rPr>
                <w:rFonts w:hint="eastAsia" w:ascii="宋体" w:hAnsi="宋体" w:eastAsia="宋体" w:cs="宋体"/>
                <w:b w:val="0"/>
                <w:bCs w:val="0"/>
                <w:color w:val="auto"/>
                <w:sz w:val="21"/>
                <w:szCs w:val="21"/>
                <w:highlight w:val="none"/>
                <w:lang w:eastAsia="zh-CN"/>
              </w:rPr>
              <w:t>，</w:t>
            </w:r>
            <w:r>
              <w:rPr>
                <w:rFonts w:hint="eastAsia" w:ascii="宋体" w:hAnsi="宋体" w:eastAsia="宋体" w:cs="宋体"/>
                <w:b w:val="0"/>
                <w:bCs w:val="0"/>
                <w:color w:val="auto"/>
                <w:sz w:val="21"/>
                <w:szCs w:val="21"/>
                <w:highlight w:val="none"/>
              </w:rPr>
              <w:t>油漆表面无尘粒、气泡、渣点、边缘及立面无流挂等现象。</w:t>
            </w:r>
            <w:r>
              <w:rPr>
                <w:rFonts w:hint="eastAsia" w:ascii="宋体" w:hAnsi="宋体" w:eastAsia="宋体" w:cs="宋体"/>
                <w:b w:val="0"/>
                <w:bCs w:val="0"/>
                <w:color w:val="auto"/>
                <w:kern w:val="0"/>
                <w:sz w:val="21"/>
                <w:szCs w:val="21"/>
                <w:highlight w:val="none"/>
                <w:u w:val="none"/>
                <w:lang w:eastAsia="zh-CN" w:bidi="ar"/>
              </w:rPr>
              <w:t>水性漆的重金属元素含量（包括铅、镉、六价铬、汞、砷、钡、硒、锑、钴）均未检出；VOC含量、甲醛含量、乙二醇醚及醚酯总和含量、苯系物总和含量、烷基酚聚氧乙烯醚总和含量均符合GB 18581-2020、GB/T 35602-2017标准要求。</w:t>
            </w:r>
          </w:p>
        </w:tc>
      </w:tr>
      <w:tr w14:paraId="1E795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172F74A5">
            <w:pPr>
              <w:keepNext w:val="0"/>
              <w:keepLines w:val="0"/>
              <w:pageBreakBefore w:val="0"/>
              <w:widowControl w:val="0"/>
              <w:wordWrap/>
              <w:overflowPunct/>
              <w:topLinePunct w:val="0"/>
              <w:bidi w:val="0"/>
              <w:snapToGrid/>
              <w:spacing w:line="312" w:lineRule="auto"/>
              <w:ind w:left="0" w:leftChars="0" w:firstLine="0" w:firstLineChars="0"/>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1E9BADA0">
            <w:pPr>
              <w:keepNext w:val="0"/>
              <w:keepLines w:val="0"/>
              <w:pageBreakBefore w:val="0"/>
              <w:widowControl w:val="0"/>
              <w:wordWrap/>
              <w:overflowPunct/>
              <w:topLinePunct w:val="0"/>
              <w:bidi w:val="0"/>
              <w:snapToGrid/>
              <w:spacing w:line="312" w:lineRule="auto"/>
              <w:ind w:left="0" w:leftChars="0"/>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63BA4D31">
            <w:pPr>
              <w:keepNext w:val="0"/>
              <w:keepLines w:val="0"/>
              <w:pageBreakBefore w:val="0"/>
              <w:widowControl w:val="0"/>
              <w:wordWrap/>
              <w:overflowPunct/>
              <w:topLinePunct w:val="0"/>
              <w:bidi w:val="0"/>
              <w:snapToGrid/>
              <w:spacing w:line="312" w:lineRule="auto"/>
              <w:ind w:left="0" w:leftChars="0"/>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92.7五金配件：采用三节阻尼导轨和锁具。导轨的过载要求（包括垂直向下静载荷（300N）、水平侧向静载荷（150N）、猛关或猛开）、功能要求（包括操作力、耐久性(80000次)、拉出安全性、下沉量、耐腐蚀均符合QB/T 2454-2013标准要求。</w:t>
            </w:r>
          </w:p>
        </w:tc>
      </w:tr>
      <w:tr w14:paraId="4DC29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6F493A90">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93</w:t>
            </w:r>
          </w:p>
        </w:tc>
        <w:tc>
          <w:tcPr>
            <w:tcW w:w="1678" w:type="dxa"/>
            <w:vMerge w:val="restart"/>
            <w:vAlign w:val="center"/>
          </w:tcPr>
          <w:p w14:paraId="0B372AA2">
            <w:pPr>
              <w:keepNext w:val="0"/>
              <w:keepLines w:val="0"/>
              <w:pageBreakBefore w:val="0"/>
              <w:widowControl/>
              <w:suppressLineNumbers w:val="0"/>
              <w:wordWrap/>
              <w:overflowPunct/>
              <w:topLinePunct w:val="0"/>
              <w:bidi w:val="0"/>
              <w:snapToGrid/>
              <w:spacing w:line="312" w:lineRule="auto"/>
              <w:ind w:left="0"/>
              <w:jc w:val="center"/>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实木储物高柜</w:t>
            </w:r>
          </w:p>
        </w:tc>
        <w:tc>
          <w:tcPr>
            <w:tcW w:w="6575" w:type="dxa"/>
            <w:vAlign w:val="center"/>
          </w:tcPr>
          <w:p w14:paraId="53A72254">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93.1规格：（900W*550D*2000H）mm±20mm；</w:t>
            </w:r>
          </w:p>
        </w:tc>
      </w:tr>
      <w:tr w14:paraId="76C8E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2AE43DE8">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0BDD401D">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50000C2B">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93.2基材：采用框架榫卯结构，边框用白蜡木实木框架，面板</w:t>
            </w:r>
            <w:r>
              <w:rPr>
                <w:rFonts w:hint="eastAsia" w:ascii="宋体" w:hAnsi="宋体" w:eastAsia="宋体" w:cs="宋体"/>
                <w:b w:val="0"/>
                <w:bCs w:val="0"/>
                <w:i w:val="0"/>
                <w:iCs w:val="0"/>
                <w:color w:val="auto"/>
                <w:kern w:val="0"/>
                <w:sz w:val="21"/>
                <w:szCs w:val="21"/>
                <w:highlight w:val="none"/>
                <w:lang w:val="en-US" w:eastAsia="zh-CN" w:bidi="ar"/>
              </w:rPr>
              <w:t>拼板颜色和纹理与框架接近，接口自然平和，</w:t>
            </w:r>
            <w:r>
              <w:rPr>
                <w:rFonts w:hint="eastAsia" w:ascii="宋体" w:hAnsi="宋体" w:eastAsia="宋体" w:cs="宋体"/>
                <w:b w:val="0"/>
                <w:bCs w:val="0"/>
                <w:i w:val="0"/>
                <w:iCs w:val="0"/>
                <w:color w:val="auto"/>
                <w:kern w:val="0"/>
                <w:sz w:val="21"/>
                <w:szCs w:val="21"/>
                <w:highlight w:val="none"/>
                <w:u w:val="none"/>
                <w:lang w:val="en-US" w:eastAsia="zh-CN" w:bidi="ar"/>
              </w:rPr>
              <w:t>面板底部需有木方加固支撑</w:t>
            </w:r>
            <w:r>
              <w:rPr>
                <w:rFonts w:hint="eastAsia" w:ascii="宋体" w:hAnsi="宋体" w:eastAsia="宋体" w:cs="宋体"/>
                <w:b w:val="0"/>
                <w:bCs w:val="0"/>
                <w:i w:val="0"/>
                <w:iCs w:val="0"/>
                <w:color w:val="auto"/>
                <w:kern w:val="0"/>
                <w:sz w:val="21"/>
                <w:szCs w:val="21"/>
                <w:highlight w:val="none"/>
                <w:lang w:val="en-US" w:eastAsia="zh-CN" w:bidi="ar"/>
              </w:rPr>
              <w:t>。顶板、层板厚度≥25mm，侧板≥18mm、门板≥16mm、背板≥9mm；</w:t>
            </w:r>
          </w:p>
        </w:tc>
      </w:tr>
      <w:tr w14:paraId="27932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412E4DB2">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7637683C">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69CD8326">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93.3工艺：饰面采用天然木皮贴面，木皮厚度≥0.6mm；木皮封边,表面平整，木皮与封边拼接紧密，线条均匀整齐，转角过度顺畅，整套产品或同批产品木材纹理，颜色基本一致。</w:t>
            </w:r>
          </w:p>
        </w:tc>
      </w:tr>
      <w:tr w14:paraId="7C909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60CDA81D">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6F75F890">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31B528D5">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93.4功能配置：柜体两侧木掩门配有更衣功能和文件存放功能，更衣柜内配置铝合金挂衣杆及一层活动搁板。采用阻尼缓冲铰链和锁具。</w:t>
            </w:r>
          </w:p>
        </w:tc>
      </w:tr>
      <w:tr w14:paraId="2A97E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28E24CFB">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041059D5">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78180C36">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93.5油漆：采用环保水性漆（包括底漆和面漆），三底两面工艺，经防虫、防腐等化学处理。</w:t>
            </w:r>
            <w:r>
              <w:rPr>
                <w:rFonts w:hint="eastAsia" w:ascii="宋体" w:hAnsi="宋体" w:eastAsia="宋体" w:cs="宋体"/>
                <w:b w:val="0"/>
                <w:bCs w:val="0"/>
                <w:color w:val="auto"/>
                <w:kern w:val="0"/>
                <w:sz w:val="21"/>
                <w:szCs w:val="21"/>
                <w:highlight w:val="none"/>
                <w:u w:val="none"/>
                <w:lang w:eastAsia="zh-CN" w:bidi="ar"/>
              </w:rPr>
              <w:t>水性漆的重金属元素含量（包括铅、镉、六价铬、汞、砷、钡、硒、锑、钴）均未检出；VOC含量、甲醛含量、乙二醇醚及醚酯总和含量、苯系物总和含量、烷基酚聚氧乙烯醚总和含量均符合GB 18581-2020、GB/T 35602-2017标准要求。</w:t>
            </w:r>
          </w:p>
        </w:tc>
      </w:tr>
      <w:tr w14:paraId="0B58D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1446ABC9">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94</w:t>
            </w:r>
          </w:p>
        </w:tc>
        <w:tc>
          <w:tcPr>
            <w:tcW w:w="1678" w:type="dxa"/>
            <w:vMerge w:val="restart"/>
            <w:vAlign w:val="center"/>
          </w:tcPr>
          <w:p w14:paraId="184F8503">
            <w:pPr>
              <w:keepNext w:val="0"/>
              <w:keepLines w:val="0"/>
              <w:pageBreakBefore w:val="0"/>
              <w:widowControl/>
              <w:suppressLineNumbers w:val="0"/>
              <w:wordWrap/>
              <w:overflowPunct/>
              <w:topLinePunct w:val="0"/>
              <w:bidi w:val="0"/>
              <w:snapToGrid/>
              <w:spacing w:line="312" w:lineRule="auto"/>
              <w:ind w:left="0"/>
              <w:jc w:val="center"/>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strike w:val="0"/>
                <w:dstrike w:val="0"/>
                <w:color w:val="auto"/>
                <w:kern w:val="0"/>
                <w:sz w:val="21"/>
                <w:szCs w:val="21"/>
                <w:highlight w:val="none"/>
                <w:u w:val="none"/>
                <w:lang w:val="en-US" w:eastAsia="zh-CN" w:bidi="ar"/>
              </w:rPr>
              <w:t>大会议桌（6F）</w:t>
            </w:r>
          </w:p>
        </w:tc>
        <w:tc>
          <w:tcPr>
            <w:tcW w:w="6575" w:type="dxa"/>
            <w:vAlign w:val="center"/>
          </w:tcPr>
          <w:p w14:paraId="3E733CE9">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94.1规格：（10000W*2200D*750H）mm±10mm；</w:t>
            </w:r>
          </w:p>
        </w:tc>
      </w:tr>
      <w:tr w14:paraId="2AEA9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597BB233">
            <w:pPr>
              <w:keepNext w:val="0"/>
              <w:keepLines w:val="0"/>
              <w:pageBreakBefore w:val="0"/>
              <w:widowControl/>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506F418A">
            <w:pPr>
              <w:keepNext w:val="0"/>
              <w:keepLines w:val="0"/>
              <w:pageBreakBefore w:val="0"/>
              <w:widowControl/>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5D8F62A8">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94.2基材：采用框架结构，边框用红橡木实木框架，面板</w:t>
            </w:r>
            <w:r>
              <w:rPr>
                <w:rFonts w:hint="eastAsia" w:ascii="宋体" w:hAnsi="宋体" w:eastAsia="宋体" w:cs="宋体"/>
                <w:b w:val="0"/>
                <w:bCs w:val="0"/>
                <w:i w:val="0"/>
                <w:iCs w:val="0"/>
                <w:color w:val="auto"/>
                <w:kern w:val="0"/>
                <w:sz w:val="21"/>
                <w:szCs w:val="21"/>
                <w:highlight w:val="none"/>
                <w:lang w:val="en-US" w:eastAsia="zh-CN" w:bidi="ar"/>
              </w:rPr>
              <w:t>拼板颜色和纹理与框架接近，接口自然平和，</w:t>
            </w:r>
            <w:r>
              <w:rPr>
                <w:rFonts w:hint="eastAsia" w:ascii="宋体" w:hAnsi="宋体" w:eastAsia="宋体" w:cs="宋体"/>
                <w:b w:val="0"/>
                <w:bCs w:val="0"/>
                <w:i w:val="0"/>
                <w:iCs w:val="0"/>
                <w:color w:val="auto"/>
                <w:kern w:val="0"/>
                <w:sz w:val="21"/>
                <w:szCs w:val="21"/>
                <w:highlight w:val="none"/>
                <w:u w:val="none"/>
                <w:lang w:val="en-US" w:eastAsia="zh-CN" w:bidi="ar"/>
              </w:rPr>
              <w:t>面板底部需有木方加固支撑</w:t>
            </w:r>
            <w:r>
              <w:rPr>
                <w:rFonts w:hint="eastAsia" w:ascii="宋体" w:hAnsi="宋体" w:eastAsia="宋体" w:cs="宋体"/>
                <w:b w:val="0"/>
                <w:bCs w:val="0"/>
                <w:i w:val="0"/>
                <w:iCs w:val="0"/>
                <w:color w:val="auto"/>
                <w:kern w:val="0"/>
                <w:sz w:val="21"/>
                <w:szCs w:val="21"/>
                <w:highlight w:val="none"/>
                <w:lang w:val="en-US" w:eastAsia="zh-CN" w:bidi="ar"/>
              </w:rPr>
              <w:t>。</w:t>
            </w:r>
          </w:p>
        </w:tc>
      </w:tr>
      <w:tr w14:paraId="012D8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42448F6F">
            <w:pPr>
              <w:keepNext w:val="0"/>
              <w:keepLines w:val="0"/>
              <w:pageBreakBefore w:val="0"/>
              <w:widowControl/>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2FB96B85">
            <w:pPr>
              <w:keepNext w:val="0"/>
              <w:keepLines w:val="0"/>
              <w:pageBreakBefore w:val="0"/>
              <w:widowControl/>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415436C7">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94.3工艺：饰面采用天然木皮贴面，木皮厚度≥0.6mm；木皮封边,表面平整，木皮与封边拼接紧密，线条均匀整齐，转角过度顺畅，整套产品或同批产品木材纹理，颜色基本一致。</w:t>
            </w:r>
          </w:p>
        </w:tc>
      </w:tr>
      <w:tr w14:paraId="2DBB4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0225CDE3">
            <w:pPr>
              <w:keepNext w:val="0"/>
              <w:keepLines w:val="0"/>
              <w:pageBreakBefore w:val="0"/>
              <w:widowControl/>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26C54735">
            <w:pPr>
              <w:keepNext w:val="0"/>
              <w:keepLines w:val="0"/>
              <w:pageBreakBefore w:val="0"/>
              <w:widowControl/>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2E6DA964">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94.4功能配置：台面下倒斜边，分段拼装组合设计。配多功能翻盖式集成电源，包含五孔插座、USB插座、弱电插口（根据现场线路及采购方需求配置）；台面还配有麦克风孔位、无纸化会议机孔位。</w:t>
            </w:r>
          </w:p>
        </w:tc>
      </w:tr>
      <w:tr w14:paraId="4D334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5759650A">
            <w:pPr>
              <w:keepNext w:val="0"/>
              <w:keepLines w:val="0"/>
              <w:pageBreakBefore w:val="0"/>
              <w:widowControl/>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10993421">
            <w:pPr>
              <w:keepNext w:val="0"/>
              <w:keepLines w:val="0"/>
              <w:pageBreakBefore w:val="0"/>
              <w:widowControl/>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600FB527">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94.5胶黏剂：木质部件胶粘剂采用环保水基型拼板胶。胶粘剂的游离甲醛、苯、甲苯+二甲苯、总挥发性有机物均符合GB 18583-2008、SZJG 52-2016标准要求。</w:t>
            </w:r>
          </w:p>
        </w:tc>
      </w:tr>
      <w:tr w14:paraId="36C4D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7A8EDED3">
            <w:pPr>
              <w:keepNext w:val="0"/>
              <w:keepLines w:val="0"/>
              <w:pageBreakBefore w:val="0"/>
              <w:widowControl/>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3EDE6618">
            <w:pPr>
              <w:keepNext w:val="0"/>
              <w:keepLines w:val="0"/>
              <w:pageBreakBefore w:val="0"/>
              <w:widowControl/>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3A9806DB">
            <w:pPr>
              <w:keepNext w:val="0"/>
              <w:keepLines w:val="0"/>
              <w:pageBreakBefore w:val="0"/>
              <w:widowControl/>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94.6油漆：采用环保水性油漆，经过三底两面油漆工序，木纹纹理清晰，色泽均匀、光滑耐用。油漆表面无尘粒、气泡、渣点、边缘及立面无流挂等现象。</w:t>
            </w:r>
            <w:r>
              <w:rPr>
                <w:rFonts w:hint="eastAsia" w:ascii="宋体" w:hAnsi="宋体" w:eastAsia="宋体" w:cs="宋体"/>
                <w:b w:val="0"/>
                <w:bCs w:val="0"/>
                <w:color w:val="auto"/>
                <w:kern w:val="0"/>
                <w:sz w:val="21"/>
                <w:szCs w:val="21"/>
                <w:highlight w:val="none"/>
                <w:u w:val="none"/>
                <w:lang w:eastAsia="zh-CN" w:bidi="ar"/>
              </w:rPr>
              <w:t>水性漆的重金属元素含量（包括铅、镉、六价铬、汞、砷、钡、硒、锑、钴）均未检出；VOC含量、甲醛含量、乙二醇醚及醚酯总和含量、苯系物总和含量、烷基酚聚氧乙烯醚总和含量均符合GB 18581-2020、GB/T 35602-2017标准要求。</w:t>
            </w:r>
          </w:p>
        </w:tc>
      </w:tr>
      <w:tr w14:paraId="782B8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09A99CC5">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95</w:t>
            </w:r>
          </w:p>
        </w:tc>
        <w:tc>
          <w:tcPr>
            <w:tcW w:w="1678" w:type="dxa"/>
            <w:vMerge w:val="restart"/>
            <w:vAlign w:val="center"/>
          </w:tcPr>
          <w:p w14:paraId="5596999B">
            <w:pPr>
              <w:keepNext w:val="0"/>
              <w:keepLines w:val="0"/>
              <w:pageBreakBefore w:val="0"/>
              <w:widowControl/>
              <w:suppressLineNumbers w:val="0"/>
              <w:wordWrap/>
              <w:overflowPunct/>
              <w:topLinePunct w:val="0"/>
              <w:bidi w:val="0"/>
              <w:snapToGrid/>
              <w:spacing w:line="312" w:lineRule="auto"/>
              <w:ind w:left="0"/>
              <w:jc w:val="center"/>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圆形会议桌(6F)</w:t>
            </w:r>
          </w:p>
        </w:tc>
        <w:tc>
          <w:tcPr>
            <w:tcW w:w="6575" w:type="dxa"/>
            <w:vAlign w:val="center"/>
          </w:tcPr>
          <w:p w14:paraId="237A321A">
            <w:pPr>
              <w:keepNext w:val="0"/>
              <w:keepLines w:val="0"/>
              <w:pageBreakBefore w:val="0"/>
              <w:widowControl/>
              <w:numPr>
                <w:ilvl w:val="0"/>
                <w:numId w:val="0"/>
              </w:numPr>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95.1规格：φ4400mm*750±20mm；</w:t>
            </w:r>
          </w:p>
        </w:tc>
      </w:tr>
      <w:tr w14:paraId="401C4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1DF063EC">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0FEBAC5F">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5BDD00A1">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95.2基材：采用框架榫卯结构，边框用红橡木实木框架，面板</w:t>
            </w:r>
            <w:r>
              <w:rPr>
                <w:rFonts w:hint="eastAsia" w:ascii="宋体" w:hAnsi="宋体" w:eastAsia="宋体" w:cs="宋体"/>
                <w:b w:val="0"/>
                <w:bCs w:val="0"/>
                <w:i w:val="0"/>
                <w:iCs w:val="0"/>
                <w:color w:val="auto"/>
                <w:kern w:val="0"/>
                <w:sz w:val="21"/>
                <w:szCs w:val="21"/>
                <w:highlight w:val="none"/>
                <w:lang w:val="en-US" w:eastAsia="zh-CN" w:bidi="ar"/>
              </w:rPr>
              <w:t>颜色和纹理与框架接近，接口自然平和，</w:t>
            </w:r>
            <w:r>
              <w:rPr>
                <w:rFonts w:hint="eastAsia" w:ascii="宋体" w:hAnsi="宋体" w:eastAsia="宋体" w:cs="宋体"/>
                <w:b w:val="0"/>
                <w:bCs w:val="0"/>
                <w:i w:val="0"/>
                <w:iCs w:val="0"/>
                <w:color w:val="auto"/>
                <w:kern w:val="0"/>
                <w:sz w:val="21"/>
                <w:szCs w:val="21"/>
                <w:highlight w:val="none"/>
                <w:u w:val="none"/>
                <w:lang w:val="en-US" w:eastAsia="zh-CN" w:bidi="ar"/>
              </w:rPr>
              <w:t>面板底部需有木方加固支撑</w:t>
            </w:r>
            <w:r>
              <w:rPr>
                <w:rFonts w:hint="eastAsia" w:ascii="宋体" w:hAnsi="宋体" w:eastAsia="宋体" w:cs="宋体"/>
                <w:b w:val="0"/>
                <w:bCs w:val="0"/>
                <w:i w:val="0"/>
                <w:iCs w:val="0"/>
                <w:color w:val="auto"/>
                <w:kern w:val="0"/>
                <w:sz w:val="21"/>
                <w:szCs w:val="21"/>
                <w:highlight w:val="none"/>
                <w:lang w:val="en-US" w:eastAsia="zh-CN" w:bidi="ar"/>
              </w:rPr>
              <w:t>。</w:t>
            </w:r>
          </w:p>
        </w:tc>
      </w:tr>
      <w:tr w14:paraId="58340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6DCA7CAD">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0990807E">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346303E8">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95.3工艺：饰面采用天然木皮贴面，木皮厚度≥0.6mm；木皮封边,表面平整，木皮与封边拼接紧密，线条均匀整齐，转角过度顺畅，整套产品或同批产品木材纹理，颜色基本一致。</w:t>
            </w:r>
          </w:p>
        </w:tc>
      </w:tr>
      <w:tr w14:paraId="1FD8A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34CDC954">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66C37E63">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258E63CA">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95.4功能配置：台面下倒斜边，分段拼装组合设计。配多功能翻盖式集成电源，包含五孔插座、USB插座、弱电插口（根据现场线路及采购方需求配置）；台面还配有麦克风孔位、无纸化会议机孔位。</w:t>
            </w:r>
          </w:p>
        </w:tc>
      </w:tr>
      <w:tr w14:paraId="11490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36206AEC">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107B34D4">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6D986419">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95.5功能配置：分段拼装组合设计；台面双层结构，有一层储物空间。配多功能翻盖式集成电源，包含五孔插座、USB插座、弱电插口（根据现场线路及采购方需求配置）；台面还配有麦克风孔位、无纸化会议机孔位。</w:t>
            </w:r>
          </w:p>
        </w:tc>
      </w:tr>
      <w:tr w14:paraId="552F2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26502027">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6F048492">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006A8A37">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95.6胶粘剂：木质部件胶粘剂采用环保水基型胶粘剂。胶粘剂的游离甲醛、苯、甲苯+二甲苯、总挥发性有机物均符合GB 18583-2008、SZJG 52-2016标准要求。</w:t>
            </w:r>
          </w:p>
        </w:tc>
      </w:tr>
      <w:tr w14:paraId="66592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2AEA24E5">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5C0B680E">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2035A412">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95.7油漆：采用环保水性油漆，经过三底两面油漆工序，木纹纹理清晰，色泽均匀、光滑耐用。油漆表面无尘粒、气泡、渣点、边缘及立面无流挂等现象。</w:t>
            </w:r>
            <w:r>
              <w:rPr>
                <w:rFonts w:hint="eastAsia" w:ascii="宋体" w:hAnsi="宋体" w:eastAsia="宋体" w:cs="宋体"/>
                <w:b w:val="0"/>
                <w:bCs w:val="0"/>
                <w:color w:val="auto"/>
                <w:kern w:val="0"/>
                <w:sz w:val="21"/>
                <w:szCs w:val="21"/>
                <w:highlight w:val="none"/>
                <w:u w:val="none"/>
                <w:lang w:eastAsia="zh-CN" w:bidi="ar"/>
              </w:rPr>
              <w:t>水性漆的重金属元素含量（包括铅、镉、六价铬、汞、砷、钡、硒、锑、钴）均未检出；VOC含量、甲醛含量、乙二醇醚及醚酯总和含量、苯系物总和含量、烷基酚聚氧乙烯醚总和含量均符合GB 18581-2020、GB/T 35602-2017标准要求。</w:t>
            </w:r>
          </w:p>
        </w:tc>
      </w:tr>
      <w:tr w14:paraId="7B064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56C9D943">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96</w:t>
            </w:r>
          </w:p>
        </w:tc>
        <w:tc>
          <w:tcPr>
            <w:tcW w:w="1678" w:type="dxa"/>
            <w:vMerge w:val="restart"/>
            <w:vAlign w:val="center"/>
          </w:tcPr>
          <w:p w14:paraId="72E564B1">
            <w:pPr>
              <w:keepNext w:val="0"/>
              <w:keepLines w:val="0"/>
              <w:pageBreakBefore w:val="0"/>
              <w:widowControl/>
              <w:suppressLineNumbers w:val="0"/>
              <w:wordWrap/>
              <w:overflowPunct/>
              <w:topLinePunct w:val="0"/>
              <w:bidi w:val="0"/>
              <w:snapToGrid/>
              <w:spacing w:line="312" w:lineRule="auto"/>
              <w:ind w:left="0"/>
              <w:jc w:val="center"/>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strike w:val="0"/>
                <w:dstrike w:val="0"/>
                <w:color w:val="auto"/>
                <w:kern w:val="0"/>
                <w:sz w:val="21"/>
                <w:szCs w:val="21"/>
                <w:highlight w:val="none"/>
                <w:u w:val="none"/>
                <w:lang w:val="en-US" w:eastAsia="zh-CN" w:bidi="ar"/>
              </w:rPr>
              <w:t>定制条形台1（6F）</w:t>
            </w:r>
          </w:p>
        </w:tc>
        <w:tc>
          <w:tcPr>
            <w:tcW w:w="6575" w:type="dxa"/>
            <w:vAlign w:val="center"/>
          </w:tcPr>
          <w:p w14:paraId="2AB99E31">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96.1规格：（1600W*500D*750H）mm±10mm；</w:t>
            </w:r>
          </w:p>
        </w:tc>
      </w:tr>
      <w:tr w14:paraId="2E1D9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279FFB87">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69E80529">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311D897C">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96.2基材：采用框架榫卯结构，边框用红橡木实木框架，面板</w:t>
            </w:r>
            <w:r>
              <w:rPr>
                <w:rFonts w:hint="eastAsia" w:ascii="宋体" w:hAnsi="宋体" w:eastAsia="宋体" w:cs="宋体"/>
                <w:b w:val="0"/>
                <w:bCs w:val="0"/>
                <w:i w:val="0"/>
                <w:iCs w:val="0"/>
                <w:color w:val="auto"/>
                <w:kern w:val="0"/>
                <w:sz w:val="21"/>
                <w:szCs w:val="21"/>
                <w:highlight w:val="none"/>
                <w:lang w:val="en-US" w:eastAsia="zh-CN" w:bidi="ar"/>
              </w:rPr>
              <w:t>颜色和纹理与框架接近</w:t>
            </w:r>
            <w:r>
              <w:rPr>
                <w:rFonts w:hint="eastAsia" w:ascii="宋体" w:hAnsi="宋体" w:eastAsia="宋体" w:cs="宋体"/>
                <w:b w:val="0"/>
                <w:bCs w:val="0"/>
                <w:i w:val="0"/>
                <w:iCs w:val="0"/>
                <w:color w:val="auto"/>
                <w:kern w:val="0"/>
                <w:sz w:val="21"/>
                <w:szCs w:val="21"/>
                <w:highlight w:val="none"/>
                <w:u w:val="none"/>
                <w:lang w:val="en-US" w:eastAsia="zh-CN" w:bidi="ar"/>
              </w:rPr>
              <w:t>，台面厚度≥30mm,脚板厚25mm，搁板、拉板背板厚≥18mm。桌面边倒圆弧，台面前挡条高25mm 。面板</w:t>
            </w:r>
            <w:r>
              <w:rPr>
                <w:rFonts w:hint="eastAsia" w:ascii="宋体" w:hAnsi="宋体" w:eastAsia="宋体" w:cs="宋体"/>
                <w:b w:val="0"/>
                <w:bCs w:val="0"/>
                <w:i w:val="0"/>
                <w:iCs w:val="0"/>
                <w:color w:val="auto"/>
                <w:kern w:val="0"/>
                <w:sz w:val="21"/>
                <w:szCs w:val="21"/>
                <w:highlight w:val="none"/>
                <w:lang w:val="en-US" w:eastAsia="zh-CN" w:bidi="ar"/>
              </w:rPr>
              <w:t>拼板颜色和纹理与框架接近，接口自然平和；</w:t>
            </w:r>
          </w:p>
        </w:tc>
      </w:tr>
      <w:tr w14:paraId="32005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19AB4F79">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32ADD38A">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41AF4906">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96.3工艺：台面采用天然木皮贴面，木皮厚度≥0.6mm；木皮封边,表面平整，木皮与封边拼接紧密，线条均匀整齐，转角过度顺畅，整套产品或同批产品木材纹理，颜色基本一致。</w:t>
            </w:r>
          </w:p>
        </w:tc>
      </w:tr>
      <w:tr w14:paraId="50E03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1601017C">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14126CDB">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089D4B0B">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96.4功能配置：台下配置2个储物格。</w:t>
            </w:r>
          </w:p>
        </w:tc>
      </w:tr>
      <w:tr w14:paraId="6DCDB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1B7CEA4C">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76767715">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16535DC9">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96.5胶黏剂：木质部件胶粘剂采用环保水基型拼板胶。胶粘剂的游离甲醛、苯、甲苯+二甲苯、总挥发性有机物均符合GB 18583-2008、SZJG 52-2016标准要求。</w:t>
            </w:r>
          </w:p>
        </w:tc>
      </w:tr>
      <w:tr w14:paraId="4959F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27329728">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41E21DB6">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7D72ACE2">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96.6油漆：采用环保水性油漆，经过三底两面油漆工序，木纹纹理清晰，色泽均匀、光滑耐用。油漆表面无尘粒、气泡、渣点、边缘及立面无流挂等现象。</w:t>
            </w:r>
            <w:r>
              <w:rPr>
                <w:rFonts w:hint="eastAsia" w:ascii="宋体" w:hAnsi="宋体" w:eastAsia="宋体" w:cs="宋体"/>
                <w:b w:val="0"/>
                <w:bCs w:val="0"/>
                <w:color w:val="auto"/>
                <w:kern w:val="0"/>
                <w:sz w:val="21"/>
                <w:szCs w:val="21"/>
                <w:highlight w:val="none"/>
                <w:u w:val="none"/>
                <w:lang w:eastAsia="zh-CN" w:bidi="ar"/>
              </w:rPr>
              <w:t>水性漆的重金属元素含量（包括铅、镉、六价铬、汞、砷、钡、硒、锑、钴）均未检出；VOC含量、甲醛含量、乙二醇醚及醚酯总和含量、苯系物总和含量、烷基酚聚氧乙烯醚总和含量均符合GB 18581-2020、GB/T 35602-2017标准要求。</w:t>
            </w:r>
          </w:p>
        </w:tc>
      </w:tr>
      <w:tr w14:paraId="5B7F5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49378F47">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97</w:t>
            </w:r>
          </w:p>
        </w:tc>
        <w:tc>
          <w:tcPr>
            <w:tcW w:w="1678" w:type="dxa"/>
            <w:vMerge w:val="restart"/>
            <w:vAlign w:val="center"/>
          </w:tcPr>
          <w:p w14:paraId="2B5FB2CE">
            <w:pPr>
              <w:keepNext w:val="0"/>
              <w:keepLines w:val="0"/>
              <w:pageBreakBefore w:val="0"/>
              <w:widowControl/>
              <w:suppressLineNumbers w:val="0"/>
              <w:wordWrap/>
              <w:overflowPunct/>
              <w:topLinePunct w:val="0"/>
              <w:bidi w:val="0"/>
              <w:snapToGrid/>
              <w:spacing w:line="312" w:lineRule="auto"/>
              <w:ind w:left="0"/>
              <w:jc w:val="center"/>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strike w:val="0"/>
                <w:dstrike w:val="0"/>
                <w:color w:val="auto"/>
                <w:kern w:val="0"/>
                <w:sz w:val="21"/>
                <w:szCs w:val="21"/>
                <w:highlight w:val="none"/>
                <w:u w:val="none"/>
                <w:lang w:val="en-US" w:eastAsia="zh-CN" w:bidi="ar"/>
              </w:rPr>
              <w:t>大会议桌（5F）</w:t>
            </w:r>
          </w:p>
        </w:tc>
        <w:tc>
          <w:tcPr>
            <w:tcW w:w="6575" w:type="dxa"/>
            <w:vAlign w:val="center"/>
          </w:tcPr>
          <w:p w14:paraId="24AACE5F">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97.1规格：（10000W*2200D*750H）mm±10mm；</w:t>
            </w:r>
          </w:p>
        </w:tc>
      </w:tr>
      <w:tr w14:paraId="6F451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4183F222">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33C36CBE">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5737E655">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97.2基材：采用新国标环保</w:t>
            </w:r>
            <w:r>
              <w:rPr>
                <w:rFonts w:hint="eastAsia" w:ascii="宋体" w:hAnsi="宋体" w:eastAsia="宋体" w:cs="宋体"/>
                <w:i w:val="0"/>
                <w:iCs w:val="0"/>
                <w:color w:val="auto"/>
                <w:kern w:val="0"/>
                <w:sz w:val="21"/>
                <w:szCs w:val="21"/>
                <w:highlight w:val="none"/>
                <w:u w:val="none"/>
                <w:lang w:val="en-US" w:eastAsia="zh-CN" w:bidi="ar"/>
              </w:rPr>
              <w:t>ENF级纤维板；</w:t>
            </w:r>
            <w:r>
              <w:rPr>
                <w:rFonts w:hint="eastAsia" w:ascii="宋体" w:hAnsi="宋体" w:eastAsia="宋体" w:cs="宋体"/>
                <w:b w:val="0"/>
                <w:bCs w:val="0"/>
                <w:i w:val="0"/>
                <w:iCs w:val="0"/>
                <w:color w:val="auto"/>
                <w:kern w:val="0"/>
                <w:sz w:val="21"/>
                <w:szCs w:val="21"/>
                <w:highlight w:val="none"/>
                <w:u w:val="none"/>
                <w:lang w:val="en-US" w:eastAsia="zh-CN" w:bidi="ar"/>
              </w:rPr>
              <w:t>，台面厚度为不低于75mm，板材的胶合强度、含水率、浸渍剥离、静曲强度、弹性模量、甲醛释放量、挥发性有机化合物（72h）的苯、甲苯、二甲苯，TVOC符合 GB 18580-2017、GB/T 35601-2017、GB/T 9846-2015、GB/T 39600-2021标准要求。经过防潮、防虫、防腐等化学处理；</w:t>
            </w:r>
          </w:p>
        </w:tc>
      </w:tr>
      <w:tr w14:paraId="7401E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71ECB26E">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590C0AFE">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094615DE">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97.3工艺：饰面采用实木贴面，木皮厚度≥0.6mm，宽度≥200mm；木皮与封边拼接紧密，线条均匀整齐，转角过度顺畅，整套产品或同批产品木材纹理，颜色基本一致。采用≥5mm厚实木封边条，封边颜色与木皮一致，经倒角圆滑、经精修边。</w:t>
            </w:r>
          </w:p>
        </w:tc>
      </w:tr>
      <w:tr w14:paraId="099DB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47FBAE5E">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40AA67D9">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74E61EAA">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97.4功能配置：台面下倒斜边，分段拼装组合设计。台面中间配有绿植台；配多功能翻盖式集成电源，包含五孔插座、USB插座、弱电插口（根据现场线路及采购方需求配置）；台面还配有麦克风孔位、无纸化会议机孔位。</w:t>
            </w:r>
            <w:r>
              <w:rPr>
                <w:rFonts w:hint="eastAsia" w:ascii="宋体" w:hAnsi="宋体" w:eastAsia="宋体" w:cs="宋体"/>
                <w:b w:val="0"/>
                <w:bCs w:val="0"/>
                <w:color w:val="auto"/>
                <w:kern w:val="0"/>
                <w:sz w:val="21"/>
                <w:szCs w:val="21"/>
                <w:highlight w:val="none"/>
              </w:rPr>
              <w:t>所有</w:t>
            </w:r>
            <w:r>
              <w:rPr>
                <w:rFonts w:hint="eastAsia" w:ascii="宋体" w:hAnsi="宋体" w:eastAsia="宋体" w:cs="宋体"/>
                <w:b w:val="0"/>
                <w:bCs w:val="0"/>
                <w:color w:val="auto"/>
                <w:kern w:val="0"/>
                <w:sz w:val="21"/>
                <w:szCs w:val="21"/>
                <w:highlight w:val="none"/>
                <w:lang w:val="en-US" w:eastAsia="zh-CN"/>
              </w:rPr>
              <w:t>开孔的</w:t>
            </w:r>
            <w:r>
              <w:rPr>
                <w:rFonts w:hint="eastAsia" w:ascii="宋体" w:hAnsi="宋体" w:eastAsia="宋体" w:cs="宋体"/>
                <w:b w:val="0"/>
                <w:bCs w:val="0"/>
                <w:color w:val="auto"/>
                <w:kern w:val="0"/>
                <w:sz w:val="21"/>
                <w:szCs w:val="21"/>
                <w:highlight w:val="none"/>
              </w:rPr>
              <w:t>边缘</w:t>
            </w:r>
            <w:r>
              <w:rPr>
                <w:rFonts w:hint="eastAsia" w:ascii="宋体" w:hAnsi="宋体" w:eastAsia="宋体" w:cs="宋体"/>
                <w:b w:val="0"/>
                <w:bCs w:val="0"/>
                <w:color w:val="auto"/>
                <w:kern w:val="0"/>
                <w:sz w:val="21"/>
                <w:szCs w:val="21"/>
                <w:highlight w:val="none"/>
                <w:lang w:val="en-US" w:eastAsia="zh-CN"/>
              </w:rPr>
              <w:t>均</w:t>
            </w:r>
            <w:r>
              <w:rPr>
                <w:rFonts w:hint="eastAsia" w:ascii="宋体" w:hAnsi="宋体" w:eastAsia="宋体" w:cs="宋体"/>
                <w:b w:val="0"/>
                <w:bCs w:val="0"/>
                <w:color w:val="auto"/>
                <w:kern w:val="0"/>
                <w:sz w:val="21"/>
                <w:szCs w:val="21"/>
                <w:highlight w:val="none"/>
              </w:rPr>
              <w:t>采用实木皮进行封边处理</w:t>
            </w:r>
            <w:r>
              <w:rPr>
                <w:rFonts w:hint="eastAsia" w:ascii="宋体" w:hAnsi="宋体" w:eastAsia="宋体" w:cs="宋体"/>
                <w:b w:val="0"/>
                <w:bCs w:val="0"/>
                <w:color w:val="auto"/>
                <w:kern w:val="0"/>
                <w:sz w:val="21"/>
                <w:szCs w:val="21"/>
                <w:highlight w:val="none"/>
                <w:lang w:eastAsia="zh-CN"/>
              </w:rPr>
              <w:t>。</w:t>
            </w:r>
          </w:p>
        </w:tc>
      </w:tr>
      <w:tr w14:paraId="1E54D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34D41B5E">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78F86893">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2ACCEA18">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97.5油漆：采用环保水性漆（包括底漆和面漆），三底两面工艺，经防虫、防腐等化学处理。油漆表面无尘粒、气泡、渣点、边缘及立面无流挂等现象。</w:t>
            </w:r>
            <w:r>
              <w:rPr>
                <w:rFonts w:hint="eastAsia" w:ascii="宋体" w:hAnsi="宋体" w:eastAsia="宋体" w:cs="宋体"/>
                <w:b w:val="0"/>
                <w:bCs w:val="0"/>
                <w:color w:val="auto"/>
                <w:kern w:val="0"/>
                <w:sz w:val="21"/>
                <w:szCs w:val="21"/>
                <w:highlight w:val="none"/>
                <w:u w:val="none"/>
                <w:lang w:eastAsia="zh-CN" w:bidi="ar"/>
              </w:rPr>
              <w:t>水性漆的重金属元素含量（包括铅、镉、六价铬、汞、砷、钡、硒、锑、钴）均未检出；VOC含量、甲醛含量、乙二醇醚及醚酯总和含量、苯系物总和含量、烷基酚聚氧乙烯醚总和含量均符合GB 18581-2020、GB/T 35602-2017标准要求。</w:t>
            </w:r>
          </w:p>
        </w:tc>
      </w:tr>
      <w:tr w14:paraId="5A836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28EFDB78">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98</w:t>
            </w:r>
          </w:p>
        </w:tc>
        <w:tc>
          <w:tcPr>
            <w:tcW w:w="1678" w:type="dxa"/>
            <w:vMerge w:val="restart"/>
            <w:vAlign w:val="center"/>
          </w:tcPr>
          <w:p w14:paraId="4B2DDF16">
            <w:pPr>
              <w:keepNext w:val="0"/>
              <w:keepLines w:val="0"/>
              <w:pageBreakBefore w:val="0"/>
              <w:widowControl/>
              <w:suppressLineNumbers w:val="0"/>
              <w:wordWrap/>
              <w:overflowPunct/>
              <w:topLinePunct w:val="0"/>
              <w:bidi w:val="0"/>
              <w:snapToGrid/>
              <w:spacing w:line="312" w:lineRule="auto"/>
              <w:ind w:left="0"/>
              <w:jc w:val="center"/>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strike w:val="0"/>
                <w:dstrike w:val="0"/>
                <w:color w:val="auto"/>
                <w:kern w:val="0"/>
                <w:sz w:val="21"/>
                <w:szCs w:val="21"/>
                <w:highlight w:val="none"/>
                <w:u w:val="none"/>
                <w:lang w:val="en-US" w:eastAsia="zh-CN" w:bidi="ar"/>
              </w:rPr>
              <w:t>会议桌</w:t>
            </w:r>
          </w:p>
        </w:tc>
        <w:tc>
          <w:tcPr>
            <w:tcW w:w="6575" w:type="dxa"/>
            <w:vAlign w:val="center"/>
          </w:tcPr>
          <w:p w14:paraId="4DADF427">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strike w:val="0"/>
                <w:dstrike w:val="0"/>
                <w:color w:val="auto"/>
                <w:kern w:val="0"/>
                <w:sz w:val="21"/>
                <w:szCs w:val="21"/>
                <w:highlight w:val="none"/>
                <w:u w:val="none"/>
                <w:lang w:val="en-US" w:eastAsia="zh-CN" w:bidi="ar"/>
              </w:rPr>
              <w:t>98.1规格：（4800W*2200D*750H）mm±10mm；</w:t>
            </w:r>
          </w:p>
        </w:tc>
      </w:tr>
      <w:tr w14:paraId="17B7D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137222D3">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064BF169">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3FBB0E7F">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strike w:val="0"/>
                <w:dstrike w:val="0"/>
                <w:color w:val="auto"/>
                <w:kern w:val="0"/>
                <w:sz w:val="21"/>
                <w:szCs w:val="21"/>
                <w:highlight w:val="none"/>
                <w:u w:val="none"/>
                <w:lang w:val="en-US" w:eastAsia="zh-CN" w:bidi="ar"/>
              </w:rPr>
            </w:pPr>
            <w:r>
              <w:rPr>
                <w:rFonts w:hint="eastAsia" w:ascii="宋体" w:hAnsi="宋体" w:eastAsia="宋体" w:cs="宋体"/>
                <w:b w:val="0"/>
                <w:bCs w:val="0"/>
                <w:i w:val="0"/>
                <w:iCs w:val="0"/>
                <w:strike w:val="0"/>
                <w:dstrike w:val="0"/>
                <w:color w:val="auto"/>
                <w:kern w:val="0"/>
                <w:sz w:val="21"/>
                <w:szCs w:val="21"/>
                <w:highlight w:val="none"/>
                <w:u w:val="none"/>
                <w:lang w:val="en-US" w:eastAsia="zh-CN" w:bidi="ar"/>
              </w:rPr>
              <w:t>98.2基材：采用</w:t>
            </w:r>
            <w:r>
              <w:rPr>
                <w:rFonts w:hint="eastAsia" w:ascii="宋体" w:hAnsi="宋体" w:eastAsia="宋体" w:cs="宋体"/>
                <w:b w:val="0"/>
                <w:bCs w:val="0"/>
                <w:i w:val="0"/>
                <w:iCs w:val="0"/>
                <w:color w:val="auto"/>
                <w:kern w:val="0"/>
                <w:sz w:val="21"/>
                <w:szCs w:val="21"/>
                <w:highlight w:val="none"/>
                <w:u w:val="none"/>
                <w:lang w:val="en-US" w:eastAsia="zh-CN" w:bidi="ar"/>
              </w:rPr>
              <w:t>新国标环保</w:t>
            </w:r>
            <w:r>
              <w:rPr>
                <w:rFonts w:hint="eastAsia" w:ascii="宋体" w:hAnsi="宋体" w:eastAsia="宋体" w:cs="宋体"/>
                <w:i w:val="0"/>
                <w:iCs w:val="0"/>
                <w:color w:val="auto"/>
                <w:kern w:val="0"/>
                <w:sz w:val="21"/>
                <w:szCs w:val="21"/>
                <w:highlight w:val="none"/>
                <w:u w:val="none"/>
                <w:lang w:val="en-US" w:eastAsia="zh-CN" w:bidi="ar"/>
              </w:rPr>
              <w:t>ENF级纤维板</w:t>
            </w:r>
            <w:r>
              <w:rPr>
                <w:rFonts w:hint="eastAsia" w:ascii="宋体" w:hAnsi="宋体" w:eastAsia="宋体" w:cs="宋体"/>
                <w:b w:val="0"/>
                <w:bCs w:val="0"/>
                <w:i w:val="0"/>
                <w:iCs w:val="0"/>
                <w:strike w:val="0"/>
                <w:dstrike w:val="0"/>
                <w:color w:val="auto"/>
                <w:kern w:val="0"/>
                <w:sz w:val="21"/>
                <w:szCs w:val="21"/>
                <w:highlight w:val="none"/>
                <w:u w:val="none"/>
                <w:lang w:val="en-US" w:eastAsia="zh-CN" w:bidi="ar"/>
              </w:rPr>
              <w:t>，台面厚度为≥60mm；板材的胶合强度、含水率、浸渍剥离、静曲强度、弹性模量、甲醛释放量、挥发性有机化合物（72h）的苯、甲苯、二甲苯，TVOC符合 GB 18580-2017、GB/T 35601-2017、GB/T 9846-2015、GB/T 39600-2021标准要求。</w:t>
            </w:r>
          </w:p>
        </w:tc>
      </w:tr>
      <w:tr w14:paraId="34707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6B065ED9">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71B3CF7D">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1B9532AA">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strike w:val="0"/>
                <w:dstrike w:val="0"/>
                <w:color w:val="auto"/>
                <w:kern w:val="0"/>
                <w:sz w:val="21"/>
                <w:szCs w:val="21"/>
                <w:highlight w:val="none"/>
                <w:u w:val="none"/>
                <w:lang w:val="en-US" w:eastAsia="zh-CN" w:bidi="ar"/>
              </w:rPr>
            </w:pPr>
            <w:r>
              <w:rPr>
                <w:rFonts w:hint="eastAsia" w:ascii="宋体" w:hAnsi="宋体" w:eastAsia="宋体" w:cs="宋体"/>
                <w:b w:val="0"/>
                <w:bCs w:val="0"/>
                <w:i w:val="0"/>
                <w:iCs w:val="0"/>
                <w:strike w:val="0"/>
                <w:dstrike w:val="0"/>
                <w:color w:val="auto"/>
                <w:kern w:val="0"/>
                <w:sz w:val="21"/>
                <w:szCs w:val="21"/>
                <w:highlight w:val="none"/>
                <w:u w:val="none"/>
                <w:lang w:val="en-US" w:eastAsia="zh-CN" w:bidi="ar"/>
              </w:rPr>
              <w:t>98.3工艺：板材经过防潮、防虫、防腐等化学处理；采用实木贴面，木皮厚度≥0.6mm，宽度≥200mm；木皮与封边拼接紧密，线条均匀整齐，转角过度顺畅，整套产品或同批产品木材纹理，颜色基本一致。采用≥5mm厚实木封边条，封边颜色与木皮一致，经倒角圆滑、经精修边。</w:t>
            </w:r>
          </w:p>
        </w:tc>
      </w:tr>
      <w:tr w14:paraId="619C5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02414679">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strike w:val="0"/>
                <w:dstrike w:val="0"/>
                <w:color w:val="auto"/>
                <w:kern w:val="0"/>
                <w:sz w:val="21"/>
                <w:szCs w:val="21"/>
                <w:highlight w:val="none"/>
                <w:u w:val="none"/>
                <w:lang w:val="en-US" w:eastAsia="zh-CN" w:bidi="ar"/>
              </w:rPr>
            </w:pPr>
          </w:p>
        </w:tc>
        <w:tc>
          <w:tcPr>
            <w:tcW w:w="1678" w:type="dxa"/>
            <w:vMerge w:val="continue"/>
            <w:vAlign w:val="center"/>
          </w:tcPr>
          <w:p w14:paraId="6BA41B18">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strike w:val="0"/>
                <w:dstrike w:val="0"/>
                <w:color w:val="auto"/>
                <w:kern w:val="0"/>
                <w:sz w:val="21"/>
                <w:szCs w:val="21"/>
                <w:highlight w:val="none"/>
                <w:u w:val="none"/>
                <w:lang w:val="en-US" w:eastAsia="zh-CN" w:bidi="ar"/>
              </w:rPr>
            </w:pPr>
          </w:p>
        </w:tc>
        <w:tc>
          <w:tcPr>
            <w:tcW w:w="6575" w:type="dxa"/>
            <w:vAlign w:val="center"/>
          </w:tcPr>
          <w:p w14:paraId="028CE329">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strike w:val="0"/>
                <w:dstrike w:val="0"/>
                <w:color w:val="auto"/>
                <w:kern w:val="0"/>
                <w:sz w:val="21"/>
                <w:szCs w:val="21"/>
                <w:highlight w:val="none"/>
                <w:u w:val="none"/>
                <w:lang w:val="en-US" w:eastAsia="zh-CN" w:bidi="ar"/>
              </w:rPr>
            </w:pPr>
            <w:r>
              <w:rPr>
                <w:rFonts w:hint="eastAsia" w:ascii="宋体" w:hAnsi="宋体" w:eastAsia="宋体" w:cs="宋体"/>
                <w:b w:val="0"/>
                <w:bCs w:val="0"/>
                <w:i w:val="0"/>
                <w:iCs w:val="0"/>
                <w:strike w:val="0"/>
                <w:dstrike w:val="0"/>
                <w:color w:val="auto"/>
                <w:kern w:val="0"/>
                <w:sz w:val="21"/>
                <w:szCs w:val="21"/>
                <w:highlight w:val="none"/>
                <w:u w:val="none"/>
                <w:lang w:val="en-US" w:eastAsia="zh-CN" w:bidi="ar"/>
              </w:rPr>
              <w:t>98.4功能配置：中间配置铝合金线盒，方便各类电子器材线路整理+四周带收纳功能；台面分段拼装组合设计。台面中间配有≥8mm厚钢化磨砂玻璃装饰面。配多功能翻盖式集成电源，包含五孔插座、USB插座、弱电插口（根据现场线路及采购方需求配置）。</w:t>
            </w:r>
            <w:r>
              <w:rPr>
                <w:rFonts w:hint="eastAsia" w:ascii="宋体" w:hAnsi="宋体" w:eastAsia="宋体" w:cs="宋体"/>
                <w:b w:val="0"/>
                <w:bCs w:val="0"/>
                <w:strike w:val="0"/>
                <w:dstrike w:val="0"/>
                <w:color w:val="auto"/>
                <w:kern w:val="0"/>
                <w:sz w:val="21"/>
                <w:szCs w:val="21"/>
                <w:highlight w:val="none"/>
              </w:rPr>
              <w:t>所有</w:t>
            </w:r>
            <w:r>
              <w:rPr>
                <w:rFonts w:hint="eastAsia" w:ascii="宋体" w:hAnsi="宋体" w:eastAsia="宋体" w:cs="宋体"/>
                <w:b w:val="0"/>
                <w:bCs w:val="0"/>
                <w:strike w:val="0"/>
                <w:dstrike w:val="0"/>
                <w:color w:val="auto"/>
                <w:kern w:val="0"/>
                <w:sz w:val="21"/>
                <w:szCs w:val="21"/>
                <w:highlight w:val="none"/>
                <w:lang w:val="en-US" w:eastAsia="zh-CN"/>
              </w:rPr>
              <w:t>开孔的</w:t>
            </w:r>
            <w:r>
              <w:rPr>
                <w:rFonts w:hint="eastAsia" w:ascii="宋体" w:hAnsi="宋体" w:eastAsia="宋体" w:cs="宋体"/>
                <w:b w:val="0"/>
                <w:bCs w:val="0"/>
                <w:strike w:val="0"/>
                <w:dstrike w:val="0"/>
                <w:color w:val="auto"/>
                <w:kern w:val="0"/>
                <w:sz w:val="21"/>
                <w:szCs w:val="21"/>
                <w:highlight w:val="none"/>
              </w:rPr>
              <w:t>边缘</w:t>
            </w:r>
            <w:r>
              <w:rPr>
                <w:rFonts w:hint="eastAsia" w:ascii="宋体" w:hAnsi="宋体" w:eastAsia="宋体" w:cs="宋体"/>
                <w:b w:val="0"/>
                <w:bCs w:val="0"/>
                <w:strike w:val="0"/>
                <w:dstrike w:val="0"/>
                <w:color w:val="auto"/>
                <w:kern w:val="0"/>
                <w:sz w:val="21"/>
                <w:szCs w:val="21"/>
                <w:highlight w:val="none"/>
                <w:lang w:val="en-US" w:eastAsia="zh-CN"/>
              </w:rPr>
              <w:t>均</w:t>
            </w:r>
            <w:r>
              <w:rPr>
                <w:rFonts w:hint="eastAsia" w:ascii="宋体" w:hAnsi="宋体" w:eastAsia="宋体" w:cs="宋体"/>
                <w:b w:val="0"/>
                <w:bCs w:val="0"/>
                <w:strike w:val="0"/>
                <w:dstrike w:val="0"/>
                <w:color w:val="auto"/>
                <w:kern w:val="0"/>
                <w:sz w:val="21"/>
                <w:szCs w:val="21"/>
                <w:highlight w:val="none"/>
              </w:rPr>
              <w:t>采用实木皮进行封边处理</w:t>
            </w:r>
            <w:r>
              <w:rPr>
                <w:rFonts w:hint="eastAsia" w:ascii="宋体" w:hAnsi="宋体" w:eastAsia="宋体" w:cs="宋体"/>
                <w:b w:val="0"/>
                <w:bCs w:val="0"/>
                <w:strike w:val="0"/>
                <w:dstrike w:val="0"/>
                <w:color w:val="auto"/>
                <w:kern w:val="0"/>
                <w:sz w:val="21"/>
                <w:szCs w:val="21"/>
                <w:highlight w:val="none"/>
                <w:lang w:eastAsia="zh-CN"/>
              </w:rPr>
              <w:t>。</w:t>
            </w:r>
          </w:p>
        </w:tc>
      </w:tr>
      <w:tr w14:paraId="7C6A7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5E1BDD1A">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strike w:val="0"/>
                <w:dstrike w:val="0"/>
                <w:color w:val="auto"/>
                <w:kern w:val="0"/>
                <w:sz w:val="21"/>
                <w:szCs w:val="21"/>
                <w:highlight w:val="none"/>
                <w:u w:val="none"/>
                <w:lang w:val="en-US" w:eastAsia="zh-CN" w:bidi="ar"/>
              </w:rPr>
            </w:pPr>
          </w:p>
        </w:tc>
        <w:tc>
          <w:tcPr>
            <w:tcW w:w="1678" w:type="dxa"/>
            <w:vMerge w:val="continue"/>
            <w:vAlign w:val="center"/>
          </w:tcPr>
          <w:p w14:paraId="297C190F">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strike w:val="0"/>
                <w:dstrike w:val="0"/>
                <w:color w:val="auto"/>
                <w:kern w:val="0"/>
                <w:sz w:val="21"/>
                <w:szCs w:val="21"/>
                <w:highlight w:val="none"/>
                <w:u w:val="none"/>
                <w:lang w:val="en-US" w:eastAsia="zh-CN" w:bidi="ar"/>
              </w:rPr>
            </w:pPr>
          </w:p>
        </w:tc>
        <w:tc>
          <w:tcPr>
            <w:tcW w:w="6575" w:type="dxa"/>
            <w:vAlign w:val="center"/>
          </w:tcPr>
          <w:p w14:paraId="2652B935">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strike w:val="0"/>
                <w:dstrike w:val="0"/>
                <w:color w:val="auto"/>
                <w:kern w:val="0"/>
                <w:sz w:val="21"/>
                <w:szCs w:val="21"/>
                <w:highlight w:val="none"/>
                <w:u w:val="none"/>
                <w:lang w:val="en-US" w:eastAsia="zh-CN" w:bidi="ar"/>
              </w:rPr>
            </w:pPr>
            <w:r>
              <w:rPr>
                <w:rFonts w:hint="eastAsia" w:ascii="宋体" w:hAnsi="宋体" w:eastAsia="宋体" w:cs="宋体"/>
                <w:b w:val="0"/>
                <w:bCs w:val="0"/>
                <w:i w:val="0"/>
                <w:iCs w:val="0"/>
                <w:strike w:val="0"/>
                <w:dstrike w:val="0"/>
                <w:color w:val="auto"/>
                <w:kern w:val="0"/>
                <w:sz w:val="21"/>
                <w:szCs w:val="21"/>
                <w:highlight w:val="none"/>
                <w:u w:val="none"/>
                <w:lang w:val="en-US" w:eastAsia="zh-CN" w:bidi="ar"/>
              </w:rPr>
              <w:t>98.5油漆：采用环保水性漆（包括底漆和面漆），三底两面工艺，经防虫、防腐等化学处理。油漆表面无尘粒、气泡、渣点、边缘及立面无流挂等现象。</w:t>
            </w:r>
            <w:r>
              <w:rPr>
                <w:rFonts w:hint="eastAsia" w:ascii="宋体" w:hAnsi="宋体" w:eastAsia="宋体" w:cs="宋体"/>
                <w:b w:val="0"/>
                <w:bCs w:val="0"/>
                <w:strike w:val="0"/>
                <w:dstrike w:val="0"/>
                <w:color w:val="auto"/>
                <w:kern w:val="0"/>
                <w:sz w:val="21"/>
                <w:szCs w:val="21"/>
                <w:highlight w:val="none"/>
                <w:u w:val="none"/>
                <w:lang w:eastAsia="zh-CN" w:bidi="ar"/>
              </w:rPr>
              <w:t>水性漆的重金属元素含量（包括铅、镉、六价铬、汞、砷、钡、硒、锑、钴）均未检出；VOC含量、甲醛含量、乙二醇醚及醚酯总和含量、苯系物总和含量、烷基酚聚氧乙烯醚总和含量均符合GB 18581-2020、GB/T 35602-2017标准要求。</w:t>
            </w:r>
          </w:p>
        </w:tc>
      </w:tr>
      <w:tr w14:paraId="516C9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443229C2">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99</w:t>
            </w:r>
          </w:p>
        </w:tc>
        <w:tc>
          <w:tcPr>
            <w:tcW w:w="1678" w:type="dxa"/>
            <w:vMerge w:val="restart"/>
            <w:vAlign w:val="center"/>
          </w:tcPr>
          <w:p w14:paraId="2046FDAA">
            <w:pPr>
              <w:keepNext w:val="0"/>
              <w:keepLines w:val="0"/>
              <w:pageBreakBefore w:val="0"/>
              <w:widowControl/>
              <w:suppressLineNumbers w:val="0"/>
              <w:wordWrap/>
              <w:overflowPunct/>
              <w:topLinePunct w:val="0"/>
              <w:bidi w:val="0"/>
              <w:snapToGrid/>
              <w:spacing w:line="312" w:lineRule="auto"/>
              <w:ind w:left="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定制圆形桌(1F)</w:t>
            </w:r>
          </w:p>
          <w:p w14:paraId="3EF40639">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vertAlign w:val="baseline"/>
              </w:rPr>
            </w:pPr>
          </w:p>
        </w:tc>
        <w:tc>
          <w:tcPr>
            <w:tcW w:w="6575" w:type="dxa"/>
            <w:vAlign w:val="center"/>
          </w:tcPr>
          <w:p w14:paraId="7F62E9E9">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99.1规格：φ3400mm*750±20mm；</w:t>
            </w:r>
          </w:p>
        </w:tc>
      </w:tr>
      <w:tr w14:paraId="3DDF8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1D879634">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3784F5E6">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1A051CFB">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99.2基材：采用新国标环保</w:t>
            </w:r>
            <w:r>
              <w:rPr>
                <w:rFonts w:hint="eastAsia" w:ascii="宋体" w:hAnsi="宋体" w:eastAsia="宋体" w:cs="宋体"/>
                <w:i w:val="0"/>
                <w:iCs w:val="0"/>
                <w:color w:val="auto"/>
                <w:kern w:val="0"/>
                <w:sz w:val="21"/>
                <w:szCs w:val="21"/>
                <w:highlight w:val="none"/>
                <w:u w:val="none"/>
                <w:lang w:val="en-US" w:eastAsia="zh-CN" w:bidi="ar"/>
              </w:rPr>
              <w:t>ENF级纤维板</w:t>
            </w:r>
            <w:r>
              <w:rPr>
                <w:rFonts w:hint="eastAsia" w:ascii="宋体" w:hAnsi="宋体" w:eastAsia="宋体" w:cs="宋体"/>
                <w:b w:val="0"/>
                <w:bCs w:val="0"/>
                <w:i w:val="0"/>
                <w:iCs w:val="0"/>
                <w:color w:val="auto"/>
                <w:kern w:val="0"/>
                <w:sz w:val="21"/>
                <w:szCs w:val="21"/>
                <w:highlight w:val="none"/>
                <w:u w:val="none"/>
                <w:lang w:val="en-US" w:eastAsia="zh-CN" w:bidi="ar"/>
              </w:rPr>
              <w:t>，台面厚度不低于60mm，板材的胶合强度、含水率、浸渍剥离、静曲强度、弹性模量、甲醛释放量、挥发性有机化合物（72h）的苯、甲苯、二甲苯，TVOC符合 GB 18580-2017、GB/T 35601-2017、GB/T 9846-2015、GB/T 39600-2021标准要求。</w:t>
            </w:r>
          </w:p>
        </w:tc>
      </w:tr>
      <w:tr w14:paraId="17F6A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19A073C2">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4A314B89">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06523E12">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99.3工艺：采用实木贴面，木皮厚度≥0.6mm，宽度≥200mm；木皮与封边拼接紧密，线条均匀整齐，转角过度顺畅，整套产品或同批产品木材纹理，颜色基本一致。采用≥5mm厚白橡木实木封边，封边颜色与木皮一致，经倒角圆滑、经精修边。</w:t>
            </w:r>
          </w:p>
        </w:tc>
      </w:tr>
      <w:tr w14:paraId="71735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66DF00E7">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3C896006">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144FFB6F">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99.4功能配置：配多功能翻盖式集成电源，包含五孔插座、USB插座、弱电插口（根据现场线路及采购方需求配置）。</w:t>
            </w:r>
            <w:r>
              <w:rPr>
                <w:rFonts w:hint="eastAsia" w:ascii="宋体" w:hAnsi="宋体" w:eastAsia="宋体" w:cs="宋体"/>
                <w:b w:val="0"/>
                <w:bCs w:val="0"/>
                <w:color w:val="auto"/>
                <w:kern w:val="0"/>
                <w:sz w:val="21"/>
                <w:szCs w:val="21"/>
                <w:highlight w:val="none"/>
              </w:rPr>
              <w:t>所有</w:t>
            </w:r>
            <w:r>
              <w:rPr>
                <w:rFonts w:hint="eastAsia" w:ascii="宋体" w:hAnsi="宋体" w:eastAsia="宋体" w:cs="宋体"/>
                <w:b w:val="0"/>
                <w:bCs w:val="0"/>
                <w:color w:val="auto"/>
                <w:kern w:val="0"/>
                <w:sz w:val="21"/>
                <w:szCs w:val="21"/>
                <w:highlight w:val="none"/>
                <w:lang w:val="en-US" w:eastAsia="zh-CN"/>
              </w:rPr>
              <w:t>开孔的</w:t>
            </w:r>
            <w:r>
              <w:rPr>
                <w:rFonts w:hint="eastAsia" w:ascii="宋体" w:hAnsi="宋体" w:eastAsia="宋体" w:cs="宋体"/>
                <w:b w:val="0"/>
                <w:bCs w:val="0"/>
                <w:color w:val="auto"/>
                <w:kern w:val="0"/>
                <w:sz w:val="21"/>
                <w:szCs w:val="21"/>
                <w:highlight w:val="none"/>
              </w:rPr>
              <w:t>边缘</w:t>
            </w:r>
            <w:r>
              <w:rPr>
                <w:rFonts w:hint="eastAsia" w:ascii="宋体" w:hAnsi="宋体" w:eastAsia="宋体" w:cs="宋体"/>
                <w:b w:val="0"/>
                <w:bCs w:val="0"/>
                <w:color w:val="auto"/>
                <w:kern w:val="0"/>
                <w:sz w:val="21"/>
                <w:szCs w:val="21"/>
                <w:highlight w:val="none"/>
                <w:lang w:val="en-US" w:eastAsia="zh-CN"/>
              </w:rPr>
              <w:t>均</w:t>
            </w:r>
            <w:r>
              <w:rPr>
                <w:rFonts w:hint="eastAsia" w:ascii="宋体" w:hAnsi="宋体" w:eastAsia="宋体" w:cs="宋体"/>
                <w:b w:val="0"/>
                <w:bCs w:val="0"/>
                <w:color w:val="auto"/>
                <w:kern w:val="0"/>
                <w:sz w:val="21"/>
                <w:szCs w:val="21"/>
                <w:highlight w:val="none"/>
              </w:rPr>
              <w:t>采用实木皮进行封边处理</w:t>
            </w:r>
            <w:r>
              <w:rPr>
                <w:rFonts w:hint="eastAsia" w:ascii="宋体" w:hAnsi="宋体" w:eastAsia="宋体" w:cs="宋体"/>
                <w:b w:val="0"/>
                <w:bCs w:val="0"/>
                <w:color w:val="auto"/>
                <w:kern w:val="0"/>
                <w:sz w:val="21"/>
                <w:szCs w:val="21"/>
                <w:highlight w:val="none"/>
                <w:lang w:eastAsia="zh-CN"/>
              </w:rPr>
              <w:t>。</w:t>
            </w:r>
            <w:r>
              <w:rPr>
                <w:rFonts w:hint="eastAsia" w:ascii="宋体" w:hAnsi="宋体" w:eastAsia="宋体" w:cs="宋体"/>
                <w:b w:val="0"/>
                <w:bCs w:val="0"/>
                <w:i w:val="0"/>
                <w:iCs w:val="0"/>
                <w:color w:val="auto"/>
                <w:kern w:val="0"/>
                <w:sz w:val="21"/>
                <w:szCs w:val="21"/>
                <w:highlight w:val="none"/>
                <w:u w:val="none"/>
                <w:lang w:val="en-US" w:eastAsia="zh-CN" w:bidi="ar"/>
              </w:rPr>
              <w:t>双层结构，有一层储物空间；台面还配有麦克风孔位、电脑位。</w:t>
            </w:r>
            <w:r>
              <w:rPr>
                <w:rFonts w:hint="eastAsia" w:ascii="宋体" w:hAnsi="宋体" w:eastAsia="宋体" w:cs="宋体"/>
                <w:b w:val="0"/>
                <w:bCs w:val="0"/>
                <w:color w:val="auto"/>
                <w:kern w:val="0"/>
                <w:sz w:val="21"/>
                <w:szCs w:val="21"/>
                <w:highlight w:val="none"/>
              </w:rPr>
              <w:t>所有</w:t>
            </w:r>
            <w:r>
              <w:rPr>
                <w:rFonts w:hint="eastAsia" w:ascii="宋体" w:hAnsi="宋体" w:eastAsia="宋体" w:cs="宋体"/>
                <w:b w:val="0"/>
                <w:bCs w:val="0"/>
                <w:color w:val="auto"/>
                <w:kern w:val="0"/>
                <w:sz w:val="21"/>
                <w:szCs w:val="21"/>
                <w:highlight w:val="none"/>
                <w:lang w:val="en-US" w:eastAsia="zh-CN"/>
              </w:rPr>
              <w:t>开孔的</w:t>
            </w:r>
            <w:r>
              <w:rPr>
                <w:rFonts w:hint="eastAsia" w:ascii="宋体" w:hAnsi="宋体" w:eastAsia="宋体" w:cs="宋体"/>
                <w:b w:val="0"/>
                <w:bCs w:val="0"/>
                <w:color w:val="auto"/>
                <w:kern w:val="0"/>
                <w:sz w:val="21"/>
                <w:szCs w:val="21"/>
                <w:highlight w:val="none"/>
              </w:rPr>
              <w:t>边缘</w:t>
            </w:r>
            <w:r>
              <w:rPr>
                <w:rFonts w:hint="eastAsia" w:ascii="宋体" w:hAnsi="宋体" w:eastAsia="宋体" w:cs="宋体"/>
                <w:b w:val="0"/>
                <w:bCs w:val="0"/>
                <w:color w:val="auto"/>
                <w:kern w:val="0"/>
                <w:sz w:val="21"/>
                <w:szCs w:val="21"/>
                <w:highlight w:val="none"/>
                <w:lang w:val="en-US" w:eastAsia="zh-CN"/>
              </w:rPr>
              <w:t>均</w:t>
            </w:r>
            <w:r>
              <w:rPr>
                <w:rFonts w:hint="eastAsia" w:ascii="宋体" w:hAnsi="宋体" w:eastAsia="宋体" w:cs="宋体"/>
                <w:b w:val="0"/>
                <w:bCs w:val="0"/>
                <w:color w:val="auto"/>
                <w:kern w:val="0"/>
                <w:sz w:val="21"/>
                <w:szCs w:val="21"/>
                <w:highlight w:val="none"/>
              </w:rPr>
              <w:t>采用实木皮进行封边处理</w:t>
            </w:r>
            <w:r>
              <w:rPr>
                <w:rFonts w:hint="eastAsia" w:ascii="宋体" w:hAnsi="宋体" w:eastAsia="宋体" w:cs="宋体"/>
                <w:b w:val="0"/>
                <w:bCs w:val="0"/>
                <w:color w:val="auto"/>
                <w:kern w:val="0"/>
                <w:sz w:val="21"/>
                <w:szCs w:val="21"/>
                <w:highlight w:val="none"/>
                <w:lang w:eastAsia="zh-CN"/>
              </w:rPr>
              <w:t>。</w:t>
            </w:r>
          </w:p>
        </w:tc>
      </w:tr>
      <w:tr w14:paraId="2FDE7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1DED0BAA">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2B50CD82">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0778E6BA">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99.5胶黏剂：木质部件胶粘剂采用环保水基型胶粘剂。胶粘剂的游离甲醛、苯、甲苯+二甲苯、总挥发性有机物均符合GB 18583-2008、SZJG 52-2016标准要求。</w:t>
            </w:r>
          </w:p>
          <w:p w14:paraId="0232DFE4">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99.6油漆：采用环保水性漆（包括底漆和面漆），三底两面工艺，经防虫、防腐等化学处理。油漆表面无尘粒、气泡、渣点、边缘及立面无流挂等现象。</w:t>
            </w:r>
            <w:r>
              <w:rPr>
                <w:rFonts w:hint="eastAsia" w:ascii="宋体" w:hAnsi="宋体" w:eastAsia="宋体" w:cs="宋体"/>
                <w:b w:val="0"/>
                <w:bCs w:val="0"/>
                <w:color w:val="auto"/>
                <w:kern w:val="0"/>
                <w:sz w:val="21"/>
                <w:szCs w:val="21"/>
                <w:highlight w:val="none"/>
                <w:u w:val="none"/>
                <w:lang w:eastAsia="zh-CN" w:bidi="ar"/>
              </w:rPr>
              <w:t>水性漆的重金属元素含量（包括铅、镉、六价铬、汞、砷、钡、硒、锑、钴）均未检出；VOC含量、甲醛含量、乙二醇醚及醚酯总和含量、苯系物总和含量、烷基酚聚氧乙烯醚总和含量均符合GB 18581-2020、GB/T 35602-2017标准要求。</w:t>
            </w:r>
          </w:p>
        </w:tc>
      </w:tr>
      <w:tr w14:paraId="424E5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028D4635">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7425B87D">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2F17428D">
            <w:pPr>
              <w:pStyle w:val="478"/>
              <w:keepNext w:val="0"/>
              <w:keepLines w:val="0"/>
              <w:pageBreakBefore w:val="0"/>
              <w:widowControl/>
              <w:shd w:val="clear"/>
              <w:kinsoku w:val="0"/>
              <w:wordWrap/>
              <w:overflowPunct/>
              <w:topLinePunct w:val="0"/>
              <w:autoSpaceDE w:val="0"/>
              <w:autoSpaceDN w:val="0"/>
              <w:bidi w:val="0"/>
              <w:adjustRightInd w:val="0"/>
              <w:snapToGrid/>
              <w:spacing w:line="312" w:lineRule="auto"/>
              <w:ind w:left="0" w:leftChars="0" w:right="0" w:rightChars="0" w:firstLine="0" w:firstLineChars="0"/>
              <w:jc w:val="left"/>
              <w:textAlignment w:val="baseline"/>
              <w:rPr>
                <w:rFonts w:hint="eastAsia" w:ascii="宋体" w:hAnsi="宋体" w:eastAsia="宋体" w:cs="宋体"/>
                <w:b/>
                <w:bCs/>
                <w:color w:val="FF0000"/>
                <w:spacing w:val="10"/>
                <w:sz w:val="21"/>
                <w:szCs w:val="21"/>
                <w:highlight w:val="none"/>
                <w:lang w:eastAsia="zh-CN"/>
              </w:rPr>
            </w:pPr>
            <w:r>
              <w:rPr>
                <w:rFonts w:hint="eastAsia" w:ascii="宋体" w:hAnsi="宋体" w:eastAsia="宋体" w:cs="宋体"/>
                <w:b/>
                <w:bCs/>
                <w:color w:val="FF0000"/>
                <w:kern w:val="0"/>
                <w:sz w:val="21"/>
                <w:szCs w:val="21"/>
                <w:highlight w:val="none"/>
              </w:rPr>
              <w:t>▲</w:t>
            </w:r>
            <w:r>
              <w:rPr>
                <w:rFonts w:hint="eastAsia" w:cs="宋体"/>
                <w:b/>
                <w:bCs/>
                <w:color w:val="FF0000"/>
                <w:kern w:val="0"/>
                <w:sz w:val="21"/>
                <w:szCs w:val="21"/>
                <w:highlight w:val="none"/>
                <w:lang w:val="en-US" w:eastAsia="zh-CN"/>
              </w:rPr>
              <w:t>99.7</w:t>
            </w:r>
            <w:r>
              <w:rPr>
                <w:rFonts w:hint="eastAsia" w:ascii="宋体" w:hAnsi="宋体" w:eastAsia="宋体" w:cs="宋体"/>
                <w:b/>
                <w:bCs/>
                <w:color w:val="FF0000"/>
                <w:kern w:val="0"/>
                <w:sz w:val="21"/>
                <w:szCs w:val="21"/>
                <w:highlight w:val="none"/>
              </w:rPr>
              <w:t>橡木：（1）依据</w:t>
            </w:r>
            <w:r>
              <w:rPr>
                <w:rFonts w:hint="eastAsia" w:ascii="宋体" w:hAnsi="宋体" w:eastAsia="宋体" w:cs="宋体"/>
                <w:b/>
                <w:bCs/>
                <w:color w:val="FF0000"/>
                <w:spacing w:val="-19"/>
                <w:sz w:val="21"/>
                <w:szCs w:val="21"/>
                <w:highlight w:val="none"/>
              </w:rPr>
              <w:t>GB/T 39600-2021</w:t>
            </w:r>
            <w:r>
              <w:rPr>
                <w:rFonts w:hint="eastAsia" w:ascii="宋体" w:hAnsi="宋体" w:eastAsia="宋体" w:cs="宋体"/>
                <w:b/>
                <w:bCs/>
                <w:color w:val="FF0000"/>
                <w:spacing w:val="-19"/>
                <w:sz w:val="21"/>
                <w:szCs w:val="21"/>
                <w:highlight w:val="none"/>
                <w:lang w:eastAsia="zh-CN"/>
              </w:rPr>
              <w:t>、</w:t>
            </w:r>
            <w:r>
              <w:rPr>
                <w:rFonts w:hint="eastAsia" w:ascii="宋体" w:hAnsi="宋体" w:eastAsia="宋体" w:cs="宋体"/>
                <w:b/>
                <w:bCs/>
                <w:color w:val="FF0000"/>
                <w:spacing w:val="-17"/>
                <w:sz w:val="21"/>
                <w:szCs w:val="21"/>
                <w:highlight w:val="none"/>
              </w:rPr>
              <w:t>GB 18580-2017</w:t>
            </w:r>
            <w:r>
              <w:rPr>
                <w:rFonts w:hint="eastAsia" w:ascii="宋体" w:hAnsi="宋体" w:eastAsia="宋体" w:cs="宋体"/>
                <w:b/>
                <w:bCs/>
                <w:color w:val="FF0000"/>
                <w:sz w:val="21"/>
                <w:szCs w:val="21"/>
                <w:highlight w:val="none"/>
                <w:lang w:val="en-US" w:eastAsia="zh-CN"/>
              </w:rPr>
              <w:t>标准</w:t>
            </w:r>
            <w:r>
              <w:rPr>
                <w:rFonts w:hint="eastAsia" w:ascii="宋体" w:hAnsi="宋体" w:eastAsia="宋体" w:cs="宋体"/>
                <w:b/>
                <w:bCs/>
                <w:color w:val="FF0000"/>
                <w:sz w:val="21"/>
                <w:szCs w:val="21"/>
                <w:highlight w:val="none"/>
                <w:u w:val="none" w:color="auto"/>
                <w:vertAlign w:val="baseline"/>
                <w:lang w:val="en-US" w:eastAsia="zh-CN"/>
              </w:rPr>
              <w:t>检测</w:t>
            </w:r>
            <w:r>
              <w:rPr>
                <w:rFonts w:hint="eastAsia" w:ascii="宋体" w:hAnsi="宋体" w:eastAsia="宋体" w:cs="宋体"/>
                <w:b/>
                <w:bCs/>
                <w:color w:val="FF0000"/>
                <w:sz w:val="21"/>
                <w:szCs w:val="21"/>
                <w:highlight w:val="none"/>
                <w:lang w:val="en-US" w:eastAsia="zh-CN"/>
              </w:rPr>
              <w:t>：</w:t>
            </w:r>
            <w:r>
              <w:rPr>
                <w:rFonts w:hint="eastAsia" w:ascii="宋体" w:hAnsi="宋体" w:eastAsia="宋体" w:cs="宋体"/>
                <w:b/>
                <w:bCs/>
                <w:color w:val="FF0000"/>
                <w:spacing w:val="10"/>
                <w:sz w:val="21"/>
                <w:szCs w:val="21"/>
                <w:highlight w:val="none"/>
              </w:rPr>
              <w:t>甲醛释放量(1m³气候箱法)</w:t>
            </w:r>
            <w:r>
              <w:rPr>
                <w:rFonts w:hint="eastAsia" w:cs="宋体"/>
                <w:b/>
                <w:bCs/>
                <w:color w:val="FF0000"/>
                <w:spacing w:val="10"/>
                <w:sz w:val="21"/>
                <w:szCs w:val="21"/>
                <w:highlight w:val="none"/>
                <w:lang w:val="en-US" w:eastAsia="zh-CN"/>
              </w:rPr>
              <w:t>ENF级未检出（54h）</w:t>
            </w:r>
            <w:r>
              <w:rPr>
                <w:rFonts w:hint="eastAsia" w:ascii="宋体" w:hAnsi="宋体" w:eastAsia="宋体" w:cs="宋体"/>
                <w:b/>
                <w:bCs/>
                <w:color w:val="FF0000"/>
                <w:spacing w:val="10"/>
                <w:sz w:val="21"/>
                <w:szCs w:val="21"/>
                <w:highlight w:val="none"/>
                <w:lang w:eastAsia="zh-CN"/>
              </w:rPr>
              <w:t>；</w:t>
            </w:r>
          </w:p>
          <w:p w14:paraId="61CAA256">
            <w:pPr>
              <w:pStyle w:val="478"/>
              <w:keepNext w:val="0"/>
              <w:keepLines w:val="0"/>
              <w:pageBreakBefore w:val="0"/>
              <w:widowControl/>
              <w:numPr>
                <w:ilvl w:val="0"/>
                <w:numId w:val="0"/>
              </w:numPr>
              <w:shd w:val="clear"/>
              <w:kinsoku w:val="0"/>
              <w:wordWrap/>
              <w:overflowPunct/>
              <w:topLinePunct w:val="0"/>
              <w:autoSpaceDE w:val="0"/>
              <w:autoSpaceDN w:val="0"/>
              <w:bidi w:val="0"/>
              <w:adjustRightInd w:val="0"/>
              <w:snapToGrid w:val="0"/>
              <w:spacing w:line="312" w:lineRule="auto"/>
              <w:ind w:left="0" w:leftChars="0" w:right="0" w:rightChars="0"/>
              <w:jc w:val="left"/>
              <w:textAlignment w:val="baseline"/>
              <w:rPr>
                <w:rFonts w:hint="eastAsia" w:ascii="宋体" w:hAnsi="宋体" w:eastAsia="宋体" w:cs="宋体"/>
                <w:b/>
                <w:bCs/>
                <w:color w:val="FF0000"/>
                <w:spacing w:val="10"/>
                <w:sz w:val="21"/>
                <w:szCs w:val="21"/>
                <w:highlight w:val="none"/>
                <w:lang w:eastAsia="zh-CN"/>
              </w:rPr>
            </w:pPr>
            <w:r>
              <w:rPr>
                <w:rFonts w:hint="eastAsia" w:ascii="宋体" w:hAnsi="宋体" w:eastAsia="宋体" w:cs="宋体"/>
                <w:b/>
                <w:bCs/>
                <w:color w:val="FF0000"/>
                <w:kern w:val="0"/>
                <w:sz w:val="21"/>
                <w:szCs w:val="21"/>
                <w:highlight w:val="none"/>
                <w:lang w:eastAsia="zh-CN"/>
              </w:rPr>
              <w:t>（</w:t>
            </w:r>
            <w:r>
              <w:rPr>
                <w:rFonts w:hint="eastAsia" w:ascii="宋体" w:hAnsi="宋体" w:eastAsia="宋体" w:cs="宋体"/>
                <w:b/>
                <w:bCs/>
                <w:color w:val="FF0000"/>
                <w:kern w:val="0"/>
                <w:sz w:val="21"/>
                <w:szCs w:val="21"/>
                <w:highlight w:val="none"/>
                <w:lang w:val="en-US" w:eastAsia="zh-CN"/>
              </w:rPr>
              <w:t>2</w:t>
            </w:r>
            <w:r>
              <w:rPr>
                <w:rFonts w:hint="eastAsia" w:ascii="宋体" w:hAnsi="宋体" w:eastAsia="宋体" w:cs="宋体"/>
                <w:b/>
                <w:bCs/>
                <w:color w:val="FF0000"/>
                <w:kern w:val="0"/>
                <w:sz w:val="21"/>
                <w:szCs w:val="21"/>
                <w:highlight w:val="none"/>
                <w:lang w:eastAsia="zh-CN"/>
              </w:rPr>
              <w:t>）</w:t>
            </w:r>
            <w:r>
              <w:rPr>
                <w:rFonts w:hint="eastAsia" w:ascii="宋体" w:hAnsi="宋体" w:eastAsia="宋体" w:cs="宋体"/>
                <w:b/>
                <w:bCs/>
                <w:color w:val="FF0000"/>
                <w:kern w:val="0"/>
                <w:sz w:val="21"/>
                <w:szCs w:val="21"/>
                <w:highlight w:val="none"/>
              </w:rPr>
              <w:t>依据</w:t>
            </w:r>
            <w:r>
              <w:rPr>
                <w:rFonts w:hint="eastAsia" w:ascii="宋体" w:hAnsi="宋体" w:eastAsia="宋体" w:cs="宋体"/>
                <w:b/>
                <w:bCs/>
                <w:color w:val="FF0000"/>
                <w:spacing w:val="-17"/>
                <w:sz w:val="21"/>
                <w:szCs w:val="21"/>
                <w:highlight w:val="none"/>
              </w:rPr>
              <w:t>GB/T</w:t>
            </w:r>
            <w:r>
              <w:rPr>
                <w:rFonts w:hint="eastAsia" w:ascii="宋体" w:hAnsi="宋体" w:eastAsia="宋体" w:cs="宋体"/>
                <w:b/>
                <w:bCs/>
                <w:color w:val="FF0000"/>
                <w:spacing w:val="13"/>
                <w:sz w:val="21"/>
                <w:szCs w:val="21"/>
                <w:highlight w:val="none"/>
              </w:rPr>
              <w:t xml:space="preserve"> </w:t>
            </w:r>
            <w:r>
              <w:rPr>
                <w:rFonts w:hint="eastAsia" w:ascii="宋体" w:hAnsi="宋体" w:eastAsia="宋体" w:cs="宋体"/>
                <w:b/>
                <w:bCs/>
                <w:color w:val="FF0000"/>
                <w:spacing w:val="-17"/>
                <w:sz w:val="21"/>
                <w:szCs w:val="21"/>
                <w:highlight w:val="none"/>
              </w:rPr>
              <w:t>16734-1997</w:t>
            </w:r>
            <w:r>
              <w:rPr>
                <w:rFonts w:hint="eastAsia" w:ascii="宋体" w:hAnsi="宋体" w:eastAsia="宋体" w:cs="宋体"/>
                <w:b/>
                <w:bCs/>
                <w:color w:val="FF0000"/>
                <w:sz w:val="21"/>
                <w:szCs w:val="21"/>
                <w:highlight w:val="none"/>
                <w:lang w:val="en-US" w:eastAsia="zh-CN"/>
              </w:rPr>
              <w:t>标准</w:t>
            </w:r>
            <w:r>
              <w:rPr>
                <w:rFonts w:hint="eastAsia" w:ascii="宋体" w:hAnsi="宋体" w:eastAsia="宋体" w:cs="宋体"/>
                <w:b/>
                <w:bCs/>
                <w:color w:val="FF0000"/>
                <w:sz w:val="21"/>
                <w:szCs w:val="21"/>
                <w:highlight w:val="none"/>
                <w:u w:val="none" w:color="auto"/>
                <w:vertAlign w:val="baseline"/>
                <w:lang w:val="en-US" w:eastAsia="zh-CN"/>
              </w:rPr>
              <w:t>检测</w:t>
            </w:r>
            <w:r>
              <w:rPr>
                <w:rFonts w:hint="eastAsia" w:ascii="宋体" w:hAnsi="宋体" w:eastAsia="宋体" w:cs="宋体"/>
                <w:b/>
                <w:bCs/>
                <w:color w:val="FF0000"/>
                <w:sz w:val="21"/>
                <w:szCs w:val="21"/>
                <w:highlight w:val="none"/>
                <w:lang w:val="en-US" w:eastAsia="zh-CN"/>
              </w:rPr>
              <w:t>：</w:t>
            </w:r>
            <w:r>
              <w:rPr>
                <w:rFonts w:hint="eastAsia" w:ascii="宋体" w:hAnsi="宋体" w:eastAsia="宋体" w:cs="宋体"/>
                <w:b/>
                <w:bCs/>
                <w:color w:val="FF0000"/>
                <w:spacing w:val="3"/>
                <w:sz w:val="21"/>
                <w:szCs w:val="21"/>
                <w:highlight w:val="none"/>
              </w:rPr>
              <w:t>鉴别结果</w:t>
            </w:r>
            <w:r>
              <w:rPr>
                <w:rFonts w:hint="eastAsia" w:ascii="宋体" w:hAnsi="宋体" w:eastAsia="宋体" w:cs="宋体"/>
                <w:b/>
                <w:bCs/>
                <w:color w:val="FF0000"/>
                <w:spacing w:val="3"/>
                <w:sz w:val="21"/>
                <w:szCs w:val="21"/>
                <w:highlight w:val="none"/>
                <w:lang w:eastAsia="zh-CN"/>
              </w:rPr>
              <w:t>：白栎Quercus spp</w:t>
            </w:r>
            <w:r>
              <w:rPr>
                <w:rFonts w:hint="eastAsia" w:cs="宋体"/>
                <w:b/>
                <w:bCs/>
                <w:color w:val="FF0000"/>
                <w:spacing w:val="3"/>
                <w:sz w:val="21"/>
                <w:szCs w:val="21"/>
                <w:highlight w:val="none"/>
                <w:lang w:val="en-US" w:eastAsia="zh-CN"/>
              </w:rPr>
              <w:t>.</w:t>
            </w:r>
            <w:r>
              <w:rPr>
                <w:rFonts w:hint="eastAsia" w:ascii="宋体" w:hAnsi="宋体" w:eastAsia="宋体" w:cs="宋体"/>
                <w:b/>
                <w:bCs/>
                <w:color w:val="FF0000"/>
                <w:spacing w:val="3"/>
                <w:sz w:val="21"/>
                <w:szCs w:val="21"/>
                <w:highlight w:val="none"/>
                <w:lang w:eastAsia="zh-CN"/>
              </w:rPr>
              <w:t>壳斗科(Fagaceae)，曾用名：橡木；</w:t>
            </w:r>
          </w:p>
          <w:p w14:paraId="76803532">
            <w:pPr>
              <w:pStyle w:val="478"/>
              <w:keepNext w:val="0"/>
              <w:keepLines w:val="0"/>
              <w:pageBreakBefore w:val="0"/>
              <w:widowControl/>
              <w:numPr>
                <w:ilvl w:val="0"/>
                <w:numId w:val="0"/>
              </w:numPr>
              <w:shd w:val="clear"/>
              <w:kinsoku w:val="0"/>
              <w:wordWrap/>
              <w:overflowPunct/>
              <w:topLinePunct w:val="0"/>
              <w:autoSpaceDE w:val="0"/>
              <w:autoSpaceDN w:val="0"/>
              <w:bidi w:val="0"/>
              <w:adjustRightInd w:val="0"/>
              <w:snapToGrid w:val="0"/>
              <w:spacing w:line="312" w:lineRule="auto"/>
              <w:ind w:left="0" w:leftChars="0" w:right="0" w:rightChars="0"/>
              <w:jc w:val="left"/>
              <w:textAlignment w:val="baseline"/>
              <w:rPr>
                <w:rFonts w:hint="eastAsia" w:ascii="宋体" w:hAnsi="宋体" w:eastAsia="宋体" w:cs="宋体"/>
                <w:b/>
                <w:bCs/>
                <w:color w:val="FF0000"/>
                <w:spacing w:val="-2"/>
                <w:sz w:val="21"/>
                <w:szCs w:val="21"/>
                <w:highlight w:val="none"/>
                <w:lang w:eastAsia="zh-CN"/>
              </w:rPr>
            </w:pPr>
            <w:r>
              <w:rPr>
                <w:rFonts w:hint="eastAsia" w:ascii="宋体" w:hAnsi="宋体" w:eastAsia="宋体" w:cs="宋体"/>
                <w:b/>
                <w:bCs/>
                <w:color w:val="FF0000"/>
                <w:kern w:val="0"/>
                <w:sz w:val="21"/>
                <w:szCs w:val="21"/>
                <w:highlight w:val="none"/>
                <w:lang w:eastAsia="zh-CN"/>
              </w:rPr>
              <w:t>（</w:t>
            </w:r>
            <w:r>
              <w:rPr>
                <w:rFonts w:hint="eastAsia" w:ascii="宋体" w:hAnsi="宋体" w:eastAsia="宋体" w:cs="宋体"/>
                <w:b/>
                <w:bCs/>
                <w:color w:val="FF0000"/>
                <w:kern w:val="0"/>
                <w:sz w:val="21"/>
                <w:szCs w:val="21"/>
                <w:highlight w:val="none"/>
                <w:lang w:val="en-US" w:eastAsia="zh-CN"/>
              </w:rPr>
              <w:t>3</w:t>
            </w:r>
            <w:r>
              <w:rPr>
                <w:rFonts w:hint="eastAsia" w:ascii="宋体" w:hAnsi="宋体" w:eastAsia="宋体" w:cs="宋体"/>
                <w:b/>
                <w:bCs/>
                <w:color w:val="FF0000"/>
                <w:kern w:val="0"/>
                <w:sz w:val="21"/>
                <w:szCs w:val="21"/>
                <w:highlight w:val="none"/>
                <w:lang w:eastAsia="zh-CN"/>
              </w:rPr>
              <w:t>）</w:t>
            </w:r>
            <w:r>
              <w:rPr>
                <w:rFonts w:hint="eastAsia" w:ascii="宋体" w:hAnsi="宋体" w:eastAsia="宋体" w:cs="宋体"/>
                <w:b/>
                <w:bCs/>
                <w:color w:val="FF0000"/>
                <w:kern w:val="0"/>
                <w:sz w:val="21"/>
                <w:szCs w:val="21"/>
                <w:highlight w:val="none"/>
              </w:rPr>
              <w:t>依据</w:t>
            </w:r>
            <w:r>
              <w:rPr>
                <w:rFonts w:hint="eastAsia" w:ascii="宋体" w:hAnsi="宋体" w:eastAsia="宋体" w:cs="宋体"/>
                <w:b/>
                <w:bCs/>
                <w:color w:val="FF0000"/>
                <w:spacing w:val="-18"/>
                <w:sz w:val="21"/>
                <w:szCs w:val="21"/>
                <w:highlight w:val="none"/>
              </w:rPr>
              <w:t>GB/T 29894-2013</w:t>
            </w:r>
            <w:r>
              <w:rPr>
                <w:rFonts w:hint="eastAsia" w:ascii="宋体" w:hAnsi="宋体" w:eastAsia="宋体" w:cs="宋体"/>
                <w:b/>
                <w:bCs/>
                <w:color w:val="FF0000"/>
                <w:sz w:val="21"/>
                <w:szCs w:val="21"/>
                <w:highlight w:val="none"/>
                <w:lang w:val="en-US" w:eastAsia="zh-CN"/>
              </w:rPr>
              <w:t>标准</w:t>
            </w:r>
            <w:r>
              <w:rPr>
                <w:rFonts w:hint="eastAsia" w:ascii="宋体" w:hAnsi="宋体" w:eastAsia="宋体" w:cs="宋体"/>
                <w:b/>
                <w:bCs/>
                <w:color w:val="FF0000"/>
                <w:sz w:val="21"/>
                <w:szCs w:val="21"/>
                <w:highlight w:val="none"/>
                <w:u w:val="none" w:color="auto"/>
                <w:vertAlign w:val="baseline"/>
                <w:lang w:val="en-US" w:eastAsia="zh-CN"/>
              </w:rPr>
              <w:t>检测</w:t>
            </w:r>
            <w:r>
              <w:rPr>
                <w:rFonts w:hint="eastAsia" w:ascii="宋体" w:hAnsi="宋体" w:eastAsia="宋体" w:cs="宋体"/>
                <w:b/>
                <w:bCs/>
                <w:color w:val="FF0000"/>
                <w:sz w:val="21"/>
                <w:szCs w:val="21"/>
                <w:highlight w:val="none"/>
                <w:lang w:val="en-US" w:eastAsia="zh-CN"/>
              </w:rPr>
              <w:t>：</w:t>
            </w:r>
            <w:r>
              <w:rPr>
                <w:rFonts w:hint="eastAsia" w:ascii="宋体" w:hAnsi="宋体" w:eastAsia="宋体" w:cs="宋体"/>
                <w:b/>
                <w:bCs/>
                <w:color w:val="FF0000"/>
                <w:spacing w:val="-17"/>
                <w:sz w:val="21"/>
                <w:szCs w:val="21"/>
                <w:highlight w:val="none"/>
              </w:rPr>
              <w:t>导管与管孔</w:t>
            </w:r>
            <w:r>
              <w:rPr>
                <w:rFonts w:hint="eastAsia" w:ascii="宋体" w:hAnsi="宋体" w:eastAsia="宋体" w:cs="宋体"/>
                <w:b/>
                <w:bCs/>
                <w:color w:val="FF0000"/>
                <w:spacing w:val="-17"/>
                <w:sz w:val="21"/>
                <w:szCs w:val="21"/>
                <w:highlight w:val="none"/>
                <w:lang w:eastAsia="zh-CN"/>
              </w:rPr>
              <w:t>：环孔材，单管孔，晚材管孔小，火焰状，单穿孔，管间纹孔式互列，</w:t>
            </w:r>
            <w:r>
              <w:rPr>
                <w:rFonts w:hint="eastAsia" w:ascii="宋体" w:hAnsi="宋体" w:eastAsia="宋体" w:cs="宋体"/>
                <w:b/>
                <w:bCs/>
                <w:color w:val="FF0000"/>
                <w:spacing w:val="-2"/>
                <w:sz w:val="21"/>
                <w:szCs w:val="21"/>
                <w:highlight w:val="none"/>
              </w:rPr>
              <w:t>符合白栎特征描述</w:t>
            </w:r>
            <w:r>
              <w:rPr>
                <w:rFonts w:hint="eastAsia" w:ascii="宋体" w:hAnsi="宋体" w:eastAsia="宋体" w:cs="宋体"/>
                <w:b/>
                <w:bCs/>
                <w:color w:val="FF0000"/>
                <w:spacing w:val="-2"/>
                <w:sz w:val="21"/>
                <w:szCs w:val="21"/>
                <w:highlight w:val="none"/>
                <w:lang w:eastAsia="zh-CN"/>
              </w:rPr>
              <w:t>；</w:t>
            </w:r>
            <w:r>
              <w:rPr>
                <w:rFonts w:hint="eastAsia" w:ascii="宋体" w:hAnsi="宋体" w:eastAsia="宋体" w:cs="宋体"/>
                <w:b/>
                <w:bCs/>
                <w:color w:val="FF0000"/>
                <w:spacing w:val="-17"/>
                <w:sz w:val="21"/>
                <w:szCs w:val="21"/>
                <w:highlight w:val="none"/>
              </w:rPr>
              <w:t>轴向薄壁组织</w:t>
            </w:r>
            <w:r>
              <w:rPr>
                <w:rFonts w:hint="eastAsia" w:ascii="宋体" w:hAnsi="宋体" w:eastAsia="宋体" w:cs="宋体"/>
                <w:b/>
                <w:bCs/>
                <w:color w:val="FF0000"/>
                <w:spacing w:val="-17"/>
                <w:sz w:val="21"/>
                <w:szCs w:val="21"/>
                <w:highlight w:val="none"/>
                <w:lang w:eastAsia="zh-CN"/>
              </w:rPr>
              <w:t>：细弦线状，</w:t>
            </w:r>
            <w:r>
              <w:rPr>
                <w:rFonts w:hint="eastAsia" w:ascii="宋体" w:hAnsi="宋体" w:eastAsia="宋体" w:cs="宋体"/>
                <w:b/>
                <w:bCs/>
                <w:color w:val="FF0000"/>
                <w:spacing w:val="-2"/>
                <w:sz w:val="21"/>
                <w:szCs w:val="21"/>
                <w:highlight w:val="none"/>
              </w:rPr>
              <w:t>符合白栎特征描述</w:t>
            </w:r>
            <w:r>
              <w:rPr>
                <w:rFonts w:hint="eastAsia" w:ascii="宋体" w:hAnsi="宋体" w:eastAsia="宋体" w:cs="宋体"/>
                <w:b/>
                <w:bCs/>
                <w:color w:val="FF0000"/>
                <w:spacing w:val="-2"/>
                <w:sz w:val="21"/>
                <w:szCs w:val="21"/>
                <w:highlight w:val="none"/>
                <w:lang w:eastAsia="zh-CN"/>
              </w:rPr>
              <w:t>；</w:t>
            </w:r>
            <w:r>
              <w:rPr>
                <w:rFonts w:hint="eastAsia" w:ascii="宋体" w:hAnsi="宋体" w:eastAsia="宋体" w:cs="宋体"/>
                <w:b/>
                <w:bCs/>
                <w:color w:val="FF0000"/>
                <w:spacing w:val="-17"/>
                <w:sz w:val="21"/>
                <w:szCs w:val="21"/>
                <w:highlight w:val="none"/>
              </w:rPr>
              <w:t>木纤维</w:t>
            </w:r>
            <w:r>
              <w:rPr>
                <w:rFonts w:hint="eastAsia" w:ascii="宋体" w:hAnsi="宋体" w:eastAsia="宋体" w:cs="宋体"/>
                <w:b/>
                <w:bCs/>
                <w:color w:val="FF0000"/>
                <w:spacing w:val="-17"/>
                <w:sz w:val="21"/>
                <w:szCs w:val="21"/>
                <w:highlight w:val="none"/>
                <w:lang w:eastAsia="zh-CN"/>
              </w:rPr>
              <w:t>：分隔木纤维未见，</w:t>
            </w:r>
            <w:r>
              <w:rPr>
                <w:rFonts w:hint="eastAsia" w:ascii="宋体" w:hAnsi="宋体" w:eastAsia="宋体" w:cs="宋体"/>
                <w:b/>
                <w:bCs/>
                <w:color w:val="FF0000"/>
                <w:spacing w:val="-2"/>
                <w:sz w:val="21"/>
                <w:szCs w:val="21"/>
                <w:highlight w:val="none"/>
              </w:rPr>
              <w:t>符合白栎特征描述</w:t>
            </w:r>
            <w:r>
              <w:rPr>
                <w:rFonts w:hint="eastAsia" w:ascii="宋体" w:hAnsi="宋体" w:eastAsia="宋体" w:cs="宋体"/>
                <w:b/>
                <w:bCs/>
                <w:color w:val="FF0000"/>
                <w:spacing w:val="-2"/>
                <w:sz w:val="21"/>
                <w:szCs w:val="21"/>
                <w:highlight w:val="none"/>
                <w:lang w:eastAsia="zh-CN"/>
              </w:rPr>
              <w:t>；</w:t>
            </w:r>
            <w:r>
              <w:rPr>
                <w:rFonts w:hint="eastAsia" w:ascii="宋体" w:hAnsi="宋体" w:eastAsia="宋体" w:cs="宋体"/>
                <w:b/>
                <w:bCs/>
                <w:color w:val="FF0000"/>
                <w:spacing w:val="-17"/>
                <w:sz w:val="21"/>
                <w:szCs w:val="21"/>
                <w:highlight w:val="none"/>
              </w:rPr>
              <w:t>木射线</w:t>
            </w:r>
            <w:r>
              <w:rPr>
                <w:rFonts w:hint="eastAsia" w:ascii="宋体" w:hAnsi="宋体" w:eastAsia="宋体" w:cs="宋体"/>
                <w:b/>
                <w:bCs/>
                <w:color w:val="FF0000"/>
                <w:spacing w:val="-17"/>
                <w:sz w:val="21"/>
                <w:szCs w:val="21"/>
                <w:highlight w:val="none"/>
                <w:lang w:eastAsia="zh-CN"/>
              </w:rPr>
              <w:t>：木射线非叠生，窄木射线为单列，宽木射线宽至12细胞以上，高超出切片范围，射线组织、同形单列及多列，</w:t>
            </w:r>
            <w:r>
              <w:rPr>
                <w:rFonts w:hint="eastAsia" w:ascii="宋体" w:hAnsi="宋体" w:eastAsia="宋体" w:cs="宋体"/>
                <w:b/>
                <w:bCs/>
                <w:color w:val="FF0000"/>
                <w:spacing w:val="-2"/>
                <w:sz w:val="21"/>
                <w:szCs w:val="21"/>
                <w:highlight w:val="none"/>
              </w:rPr>
              <w:t>符合白栎特征描述</w:t>
            </w:r>
            <w:r>
              <w:rPr>
                <w:rFonts w:hint="eastAsia" w:ascii="宋体" w:hAnsi="宋体" w:eastAsia="宋体" w:cs="宋体"/>
                <w:b/>
                <w:bCs/>
                <w:color w:val="FF0000"/>
                <w:spacing w:val="-2"/>
                <w:sz w:val="21"/>
                <w:szCs w:val="21"/>
                <w:highlight w:val="none"/>
                <w:lang w:eastAsia="zh-CN"/>
              </w:rPr>
              <w:t>；</w:t>
            </w:r>
            <w:r>
              <w:rPr>
                <w:rFonts w:hint="eastAsia" w:ascii="宋体" w:hAnsi="宋体" w:eastAsia="宋体" w:cs="宋体"/>
                <w:b/>
                <w:bCs/>
                <w:color w:val="FF0000"/>
                <w:spacing w:val="-17"/>
                <w:sz w:val="21"/>
                <w:szCs w:val="21"/>
                <w:highlight w:val="none"/>
              </w:rPr>
              <w:t>树胶道</w:t>
            </w:r>
            <w:r>
              <w:rPr>
                <w:rFonts w:hint="eastAsia" w:ascii="宋体" w:hAnsi="宋体" w:eastAsia="宋体" w:cs="宋体"/>
                <w:b/>
                <w:bCs/>
                <w:color w:val="FF0000"/>
                <w:spacing w:val="-17"/>
                <w:sz w:val="21"/>
                <w:szCs w:val="21"/>
                <w:highlight w:val="none"/>
                <w:lang w:eastAsia="zh-CN"/>
              </w:rPr>
              <w:t>：缺如，</w:t>
            </w:r>
            <w:r>
              <w:rPr>
                <w:rFonts w:hint="eastAsia" w:ascii="宋体" w:hAnsi="宋体" w:eastAsia="宋体" w:cs="宋体"/>
                <w:b/>
                <w:bCs/>
                <w:color w:val="FF0000"/>
                <w:spacing w:val="-2"/>
                <w:sz w:val="21"/>
                <w:szCs w:val="21"/>
                <w:highlight w:val="none"/>
              </w:rPr>
              <w:t>符合白栎特征描述</w:t>
            </w:r>
            <w:r>
              <w:rPr>
                <w:rFonts w:hint="eastAsia" w:ascii="宋体" w:hAnsi="宋体" w:eastAsia="宋体" w:cs="宋体"/>
                <w:b/>
                <w:bCs/>
                <w:color w:val="FF0000"/>
                <w:spacing w:val="-2"/>
                <w:sz w:val="21"/>
                <w:szCs w:val="21"/>
                <w:highlight w:val="none"/>
                <w:lang w:eastAsia="zh-CN"/>
              </w:rPr>
              <w:t>；</w:t>
            </w:r>
            <w:r>
              <w:rPr>
                <w:rFonts w:hint="eastAsia" w:ascii="宋体" w:hAnsi="宋体" w:eastAsia="宋体" w:cs="宋体"/>
                <w:b/>
                <w:bCs/>
                <w:color w:val="FF0000"/>
                <w:spacing w:val="-17"/>
                <w:sz w:val="21"/>
                <w:szCs w:val="21"/>
                <w:highlight w:val="none"/>
              </w:rPr>
              <w:t>其他特征</w:t>
            </w:r>
            <w:r>
              <w:rPr>
                <w:rFonts w:hint="eastAsia" w:cs="宋体"/>
                <w:b/>
                <w:bCs/>
                <w:color w:val="FF0000"/>
                <w:spacing w:val="-17"/>
                <w:sz w:val="21"/>
                <w:szCs w:val="21"/>
                <w:highlight w:val="none"/>
                <w:lang w:eastAsia="zh-CN"/>
              </w:rPr>
              <w:t>：</w:t>
            </w:r>
            <w:r>
              <w:rPr>
                <w:rFonts w:hint="eastAsia" w:ascii="宋体" w:hAnsi="宋体" w:eastAsia="宋体" w:cs="宋体"/>
                <w:b/>
                <w:bCs/>
                <w:color w:val="FF0000"/>
                <w:spacing w:val="8"/>
                <w:sz w:val="21"/>
                <w:szCs w:val="21"/>
                <w:highlight w:val="none"/>
              </w:rPr>
              <w:t>缺如</w:t>
            </w:r>
            <w:r>
              <w:rPr>
                <w:rFonts w:hint="eastAsia" w:ascii="宋体" w:hAnsi="宋体" w:eastAsia="宋体" w:cs="宋体"/>
                <w:b/>
                <w:bCs/>
                <w:color w:val="FF0000"/>
                <w:spacing w:val="8"/>
                <w:sz w:val="21"/>
                <w:szCs w:val="21"/>
                <w:highlight w:val="none"/>
                <w:lang w:eastAsia="zh-CN"/>
              </w:rPr>
              <w:t>，</w:t>
            </w:r>
            <w:r>
              <w:rPr>
                <w:rFonts w:hint="eastAsia" w:ascii="宋体" w:hAnsi="宋体" w:eastAsia="宋体" w:cs="宋体"/>
                <w:b/>
                <w:bCs/>
                <w:color w:val="FF0000"/>
                <w:spacing w:val="-2"/>
                <w:sz w:val="21"/>
                <w:szCs w:val="21"/>
                <w:highlight w:val="none"/>
              </w:rPr>
              <w:t>符合白栎特征描述</w:t>
            </w:r>
            <w:r>
              <w:rPr>
                <w:rFonts w:hint="eastAsia" w:ascii="宋体" w:hAnsi="宋体" w:eastAsia="宋体" w:cs="宋体"/>
                <w:b/>
                <w:bCs/>
                <w:color w:val="FF0000"/>
                <w:spacing w:val="-2"/>
                <w:sz w:val="21"/>
                <w:szCs w:val="21"/>
                <w:highlight w:val="none"/>
                <w:lang w:eastAsia="zh-CN"/>
              </w:rPr>
              <w:t>；</w:t>
            </w:r>
            <w:r>
              <w:rPr>
                <w:rFonts w:hint="eastAsia" w:ascii="宋体" w:hAnsi="宋体" w:eastAsia="宋体" w:cs="宋体"/>
                <w:b/>
                <w:bCs/>
                <w:color w:val="FF0000"/>
                <w:spacing w:val="-17"/>
                <w:sz w:val="21"/>
                <w:szCs w:val="21"/>
                <w:highlight w:val="none"/>
              </w:rPr>
              <w:t>宏观特征</w:t>
            </w:r>
            <w:r>
              <w:rPr>
                <w:rFonts w:hint="eastAsia" w:ascii="宋体" w:hAnsi="宋体" w:eastAsia="宋体" w:cs="宋体"/>
                <w:b/>
                <w:bCs/>
                <w:color w:val="FF0000"/>
                <w:spacing w:val="-17"/>
                <w:sz w:val="21"/>
                <w:szCs w:val="21"/>
                <w:highlight w:val="none"/>
                <w:lang w:eastAsia="zh-CN"/>
              </w:rPr>
              <w:t>：生长轮明显，木材浅褐色，</w:t>
            </w:r>
            <w:r>
              <w:rPr>
                <w:rFonts w:hint="eastAsia" w:ascii="宋体" w:hAnsi="宋体" w:eastAsia="宋体" w:cs="宋体"/>
                <w:b/>
                <w:bCs/>
                <w:color w:val="FF0000"/>
                <w:spacing w:val="-2"/>
                <w:sz w:val="21"/>
                <w:szCs w:val="21"/>
                <w:highlight w:val="none"/>
              </w:rPr>
              <w:t>符合白栎特征描述</w:t>
            </w:r>
            <w:r>
              <w:rPr>
                <w:rFonts w:hint="eastAsia" w:ascii="宋体" w:hAnsi="宋体" w:eastAsia="宋体" w:cs="宋体"/>
                <w:b/>
                <w:bCs/>
                <w:color w:val="FF0000"/>
                <w:spacing w:val="-2"/>
                <w:sz w:val="21"/>
                <w:szCs w:val="21"/>
                <w:highlight w:val="none"/>
                <w:lang w:eastAsia="zh-CN"/>
              </w:rPr>
              <w:t>；</w:t>
            </w:r>
          </w:p>
          <w:p w14:paraId="50F70B6A">
            <w:pPr>
              <w:pStyle w:val="478"/>
              <w:keepNext w:val="0"/>
              <w:keepLines w:val="0"/>
              <w:pageBreakBefore w:val="0"/>
              <w:widowControl/>
              <w:numPr>
                <w:ilvl w:val="0"/>
                <w:numId w:val="0"/>
              </w:numPr>
              <w:shd w:val="clear"/>
              <w:kinsoku w:val="0"/>
              <w:wordWrap/>
              <w:overflowPunct/>
              <w:topLinePunct w:val="0"/>
              <w:autoSpaceDE w:val="0"/>
              <w:autoSpaceDN w:val="0"/>
              <w:bidi w:val="0"/>
              <w:adjustRightInd w:val="0"/>
              <w:snapToGrid w:val="0"/>
              <w:spacing w:line="312" w:lineRule="auto"/>
              <w:ind w:left="0" w:leftChars="0" w:right="0" w:rightChars="0"/>
              <w:jc w:val="left"/>
              <w:textAlignment w:val="baseline"/>
              <w:rPr>
                <w:rFonts w:hint="eastAsia" w:ascii="宋体" w:hAnsi="宋体" w:eastAsia="宋体" w:cs="宋体"/>
                <w:b/>
                <w:bCs/>
                <w:color w:val="FF0000"/>
                <w:spacing w:val="-2"/>
                <w:sz w:val="21"/>
                <w:szCs w:val="21"/>
                <w:highlight w:val="none"/>
                <w:lang w:val="en-US" w:eastAsia="zh-CN"/>
              </w:rPr>
            </w:pPr>
            <w:r>
              <w:rPr>
                <w:rFonts w:hint="eastAsia" w:ascii="宋体" w:hAnsi="宋体" w:eastAsia="宋体" w:cs="宋体"/>
                <w:b/>
                <w:bCs/>
                <w:color w:val="FF0000"/>
                <w:kern w:val="0"/>
                <w:sz w:val="21"/>
                <w:szCs w:val="21"/>
                <w:highlight w:val="none"/>
                <w:lang w:eastAsia="zh-CN"/>
              </w:rPr>
              <w:t>（</w:t>
            </w:r>
            <w:r>
              <w:rPr>
                <w:rFonts w:hint="eastAsia" w:ascii="宋体" w:hAnsi="宋体" w:eastAsia="宋体" w:cs="宋体"/>
                <w:b/>
                <w:bCs/>
                <w:color w:val="FF0000"/>
                <w:kern w:val="0"/>
                <w:sz w:val="21"/>
                <w:szCs w:val="21"/>
                <w:highlight w:val="none"/>
                <w:lang w:val="en-US" w:eastAsia="zh-CN"/>
              </w:rPr>
              <w:t>4</w:t>
            </w:r>
            <w:r>
              <w:rPr>
                <w:rFonts w:hint="eastAsia" w:ascii="宋体" w:hAnsi="宋体" w:eastAsia="宋体" w:cs="宋体"/>
                <w:b/>
                <w:bCs/>
                <w:color w:val="FF0000"/>
                <w:kern w:val="0"/>
                <w:sz w:val="21"/>
                <w:szCs w:val="21"/>
                <w:highlight w:val="none"/>
                <w:lang w:eastAsia="zh-CN"/>
              </w:rPr>
              <w:t>）</w:t>
            </w:r>
            <w:r>
              <w:rPr>
                <w:rFonts w:hint="eastAsia" w:ascii="宋体" w:hAnsi="宋体" w:eastAsia="宋体" w:cs="宋体"/>
                <w:b/>
                <w:bCs/>
                <w:color w:val="FF0000"/>
                <w:kern w:val="0"/>
                <w:sz w:val="21"/>
                <w:szCs w:val="21"/>
                <w:highlight w:val="none"/>
              </w:rPr>
              <w:t>依据</w:t>
            </w:r>
            <w:r>
              <w:rPr>
                <w:rFonts w:hint="eastAsia" w:ascii="宋体" w:hAnsi="宋体" w:eastAsia="宋体" w:cs="宋体"/>
                <w:b/>
                <w:bCs/>
                <w:color w:val="FF0000"/>
                <w:spacing w:val="-18"/>
                <w:sz w:val="21"/>
                <w:szCs w:val="21"/>
                <w:highlight w:val="none"/>
              </w:rPr>
              <w:t>GB 18584-2001</w:t>
            </w:r>
            <w:r>
              <w:rPr>
                <w:rFonts w:hint="eastAsia" w:ascii="宋体" w:hAnsi="宋体" w:eastAsia="宋体" w:cs="宋体"/>
                <w:b/>
                <w:bCs/>
                <w:color w:val="FF0000"/>
                <w:sz w:val="21"/>
                <w:szCs w:val="21"/>
                <w:highlight w:val="none"/>
                <w:lang w:val="en-US" w:eastAsia="zh-CN"/>
              </w:rPr>
              <w:t>标准</w:t>
            </w:r>
            <w:r>
              <w:rPr>
                <w:rFonts w:hint="eastAsia" w:ascii="宋体" w:hAnsi="宋体" w:eastAsia="宋体" w:cs="宋体"/>
                <w:b/>
                <w:bCs/>
                <w:color w:val="FF0000"/>
                <w:sz w:val="21"/>
                <w:szCs w:val="21"/>
                <w:highlight w:val="none"/>
                <w:u w:val="none" w:color="auto"/>
                <w:vertAlign w:val="baseline"/>
                <w:lang w:val="en-US" w:eastAsia="zh-CN"/>
              </w:rPr>
              <w:t>检测</w:t>
            </w:r>
            <w:r>
              <w:rPr>
                <w:rFonts w:hint="eastAsia" w:ascii="宋体" w:hAnsi="宋体" w:eastAsia="宋体" w:cs="宋体"/>
                <w:b/>
                <w:bCs/>
                <w:color w:val="FF0000"/>
                <w:sz w:val="21"/>
                <w:szCs w:val="21"/>
                <w:highlight w:val="none"/>
                <w:lang w:val="en-US" w:eastAsia="zh-CN"/>
              </w:rPr>
              <w:t>：</w:t>
            </w:r>
            <w:r>
              <w:rPr>
                <w:rFonts w:hint="eastAsia" w:ascii="宋体" w:hAnsi="宋体" w:eastAsia="宋体" w:cs="宋体"/>
                <w:b/>
                <w:bCs/>
                <w:color w:val="FF0000"/>
                <w:spacing w:val="-2"/>
                <w:sz w:val="21"/>
                <w:szCs w:val="21"/>
                <w:highlight w:val="none"/>
                <w:lang w:eastAsia="zh-CN"/>
              </w:rPr>
              <w:t>甲醛释放量：(9-11L</w:t>
            </w:r>
            <w:r>
              <w:rPr>
                <w:rFonts w:hint="eastAsia" w:ascii="宋体" w:hAnsi="宋体" w:eastAsia="宋体" w:cs="宋体"/>
                <w:b/>
                <w:bCs/>
                <w:color w:val="FF0000"/>
                <w:spacing w:val="-2"/>
                <w:sz w:val="21"/>
                <w:szCs w:val="21"/>
                <w:highlight w:val="none"/>
                <w:lang w:val="en-US" w:eastAsia="zh-CN"/>
              </w:rPr>
              <w:t>干燥器法）未检出；</w:t>
            </w:r>
          </w:p>
          <w:p w14:paraId="6EFF4E44">
            <w:pPr>
              <w:pStyle w:val="478"/>
              <w:keepNext w:val="0"/>
              <w:keepLines w:val="0"/>
              <w:pageBreakBefore w:val="0"/>
              <w:widowControl/>
              <w:numPr>
                <w:ilvl w:val="0"/>
                <w:numId w:val="0"/>
              </w:numPr>
              <w:shd w:val="clear"/>
              <w:kinsoku w:val="0"/>
              <w:wordWrap/>
              <w:overflowPunct/>
              <w:topLinePunct w:val="0"/>
              <w:autoSpaceDE w:val="0"/>
              <w:autoSpaceDN w:val="0"/>
              <w:bidi w:val="0"/>
              <w:adjustRightInd w:val="0"/>
              <w:snapToGrid w:val="0"/>
              <w:spacing w:line="312" w:lineRule="auto"/>
              <w:ind w:left="0" w:leftChars="0" w:right="0" w:rightChars="0"/>
              <w:jc w:val="left"/>
              <w:textAlignment w:val="baseline"/>
              <w:rPr>
                <w:rFonts w:hint="eastAsia" w:ascii="宋体" w:hAnsi="宋体" w:eastAsia="宋体" w:cs="宋体"/>
                <w:b/>
                <w:bCs/>
                <w:color w:val="FF0000"/>
                <w:spacing w:val="-19"/>
                <w:sz w:val="21"/>
                <w:szCs w:val="21"/>
                <w:highlight w:val="none"/>
                <w:lang w:val="en-US" w:eastAsia="zh-CN"/>
              </w:rPr>
            </w:pPr>
            <w:r>
              <w:rPr>
                <w:rFonts w:hint="eastAsia" w:ascii="宋体" w:hAnsi="宋体" w:eastAsia="宋体" w:cs="宋体"/>
                <w:b/>
                <w:bCs/>
                <w:color w:val="FF0000"/>
                <w:kern w:val="0"/>
                <w:sz w:val="21"/>
                <w:szCs w:val="21"/>
                <w:highlight w:val="none"/>
                <w:lang w:eastAsia="zh-CN"/>
              </w:rPr>
              <w:t>（</w:t>
            </w:r>
            <w:r>
              <w:rPr>
                <w:rFonts w:hint="eastAsia" w:ascii="宋体" w:hAnsi="宋体" w:eastAsia="宋体" w:cs="宋体"/>
                <w:b/>
                <w:bCs/>
                <w:color w:val="FF0000"/>
                <w:kern w:val="0"/>
                <w:sz w:val="21"/>
                <w:szCs w:val="21"/>
                <w:highlight w:val="none"/>
                <w:lang w:val="en-US" w:eastAsia="zh-CN"/>
              </w:rPr>
              <w:t>5</w:t>
            </w:r>
            <w:r>
              <w:rPr>
                <w:rFonts w:hint="eastAsia" w:ascii="宋体" w:hAnsi="宋体" w:eastAsia="宋体" w:cs="宋体"/>
                <w:b/>
                <w:bCs/>
                <w:color w:val="FF0000"/>
                <w:kern w:val="0"/>
                <w:sz w:val="21"/>
                <w:szCs w:val="21"/>
                <w:highlight w:val="none"/>
                <w:lang w:eastAsia="zh-CN"/>
              </w:rPr>
              <w:t>）</w:t>
            </w:r>
            <w:r>
              <w:rPr>
                <w:rFonts w:hint="eastAsia" w:ascii="宋体" w:hAnsi="宋体" w:eastAsia="宋体" w:cs="宋体"/>
                <w:b/>
                <w:bCs/>
                <w:color w:val="FF0000"/>
                <w:kern w:val="0"/>
                <w:sz w:val="21"/>
                <w:szCs w:val="21"/>
                <w:highlight w:val="none"/>
              </w:rPr>
              <w:t>依据</w:t>
            </w:r>
            <w:r>
              <w:rPr>
                <w:rFonts w:hint="eastAsia" w:ascii="宋体" w:hAnsi="宋体" w:eastAsia="宋体" w:cs="宋体"/>
                <w:b/>
                <w:bCs/>
                <w:color w:val="FF0000"/>
                <w:spacing w:val="-19"/>
                <w:sz w:val="21"/>
                <w:szCs w:val="21"/>
                <w:highlight w:val="none"/>
              </w:rPr>
              <w:t xml:space="preserve">GB/T </w:t>
            </w:r>
            <w:r>
              <w:rPr>
                <w:rFonts w:hint="eastAsia" w:ascii="宋体" w:hAnsi="宋体" w:eastAsia="宋体" w:cs="宋体"/>
                <w:b/>
                <w:bCs/>
                <w:color w:val="FF0000"/>
                <w:spacing w:val="-19"/>
                <w:sz w:val="21"/>
                <w:szCs w:val="21"/>
                <w:highlight w:val="none"/>
                <w:lang w:val="en-US" w:eastAsia="zh-CN"/>
              </w:rPr>
              <w:t>3324-2017</w:t>
            </w:r>
            <w:r>
              <w:rPr>
                <w:rFonts w:hint="eastAsia" w:ascii="宋体" w:hAnsi="宋体" w:eastAsia="宋体" w:cs="宋体"/>
                <w:b/>
                <w:bCs/>
                <w:color w:val="FF0000"/>
                <w:sz w:val="21"/>
                <w:szCs w:val="21"/>
                <w:highlight w:val="none"/>
                <w:lang w:val="en-US" w:eastAsia="zh-CN"/>
              </w:rPr>
              <w:t>标准</w:t>
            </w:r>
            <w:r>
              <w:rPr>
                <w:rFonts w:hint="eastAsia" w:ascii="宋体" w:hAnsi="宋体" w:eastAsia="宋体" w:cs="宋体"/>
                <w:b/>
                <w:bCs/>
                <w:color w:val="FF0000"/>
                <w:sz w:val="21"/>
                <w:szCs w:val="21"/>
                <w:highlight w:val="none"/>
                <w:u w:val="none" w:color="auto"/>
                <w:vertAlign w:val="baseline"/>
                <w:lang w:val="en-US" w:eastAsia="zh-CN"/>
              </w:rPr>
              <w:t>检测</w:t>
            </w:r>
            <w:r>
              <w:rPr>
                <w:rFonts w:hint="eastAsia" w:ascii="宋体" w:hAnsi="宋体" w:eastAsia="宋体" w:cs="宋体"/>
                <w:b/>
                <w:bCs/>
                <w:color w:val="FF0000"/>
                <w:sz w:val="21"/>
                <w:szCs w:val="21"/>
                <w:highlight w:val="none"/>
                <w:lang w:val="en-US" w:eastAsia="zh-CN"/>
              </w:rPr>
              <w:t>：</w:t>
            </w:r>
            <w:r>
              <w:rPr>
                <w:rFonts w:hint="eastAsia" w:ascii="宋体" w:hAnsi="宋体" w:eastAsia="宋体" w:cs="宋体"/>
                <w:b/>
                <w:bCs/>
                <w:color w:val="FF0000"/>
                <w:spacing w:val="-19"/>
                <w:sz w:val="21"/>
                <w:szCs w:val="21"/>
                <w:highlight w:val="none"/>
                <w:lang w:val="en-US" w:eastAsia="zh-CN"/>
              </w:rPr>
              <w:t>木材含水率：9%～10%；</w:t>
            </w:r>
          </w:p>
          <w:p w14:paraId="05E894CE">
            <w:pPr>
              <w:pStyle w:val="478"/>
              <w:keepNext w:val="0"/>
              <w:keepLines w:val="0"/>
              <w:pageBreakBefore w:val="0"/>
              <w:widowControl/>
              <w:numPr>
                <w:ilvl w:val="0"/>
                <w:numId w:val="0"/>
              </w:numPr>
              <w:shd w:val="clear"/>
              <w:kinsoku w:val="0"/>
              <w:wordWrap/>
              <w:overflowPunct/>
              <w:topLinePunct w:val="0"/>
              <w:autoSpaceDE w:val="0"/>
              <w:autoSpaceDN w:val="0"/>
              <w:bidi w:val="0"/>
              <w:adjustRightInd w:val="0"/>
              <w:snapToGrid w:val="0"/>
              <w:spacing w:line="312" w:lineRule="auto"/>
              <w:ind w:left="0" w:leftChars="0" w:right="0" w:rightChars="0"/>
              <w:jc w:val="left"/>
              <w:textAlignment w:val="baseline"/>
              <w:rPr>
                <w:rFonts w:hint="eastAsia" w:ascii="宋体" w:hAnsi="宋体" w:eastAsia="宋体" w:cs="宋体"/>
                <w:b/>
                <w:bCs/>
                <w:color w:val="FF0000"/>
                <w:spacing w:val="-18"/>
                <w:sz w:val="21"/>
                <w:szCs w:val="21"/>
                <w:highlight w:val="none"/>
                <w:lang w:val="en-US" w:eastAsia="zh-CN"/>
              </w:rPr>
            </w:pPr>
            <w:r>
              <w:rPr>
                <w:rFonts w:hint="eastAsia" w:ascii="宋体" w:hAnsi="宋体" w:eastAsia="宋体" w:cs="宋体"/>
                <w:b/>
                <w:bCs/>
                <w:color w:val="FF0000"/>
                <w:kern w:val="0"/>
                <w:sz w:val="21"/>
                <w:szCs w:val="21"/>
                <w:highlight w:val="none"/>
                <w:lang w:eastAsia="zh-CN"/>
              </w:rPr>
              <w:t>（</w:t>
            </w:r>
            <w:r>
              <w:rPr>
                <w:rFonts w:hint="eastAsia" w:ascii="宋体" w:hAnsi="宋体" w:eastAsia="宋体" w:cs="宋体"/>
                <w:b/>
                <w:bCs/>
                <w:color w:val="FF0000"/>
                <w:kern w:val="0"/>
                <w:sz w:val="21"/>
                <w:szCs w:val="21"/>
                <w:highlight w:val="none"/>
                <w:lang w:val="en-US" w:eastAsia="zh-CN"/>
              </w:rPr>
              <w:t>6</w:t>
            </w:r>
            <w:r>
              <w:rPr>
                <w:rFonts w:hint="eastAsia" w:ascii="宋体" w:hAnsi="宋体" w:eastAsia="宋体" w:cs="宋体"/>
                <w:b/>
                <w:bCs/>
                <w:color w:val="FF0000"/>
                <w:kern w:val="0"/>
                <w:sz w:val="21"/>
                <w:szCs w:val="21"/>
                <w:highlight w:val="none"/>
                <w:lang w:eastAsia="zh-CN"/>
              </w:rPr>
              <w:t>）</w:t>
            </w:r>
            <w:r>
              <w:rPr>
                <w:rFonts w:hint="eastAsia" w:ascii="宋体" w:hAnsi="宋体" w:eastAsia="宋体" w:cs="宋体"/>
                <w:b/>
                <w:bCs/>
                <w:color w:val="FF0000"/>
                <w:kern w:val="0"/>
                <w:sz w:val="21"/>
                <w:szCs w:val="21"/>
                <w:highlight w:val="none"/>
              </w:rPr>
              <w:t>依据</w:t>
            </w:r>
            <w:r>
              <w:rPr>
                <w:rFonts w:hint="eastAsia" w:ascii="宋体" w:hAnsi="宋体" w:eastAsia="宋体" w:cs="宋体"/>
                <w:b/>
                <w:bCs/>
                <w:color w:val="FF0000"/>
                <w:spacing w:val="-18"/>
                <w:sz w:val="21"/>
                <w:szCs w:val="21"/>
                <w:highlight w:val="none"/>
              </w:rPr>
              <w:t>QB/T 4371-2012</w:t>
            </w:r>
            <w:r>
              <w:rPr>
                <w:rFonts w:hint="eastAsia" w:ascii="宋体" w:hAnsi="宋体" w:eastAsia="宋体" w:cs="宋体"/>
                <w:b/>
                <w:bCs/>
                <w:color w:val="FF0000"/>
                <w:sz w:val="21"/>
                <w:szCs w:val="21"/>
                <w:highlight w:val="none"/>
                <w:lang w:val="en-US" w:eastAsia="zh-CN"/>
              </w:rPr>
              <w:t>标准</w:t>
            </w:r>
            <w:r>
              <w:rPr>
                <w:rFonts w:hint="eastAsia" w:ascii="宋体" w:hAnsi="宋体" w:eastAsia="宋体" w:cs="宋体"/>
                <w:b/>
                <w:bCs/>
                <w:color w:val="FF0000"/>
                <w:sz w:val="21"/>
                <w:szCs w:val="21"/>
                <w:highlight w:val="none"/>
                <w:u w:val="none" w:color="auto"/>
                <w:vertAlign w:val="baseline"/>
                <w:lang w:val="en-US" w:eastAsia="zh-CN"/>
              </w:rPr>
              <w:t>检测</w:t>
            </w:r>
            <w:r>
              <w:rPr>
                <w:rFonts w:hint="eastAsia" w:ascii="宋体" w:hAnsi="宋体" w:eastAsia="宋体" w:cs="宋体"/>
                <w:b/>
                <w:bCs/>
                <w:color w:val="FF0000"/>
                <w:sz w:val="21"/>
                <w:szCs w:val="21"/>
                <w:highlight w:val="none"/>
                <w:lang w:val="en-US" w:eastAsia="zh-CN"/>
              </w:rPr>
              <w:t>：</w:t>
            </w:r>
            <w:r>
              <w:rPr>
                <w:rFonts w:hint="eastAsia" w:ascii="宋体" w:hAnsi="宋体" w:eastAsia="宋体" w:cs="宋体"/>
                <w:b/>
                <w:bCs/>
                <w:color w:val="FF0000"/>
                <w:spacing w:val="-18"/>
                <w:sz w:val="21"/>
                <w:szCs w:val="21"/>
                <w:highlight w:val="none"/>
              </w:rPr>
              <w:t>抗菌性能抑菌率</w:t>
            </w:r>
            <w:r>
              <w:rPr>
                <w:rFonts w:hint="eastAsia" w:ascii="宋体" w:hAnsi="宋体" w:eastAsia="宋体" w:cs="宋体"/>
                <w:b/>
                <w:bCs/>
                <w:color w:val="FF0000"/>
                <w:spacing w:val="-18"/>
                <w:sz w:val="21"/>
                <w:szCs w:val="21"/>
                <w:highlight w:val="none"/>
                <w:lang w:eastAsia="zh-CN"/>
              </w:rPr>
              <w:t>：甲型副伤寒沙门氏菌</w:t>
            </w:r>
            <w:r>
              <w:rPr>
                <w:rFonts w:hint="eastAsia" w:ascii="宋体" w:hAnsi="宋体" w:eastAsia="宋体" w:cs="宋体"/>
                <w:b/>
                <w:bCs/>
                <w:color w:val="FF0000"/>
                <w:spacing w:val="-18"/>
                <w:sz w:val="21"/>
                <w:szCs w:val="21"/>
                <w:highlight w:val="none"/>
                <w:lang w:val="en-US" w:eastAsia="zh-CN"/>
              </w:rPr>
              <w:t>培养24h不小于99.7%、丙酸杆菌培养24h不小于99.7%、；</w:t>
            </w:r>
          </w:p>
          <w:p w14:paraId="3D3C91FD">
            <w:pPr>
              <w:pStyle w:val="478"/>
              <w:keepNext w:val="0"/>
              <w:keepLines w:val="0"/>
              <w:pageBreakBefore w:val="0"/>
              <w:widowControl/>
              <w:numPr>
                <w:ilvl w:val="0"/>
                <w:numId w:val="0"/>
              </w:numPr>
              <w:shd w:val="clear"/>
              <w:kinsoku w:val="0"/>
              <w:wordWrap/>
              <w:overflowPunct/>
              <w:topLinePunct w:val="0"/>
              <w:autoSpaceDE w:val="0"/>
              <w:autoSpaceDN w:val="0"/>
              <w:bidi w:val="0"/>
              <w:adjustRightInd w:val="0"/>
              <w:snapToGrid w:val="0"/>
              <w:spacing w:line="312" w:lineRule="auto"/>
              <w:ind w:left="0" w:leftChars="0" w:right="0" w:rightChars="0"/>
              <w:jc w:val="left"/>
              <w:textAlignment w:val="baseline"/>
              <w:rPr>
                <w:rFonts w:hint="eastAsia" w:ascii="宋体" w:hAnsi="宋体" w:eastAsia="宋体" w:cs="宋体"/>
                <w:b/>
                <w:bCs/>
                <w:color w:val="FF0000"/>
                <w:spacing w:val="-18"/>
                <w:sz w:val="21"/>
                <w:szCs w:val="21"/>
                <w:highlight w:val="none"/>
                <w:lang w:val="en-US" w:eastAsia="zh-CN"/>
              </w:rPr>
            </w:pPr>
            <w:r>
              <w:rPr>
                <w:rFonts w:hint="eastAsia" w:ascii="宋体" w:hAnsi="宋体" w:eastAsia="宋体" w:cs="宋体"/>
                <w:b/>
                <w:bCs/>
                <w:color w:val="FF0000"/>
                <w:kern w:val="0"/>
                <w:sz w:val="21"/>
                <w:szCs w:val="21"/>
                <w:highlight w:val="none"/>
                <w:lang w:eastAsia="zh-CN"/>
              </w:rPr>
              <w:t>（</w:t>
            </w:r>
            <w:r>
              <w:rPr>
                <w:rFonts w:hint="eastAsia" w:ascii="宋体" w:hAnsi="宋体" w:eastAsia="宋体" w:cs="宋体"/>
                <w:b/>
                <w:bCs/>
                <w:color w:val="FF0000"/>
                <w:kern w:val="0"/>
                <w:sz w:val="21"/>
                <w:szCs w:val="21"/>
                <w:highlight w:val="none"/>
                <w:lang w:val="en-US" w:eastAsia="zh-CN"/>
              </w:rPr>
              <w:t>7</w:t>
            </w:r>
            <w:r>
              <w:rPr>
                <w:rFonts w:hint="eastAsia" w:ascii="宋体" w:hAnsi="宋体" w:eastAsia="宋体" w:cs="宋体"/>
                <w:b/>
                <w:bCs/>
                <w:color w:val="FF0000"/>
                <w:kern w:val="0"/>
                <w:sz w:val="21"/>
                <w:szCs w:val="21"/>
                <w:highlight w:val="none"/>
                <w:lang w:eastAsia="zh-CN"/>
              </w:rPr>
              <w:t>）</w:t>
            </w:r>
            <w:r>
              <w:rPr>
                <w:rFonts w:hint="eastAsia" w:ascii="宋体" w:hAnsi="宋体" w:eastAsia="宋体" w:cs="宋体"/>
                <w:b/>
                <w:bCs/>
                <w:color w:val="FF0000"/>
                <w:kern w:val="0"/>
                <w:sz w:val="21"/>
                <w:szCs w:val="21"/>
                <w:highlight w:val="none"/>
              </w:rPr>
              <w:t>依据</w:t>
            </w:r>
            <w:r>
              <w:rPr>
                <w:rFonts w:hint="eastAsia" w:ascii="宋体" w:hAnsi="宋体" w:eastAsia="宋体" w:cs="宋体"/>
                <w:b/>
                <w:bCs/>
                <w:color w:val="FF0000"/>
                <w:spacing w:val="-18"/>
                <w:sz w:val="21"/>
                <w:szCs w:val="21"/>
                <w:highlight w:val="none"/>
              </w:rPr>
              <w:t>GB/T 35601-2017</w:t>
            </w:r>
            <w:r>
              <w:rPr>
                <w:rFonts w:hint="eastAsia" w:ascii="宋体" w:hAnsi="宋体" w:eastAsia="宋体" w:cs="宋体"/>
                <w:b/>
                <w:bCs/>
                <w:color w:val="FF0000"/>
                <w:sz w:val="21"/>
                <w:szCs w:val="21"/>
                <w:highlight w:val="none"/>
                <w:lang w:val="en-US" w:eastAsia="zh-CN"/>
              </w:rPr>
              <w:t>标准</w:t>
            </w:r>
            <w:r>
              <w:rPr>
                <w:rFonts w:hint="eastAsia" w:ascii="宋体" w:hAnsi="宋体" w:eastAsia="宋体" w:cs="宋体"/>
                <w:b/>
                <w:bCs/>
                <w:color w:val="FF0000"/>
                <w:sz w:val="21"/>
                <w:szCs w:val="21"/>
                <w:highlight w:val="none"/>
                <w:u w:val="none" w:color="auto"/>
                <w:vertAlign w:val="baseline"/>
                <w:lang w:val="en-US" w:eastAsia="zh-CN"/>
              </w:rPr>
              <w:t>检测</w:t>
            </w:r>
            <w:r>
              <w:rPr>
                <w:rFonts w:hint="eastAsia" w:ascii="宋体" w:hAnsi="宋体" w:eastAsia="宋体" w:cs="宋体"/>
                <w:b/>
                <w:bCs/>
                <w:color w:val="FF0000"/>
                <w:sz w:val="21"/>
                <w:szCs w:val="21"/>
                <w:highlight w:val="none"/>
                <w:lang w:val="en-US" w:eastAsia="zh-CN"/>
              </w:rPr>
              <w:t>：</w:t>
            </w:r>
            <w:r>
              <w:rPr>
                <w:rFonts w:hint="eastAsia" w:ascii="宋体" w:hAnsi="宋体" w:eastAsia="宋体" w:cs="宋体"/>
                <w:b/>
                <w:bCs/>
                <w:color w:val="FF0000"/>
                <w:spacing w:val="-18"/>
                <w:sz w:val="21"/>
                <w:szCs w:val="21"/>
                <w:highlight w:val="none"/>
              </w:rPr>
              <w:t>品质属性</w:t>
            </w:r>
            <w:r>
              <w:rPr>
                <w:rFonts w:hint="eastAsia" w:ascii="宋体" w:hAnsi="宋体" w:eastAsia="宋体" w:cs="宋体"/>
                <w:b/>
                <w:bCs/>
                <w:color w:val="FF0000"/>
                <w:spacing w:val="-18"/>
                <w:sz w:val="21"/>
                <w:szCs w:val="21"/>
                <w:highlight w:val="none"/>
                <w:lang w:val="en-US" w:eastAsia="zh-CN"/>
              </w:rPr>
              <w:t>-</w:t>
            </w:r>
            <w:r>
              <w:rPr>
                <w:rFonts w:hint="eastAsia" w:ascii="宋体" w:hAnsi="宋体" w:eastAsia="宋体" w:cs="宋体"/>
                <w:b/>
                <w:bCs/>
                <w:color w:val="FF0000"/>
                <w:spacing w:val="-18"/>
                <w:sz w:val="21"/>
                <w:szCs w:val="21"/>
                <w:highlight w:val="none"/>
              </w:rPr>
              <w:t>挥发性有机化合物(72h)</w:t>
            </w:r>
            <w:r>
              <w:rPr>
                <w:rFonts w:hint="eastAsia" w:ascii="宋体" w:hAnsi="宋体" w:eastAsia="宋体" w:cs="宋体"/>
                <w:b/>
                <w:bCs/>
                <w:color w:val="FF0000"/>
                <w:spacing w:val="-18"/>
                <w:sz w:val="21"/>
                <w:szCs w:val="21"/>
                <w:highlight w:val="none"/>
                <w:lang w:eastAsia="zh-CN"/>
              </w:rPr>
              <w:t>：</w:t>
            </w:r>
            <w:r>
              <w:rPr>
                <w:rFonts w:hint="eastAsia" w:ascii="宋体" w:hAnsi="宋体" w:eastAsia="宋体" w:cs="宋体"/>
                <w:b/>
                <w:bCs/>
                <w:color w:val="FF0000"/>
                <w:spacing w:val="-18"/>
                <w:sz w:val="21"/>
                <w:szCs w:val="21"/>
                <w:highlight w:val="none"/>
              </w:rPr>
              <w:t>苯</w:t>
            </w:r>
            <w:r>
              <w:rPr>
                <w:rFonts w:hint="eastAsia" w:ascii="宋体" w:hAnsi="宋体" w:eastAsia="宋体" w:cs="宋体"/>
                <w:b/>
                <w:bCs/>
                <w:color w:val="FF0000"/>
                <w:spacing w:val="-18"/>
                <w:sz w:val="21"/>
                <w:szCs w:val="21"/>
                <w:highlight w:val="none"/>
                <w:lang w:eastAsia="zh-CN"/>
              </w:rPr>
              <w:t>、</w:t>
            </w:r>
            <w:r>
              <w:rPr>
                <w:rFonts w:hint="eastAsia" w:ascii="宋体" w:hAnsi="宋体" w:eastAsia="宋体" w:cs="宋体"/>
                <w:b/>
                <w:bCs/>
                <w:color w:val="FF0000"/>
                <w:spacing w:val="-18"/>
                <w:sz w:val="21"/>
                <w:szCs w:val="21"/>
                <w:highlight w:val="none"/>
              </w:rPr>
              <w:t>甲苯</w:t>
            </w:r>
            <w:r>
              <w:rPr>
                <w:rFonts w:hint="eastAsia" w:ascii="宋体" w:hAnsi="宋体" w:eastAsia="宋体" w:cs="宋体"/>
                <w:b/>
                <w:bCs/>
                <w:color w:val="FF0000"/>
                <w:spacing w:val="-18"/>
                <w:sz w:val="21"/>
                <w:szCs w:val="21"/>
                <w:highlight w:val="none"/>
                <w:lang w:eastAsia="zh-CN"/>
              </w:rPr>
              <w:t>、</w:t>
            </w:r>
            <w:r>
              <w:rPr>
                <w:rFonts w:hint="eastAsia" w:ascii="宋体" w:hAnsi="宋体" w:eastAsia="宋体" w:cs="宋体"/>
                <w:b/>
                <w:bCs/>
                <w:color w:val="FF0000"/>
                <w:spacing w:val="-18"/>
                <w:sz w:val="21"/>
                <w:szCs w:val="21"/>
                <w:highlight w:val="none"/>
              </w:rPr>
              <w:t>二甲苯</w:t>
            </w:r>
            <w:r>
              <w:rPr>
                <w:rFonts w:hint="eastAsia" w:ascii="宋体" w:hAnsi="宋体" w:eastAsia="宋体" w:cs="宋体"/>
                <w:b/>
                <w:bCs/>
                <w:color w:val="FF0000"/>
                <w:spacing w:val="-18"/>
                <w:sz w:val="21"/>
                <w:szCs w:val="21"/>
                <w:highlight w:val="none"/>
                <w:lang w:eastAsia="zh-CN"/>
              </w:rPr>
              <w:t>、</w:t>
            </w:r>
            <w:r>
              <w:rPr>
                <w:rFonts w:hint="eastAsia" w:ascii="宋体" w:hAnsi="宋体" w:eastAsia="宋体" w:cs="宋体"/>
                <w:b/>
                <w:bCs/>
                <w:color w:val="FF0000"/>
                <w:spacing w:val="-18"/>
                <w:sz w:val="21"/>
                <w:szCs w:val="21"/>
                <w:highlight w:val="none"/>
              </w:rPr>
              <w:t>总挥发性有机化 合物(TVOC)</w:t>
            </w:r>
            <w:r>
              <w:rPr>
                <w:rFonts w:hint="eastAsia" w:ascii="宋体" w:hAnsi="宋体" w:eastAsia="宋体" w:cs="宋体"/>
                <w:b/>
                <w:bCs/>
                <w:color w:val="FF0000"/>
                <w:spacing w:val="-18"/>
                <w:sz w:val="21"/>
                <w:szCs w:val="21"/>
                <w:highlight w:val="none"/>
                <w:lang w:val="en-US" w:eastAsia="zh-CN"/>
              </w:rPr>
              <w:t>均未检出。</w:t>
            </w:r>
          </w:p>
          <w:p w14:paraId="7007110E">
            <w:pPr>
              <w:keepNext w:val="0"/>
              <w:keepLines w:val="0"/>
              <w:pageBreakBefore w:val="0"/>
              <w:widowControl/>
              <w:shd w:val="clear"/>
              <w:wordWrap/>
              <w:overflowPunct/>
              <w:topLinePunct w:val="0"/>
              <w:bidi w:val="0"/>
              <w:snapToGrid w:val="0"/>
              <w:spacing w:line="312" w:lineRule="auto"/>
              <w:ind w:left="0" w:leftChars="0"/>
              <w:rPr>
                <w:rFonts w:hint="eastAsia" w:ascii="宋体" w:hAnsi="宋体" w:eastAsia="宋体" w:cs="宋体"/>
                <w:b/>
                <w:bCs/>
                <w:color w:val="FF0000"/>
                <w:sz w:val="21"/>
                <w:szCs w:val="21"/>
                <w:highlight w:val="none"/>
                <w:lang w:eastAsia="zh-CN"/>
              </w:rPr>
            </w:pPr>
            <w:r>
              <w:rPr>
                <w:rFonts w:hint="eastAsia" w:ascii="宋体" w:hAnsi="宋体" w:eastAsia="宋体" w:cs="宋体"/>
                <w:b/>
                <w:bCs/>
                <w:color w:val="FF0000"/>
                <w:sz w:val="21"/>
                <w:szCs w:val="21"/>
                <w:highlight w:val="none"/>
              </w:rPr>
              <w:t>ENF</w:t>
            </w:r>
            <w:r>
              <w:rPr>
                <w:rFonts w:hint="eastAsia" w:ascii="宋体" w:hAnsi="宋体" w:eastAsia="宋体" w:cs="宋体"/>
                <w:b/>
                <w:bCs/>
                <w:color w:val="FF0000"/>
                <w:sz w:val="21"/>
                <w:szCs w:val="21"/>
                <w:highlight w:val="none"/>
                <w:lang w:val="en-US" w:eastAsia="zh-CN"/>
              </w:rPr>
              <w:t>级</w:t>
            </w:r>
            <w:r>
              <w:rPr>
                <w:rFonts w:hint="eastAsia" w:ascii="宋体" w:hAnsi="宋体" w:eastAsia="宋体" w:cs="宋体"/>
                <w:b/>
                <w:bCs/>
                <w:color w:val="FF0000"/>
                <w:sz w:val="21"/>
                <w:szCs w:val="21"/>
                <w:highlight w:val="none"/>
              </w:rPr>
              <w:t>无醛板：</w:t>
            </w:r>
            <w:r>
              <w:rPr>
                <w:rFonts w:hint="eastAsia" w:ascii="宋体" w:hAnsi="宋体" w:eastAsia="宋体" w:cs="宋体"/>
                <w:b/>
                <w:bCs/>
                <w:color w:val="FF0000"/>
                <w:sz w:val="21"/>
                <w:szCs w:val="21"/>
                <w:highlight w:val="none"/>
                <w:lang w:eastAsia="zh-CN"/>
              </w:rPr>
              <w:t>（</w:t>
            </w:r>
            <w:r>
              <w:rPr>
                <w:rFonts w:hint="eastAsia" w:ascii="宋体" w:hAnsi="宋体" w:eastAsia="宋体" w:cs="宋体"/>
                <w:b/>
                <w:bCs/>
                <w:color w:val="FF0000"/>
                <w:sz w:val="21"/>
                <w:szCs w:val="21"/>
                <w:highlight w:val="none"/>
                <w:lang w:val="en-US" w:eastAsia="zh-CN"/>
              </w:rPr>
              <w:t>1</w:t>
            </w:r>
            <w:r>
              <w:rPr>
                <w:rFonts w:hint="eastAsia" w:ascii="宋体" w:hAnsi="宋体" w:eastAsia="宋体" w:cs="宋体"/>
                <w:b/>
                <w:bCs/>
                <w:color w:val="FF0000"/>
                <w:sz w:val="21"/>
                <w:szCs w:val="21"/>
                <w:highlight w:val="none"/>
                <w:lang w:eastAsia="zh-CN"/>
              </w:rPr>
              <w:t>）</w:t>
            </w:r>
            <w:r>
              <w:rPr>
                <w:rFonts w:hint="eastAsia" w:ascii="宋体" w:hAnsi="宋体" w:eastAsia="宋体" w:cs="宋体"/>
                <w:b/>
                <w:bCs/>
                <w:color w:val="FF0000"/>
                <w:sz w:val="21"/>
                <w:szCs w:val="21"/>
                <w:highlight w:val="none"/>
              </w:rPr>
              <w:t>依据GB/T</w:t>
            </w:r>
            <w:r>
              <w:rPr>
                <w:rFonts w:hint="eastAsia" w:ascii="宋体" w:hAnsi="宋体" w:eastAsia="宋体" w:cs="宋体"/>
                <w:b/>
                <w:bCs/>
                <w:color w:val="FF0000"/>
                <w:sz w:val="21"/>
                <w:szCs w:val="21"/>
                <w:highlight w:val="none"/>
                <w:lang w:val="en-US" w:eastAsia="zh-CN"/>
              </w:rPr>
              <w:t xml:space="preserve"> </w:t>
            </w:r>
            <w:r>
              <w:rPr>
                <w:rFonts w:hint="eastAsia" w:ascii="宋体" w:hAnsi="宋体" w:eastAsia="宋体" w:cs="宋体"/>
                <w:b/>
                <w:bCs/>
                <w:color w:val="FF0000"/>
                <w:sz w:val="21"/>
                <w:szCs w:val="21"/>
                <w:highlight w:val="none"/>
              </w:rPr>
              <w:t>39600-2021、GB 18580-2017标准检测：甲醛释放量（1</w:t>
            </w:r>
            <w:r>
              <w:rPr>
                <w:rFonts w:hint="eastAsia" w:ascii="宋体" w:hAnsi="宋体" w:eastAsia="宋体" w:cs="宋体"/>
                <w:b/>
                <w:bCs/>
                <w:color w:val="FF0000"/>
                <w:sz w:val="21"/>
                <w:szCs w:val="21"/>
                <w:highlight w:val="none"/>
                <w:lang w:eastAsia="zh-CN"/>
              </w:rPr>
              <w:t>m³</w:t>
            </w:r>
            <w:r>
              <w:rPr>
                <w:rFonts w:hint="eastAsia" w:ascii="宋体" w:hAnsi="宋体" w:eastAsia="宋体" w:cs="宋体"/>
                <w:b/>
                <w:bCs/>
                <w:color w:val="FF0000"/>
                <w:sz w:val="21"/>
                <w:szCs w:val="21"/>
                <w:highlight w:val="none"/>
              </w:rPr>
              <w:t>气候箱法）ENF级未检出（54h）</w:t>
            </w:r>
            <w:r>
              <w:rPr>
                <w:rFonts w:hint="eastAsia" w:ascii="宋体" w:hAnsi="宋体" w:eastAsia="宋体" w:cs="宋体"/>
                <w:b/>
                <w:bCs/>
                <w:color w:val="FF0000"/>
                <w:sz w:val="21"/>
                <w:szCs w:val="21"/>
                <w:highlight w:val="none"/>
                <w:lang w:eastAsia="zh-CN"/>
              </w:rPr>
              <w:t>；</w:t>
            </w:r>
          </w:p>
          <w:p w14:paraId="54756071">
            <w:pPr>
              <w:keepNext w:val="0"/>
              <w:keepLines w:val="0"/>
              <w:pageBreakBefore w:val="0"/>
              <w:widowControl/>
              <w:numPr>
                <w:ilvl w:val="0"/>
                <w:numId w:val="0"/>
              </w:numPr>
              <w:shd w:val="clear"/>
              <w:wordWrap/>
              <w:overflowPunct/>
              <w:topLinePunct w:val="0"/>
              <w:bidi w:val="0"/>
              <w:snapToGrid w:val="0"/>
              <w:spacing w:line="312" w:lineRule="auto"/>
              <w:ind w:left="0" w:leftChars="0"/>
              <w:rPr>
                <w:rFonts w:hint="eastAsia" w:ascii="宋体" w:hAnsi="宋体" w:eastAsia="宋体" w:cs="宋体"/>
                <w:b/>
                <w:bCs/>
                <w:color w:val="FF0000"/>
                <w:sz w:val="21"/>
                <w:szCs w:val="21"/>
                <w:highlight w:val="none"/>
                <w:lang w:eastAsia="zh-CN"/>
              </w:rPr>
            </w:pPr>
            <w:r>
              <w:rPr>
                <w:rFonts w:hint="eastAsia" w:ascii="宋体" w:hAnsi="宋体" w:eastAsia="宋体" w:cs="宋体"/>
                <w:b/>
                <w:bCs/>
                <w:color w:val="FF0000"/>
                <w:sz w:val="21"/>
                <w:szCs w:val="21"/>
                <w:highlight w:val="none"/>
                <w:lang w:eastAsia="zh-CN"/>
              </w:rPr>
              <w:t>（</w:t>
            </w:r>
            <w:r>
              <w:rPr>
                <w:rFonts w:hint="eastAsia" w:ascii="宋体" w:hAnsi="宋体" w:eastAsia="宋体" w:cs="宋体"/>
                <w:b/>
                <w:bCs/>
                <w:color w:val="FF0000"/>
                <w:sz w:val="21"/>
                <w:szCs w:val="21"/>
                <w:highlight w:val="none"/>
                <w:lang w:val="en-US" w:eastAsia="zh-CN"/>
              </w:rPr>
              <w:t>2</w:t>
            </w:r>
            <w:r>
              <w:rPr>
                <w:rFonts w:hint="eastAsia" w:ascii="宋体" w:hAnsi="宋体" w:eastAsia="宋体" w:cs="宋体"/>
                <w:b/>
                <w:bCs/>
                <w:color w:val="FF0000"/>
                <w:sz w:val="21"/>
                <w:szCs w:val="21"/>
                <w:highlight w:val="none"/>
                <w:lang w:eastAsia="zh-CN"/>
              </w:rPr>
              <w:t>）</w:t>
            </w:r>
            <w:r>
              <w:rPr>
                <w:rFonts w:hint="eastAsia" w:ascii="宋体" w:hAnsi="宋体" w:eastAsia="宋体" w:cs="宋体"/>
                <w:b/>
                <w:bCs/>
                <w:color w:val="FF0000"/>
                <w:sz w:val="21"/>
                <w:szCs w:val="21"/>
                <w:highlight w:val="none"/>
              </w:rPr>
              <w:t>依据JC/T</w:t>
            </w:r>
            <w:r>
              <w:rPr>
                <w:rFonts w:hint="eastAsia" w:ascii="宋体" w:hAnsi="宋体" w:eastAsia="宋体" w:cs="宋体"/>
                <w:b/>
                <w:bCs/>
                <w:color w:val="FF0000"/>
                <w:sz w:val="21"/>
                <w:szCs w:val="21"/>
                <w:highlight w:val="none"/>
                <w:lang w:val="en-US" w:eastAsia="zh-CN"/>
              </w:rPr>
              <w:t xml:space="preserve"> </w:t>
            </w:r>
            <w:r>
              <w:rPr>
                <w:rFonts w:hint="eastAsia" w:ascii="宋体" w:hAnsi="宋体" w:eastAsia="宋体" w:cs="宋体"/>
                <w:b/>
                <w:bCs/>
                <w:color w:val="FF0000"/>
                <w:sz w:val="21"/>
                <w:szCs w:val="21"/>
                <w:highlight w:val="none"/>
              </w:rPr>
              <w:t>2039-2010标准检测：抗细菌性能（抗细菌率）：单核增生李斯特氏菌≥99.8%（培养24h），萎缩芽孢杆菌≥99.7%（培养24h），肠沙门氏菌肠亚种鼠伤寒血清型≥99.6%（培养24h）</w:t>
            </w:r>
            <w:r>
              <w:rPr>
                <w:rFonts w:hint="eastAsia" w:ascii="宋体" w:hAnsi="宋体" w:eastAsia="宋体" w:cs="宋体"/>
                <w:b/>
                <w:bCs/>
                <w:color w:val="FF0000"/>
                <w:sz w:val="21"/>
                <w:szCs w:val="21"/>
                <w:highlight w:val="none"/>
                <w:lang w:eastAsia="zh-CN"/>
              </w:rPr>
              <w:t>；</w:t>
            </w:r>
          </w:p>
          <w:p w14:paraId="4CB21960">
            <w:pPr>
              <w:keepNext w:val="0"/>
              <w:keepLines w:val="0"/>
              <w:pageBreakBefore w:val="0"/>
              <w:widowControl/>
              <w:numPr>
                <w:ilvl w:val="0"/>
                <w:numId w:val="0"/>
              </w:numPr>
              <w:shd w:val="clear"/>
              <w:wordWrap/>
              <w:overflowPunct/>
              <w:topLinePunct w:val="0"/>
              <w:bidi w:val="0"/>
              <w:snapToGrid w:val="0"/>
              <w:spacing w:line="312" w:lineRule="auto"/>
              <w:ind w:left="0" w:leftChars="0"/>
              <w:rPr>
                <w:rFonts w:hint="eastAsia" w:ascii="宋体" w:hAnsi="宋体" w:eastAsia="宋体" w:cs="宋体"/>
                <w:b/>
                <w:bCs/>
                <w:color w:val="FF0000"/>
                <w:sz w:val="21"/>
                <w:szCs w:val="21"/>
                <w:highlight w:val="none"/>
                <w:lang w:eastAsia="zh-CN"/>
              </w:rPr>
            </w:pPr>
            <w:r>
              <w:rPr>
                <w:rFonts w:hint="eastAsia" w:ascii="宋体" w:hAnsi="宋体" w:eastAsia="宋体" w:cs="宋体"/>
                <w:b/>
                <w:bCs/>
                <w:color w:val="FF0000"/>
                <w:sz w:val="21"/>
                <w:szCs w:val="21"/>
                <w:highlight w:val="none"/>
                <w:lang w:eastAsia="zh-CN"/>
              </w:rPr>
              <w:t>（</w:t>
            </w:r>
            <w:r>
              <w:rPr>
                <w:rFonts w:hint="eastAsia" w:ascii="宋体" w:hAnsi="宋体" w:eastAsia="宋体" w:cs="宋体"/>
                <w:b/>
                <w:bCs/>
                <w:color w:val="FF0000"/>
                <w:sz w:val="21"/>
                <w:szCs w:val="21"/>
                <w:highlight w:val="none"/>
                <w:lang w:val="en-US" w:eastAsia="zh-CN"/>
              </w:rPr>
              <w:t>3</w:t>
            </w:r>
            <w:r>
              <w:rPr>
                <w:rFonts w:hint="eastAsia" w:ascii="宋体" w:hAnsi="宋体" w:eastAsia="宋体" w:cs="宋体"/>
                <w:b/>
                <w:bCs/>
                <w:color w:val="FF0000"/>
                <w:sz w:val="21"/>
                <w:szCs w:val="21"/>
                <w:highlight w:val="none"/>
                <w:lang w:eastAsia="zh-CN"/>
              </w:rPr>
              <w:t>）</w:t>
            </w:r>
            <w:r>
              <w:rPr>
                <w:rFonts w:hint="eastAsia" w:ascii="宋体" w:hAnsi="宋体" w:eastAsia="宋体" w:cs="宋体"/>
                <w:b/>
                <w:bCs/>
                <w:color w:val="FF0000"/>
                <w:sz w:val="21"/>
                <w:szCs w:val="21"/>
                <w:highlight w:val="none"/>
              </w:rPr>
              <w:t>依据GB/T 36022-2018标准检测：氨释放量（干燥器法）检测结果实测值为：未检出</w:t>
            </w:r>
            <w:r>
              <w:rPr>
                <w:rFonts w:hint="eastAsia" w:ascii="宋体" w:hAnsi="宋体" w:eastAsia="宋体" w:cs="宋体"/>
                <w:b/>
                <w:bCs/>
                <w:color w:val="FF0000"/>
                <w:sz w:val="21"/>
                <w:szCs w:val="21"/>
                <w:highlight w:val="none"/>
                <w:lang w:eastAsia="zh-CN"/>
              </w:rPr>
              <w:t>；</w:t>
            </w:r>
          </w:p>
          <w:p w14:paraId="6D4C3336">
            <w:pPr>
              <w:keepNext w:val="0"/>
              <w:keepLines w:val="0"/>
              <w:pageBreakBefore w:val="0"/>
              <w:widowControl/>
              <w:suppressLineNumbers w:val="0"/>
              <w:shd w:val="clear"/>
              <w:wordWrap/>
              <w:overflowPunct/>
              <w:topLinePunct w:val="0"/>
              <w:bidi w:val="0"/>
              <w:snapToGrid/>
              <w:spacing w:line="312" w:lineRule="auto"/>
              <w:ind w:left="0" w:leftChars="0"/>
              <w:jc w:val="left"/>
              <w:textAlignment w:val="center"/>
              <w:rPr>
                <w:rFonts w:hint="eastAsia" w:ascii="宋体" w:hAnsi="宋体" w:eastAsia="宋体" w:cs="宋体"/>
                <w:b/>
                <w:bCs/>
                <w:i w:val="0"/>
                <w:iCs w:val="0"/>
                <w:color w:val="FF0000"/>
                <w:kern w:val="0"/>
                <w:sz w:val="21"/>
                <w:szCs w:val="21"/>
                <w:highlight w:val="none"/>
                <w:u w:val="none"/>
                <w:lang w:val="en-US" w:eastAsia="zh-CN" w:bidi="ar"/>
              </w:rPr>
            </w:pPr>
            <w:r>
              <w:rPr>
                <w:rFonts w:hint="eastAsia" w:ascii="宋体" w:hAnsi="宋体" w:eastAsia="宋体" w:cs="宋体"/>
                <w:b/>
                <w:bCs/>
                <w:color w:val="FF0000"/>
                <w:spacing w:val="-5"/>
                <w:sz w:val="21"/>
                <w:szCs w:val="21"/>
                <w:highlight w:val="none"/>
                <w:lang w:val="en-US" w:eastAsia="zh-CN"/>
              </w:rPr>
              <w:t>【提供2022年1月1日至本项目投标截止时间第三方检测机构出具的具有CMA标识的符合以上参数的检测报告扫描件，需将报告上对应参数标注出来；检测报告封面货物名称与上述名称不一致的需作书面说明，否则该项不得分；同时需提供在全国认证认可信息公共服务平台(认e云(http://cx.cnca.cn/)检测报告查询截图(查询截图中的报告编号及检测机构名称应与检测报告一致)】</w:t>
            </w:r>
          </w:p>
        </w:tc>
      </w:tr>
      <w:tr w14:paraId="42A63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2EC79B84">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100</w:t>
            </w:r>
          </w:p>
        </w:tc>
        <w:tc>
          <w:tcPr>
            <w:tcW w:w="1678" w:type="dxa"/>
            <w:vMerge w:val="restart"/>
            <w:vAlign w:val="center"/>
          </w:tcPr>
          <w:p w14:paraId="1EED22CC">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strike w:val="0"/>
                <w:dstrike w:val="0"/>
                <w:color w:val="auto"/>
                <w:kern w:val="0"/>
                <w:sz w:val="21"/>
                <w:szCs w:val="21"/>
                <w:highlight w:val="none"/>
                <w:u w:val="none"/>
                <w:lang w:val="en-US" w:eastAsia="zh-CN" w:bidi="ar"/>
              </w:rPr>
              <w:t>定制条形台</w:t>
            </w:r>
          </w:p>
        </w:tc>
        <w:tc>
          <w:tcPr>
            <w:tcW w:w="6575" w:type="dxa"/>
            <w:vAlign w:val="center"/>
          </w:tcPr>
          <w:p w14:paraId="7EB55CBF">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100.1规格：（1600W*500D*750H）mm±10mm；</w:t>
            </w:r>
          </w:p>
        </w:tc>
      </w:tr>
      <w:tr w14:paraId="74983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22A1318C">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26C9F518">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75E3ACB8">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100.2基材：采用新国标环保</w:t>
            </w:r>
            <w:r>
              <w:rPr>
                <w:rFonts w:hint="eastAsia" w:ascii="宋体" w:hAnsi="宋体" w:eastAsia="宋体" w:cs="宋体"/>
                <w:i w:val="0"/>
                <w:iCs w:val="0"/>
                <w:color w:val="auto"/>
                <w:kern w:val="0"/>
                <w:sz w:val="21"/>
                <w:szCs w:val="21"/>
                <w:highlight w:val="none"/>
                <w:u w:val="none"/>
                <w:lang w:val="en-US" w:eastAsia="zh-CN" w:bidi="ar"/>
              </w:rPr>
              <w:t>ENF级纤维板；</w:t>
            </w:r>
            <w:r>
              <w:rPr>
                <w:rFonts w:hint="eastAsia" w:ascii="宋体" w:hAnsi="宋体" w:eastAsia="宋体" w:cs="宋体"/>
                <w:b w:val="0"/>
                <w:bCs w:val="0"/>
                <w:i w:val="0"/>
                <w:iCs w:val="0"/>
                <w:color w:val="auto"/>
                <w:kern w:val="0"/>
                <w:sz w:val="21"/>
                <w:szCs w:val="21"/>
                <w:highlight w:val="none"/>
                <w:u w:val="none"/>
                <w:lang w:val="en-US" w:eastAsia="zh-CN" w:bidi="ar"/>
              </w:rPr>
              <w:t>,台面厚度≥30mm,脚板厚25mm，搁板、拉板背板厚≥18mm。桌面边倒圆弧，台面前挡条高25mm 。板材的胶合强度、含水率、浸渍剥离、静曲强度、弹性模量、甲醛释放量、挥发性有机化合物（72h）的苯、甲苯、二甲苯，TVOC符合 GB 18580-2017、GB/T 35601-2017、GB/T 9846-2015、GB/T 39600-2021标准要求。</w:t>
            </w:r>
          </w:p>
        </w:tc>
      </w:tr>
      <w:tr w14:paraId="26953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10B980BD">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02AF3253">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013C8BDC">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100.3工艺：饰面采用实木皮贴面，木皮厚度≥0.6mm；木皮与封边拼接紧密，线条均匀整齐，转角过度顺畅，整套产品或同批产品木材纹理，颜色基本一致。采用≥3mm厚实木封边条，封边颜色与木皮一致，经倒角圆滑、经精修边。</w:t>
            </w:r>
          </w:p>
        </w:tc>
      </w:tr>
      <w:tr w14:paraId="40BD7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6FB460A3">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5B82F2DB">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525FF4DE">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100.4功能配置：台下配置2个储物格。</w:t>
            </w:r>
          </w:p>
        </w:tc>
      </w:tr>
      <w:tr w14:paraId="3CE03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3E482DCA">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1E010D43">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54D62FE4">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100.5油漆：采用环保水性漆（包括底漆和面漆），三底两面工艺，经防虫、防腐等化学处理。油漆表面无尘粒、气泡、渣点、边缘及立面无流挂等现象。</w:t>
            </w:r>
            <w:r>
              <w:rPr>
                <w:rFonts w:hint="eastAsia" w:ascii="宋体" w:hAnsi="宋体" w:eastAsia="宋体" w:cs="宋体"/>
                <w:b w:val="0"/>
                <w:bCs w:val="0"/>
                <w:color w:val="auto"/>
                <w:kern w:val="0"/>
                <w:sz w:val="21"/>
                <w:szCs w:val="21"/>
                <w:highlight w:val="none"/>
                <w:u w:val="none"/>
                <w:lang w:eastAsia="zh-CN" w:bidi="ar"/>
              </w:rPr>
              <w:t>水性漆的重金属元素含量（包括铅、镉、六价铬、汞、砷、钡、硒、锑、钴）均未检出；VOC含量、甲醛含量、乙二醇醚及醚酯总和含量、苯系物总和含量、烷基酚聚氧乙烯醚总和含量均符合GB 18581-2020、GB/T 35602-2017标准要求。</w:t>
            </w:r>
          </w:p>
        </w:tc>
      </w:tr>
      <w:tr w14:paraId="0958B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57EB3D55">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101</w:t>
            </w:r>
          </w:p>
        </w:tc>
        <w:tc>
          <w:tcPr>
            <w:tcW w:w="1678" w:type="dxa"/>
            <w:vMerge w:val="restart"/>
            <w:vAlign w:val="center"/>
          </w:tcPr>
          <w:p w14:paraId="730F1B55">
            <w:pPr>
              <w:keepNext w:val="0"/>
              <w:keepLines w:val="0"/>
              <w:pageBreakBefore w:val="0"/>
              <w:widowControl/>
              <w:suppressLineNumbers w:val="0"/>
              <w:wordWrap/>
              <w:overflowPunct/>
              <w:topLinePunct w:val="0"/>
              <w:bidi w:val="0"/>
              <w:snapToGrid/>
              <w:spacing w:line="312" w:lineRule="auto"/>
              <w:ind w:left="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会议椅1</w:t>
            </w:r>
          </w:p>
          <w:p w14:paraId="282C9621">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vertAlign w:val="baseline"/>
              </w:rPr>
            </w:pPr>
          </w:p>
        </w:tc>
        <w:tc>
          <w:tcPr>
            <w:tcW w:w="6575" w:type="dxa"/>
            <w:vAlign w:val="center"/>
          </w:tcPr>
          <w:p w14:paraId="490F69BB">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lang w:val="en-US"/>
              </w:rPr>
            </w:pPr>
            <w:r>
              <w:rPr>
                <w:rFonts w:hint="eastAsia" w:ascii="宋体" w:hAnsi="宋体" w:eastAsia="宋体" w:cs="宋体"/>
                <w:b w:val="0"/>
                <w:bCs w:val="0"/>
                <w:i w:val="0"/>
                <w:iCs w:val="0"/>
                <w:color w:val="auto"/>
                <w:kern w:val="0"/>
                <w:sz w:val="21"/>
                <w:szCs w:val="21"/>
                <w:highlight w:val="none"/>
                <w:u w:val="none"/>
                <w:lang w:val="en-US" w:eastAsia="zh-CN" w:bidi="ar"/>
              </w:rPr>
              <w:t>101.1规格：常规</w:t>
            </w:r>
          </w:p>
        </w:tc>
      </w:tr>
      <w:tr w14:paraId="32CC2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6C7B0190">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6B16CA48">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18011835">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101.2基材：座面、椅背面选用头层牛皮，摩擦色牢度、耐光性、涂层粘着牢度、耐折牢度（50000次）、耐磨性、撕裂力、气味、禁用偶氮染料、游离甲醛、挥发性有机物均符合GB/T 16799-201、HJ 507-2009、SZJG 52-2016标准要求；经液态浸色及防潮、防污等工艺处理，纹路细致、色泽均匀。车缝线路均匀、线条顺畅、针距均匀，扪面整体感观流畅，转角平滑。</w:t>
            </w:r>
          </w:p>
        </w:tc>
      </w:tr>
      <w:tr w14:paraId="45EDE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2B77EED6">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4E6BBAC8">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2F540B9A">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101.3工艺：高回弹高密度原生海绵，座面密度≥30kg/m³,其他部位密度≥25kg/m³，海绵回弹力≥35%，能均匀承托负重，反复坐压不变形、不塌陷，厚实座包，舒适稳固；海绵的表观密度偏差、40%压陷硬度偏差、回弹率、75%压缩永久变形、65%/25%压陷比、气味等级、拉伸强度、断裂伸长率、撕裂强度、干热老化后拉伸强度、干热老化后拉伸强度变化率、湿热老化后拉伸强度、湿热老化后拉伸强度变化率、甲醛散发均符合GB/T 10802-2023标准要求。衬板采用国标环保E0级弯曲木胶合板，厚度≥14mm，阻燃、透气、吸音抗收缩特性一，长久使用不变形、不塌陷。胶合板的胶合强度、含水率、浸渍剥离、静曲强度、弹性模量、甲醛释放量、挥发性有机化合物（72h）的苯、甲苯、二甲苯，TVOC符合 GB 18580-2017、GB/T 35601-2017、GB/T 9846-2015、GB/T 39600-2021标准要求。椅架采用橡木脚、椅背框架与扶手，采用红橡木原木方加工成型，木材充分烘干，保证含水率符合要求；木材纹理美观，无明显节子、虫眼，不得使用腐朽材，木制件外观达到国家合格标准。</w:t>
            </w:r>
          </w:p>
        </w:tc>
      </w:tr>
      <w:tr w14:paraId="4645F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3B33DF0E">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56799471">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64C18462">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101.4胶黏剂：木质部件胶粘剂采用环保水基型拼板胶。胶粘剂的游离甲醛、苯、甲苯+二甲苯、总挥发性有机物均符合GB 18583-2008、SZJG 52-2016标准要求。</w:t>
            </w:r>
          </w:p>
        </w:tc>
      </w:tr>
      <w:tr w14:paraId="35958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0BE7A1FD">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1BD39066">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3814201A">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101.5油漆：采用环保水性漆（包括底漆和面漆），三底两面工艺，经防虫、防腐等化学处理。</w:t>
            </w:r>
          </w:p>
        </w:tc>
      </w:tr>
      <w:tr w14:paraId="2046E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6769C4AA">
            <w:pPr>
              <w:keepNext w:val="0"/>
              <w:keepLines w:val="0"/>
              <w:pageBreakBefore w:val="0"/>
              <w:widowControl w:val="0"/>
              <w:numPr>
                <w:ilvl w:val="0"/>
                <w:numId w:val="0"/>
              </w:numPr>
              <w:kinsoku w:val="0"/>
              <w:wordWrap/>
              <w:overflowPunct/>
              <w:topLinePunct w:val="0"/>
              <w:autoSpaceDE w:val="0"/>
              <w:autoSpaceDN w:val="0"/>
              <w:bidi w:val="0"/>
              <w:adjustRightInd w:val="0"/>
              <w:snapToGrid/>
              <w:spacing w:line="312" w:lineRule="auto"/>
              <w:ind w:left="425" w:leftChars="0" w:hanging="425" w:firstLineChars="0"/>
              <w:jc w:val="center"/>
              <w:textAlignment w:val="baseline"/>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102</w:t>
            </w:r>
          </w:p>
        </w:tc>
        <w:tc>
          <w:tcPr>
            <w:tcW w:w="1678" w:type="dxa"/>
            <w:vMerge w:val="restart"/>
            <w:vAlign w:val="center"/>
          </w:tcPr>
          <w:p w14:paraId="4B12391F">
            <w:pPr>
              <w:keepNext w:val="0"/>
              <w:keepLines w:val="0"/>
              <w:pageBreakBefore w:val="0"/>
              <w:widowControl/>
              <w:suppressLineNumbers w:val="0"/>
              <w:wordWrap/>
              <w:overflowPunct/>
              <w:topLinePunct w:val="0"/>
              <w:bidi w:val="0"/>
              <w:snapToGrid/>
              <w:spacing w:line="312" w:lineRule="auto"/>
              <w:ind w:left="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会议椅2</w:t>
            </w:r>
          </w:p>
          <w:p w14:paraId="3597681F">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vertAlign w:val="baseline"/>
              </w:rPr>
            </w:pPr>
          </w:p>
        </w:tc>
        <w:tc>
          <w:tcPr>
            <w:tcW w:w="6575" w:type="dxa"/>
            <w:vAlign w:val="center"/>
          </w:tcPr>
          <w:p w14:paraId="1D7DA17C">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102.1规格：常规</w:t>
            </w:r>
          </w:p>
        </w:tc>
      </w:tr>
      <w:tr w14:paraId="00280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00C6489C">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394D68E2">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1E992A17">
            <w:pPr>
              <w:keepNext w:val="0"/>
              <w:keepLines w:val="0"/>
              <w:pageBreakBefore w:val="0"/>
              <w:widowControl/>
              <w:numPr>
                <w:ilvl w:val="-1"/>
                <w:numId w:val="0"/>
              </w:numPr>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102.2基材：脚架、框架、椅背架采用橡木原木方加工成型。座面、椅背均为头层牛皮，摩擦色牢度、耐光性、涂层粘着牢度、耐折牢度（50000次）、耐磨性、撕裂力、气味、禁用偶氮染料、游离甲醛、挥发性有机物均符合GB/T 16799-201、HJ 507-2009、SZJG 52-2016标准要求；经液态浸色及防潮、防污等工艺处理，纹路细致、色泽均匀。车缝线路均匀、线条顺畅、针距均匀，扪面整体感观流畅，转角平滑。采用原生环保海绵，柔软性能好、软硬适中，回弹性能好，密度座位大于35kg/m3；海绵的表观密度偏差、40%压陷硬度偏差、回弹率、75%压缩永久变形、65%/25%压陷比、气味等级、拉伸强度、断裂伸长率、撕裂强度、干热老化后拉伸强度、干热老化后拉伸强度变化率、湿热老化后拉伸强度、湿热老化后拉伸强度变化率、甲醛散发均符合GB/T 10802-2023标准要求。衬板采用环保E0级弯曲木胶合板，厚度≥14mm，阻燃、透气、吸音抗收缩特性一，长久使用不变形、不塌陷。胶合板的胶合强度、含水率、浸渍剥离、静曲强度、弹性模量、甲醛释放量、挥发性有机化合物（72h）的苯、甲苯、二甲苯，TVOC符合 GB 18580-2017、GB/T 35601-2017、GB/T 9846-2015、GB/T 39600-2021标准要求。</w:t>
            </w:r>
          </w:p>
        </w:tc>
      </w:tr>
      <w:tr w14:paraId="297CF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31672662">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0D3D2764">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794DA9F4">
            <w:pPr>
              <w:keepNext w:val="0"/>
              <w:keepLines w:val="0"/>
              <w:pageBreakBefore w:val="0"/>
              <w:widowControl/>
              <w:numPr>
                <w:ilvl w:val="-1"/>
                <w:numId w:val="0"/>
              </w:numPr>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102.3工艺：采用榫卯结构连接工艺。</w:t>
            </w:r>
            <w:r>
              <w:rPr>
                <w:rFonts w:hint="eastAsia" w:ascii="宋体" w:hAnsi="宋体" w:eastAsia="宋体" w:cs="宋体"/>
                <w:b w:val="0"/>
                <w:bCs w:val="0"/>
                <w:i w:val="0"/>
                <w:iCs w:val="0"/>
                <w:strike w:val="0"/>
                <w:color w:val="auto"/>
                <w:kern w:val="0"/>
                <w:sz w:val="21"/>
                <w:szCs w:val="21"/>
                <w:highlight w:val="none"/>
                <w:u w:val="none"/>
                <w:lang w:val="en-US" w:eastAsia="zh-CN" w:bidi="ar"/>
              </w:rPr>
              <w:t>木材充分烘</w:t>
            </w:r>
            <w:r>
              <w:rPr>
                <w:rFonts w:hint="eastAsia" w:ascii="宋体" w:hAnsi="宋体" w:eastAsia="宋体" w:cs="宋体"/>
                <w:b w:val="0"/>
                <w:bCs w:val="0"/>
                <w:i w:val="0"/>
                <w:iCs w:val="0"/>
                <w:color w:val="auto"/>
                <w:kern w:val="0"/>
                <w:sz w:val="21"/>
                <w:szCs w:val="21"/>
                <w:highlight w:val="none"/>
                <w:u w:val="none"/>
                <w:lang w:val="en-US" w:eastAsia="zh-CN" w:bidi="ar"/>
              </w:rPr>
              <w:t>木方直径40mm-80mm之间（后期根据款式及结构深化）</w:t>
            </w:r>
            <w:r>
              <w:rPr>
                <w:rFonts w:hint="eastAsia" w:ascii="宋体" w:hAnsi="宋体" w:eastAsia="宋体" w:cs="宋体"/>
                <w:b w:val="0"/>
                <w:bCs w:val="0"/>
                <w:i w:val="0"/>
                <w:iCs w:val="0"/>
                <w:strike w:val="0"/>
                <w:color w:val="auto"/>
                <w:kern w:val="0"/>
                <w:sz w:val="21"/>
                <w:szCs w:val="21"/>
                <w:highlight w:val="none"/>
                <w:u w:val="none"/>
                <w:lang w:val="en-US" w:eastAsia="zh-CN" w:bidi="ar"/>
              </w:rPr>
              <w:t>干，保证含水率符合要求；木材纹理美观，无明显节子、虫眼，不得使用腐朽材，木制件外观达到国家合格标准。</w:t>
            </w:r>
            <w:r>
              <w:rPr>
                <w:rFonts w:hint="eastAsia" w:ascii="宋体" w:hAnsi="宋体" w:eastAsia="宋体" w:cs="宋体"/>
                <w:b w:val="0"/>
                <w:bCs w:val="0"/>
                <w:i w:val="0"/>
                <w:iCs w:val="0"/>
                <w:color w:val="auto"/>
                <w:kern w:val="0"/>
                <w:sz w:val="21"/>
                <w:szCs w:val="21"/>
                <w:highlight w:val="none"/>
                <w:u w:val="none"/>
                <w:lang w:val="en-US" w:eastAsia="zh-CN" w:bidi="ar"/>
              </w:rPr>
              <w:t>软包车缝线路均匀、针距均匀，转角平滑、后背及底座包饱满，左右对齐。</w:t>
            </w:r>
          </w:p>
        </w:tc>
      </w:tr>
      <w:tr w14:paraId="022AD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3AEFA325">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2EDF6F33">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483CC39F">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102.4油漆：采用环保水性漆（包括底漆和面漆），三底两面工艺，经防虫、防腐等化学处理。</w:t>
            </w:r>
          </w:p>
        </w:tc>
      </w:tr>
      <w:tr w14:paraId="05791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0A6E1EE3">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103</w:t>
            </w:r>
          </w:p>
        </w:tc>
        <w:tc>
          <w:tcPr>
            <w:tcW w:w="1678" w:type="dxa"/>
            <w:vMerge w:val="restart"/>
            <w:vAlign w:val="center"/>
          </w:tcPr>
          <w:p w14:paraId="34FF1983">
            <w:pPr>
              <w:keepNext w:val="0"/>
              <w:keepLines w:val="0"/>
              <w:pageBreakBefore w:val="0"/>
              <w:widowControl/>
              <w:suppressLineNumbers w:val="0"/>
              <w:wordWrap/>
              <w:overflowPunct/>
              <w:topLinePunct w:val="0"/>
              <w:bidi w:val="0"/>
              <w:snapToGrid/>
              <w:spacing w:line="312" w:lineRule="auto"/>
              <w:ind w:left="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主席桌1</w:t>
            </w:r>
          </w:p>
          <w:p w14:paraId="595ACA37">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vertAlign w:val="baseline"/>
              </w:rPr>
            </w:pPr>
          </w:p>
        </w:tc>
        <w:tc>
          <w:tcPr>
            <w:tcW w:w="6575" w:type="dxa"/>
            <w:vAlign w:val="center"/>
          </w:tcPr>
          <w:p w14:paraId="140240A9">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103.1规格：（1000W*600D*750H）mm±10mm；</w:t>
            </w:r>
          </w:p>
        </w:tc>
      </w:tr>
      <w:tr w14:paraId="31BEB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0EA18CF1">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335DADCC">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0C405802">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103.2基材：采用框架结构，边框用红橡木实木框架，面板</w:t>
            </w:r>
            <w:r>
              <w:rPr>
                <w:rFonts w:hint="eastAsia" w:ascii="宋体" w:hAnsi="宋体" w:eastAsia="宋体" w:cs="宋体"/>
                <w:b w:val="0"/>
                <w:bCs w:val="0"/>
                <w:i w:val="0"/>
                <w:iCs w:val="0"/>
                <w:color w:val="auto"/>
                <w:kern w:val="0"/>
                <w:sz w:val="21"/>
                <w:szCs w:val="21"/>
                <w:highlight w:val="none"/>
                <w:lang w:val="en-US" w:eastAsia="zh-CN" w:bidi="ar"/>
              </w:rPr>
              <w:t>拼板颜色和纹理与框架接近，接口自然平和，</w:t>
            </w:r>
            <w:r>
              <w:rPr>
                <w:rFonts w:hint="eastAsia" w:ascii="宋体" w:hAnsi="宋体" w:eastAsia="宋体" w:cs="宋体"/>
                <w:b w:val="0"/>
                <w:bCs w:val="0"/>
                <w:i w:val="0"/>
                <w:iCs w:val="0"/>
                <w:color w:val="auto"/>
                <w:kern w:val="0"/>
                <w:sz w:val="21"/>
                <w:szCs w:val="21"/>
                <w:highlight w:val="none"/>
                <w:u w:val="none"/>
                <w:lang w:val="en-US" w:eastAsia="zh-CN" w:bidi="ar"/>
              </w:rPr>
              <w:t>面板底部需有木方加固支撑</w:t>
            </w:r>
            <w:r>
              <w:rPr>
                <w:rFonts w:hint="eastAsia" w:ascii="宋体" w:hAnsi="宋体" w:eastAsia="宋体" w:cs="宋体"/>
                <w:b w:val="0"/>
                <w:bCs w:val="0"/>
                <w:i w:val="0"/>
                <w:iCs w:val="0"/>
                <w:color w:val="auto"/>
                <w:kern w:val="0"/>
                <w:sz w:val="21"/>
                <w:szCs w:val="21"/>
                <w:highlight w:val="none"/>
                <w:lang w:val="en-US" w:eastAsia="zh-CN" w:bidi="ar"/>
              </w:rPr>
              <w:t>。</w:t>
            </w:r>
          </w:p>
        </w:tc>
      </w:tr>
      <w:tr w14:paraId="08190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7CA35B39">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2229A388">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63E558EC">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103.3工艺：饰面采用天然木皮贴面，木皮厚度≥0.6mm；木皮封边,表面平整，木皮与封边拼接紧密，线条均匀整齐，转角过度顺畅，整套产品或同批产品木材纹理，颜色基本一致。</w:t>
            </w:r>
          </w:p>
        </w:tc>
      </w:tr>
      <w:tr w14:paraId="0AD8B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59D6F38D">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2922BA0B">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346691F1">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103.4功能配置：人性化穿孔设计，隐藏线盒，可安装会议话筒；桌面人性化设计，线路清晰带有花纹，桌脚圆滑不划手。</w:t>
            </w:r>
          </w:p>
        </w:tc>
      </w:tr>
      <w:tr w14:paraId="73EC0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2D0EFAE4">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5FA3CFB3">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75BE021D">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103.5胶黏剂：木质部件胶粘剂采用环保水基型拼板胶。胶粘剂的游离甲醛、苯、甲苯+二甲苯、总挥发性有机物均符合GB 18583-2008、SZJG 52-2016标准要求。</w:t>
            </w:r>
          </w:p>
        </w:tc>
      </w:tr>
      <w:tr w14:paraId="42C1F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38EBBADD">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09970E60">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7F2F2169">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103.6油漆：采用环保水性油漆，经过三底两面油漆工序，木纹纹理清晰，色泽均匀、光滑耐用。油漆表面无尘粒、气泡、渣点、边缘及立面无流挂等现象。</w:t>
            </w:r>
            <w:r>
              <w:rPr>
                <w:rFonts w:hint="eastAsia" w:ascii="宋体" w:hAnsi="宋体" w:eastAsia="宋体" w:cs="宋体"/>
                <w:b w:val="0"/>
                <w:bCs w:val="0"/>
                <w:color w:val="auto"/>
                <w:kern w:val="0"/>
                <w:sz w:val="21"/>
                <w:szCs w:val="21"/>
                <w:highlight w:val="none"/>
                <w:u w:val="none"/>
                <w:lang w:eastAsia="zh-CN" w:bidi="ar"/>
              </w:rPr>
              <w:t>水性漆的重金属元素含量（包括铅、镉、六价铬、汞、砷、钡、硒、锑、钴）均未检出；VOC含量、甲醛含量、乙二醇醚及醚酯总和含量、苯系物总和含量、烷基酚聚氧乙烯醚总和含量均符合GB 18581-2020、GB/T 35602-2017标准要求。</w:t>
            </w:r>
          </w:p>
        </w:tc>
      </w:tr>
      <w:tr w14:paraId="043FF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48E09ABE">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104</w:t>
            </w:r>
          </w:p>
        </w:tc>
        <w:tc>
          <w:tcPr>
            <w:tcW w:w="1678" w:type="dxa"/>
            <w:vMerge w:val="restart"/>
            <w:vAlign w:val="center"/>
          </w:tcPr>
          <w:p w14:paraId="0534A149">
            <w:pPr>
              <w:keepNext w:val="0"/>
              <w:keepLines w:val="0"/>
              <w:pageBreakBefore w:val="0"/>
              <w:widowControl/>
              <w:suppressLineNumbers w:val="0"/>
              <w:wordWrap/>
              <w:overflowPunct/>
              <w:topLinePunct w:val="0"/>
              <w:bidi w:val="0"/>
              <w:snapToGrid/>
              <w:spacing w:line="312" w:lineRule="auto"/>
              <w:ind w:left="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主席桌2</w:t>
            </w:r>
          </w:p>
          <w:p w14:paraId="520610EF">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vertAlign w:val="baseline"/>
              </w:rPr>
            </w:pPr>
          </w:p>
        </w:tc>
        <w:tc>
          <w:tcPr>
            <w:tcW w:w="6575" w:type="dxa"/>
            <w:vAlign w:val="center"/>
          </w:tcPr>
          <w:p w14:paraId="4D0C693A">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104.1规格：（2000W*600D*750H）mm±10mm；</w:t>
            </w:r>
          </w:p>
        </w:tc>
      </w:tr>
      <w:tr w14:paraId="4FB29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37B6D9E5">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43E34C0F">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1CD7896B">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104.2基材：采用框架结构，边框用红橡木实木框架，面板</w:t>
            </w:r>
            <w:r>
              <w:rPr>
                <w:rFonts w:hint="eastAsia" w:ascii="宋体" w:hAnsi="宋体" w:eastAsia="宋体" w:cs="宋体"/>
                <w:b w:val="0"/>
                <w:bCs w:val="0"/>
                <w:i w:val="0"/>
                <w:iCs w:val="0"/>
                <w:color w:val="auto"/>
                <w:kern w:val="0"/>
                <w:sz w:val="21"/>
                <w:szCs w:val="21"/>
                <w:highlight w:val="none"/>
                <w:lang w:val="en-US" w:eastAsia="zh-CN" w:bidi="ar"/>
              </w:rPr>
              <w:t>拼板颜色和纹理与框架接近，接口自然平和，</w:t>
            </w:r>
            <w:r>
              <w:rPr>
                <w:rFonts w:hint="eastAsia" w:ascii="宋体" w:hAnsi="宋体" w:eastAsia="宋体" w:cs="宋体"/>
                <w:b w:val="0"/>
                <w:bCs w:val="0"/>
                <w:i w:val="0"/>
                <w:iCs w:val="0"/>
                <w:color w:val="auto"/>
                <w:kern w:val="0"/>
                <w:sz w:val="21"/>
                <w:szCs w:val="21"/>
                <w:highlight w:val="none"/>
                <w:u w:val="none"/>
                <w:lang w:val="en-US" w:eastAsia="zh-CN" w:bidi="ar"/>
              </w:rPr>
              <w:t>面板底部需有木方加固支撑</w:t>
            </w:r>
            <w:r>
              <w:rPr>
                <w:rFonts w:hint="eastAsia" w:ascii="宋体" w:hAnsi="宋体" w:eastAsia="宋体" w:cs="宋体"/>
                <w:b w:val="0"/>
                <w:bCs w:val="0"/>
                <w:i w:val="0"/>
                <w:iCs w:val="0"/>
                <w:color w:val="auto"/>
                <w:kern w:val="0"/>
                <w:sz w:val="21"/>
                <w:szCs w:val="21"/>
                <w:highlight w:val="none"/>
                <w:lang w:val="en-US" w:eastAsia="zh-CN" w:bidi="ar"/>
              </w:rPr>
              <w:t>。</w:t>
            </w:r>
          </w:p>
        </w:tc>
      </w:tr>
      <w:tr w14:paraId="06F39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6B0858C2">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19ED6449">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2B04F953">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104.3工艺：饰面采用天然木皮贴面，木皮厚度≥0.6mm；木皮封边,表面平整，木皮与封边拼接紧密，线条均匀整齐，转角过度顺畅，整套产品或同批产品木材纹理，颜色基本一致。</w:t>
            </w:r>
          </w:p>
        </w:tc>
      </w:tr>
      <w:tr w14:paraId="6930E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517A8BF0">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31E83528">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2627B10B">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104.4功能配置：人性化穿孔设计，隐藏线盒，可安装会议话筒；桌面人性化设计，线路清晰带有花纹，桌脚圆滑不划手。</w:t>
            </w:r>
          </w:p>
        </w:tc>
      </w:tr>
      <w:tr w14:paraId="5A7F4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2CB7E4DE">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64D410AE">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0F8C9E8E">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104.5胶黏剂：木质部件胶粘剂采用环保水基型拼板胶。胶粘剂的游离甲醛、苯、甲苯+二甲苯、总挥发性有机物均符合GB 18583-2008、SZJG 52-2016标准要求。</w:t>
            </w:r>
          </w:p>
        </w:tc>
      </w:tr>
      <w:tr w14:paraId="0C4C2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7E14E513">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199A5CD1">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331334F5">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104.6油漆：采用环保水性油漆，经过三底两面油漆工序，木纹纹理清晰，色泽均匀、光滑耐用。油漆表面无尘粒、气泡、渣点、边缘及立面无流挂等现象。</w:t>
            </w:r>
            <w:r>
              <w:rPr>
                <w:rFonts w:hint="eastAsia" w:ascii="宋体" w:hAnsi="宋体" w:eastAsia="宋体" w:cs="宋体"/>
                <w:b w:val="0"/>
                <w:bCs w:val="0"/>
                <w:color w:val="auto"/>
                <w:kern w:val="0"/>
                <w:sz w:val="21"/>
                <w:szCs w:val="21"/>
                <w:highlight w:val="none"/>
                <w:u w:val="none"/>
                <w:lang w:eastAsia="zh-CN" w:bidi="ar"/>
              </w:rPr>
              <w:t>水性漆的重金属元素含量（包括铅、镉、六价铬、汞、砷、钡、硒、锑、钴）均未检出；VOC含量、甲醛含量、乙二醇醚及醚酯总和含量、苯系物总和含量、烷基酚聚氧乙烯醚总和含量均符合GB 18581-2020、GB/T 35602-2017标准要求。</w:t>
            </w:r>
          </w:p>
        </w:tc>
      </w:tr>
      <w:tr w14:paraId="55172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04C50D8C">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105</w:t>
            </w:r>
          </w:p>
        </w:tc>
        <w:tc>
          <w:tcPr>
            <w:tcW w:w="1678" w:type="dxa"/>
            <w:vMerge w:val="restart"/>
            <w:vAlign w:val="center"/>
          </w:tcPr>
          <w:p w14:paraId="5E9DD15B">
            <w:pPr>
              <w:keepNext w:val="0"/>
              <w:keepLines w:val="0"/>
              <w:pageBreakBefore w:val="0"/>
              <w:widowControl/>
              <w:suppressLineNumbers w:val="0"/>
              <w:wordWrap/>
              <w:overflowPunct/>
              <w:topLinePunct w:val="0"/>
              <w:bidi w:val="0"/>
              <w:snapToGrid/>
              <w:spacing w:line="312" w:lineRule="auto"/>
              <w:ind w:left="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讲台</w:t>
            </w:r>
          </w:p>
          <w:p w14:paraId="41FD9D0C">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vertAlign w:val="baseline"/>
              </w:rPr>
            </w:pPr>
          </w:p>
        </w:tc>
        <w:tc>
          <w:tcPr>
            <w:tcW w:w="6575" w:type="dxa"/>
            <w:vAlign w:val="center"/>
          </w:tcPr>
          <w:p w14:paraId="67C72FC4">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color w:val="auto"/>
                <w:kern w:val="0"/>
                <w:sz w:val="21"/>
                <w:szCs w:val="21"/>
                <w:highlight w:val="none"/>
                <w:u w:val="none"/>
                <w:lang w:val="en-US" w:eastAsia="zh-CN" w:bidi="ar"/>
              </w:rPr>
              <w:t>105.1</w:t>
            </w:r>
            <w:r>
              <w:rPr>
                <w:rFonts w:hint="eastAsia" w:ascii="宋体" w:hAnsi="宋体" w:eastAsia="宋体" w:cs="宋体"/>
                <w:b w:val="0"/>
                <w:bCs w:val="0"/>
                <w:color w:val="auto"/>
                <w:kern w:val="0"/>
                <w:sz w:val="21"/>
                <w:szCs w:val="21"/>
                <w:highlight w:val="none"/>
                <w:u w:val="none"/>
                <w:lang w:eastAsia="zh-CN" w:bidi="ar"/>
              </w:rPr>
              <w:t>规格：</w:t>
            </w:r>
            <w:r>
              <w:rPr>
                <w:rFonts w:hint="eastAsia" w:ascii="宋体" w:hAnsi="宋体" w:eastAsia="宋体" w:cs="宋体"/>
                <w:b w:val="0"/>
                <w:bCs w:val="0"/>
                <w:color w:val="auto"/>
                <w:kern w:val="0"/>
                <w:sz w:val="21"/>
                <w:szCs w:val="21"/>
                <w:highlight w:val="none"/>
                <w:u w:val="none"/>
                <w:lang w:val="en-US" w:eastAsia="zh-CN" w:bidi="ar"/>
              </w:rPr>
              <w:t>（600W*480D*1160H）mm±10mm；</w:t>
            </w:r>
          </w:p>
        </w:tc>
      </w:tr>
      <w:tr w14:paraId="2ABE8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2B0898C7">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5FC834E8">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76503B9B">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105.2基材：采用框架榫卯结构，边框用红橡木实木框架，中间芯板采用新国标环保</w:t>
            </w:r>
            <w:r>
              <w:rPr>
                <w:rFonts w:hint="eastAsia" w:ascii="宋体" w:hAnsi="宋体" w:eastAsia="宋体" w:cs="宋体"/>
                <w:i w:val="0"/>
                <w:iCs w:val="0"/>
                <w:color w:val="auto"/>
                <w:kern w:val="0"/>
                <w:sz w:val="21"/>
                <w:szCs w:val="21"/>
                <w:highlight w:val="none"/>
                <w:u w:val="none"/>
                <w:lang w:val="en-US" w:eastAsia="zh-CN" w:bidi="ar"/>
              </w:rPr>
              <w:t>ENF级纤维板；</w:t>
            </w:r>
            <w:r>
              <w:rPr>
                <w:rFonts w:hint="eastAsia" w:ascii="宋体" w:hAnsi="宋体" w:eastAsia="宋体" w:cs="宋体"/>
                <w:b w:val="0"/>
                <w:bCs w:val="0"/>
                <w:i w:val="0"/>
                <w:iCs w:val="0"/>
                <w:color w:val="auto"/>
                <w:kern w:val="0"/>
                <w:sz w:val="21"/>
                <w:szCs w:val="21"/>
                <w:highlight w:val="none"/>
                <w:u w:val="none"/>
                <w:lang w:val="en-US" w:eastAsia="zh-CN" w:bidi="ar"/>
              </w:rPr>
              <w:t>板材的胶合强度、含水率、浸渍剥离、静曲强度、弹性模量、甲醛释放量、挥发性有机化合物（72h）的苯、甲苯、二甲苯，TVOC符合 GB 18580-2017、GB/T 35601-2017、GB/T 9846-2015、GB/T 39600-2021标准要求。</w:t>
            </w:r>
          </w:p>
        </w:tc>
      </w:tr>
      <w:tr w14:paraId="4C3A7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71ACB336">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06AE40AF">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226431CA">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105.3工艺：</w:t>
            </w:r>
            <w:r>
              <w:rPr>
                <w:rFonts w:hint="eastAsia" w:ascii="宋体" w:hAnsi="宋体" w:eastAsia="宋体" w:cs="宋体"/>
                <w:b w:val="0"/>
                <w:bCs w:val="0"/>
                <w:i w:val="0"/>
                <w:iCs w:val="0"/>
                <w:color w:val="auto"/>
                <w:kern w:val="0"/>
                <w:sz w:val="21"/>
                <w:szCs w:val="21"/>
                <w:highlight w:val="none"/>
                <w:lang w:val="en-US" w:eastAsia="zh-CN" w:bidi="ar"/>
              </w:rPr>
              <w:t>饰面表面贴天然实木皮≥0.6mm</w:t>
            </w:r>
            <w:r>
              <w:rPr>
                <w:rFonts w:hint="eastAsia" w:ascii="宋体" w:hAnsi="宋体" w:eastAsia="宋体" w:cs="宋体"/>
                <w:b w:val="0"/>
                <w:bCs w:val="0"/>
                <w:i w:val="0"/>
                <w:iCs w:val="0"/>
                <w:color w:val="auto"/>
                <w:kern w:val="0"/>
                <w:sz w:val="21"/>
                <w:szCs w:val="21"/>
                <w:highlight w:val="none"/>
                <w:u w:val="none"/>
                <w:lang w:val="en-US" w:eastAsia="zh-CN" w:bidi="ar"/>
              </w:rPr>
              <w:t>，木皮宽度</w:t>
            </w:r>
            <w:r>
              <w:rPr>
                <w:rFonts w:hint="eastAsia" w:ascii="宋体" w:hAnsi="宋体" w:eastAsia="宋体" w:cs="宋体"/>
                <w:b w:val="0"/>
                <w:bCs w:val="0"/>
                <w:i w:val="0"/>
                <w:iCs w:val="0"/>
                <w:color w:val="auto"/>
                <w:kern w:val="0"/>
                <w:sz w:val="21"/>
                <w:szCs w:val="21"/>
                <w:highlight w:val="none"/>
                <w:lang w:val="en-US" w:eastAsia="zh-CN" w:bidi="ar"/>
              </w:rPr>
              <w:t>≥200mm，</w:t>
            </w:r>
            <w:r>
              <w:rPr>
                <w:rFonts w:hint="eastAsia" w:ascii="宋体" w:hAnsi="宋体" w:eastAsia="宋体" w:cs="宋体"/>
                <w:b w:val="0"/>
                <w:bCs w:val="0"/>
                <w:i w:val="0"/>
                <w:iCs w:val="0"/>
                <w:color w:val="auto"/>
                <w:kern w:val="0"/>
                <w:sz w:val="21"/>
                <w:szCs w:val="21"/>
                <w:highlight w:val="none"/>
                <w:u w:val="none"/>
                <w:lang w:val="en-US" w:eastAsia="zh-CN" w:bidi="ar"/>
              </w:rPr>
              <w:t>封边倒角圆滑、经精修边，无外露胶痕</w:t>
            </w:r>
            <w:r>
              <w:rPr>
                <w:rFonts w:hint="eastAsia" w:ascii="宋体" w:hAnsi="宋体" w:eastAsia="宋体" w:cs="宋体"/>
                <w:b w:val="0"/>
                <w:bCs w:val="0"/>
                <w:i w:val="0"/>
                <w:iCs w:val="0"/>
                <w:color w:val="auto"/>
                <w:kern w:val="0"/>
                <w:sz w:val="21"/>
                <w:szCs w:val="21"/>
                <w:highlight w:val="none"/>
                <w:lang w:val="en-US" w:eastAsia="zh-CN" w:bidi="ar"/>
              </w:rPr>
              <w:t>。</w:t>
            </w:r>
          </w:p>
        </w:tc>
      </w:tr>
      <w:tr w14:paraId="48BD4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035AF855">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58BA0BD5">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08301E07">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105.4功能配置：上下结构，配置储物区，按照需要选择是否定制logo；隐藏走线孔放置话筒。</w:t>
            </w:r>
          </w:p>
        </w:tc>
      </w:tr>
      <w:tr w14:paraId="507A8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5E4F91FE">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048B0B12">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60B2154D">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105.5油漆：采用环保水性油漆，经过三底两面油漆工序，木纹纹理清晰，色泽均匀、光滑耐用。油漆表面无尘粒、气泡、渣点、边缘及立面无流挂等现象。</w:t>
            </w:r>
            <w:r>
              <w:rPr>
                <w:rFonts w:hint="eastAsia" w:ascii="宋体" w:hAnsi="宋体" w:eastAsia="宋体" w:cs="宋体"/>
                <w:b w:val="0"/>
                <w:bCs w:val="0"/>
                <w:color w:val="auto"/>
                <w:kern w:val="0"/>
                <w:sz w:val="21"/>
                <w:szCs w:val="21"/>
                <w:highlight w:val="none"/>
                <w:u w:val="none"/>
                <w:lang w:eastAsia="zh-CN" w:bidi="ar"/>
              </w:rPr>
              <w:t>水性漆的重金属元素含量（包括铅、镉、六价铬、汞、砷、钡、硒、锑、钴）均未检出；VOC含量、甲醛含量、乙二醇醚及醚酯总和含量、苯系物总和含量、烷基酚聚氧乙烯醚总和含量均符合GB 18581-2020、GB/T 35602-2017标准要求。</w:t>
            </w:r>
          </w:p>
        </w:tc>
      </w:tr>
      <w:tr w14:paraId="3847F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62B3DEAA">
            <w:pPr>
              <w:keepNext w:val="0"/>
              <w:keepLines w:val="0"/>
              <w:pageBreakBefore w:val="0"/>
              <w:widowControl/>
              <w:numPr>
                <w:ilvl w:val="0"/>
                <w:numId w:val="0"/>
              </w:numPr>
              <w:suppressLineNumbers w:val="0"/>
              <w:wordWrap/>
              <w:overflowPunct/>
              <w:topLinePunct w:val="0"/>
              <w:bidi w:val="0"/>
              <w:snapToGrid/>
              <w:spacing w:line="312" w:lineRule="auto"/>
              <w:ind w:left="425" w:leftChars="0" w:hanging="425" w:firstLineChars="0"/>
              <w:jc w:val="both"/>
              <w:textAlignment w:val="center"/>
              <w:rPr>
                <w:rFonts w:hint="eastAsia" w:ascii="宋体" w:hAnsi="宋体" w:eastAsia="宋体" w:cs="宋体"/>
                <w:color w:val="auto"/>
                <w:sz w:val="21"/>
                <w:szCs w:val="21"/>
                <w:highlight w:val="none"/>
              </w:rPr>
            </w:pPr>
            <w:r>
              <w:rPr>
                <w:rFonts w:hint="default" w:ascii="宋体" w:hAnsi="宋体" w:eastAsia="宋体" w:cs="宋体"/>
                <w:snapToGrid w:val="0"/>
                <w:color w:val="auto"/>
                <w:kern w:val="0"/>
                <w:sz w:val="21"/>
                <w:szCs w:val="21"/>
                <w:highlight w:val="none"/>
                <w:lang w:val="en-US" w:eastAsia="en-US" w:bidi="ar-SA"/>
              </w:rPr>
              <w:t>106</w:t>
            </w:r>
          </w:p>
        </w:tc>
        <w:tc>
          <w:tcPr>
            <w:tcW w:w="1678" w:type="dxa"/>
            <w:vMerge w:val="restart"/>
            <w:vAlign w:val="center"/>
          </w:tcPr>
          <w:p w14:paraId="24816282">
            <w:pPr>
              <w:keepNext w:val="0"/>
              <w:keepLines w:val="0"/>
              <w:pageBreakBefore w:val="0"/>
              <w:widowControl/>
              <w:suppressLineNumbers w:val="0"/>
              <w:wordWrap/>
              <w:overflowPunct/>
              <w:topLinePunct w:val="0"/>
              <w:bidi w:val="0"/>
              <w:snapToGrid/>
              <w:spacing w:line="312" w:lineRule="auto"/>
              <w:ind w:left="0"/>
              <w:jc w:val="left"/>
              <w:textAlignment w:val="center"/>
              <w:rPr>
                <w:rFonts w:hint="default"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智慧演讲台</w:t>
            </w:r>
          </w:p>
        </w:tc>
        <w:tc>
          <w:tcPr>
            <w:tcW w:w="6575" w:type="dxa"/>
            <w:vAlign w:val="center"/>
          </w:tcPr>
          <w:p w14:paraId="6E2344D4">
            <w:pPr>
              <w:keepNext w:val="0"/>
              <w:keepLines w:val="0"/>
              <w:pageBreakBefore w:val="0"/>
              <w:widowControl/>
              <w:suppressLineNumbers w:val="0"/>
              <w:kinsoku w:val="0"/>
              <w:wordWrap/>
              <w:overflowPunct/>
              <w:topLinePunct w:val="0"/>
              <w:autoSpaceDE w:val="0"/>
              <w:autoSpaceDN w:val="0"/>
              <w:bidi w:val="0"/>
              <w:adjustRightInd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106.1规</w:t>
            </w:r>
            <w:r>
              <w:rPr>
                <w:rFonts w:hint="eastAsia" w:ascii="宋体" w:hAnsi="宋体" w:eastAsia="宋体" w:cs="宋体"/>
                <w:b w:val="0"/>
                <w:bCs w:val="0"/>
                <w:color w:val="auto"/>
                <w:kern w:val="0"/>
                <w:sz w:val="21"/>
                <w:szCs w:val="21"/>
                <w:highlight w:val="none"/>
                <w:u w:val="none"/>
                <w:lang w:val="en-US" w:eastAsia="zh-CN" w:bidi="ar"/>
              </w:rPr>
              <w:t>格：（730W*480D*1160H）mm±10mm；</w:t>
            </w:r>
          </w:p>
        </w:tc>
      </w:tr>
      <w:tr w14:paraId="0D815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698028DF">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45A5640C">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lang w:val="en-US" w:eastAsia="zh-CN"/>
              </w:rPr>
            </w:pPr>
          </w:p>
        </w:tc>
        <w:tc>
          <w:tcPr>
            <w:tcW w:w="6575" w:type="dxa"/>
            <w:vAlign w:val="center"/>
          </w:tcPr>
          <w:p w14:paraId="0EB04477">
            <w:pPr>
              <w:keepNext w:val="0"/>
              <w:keepLines w:val="0"/>
              <w:pageBreakBefore w:val="0"/>
              <w:widowControl/>
              <w:suppressLineNumbers w:val="0"/>
              <w:kinsoku w:val="0"/>
              <w:wordWrap/>
              <w:overflowPunct/>
              <w:topLinePunct w:val="0"/>
              <w:autoSpaceDE w:val="0"/>
              <w:autoSpaceDN w:val="0"/>
              <w:bidi w:val="0"/>
              <w:adjustRightInd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106.2</w:t>
            </w:r>
            <w:r>
              <w:rPr>
                <w:rFonts w:hint="eastAsia" w:ascii="宋体" w:hAnsi="宋体" w:eastAsia="宋体" w:cs="宋体"/>
                <w:color w:val="auto"/>
                <w:sz w:val="21"/>
                <w:szCs w:val="21"/>
                <w:highlight w:val="none"/>
              </w:rPr>
              <w:t>讲台采用厚度0.8mm电解钢板，表面木纹热转印工艺处理。</w:t>
            </w:r>
          </w:p>
        </w:tc>
      </w:tr>
      <w:tr w14:paraId="28426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73DBE080">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570CF58F">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lang w:val="en-US" w:eastAsia="zh-CN"/>
              </w:rPr>
            </w:pPr>
          </w:p>
        </w:tc>
        <w:tc>
          <w:tcPr>
            <w:tcW w:w="6575" w:type="dxa"/>
            <w:vAlign w:val="center"/>
          </w:tcPr>
          <w:p w14:paraId="45187230">
            <w:pPr>
              <w:pStyle w:val="478"/>
              <w:keepNext w:val="0"/>
              <w:keepLines w:val="0"/>
              <w:pageBreakBefore w:val="0"/>
              <w:widowControl/>
              <w:kinsoku w:val="0"/>
              <w:wordWrap/>
              <w:overflowPunct/>
              <w:topLinePunct w:val="0"/>
              <w:autoSpaceDE w:val="0"/>
              <w:autoSpaceDN w:val="0"/>
              <w:bidi w:val="0"/>
              <w:adjustRightInd w:val="0"/>
              <w:snapToGrid w:val="0"/>
              <w:spacing w:line="312" w:lineRule="auto"/>
              <w:ind w:left="0" w:leftChars="0" w:right="0" w:firstLine="0"/>
              <w:jc w:val="left"/>
              <w:textAlignment w:val="baseline"/>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106.3</w:t>
            </w:r>
            <w:r>
              <w:rPr>
                <w:rFonts w:hint="eastAsia" w:ascii="宋体" w:hAnsi="宋体" w:eastAsia="宋体" w:cs="宋体"/>
                <w:color w:val="auto"/>
                <w:sz w:val="21"/>
                <w:szCs w:val="21"/>
                <w:highlight w:val="none"/>
              </w:rPr>
              <w:t>智慧演讲需具备，可外接移动电源，干电池，供电无缝衔接，并提供演示图片；智慧演讲台需具备，手机/电脑端一键投屏功能，</w:t>
            </w:r>
          </w:p>
        </w:tc>
      </w:tr>
      <w:tr w14:paraId="333CF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29334942">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59FFBAD0">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lang w:val="en-US" w:eastAsia="zh-CN"/>
              </w:rPr>
            </w:pPr>
          </w:p>
        </w:tc>
        <w:tc>
          <w:tcPr>
            <w:tcW w:w="6575" w:type="dxa"/>
            <w:vAlign w:val="center"/>
          </w:tcPr>
          <w:p w14:paraId="2728C608">
            <w:pPr>
              <w:pStyle w:val="478"/>
              <w:keepNext w:val="0"/>
              <w:keepLines w:val="0"/>
              <w:pageBreakBefore w:val="0"/>
              <w:widowControl/>
              <w:kinsoku w:val="0"/>
              <w:wordWrap/>
              <w:overflowPunct/>
              <w:topLinePunct w:val="0"/>
              <w:autoSpaceDE w:val="0"/>
              <w:autoSpaceDN w:val="0"/>
              <w:bidi w:val="0"/>
              <w:adjustRightInd w:val="0"/>
              <w:snapToGrid w:val="0"/>
              <w:spacing w:line="312" w:lineRule="auto"/>
              <w:ind w:left="0" w:leftChars="0" w:right="0" w:firstLine="0"/>
              <w:jc w:val="left"/>
              <w:textAlignment w:val="baseline"/>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106.4</w:t>
            </w:r>
            <w:r>
              <w:rPr>
                <w:rFonts w:hint="eastAsia" w:ascii="宋体" w:hAnsi="宋体" w:eastAsia="宋体" w:cs="宋体"/>
                <w:color w:val="auto"/>
                <w:sz w:val="21"/>
                <w:szCs w:val="21"/>
                <w:highlight w:val="none"/>
              </w:rPr>
              <w:t>智慧演讲台协同软件，可控制显示端，画面切换，分画面，添加图片，视频，编辑文字，添加音乐，PPT，Word，内容，及U盘也可实现同步导入功能；通过智慧演讲台协同软件，可编辑会议主题画面和添加音乐，声音可自由开关，并可一键切换信号；智慧演讲台和协同软件，同时具备，可控制显示端，亮度，声音大小，图片自适应和手动调节功能。</w:t>
            </w:r>
          </w:p>
        </w:tc>
      </w:tr>
      <w:tr w14:paraId="228E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0C5C7008">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019DEBCD">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lang w:val="en-US" w:eastAsia="zh-CN"/>
              </w:rPr>
            </w:pPr>
          </w:p>
        </w:tc>
        <w:tc>
          <w:tcPr>
            <w:tcW w:w="6575" w:type="dxa"/>
            <w:vAlign w:val="center"/>
          </w:tcPr>
          <w:p w14:paraId="0BB04EEE">
            <w:pPr>
              <w:pStyle w:val="478"/>
              <w:keepNext w:val="0"/>
              <w:keepLines w:val="0"/>
              <w:pageBreakBefore w:val="0"/>
              <w:widowControl/>
              <w:kinsoku w:val="0"/>
              <w:wordWrap/>
              <w:overflowPunct/>
              <w:topLinePunct w:val="0"/>
              <w:autoSpaceDE w:val="0"/>
              <w:autoSpaceDN w:val="0"/>
              <w:bidi w:val="0"/>
              <w:adjustRightInd w:val="0"/>
              <w:snapToGrid w:val="0"/>
              <w:spacing w:line="312" w:lineRule="auto"/>
              <w:ind w:left="0" w:leftChars="0" w:right="0" w:firstLine="0"/>
              <w:jc w:val="left"/>
              <w:textAlignment w:val="baseline"/>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106.5</w:t>
            </w:r>
            <w:r>
              <w:rPr>
                <w:rFonts w:hint="eastAsia" w:ascii="宋体" w:hAnsi="宋体" w:eastAsia="宋体" w:cs="宋体"/>
                <w:color w:val="auto"/>
                <w:sz w:val="21"/>
                <w:szCs w:val="21"/>
                <w:highlight w:val="none"/>
              </w:rPr>
              <w:t>智慧演讲台插入U盘，桌面可直接显示，U盘内，图片，PPT，视频，Word内容，并随意点播；手机协同系统：可手机同步调取课件，及调取智慧演讲台，U盘内资源如，视频，图片，PPT；批注需支持双画笔，同时使用功能，即可以实现PPT批注后保存功能。智慧演讲台同步系统，支持PPT与白板之间，独立视频，图片，无缝切换功能；智慧演讲台需具备播放的，视频，图片，具有，暂停，开启，快进及批注，截图功能。</w:t>
            </w:r>
          </w:p>
        </w:tc>
      </w:tr>
      <w:tr w14:paraId="525BB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3A25748E">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4BDF09C4">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lang w:val="en-US" w:eastAsia="zh-CN"/>
              </w:rPr>
            </w:pPr>
          </w:p>
        </w:tc>
        <w:tc>
          <w:tcPr>
            <w:tcW w:w="6575" w:type="dxa"/>
            <w:vAlign w:val="center"/>
          </w:tcPr>
          <w:p w14:paraId="7C2232A0">
            <w:pPr>
              <w:pStyle w:val="478"/>
              <w:keepNext w:val="0"/>
              <w:keepLines w:val="0"/>
              <w:pageBreakBefore w:val="0"/>
              <w:widowControl/>
              <w:kinsoku w:val="0"/>
              <w:wordWrap/>
              <w:overflowPunct/>
              <w:topLinePunct w:val="0"/>
              <w:autoSpaceDE w:val="0"/>
              <w:autoSpaceDN w:val="0"/>
              <w:bidi w:val="0"/>
              <w:adjustRightInd w:val="0"/>
              <w:snapToGrid w:val="0"/>
              <w:spacing w:line="312" w:lineRule="auto"/>
              <w:ind w:left="0" w:leftChars="0" w:right="0" w:firstLine="0"/>
              <w:jc w:val="left"/>
              <w:textAlignment w:val="baseline"/>
              <w:rPr>
                <w:rFonts w:hint="eastAsia" w:ascii="宋体" w:hAnsi="宋体" w:eastAsia="宋体" w:cs="宋体"/>
                <w:b/>
                <w:bCs/>
                <w:color w:val="FF0000"/>
                <w:sz w:val="21"/>
                <w:szCs w:val="21"/>
                <w:highlight w:val="none"/>
              </w:rPr>
            </w:pPr>
            <w:r>
              <w:rPr>
                <w:rFonts w:hint="eastAsia" w:ascii="宋体" w:hAnsi="宋体" w:eastAsia="宋体" w:cs="宋体"/>
                <w:b/>
                <w:bCs/>
                <w:color w:val="FF0000"/>
                <w:sz w:val="21"/>
                <w:szCs w:val="21"/>
                <w:highlight w:val="none"/>
              </w:rPr>
              <w:t>▲</w:t>
            </w:r>
            <w:r>
              <w:rPr>
                <w:rFonts w:hint="eastAsia" w:ascii="宋体" w:hAnsi="宋体" w:eastAsia="宋体" w:cs="宋体"/>
                <w:b/>
                <w:bCs/>
                <w:color w:val="FF0000"/>
                <w:sz w:val="21"/>
                <w:szCs w:val="21"/>
                <w:highlight w:val="none"/>
                <w:lang w:val="en-US" w:eastAsia="zh-CN"/>
              </w:rPr>
              <w:t>106.6</w:t>
            </w:r>
            <w:r>
              <w:rPr>
                <w:rFonts w:hint="eastAsia" w:ascii="宋体" w:hAnsi="宋体" w:eastAsia="宋体" w:cs="宋体"/>
                <w:b/>
                <w:bCs/>
                <w:color w:val="FF0000"/>
                <w:sz w:val="21"/>
                <w:szCs w:val="21"/>
                <w:highlight w:val="none"/>
              </w:rPr>
              <w:t>智慧演讲台：依据GB</w:t>
            </w:r>
            <w:r>
              <w:rPr>
                <w:rFonts w:hint="eastAsia" w:cs="宋体"/>
                <w:b/>
                <w:bCs/>
                <w:color w:val="FF0000"/>
                <w:sz w:val="21"/>
                <w:szCs w:val="21"/>
                <w:highlight w:val="none"/>
                <w:lang w:val="en-US" w:eastAsia="zh-CN"/>
              </w:rPr>
              <w:t xml:space="preserve"> </w:t>
            </w:r>
            <w:r>
              <w:rPr>
                <w:rFonts w:hint="eastAsia" w:ascii="宋体" w:hAnsi="宋体" w:eastAsia="宋体" w:cs="宋体"/>
                <w:b/>
                <w:bCs/>
                <w:color w:val="FF0000"/>
                <w:sz w:val="21"/>
                <w:szCs w:val="21"/>
                <w:highlight w:val="none"/>
              </w:rPr>
              <w:t>4943.1-2022《音视频、信息技术和通信技术设备第1部分：安全要求》，检测项目：LED液晶屏、护眼功能、触控及书写功能、性能参数、播控辅助功能、网络连接、传屏功能、白板书写、U盘、遥控器、播控分享、PPT\EXCEL\WORD批注/书写、设置节目、设置消息、同屏显示、同步设置、图像调节、物联控制端、协同功能、协同系统、同步系统、APK安装以及所有APK权限、授课分享、悬浮菜单、辅助功能、</w:t>
            </w:r>
            <w:r>
              <w:rPr>
                <w:rFonts w:hint="eastAsia" w:ascii="宋体" w:hAnsi="宋体" w:eastAsia="宋体" w:cs="宋体"/>
                <w:b/>
                <w:bCs/>
                <w:color w:val="FF0000"/>
                <w:sz w:val="21"/>
                <w:szCs w:val="21"/>
                <w:highlight w:val="none"/>
                <w:lang w:val="en-US" w:eastAsia="zh-CN"/>
              </w:rPr>
              <w:t>传屏功能、</w:t>
            </w:r>
            <w:r>
              <w:rPr>
                <w:rFonts w:hint="eastAsia" w:ascii="宋体" w:hAnsi="宋体" w:eastAsia="宋体" w:cs="宋体"/>
                <w:b/>
                <w:bCs/>
                <w:color w:val="FF0000"/>
                <w:sz w:val="21"/>
                <w:szCs w:val="21"/>
                <w:highlight w:val="none"/>
              </w:rPr>
              <w:t>防强光干扰、防爆防眩光玻璃、大小笔书写、零贴合工艺、视频输入、视频输出、其他接口、音频接口、存储、内存、操作系统、电源功率、工作场所、温湿度要求、门楣屏系统参数等共计4</w:t>
            </w:r>
            <w:r>
              <w:rPr>
                <w:rFonts w:hint="eastAsia" w:ascii="宋体" w:hAnsi="宋体" w:eastAsia="宋体" w:cs="宋体"/>
                <w:b/>
                <w:bCs/>
                <w:color w:val="FF0000"/>
                <w:sz w:val="21"/>
                <w:szCs w:val="21"/>
                <w:highlight w:val="none"/>
                <w:lang w:val="en-US" w:eastAsia="zh-CN"/>
              </w:rPr>
              <w:t>1</w:t>
            </w:r>
            <w:r>
              <w:rPr>
                <w:rFonts w:hint="eastAsia" w:ascii="宋体" w:hAnsi="宋体" w:eastAsia="宋体" w:cs="宋体"/>
                <w:b/>
                <w:bCs/>
                <w:color w:val="FF0000"/>
                <w:sz w:val="21"/>
                <w:szCs w:val="21"/>
                <w:highlight w:val="none"/>
              </w:rPr>
              <w:t>项检测，结果均符合要求。</w:t>
            </w:r>
          </w:p>
          <w:p w14:paraId="2863A076">
            <w:pPr>
              <w:pStyle w:val="478"/>
              <w:keepNext w:val="0"/>
              <w:keepLines w:val="0"/>
              <w:pageBreakBefore w:val="0"/>
              <w:widowControl/>
              <w:kinsoku w:val="0"/>
              <w:wordWrap/>
              <w:overflowPunct/>
              <w:topLinePunct w:val="0"/>
              <w:autoSpaceDE w:val="0"/>
              <w:autoSpaceDN w:val="0"/>
              <w:bidi w:val="0"/>
              <w:adjustRightInd w:val="0"/>
              <w:snapToGrid w:val="0"/>
              <w:spacing w:line="312" w:lineRule="auto"/>
              <w:ind w:left="0" w:leftChars="0" w:right="0" w:firstLine="0"/>
              <w:jc w:val="left"/>
              <w:textAlignment w:val="baseline"/>
              <w:rPr>
                <w:rFonts w:hint="eastAsia" w:ascii="宋体" w:hAnsi="宋体" w:eastAsia="宋体" w:cs="宋体"/>
                <w:b/>
                <w:bCs/>
                <w:color w:val="FF0000"/>
                <w:sz w:val="21"/>
                <w:szCs w:val="21"/>
                <w:highlight w:val="none"/>
              </w:rPr>
            </w:pPr>
            <w:r>
              <w:rPr>
                <w:rFonts w:hint="eastAsia" w:ascii="宋体" w:hAnsi="宋体" w:eastAsia="宋体" w:cs="宋体"/>
                <w:b/>
                <w:bCs/>
                <w:color w:val="FF0000"/>
                <w:sz w:val="21"/>
                <w:szCs w:val="21"/>
                <w:highlight w:val="none"/>
              </w:rPr>
              <w:t>提供国家版权局颁发的《计算机软件著作权登记证书》</w:t>
            </w:r>
            <w:r>
              <w:rPr>
                <w:rFonts w:hint="eastAsia" w:cs="宋体"/>
                <w:b/>
                <w:bCs/>
                <w:color w:val="FF0000"/>
                <w:sz w:val="21"/>
                <w:szCs w:val="21"/>
                <w:highlight w:val="none"/>
                <w:lang w:val="en-US" w:eastAsia="zh-CN"/>
              </w:rPr>
              <w:t>扫描件；</w:t>
            </w:r>
            <w:r>
              <w:rPr>
                <w:rFonts w:hint="eastAsia" w:ascii="宋体" w:hAnsi="宋体" w:eastAsia="宋体" w:cs="宋体"/>
                <w:b/>
                <w:bCs/>
                <w:color w:val="FF0000"/>
                <w:sz w:val="21"/>
                <w:szCs w:val="21"/>
                <w:highlight w:val="none"/>
              </w:rPr>
              <w:t xml:space="preserve">  </w:t>
            </w:r>
          </w:p>
          <w:p w14:paraId="61B3774A">
            <w:pPr>
              <w:pStyle w:val="478"/>
              <w:keepNext w:val="0"/>
              <w:keepLines w:val="0"/>
              <w:pageBreakBefore w:val="0"/>
              <w:widowControl/>
              <w:kinsoku w:val="0"/>
              <w:wordWrap/>
              <w:overflowPunct/>
              <w:topLinePunct w:val="0"/>
              <w:autoSpaceDE w:val="0"/>
              <w:autoSpaceDN w:val="0"/>
              <w:bidi w:val="0"/>
              <w:adjustRightInd w:val="0"/>
              <w:snapToGrid w:val="0"/>
              <w:spacing w:line="312" w:lineRule="auto"/>
              <w:ind w:left="0" w:leftChars="0" w:right="0" w:firstLine="0"/>
              <w:jc w:val="left"/>
              <w:textAlignment w:val="baseline"/>
              <w:rPr>
                <w:rFonts w:hint="default" w:ascii="宋体" w:hAnsi="宋体" w:eastAsia="宋体" w:cs="宋体"/>
                <w:b/>
                <w:bCs/>
                <w:color w:val="FF0000"/>
                <w:spacing w:val="3"/>
                <w:sz w:val="21"/>
                <w:szCs w:val="21"/>
                <w:highlight w:val="none"/>
                <w:lang w:val="en-US" w:eastAsia="zh-CN"/>
              </w:rPr>
            </w:pPr>
            <w:r>
              <w:rPr>
                <w:rFonts w:hint="eastAsia" w:ascii="宋体" w:hAnsi="宋体" w:eastAsia="宋体" w:cs="宋体"/>
                <w:b/>
                <w:bCs/>
                <w:color w:val="FF0000"/>
                <w:spacing w:val="-5"/>
                <w:sz w:val="21"/>
                <w:szCs w:val="21"/>
                <w:highlight w:val="none"/>
                <w:lang w:val="en-US" w:eastAsia="zh-CN"/>
              </w:rPr>
              <w:t>【</w:t>
            </w:r>
            <w:r>
              <w:rPr>
                <w:rFonts w:hint="eastAsia" w:cs="宋体"/>
                <w:b/>
                <w:bCs/>
                <w:color w:val="FF0000"/>
                <w:spacing w:val="-5"/>
                <w:sz w:val="21"/>
                <w:szCs w:val="21"/>
                <w:highlight w:val="none"/>
                <w:lang w:val="en-US" w:eastAsia="zh-CN"/>
              </w:rPr>
              <w:t>提供2022年1月1日</w:t>
            </w:r>
            <w:r>
              <w:rPr>
                <w:rFonts w:hint="eastAsia" w:ascii="宋体" w:hAnsi="宋体" w:eastAsia="宋体" w:cs="宋体"/>
                <w:b/>
                <w:bCs/>
                <w:color w:val="FF0000"/>
                <w:spacing w:val="-5"/>
                <w:sz w:val="21"/>
                <w:szCs w:val="21"/>
                <w:highlight w:val="none"/>
                <w:lang w:val="en-US" w:eastAsia="zh-CN"/>
              </w:rPr>
              <w:t>至本项目投标截止时间第三方检测机构出具的具有CMA标识的符合以上参数的检测报告扫描件，需将报告上对应参数标注出来；检测报告封面货物名称与上述名称不一致的需作书面说明，否则该项不得分；同时需提供在全国认证认可信息</w:t>
            </w:r>
            <w:r>
              <w:rPr>
                <w:rFonts w:hint="eastAsia" w:ascii="宋体" w:hAnsi="宋体" w:eastAsia="宋体" w:cs="宋体"/>
                <w:b/>
                <w:bCs/>
                <w:color w:val="FF0000"/>
                <w:spacing w:val="-5"/>
                <w:sz w:val="24"/>
                <w:szCs w:val="24"/>
                <w:highlight w:val="none"/>
                <w:lang w:val="en-US" w:eastAsia="zh-CN"/>
              </w:rPr>
              <w:t>公共服务平台(认e云(http://cx.cnca.cn/)检测报告查询截图</w:t>
            </w:r>
            <w:r>
              <w:rPr>
                <w:rFonts w:hint="eastAsia" w:ascii="宋体" w:hAnsi="宋体" w:eastAsia="宋体" w:cs="宋体"/>
                <w:b/>
                <w:bCs/>
                <w:color w:val="FF0000"/>
                <w:spacing w:val="-5"/>
                <w:sz w:val="21"/>
                <w:szCs w:val="21"/>
                <w:highlight w:val="none"/>
                <w:lang w:val="en-US" w:eastAsia="zh-CN"/>
              </w:rPr>
              <w:t>(查询截图中的报告编号及检测机构名称应与检测报告一致)】</w:t>
            </w:r>
          </w:p>
        </w:tc>
      </w:tr>
      <w:tr w14:paraId="0D41E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2361EF8A">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both"/>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107</w:t>
            </w:r>
          </w:p>
        </w:tc>
        <w:tc>
          <w:tcPr>
            <w:tcW w:w="1678" w:type="dxa"/>
            <w:vMerge w:val="restart"/>
            <w:vAlign w:val="center"/>
          </w:tcPr>
          <w:p w14:paraId="609CC961">
            <w:pPr>
              <w:keepNext w:val="0"/>
              <w:keepLines w:val="0"/>
              <w:pageBreakBefore w:val="0"/>
              <w:widowControl/>
              <w:suppressLineNumbers w:val="0"/>
              <w:wordWrap/>
              <w:overflowPunct/>
              <w:topLinePunct w:val="0"/>
              <w:bidi w:val="0"/>
              <w:snapToGrid/>
              <w:spacing w:line="312" w:lineRule="auto"/>
              <w:ind w:left="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条形会议桌2</w:t>
            </w:r>
          </w:p>
          <w:p w14:paraId="21585732">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vertAlign w:val="baseline"/>
              </w:rPr>
            </w:pPr>
          </w:p>
        </w:tc>
        <w:tc>
          <w:tcPr>
            <w:tcW w:w="6575" w:type="dxa"/>
            <w:vAlign w:val="center"/>
          </w:tcPr>
          <w:p w14:paraId="1EA352C3">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107.1规格：（1600W*500D*750H）mm±10mm；</w:t>
            </w:r>
          </w:p>
        </w:tc>
      </w:tr>
      <w:tr w14:paraId="362C5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4FCA8E2F">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5FA2F322">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1A1346C2">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107.2基材：采用新国标环保</w:t>
            </w:r>
            <w:r>
              <w:rPr>
                <w:rFonts w:hint="eastAsia" w:ascii="宋体" w:hAnsi="宋体" w:eastAsia="宋体" w:cs="宋体"/>
                <w:i w:val="0"/>
                <w:iCs w:val="0"/>
                <w:color w:val="auto"/>
                <w:kern w:val="0"/>
                <w:sz w:val="21"/>
                <w:szCs w:val="21"/>
                <w:highlight w:val="none"/>
                <w:u w:val="none"/>
                <w:lang w:val="en-US" w:eastAsia="zh-CN" w:bidi="ar"/>
              </w:rPr>
              <w:t>ENF级纤维板；</w:t>
            </w:r>
            <w:r>
              <w:rPr>
                <w:rFonts w:hint="eastAsia" w:ascii="宋体" w:hAnsi="宋体" w:eastAsia="宋体" w:cs="宋体"/>
                <w:b w:val="0"/>
                <w:bCs w:val="0"/>
                <w:i w:val="0"/>
                <w:iCs w:val="0"/>
                <w:color w:val="auto"/>
                <w:kern w:val="0"/>
                <w:sz w:val="21"/>
                <w:szCs w:val="21"/>
                <w:highlight w:val="none"/>
                <w:u w:val="none"/>
                <w:lang w:val="en-US" w:eastAsia="zh-CN" w:bidi="ar"/>
              </w:rPr>
              <w:t>，台面厚度≥30mm,脚板厚≥25mm，搁板、拉板背板厚≥18mm。桌面边倒圆弧，台面前挡条高25mm ，挡板离地150mm。板材的胶合强度、含水率、浸渍剥离、静曲强度、弹性模量、甲醛释放量、挥发性有机化合物（72h）的苯、甲苯、二甲苯，TVOC符合 GB 18580-2017、GB/T 35601-2017、GB/T 9846-2015、GB/T 39600-2021标准要求。</w:t>
            </w:r>
          </w:p>
        </w:tc>
      </w:tr>
      <w:tr w14:paraId="4EF56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3D36C6F2">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159AD8D8">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2E3112AC">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107.3工艺：饰面采用天然胡桃木木皮贴面，木皮厚度≥0.6mm；木皮与封边拼接紧密，线条均匀整齐，转角过度顺畅，整套产品或同批产品木材纹理，颜色基本一致。采用≥3mm厚实木封边条，封边颜色与木皮一致，经倒角圆滑、经精修边。</w:t>
            </w:r>
          </w:p>
        </w:tc>
      </w:tr>
      <w:tr w14:paraId="10CBA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19600800">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6FD16DE7">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3DF8EC0D">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107.4功能配置：台下配置2个储物格。</w:t>
            </w:r>
          </w:p>
        </w:tc>
      </w:tr>
      <w:tr w14:paraId="62826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4CF541D8">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2FF50824">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775A6321">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107.5油漆：采用环保水性漆（包括底漆和面漆），三底两面工艺，经防虫、防腐等化学处理。油漆表面无尘粒、气泡、渣点、边缘及立面无流挂等现象。</w:t>
            </w:r>
            <w:r>
              <w:rPr>
                <w:rFonts w:hint="eastAsia" w:ascii="宋体" w:hAnsi="宋体" w:eastAsia="宋体" w:cs="宋体"/>
                <w:b w:val="0"/>
                <w:bCs w:val="0"/>
                <w:color w:val="auto"/>
                <w:kern w:val="0"/>
                <w:sz w:val="21"/>
                <w:szCs w:val="21"/>
                <w:highlight w:val="none"/>
                <w:u w:val="none"/>
                <w:lang w:eastAsia="zh-CN" w:bidi="ar"/>
              </w:rPr>
              <w:t>水性漆的重金属元素含量（包括铅、镉、六价铬、汞、砷、钡、硒、锑、钴）均未检出；VOC含量、甲醛含量、乙二醇醚及醚酯总和含量、苯系物总和含量、烷基酚聚氧乙烯醚总和含量均符合GB 18581-2020、GB/T 35602-2017标准要求。</w:t>
            </w:r>
          </w:p>
        </w:tc>
      </w:tr>
      <w:tr w14:paraId="37115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3B28E808">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108</w:t>
            </w:r>
          </w:p>
        </w:tc>
        <w:tc>
          <w:tcPr>
            <w:tcW w:w="1678" w:type="dxa"/>
            <w:vMerge w:val="restart"/>
            <w:vAlign w:val="center"/>
          </w:tcPr>
          <w:p w14:paraId="6E4E7D41">
            <w:pPr>
              <w:keepNext w:val="0"/>
              <w:keepLines w:val="0"/>
              <w:pageBreakBefore w:val="0"/>
              <w:widowControl/>
              <w:suppressLineNumbers w:val="0"/>
              <w:wordWrap/>
              <w:overflowPunct/>
              <w:topLinePunct w:val="0"/>
              <w:bidi w:val="0"/>
              <w:snapToGrid/>
              <w:spacing w:line="312" w:lineRule="auto"/>
              <w:ind w:left="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会议椅2</w:t>
            </w:r>
          </w:p>
          <w:p w14:paraId="14328109">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vertAlign w:val="baseline"/>
              </w:rPr>
            </w:pPr>
          </w:p>
        </w:tc>
        <w:tc>
          <w:tcPr>
            <w:tcW w:w="6575" w:type="dxa"/>
            <w:vAlign w:val="center"/>
          </w:tcPr>
          <w:p w14:paraId="01031301">
            <w:pPr>
              <w:keepNext w:val="0"/>
              <w:keepLines w:val="0"/>
              <w:pageBreakBefore w:val="0"/>
              <w:widowControl/>
              <w:numPr>
                <w:ilvl w:val="0"/>
                <w:numId w:val="0"/>
              </w:numPr>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color w:val="auto"/>
                <w:sz w:val="21"/>
                <w:szCs w:val="21"/>
                <w:highlight w:val="none"/>
                <w:lang w:val="en-US" w:eastAsia="zh-CN"/>
              </w:rPr>
              <w:t>108.1规格：常规</w:t>
            </w:r>
          </w:p>
        </w:tc>
      </w:tr>
      <w:tr w14:paraId="1B48E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16FB431A">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191A6BC1">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4638C676">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lang w:val="en-US" w:eastAsia="zh-CN"/>
              </w:rPr>
            </w:pPr>
            <w:r>
              <w:rPr>
                <w:rFonts w:hint="eastAsia" w:ascii="宋体" w:hAnsi="宋体" w:eastAsia="宋体" w:cs="宋体"/>
                <w:b w:val="0"/>
                <w:bCs w:val="0"/>
                <w:i w:val="0"/>
                <w:iCs w:val="0"/>
                <w:color w:val="auto"/>
                <w:kern w:val="0"/>
                <w:sz w:val="21"/>
                <w:szCs w:val="21"/>
                <w:highlight w:val="none"/>
                <w:u w:val="none"/>
                <w:lang w:val="en-US" w:eastAsia="zh-CN" w:bidi="ar"/>
              </w:rPr>
              <w:t>108.2基材：座面、椅背面选用头层牛皮，摩擦色牢度、耐光性、涂层粘着牢度、耐折牢度（50000次）、耐磨性、撕裂力、气味、禁用偶氮染料、游离甲醛、挥发性有机物均符合GB/T 16799-201、HJ 507-2009、SZJG 52-2016标准要求；经液态浸色及防潮、防污等工艺处理，纹路细致、色泽均匀。车缝线路均匀、线条顺畅、针距均匀，扪面整体感观流畅，转角平滑。</w:t>
            </w:r>
          </w:p>
        </w:tc>
      </w:tr>
      <w:tr w14:paraId="46500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339D926A">
            <w:pPr>
              <w:pStyle w:val="18"/>
              <w:keepNext w:val="0"/>
              <w:keepLines w:val="0"/>
              <w:pageBreakBefore w:val="0"/>
              <w:widowControl w:val="0"/>
              <w:wordWrap/>
              <w:overflowPunct/>
              <w:topLinePunct w:val="0"/>
              <w:bidi w:val="0"/>
              <w:snapToGrid/>
              <w:spacing w:line="312" w:lineRule="auto"/>
              <w:ind w:left="0" w:leftChars="0" w:firstLine="0" w:firstLineChars="0"/>
              <w:rPr>
                <w:color w:val="auto"/>
                <w:highlight w:val="none"/>
              </w:rPr>
            </w:pPr>
          </w:p>
        </w:tc>
        <w:tc>
          <w:tcPr>
            <w:tcW w:w="1678" w:type="dxa"/>
            <w:vMerge w:val="continue"/>
            <w:vAlign w:val="center"/>
          </w:tcPr>
          <w:p w14:paraId="7E896669">
            <w:pPr>
              <w:pStyle w:val="18"/>
              <w:keepNext w:val="0"/>
              <w:keepLines w:val="0"/>
              <w:pageBreakBefore w:val="0"/>
              <w:widowControl w:val="0"/>
              <w:wordWrap/>
              <w:overflowPunct/>
              <w:topLinePunct w:val="0"/>
              <w:bidi w:val="0"/>
              <w:snapToGrid/>
              <w:spacing w:line="312" w:lineRule="auto"/>
              <w:ind w:left="0" w:leftChars="0"/>
              <w:rPr>
                <w:color w:val="auto"/>
                <w:highlight w:val="none"/>
              </w:rPr>
            </w:pPr>
          </w:p>
        </w:tc>
        <w:tc>
          <w:tcPr>
            <w:tcW w:w="6575" w:type="dxa"/>
            <w:vAlign w:val="center"/>
          </w:tcPr>
          <w:p w14:paraId="68FF224B">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108.3工艺：高回弹高密度原生海绵，座面密度≥30kg/m³,其他部位密度≥25kg/m³，海绵回弹力≥35%，能均匀承托负重，反复坐压不变形、不塌陷，厚实座包，舒适稳固；海绵的表观密度偏差、40%压陷硬度偏差、回弹率、75%压缩永久变形、65%/25%压陷比、气味等级、拉伸强度、断裂伸长率、撕裂强度、干热老化后拉伸强度、干热老化后拉伸强度变化率、湿热老化后拉伸强度、湿热老化后拉伸强度变化率、甲醛散发均符合GB/T 10802-2023标准要求。衬板采用国标环保E0级弯曲木胶合板，厚度≥14mm，阻燃、透气、吸音抗收缩特性一，长久使用不变形、不塌陷。胶合板的胶合强度、含水率、浸渍剥离、静曲强度、弹性模量、甲醛释放量、挥发性有机化合物（72h）的苯、甲苯、二甲苯，TVOC符合 GB 18580-2017、GB/T 35601-2017、GB/T 9846-2015、GB/T 39600-2021标准要求。椅架采用红橡木脚、框架及椅背架，采用红橡木原木方加工成型，木材充分烘干，保证含水率符合要求；木材纹理美观，无明显节子、虫眼，不得使用腐朽材，木制件外观达到国家合格标准。</w:t>
            </w:r>
          </w:p>
        </w:tc>
      </w:tr>
      <w:tr w14:paraId="7943E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26D04FE9">
            <w:pPr>
              <w:pStyle w:val="18"/>
              <w:keepNext w:val="0"/>
              <w:keepLines w:val="0"/>
              <w:pageBreakBefore w:val="0"/>
              <w:widowControl w:val="0"/>
              <w:wordWrap/>
              <w:overflowPunct/>
              <w:topLinePunct w:val="0"/>
              <w:bidi w:val="0"/>
              <w:snapToGrid/>
              <w:spacing w:line="312" w:lineRule="auto"/>
              <w:ind w:left="0" w:leftChars="0" w:firstLine="0" w:firstLineChars="0"/>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5521F450">
            <w:pPr>
              <w:pStyle w:val="18"/>
              <w:keepNext w:val="0"/>
              <w:keepLines w:val="0"/>
              <w:pageBreakBefore w:val="0"/>
              <w:widowControl w:val="0"/>
              <w:wordWrap/>
              <w:overflowPunct/>
              <w:topLinePunct w:val="0"/>
              <w:bidi w:val="0"/>
              <w:snapToGrid/>
              <w:spacing w:line="312" w:lineRule="auto"/>
              <w:ind w:left="0" w:leftChars="0"/>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5FB3E863">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108.4胶黏剂：木质部件胶粘剂采用环保水基型拼板胶。胶粘剂的游离甲醛、苯、甲苯+二甲苯、总挥发性有机物均符合GB 18583-2008、SZJG 52-2016标准要求。</w:t>
            </w:r>
          </w:p>
        </w:tc>
      </w:tr>
      <w:tr w14:paraId="72D19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058398AD">
            <w:pPr>
              <w:pStyle w:val="18"/>
              <w:keepNext w:val="0"/>
              <w:keepLines w:val="0"/>
              <w:pageBreakBefore w:val="0"/>
              <w:widowControl w:val="0"/>
              <w:wordWrap/>
              <w:overflowPunct/>
              <w:topLinePunct w:val="0"/>
              <w:bidi w:val="0"/>
              <w:snapToGrid/>
              <w:spacing w:line="312" w:lineRule="auto"/>
              <w:ind w:left="0" w:leftChars="0" w:firstLine="0" w:firstLineChars="0"/>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46FA905E">
            <w:pPr>
              <w:pStyle w:val="18"/>
              <w:keepNext w:val="0"/>
              <w:keepLines w:val="0"/>
              <w:pageBreakBefore w:val="0"/>
              <w:widowControl w:val="0"/>
              <w:wordWrap/>
              <w:overflowPunct/>
              <w:topLinePunct w:val="0"/>
              <w:bidi w:val="0"/>
              <w:snapToGrid/>
              <w:spacing w:line="312" w:lineRule="auto"/>
              <w:ind w:left="0" w:leftChars="0"/>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367D7F6F">
            <w:pPr>
              <w:pStyle w:val="18"/>
              <w:keepNext w:val="0"/>
              <w:keepLines w:val="0"/>
              <w:pageBreakBefore w:val="0"/>
              <w:widowControl w:val="0"/>
              <w:numPr>
                <w:ilvl w:val="0"/>
                <w:numId w:val="0"/>
              </w:numPr>
              <w:wordWrap/>
              <w:overflowPunct/>
              <w:topLinePunct w:val="0"/>
              <w:bidi w:val="0"/>
              <w:snapToGrid/>
              <w:spacing w:line="312" w:lineRule="auto"/>
              <w:ind w:left="0" w:leftChars="0"/>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108.5油漆：采用环保水性漆（包括底漆和面漆），三底两面工艺，经防虫、防腐等化学处理。</w:t>
            </w:r>
          </w:p>
        </w:tc>
      </w:tr>
      <w:tr w14:paraId="6ECBD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2BCDEFBC">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109</w:t>
            </w:r>
          </w:p>
        </w:tc>
        <w:tc>
          <w:tcPr>
            <w:tcW w:w="1678" w:type="dxa"/>
            <w:vMerge w:val="restart"/>
            <w:vAlign w:val="center"/>
          </w:tcPr>
          <w:p w14:paraId="6EAF67FC">
            <w:pPr>
              <w:keepNext w:val="0"/>
              <w:keepLines w:val="0"/>
              <w:pageBreakBefore w:val="0"/>
              <w:widowControl/>
              <w:suppressLineNumbers w:val="0"/>
              <w:wordWrap/>
              <w:overflowPunct/>
              <w:topLinePunct w:val="0"/>
              <w:bidi w:val="0"/>
              <w:snapToGrid/>
              <w:spacing w:line="312" w:lineRule="auto"/>
              <w:ind w:left="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小会议桌1</w:t>
            </w:r>
          </w:p>
          <w:p w14:paraId="1584F3D7">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vertAlign w:val="baseline"/>
              </w:rPr>
            </w:pPr>
          </w:p>
        </w:tc>
        <w:tc>
          <w:tcPr>
            <w:tcW w:w="6575" w:type="dxa"/>
            <w:vAlign w:val="center"/>
          </w:tcPr>
          <w:p w14:paraId="73C9F1BA">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109.1规格：（2000W*1000D*750H）mm±20mm；</w:t>
            </w:r>
          </w:p>
        </w:tc>
      </w:tr>
      <w:tr w14:paraId="56A6D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33A55F79">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22E07368">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5E8297B8">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109.2基材：贴面板材采用三聚氰胺饰面 ,甲醛释放限量符合国家标准，</w:t>
            </w:r>
            <w:r>
              <w:rPr>
                <w:rFonts w:hint="eastAsia" w:ascii="宋体" w:hAnsi="宋体" w:eastAsia="宋体" w:cs="宋体"/>
                <w:b w:val="0"/>
                <w:bCs w:val="0"/>
                <w:i w:val="0"/>
                <w:iCs w:val="0"/>
                <w:color w:val="auto"/>
                <w:kern w:val="0"/>
                <w:sz w:val="21"/>
                <w:szCs w:val="21"/>
                <w:highlight w:val="none"/>
                <w:lang w:val="en-US" w:eastAsia="zh-CN" w:bidi="ar"/>
              </w:rPr>
              <w:t>板材采用</w:t>
            </w:r>
            <w:r>
              <w:rPr>
                <w:rFonts w:hint="eastAsia" w:ascii="宋体" w:hAnsi="宋体" w:eastAsia="宋体" w:cs="宋体"/>
                <w:b w:val="0"/>
                <w:bCs w:val="0"/>
                <w:i w:val="0"/>
                <w:iCs w:val="0"/>
                <w:color w:val="auto"/>
                <w:kern w:val="0"/>
                <w:sz w:val="21"/>
                <w:szCs w:val="21"/>
                <w:highlight w:val="none"/>
                <w:u w:val="none"/>
                <w:lang w:val="en-US" w:eastAsia="zh-CN" w:bidi="ar"/>
              </w:rPr>
              <w:t>新国标环保</w:t>
            </w:r>
            <w:r>
              <w:rPr>
                <w:rFonts w:hint="eastAsia" w:ascii="宋体" w:hAnsi="宋体" w:eastAsia="宋体" w:cs="宋体"/>
                <w:i w:val="0"/>
                <w:iCs w:val="0"/>
                <w:color w:val="auto"/>
                <w:kern w:val="0"/>
                <w:sz w:val="21"/>
                <w:szCs w:val="21"/>
                <w:highlight w:val="none"/>
                <w:u w:val="none"/>
                <w:lang w:val="en-US" w:eastAsia="zh-CN" w:bidi="ar"/>
              </w:rPr>
              <w:t>ENF级纤维板</w:t>
            </w:r>
            <w:r>
              <w:rPr>
                <w:rFonts w:hint="eastAsia" w:ascii="宋体" w:hAnsi="宋体" w:eastAsia="宋体" w:cs="宋体"/>
                <w:b w:val="0"/>
                <w:bCs w:val="0"/>
                <w:i w:val="0"/>
                <w:iCs w:val="0"/>
                <w:color w:val="auto"/>
                <w:kern w:val="0"/>
                <w:sz w:val="21"/>
                <w:szCs w:val="21"/>
                <w:highlight w:val="none"/>
                <w:lang w:val="en-US" w:eastAsia="zh-CN" w:bidi="ar"/>
              </w:rPr>
              <w:t>，</w:t>
            </w:r>
            <w:r>
              <w:rPr>
                <w:rFonts w:hint="eastAsia" w:ascii="宋体" w:hAnsi="宋体" w:eastAsia="宋体" w:cs="宋体"/>
                <w:b w:val="0"/>
                <w:bCs w:val="0"/>
                <w:i w:val="0"/>
                <w:iCs w:val="0"/>
                <w:color w:val="auto"/>
                <w:kern w:val="0"/>
                <w:sz w:val="21"/>
                <w:szCs w:val="21"/>
                <w:highlight w:val="none"/>
                <w:u w:val="none"/>
                <w:lang w:val="en-US" w:eastAsia="zh-CN" w:bidi="ar"/>
              </w:rPr>
              <w:t>板材的胶合强度、含水率、浸渍剥离、静曲强度、弹性模量、甲醛释放量、挥发性有机化合物（72h）的苯、甲苯、二甲苯，TVOC符合 GB 18580-2017、GB/T 35601-2017、GB/T 9846-2015、GB/T 39600-2021标准要求。</w:t>
            </w:r>
            <w:r>
              <w:rPr>
                <w:rFonts w:hint="eastAsia" w:ascii="宋体" w:hAnsi="宋体" w:eastAsia="宋体" w:cs="宋体"/>
                <w:b w:val="0"/>
                <w:bCs w:val="0"/>
                <w:i w:val="0"/>
                <w:iCs w:val="0"/>
                <w:color w:val="auto"/>
                <w:kern w:val="0"/>
                <w:sz w:val="21"/>
                <w:szCs w:val="21"/>
                <w:highlight w:val="none"/>
                <w:lang w:val="en-US" w:eastAsia="zh-CN" w:bidi="ar"/>
              </w:rPr>
              <w:t>三聚氰胺饰面</w:t>
            </w:r>
            <w:r>
              <w:rPr>
                <w:rFonts w:hint="eastAsia" w:ascii="宋体" w:hAnsi="宋体" w:eastAsia="宋体" w:cs="宋体"/>
                <w:b w:val="0"/>
                <w:bCs w:val="0"/>
                <w:i w:val="0"/>
                <w:iCs w:val="0"/>
                <w:color w:val="auto"/>
                <w:kern w:val="0"/>
                <w:sz w:val="21"/>
                <w:szCs w:val="21"/>
                <w:highlight w:val="none"/>
                <w:u w:val="none"/>
                <w:lang w:val="en-US" w:eastAsia="zh-CN" w:bidi="ar"/>
              </w:rPr>
              <w:t>，</w:t>
            </w:r>
            <w:r>
              <w:rPr>
                <w:rFonts w:hint="eastAsia" w:ascii="宋体" w:hAnsi="宋体" w:eastAsia="宋体" w:cs="宋体"/>
                <w:b w:val="0"/>
                <w:bCs w:val="0"/>
                <w:i w:val="0"/>
                <w:iCs w:val="0"/>
                <w:color w:val="auto"/>
                <w:kern w:val="0"/>
                <w:sz w:val="21"/>
                <w:szCs w:val="21"/>
                <w:highlight w:val="none"/>
                <w:lang w:val="en-US" w:eastAsia="zh-CN" w:bidi="ar"/>
              </w:rPr>
              <w:t>具有防水、防潮、防交叉感染、耐磨性能强；台面厚度≥25mm</w:t>
            </w:r>
          </w:p>
        </w:tc>
      </w:tr>
      <w:tr w14:paraId="7FC73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3A9A78B8">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330910E7">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250C203D">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109.3工艺：封边用材2mm厚ABS激光封边，热熔胶，封边倒角圆滑、经精修边，无外露胶痕。</w:t>
            </w:r>
            <w:r>
              <w:rPr>
                <w:rFonts w:hint="eastAsia" w:ascii="宋体" w:hAnsi="宋体" w:eastAsia="宋体" w:cs="宋体"/>
                <w:b w:val="0"/>
                <w:bCs w:val="0"/>
                <w:color w:val="auto"/>
                <w:kern w:val="0"/>
                <w:sz w:val="21"/>
                <w:szCs w:val="21"/>
                <w:highlight w:val="none"/>
                <w:u w:val="none"/>
                <w:lang w:bidi="ar"/>
              </w:rPr>
              <w:t>封边条的耐干热性，耐磨性，耐开裂性，耐老化性、耐冷热循环性、耐光色牢度均，甲醛释放量，氯乙烯单体，可迁移元素（可溶性重金属）的铅、镉、铬、汞、砷、锑、硒、钡，邻苯二甲酸酯的总量（包括DBP、BBP、DEHP、DNOP、DINP和DIDP）、多溴联苯、多溴联苯醚均符合QB/T 4463-2013标准要求。</w:t>
            </w:r>
          </w:p>
        </w:tc>
      </w:tr>
      <w:tr w14:paraId="66148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0F27D117">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4F103ADC">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07AD892D">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109.4功能配置：配有防滑脚垫，如现场具有出线点，需配置上线脚。配多功能翻盖式集成电源，包含五孔插座、USB插座、弱电插口（根据现场线路及采购方需求配置）。</w:t>
            </w:r>
          </w:p>
        </w:tc>
      </w:tr>
      <w:tr w14:paraId="71CCE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2C86B24F">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0C68DA59">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4BB830A3">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109.5胶黏剂：环保水性白乳胶；</w:t>
            </w:r>
            <w:r>
              <w:rPr>
                <w:rFonts w:hint="eastAsia" w:ascii="宋体" w:hAnsi="宋体" w:eastAsia="宋体" w:cs="宋体"/>
                <w:b w:val="0"/>
                <w:bCs w:val="0"/>
                <w:color w:val="auto"/>
                <w:kern w:val="0"/>
                <w:sz w:val="21"/>
                <w:szCs w:val="21"/>
                <w:highlight w:val="none"/>
                <w:u w:val="none"/>
                <w:lang w:eastAsia="zh-CN" w:bidi="ar"/>
              </w:rPr>
              <w:t>胶粘剂的游离甲醛、苯、甲苯+二甲苯、总挥发性有机物均符合GB 18583-2008、SZJG 52-2016标准要求。</w:t>
            </w:r>
          </w:p>
        </w:tc>
      </w:tr>
      <w:tr w14:paraId="38719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66872F6A">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07927D3F">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096AA8FD">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109.6五金配件：钢制脚架，壁厚≥1.5mm。</w:t>
            </w:r>
          </w:p>
        </w:tc>
      </w:tr>
      <w:tr w14:paraId="50AC9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442DC222">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1FDC850D">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0701C911">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bCs/>
                <w:color w:val="FF0000"/>
                <w:sz w:val="21"/>
                <w:szCs w:val="21"/>
                <w:highlight w:val="none"/>
                <w:lang w:eastAsia="zh-CN"/>
              </w:rPr>
            </w:pPr>
            <w:r>
              <w:rPr>
                <w:rFonts w:hint="eastAsia" w:ascii="宋体" w:hAnsi="宋体" w:eastAsia="宋体" w:cs="宋体"/>
                <w:b/>
                <w:bCs/>
                <w:color w:val="FF0000"/>
                <w:sz w:val="21"/>
                <w:szCs w:val="21"/>
                <w:highlight w:val="none"/>
                <w:lang w:val="en-US" w:eastAsia="zh-CN"/>
              </w:rPr>
              <w:t>▲109.7会议台(带抽屉)(钢木结构)依据</w:t>
            </w:r>
            <w:r>
              <w:rPr>
                <w:rFonts w:hint="eastAsia" w:ascii="宋体" w:hAnsi="宋体" w:eastAsia="宋体" w:cs="宋体"/>
                <w:b/>
                <w:bCs/>
                <w:color w:val="FF0000"/>
                <w:sz w:val="21"/>
                <w:szCs w:val="21"/>
                <w:highlight w:val="none"/>
              </w:rPr>
              <w:t>GB/T 3324-2017</w:t>
            </w:r>
            <w:r>
              <w:rPr>
                <w:rFonts w:hint="eastAsia" w:ascii="宋体" w:hAnsi="宋体" w:eastAsia="宋体" w:cs="宋体"/>
                <w:b/>
                <w:bCs/>
                <w:color w:val="FF0000"/>
                <w:sz w:val="21"/>
                <w:szCs w:val="21"/>
                <w:highlight w:val="none"/>
                <w:lang w:val="en-US" w:eastAsia="zh-CN"/>
              </w:rPr>
              <w:t>标准检测:</w:t>
            </w:r>
            <w:r>
              <w:rPr>
                <w:rFonts w:hint="eastAsia" w:ascii="宋体" w:hAnsi="宋体" w:eastAsia="宋体" w:cs="宋体"/>
                <w:b/>
                <w:bCs/>
                <w:color w:val="FF0000"/>
                <w:spacing w:val="1"/>
                <w:sz w:val="21"/>
                <w:szCs w:val="21"/>
                <w:highlight w:val="none"/>
              </w:rPr>
              <w:t>形状和位置公差</w:t>
            </w:r>
            <w:r>
              <w:rPr>
                <w:rFonts w:hint="eastAsia" w:ascii="宋体" w:hAnsi="宋体" w:eastAsia="宋体" w:cs="宋体"/>
                <w:b/>
                <w:bCs/>
                <w:color w:val="FF0000"/>
                <w:spacing w:val="1"/>
                <w:sz w:val="21"/>
                <w:szCs w:val="21"/>
                <w:highlight w:val="none"/>
                <w:lang w:eastAsia="zh-CN"/>
              </w:rPr>
              <w:t>：</w:t>
            </w:r>
            <w:r>
              <w:rPr>
                <w:rFonts w:hint="eastAsia" w:ascii="宋体" w:hAnsi="宋体" w:eastAsia="宋体" w:cs="宋体"/>
                <w:b/>
                <w:bCs/>
                <w:color w:val="FF0000"/>
                <w:sz w:val="21"/>
                <w:szCs w:val="21"/>
                <w:highlight w:val="none"/>
              </w:rPr>
              <w:t>翘曲度面板</w:t>
            </w:r>
            <w:r>
              <w:rPr>
                <w:rFonts w:hint="eastAsia" w:ascii="宋体" w:hAnsi="宋体" w:eastAsia="宋体" w:cs="宋体"/>
                <w:b/>
                <w:bCs/>
                <w:color w:val="FF0000"/>
                <w:sz w:val="21"/>
                <w:szCs w:val="21"/>
                <w:highlight w:val="none"/>
                <w:lang w:val="en-US" w:eastAsia="zh-CN"/>
              </w:rPr>
              <w:t>≤</w:t>
            </w:r>
            <w:r>
              <w:rPr>
                <w:rFonts w:hint="eastAsia" w:ascii="宋体" w:hAnsi="宋体" w:eastAsia="宋体" w:cs="宋体"/>
                <w:b/>
                <w:bCs/>
                <w:color w:val="FF0000"/>
                <w:sz w:val="21"/>
                <w:szCs w:val="21"/>
                <w:highlight w:val="none"/>
              </w:rPr>
              <w:t>1.4</w:t>
            </w:r>
            <w:r>
              <w:rPr>
                <w:rFonts w:hint="eastAsia" w:ascii="宋体" w:hAnsi="宋体" w:eastAsia="宋体" w:cs="宋体"/>
                <w:b/>
                <w:bCs/>
                <w:color w:val="FF0000"/>
                <w:sz w:val="21"/>
                <w:szCs w:val="21"/>
                <w:highlight w:val="none"/>
                <w:lang w:val="en-US" w:eastAsia="zh-CN"/>
              </w:rPr>
              <w:t>mm、抽屉≤0.6mm；平整度面板≤0.06mm、抽屉≤0.06mm；</w:t>
            </w:r>
            <w:r>
              <w:rPr>
                <w:rFonts w:hint="eastAsia" w:ascii="宋体" w:hAnsi="宋体" w:eastAsia="宋体" w:cs="宋体"/>
                <w:b/>
                <w:bCs/>
                <w:color w:val="FF0000"/>
                <w:spacing w:val="2"/>
                <w:sz w:val="21"/>
                <w:szCs w:val="21"/>
                <w:highlight w:val="none"/>
              </w:rPr>
              <w:t>邻边垂直度面板</w:t>
            </w:r>
            <w:r>
              <w:rPr>
                <w:rFonts w:hint="eastAsia" w:ascii="宋体" w:hAnsi="宋体" w:eastAsia="宋体" w:cs="宋体"/>
                <w:b/>
                <w:bCs/>
                <w:color w:val="FF0000"/>
                <w:sz w:val="21"/>
                <w:szCs w:val="21"/>
                <w:highlight w:val="none"/>
                <w:lang w:val="en-US" w:eastAsia="zh-CN"/>
              </w:rPr>
              <w:t>≤</w:t>
            </w:r>
            <w:r>
              <w:rPr>
                <w:rFonts w:hint="eastAsia" w:ascii="宋体" w:hAnsi="宋体" w:eastAsia="宋体" w:cs="宋体"/>
                <w:b/>
                <w:bCs/>
                <w:color w:val="FF0000"/>
                <w:spacing w:val="2"/>
                <w:sz w:val="21"/>
                <w:szCs w:val="21"/>
                <w:highlight w:val="none"/>
              </w:rPr>
              <w:t>0</w:t>
            </w:r>
            <w:r>
              <w:rPr>
                <w:rFonts w:hint="eastAsia" w:ascii="宋体" w:hAnsi="宋体" w:eastAsia="宋体" w:cs="宋体"/>
                <w:b/>
                <w:bCs/>
                <w:color w:val="FF0000"/>
                <w:spacing w:val="2"/>
                <w:sz w:val="21"/>
                <w:szCs w:val="21"/>
                <w:highlight w:val="none"/>
                <w:lang w:val="en-US" w:eastAsia="zh-CN"/>
              </w:rPr>
              <w:t>.01mm；</w:t>
            </w:r>
            <w:r>
              <w:rPr>
                <w:rFonts w:hint="eastAsia" w:ascii="宋体" w:hAnsi="宋体" w:eastAsia="宋体" w:cs="宋体"/>
                <w:b/>
                <w:bCs/>
                <w:color w:val="FF0000"/>
                <w:spacing w:val="-3"/>
                <w:sz w:val="21"/>
                <w:szCs w:val="21"/>
                <w:highlight w:val="none"/>
              </w:rPr>
              <w:t>分缝</w:t>
            </w:r>
            <w:r>
              <w:rPr>
                <w:rFonts w:hint="eastAsia" w:ascii="宋体" w:hAnsi="宋体" w:eastAsia="宋体" w:cs="宋体"/>
                <w:b/>
                <w:bCs/>
                <w:color w:val="FF0000"/>
                <w:sz w:val="21"/>
                <w:szCs w:val="21"/>
                <w:highlight w:val="none"/>
                <w:lang w:val="en-US" w:eastAsia="zh-CN"/>
              </w:rPr>
              <w:t>≤2.00mm；</w:t>
            </w:r>
            <w:r>
              <w:rPr>
                <w:rFonts w:hint="eastAsia" w:ascii="宋体" w:hAnsi="宋体" w:eastAsia="宋体" w:cs="宋体"/>
                <w:b/>
                <w:bCs/>
                <w:color w:val="FF0000"/>
                <w:spacing w:val="-2"/>
                <w:sz w:val="21"/>
                <w:szCs w:val="21"/>
                <w:highlight w:val="none"/>
              </w:rPr>
              <w:t>底脚平稳性</w:t>
            </w:r>
            <w:r>
              <w:rPr>
                <w:rFonts w:hint="eastAsia" w:ascii="宋体" w:hAnsi="宋体" w:eastAsia="宋体" w:cs="宋体"/>
                <w:b/>
                <w:bCs/>
                <w:color w:val="FF0000"/>
                <w:spacing w:val="-4"/>
                <w:sz w:val="21"/>
                <w:szCs w:val="21"/>
                <w:highlight w:val="none"/>
              </w:rPr>
              <w:t>&lt;0.1</w:t>
            </w:r>
            <w:r>
              <w:rPr>
                <w:rFonts w:hint="eastAsia" w:ascii="宋体" w:hAnsi="宋体" w:eastAsia="宋体" w:cs="宋体"/>
                <w:b/>
                <w:bCs/>
                <w:color w:val="FF0000"/>
                <w:spacing w:val="-4"/>
                <w:sz w:val="21"/>
                <w:szCs w:val="21"/>
                <w:highlight w:val="none"/>
                <w:lang w:val="en-US" w:eastAsia="zh-CN"/>
              </w:rPr>
              <w:t>mm；</w:t>
            </w:r>
            <w:r>
              <w:rPr>
                <w:rFonts w:hint="eastAsia" w:ascii="宋体" w:hAnsi="宋体" w:eastAsia="宋体" w:cs="宋体"/>
                <w:b/>
                <w:bCs/>
                <w:color w:val="FF0000"/>
                <w:spacing w:val="2"/>
                <w:sz w:val="21"/>
                <w:szCs w:val="21"/>
                <w:highlight w:val="none"/>
              </w:rPr>
              <w:t>抽屉下垂度</w:t>
            </w:r>
            <w:r>
              <w:rPr>
                <w:rFonts w:hint="eastAsia" w:ascii="宋体" w:hAnsi="宋体" w:eastAsia="宋体" w:cs="宋体"/>
                <w:b/>
                <w:bCs/>
                <w:color w:val="FF0000"/>
                <w:spacing w:val="-6"/>
                <w:sz w:val="21"/>
                <w:szCs w:val="21"/>
                <w:highlight w:val="none"/>
              </w:rPr>
              <w:t>≤</w:t>
            </w:r>
            <w:r>
              <w:rPr>
                <w:rFonts w:hint="eastAsia" w:ascii="宋体" w:hAnsi="宋体" w:eastAsia="宋体" w:cs="宋体"/>
                <w:b/>
                <w:bCs/>
                <w:color w:val="FF0000"/>
                <w:spacing w:val="-6"/>
                <w:sz w:val="21"/>
                <w:szCs w:val="21"/>
                <w:highlight w:val="none"/>
                <w:lang w:val="en-US" w:eastAsia="zh-CN"/>
              </w:rPr>
              <w:t>4mm；</w:t>
            </w:r>
            <w:r>
              <w:rPr>
                <w:rFonts w:hint="eastAsia" w:ascii="宋体" w:hAnsi="宋体" w:eastAsia="宋体" w:cs="宋体"/>
                <w:b/>
                <w:bCs/>
                <w:color w:val="FF0000"/>
                <w:spacing w:val="2"/>
                <w:sz w:val="21"/>
                <w:szCs w:val="21"/>
                <w:highlight w:val="none"/>
              </w:rPr>
              <w:t>抽屉摆动度</w:t>
            </w:r>
            <w:r>
              <w:rPr>
                <w:rFonts w:hint="eastAsia" w:ascii="宋体" w:hAnsi="宋体" w:eastAsia="宋体" w:cs="宋体"/>
                <w:b/>
                <w:bCs/>
                <w:color w:val="FF0000"/>
                <w:spacing w:val="-6"/>
                <w:sz w:val="21"/>
                <w:szCs w:val="21"/>
                <w:highlight w:val="none"/>
              </w:rPr>
              <w:t>≤</w:t>
            </w:r>
            <w:r>
              <w:rPr>
                <w:rFonts w:hint="eastAsia" w:ascii="宋体" w:hAnsi="宋体" w:eastAsia="宋体" w:cs="宋体"/>
                <w:b/>
                <w:bCs/>
                <w:color w:val="FF0000"/>
                <w:spacing w:val="-6"/>
                <w:sz w:val="21"/>
                <w:szCs w:val="21"/>
                <w:highlight w:val="none"/>
                <w:lang w:val="en-US" w:eastAsia="zh-CN"/>
              </w:rPr>
              <w:t>7mm；</w:t>
            </w:r>
            <w:r>
              <w:rPr>
                <w:rFonts w:hint="eastAsia" w:ascii="宋体" w:hAnsi="宋体" w:eastAsia="宋体" w:cs="宋体"/>
                <w:b/>
                <w:bCs/>
                <w:color w:val="FF0000"/>
                <w:spacing w:val="1"/>
                <w:sz w:val="21"/>
                <w:szCs w:val="21"/>
                <w:highlight w:val="none"/>
              </w:rPr>
              <w:t>外观要求</w:t>
            </w:r>
            <w:r>
              <w:rPr>
                <w:rFonts w:hint="eastAsia" w:ascii="宋体" w:hAnsi="宋体" w:eastAsia="宋体" w:cs="宋体"/>
                <w:b/>
                <w:bCs/>
                <w:color w:val="FF0000"/>
                <w:spacing w:val="1"/>
                <w:sz w:val="21"/>
                <w:szCs w:val="21"/>
                <w:highlight w:val="none"/>
                <w:lang w:eastAsia="zh-CN"/>
              </w:rPr>
              <w:t>：</w:t>
            </w:r>
            <w:r>
              <w:rPr>
                <w:rFonts w:hint="eastAsia" w:ascii="宋体" w:hAnsi="宋体" w:eastAsia="宋体" w:cs="宋体"/>
                <w:b/>
                <w:bCs/>
                <w:color w:val="FF0000"/>
                <w:spacing w:val="1"/>
                <w:sz w:val="21"/>
                <w:szCs w:val="21"/>
                <w:highlight w:val="none"/>
              </w:rPr>
              <w:t>人造板件外观</w:t>
            </w:r>
            <w:r>
              <w:rPr>
                <w:rFonts w:hint="eastAsia" w:ascii="宋体" w:hAnsi="宋体" w:eastAsia="宋体" w:cs="宋体"/>
                <w:b/>
                <w:bCs/>
                <w:color w:val="FF0000"/>
                <w:spacing w:val="1"/>
                <w:sz w:val="21"/>
                <w:szCs w:val="21"/>
                <w:highlight w:val="none"/>
                <w:lang w:val="en-US" w:eastAsia="zh-CN"/>
              </w:rPr>
              <w:t>包括</w:t>
            </w:r>
            <w:r>
              <w:rPr>
                <w:rFonts w:hint="eastAsia" w:ascii="宋体" w:hAnsi="宋体" w:eastAsia="宋体" w:cs="宋体"/>
                <w:b/>
                <w:bCs/>
                <w:color w:val="FF0000"/>
                <w:spacing w:val="-2"/>
                <w:sz w:val="21"/>
                <w:szCs w:val="21"/>
                <w:highlight w:val="none"/>
              </w:rPr>
              <w:t>干花、湿花</w:t>
            </w:r>
            <w:r>
              <w:rPr>
                <w:rFonts w:hint="eastAsia" w:ascii="宋体" w:hAnsi="宋体" w:eastAsia="宋体" w:cs="宋体"/>
                <w:b/>
                <w:bCs/>
                <w:color w:val="FF0000"/>
                <w:spacing w:val="-2"/>
                <w:sz w:val="21"/>
                <w:szCs w:val="21"/>
                <w:highlight w:val="none"/>
                <w:lang w:eastAsia="zh-CN"/>
              </w:rPr>
              <w:t>、</w:t>
            </w:r>
            <w:r>
              <w:rPr>
                <w:rFonts w:hint="eastAsia" w:ascii="宋体" w:hAnsi="宋体" w:eastAsia="宋体" w:cs="宋体"/>
                <w:b/>
                <w:bCs/>
                <w:color w:val="FF0000"/>
                <w:spacing w:val="-3"/>
                <w:sz w:val="21"/>
                <w:szCs w:val="21"/>
                <w:highlight w:val="none"/>
              </w:rPr>
              <w:t>污斑</w:t>
            </w:r>
            <w:r>
              <w:rPr>
                <w:rFonts w:hint="eastAsia" w:ascii="宋体" w:hAnsi="宋体" w:eastAsia="宋体" w:cs="宋体"/>
                <w:b/>
                <w:bCs/>
                <w:color w:val="FF0000"/>
                <w:spacing w:val="-3"/>
                <w:sz w:val="21"/>
                <w:szCs w:val="21"/>
                <w:highlight w:val="none"/>
                <w:lang w:eastAsia="zh-CN"/>
              </w:rPr>
              <w:t>、</w:t>
            </w:r>
            <w:r>
              <w:rPr>
                <w:rFonts w:hint="eastAsia" w:ascii="宋体" w:hAnsi="宋体" w:eastAsia="宋体" w:cs="宋体"/>
                <w:b/>
                <w:bCs/>
                <w:color w:val="FF0000"/>
                <w:spacing w:val="-2"/>
                <w:sz w:val="21"/>
                <w:szCs w:val="21"/>
                <w:highlight w:val="none"/>
              </w:rPr>
              <w:t>表面划痕</w:t>
            </w:r>
            <w:r>
              <w:rPr>
                <w:rFonts w:hint="eastAsia" w:ascii="宋体" w:hAnsi="宋体" w:eastAsia="宋体" w:cs="宋体"/>
                <w:b/>
                <w:bCs/>
                <w:color w:val="FF0000"/>
                <w:spacing w:val="-2"/>
                <w:sz w:val="21"/>
                <w:szCs w:val="21"/>
                <w:highlight w:val="none"/>
                <w:lang w:eastAsia="zh-CN"/>
              </w:rPr>
              <w:t>、</w:t>
            </w:r>
            <w:r>
              <w:rPr>
                <w:rFonts w:hint="eastAsia" w:ascii="宋体" w:hAnsi="宋体" w:eastAsia="宋体" w:cs="宋体"/>
                <w:b/>
                <w:bCs/>
                <w:color w:val="FF0000"/>
                <w:spacing w:val="-2"/>
                <w:sz w:val="21"/>
                <w:szCs w:val="21"/>
                <w:highlight w:val="none"/>
              </w:rPr>
              <w:t>表面压痕</w:t>
            </w:r>
            <w:r>
              <w:rPr>
                <w:rFonts w:hint="eastAsia" w:ascii="宋体" w:hAnsi="宋体" w:eastAsia="宋体" w:cs="宋体"/>
                <w:b/>
                <w:bCs/>
                <w:color w:val="FF0000"/>
                <w:spacing w:val="-2"/>
                <w:sz w:val="21"/>
                <w:szCs w:val="21"/>
                <w:highlight w:val="none"/>
                <w:lang w:eastAsia="zh-CN"/>
              </w:rPr>
              <w:t>、</w:t>
            </w:r>
            <w:r>
              <w:rPr>
                <w:rFonts w:hint="eastAsia" w:ascii="宋体" w:hAnsi="宋体" w:eastAsia="宋体" w:cs="宋体"/>
                <w:b/>
                <w:bCs/>
                <w:color w:val="FF0000"/>
                <w:spacing w:val="6"/>
                <w:sz w:val="21"/>
                <w:szCs w:val="21"/>
                <w:highlight w:val="none"/>
              </w:rPr>
              <w:t>色差</w:t>
            </w:r>
            <w:r>
              <w:rPr>
                <w:rFonts w:hint="eastAsia" w:ascii="宋体" w:hAnsi="宋体" w:eastAsia="宋体" w:cs="宋体"/>
                <w:b/>
                <w:bCs/>
                <w:color w:val="FF0000"/>
                <w:spacing w:val="6"/>
                <w:sz w:val="21"/>
                <w:szCs w:val="21"/>
                <w:highlight w:val="none"/>
                <w:lang w:eastAsia="zh-CN"/>
              </w:rPr>
              <w:t>、</w:t>
            </w:r>
            <w:r>
              <w:rPr>
                <w:rFonts w:hint="eastAsia" w:ascii="宋体" w:hAnsi="宋体" w:eastAsia="宋体" w:cs="宋体"/>
                <w:b/>
                <w:bCs/>
                <w:color w:val="FF0000"/>
                <w:spacing w:val="18"/>
                <w:sz w:val="21"/>
                <w:szCs w:val="21"/>
                <w:highlight w:val="none"/>
              </w:rPr>
              <w:t>鼓泡、龟裂、</w:t>
            </w:r>
            <w:r>
              <w:rPr>
                <w:rFonts w:hint="eastAsia" w:ascii="宋体" w:hAnsi="宋体" w:eastAsia="宋体" w:cs="宋体"/>
                <w:b/>
                <w:bCs/>
                <w:color w:val="FF0000"/>
                <w:spacing w:val="6"/>
                <w:sz w:val="21"/>
                <w:szCs w:val="21"/>
                <w:highlight w:val="none"/>
              </w:rPr>
              <w:t>分层</w:t>
            </w:r>
            <w:r>
              <w:rPr>
                <w:rFonts w:hint="eastAsia" w:ascii="宋体" w:hAnsi="宋体" w:eastAsia="宋体" w:cs="宋体"/>
                <w:b/>
                <w:bCs/>
                <w:color w:val="FF0000"/>
                <w:spacing w:val="6"/>
                <w:sz w:val="21"/>
                <w:szCs w:val="21"/>
                <w:highlight w:val="none"/>
                <w:lang w:val="en-US" w:eastAsia="zh-CN"/>
              </w:rPr>
              <w:t>评定为符合；</w:t>
            </w:r>
            <w:r>
              <w:rPr>
                <w:rFonts w:hint="eastAsia" w:ascii="宋体" w:hAnsi="宋体" w:eastAsia="宋体" w:cs="宋体"/>
                <w:b/>
                <w:bCs/>
                <w:color w:val="FF0000"/>
                <w:spacing w:val="1"/>
                <w:sz w:val="21"/>
                <w:szCs w:val="21"/>
                <w:highlight w:val="none"/>
              </w:rPr>
              <w:t>家具五金件外观</w:t>
            </w:r>
            <w:r>
              <w:rPr>
                <w:rFonts w:hint="eastAsia" w:ascii="宋体" w:hAnsi="宋体" w:eastAsia="宋体" w:cs="宋体"/>
                <w:b/>
                <w:bCs/>
                <w:color w:val="FF0000"/>
                <w:spacing w:val="1"/>
                <w:sz w:val="21"/>
                <w:szCs w:val="21"/>
                <w:highlight w:val="none"/>
                <w:lang w:eastAsia="zh-CN"/>
              </w:rPr>
              <w:t>：</w:t>
            </w:r>
            <w:r>
              <w:rPr>
                <w:rFonts w:hint="eastAsia" w:ascii="宋体" w:hAnsi="宋体" w:eastAsia="宋体" w:cs="宋体"/>
                <w:b/>
                <w:bCs/>
                <w:color w:val="FF0000"/>
                <w:spacing w:val="3"/>
                <w:sz w:val="21"/>
                <w:szCs w:val="21"/>
                <w:highlight w:val="none"/>
              </w:rPr>
              <w:t>电镀件</w:t>
            </w:r>
            <w:r>
              <w:rPr>
                <w:rFonts w:hint="eastAsia" w:ascii="宋体" w:hAnsi="宋体" w:eastAsia="宋体" w:cs="宋体"/>
                <w:b/>
                <w:bCs/>
                <w:color w:val="FF0000"/>
                <w:spacing w:val="3"/>
                <w:sz w:val="21"/>
                <w:szCs w:val="21"/>
                <w:highlight w:val="none"/>
                <w:lang w:eastAsia="zh-CN"/>
              </w:rPr>
              <w:t>、</w:t>
            </w:r>
            <w:r>
              <w:rPr>
                <w:rFonts w:hint="eastAsia" w:ascii="宋体" w:hAnsi="宋体" w:eastAsia="宋体" w:cs="宋体"/>
                <w:b/>
                <w:bCs/>
                <w:color w:val="FF0000"/>
                <w:spacing w:val="3"/>
                <w:sz w:val="21"/>
                <w:szCs w:val="21"/>
                <w:highlight w:val="none"/>
              </w:rPr>
              <w:t>喷涂件</w:t>
            </w:r>
            <w:r>
              <w:rPr>
                <w:rFonts w:hint="eastAsia" w:ascii="宋体" w:hAnsi="宋体" w:eastAsia="宋体" w:cs="宋体"/>
                <w:b/>
                <w:bCs/>
                <w:color w:val="FF0000"/>
                <w:spacing w:val="3"/>
                <w:sz w:val="21"/>
                <w:szCs w:val="21"/>
                <w:highlight w:val="none"/>
                <w:lang w:eastAsia="zh-CN"/>
              </w:rPr>
              <w:t>、</w:t>
            </w:r>
            <w:r>
              <w:rPr>
                <w:rFonts w:hint="eastAsia" w:ascii="宋体" w:hAnsi="宋体" w:eastAsia="宋体" w:cs="宋体"/>
                <w:b/>
                <w:bCs/>
                <w:color w:val="FF0000"/>
                <w:spacing w:val="-3"/>
                <w:sz w:val="21"/>
                <w:szCs w:val="21"/>
                <w:highlight w:val="none"/>
              </w:rPr>
              <w:t>焊接件</w:t>
            </w:r>
            <w:r>
              <w:rPr>
                <w:rFonts w:hint="eastAsia" w:cs="宋体"/>
                <w:b/>
                <w:bCs/>
                <w:color w:val="FF0000"/>
                <w:spacing w:val="6"/>
                <w:sz w:val="21"/>
                <w:szCs w:val="21"/>
                <w:highlight w:val="none"/>
                <w:lang w:val="en-US" w:eastAsia="zh-CN"/>
              </w:rPr>
              <w:t>符合标准要求</w:t>
            </w:r>
            <w:r>
              <w:rPr>
                <w:rFonts w:hint="eastAsia" w:ascii="宋体" w:hAnsi="宋体" w:eastAsia="宋体" w:cs="宋体"/>
                <w:b/>
                <w:bCs/>
                <w:color w:val="FF0000"/>
                <w:spacing w:val="6"/>
                <w:sz w:val="21"/>
                <w:szCs w:val="21"/>
                <w:highlight w:val="none"/>
                <w:lang w:val="en-US" w:eastAsia="zh-CN"/>
              </w:rPr>
              <w:t>；</w:t>
            </w:r>
            <w:r>
              <w:rPr>
                <w:rFonts w:hint="eastAsia" w:ascii="宋体" w:hAnsi="宋体" w:eastAsia="宋体" w:cs="宋体"/>
                <w:b/>
                <w:bCs/>
                <w:color w:val="FF0000"/>
                <w:sz w:val="21"/>
                <w:szCs w:val="21"/>
                <w:highlight w:val="none"/>
              </w:rPr>
              <w:t>表面理化性能要求</w:t>
            </w:r>
            <w:r>
              <w:rPr>
                <w:rFonts w:hint="eastAsia" w:ascii="宋体" w:hAnsi="宋体" w:eastAsia="宋体" w:cs="宋体"/>
                <w:b/>
                <w:bCs/>
                <w:color w:val="FF0000"/>
                <w:sz w:val="21"/>
                <w:szCs w:val="21"/>
                <w:highlight w:val="none"/>
                <w:lang w:eastAsia="zh-CN"/>
              </w:rPr>
              <w:t>：</w:t>
            </w:r>
            <w:r>
              <w:rPr>
                <w:rFonts w:hint="eastAsia" w:ascii="宋体" w:hAnsi="宋体" w:eastAsia="宋体" w:cs="宋体"/>
                <w:b/>
                <w:bCs/>
                <w:color w:val="FF0000"/>
                <w:spacing w:val="1"/>
                <w:sz w:val="21"/>
                <w:szCs w:val="21"/>
                <w:highlight w:val="none"/>
              </w:rPr>
              <w:t>软、硬质覆面</w:t>
            </w:r>
            <w:r>
              <w:rPr>
                <w:rFonts w:hint="eastAsia" w:ascii="宋体" w:hAnsi="宋体" w:eastAsia="宋体" w:cs="宋体"/>
                <w:b/>
                <w:bCs/>
                <w:color w:val="FF0000"/>
                <w:spacing w:val="1"/>
                <w:sz w:val="21"/>
                <w:szCs w:val="21"/>
                <w:highlight w:val="none"/>
                <w:lang w:val="en-US" w:eastAsia="zh-CN"/>
              </w:rPr>
              <w:t>包括</w:t>
            </w:r>
            <w:r>
              <w:rPr>
                <w:rFonts w:hint="eastAsia" w:ascii="宋体" w:hAnsi="宋体" w:eastAsia="宋体" w:cs="宋体"/>
                <w:b/>
                <w:bCs/>
                <w:color w:val="FF0000"/>
                <w:spacing w:val="1"/>
                <w:sz w:val="21"/>
                <w:szCs w:val="21"/>
                <w:highlight w:val="none"/>
                <w:lang w:eastAsia="zh-CN"/>
              </w:rPr>
              <w:t>耐冷热循环</w:t>
            </w:r>
            <w:r>
              <w:rPr>
                <w:rFonts w:hint="eastAsia" w:ascii="宋体" w:hAnsi="宋体" w:eastAsia="宋体" w:cs="宋体"/>
                <w:b/>
                <w:bCs/>
                <w:color w:val="FF0000"/>
                <w:spacing w:val="1"/>
                <w:sz w:val="21"/>
                <w:szCs w:val="21"/>
                <w:highlight w:val="none"/>
              </w:rPr>
              <w:t>符合标准要求</w:t>
            </w:r>
            <w:r>
              <w:rPr>
                <w:rFonts w:hint="eastAsia" w:ascii="宋体" w:hAnsi="宋体" w:eastAsia="宋体" w:cs="宋体"/>
                <w:b/>
                <w:bCs/>
                <w:color w:val="FF0000"/>
                <w:spacing w:val="1"/>
                <w:sz w:val="21"/>
                <w:szCs w:val="21"/>
                <w:highlight w:val="none"/>
                <w:lang w:eastAsia="zh-CN"/>
              </w:rPr>
              <w:t>；耐干热</w:t>
            </w:r>
            <w:r>
              <w:rPr>
                <w:rFonts w:hint="eastAsia" w:ascii="宋体" w:hAnsi="宋体" w:eastAsia="宋体" w:cs="宋体"/>
                <w:b/>
                <w:bCs/>
                <w:color w:val="FF0000"/>
                <w:spacing w:val="2"/>
                <w:sz w:val="21"/>
                <w:szCs w:val="21"/>
                <w:highlight w:val="none"/>
              </w:rPr>
              <w:t>不低于</w:t>
            </w:r>
            <w:r>
              <w:rPr>
                <w:rFonts w:hint="eastAsia" w:ascii="宋体" w:hAnsi="宋体" w:eastAsia="宋体" w:cs="宋体"/>
                <w:b/>
                <w:bCs/>
                <w:color w:val="FF0000"/>
                <w:spacing w:val="2"/>
                <w:sz w:val="21"/>
                <w:szCs w:val="21"/>
                <w:highlight w:val="none"/>
                <w:lang w:val="en-US" w:eastAsia="zh-CN"/>
              </w:rPr>
              <w:t>4</w:t>
            </w:r>
            <w:r>
              <w:rPr>
                <w:rFonts w:hint="eastAsia" w:ascii="宋体" w:hAnsi="宋体" w:eastAsia="宋体" w:cs="宋体"/>
                <w:b/>
                <w:bCs/>
                <w:color w:val="FF0000"/>
                <w:spacing w:val="2"/>
                <w:sz w:val="21"/>
                <w:szCs w:val="21"/>
                <w:highlight w:val="none"/>
              </w:rPr>
              <w:t>级</w:t>
            </w:r>
            <w:r>
              <w:rPr>
                <w:rFonts w:hint="eastAsia" w:ascii="宋体" w:hAnsi="宋体" w:eastAsia="宋体" w:cs="宋体"/>
                <w:b/>
                <w:bCs/>
                <w:color w:val="FF0000"/>
                <w:spacing w:val="2"/>
                <w:sz w:val="21"/>
                <w:szCs w:val="21"/>
                <w:highlight w:val="none"/>
                <w:lang w:eastAsia="zh-CN"/>
              </w:rPr>
              <w:t>；</w:t>
            </w:r>
            <w:r>
              <w:rPr>
                <w:rFonts w:hint="eastAsia" w:ascii="宋体" w:hAnsi="宋体" w:eastAsia="宋体" w:cs="宋体"/>
                <w:b/>
                <w:bCs/>
                <w:color w:val="FF0000"/>
                <w:spacing w:val="1"/>
                <w:sz w:val="21"/>
                <w:szCs w:val="21"/>
                <w:highlight w:val="none"/>
                <w:lang w:eastAsia="zh-CN"/>
              </w:rPr>
              <w:t>耐湿热</w:t>
            </w:r>
            <w:r>
              <w:rPr>
                <w:rFonts w:hint="eastAsia" w:ascii="宋体" w:hAnsi="宋体" w:eastAsia="宋体" w:cs="宋体"/>
                <w:b/>
                <w:bCs/>
                <w:color w:val="FF0000"/>
                <w:spacing w:val="2"/>
                <w:sz w:val="21"/>
                <w:szCs w:val="21"/>
                <w:highlight w:val="none"/>
              </w:rPr>
              <w:t>不低于</w:t>
            </w:r>
            <w:r>
              <w:rPr>
                <w:rFonts w:hint="eastAsia" w:ascii="宋体" w:hAnsi="宋体" w:eastAsia="宋体" w:cs="宋体"/>
                <w:b/>
                <w:bCs/>
                <w:color w:val="FF0000"/>
                <w:spacing w:val="2"/>
                <w:sz w:val="21"/>
                <w:szCs w:val="21"/>
                <w:highlight w:val="none"/>
                <w:lang w:val="en-US" w:eastAsia="zh-CN"/>
              </w:rPr>
              <w:t>5</w:t>
            </w:r>
            <w:r>
              <w:rPr>
                <w:rFonts w:hint="eastAsia" w:ascii="宋体" w:hAnsi="宋体" w:eastAsia="宋体" w:cs="宋体"/>
                <w:b/>
                <w:bCs/>
                <w:color w:val="FF0000"/>
                <w:spacing w:val="2"/>
                <w:sz w:val="21"/>
                <w:szCs w:val="21"/>
                <w:highlight w:val="none"/>
              </w:rPr>
              <w:t>级</w:t>
            </w:r>
            <w:r>
              <w:rPr>
                <w:rFonts w:hint="eastAsia" w:ascii="宋体" w:hAnsi="宋体" w:eastAsia="宋体" w:cs="宋体"/>
                <w:b/>
                <w:bCs/>
                <w:color w:val="FF0000"/>
                <w:spacing w:val="2"/>
                <w:sz w:val="21"/>
                <w:szCs w:val="21"/>
                <w:highlight w:val="none"/>
                <w:lang w:eastAsia="zh-CN"/>
              </w:rPr>
              <w:t>；</w:t>
            </w:r>
            <w:r>
              <w:rPr>
                <w:rFonts w:hint="eastAsia" w:ascii="宋体" w:hAnsi="宋体" w:eastAsia="宋体" w:cs="宋体"/>
                <w:b/>
                <w:bCs/>
                <w:color w:val="FF0000"/>
                <w:spacing w:val="1"/>
                <w:sz w:val="21"/>
                <w:szCs w:val="21"/>
                <w:highlight w:val="none"/>
                <w:lang w:eastAsia="zh-CN"/>
              </w:rPr>
              <w:t>耐划痕</w:t>
            </w:r>
            <w:r>
              <w:rPr>
                <w:rFonts w:hint="eastAsia" w:ascii="宋体" w:hAnsi="宋体" w:eastAsia="宋体" w:cs="宋体"/>
                <w:b/>
                <w:bCs/>
                <w:color w:val="FF0000"/>
                <w:spacing w:val="1"/>
                <w:sz w:val="21"/>
                <w:szCs w:val="21"/>
                <w:highlight w:val="none"/>
              </w:rPr>
              <w:t>符合标准要求</w:t>
            </w:r>
            <w:r>
              <w:rPr>
                <w:rFonts w:hint="eastAsia" w:ascii="宋体" w:hAnsi="宋体" w:eastAsia="宋体" w:cs="宋体"/>
                <w:b/>
                <w:bCs/>
                <w:color w:val="FF0000"/>
                <w:spacing w:val="1"/>
                <w:sz w:val="21"/>
                <w:szCs w:val="21"/>
                <w:highlight w:val="none"/>
                <w:lang w:eastAsia="zh-CN"/>
              </w:rPr>
              <w:t>；耐污染性能：丙酮、咖啡、氢氧化钠、双氧水、鞋</w:t>
            </w:r>
            <w:r>
              <w:rPr>
                <w:rFonts w:hint="eastAsia" w:ascii="宋体" w:hAnsi="宋体" w:eastAsia="宋体" w:cs="宋体"/>
                <w:b/>
                <w:bCs/>
                <w:color w:val="FF0000"/>
                <w:spacing w:val="1"/>
                <w:sz w:val="21"/>
                <w:szCs w:val="21"/>
                <w:highlight w:val="none"/>
                <w:lang w:val="en-US" w:eastAsia="zh-CN"/>
              </w:rPr>
              <w:t>油</w:t>
            </w:r>
            <w:r>
              <w:rPr>
                <w:rFonts w:hint="eastAsia" w:ascii="宋体" w:hAnsi="宋体" w:eastAsia="宋体" w:cs="宋体"/>
                <w:b/>
                <w:bCs/>
                <w:color w:val="FF0000"/>
                <w:spacing w:val="1"/>
                <w:sz w:val="21"/>
                <w:szCs w:val="21"/>
                <w:highlight w:val="none"/>
                <w:lang w:eastAsia="zh-CN"/>
              </w:rPr>
              <w:t>、柠檬</w:t>
            </w:r>
            <w:r>
              <w:rPr>
                <w:rFonts w:hint="eastAsia" w:cs="宋体"/>
                <w:b/>
                <w:bCs/>
                <w:color w:val="FF0000"/>
                <w:spacing w:val="1"/>
                <w:sz w:val="21"/>
                <w:szCs w:val="21"/>
                <w:highlight w:val="none"/>
                <w:lang w:val="en-US" w:eastAsia="zh-CN"/>
              </w:rPr>
              <w:t>酸</w:t>
            </w:r>
            <w:r>
              <w:rPr>
                <w:rFonts w:hint="eastAsia" w:ascii="宋体" w:hAnsi="宋体" w:eastAsia="宋体" w:cs="宋体"/>
                <w:b/>
                <w:bCs/>
                <w:color w:val="FF0000"/>
                <w:spacing w:val="1"/>
                <w:sz w:val="21"/>
                <w:szCs w:val="21"/>
                <w:highlight w:val="none"/>
                <w:lang w:val="en-US" w:eastAsia="zh-CN"/>
              </w:rPr>
              <w:t>均不低于5级；</w:t>
            </w:r>
            <w:r>
              <w:rPr>
                <w:rFonts w:hint="eastAsia" w:ascii="宋体" w:hAnsi="宋体" w:eastAsia="宋体" w:cs="宋体"/>
                <w:b/>
                <w:bCs/>
                <w:color w:val="FF0000"/>
                <w:spacing w:val="1"/>
                <w:sz w:val="21"/>
                <w:szCs w:val="21"/>
                <w:highlight w:val="none"/>
                <w:lang w:eastAsia="zh-CN"/>
              </w:rPr>
              <w:t>表面耐磨性</w:t>
            </w:r>
            <w:r>
              <w:rPr>
                <w:rFonts w:hint="eastAsia" w:cs="宋体"/>
                <w:b/>
                <w:bCs/>
                <w:color w:val="FF0000"/>
                <w:spacing w:val="1"/>
                <w:sz w:val="21"/>
                <w:szCs w:val="21"/>
                <w:highlight w:val="none"/>
                <w:lang w:val="en-US" w:eastAsia="zh-CN"/>
              </w:rPr>
              <w:t>图案</w:t>
            </w:r>
            <w:r>
              <w:rPr>
                <w:rFonts w:hint="eastAsia" w:ascii="宋体" w:hAnsi="宋体" w:eastAsia="宋体" w:cs="宋体"/>
                <w:b/>
                <w:bCs/>
                <w:color w:val="FF0000"/>
                <w:spacing w:val="1"/>
                <w:sz w:val="21"/>
                <w:szCs w:val="21"/>
                <w:highlight w:val="none"/>
              </w:rPr>
              <w:t>符合标准要求</w:t>
            </w:r>
            <w:r>
              <w:rPr>
                <w:rFonts w:hint="eastAsia" w:ascii="宋体" w:hAnsi="宋体" w:eastAsia="宋体" w:cs="宋体"/>
                <w:b/>
                <w:bCs/>
                <w:color w:val="FF0000"/>
                <w:spacing w:val="1"/>
                <w:sz w:val="21"/>
                <w:szCs w:val="21"/>
                <w:highlight w:val="none"/>
                <w:lang w:eastAsia="zh-CN"/>
              </w:rPr>
              <w:t>；抗冲击</w:t>
            </w:r>
            <w:r>
              <w:rPr>
                <w:rFonts w:hint="eastAsia" w:ascii="宋体" w:hAnsi="宋体" w:eastAsia="宋体" w:cs="宋体"/>
                <w:b/>
                <w:bCs/>
                <w:color w:val="FF0000"/>
                <w:spacing w:val="1"/>
                <w:sz w:val="21"/>
                <w:szCs w:val="21"/>
                <w:highlight w:val="none"/>
              </w:rPr>
              <w:t>不低于</w:t>
            </w:r>
            <w:r>
              <w:rPr>
                <w:rFonts w:hint="eastAsia" w:ascii="宋体" w:hAnsi="宋体" w:eastAsia="宋体" w:cs="宋体"/>
                <w:b/>
                <w:bCs/>
                <w:color w:val="FF0000"/>
                <w:spacing w:val="1"/>
                <w:sz w:val="21"/>
                <w:szCs w:val="21"/>
                <w:highlight w:val="none"/>
                <w:lang w:val="en-US" w:eastAsia="zh-CN"/>
              </w:rPr>
              <w:t>2</w:t>
            </w:r>
            <w:r>
              <w:rPr>
                <w:rFonts w:hint="eastAsia" w:ascii="宋体" w:hAnsi="宋体" w:eastAsia="宋体" w:cs="宋体"/>
                <w:b/>
                <w:bCs/>
                <w:color w:val="FF0000"/>
                <w:spacing w:val="1"/>
                <w:sz w:val="21"/>
                <w:szCs w:val="21"/>
                <w:highlight w:val="none"/>
              </w:rPr>
              <w:t>级</w:t>
            </w:r>
            <w:r>
              <w:rPr>
                <w:rFonts w:hint="eastAsia" w:ascii="宋体" w:hAnsi="宋体" w:eastAsia="宋体" w:cs="宋体"/>
                <w:b/>
                <w:bCs/>
                <w:color w:val="FF0000"/>
                <w:spacing w:val="1"/>
                <w:sz w:val="21"/>
                <w:szCs w:val="21"/>
                <w:highlight w:val="none"/>
                <w:lang w:eastAsia="zh-CN"/>
              </w:rPr>
              <w:t>；耐光色牢度(灰色样卡)</w:t>
            </w:r>
            <w:r>
              <w:rPr>
                <w:rFonts w:hint="eastAsia" w:ascii="宋体" w:hAnsi="宋体" w:eastAsia="宋体" w:cs="宋体"/>
                <w:b/>
                <w:bCs/>
                <w:color w:val="FF0000"/>
                <w:spacing w:val="4"/>
                <w:sz w:val="21"/>
                <w:szCs w:val="21"/>
                <w:highlight w:val="none"/>
                <w:lang w:val="en-US" w:eastAsia="zh-CN"/>
              </w:rPr>
              <w:t>＞</w:t>
            </w:r>
            <w:r>
              <w:rPr>
                <w:rFonts w:hint="eastAsia" w:ascii="宋体" w:hAnsi="宋体" w:eastAsia="宋体" w:cs="宋体"/>
                <w:b/>
                <w:bCs/>
                <w:color w:val="FF0000"/>
                <w:spacing w:val="4"/>
                <w:sz w:val="21"/>
                <w:szCs w:val="21"/>
                <w:highlight w:val="none"/>
              </w:rPr>
              <w:t>4级</w:t>
            </w:r>
            <w:r>
              <w:rPr>
                <w:rFonts w:hint="eastAsia" w:ascii="宋体" w:hAnsi="宋体" w:eastAsia="宋体" w:cs="宋体"/>
                <w:b/>
                <w:bCs/>
                <w:color w:val="FF0000"/>
                <w:spacing w:val="4"/>
                <w:sz w:val="21"/>
                <w:szCs w:val="21"/>
                <w:highlight w:val="none"/>
                <w:lang w:eastAsia="zh-CN"/>
              </w:rPr>
              <w:t>；</w:t>
            </w:r>
            <w:r>
              <w:rPr>
                <w:rFonts w:hint="eastAsia" w:ascii="宋体" w:hAnsi="宋体" w:eastAsia="宋体" w:cs="宋体"/>
                <w:b/>
                <w:bCs/>
                <w:color w:val="FF0000"/>
                <w:spacing w:val="1"/>
                <w:sz w:val="21"/>
                <w:szCs w:val="21"/>
                <w:highlight w:val="none"/>
              </w:rPr>
              <w:t>力学性能要求</w:t>
            </w:r>
            <w:r>
              <w:rPr>
                <w:rFonts w:hint="eastAsia" w:ascii="宋体" w:hAnsi="宋体" w:eastAsia="宋体" w:cs="宋体"/>
                <w:b/>
                <w:bCs/>
                <w:color w:val="FF0000"/>
                <w:spacing w:val="1"/>
                <w:sz w:val="21"/>
                <w:szCs w:val="21"/>
                <w:highlight w:val="none"/>
                <w:lang w:eastAsia="zh-CN"/>
              </w:rPr>
              <w:t>：</w:t>
            </w:r>
            <w:r>
              <w:rPr>
                <w:rFonts w:hint="eastAsia" w:ascii="宋体" w:hAnsi="宋体" w:eastAsia="宋体" w:cs="宋体"/>
                <w:b/>
                <w:bCs/>
                <w:color w:val="FF0000"/>
                <w:spacing w:val="-2"/>
                <w:sz w:val="21"/>
                <w:szCs w:val="21"/>
                <w:highlight w:val="none"/>
              </w:rPr>
              <w:t>主桌面垂直静载荷试验</w:t>
            </w:r>
            <w:r>
              <w:rPr>
                <w:rFonts w:hint="eastAsia" w:ascii="宋体" w:hAnsi="宋体" w:eastAsia="宋体" w:cs="宋体"/>
                <w:b/>
                <w:bCs/>
                <w:color w:val="FF0000"/>
                <w:spacing w:val="-2"/>
                <w:sz w:val="21"/>
                <w:szCs w:val="21"/>
                <w:highlight w:val="none"/>
                <w:lang w:eastAsia="zh-CN"/>
              </w:rPr>
              <w:t>、桌面持续垂直静载荷试验、桌面水平静载荷试验、桌面垂直冲击、桌腿跌落试验、</w:t>
            </w:r>
            <w:r>
              <w:rPr>
                <w:rFonts w:hint="eastAsia" w:ascii="宋体" w:hAnsi="宋体" w:eastAsia="宋体" w:cs="宋体"/>
                <w:b/>
                <w:bCs/>
                <w:color w:val="FF0000"/>
                <w:spacing w:val="-2"/>
                <w:sz w:val="21"/>
                <w:szCs w:val="21"/>
                <w:highlight w:val="none"/>
              </w:rPr>
              <w:t>桌面水平耐久性</w:t>
            </w:r>
            <w:r>
              <w:rPr>
                <w:rFonts w:hint="eastAsia" w:ascii="宋体" w:hAnsi="宋体" w:eastAsia="宋体" w:cs="宋体"/>
                <w:b/>
                <w:bCs/>
                <w:color w:val="FF0000"/>
                <w:spacing w:val="-3"/>
                <w:sz w:val="21"/>
                <w:szCs w:val="21"/>
                <w:highlight w:val="none"/>
              </w:rPr>
              <w:t>试验</w:t>
            </w:r>
            <w:r>
              <w:rPr>
                <w:rFonts w:hint="eastAsia" w:ascii="宋体" w:hAnsi="宋体" w:eastAsia="宋体" w:cs="宋体"/>
                <w:b/>
                <w:bCs/>
                <w:color w:val="FF0000"/>
                <w:spacing w:val="-3"/>
                <w:sz w:val="21"/>
                <w:szCs w:val="21"/>
                <w:highlight w:val="none"/>
                <w:lang w:val="en-US" w:eastAsia="zh-CN"/>
              </w:rPr>
              <w:t>均符</w:t>
            </w:r>
            <w:r>
              <w:rPr>
                <w:rFonts w:hint="eastAsia" w:ascii="宋体" w:hAnsi="宋体" w:eastAsia="宋体" w:cs="宋体"/>
                <w:b/>
                <w:bCs/>
                <w:color w:val="FF0000"/>
                <w:spacing w:val="1"/>
                <w:sz w:val="21"/>
                <w:szCs w:val="21"/>
                <w:highlight w:val="none"/>
              </w:rPr>
              <w:t>合标准要求</w:t>
            </w:r>
            <w:r>
              <w:rPr>
                <w:rFonts w:hint="eastAsia" w:ascii="宋体" w:hAnsi="宋体" w:eastAsia="宋体" w:cs="宋体"/>
                <w:b/>
                <w:bCs/>
                <w:color w:val="FF0000"/>
                <w:spacing w:val="1"/>
                <w:sz w:val="21"/>
                <w:szCs w:val="21"/>
                <w:highlight w:val="none"/>
                <w:lang w:eastAsia="zh-CN"/>
              </w:rPr>
              <w:t>；</w:t>
            </w:r>
            <w:r>
              <w:rPr>
                <w:rFonts w:hint="eastAsia" w:ascii="宋体" w:hAnsi="宋体" w:eastAsia="宋体" w:cs="宋体"/>
                <w:b/>
                <w:bCs/>
                <w:color w:val="FF0000"/>
                <w:spacing w:val="1"/>
                <w:sz w:val="21"/>
                <w:szCs w:val="21"/>
                <w:highlight w:val="none"/>
              </w:rPr>
              <w:t>桌面垂直加载稳</w:t>
            </w:r>
            <w:r>
              <w:rPr>
                <w:rFonts w:hint="eastAsia" w:ascii="宋体" w:hAnsi="宋体" w:eastAsia="宋体" w:cs="宋体"/>
                <w:b/>
                <w:bCs/>
                <w:color w:val="FF0000"/>
                <w:spacing w:val="4"/>
                <w:sz w:val="21"/>
                <w:szCs w:val="21"/>
                <w:highlight w:val="none"/>
              </w:rPr>
              <w:t>定性</w:t>
            </w:r>
            <w:r>
              <w:rPr>
                <w:rFonts w:hint="eastAsia" w:ascii="宋体" w:hAnsi="宋体" w:eastAsia="宋体" w:cs="宋体"/>
                <w:b/>
                <w:bCs/>
                <w:color w:val="FF0000"/>
                <w:spacing w:val="4"/>
                <w:sz w:val="21"/>
                <w:szCs w:val="21"/>
                <w:highlight w:val="none"/>
                <w:lang w:val="en-US" w:eastAsia="zh-CN"/>
              </w:rPr>
              <w:t>四</w:t>
            </w:r>
            <w:r>
              <w:rPr>
                <w:rFonts w:hint="eastAsia" w:cs="宋体"/>
                <w:b/>
                <w:bCs/>
                <w:color w:val="FF0000"/>
                <w:spacing w:val="4"/>
                <w:sz w:val="21"/>
                <w:szCs w:val="21"/>
                <w:highlight w:val="none"/>
                <w:lang w:val="en-US" w:eastAsia="zh-CN"/>
              </w:rPr>
              <w:t>脚</w:t>
            </w:r>
            <w:r>
              <w:rPr>
                <w:rFonts w:hint="eastAsia" w:ascii="宋体" w:hAnsi="宋体" w:eastAsia="宋体" w:cs="宋体"/>
                <w:b/>
                <w:bCs/>
                <w:color w:val="FF0000"/>
                <w:spacing w:val="4"/>
                <w:sz w:val="21"/>
                <w:szCs w:val="21"/>
                <w:highlight w:val="none"/>
                <w:lang w:val="en-US" w:eastAsia="zh-CN"/>
              </w:rPr>
              <w:t>桌</w:t>
            </w:r>
            <w:r>
              <w:rPr>
                <w:rFonts w:hint="eastAsia" w:ascii="宋体" w:hAnsi="宋体" w:eastAsia="宋体" w:cs="宋体"/>
                <w:b/>
                <w:bCs/>
                <w:color w:val="FF0000"/>
                <w:spacing w:val="-2"/>
                <w:sz w:val="21"/>
                <w:szCs w:val="21"/>
                <w:highlight w:val="none"/>
              </w:rPr>
              <w:t>无倾翻现象</w:t>
            </w:r>
            <w:r>
              <w:rPr>
                <w:rFonts w:hint="eastAsia" w:ascii="宋体" w:hAnsi="宋体" w:eastAsia="宋体" w:cs="宋体"/>
                <w:b/>
                <w:bCs/>
                <w:color w:val="FF0000"/>
                <w:spacing w:val="4"/>
                <w:sz w:val="21"/>
                <w:szCs w:val="21"/>
                <w:highlight w:val="none"/>
                <w:lang w:eastAsia="zh-CN"/>
              </w:rPr>
              <w:t>、</w:t>
            </w:r>
            <w:r>
              <w:rPr>
                <w:rFonts w:hint="eastAsia" w:ascii="宋体" w:hAnsi="宋体" w:eastAsia="宋体" w:cs="宋体"/>
                <w:b/>
                <w:bCs/>
                <w:color w:val="FF0000"/>
                <w:spacing w:val="1"/>
                <w:sz w:val="21"/>
                <w:szCs w:val="21"/>
                <w:highlight w:val="none"/>
              </w:rPr>
              <w:t>桌面垂直和水平</w:t>
            </w:r>
            <w:r>
              <w:rPr>
                <w:rFonts w:hint="eastAsia" w:ascii="宋体" w:hAnsi="宋体" w:eastAsia="宋体" w:cs="宋体"/>
                <w:b/>
                <w:bCs/>
                <w:color w:val="FF0000"/>
                <w:spacing w:val="-2"/>
                <w:sz w:val="21"/>
                <w:szCs w:val="21"/>
                <w:highlight w:val="none"/>
              </w:rPr>
              <w:t>加载稳定性</w:t>
            </w:r>
            <w:r>
              <w:rPr>
                <w:rFonts w:hint="eastAsia" w:ascii="宋体" w:hAnsi="宋体" w:eastAsia="宋体" w:cs="宋体"/>
                <w:b/>
                <w:bCs/>
                <w:color w:val="FF0000"/>
                <w:spacing w:val="-2"/>
                <w:sz w:val="21"/>
                <w:szCs w:val="21"/>
                <w:highlight w:val="none"/>
                <w:lang w:val="en-US" w:eastAsia="zh-CN"/>
              </w:rPr>
              <w:t>四</w:t>
            </w:r>
            <w:r>
              <w:rPr>
                <w:rFonts w:hint="eastAsia" w:cs="宋体"/>
                <w:b/>
                <w:bCs/>
                <w:color w:val="FF0000"/>
                <w:spacing w:val="-2"/>
                <w:sz w:val="21"/>
                <w:szCs w:val="21"/>
                <w:highlight w:val="none"/>
                <w:lang w:val="en-US" w:eastAsia="zh-CN"/>
              </w:rPr>
              <w:t>脚</w:t>
            </w:r>
            <w:r>
              <w:rPr>
                <w:rFonts w:hint="eastAsia" w:ascii="宋体" w:hAnsi="宋体" w:eastAsia="宋体" w:cs="宋体"/>
                <w:b/>
                <w:bCs/>
                <w:color w:val="FF0000"/>
                <w:spacing w:val="-2"/>
                <w:sz w:val="21"/>
                <w:szCs w:val="21"/>
                <w:highlight w:val="none"/>
                <w:lang w:val="en-US" w:eastAsia="zh-CN"/>
              </w:rPr>
              <w:t>桌</w:t>
            </w:r>
            <w:r>
              <w:rPr>
                <w:rFonts w:hint="eastAsia" w:ascii="宋体" w:hAnsi="宋体" w:eastAsia="宋体" w:cs="宋体"/>
                <w:b/>
                <w:bCs/>
                <w:color w:val="FF0000"/>
                <w:spacing w:val="-2"/>
                <w:sz w:val="21"/>
                <w:szCs w:val="21"/>
                <w:highlight w:val="none"/>
              </w:rPr>
              <w:t>无倾翻现象</w:t>
            </w:r>
            <w:r>
              <w:rPr>
                <w:rFonts w:hint="eastAsia" w:ascii="宋体" w:hAnsi="宋体" w:eastAsia="宋体" w:cs="宋体"/>
                <w:b/>
                <w:bCs/>
                <w:color w:val="FF0000"/>
                <w:spacing w:val="-2"/>
                <w:sz w:val="21"/>
                <w:szCs w:val="21"/>
                <w:highlight w:val="none"/>
                <w:lang w:eastAsia="zh-CN"/>
              </w:rPr>
              <w:t>；</w:t>
            </w:r>
            <w:r>
              <w:rPr>
                <w:rFonts w:hint="eastAsia" w:ascii="宋体" w:hAnsi="宋体" w:eastAsia="宋体" w:cs="宋体"/>
                <w:b/>
                <w:bCs/>
                <w:color w:val="FF0000"/>
                <w:spacing w:val="-2"/>
                <w:sz w:val="21"/>
                <w:szCs w:val="21"/>
                <w:highlight w:val="none"/>
              </w:rPr>
              <w:t>推拉构件强度试</w:t>
            </w:r>
            <w:r>
              <w:rPr>
                <w:rFonts w:hint="eastAsia" w:ascii="宋体" w:hAnsi="宋体" w:eastAsia="宋体" w:cs="宋体"/>
                <w:b/>
                <w:bCs/>
                <w:color w:val="FF0000"/>
                <w:sz w:val="21"/>
                <w:szCs w:val="21"/>
                <w:highlight w:val="none"/>
              </w:rPr>
              <w:t>验</w:t>
            </w:r>
            <w:r>
              <w:rPr>
                <w:rFonts w:hint="eastAsia" w:ascii="宋体" w:hAnsi="宋体" w:eastAsia="宋体" w:cs="宋体"/>
                <w:b/>
                <w:bCs/>
                <w:color w:val="FF0000"/>
                <w:sz w:val="21"/>
                <w:szCs w:val="21"/>
                <w:highlight w:val="none"/>
                <w:lang w:eastAsia="zh-CN"/>
              </w:rPr>
              <w:t>、</w:t>
            </w:r>
            <w:r>
              <w:rPr>
                <w:rFonts w:hint="eastAsia" w:ascii="宋体" w:hAnsi="宋体" w:eastAsia="宋体" w:cs="宋体"/>
                <w:b/>
                <w:bCs/>
                <w:color w:val="FF0000"/>
                <w:spacing w:val="-2"/>
                <w:sz w:val="21"/>
                <w:szCs w:val="21"/>
                <w:highlight w:val="none"/>
              </w:rPr>
              <w:t>推拉构件耐久性</w:t>
            </w:r>
            <w:r>
              <w:rPr>
                <w:rFonts w:hint="eastAsia" w:ascii="宋体" w:hAnsi="宋体" w:eastAsia="宋体" w:cs="宋体"/>
                <w:b/>
                <w:bCs/>
                <w:color w:val="FF0000"/>
                <w:spacing w:val="-3"/>
                <w:sz w:val="21"/>
                <w:szCs w:val="21"/>
                <w:highlight w:val="none"/>
              </w:rPr>
              <w:t>试验</w:t>
            </w:r>
            <w:r>
              <w:rPr>
                <w:rFonts w:hint="eastAsia" w:ascii="宋体" w:hAnsi="宋体" w:eastAsia="宋体" w:cs="宋体"/>
                <w:b/>
                <w:bCs/>
                <w:color w:val="FF0000"/>
                <w:spacing w:val="-3"/>
                <w:sz w:val="21"/>
                <w:szCs w:val="21"/>
                <w:highlight w:val="none"/>
                <w:lang w:eastAsia="zh-CN"/>
              </w:rPr>
              <w:t>、</w:t>
            </w:r>
            <w:r>
              <w:rPr>
                <w:rFonts w:hint="eastAsia" w:ascii="宋体" w:hAnsi="宋体" w:eastAsia="宋体" w:cs="宋体"/>
                <w:b/>
                <w:bCs/>
                <w:color w:val="FF0000"/>
                <w:spacing w:val="-2"/>
                <w:sz w:val="21"/>
                <w:szCs w:val="21"/>
                <w:highlight w:val="none"/>
              </w:rPr>
              <w:t>推拉构件猛关或猛开试验</w:t>
            </w:r>
            <w:r>
              <w:rPr>
                <w:rFonts w:hint="eastAsia" w:ascii="宋体" w:hAnsi="宋体" w:eastAsia="宋体" w:cs="宋体"/>
                <w:b/>
                <w:bCs/>
                <w:color w:val="FF0000"/>
                <w:spacing w:val="-2"/>
                <w:sz w:val="21"/>
                <w:szCs w:val="21"/>
                <w:highlight w:val="none"/>
                <w:lang w:eastAsia="zh-CN"/>
              </w:rPr>
              <w:t>、</w:t>
            </w:r>
            <w:r>
              <w:rPr>
                <w:rFonts w:hint="eastAsia" w:ascii="宋体" w:hAnsi="宋体" w:eastAsia="宋体" w:cs="宋体"/>
                <w:b/>
                <w:bCs/>
                <w:color w:val="FF0000"/>
                <w:spacing w:val="-4"/>
                <w:sz w:val="21"/>
                <w:szCs w:val="21"/>
                <w:highlight w:val="none"/>
              </w:rPr>
              <w:t>推拉构件结构强</w:t>
            </w:r>
            <w:r>
              <w:rPr>
                <w:rFonts w:hint="eastAsia" w:ascii="宋体" w:hAnsi="宋体" w:eastAsia="宋体" w:cs="宋体"/>
                <w:b/>
                <w:bCs/>
                <w:color w:val="FF0000"/>
                <w:spacing w:val="-2"/>
                <w:sz w:val="21"/>
                <w:szCs w:val="21"/>
                <w:highlight w:val="none"/>
              </w:rPr>
              <w:t>度试验</w:t>
            </w:r>
            <w:r>
              <w:rPr>
                <w:rFonts w:hint="eastAsia" w:ascii="宋体" w:hAnsi="宋体" w:eastAsia="宋体" w:cs="宋体"/>
                <w:b/>
                <w:bCs/>
                <w:color w:val="FF0000"/>
                <w:spacing w:val="-2"/>
                <w:sz w:val="21"/>
                <w:szCs w:val="21"/>
                <w:highlight w:val="none"/>
                <w:lang w:val="en-US" w:eastAsia="zh-CN"/>
              </w:rPr>
              <w:t>均</w:t>
            </w:r>
            <w:r>
              <w:rPr>
                <w:rFonts w:hint="eastAsia" w:ascii="宋体" w:hAnsi="宋体" w:eastAsia="宋体" w:cs="宋体"/>
                <w:b/>
                <w:bCs/>
                <w:color w:val="FF0000"/>
                <w:spacing w:val="1"/>
                <w:sz w:val="21"/>
                <w:szCs w:val="21"/>
                <w:highlight w:val="none"/>
              </w:rPr>
              <w:t>符合标准要求</w:t>
            </w:r>
            <w:r>
              <w:rPr>
                <w:rFonts w:hint="eastAsia" w:ascii="宋体" w:hAnsi="宋体" w:eastAsia="宋体" w:cs="宋体"/>
                <w:b/>
                <w:bCs/>
                <w:color w:val="FF0000"/>
                <w:spacing w:val="1"/>
                <w:sz w:val="21"/>
                <w:szCs w:val="21"/>
                <w:highlight w:val="none"/>
                <w:lang w:eastAsia="zh-CN"/>
              </w:rPr>
              <w:t>；结构安全性</w:t>
            </w:r>
            <w:r>
              <w:rPr>
                <w:rFonts w:hint="eastAsia" w:cs="宋体"/>
                <w:b/>
                <w:bCs/>
                <w:color w:val="FF0000"/>
                <w:spacing w:val="1"/>
                <w:sz w:val="21"/>
                <w:szCs w:val="21"/>
                <w:highlight w:val="none"/>
                <w:lang w:eastAsia="zh-CN"/>
              </w:rPr>
              <w:t>：</w:t>
            </w:r>
            <w:r>
              <w:rPr>
                <w:rFonts w:hint="eastAsia" w:ascii="宋体" w:hAnsi="宋体" w:eastAsia="宋体" w:cs="宋体"/>
                <w:b/>
                <w:bCs/>
                <w:color w:val="FF0000"/>
                <w:spacing w:val="1"/>
                <w:sz w:val="21"/>
                <w:szCs w:val="21"/>
                <w:highlight w:val="none"/>
                <w:lang w:eastAsia="zh-CN"/>
              </w:rPr>
              <w:t>抽屉、键盘、拉篮等推拉构件应有防脱落装置</w:t>
            </w:r>
            <w:r>
              <w:rPr>
                <w:rFonts w:hint="eastAsia" w:cs="宋体"/>
                <w:b/>
                <w:bCs/>
                <w:color w:val="FF0000"/>
                <w:spacing w:val="1"/>
                <w:sz w:val="21"/>
                <w:szCs w:val="21"/>
                <w:highlight w:val="none"/>
                <w:lang w:val="en-US" w:eastAsia="zh-CN"/>
              </w:rPr>
              <w:t>实测</w:t>
            </w:r>
            <w:r>
              <w:rPr>
                <w:b/>
                <w:bCs/>
                <w:color w:val="FF0000"/>
                <w:spacing w:val="1"/>
                <w:sz w:val="21"/>
                <w:szCs w:val="21"/>
                <w:highlight w:val="none"/>
              </w:rPr>
              <w:t>符合标准要求</w:t>
            </w:r>
            <w:r>
              <w:rPr>
                <w:rFonts w:hint="eastAsia"/>
                <w:b/>
                <w:bCs/>
                <w:color w:val="FF0000"/>
                <w:spacing w:val="1"/>
                <w:sz w:val="21"/>
                <w:szCs w:val="21"/>
                <w:highlight w:val="none"/>
                <w:lang w:eastAsia="zh-CN"/>
              </w:rPr>
              <w:t>；</w:t>
            </w:r>
          </w:p>
          <w:p w14:paraId="61CCB9F2">
            <w:pPr>
              <w:pStyle w:val="478"/>
              <w:keepNext w:val="0"/>
              <w:keepLines w:val="0"/>
              <w:pageBreakBefore w:val="0"/>
              <w:widowControl w:val="0"/>
              <w:numPr>
                <w:ilvl w:val="0"/>
                <w:numId w:val="17"/>
              </w:numPr>
              <w:kinsoku/>
              <w:wordWrap/>
              <w:overflowPunct/>
              <w:topLinePunct w:val="0"/>
              <w:autoSpaceDE/>
              <w:autoSpaceDN/>
              <w:bidi w:val="0"/>
              <w:adjustRightInd/>
              <w:snapToGrid w:val="0"/>
              <w:spacing w:line="312" w:lineRule="auto"/>
              <w:ind w:left="0" w:leftChars="0"/>
              <w:textAlignment w:val="auto"/>
              <w:rPr>
                <w:rFonts w:hint="eastAsia" w:ascii="宋体" w:hAnsi="宋体" w:eastAsia="宋体" w:cs="宋体"/>
                <w:b/>
                <w:bCs/>
                <w:color w:val="FF0000"/>
                <w:spacing w:val="-1"/>
                <w:sz w:val="21"/>
                <w:szCs w:val="21"/>
                <w:highlight w:val="none"/>
                <w:lang w:val="en-US" w:eastAsia="zh-CN"/>
              </w:rPr>
            </w:pPr>
            <w:r>
              <w:rPr>
                <w:rFonts w:hint="eastAsia" w:ascii="宋体" w:hAnsi="宋体" w:eastAsia="宋体" w:cs="宋体"/>
                <w:b/>
                <w:bCs/>
                <w:color w:val="FF0000"/>
                <w:sz w:val="21"/>
                <w:szCs w:val="21"/>
                <w:highlight w:val="none"/>
                <w:lang w:val="en-US" w:eastAsia="zh-CN"/>
              </w:rPr>
              <w:t>依据</w:t>
            </w:r>
            <w:r>
              <w:rPr>
                <w:rFonts w:hint="eastAsia" w:ascii="宋体" w:hAnsi="宋体" w:eastAsia="宋体" w:cs="宋体"/>
                <w:b/>
                <w:bCs/>
                <w:color w:val="FF0000"/>
                <w:sz w:val="21"/>
                <w:szCs w:val="21"/>
                <w:highlight w:val="none"/>
              </w:rPr>
              <w:t>SZJG 52-2016</w:t>
            </w:r>
            <w:r>
              <w:rPr>
                <w:rFonts w:hint="eastAsia" w:ascii="宋体" w:hAnsi="宋体" w:eastAsia="宋体" w:cs="宋体"/>
                <w:b/>
                <w:bCs/>
                <w:color w:val="FF0000"/>
                <w:sz w:val="21"/>
                <w:szCs w:val="21"/>
                <w:highlight w:val="none"/>
                <w:lang w:val="en-US" w:eastAsia="zh-CN"/>
              </w:rPr>
              <w:t>标准检测:</w:t>
            </w:r>
            <w:r>
              <w:rPr>
                <w:rFonts w:hint="eastAsia" w:ascii="宋体" w:hAnsi="宋体" w:eastAsia="宋体" w:cs="宋体"/>
                <w:b/>
                <w:bCs/>
                <w:color w:val="FF0000"/>
                <w:spacing w:val="-2"/>
                <w:sz w:val="21"/>
                <w:szCs w:val="21"/>
                <w:highlight w:val="none"/>
              </w:rPr>
              <w:t>表面涂层的可迁</w:t>
            </w:r>
            <w:r>
              <w:rPr>
                <w:rFonts w:hint="eastAsia" w:ascii="宋体" w:hAnsi="宋体" w:eastAsia="宋体" w:cs="宋体"/>
                <w:b/>
                <w:bCs/>
                <w:color w:val="FF0000"/>
                <w:spacing w:val="-3"/>
                <w:sz w:val="21"/>
                <w:szCs w:val="21"/>
                <w:highlight w:val="none"/>
              </w:rPr>
              <w:t>移元素</w:t>
            </w:r>
            <w:r>
              <w:rPr>
                <w:rFonts w:hint="eastAsia" w:ascii="宋体" w:hAnsi="宋体" w:eastAsia="宋体" w:cs="宋体"/>
                <w:b/>
                <w:bCs/>
                <w:color w:val="FF0000"/>
                <w:spacing w:val="-3"/>
                <w:sz w:val="21"/>
                <w:szCs w:val="21"/>
                <w:highlight w:val="none"/>
                <w:lang w:val="en-US" w:eastAsia="zh-CN"/>
              </w:rPr>
              <w:t>包括铅(Pb)、镉(Cd)、铬(Cr)、汞(Hg)、砷(As)、锑(Sb)、硒(Se)均未检出；</w:t>
            </w:r>
            <w:r>
              <w:rPr>
                <w:rFonts w:hint="eastAsia" w:ascii="宋体" w:hAnsi="宋体" w:eastAsia="宋体" w:cs="宋体"/>
                <w:b/>
                <w:bCs/>
                <w:color w:val="FF0000"/>
                <w:spacing w:val="-2"/>
                <w:sz w:val="21"/>
                <w:szCs w:val="21"/>
                <w:highlight w:val="none"/>
              </w:rPr>
              <w:t>整体家具挥发性</w:t>
            </w:r>
            <w:r>
              <w:rPr>
                <w:rFonts w:hint="eastAsia" w:ascii="宋体" w:hAnsi="宋体" w:eastAsia="宋体" w:cs="宋体"/>
                <w:b/>
                <w:bCs/>
                <w:color w:val="FF0000"/>
                <w:spacing w:val="6"/>
                <w:sz w:val="21"/>
                <w:szCs w:val="21"/>
                <w:highlight w:val="none"/>
              </w:rPr>
              <w:t>有害物质</w:t>
            </w:r>
            <w:r>
              <w:rPr>
                <w:rFonts w:hint="eastAsia" w:ascii="宋体" w:hAnsi="宋体" w:eastAsia="宋体" w:cs="宋体"/>
                <w:b/>
                <w:bCs/>
                <w:color w:val="FF0000"/>
                <w:spacing w:val="6"/>
                <w:sz w:val="21"/>
                <w:szCs w:val="21"/>
                <w:highlight w:val="none"/>
                <w:lang w:val="en-US" w:eastAsia="zh-CN"/>
              </w:rPr>
              <w:t>包括</w:t>
            </w:r>
            <w:r>
              <w:rPr>
                <w:rFonts w:hint="eastAsia" w:ascii="宋体" w:hAnsi="宋体" w:eastAsia="宋体" w:cs="宋体"/>
                <w:b/>
                <w:bCs/>
                <w:color w:val="FF0000"/>
                <w:spacing w:val="6"/>
                <w:sz w:val="21"/>
                <w:szCs w:val="21"/>
                <w:highlight w:val="none"/>
              </w:rPr>
              <w:t>甲醛释放量≤</w:t>
            </w:r>
            <w:r>
              <w:rPr>
                <w:rFonts w:hint="eastAsia" w:ascii="宋体" w:hAnsi="宋体" w:eastAsia="宋体" w:cs="宋体"/>
                <w:b/>
                <w:bCs/>
                <w:color w:val="FF0000"/>
                <w:spacing w:val="6"/>
                <w:sz w:val="21"/>
                <w:szCs w:val="21"/>
                <w:highlight w:val="none"/>
                <w:lang w:val="en-US" w:eastAsia="zh-CN"/>
              </w:rPr>
              <w:t>0.025</w:t>
            </w:r>
            <w:r>
              <w:rPr>
                <w:rFonts w:hint="eastAsia" w:ascii="宋体" w:hAnsi="宋体" w:eastAsia="宋体" w:cs="宋体"/>
                <w:b/>
                <w:bCs/>
                <w:color w:val="FF0000"/>
                <w:spacing w:val="-1"/>
                <w:sz w:val="21"/>
                <w:szCs w:val="21"/>
                <w:highlight w:val="none"/>
              </w:rPr>
              <w:t>mg/</w:t>
            </w:r>
            <w:r>
              <w:rPr>
                <w:rFonts w:hint="eastAsia" w:ascii="宋体" w:hAnsi="宋体" w:eastAsia="宋体" w:cs="宋体"/>
                <w:b/>
                <w:bCs/>
                <w:color w:val="FF0000"/>
                <w:spacing w:val="-1"/>
                <w:sz w:val="21"/>
                <w:szCs w:val="21"/>
                <w:highlight w:val="none"/>
                <w:lang w:val="en-US" w:eastAsia="zh-CN"/>
              </w:rPr>
              <w:t>m³</w:t>
            </w:r>
            <w:r>
              <w:rPr>
                <w:rFonts w:hint="eastAsia" w:ascii="宋体" w:hAnsi="宋体" w:eastAsia="宋体" w:cs="宋体"/>
                <w:b/>
                <w:bCs/>
                <w:color w:val="FF0000"/>
                <w:spacing w:val="-1"/>
                <w:sz w:val="21"/>
                <w:szCs w:val="21"/>
                <w:highlight w:val="none"/>
                <w:lang w:eastAsia="zh-CN"/>
              </w:rPr>
              <w:t>；</w:t>
            </w:r>
            <w:r>
              <w:rPr>
                <w:rFonts w:hint="eastAsia" w:ascii="宋体" w:hAnsi="宋体" w:eastAsia="宋体" w:cs="宋体"/>
                <w:b/>
                <w:bCs/>
                <w:color w:val="FF0000"/>
                <w:spacing w:val="1"/>
                <w:sz w:val="21"/>
                <w:szCs w:val="21"/>
                <w:highlight w:val="none"/>
              </w:rPr>
              <w:t>总挥发性有机</w:t>
            </w:r>
            <w:r>
              <w:rPr>
                <w:rFonts w:hint="eastAsia" w:ascii="宋体" w:hAnsi="宋体" w:eastAsia="宋体" w:cs="宋体"/>
                <w:b/>
                <w:bCs/>
                <w:color w:val="FF0000"/>
                <w:spacing w:val="9"/>
                <w:sz w:val="21"/>
                <w:szCs w:val="21"/>
                <w:highlight w:val="none"/>
              </w:rPr>
              <w:t>化合物(</w:t>
            </w:r>
            <w:r>
              <w:rPr>
                <w:rFonts w:hint="eastAsia" w:ascii="宋体" w:hAnsi="宋体" w:eastAsia="宋体" w:cs="宋体"/>
                <w:b/>
                <w:bCs/>
                <w:color w:val="FF0000"/>
                <w:sz w:val="21"/>
                <w:szCs w:val="21"/>
                <w:highlight w:val="none"/>
              </w:rPr>
              <w:t>TVOC</w:t>
            </w:r>
            <w:r>
              <w:rPr>
                <w:rFonts w:hint="eastAsia" w:ascii="宋体" w:hAnsi="宋体" w:eastAsia="宋体" w:cs="宋体"/>
                <w:b/>
                <w:bCs/>
                <w:color w:val="FF0000"/>
                <w:spacing w:val="9"/>
                <w:sz w:val="21"/>
                <w:szCs w:val="21"/>
                <w:highlight w:val="none"/>
              </w:rPr>
              <w:t>)</w:t>
            </w:r>
            <w:r>
              <w:rPr>
                <w:rFonts w:hint="eastAsia" w:ascii="宋体" w:hAnsi="宋体" w:eastAsia="宋体" w:cs="宋体"/>
                <w:b/>
                <w:bCs/>
                <w:color w:val="FF0000"/>
                <w:spacing w:val="-2"/>
                <w:sz w:val="21"/>
                <w:szCs w:val="21"/>
                <w:highlight w:val="none"/>
              </w:rPr>
              <w:t>释放量</w:t>
            </w:r>
            <w:r>
              <w:rPr>
                <w:rFonts w:hint="eastAsia" w:ascii="宋体" w:hAnsi="宋体" w:eastAsia="宋体" w:cs="宋体"/>
                <w:b/>
                <w:bCs/>
                <w:color w:val="FF0000"/>
                <w:spacing w:val="-5"/>
                <w:sz w:val="21"/>
                <w:szCs w:val="21"/>
                <w:highlight w:val="none"/>
              </w:rPr>
              <w:t>≤</w:t>
            </w:r>
            <w:r>
              <w:rPr>
                <w:rFonts w:hint="eastAsia" w:ascii="宋体" w:hAnsi="宋体" w:eastAsia="宋体" w:cs="宋体"/>
                <w:b/>
                <w:bCs/>
                <w:color w:val="FF0000"/>
                <w:spacing w:val="-2"/>
                <w:sz w:val="21"/>
                <w:szCs w:val="21"/>
                <w:highlight w:val="none"/>
              </w:rPr>
              <w:t>0.08</w:t>
            </w:r>
            <w:r>
              <w:rPr>
                <w:rFonts w:hint="eastAsia" w:ascii="宋体" w:hAnsi="宋体" w:eastAsia="宋体" w:cs="宋体"/>
                <w:b/>
                <w:bCs/>
                <w:color w:val="FF0000"/>
                <w:spacing w:val="-1"/>
                <w:sz w:val="21"/>
                <w:szCs w:val="21"/>
                <w:highlight w:val="none"/>
              </w:rPr>
              <w:t>mg/</w:t>
            </w:r>
            <w:r>
              <w:rPr>
                <w:rFonts w:hint="eastAsia" w:ascii="宋体" w:hAnsi="宋体" w:eastAsia="宋体" w:cs="宋体"/>
                <w:b/>
                <w:bCs/>
                <w:color w:val="FF0000"/>
                <w:spacing w:val="-1"/>
                <w:sz w:val="21"/>
                <w:szCs w:val="21"/>
                <w:highlight w:val="none"/>
                <w:lang w:val="en-US" w:eastAsia="zh-CN"/>
              </w:rPr>
              <w:t>m³。</w:t>
            </w:r>
          </w:p>
          <w:p w14:paraId="4CC560B2">
            <w:pPr>
              <w:pStyle w:val="478"/>
              <w:keepNext w:val="0"/>
              <w:keepLines w:val="0"/>
              <w:pageBreakBefore w:val="0"/>
              <w:widowControl w:val="0"/>
              <w:kinsoku/>
              <w:wordWrap/>
              <w:overflowPunct/>
              <w:topLinePunct w:val="0"/>
              <w:autoSpaceDE/>
              <w:autoSpaceDN/>
              <w:bidi w:val="0"/>
              <w:adjustRightInd/>
              <w:snapToGrid/>
              <w:spacing w:line="312" w:lineRule="auto"/>
              <w:ind w:left="0" w:leftChars="0"/>
              <w:textAlignment w:val="auto"/>
              <w:rPr>
                <w:rFonts w:hint="eastAsia" w:ascii="宋体" w:hAnsi="宋体" w:eastAsia="宋体" w:cs="宋体"/>
                <w:b/>
                <w:bCs/>
                <w:color w:val="FF0000"/>
                <w:spacing w:val="-1"/>
                <w:sz w:val="21"/>
                <w:szCs w:val="21"/>
                <w:highlight w:val="none"/>
                <w:lang w:val="en-US" w:eastAsia="zh-CN"/>
              </w:rPr>
            </w:pPr>
            <w:r>
              <w:rPr>
                <w:rFonts w:hint="eastAsia" w:ascii="宋体" w:hAnsi="宋体" w:eastAsia="宋体" w:cs="宋体"/>
                <w:b/>
                <w:bCs/>
                <w:color w:val="FF0000"/>
                <w:spacing w:val="-5"/>
                <w:sz w:val="21"/>
                <w:szCs w:val="21"/>
                <w:highlight w:val="none"/>
                <w:lang w:val="en-US" w:eastAsia="zh-CN"/>
              </w:rPr>
              <w:t>【</w:t>
            </w:r>
            <w:r>
              <w:rPr>
                <w:rFonts w:hint="eastAsia" w:cs="宋体"/>
                <w:b/>
                <w:bCs/>
                <w:color w:val="FF0000"/>
                <w:spacing w:val="-5"/>
                <w:sz w:val="21"/>
                <w:szCs w:val="21"/>
                <w:highlight w:val="none"/>
                <w:lang w:val="en-US" w:eastAsia="zh-CN"/>
              </w:rPr>
              <w:t>提供2022年1月1日</w:t>
            </w:r>
            <w:r>
              <w:rPr>
                <w:rFonts w:hint="eastAsia" w:ascii="宋体" w:hAnsi="宋体" w:eastAsia="宋体" w:cs="宋体"/>
                <w:b/>
                <w:bCs/>
                <w:color w:val="FF0000"/>
                <w:spacing w:val="-5"/>
                <w:sz w:val="21"/>
                <w:szCs w:val="21"/>
                <w:highlight w:val="none"/>
                <w:lang w:val="en-US" w:eastAsia="zh-CN"/>
              </w:rPr>
              <w:t>至本项目投标截止时间第三方检测机构出具的具有CMA标识的符合以上参数的检测报告扫描件，需将报告上对应参数标注出来；检测报告封面货物名称与上述名称不一致的需作书面说明，否则该项不得分；同时需提供在全国认证认可信息公共服务平台(认e云(http://cx.cnca.cn/)检测报告查询截图(查询截图中的报告编号及检测机构名称应与检测报告一致)】</w:t>
            </w:r>
          </w:p>
        </w:tc>
      </w:tr>
      <w:tr w14:paraId="77996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5962A644">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110</w:t>
            </w:r>
          </w:p>
        </w:tc>
        <w:tc>
          <w:tcPr>
            <w:tcW w:w="1678" w:type="dxa"/>
            <w:vMerge w:val="restart"/>
            <w:vAlign w:val="center"/>
          </w:tcPr>
          <w:p w14:paraId="6D147765">
            <w:pPr>
              <w:keepNext w:val="0"/>
              <w:keepLines w:val="0"/>
              <w:pageBreakBefore w:val="0"/>
              <w:widowControl/>
              <w:suppressLineNumbers w:val="0"/>
              <w:wordWrap/>
              <w:overflowPunct/>
              <w:topLinePunct w:val="0"/>
              <w:bidi w:val="0"/>
              <w:snapToGrid/>
              <w:spacing w:line="312" w:lineRule="auto"/>
              <w:ind w:left="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小会议桌2</w:t>
            </w:r>
          </w:p>
          <w:p w14:paraId="4B96DD78">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vertAlign w:val="baseline"/>
              </w:rPr>
            </w:pPr>
          </w:p>
        </w:tc>
        <w:tc>
          <w:tcPr>
            <w:tcW w:w="6575" w:type="dxa"/>
            <w:vAlign w:val="center"/>
          </w:tcPr>
          <w:p w14:paraId="0112881B">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110.1规格：（3000W*1500D*750H）mm±20mm；</w:t>
            </w:r>
          </w:p>
        </w:tc>
      </w:tr>
      <w:tr w14:paraId="65484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1B360A40">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1D882ABF">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6D4A5ECB">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default"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110.2基材：贴面板材采用三聚氰胺饰面 ,甲醛释放限量符合国家标准，</w:t>
            </w:r>
            <w:r>
              <w:rPr>
                <w:rFonts w:hint="eastAsia" w:ascii="宋体" w:hAnsi="宋体" w:eastAsia="宋体" w:cs="宋体"/>
                <w:b w:val="0"/>
                <w:bCs w:val="0"/>
                <w:i w:val="0"/>
                <w:iCs w:val="0"/>
                <w:color w:val="auto"/>
                <w:kern w:val="0"/>
                <w:sz w:val="21"/>
                <w:szCs w:val="21"/>
                <w:highlight w:val="none"/>
                <w:lang w:val="en-US" w:eastAsia="zh-CN" w:bidi="ar"/>
              </w:rPr>
              <w:t>板材采用</w:t>
            </w:r>
            <w:r>
              <w:rPr>
                <w:rFonts w:hint="eastAsia" w:ascii="宋体" w:hAnsi="宋体" w:eastAsia="宋体" w:cs="宋体"/>
                <w:b w:val="0"/>
                <w:bCs w:val="0"/>
                <w:i w:val="0"/>
                <w:iCs w:val="0"/>
                <w:color w:val="auto"/>
                <w:kern w:val="0"/>
                <w:sz w:val="21"/>
                <w:szCs w:val="21"/>
                <w:highlight w:val="none"/>
                <w:u w:val="none"/>
                <w:lang w:val="en-US" w:eastAsia="zh-CN" w:bidi="ar"/>
              </w:rPr>
              <w:t>新国标环保</w:t>
            </w:r>
            <w:r>
              <w:rPr>
                <w:rFonts w:hint="eastAsia" w:ascii="宋体" w:hAnsi="宋体" w:eastAsia="宋体" w:cs="宋体"/>
                <w:i w:val="0"/>
                <w:iCs w:val="0"/>
                <w:color w:val="auto"/>
                <w:kern w:val="0"/>
                <w:sz w:val="21"/>
                <w:szCs w:val="21"/>
                <w:highlight w:val="none"/>
                <w:u w:val="none"/>
                <w:lang w:val="en-US" w:eastAsia="zh-CN" w:bidi="ar"/>
              </w:rPr>
              <w:t>ENF级纤维板</w:t>
            </w:r>
            <w:r>
              <w:rPr>
                <w:rFonts w:hint="eastAsia" w:ascii="宋体" w:hAnsi="宋体" w:eastAsia="宋体" w:cs="宋体"/>
                <w:b w:val="0"/>
                <w:bCs w:val="0"/>
                <w:i w:val="0"/>
                <w:iCs w:val="0"/>
                <w:color w:val="auto"/>
                <w:kern w:val="0"/>
                <w:sz w:val="21"/>
                <w:szCs w:val="21"/>
                <w:highlight w:val="none"/>
                <w:lang w:val="en-US" w:eastAsia="zh-CN" w:bidi="ar"/>
              </w:rPr>
              <w:t>，</w:t>
            </w:r>
            <w:r>
              <w:rPr>
                <w:rFonts w:hint="eastAsia" w:ascii="宋体" w:hAnsi="宋体" w:eastAsia="宋体" w:cs="宋体"/>
                <w:b w:val="0"/>
                <w:bCs w:val="0"/>
                <w:i w:val="0"/>
                <w:iCs w:val="0"/>
                <w:color w:val="auto"/>
                <w:kern w:val="0"/>
                <w:sz w:val="21"/>
                <w:szCs w:val="21"/>
                <w:highlight w:val="none"/>
                <w:u w:val="none"/>
                <w:lang w:val="en-US" w:eastAsia="zh-CN" w:bidi="ar"/>
              </w:rPr>
              <w:t>板材的胶合强度、含水率、浸渍剥离、静曲强度、弹性模量、甲醛释放量、挥发性有机化合物（72h）的苯、甲苯、二甲苯，TVOC符合 GB 18580-2017、GB/T 35601-2017、GB/T 9846-2015、GB/T 39600-2021标准要求。</w:t>
            </w:r>
            <w:r>
              <w:rPr>
                <w:rFonts w:hint="eastAsia" w:ascii="宋体" w:hAnsi="宋体" w:eastAsia="宋体" w:cs="宋体"/>
                <w:b w:val="0"/>
                <w:bCs w:val="0"/>
                <w:i w:val="0"/>
                <w:iCs w:val="0"/>
                <w:color w:val="auto"/>
                <w:kern w:val="0"/>
                <w:sz w:val="21"/>
                <w:szCs w:val="21"/>
                <w:highlight w:val="none"/>
                <w:lang w:val="en-US" w:eastAsia="zh-CN" w:bidi="ar"/>
              </w:rPr>
              <w:t>三聚氰胺饰面</w:t>
            </w:r>
            <w:r>
              <w:rPr>
                <w:rFonts w:hint="eastAsia" w:ascii="宋体" w:hAnsi="宋体" w:eastAsia="宋体" w:cs="宋体"/>
                <w:b w:val="0"/>
                <w:bCs w:val="0"/>
                <w:i w:val="0"/>
                <w:iCs w:val="0"/>
                <w:color w:val="auto"/>
                <w:kern w:val="0"/>
                <w:sz w:val="21"/>
                <w:szCs w:val="21"/>
                <w:highlight w:val="none"/>
                <w:u w:val="none"/>
                <w:lang w:val="en-US" w:eastAsia="zh-CN" w:bidi="ar"/>
              </w:rPr>
              <w:t>，</w:t>
            </w:r>
            <w:r>
              <w:rPr>
                <w:rFonts w:hint="eastAsia" w:ascii="宋体" w:hAnsi="宋体" w:eastAsia="宋体" w:cs="宋体"/>
                <w:b w:val="0"/>
                <w:bCs w:val="0"/>
                <w:i w:val="0"/>
                <w:iCs w:val="0"/>
                <w:color w:val="auto"/>
                <w:kern w:val="0"/>
                <w:sz w:val="21"/>
                <w:szCs w:val="21"/>
                <w:highlight w:val="none"/>
                <w:lang w:val="en-US" w:eastAsia="zh-CN" w:bidi="ar"/>
              </w:rPr>
              <w:t>具有防水、防潮、防交叉感染、耐磨性能强；台面厚度≥25mm。</w:t>
            </w:r>
          </w:p>
        </w:tc>
      </w:tr>
      <w:tr w14:paraId="60D40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6E6E5871">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3B7489A8">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76ABD778">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110.3工艺：封边用材2mm厚ABS激光封边，热熔胶，封边倒角圆滑、经精修边，无外露胶痕。</w:t>
            </w:r>
            <w:r>
              <w:rPr>
                <w:rFonts w:hint="eastAsia" w:ascii="宋体" w:hAnsi="宋体" w:eastAsia="宋体" w:cs="宋体"/>
                <w:b w:val="0"/>
                <w:bCs w:val="0"/>
                <w:color w:val="auto"/>
                <w:kern w:val="0"/>
                <w:sz w:val="21"/>
                <w:szCs w:val="21"/>
                <w:highlight w:val="none"/>
                <w:u w:val="none"/>
                <w:lang w:bidi="ar"/>
              </w:rPr>
              <w:t>封边条的耐干热性，耐磨性，耐开裂性，耐老化性、耐冷热循环性、耐光色牢度均，甲醛释放量，氯乙烯单体，可迁移元素（可溶性重金属）的铅、镉、铬、汞、砷、锑、硒、钡，邻苯二甲酸酯的总量（包括DBP、BBP、DEHP、DNOP、DINP和DIDP）、多溴联苯、多溴联苯醚均符合QB/T 4463-2013标准要求。</w:t>
            </w:r>
          </w:p>
        </w:tc>
      </w:tr>
      <w:tr w14:paraId="3CFB8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1E59783B">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0929B895">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106E6D18">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110.4功能配置：配有防滑脚垫，如现场具有出线点，需配置上线脚。配多功能翻盖式集成电源，包含五孔插座、USB插座、弱电插口（根据现场线路及采购方需求配置）。</w:t>
            </w:r>
          </w:p>
        </w:tc>
      </w:tr>
      <w:tr w14:paraId="52693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19EF4D4D">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43879EE0">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3A506B89">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110.5胶黏剂：环保水性白乳胶；</w:t>
            </w:r>
            <w:r>
              <w:rPr>
                <w:rFonts w:hint="eastAsia" w:ascii="宋体" w:hAnsi="宋体" w:eastAsia="宋体" w:cs="宋体"/>
                <w:b w:val="0"/>
                <w:bCs w:val="0"/>
                <w:color w:val="auto"/>
                <w:kern w:val="0"/>
                <w:sz w:val="21"/>
                <w:szCs w:val="21"/>
                <w:highlight w:val="none"/>
                <w:u w:val="none"/>
                <w:lang w:eastAsia="zh-CN" w:bidi="ar"/>
              </w:rPr>
              <w:t>胶粘剂的游离甲醛、苯、甲苯+二甲苯、总挥发性有机物均符合GB 18583-2008、SZJG 52-2016标准要求。</w:t>
            </w:r>
          </w:p>
        </w:tc>
      </w:tr>
      <w:tr w14:paraId="2EF3F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7FE0D76B">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1754D548">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0AB6EED2">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110.6五金配件：钢制脚架，壁厚≥1.5mm。</w:t>
            </w:r>
          </w:p>
        </w:tc>
      </w:tr>
      <w:tr w14:paraId="227F6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3E419DE9">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111</w:t>
            </w:r>
          </w:p>
        </w:tc>
        <w:tc>
          <w:tcPr>
            <w:tcW w:w="1678" w:type="dxa"/>
            <w:vMerge w:val="restart"/>
            <w:vAlign w:val="center"/>
          </w:tcPr>
          <w:p w14:paraId="522BB2A9">
            <w:pPr>
              <w:keepNext w:val="0"/>
              <w:keepLines w:val="0"/>
              <w:pageBreakBefore w:val="0"/>
              <w:widowControl/>
              <w:suppressLineNumbers w:val="0"/>
              <w:wordWrap/>
              <w:overflowPunct/>
              <w:topLinePunct w:val="0"/>
              <w:bidi w:val="0"/>
              <w:snapToGrid/>
              <w:spacing w:line="312" w:lineRule="auto"/>
              <w:ind w:left="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小会议桌3</w:t>
            </w:r>
          </w:p>
          <w:p w14:paraId="45FA8C4D">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vertAlign w:val="baseline"/>
              </w:rPr>
            </w:pPr>
          </w:p>
        </w:tc>
        <w:tc>
          <w:tcPr>
            <w:tcW w:w="6575" w:type="dxa"/>
            <w:vAlign w:val="center"/>
          </w:tcPr>
          <w:p w14:paraId="1D051906">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111.1规格：（3600W*1500D*750H）mm±20mm；</w:t>
            </w:r>
          </w:p>
        </w:tc>
      </w:tr>
      <w:tr w14:paraId="670B1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6F570BC0">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7B3F367E">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4975945B">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default" w:ascii="宋体" w:hAnsi="宋体" w:eastAsia="宋体" w:cs="宋体"/>
                <w:color w:val="auto"/>
                <w:sz w:val="21"/>
                <w:szCs w:val="21"/>
                <w:highlight w:val="none"/>
                <w:vertAlign w:val="baseline"/>
                <w:lang w:val="en-US"/>
              </w:rPr>
            </w:pPr>
            <w:r>
              <w:rPr>
                <w:rFonts w:hint="eastAsia" w:ascii="宋体" w:hAnsi="宋体" w:eastAsia="宋体" w:cs="宋体"/>
                <w:b w:val="0"/>
                <w:bCs w:val="0"/>
                <w:i w:val="0"/>
                <w:iCs w:val="0"/>
                <w:color w:val="auto"/>
                <w:kern w:val="0"/>
                <w:sz w:val="21"/>
                <w:szCs w:val="21"/>
                <w:highlight w:val="none"/>
                <w:u w:val="none"/>
                <w:lang w:val="en-US" w:eastAsia="zh-CN" w:bidi="ar"/>
              </w:rPr>
              <w:t>111.2基材：贴面板材采用三聚氰胺饰面 ,甲醛释放限量符合国家标准，</w:t>
            </w:r>
            <w:r>
              <w:rPr>
                <w:rFonts w:hint="eastAsia" w:ascii="宋体" w:hAnsi="宋体" w:eastAsia="宋体" w:cs="宋体"/>
                <w:b w:val="0"/>
                <w:bCs w:val="0"/>
                <w:i w:val="0"/>
                <w:iCs w:val="0"/>
                <w:color w:val="auto"/>
                <w:kern w:val="0"/>
                <w:sz w:val="21"/>
                <w:szCs w:val="21"/>
                <w:highlight w:val="none"/>
                <w:lang w:val="en-US" w:eastAsia="zh-CN" w:bidi="ar"/>
              </w:rPr>
              <w:t>板材采用</w:t>
            </w:r>
            <w:r>
              <w:rPr>
                <w:rFonts w:hint="eastAsia" w:ascii="宋体" w:hAnsi="宋体" w:eastAsia="宋体" w:cs="宋体"/>
                <w:b w:val="0"/>
                <w:bCs w:val="0"/>
                <w:i w:val="0"/>
                <w:iCs w:val="0"/>
                <w:color w:val="auto"/>
                <w:kern w:val="0"/>
                <w:sz w:val="21"/>
                <w:szCs w:val="21"/>
                <w:highlight w:val="none"/>
                <w:u w:val="none"/>
                <w:lang w:val="en-US" w:eastAsia="zh-CN" w:bidi="ar"/>
              </w:rPr>
              <w:t>新国标环保</w:t>
            </w:r>
            <w:r>
              <w:rPr>
                <w:rFonts w:hint="eastAsia" w:ascii="宋体" w:hAnsi="宋体" w:eastAsia="宋体" w:cs="宋体"/>
                <w:i w:val="0"/>
                <w:iCs w:val="0"/>
                <w:color w:val="auto"/>
                <w:kern w:val="0"/>
                <w:sz w:val="21"/>
                <w:szCs w:val="21"/>
                <w:highlight w:val="none"/>
                <w:u w:val="none"/>
                <w:lang w:val="en-US" w:eastAsia="zh-CN" w:bidi="ar"/>
              </w:rPr>
              <w:t>ENF级纤维板</w:t>
            </w:r>
            <w:r>
              <w:rPr>
                <w:rFonts w:hint="eastAsia" w:ascii="宋体" w:hAnsi="宋体" w:eastAsia="宋体" w:cs="宋体"/>
                <w:b w:val="0"/>
                <w:bCs w:val="0"/>
                <w:i w:val="0"/>
                <w:iCs w:val="0"/>
                <w:color w:val="auto"/>
                <w:kern w:val="0"/>
                <w:sz w:val="21"/>
                <w:szCs w:val="21"/>
                <w:highlight w:val="none"/>
                <w:lang w:val="en-US" w:eastAsia="zh-CN" w:bidi="ar"/>
              </w:rPr>
              <w:t>，</w:t>
            </w:r>
            <w:r>
              <w:rPr>
                <w:rFonts w:hint="eastAsia" w:ascii="宋体" w:hAnsi="宋体" w:eastAsia="宋体" w:cs="宋体"/>
                <w:b w:val="0"/>
                <w:bCs w:val="0"/>
                <w:i w:val="0"/>
                <w:iCs w:val="0"/>
                <w:color w:val="auto"/>
                <w:kern w:val="0"/>
                <w:sz w:val="21"/>
                <w:szCs w:val="21"/>
                <w:highlight w:val="none"/>
                <w:u w:val="none"/>
                <w:lang w:val="en-US" w:eastAsia="zh-CN" w:bidi="ar"/>
              </w:rPr>
              <w:t>板材的胶合强度、含水率、浸渍剥离、静曲强度、弹性模量、甲醛释放量、挥发性有机化合物（72h）的苯、甲苯、二甲苯，TVOC符合 GB 18580-2017、GB/T 35601-2017、GB/T 9846-2015、GB/T 39600-2021标准要求。</w:t>
            </w:r>
            <w:r>
              <w:rPr>
                <w:rFonts w:hint="eastAsia" w:ascii="宋体" w:hAnsi="宋体" w:eastAsia="宋体" w:cs="宋体"/>
                <w:b w:val="0"/>
                <w:bCs w:val="0"/>
                <w:i w:val="0"/>
                <w:iCs w:val="0"/>
                <w:color w:val="auto"/>
                <w:kern w:val="0"/>
                <w:sz w:val="21"/>
                <w:szCs w:val="21"/>
                <w:highlight w:val="none"/>
                <w:lang w:val="en-US" w:eastAsia="zh-CN" w:bidi="ar"/>
              </w:rPr>
              <w:t>三聚氰胺饰面</w:t>
            </w:r>
            <w:r>
              <w:rPr>
                <w:rFonts w:hint="eastAsia" w:ascii="宋体" w:hAnsi="宋体" w:eastAsia="宋体" w:cs="宋体"/>
                <w:b w:val="0"/>
                <w:bCs w:val="0"/>
                <w:i w:val="0"/>
                <w:iCs w:val="0"/>
                <w:color w:val="auto"/>
                <w:kern w:val="0"/>
                <w:sz w:val="21"/>
                <w:szCs w:val="21"/>
                <w:highlight w:val="none"/>
                <w:u w:val="none"/>
                <w:lang w:val="en-US" w:eastAsia="zh-CN" w:bidi="ar"/>
              </w:rPr>
              <w:t>，</w:t>
            </w:r>
            <w:r>
              <w:rPr>
                <w:rFonts w:hint="eastAsia" w:ascii="宋体" w:hAnsi="宋体" w:eastAsia="宋体" w:cs="宋体"/>
                <w:b w:val="0"/>
                <w:bCs w:val="0"/>
                <w:i w:val="0"/>
                <w:iCs w:val="0"/>
                <w:color w:val="auto"/>
                <w:kern w:val="0"/>
                <w:sz w:val="21"/>
                <w:szCs w:val="21"/>
                <w:highlight w:val="none"/>
                <w:lang w:val="en-US" w:eastAsia="zh-CN" w:bidi="ar"/>
              </w:rPr>
              <w:t>具有防水、防潮、防交叉感染、耐磨性能强；台面厚度≥25mm。</w:t>
            </w:r>
          </w:p>
        </w:tc>
      </w:tr>
      <w:tr w14:paraId="7E869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56DB8327">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4D2A3883">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572AFCF1">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111.3工艺：封边用材2mm厚ABS激光封边，热熔胶，封边倒角圆滑、经精修边，无外露胶痕。</w:t>
            </w:r>
            <w:r>
              <w:rPr>
                <w:rFonts w:hint="eastAsia" w:ascii="宋体" w:hAnsi="宋体" w:eastAsia="宋体" w:cs="宋体"/>
                <w:b w:val="0"/>
                <w:bCs w:val="0"/>
                <w:color w:val="auto"/>
                <w:kern w:val="0"/>
                <w:sz w:val="21"/>
                <w:szCs w:val="21"/>
                <w:highlight w:val="none"/>
                <w:u w:val="none"/>
                <w:lang w:bidi="ar"/>
              </w:rPr>
              <w:t>封边条的耐干热性，耐磨性，耐开裂性，耐老化性、耐冷热循环性、耐光色牢度均，甲醛释放量，氯乙烯单体，可迁移元素（可溶性重金属）的铅、镉、铬、汞、砷、锑、硒、钡，邻苯二甲酸酯的总量（包括DBP、BBP、DEHP、DNOP、DINP和DIDP）、多溴联苯、多溴联苯醚均符合QB/T 4463-2013标准要求。</w:t>
            </w:r>
          </w:p>
        </w:tc>
      </w:tr>
      <w:tr w14:paraId="13668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7560A68D">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2B9E84B8">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183C2AE6">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111.4功能配置：配有防滑脚垫，如现场具有出线点，需配置上线脚。配多功能翻盖式集成电源，包含五孔插座、USB插座、弱电插口（根据现场线路及采购方需求配置）。</w:t>
            </w:r>
          </w:p>
        </w:tc>
      </w:tr>
      <w:tr w14:paraId="3DD64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50436451">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1700E994">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23F638BA">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111.5胶黏剂：环保水性白乳胶；</w:t>
            </w:r>
            <w:r>
              <w:rPr>
                <w:rFonts w:hint="eastAsia" w:ascii="宋体" w:hAnsi="宋体" w:eastAsia="宋体" w:cs="宋体"/>
                <w:b w:val="0"/>
                <w:bCs w:val="0"/>
                <w:color w:val="auto"/>
                <w:kern w:val="0"/>
                <w:sz w:val="21"/>
                <w:szCs w:val="21"/>
                <w:highlight w:val="none"/>
                <w:u w:val="none"/>
                <w:lang w:eastAsia="zh-CN" w:bidi="ar"/>
              </w:rPr>
              <w:t>胶粘剂的游离甲醛、苯、甲苯+二甲苯、总挥发性有机物均符合GB 18583-2008、SZJG 52-2016标准要求。</w:t>
            </w:r>
          </w:p>
        </w:tc>
      </w:tr>
      <w:tr w14:paraId="29AD5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6C2106F3">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6C85146E">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46B15C63">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111.6五金配件：钢制脚架，壁厚≥1.5mm。</w:t>
            </w:r>
          </w:p>
        </w:tc>
      </w:tr>
      <w:tr w14:paraId="7119A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745C9D32">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112</w:t>
            </w:r>
          </w:p>
        </w:tc>
        <w:tc>
          <w:tcPr>
            <w:tcW w:w="1678" w:type="dxa"/>
            <w:vMerge w:val="restart"/>
            <w:vAlign w:val="center"/>
          </w:tcPr>
          <w:p w14:paraId="164463DB">
            <w:pPr>
              <w:keepNext w:val="0"/>
              <w:keepLines w:val="0"/>
              <w:pageBreakBefore w:val="0"/>
              <w:widowControl/>
              <w:suppressLineNumbers w:val="0"/>
              <w:wordWrap/>
              <w:overflowPunct/>
              <w:topLinePunct w:val="0"/>
              <w:bidi w:val="0"/>
              <w:snapToGrid/>
              <w:spacing w:line="312" w:lineRule="auto"/>
              <w:ind w:left="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会议椅3</w:t>
            </w:r>
          </w:p>
          <w:p w14:paraId="18379525">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vertAlign w:val="baseline"/>
              </w:rPr>
            </w:pPr>
          </w:p>
        </w:tc>
        <w:tc>
          <w:tcPr>
            <w:tcW w:w="6575" w:type="dxa"/>
            <w:vAlign w:val="center"/>
          </w:tcPr>
          <w:p w14:paraId="313522FE">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112.1规格：常规</w:t>
            </w:r>
          </w:p>
        </w:tc>
      </w:tr>
      <w:tr w14:paraId="2DCD2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4924BA23">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463AA961">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11FB8309">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112.2基材：座面、椅背均为头层牛皮，摩擦色牢度、耐光性、涂层粘着牢度、耐折牢度（50000次）、耐磨性、撕裂力、气味、禁用偶氮染料、游离甲醛、挥发性有机物均符合GB/T 16799-201、HJ 507-2009、SZJG 52-2016标准要求；经液态浸色及防潮、防污等工艺处理，纹路细致、色泽均匀。车缝线路均匀、线条顺畅、针距均匀，扪面整体感观流畅，转角平滑；</w:t>
            </w:r>
          </w:p>
        </w:tc>
      </w:tr>
      <w:tr w14:paraId="14D78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1F574AEC">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5934594C">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78F98C77">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default"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112.3工艺：采用原生环保海绵，柔软性能好、软硬适中，回弹性能好，密度座位大于35kg/m3；海绵的表观密度偏差、40%压陷硬度偏差、回弹率、75%压缩永久变形、65%/25%压陷比、气味等级、拉伸强度、断裂伸长率、撕裂强度、干热老化后拉伸强度、干热老化后拉伸强度变化率、湿热老化后拉伸强度、湿热老化后拉伸强度变化率、甲醛散发均符合GB/T 10802-2023标准要求。采用防爆气压杆，带旋转功能,气压棒行程为≥70mm。</w:t>
            </w:r>
            <w:r>
              <w:rPr>
                <w:rFonts w:hint="eastAsia" w:ascii="宋体" w:hAnsi="宋体" w:eastAsia="宋体" w:cs="宋体"/>
                <w:b w:val="0"/>
                <w:bCs w:val="0"/>
                <w:color w:val="auto"/>
                <w:kern w:val="0"/>
                <w:sz w:val="21"/>
                <w:szCs w:val="21"/>
                <w:highlight w:val="none"/>
                <w:u w:val="none"/>
                <w:lang w:bidi="ar"/>
              </w:rPr>
              <w:t>气压棒的密封性能、耐高低温性能、循环寿命符合GB/T 29525-2013标准要求。</w:t>
            </w:r>
            <w:r>
              <w:rPr>
                <w:rFonts w:hint="eastAsia" w:ascii="宋体" w:hAnsi="宋体" w:eastAsia="宋体" w:cs="宋体"/>
                <w:b w:val="0"/>
                <w:bCs w:val="0"/>
                <w:i w:val="0"/>
                <w:iCs w:val="0"/>
                <w:color w:val="auto"/>
                <w:kern w:val="0"/>
                <w:sz w:val="21"/>
                <w:szCs w:val="21"/>
                <w:highlight w:val="none"/>
                <w:u w:val="none"/>
                <w:lang w:val="en-US" w:eastAsia="zh-CN" w:bidi="ar"/>
              </w:rPr>
              <w:t>采用抛光铝合金压铸一体成型，座位可升降及左右转动。采用直径≥50mm PU尼龙椅轮，滑行顺畅、无噪音，且不会刮伤地板。</w:t>
            </w:r>
          </w:p>
        </w:tc>
      </w:tr>
      <w:tr w14:paraId="2CEA6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17067161">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50117407">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217F206F">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112.4五金配件：钢质螺帽、螺丝，表面镀镍。功能：可升降，可倾仰，可旋转，可锁。</w:t>
            </w:r>
          </w:p>
        </w:tc>
      </w:tr>
      <w:tr w14:paraId="16524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326F038E">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113</w:t>
            </w:r>
          </w:p>
        </w:tc>
        <w:tc>
          <w:tcPr>
            <w:tcW w:w="1678" w:type="dxa"/>
            <w:vMerge w:val="restart"/>
            <w:vAlign w:val="center"/>
          </w:tcPr>
          <w:p w14:paraId="057A2819">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color w:val="auto"/>
                <w:sz w:val="21"/>
                <w:szCs w:val="21"/>
                <w:highlight w:val="none"/>
                <w:lang w:val="en-US" w:eastAsia="zh-CN"/>
              </w:rPr>
              <w:t>示教桌</w:t>
            </w:r>
          </w:p>
        </w:tc>
        <w:tc>
          <w:tcPr>
            <w:tcW w:w="6575" w:type="dxa"/>
            <w:vAlign w:val="center"/>
          </w:tcPr>
          <w:p w14:paraId="7D8A333E">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113.1规格：（3000W*1200D*750H）mm±10mm；</w:t>
            </w:r>
          </w:p>
        </w:tc>
      </w:tr>
      <w:tr w14:paraId="0EA35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62B3A0F4">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22AE0FD5">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1477FFC0">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113.2基材：采用新国标环保</w:t>
            </w:r>
            <w:r>
              <w:rPr>
                <w:rFonts w:hint="eastAsia" w:ascii="宋体" w:hAnsi="宋体" w:eastAsia="宋体" w:cs="宋体"/>
                <w:i w:val="0"/>
                <w:iCs w:val="0"/>
                <w:color w:val="auto"/>
                <w:kern w:val="0"/>
                <w:sz w:val="21"/>
                <w:szCs w:val="21"/>
                <w:highlight w:val="none"/>
                <w:u w:val="none"/>
                <w:lang w:val="en-US" w:eastAsia="zh-CN" w:bidi="ar"/>
              </w:rPr>
              <w:t>ENF级纤维板</w:t>
            </w:r>
            <w:r>
              <w:rPr>
                <w:rFonts w:hint="eastAsia" w:ascii="宋体" w:hAnsi="宋体" w:eastAsia="宋体" w:cs="宋体"/>
                <w:b w:val="0"/>
                <w:bCs w:val="0"/>
                <w:i w:val="0"/>
                <w:iCs w:val="0"/>
                <w:color w:val="auto"/>
                <w:kern w:val="0"/>
                <w:sz w:val="21"/>
                <w:szCs w:val="21"/>
                <w:highlight w:val="none"/>
                <w:u w:val="none"/>
                <w:lang w:val="en-US" w:eastAsia="zh-CN" w:bidi="ar"/>
              </w:rPr>
              <w:t>。</w:t>
            </w:r>
          </w:p>
        </w:tc>
      </w:tr>
      <w:tr w14:paraId="63291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7CB9F6E9">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3D7B75DE">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32530FA4">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113.3贴面：采用三聚氰氨板饰面。</w:t>
            </w:r>
          </w:p>
        </w:tc>
      </w:tr>
      <w:tr w14:paraId="5502B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2A0D37E3">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75EC6006">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48E9F483">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113.4胶粘剂：选用环保贴面胶，粘性强，久不分层，具有防水性、防潮性、耐油性、耐撞性等特点。</w:t>
            </w:r>
          </w:p>
        </w:tc>
      </w:tr>
      <w:tr w14:paraId="5D5AE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291C1FE6">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463AC6EB">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2D4797A6">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113.5五金配件：采用优质五金配件，无锈蚀。</w:t>
            </w:r>
          </w:p>
        </w:tc>
      </w:tr>
      <w:tr w14:paraId="78F0A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2993AD97">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114</w:t>
            </w:r>
          </w:p>
        </w:tc>
        <w:tc>
          <w:tcPr>
            <w:tcW w:w="1678" w:type="dxa"/>
            <w:vMerge w:val="restart"/>
            <w:vAlign w:val="center"/>
          </w:tcPr>
          <w:p w14:paraId="5CFA8FBA">
            <w:pPr>
              <w:keepNext w:val="0"/>
              <w:keepLines w:val="0"/>
              <w:pageBreakBefore w:val="0"/>
              <w:widowControl/>
              <w:suppressLineNumbers w:val="0"/>
              <w:wordWrap/>
              <w:overflowPunct/>
              <w:topLinePunct w:val="0"/>
              <w:bidi w:val="0"/>
              <w:snapToGrid/>
              <w:spacing w:line="312" w:lineRule="auto"/>
              <w:ind w:left="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会议桌3</w:t>
            </w:r>
          </w:p>
          <w:p w14:paraId="566A58F3">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vertAlign w:val="baseline"/>
              </w:rPr>
            </w:pPr>
          </w:p>
        </w:tc>
        <w:tc>
          <w:tcPr>
            <w:tcW w:w="6575" w:type="dxa"/>
            <w:vAlign w:val="center"/>
          </w:tcPr>
          <w:p w14:paraId="085A9C19">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114.1规格：（4500W*1600D*750H）mm±10%；</w:t>
            </w:r>
          </w:p>
        </w:tc>
      </w:tr>
      <w:tr w14:paraId="217FE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6159182B">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0C393AF2">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00891134">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114.2基材：采用国标绿色环保采用新国标环保</w:t>
            </w:r>
            <w:r>
              <w:rPr>
                <w:rFonts w:hint="eastAsia" w:ascii="宋体" w:hAnsi="宋体" w:eastAsia="宋体" w:cs="宋体"/>
                <w:i w:val="0"/>
                <w:iCs w:val="0"/>
                <w:color w:val="auto"/>
                <w:kern w:val="0"/>
                <w:sz w:val="21"/>
                <w:szCs w:val="21"/>
                <w:highlight w:val="none"/>
                <w:u w:val="none"/>
                <w:lang w:val="en-US" w:eastAsia="zh-CN" w:bidi="ar"/>
              </w:rPr>
              <w:t>ENF级纤维板</w:t>
            </w:r>
            <w:r>
              <w:rPr>
                <w:rFonts w:hint="eastAsia" w:ascii="宋体" w:hAnsi="宋体" w:eastAsia="宋体" w:cs="宋体"/>
                <w:b w:val="0"/>
                <w:bCs w:val="0"/>
                <w:i w:val="0"/>
                <w:iCs w:val="0"/>
                <w:color w:val="auto"/>
                <w:kern w:val="0"/>
                <w:sz w:val="21"/>
                <w:szCs w:val="21"/>
                <w:highlight w:val="none"/>
                <w:u w:val="none"/>
                <w:lang w:val="en-US" w:eastAsia="zh-CN" w:bidi="ar"/>
              </w:rPr>
              <w:t>，台面厚度为≥60mm；板材的胶合强度、含水率、浸渍剥离、静曲强度、弹性模量、甲醛释放量、挥发性有机化合物（72h）的苯、甲苯、二甲苯，TVOC符合 GB 18580-2017、GB/T 35601-2017、GB/T 9846-2015、GB/T 39600-2021标准要求。</w:t>
            </w:r>
          </w:p>
        </w:tc>
      </w:tr>
      <w:tr w14:paraId="3892C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573AD8AD">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2AA0CFF4">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710A2F86">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114.3工艺：板材经过防潮、防虫、防腐等化学处理；采用实木贴面，木皮厚度≥0.6mm，宽度≥200mm；木皮与封边拼接紧密，线条均匀整齐，转角过度顺畅，整套产品或同批产品木材纹理，颜色基本一致。采用≥5mm厚实木封边条，封边颜色与木皮一致，经倒角圆滑、经精修边。</w:t>
            </w:r>
          </w:p>
        </w:tc>
      </w:tr>
      <w:tr w14:paraId="4C8AC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09C5BB08">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4505E24B">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1183683C">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114.4功能配置：中间配置铝合金线盒，方便各类电子器材线路整理+四周带收纳功能；台面分段拼装组合设计。台面中间配有≥8mm厚钢化磨砂玻璃装饰面。配多功能翻盖式集成电源，包含五孔插座、USB插座、弱电插口（根据现场线路及采购方需求配置）。</w:t>
            </w:r>
            <w:r>
              <w:rPr>
                <w:rFonts w:hint="eastAsia" w:ascii="宋体" w:hAnsi="宋体" w:eastAsia="宋体" w:cs="宋体"/>
                <w:b w:val="0"/>
                <w:bCs w:val="0"/>
                <w:color w:val="auto"/>
                <w:kern w:val="0"/>
                <w:sz w:val="21"/>
                <w:szCs w:val="21"/>
                <w:highlight w:val="none"/>
              </w:rPr>
              <w:t>所有</w:t>
            </w:r>
            <w:r>
              <w:rPr>
                <w:rFonts w:hint="eastAsia" w:ascii="宋体" w:hAnsi="宋体" w:eastAsia="宋体" w:cs="宋体"/>
                <w:b w:val="0"/>
                <w:bCs w:val="0"/>
                <w:color w:val="auto"/>
                <w:kern w:val="0"/>
                <w:sz w:val="21"/>
                <w:szCs w:val="21"/>
                <w:highlight w:val="none"/>
                <w:lang w:val="en-US" w:eastAsia="zh-CN"/>
              </w:rPr>
              <w:t>开孔的</w:t>
            </w:r>
            <w:r>
              <w:rPr>
                <w:rFonts w:hint="eastAsia" w:ascii="宋体" w:hAnsi="宋体" w:eastAsia="宋体" w:cs="宋体"/>
                <w:b w:val="0"/>
                <w:bCs w:val="0"/>
                <w:color w:val="auto"/>
                <w:kern w:val="0"/>
                <w:sz w:val="21"/>
                <w:szCs w:val="21"/>
                <w:highlight w:val="none"/>
              </w:rPr>
              <w:t>边缘</w:t>
            </w:r>
            <w:r>
              <w:rPr>
                <w:rFonts w:hint="eastAsia" w:ascii="宋体" w:hAnsi="宋体" w:eastAsia="宋体" w:cs="宋体"/>
                <w:b w:val="0"/>
                <w:bCs w:val="0"/>
                <w:color w:val="auto"/>
                <w:kern w:val="0"/>
                <w:sz w:val="21"/>
                <w:szCs w:val="21"/>
                <w:highlight w:val="none"/>
                <w:lang w:val="en-US" w:eastAsia="zh-CN"/>
              </w:rPr>
              <w:t>均</w:t>
            </w:r>
            <w:r>
              <w:rPr>
                <w:rFonts w:hint="eastAsia" w:ascii="宋体" w:hAnsi="宋体" w:eastAsia="宋体" w:cs="宋体"/>
                <w:b w:val="0"/>
                <w:bCs w:val="0"/>
                <w:color w:val="auto"/>
                <w:kern w:val="0"/>
                <w:sz w:val="21"/>
                <w:szCs w:val="21"/>
                <w:highlight w:val="none"/>
              </w:rPr>
              <w:t>采用实木皮进行封边处理</w:t>
            </w:r>
            <w:r>
              <w:rPr>
                <w:rFonts w:hint="eastAsia" w:ascii="宋体" w:hAnsi="宋体" w:eastAsia="宋体" w:cs="宋体"/>
                <w:b w:val="0"/>
                <w:bCs w:val="0"/>
                <w:color w:val="auto"/>
                <w:kern w:val="0"/>
                <w:sz w:val="21"/>
                <w:szCs w:val="21"/>
                <w:highlight w:val="none"/>
                <w:lang w:eastAsia="zh-CN"/>
              </w:rPr>
              <w:t>。</w:t>
            </w:r>
          </w:p>
        </w:tc>
      </w:tr>
      <w:tr w14:paraId="0496B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023A12DF">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4426D73B">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53B9843B">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114.5油漆：采用环保水性漆（包括底漆和面漆），三底两面工艺，经防虫、防腐等化学处理。油漆表面无尘粒、气泡、渣点、边缘及立面无流挂等现象。</w:t>
            </w:r>
            <w:r>
              <w:rPr>
                <w:rFonts w:hint="eastAsia" w:ascii="宋体" w:hAnsi="宋体" w:eastAsia="宋体" w:cs="宋体"/>
                <w:b w:val="0"/>
                <w:bCs w:val="0"/>
                <w:color w:val="auto"/>
                <w:kern w:val="0"/>
                <w:sz w:val="21"/>
                <w:szCs w:val="21"/>
                <w:highlight w:val="none"/>
                <w:u w:val="none"/>
                <w:lang w:eastAsia="zh-CN" w:bidi="ar"/>
              </w:rPr>
              <w:t>水性漆的重金属元素含量（包括铅、镉、六价铬、汞、砷、钡、硒、锑、钴）均未检出；VOC含量、甲醛含量、乙二醇醚及醚酯总和含量、苯系物总和含量、烷基酚聚氧乙烯醚总和含量均符合GB 18581-2020、GB/T 35602-2017标准要求。</w:t>
            </w:r>
          </w:p>
        </w:tc>
      </w:tr>
      <w:tr w14:paraId="06E59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2EE87759">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115</w:t>
            </w:r>
          </w:p>
        </w:tc>
        <w:tc>
          <w:tcPr>
            <w:tcW w:w="1678" w:type="dxa"/>
            <w:vMerge w:val="restart"/>
            <w:vAlign w:val="center"/>
          </w:tcPr>
          <w:p w14:paraId="0E0F8B23">
            <w:pPr>
              <w:keepNext w:val="0"/>
              <w:keepLines w:val="0"/>
              <w:pageBreakBefore w:val="0"/>
              <w:widowControl/>
              <w:suppressLineNumbers w:val="0"/>
              <w:wordWrap/>
              <w:overflowPunct/>
              <w:topLinePunct w:val="0"/>
              <w:bidi w:val="0"/>
              <w:snapToGrid/>
              <w:spacing w:line="312" w:lineRule="auto"/>
              <w:ind w:left="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定制条形台3</w:t>
            </w:r>
          </w:p>
          <w:p w14:paraId="1A71E4D7">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vertAlign w:val="baseline"/>
              </w:rPr>
            </w:pPr>
          </w:p>
        </w:tc>
        <w:tc>
          <w:tcPr>
            <w:tcW w:w="6575" w:type="dxa"/>
            <w:vAlign w:val="center"/>
          </w:tcPr>
          <w:p w14:paraId="3C1DA7E3">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115.1规格：（1400W*400D*750H）mm±20mm；</w:t>
            </w:r>
          </w:p>
        </w:tc>
      </w:tr>
      <w:tr w14:paraId="044AD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20022424">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4AAE36EA">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673DA3C1">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115.2基材：采用新国标环保</w:t>
            </w:r>
            <w:r>
              <w:rPr>
                <w:rFonts w:hint="eastAsia" w:ascii="宋体" w:hAnsi="宋体" w:eastAsia="宋体" w:cs="宋体"/>
                <w:i w:val="0"/>
                <w:iCs w:val="0"/>
                <w:color w:val="auto"/>
                <w:kern w:val="0"/>
                <w:sz w:val="21"/>
                <w:szCs w:val="21"/>
                <w:highlight w:val="none"/>
                <w:u w:val="none"/>
                <w:lang w:val="en-US" w:eastAsia="zh-CN" w:bidi="ar"/>
              </w:rPr>
              <w:t>ENF级纤维板</w:t>
            </w:r>
            <w:r>
              <w:rPr>
                <w:rFonts w:hint="eastAsia" w:ascii="宋体" w:hAnsi="宋体" w:eastAsia="宋体" w:cs="宋体"/>
                <w:b w:val="0"/>
                <w:bCs w:val="0"/>
                <w:i w:val="0"/>
                <w:iCs w:val="0"/>
                <w:color w:val="auto"/>
                <w:kern w:val="0"/>
                <w:sz w:val="21"/>
                <w:szCs w:val="21"/>
                <w:highlight w:val="none"/>
                <w:lang w:val="en-US" w:eastAsia="zh-CN" w:bidi="ar"/>
              </w:rPr>
              <w:t>，三聚氰胺饰面</w:t>
            </w:r>
            <w:r>
              <w:rPr>
                <w:rFonts w:hint="eastAsia" w:ascii="宋体" w:hAnsi="宋体" w:eastAsia="宋体" w:cs="宋体"/>
                <w:b w:val="0"/>
                <w:bCs w:val="0"/>
                <w:i w:val="0"/>
                <w:iCs w:val="0"/>
                <w:color w:val="auto"/>
                <w:kern w:val="0"/>
                <w:sz w:val="21"/>
                <w:szCs w:val="21"/>
                <w:highlight w:val="none"/>
                <w:u w:val="none"/>
                <w:lang w:val="en-US" w:eastAsia="zh-CN" w:bidi="ar"/>
              </w:rPr>
              <w:t>，</w:t>
            </w:r>
            <w:r>
              <w:rPr>
                <w:rFonts w:hint="eastAsia" w:ascii="宋体" w:hAnsi="宋体" w:eastAsia="宋体" w:cs="宋体"/>
                <w:b w:val="0"/>
                <w:bCs w:val="0"/>
                <w:i w:val="0"/>
                <w:iCs w:val="0"/>
                <w:color w:val="auto"/>
                <w:kern w:val="0"/>
                <w:sz w:val="21"/>
                <w:szCs w:val="21"/>
                <w:highlight w:val="none"/>
                <w:lang w:val="en-US" w:eastAsia="zh-CN" w:bidi="ar"/>
              </w:rPr>
              <w:t>台面厚度≥25mm。</w:t>
            </w:r>
            <w:r>
              <w:rPr>
                <w:rFonts w:hint="eastAsia" w:ascii="宋体" w:hAnsi="宋体" w:eastAsia="宋体" w:cs="宋体"/>
                <w:b w:val="0"/>
                <w:bCs w:val="0"/>
                <w:i w:val="0"/>
                <w:iCs w:val="0"/>
                <w:color w:val="auto"/>
                <w:kern w:val="0"/>
                <w:sz w:val="21"/>
                <w:szCs w:val="21"/>
                <w:highlight w:val="none"/>
                <w:u w:val="none"/>
                <w:lang w:val="en-US" w:eastAsia="zh-CN" w:bidi="ar"/>
              </w:rPr>
              <w:t>台面厚度≥25mm，脚板厚≥25mm，搁板、拉板背板厚≥18mm。板材的胶合强度、含水率、浸渍剥离、静曲强度、弹性模量、甲醛释放量、挥发性有机化合物（72h）的苯、甲苯、二甲苯，TVOC符合 GB 18580-2017、GB/T 35601-2017、GB/T 9846-2015、GB/T 39600-2021标准要求。</w:t>
            </w:r>
          </w:p>
        </w:tc>
      </w:tr>
      <w:tr w14:paraId="2AE27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4765FCBB">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70B77667">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704FCD05">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115.3工艺：2.0mm厚ABS封边条封边，</w:t>
            </w:r>
            <w:r>
              <w:rPr>
                <w:rFonts w:hint="eastAsia" w:ascii="宋体" w:hAnsi="宋体" w:eastAsia="宋体" w:cs="宋体"/>
                <w:b w:val="0"/>
                <w:bCs w:val="0"/>
                <w:color w:val="auto"/>
                <w:kern w:val="0"/>
                <w:sz w:val="21"/>
                <w:szCs w:val="21"/>
                <w:highlight w:val="none"/>
                <w:u w:val="none"/>
                <w:lang w:bidi="ar"/>
              </w:rPr>
              <w:t>封边条的耐干热性，耐磨性，耐开裂性，耐老化性、耐冷热循环性、耐光色牢度均，甲醛释放量，氯乙烯单体，可迁移元素（可溶性重金属）的铅、镉、铬、汞、砷、锑、硒、钡，邻苯二甲酸酯的总量（包括DBP、BBP、DEHP、DNOP、DINP和DIDP）、多溴联苯、多溴联苯醚均符合QB/T 4463-2013标准要求。</w:t>
            </w:r>
            <w:r>
              <w:rPr>
                <w:rFonts w:hint="eastAsia" w:ascii="宋体" w:hAnsi="宋体" w:eastAsia="宋体" w:cs="宋体"/>
                <w:b w:val="0"/>
                <w:bCs w:val="0"/>
                <w:i w:val="0"/>
                <w:iCs w:val="0"/>
                <w:color w:val="auto"/>
                <w:kern w:val="0"/>
                <w:sz w:val="21"/>
                <w:szCs w:val="21"/>
                <w:highlight w:val="none"/>
                <w:lang w:val="en-US" w:eastAsia="zh-CN" w:bidi="ar"/>
              </w:rPr>
              <w:t>具有防水、防潮、防交叉感染、耐磨性能强；</w:t>
            </w:r>
          </w:p>
        </w:tc>
      </w:tr>
      <w:tr w14:paraId="288BF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3B832559">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500A3966">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19BB9A79">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115.4功能配置：台下配置2个储物格。桌面边倒圆弧，台面前挡条高25mm ，挡板离地150mm。</w:t>
            </w:r>
          </w:p>
        </w:tc>
      </w:tr>
      <w:tr w14:paraId="7AAA2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3BFE841C">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116</w:t>
            </w:r>
          </w:p>
        </w:tc>
        <w:tc>
          <w:tcPr>
            <w:tcW w:w="1678" w:type="dxa"/>
            <w:vMerge w:val="restart"/>
            <w:vAlign w:val="center"/>
          </w:tcPr>
          <w:p w14:paraId="2D28820F">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vertAlign w:val="baseline"/>
              </w:rPr>
            </w:pPr>
            <w:r>
              <w:rPr>
                <w:rFonts w:hint="eastAsia" w:ascii="宋体" w:hAnsi="宋体" w:eastAsia="宋体" w:cs="宋体"/>
                <w:color w:val="auto"/>
                <w:sz w:val="21"/>
                <w:szCs w:val="21"/>
                <w:highlight w:val="none"/>
                <w:lang w:val="en-US" w:eastAsia="zh-CN"/>
              </w:rPr>
              <w:t>示教椅</w:t>
            </w:r>
          </w:p>
        </w:tc>
        <w:tc>
          <w:tcPr>
            <w:tcW w:w="6575" w:type="dxa"/>
            <w:vAlign w:val="center"/>
          </w:tcPr>
          <w:p w14:paraId="5D1B7516">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116.1规格：常规</w:t>
            </w:r>
          </w:p>
        </w:tc>
      </w:tr>
      <w:tr w14:paraId="08A9E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17D22AB8">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0CFD9CCC">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7DB547B6">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116.2基材：表面医用抑菌皮革,抑菌透气；摩擦色牢度、耐光性、涂层粘着牢度、耐折牢度（50000次）、耐磨性、撕裂力、气味、禁用偶氮染料、游离甲醛、挥发性有机物均符合GB/T 16799-201、HJ 507-2009、SZJG 52-2016标准要求；40密度高回弹中软切割海绵；海绵的表观密度偏差、40%压陷硬度偏差、回弹率、75%压缩永久变形、65%/25%压陷比、气味等级、拉伸强度、断裂伸长率、撕裂强度、干热老化后拉伸强度、干热老化后拉伸强度变化率、湿热老化后拉伸强度、湿热老化后拉伸强度变化率、甲醛散发均符合GB/T 10802-2023标准要求。采用防爆气压杆，带旋转功能，座面最低高度450mm,气压棒行程为≥80mm。</w:t>
            </w:r>
            <w:r>
              <w:rPr>
                <w:rFonts w:hint="eastAsia" w:ascii="宋体" w:hAnsi="宋体" w:eastAsia="宋体" w:cs="宋体"/>
                <w:b w:val="0"/>
                <w:bCs w:val="0"/>
                <w:color w:val="auto"/>
                <w:kern w:val="0"/>
                <w:sz w:val="21"/>
                <w:szCs w:val="21"/>
                <w:highlight w:val="none"/>
                <w:u w:val="none"/>
                <w:lang w:bidi="ar"/>
              </w:rPr>
              <w:t>气压棒的密封性能、耐高低温性能、循环寿命符合GB/T 29525-2013标准要求。</w:t>
            </w:r>
          </w:p>
        </w:tc>
      </w:tr>
      <w:tr w14:paraId="09D08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0CC36CE7">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7FADF03C">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384CFB55">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116.3工艺：靠背仿木纹设计，环保健康；铝合金压铸成型五星脚架，座位可升降及左右转动。</w:t>
            </w:r>
          </w:p>
        </w:tc>
      </w:tr>
      <w:tr w14:paraId="0D61C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526C9289">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1A3F4086">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5F2BD1FF">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116.4五金配件：钢质螺帽、螺丝，表面镀镍。</w:t>
            </w:r>
          </w:p>
        </w:tc>
      </w:tr>
      <w:tr w14:paraId="412C2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56A826BB">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117</w:t>
            </w:r>
          </w:p>
        </w:tc>
        <w:tc>
          <w:tcPr>
            <w:tcW w:w="1678" w:type="dxa"/>
            <w:vMerge w:val="restart"/>
            <w:vAlign w:val="center"/>
          </w:tcPr>
          <w:p w14:paraId="3EB2AECB">
            <w:pPr>
              <w:keepNext w:val="0"/>
              <w:keepLines w:val="0"/>
              <w:pageBreakBefore w:val="0"/>
              <w:widowControl/>
              <w:suppressLineNumbers w:val="0"/>
              <w:wordWrap/>
              <w:overflowPunct/>
              <w:topLinePunct w:val="0"/>
              <w:bidi w:val="0"/>
              <w:snapToGrid/>
              <w:spacing w:line="312" w:lineRule="auto"/>
              <w:ind w:left="0"/>
              <w:jc w:val="center"/>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示教桌（带轮可折叠）</w:t>
            </w:r>
          </w:p>
        </w:tc>
        <w:tc>
          <w:tcPr>
            <w:tcW w:w="6575" w:type="dxa"/>
            <w:vAlign w:val="center"/>
          </w:tcPr>
          <w:p w14:paraId="5A6082E9">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117.1规格：（1400W*400D*750H）mm±10mm；</w:t>
            </w:r>
          </w:p>
        </w:tc>
      </w:tr>
      <w:tr w14:paraId="53C68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1315CB49">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56535A3B">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205BAF5E">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117.2基材：采用新国标环保</w:t>
            </w:r>
            <w:r>
              <w:rPr>
                <w:rFonts w:hint="eastAsia" w:ascii="宋体" w:hAnsi="宋体" w:eastAsia="宋体" w:cs="宋体"/>
                <w:i w:val="0"/>
                <w:iCs w:val="0"/>
                <w:color w:val="auto"/>
                <w:kern w:val="0"/>
                <w:sz w:val="21"/>
                <w:szCs w:val="21"/>
                <w:highlight w:val="none"/>
                <w:u w:val="none"/>
                <w:lang w:val="en-US" w:eastAsia="zh-CN" w:bidi="ar"/>
              </w:rPr>
              <w:t>ENF级纤维板</w:t>
            </w:r>
            <w:r>
              <w:rPr>
                <w:rFonts w:hint="eastAsia" w:ascii="宋体" w:hAnsi="宋体" w:eastAsia="宋体" w:cs="宋体"/>
                <w:b w:val="0"/>
                <w:bCs w:val="0"/>
                <w:i w:val="0"/>
                <w:iCs w:val="0"/>
                <w:color w:val="auto"/>
                <w:kern w:val="0"/>
                <w:sz w:val="21"/>
                <w:szCs w:val="21"/>
                <w:highlight w:val="none"/>
                <w:lang w:val="en-US" w:eastAsia="zh-CN" w:bidi="ar"/>
              </w:rPr>
              <w:t>，台面厚度≥25mm，三聚氰胺饰面</w:t>
            </w:r>
            <w:r>
              <w:rPr>
                <w:rFonts w:hint="eastAsia" w:ascii="宋体" w:hAnsi="宋体" w:eastAsia="宋体" w:cs="宋体"/>
                <w:b w:val="0"/>
                <w:bCs w:val="0"/>
                <w:i w:val="0"/>
                <w:iCs w:val="0"/>
                <w:color w:val="auto"/>
                <w:kern w:val="0"/>
                <w:sz w:val="21"/>
                <w:szCs w:val="21"/>
                <w:highlight w:val="none"/>
                <w:u w:val="none"/>
                <w:lang w:val="en-US" w:eastAsia="zh-CN" w:bidi="ar"/>
              </w:rPr>
              <w:t>，</w:t>
            </w:r>
            <w:r>
              <w:rPr>
                <w:rFonts w:hint="eastAsia" w:ascii="宋体" w:hAnsi="宋体" w:eastAsia="宋体" w:cs="宋体"/>
                <w:b w:val="0"/>
                <w:bCs w:val="0"/>
                <w:i w:val="0"/>
                <w:iCs w:val="0"/>
                <w:color w:val="auto"/>
                <w:kern w:val="0"/>
                <w:sz w:val="21"/>
                <w:szCs w:val="21"/>
                <w:highlight w:val="none"/>
                <w:lang w:val="en-US" w:eastAsia="zh-CN" w:bidi="ar"/>
              </w:rPr>
              <w:t>具有防水、防潮、防交叉感染、耐磨性能强；</w:t>
            </w:r>
            <w:r>
              <w:rPr>
                <w:rFonts w:hint="eastAsia" w:ascii="宋体" w:hAnsi="宋体" w:eastAsia="宋体" w:cs="宋体"/>
                <w:b w:val="0"/>
                <w:bCs w:val="0"/>
                <w:i w:val="0"/>
                <w:iCs w:val="0"/>
                <w:color w:val="auto"/>
                <w:kern w:val="0"/>
                <w:sz w:val="21"/>
                <w:szCs w:val="21"/>
                <w:highlight w:val="none"/>
                <w:u w:val="none"/>
                <w:lang w:val="en-US" w:eastAsia="zh-CN" w:bidi="ar"/>
              </w:rPr>
              <w:t>板材的胶合强度、含水率、浸渍剥离、静曲强度、弹性模量、甲醛释放量、挥发性有机化合物（72h）的苯、甲苯、二甲苯，TVOC符合 GB 18580-2017、GB/T 35601-2017、GB/T 9846-2015、GB/T 39600-2021标准要求。钢制脚架及框架，壁厚≥1.5mm。前档板采用冷轧钢板，经冲压、折弯成型，表面冲有孔型装饰。</w:t>
            </w:r>
          </w:p>
        </w:tc>
      </w:tr>
      <w:tr w14:paraId="3105E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1D8307B0">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0F3FB2F6">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2DE4AB5D">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117.3工艺：ABS激光封边。封边厚度≥2.0mm，封边倒角圆滑、经精修边，无外露胶痕；</w:t>
            </w:r>
            <w:r>
              <w:rPr>
                <w:rFonts w:hint="eastAsia" w:ascii="宋体" w:hAnsi="宋体" w:eastAsia="宋体" w:cs="宋体"/>
                <w:b w:val="0"/>
                <w:bCs w:val="0"/>
                <w:color w:val="auto"/>
                <w:kern w:val="0"/>
                <w:sz w:val="21"/>
                <w:szCs w:val="21"/>
                <w:highlight w:val="none"/>
                <w:u w:val="none"/>
                <w:lang w:bidi="ar"/>
              </w:rPr>
              <w:t>封边条的耐干热性，耐磨性，耐开裂性，耐老化性、耐冷热循环性、耐光色牢度均，甲醛释放量，氯乙烯单体，可迁移元素（可溶性重金属）的铅、镉、铬、汞、砷、锑、硒、钡，邻苯二甲酸酯的总量（包括DBP、BBP、DEHP、DNOP、DINP和DIDP）、多溴联苯、多溴联苯醚均符合QB/T 4463-2013标准要求。</w:t>
            </w:r>
            <w:r>
              <w:rPr>
                <w:rFonts w:hint="eastAsia" w:ascii="宋体" w:hAnsi="宋体" w:eastAsia="宋体" w:cs="宋体"/>
                <w:b w:val="0"/>
                <w:bCs w:val="0"/>
                <w:i w:val="0"/>
                <w:iCs w:val="0"/>
                <w:color w:val="auto"/>
                <w:kern w:val="0"/>
                <w:sz w:val="21"/>
                <w:szCs w:val="21"/>
                <w:highlight w:val="none"/>
                <w:u w:val="none"/>
                <w:lang w:val="en-US" w:eastAsia="zh-CN" w:bidi="ar"/>
              </w:rPr>
              <w:t>台架主支撑脚钢管共同焊接成型，并打磨抛光处理；表面采用环氧树脂静电粉末喷涂。</w:t>
            </w:r>
          </w:p>
        </w:tc>
      </w:tr>
      <w:tr w14:paraId="4A5AB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634DD6E8">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591E2482">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0F58663F">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117.4功能配置：支撑脚底部带有PU万向轮，并且有刹车功能，台架带折叠功能。</w:t>
            </w:r>
          </w:p>
        </w:tc>
      </w:tr>
      <w:tr w14:paraId="02643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1D80C702">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5E5E09E3">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0501EFB9">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bCs/>
                <w:color w:val="FF0000"/>
                <w:sz w:val="21"/>
                <w:szCs w:val="21"/>
                <w:highlight w:val="none"/>
                <w:lang w:eastAsia="zh-CN"/>
              </w:rPr>
            </w:pPr>
            <w:r>
              <w:rPr>
                <w:rFonts w:hint="eastAsia" w:ascii="宋体" w:hAnsi="宋体" w:eastAsia="宋体" w:cs="宋体"/>
                <w:b/>
                <w:bCs/>
                <w:color w:val="FF0000"/>
                <w:sz w:val="21"/>
                <w:szCs w:val="21"/>
                <w:highlight w:val="none"/>
                <w:lang w:val="en-US" w:eastAsia="zh-CN"/>
              </w:rPr>
              <w:t>▲117.5示教桌(带轮可折叠)依据</w:t>
            </w:r>
            <w:r>
              <w:rPr>
                <w:rFonts w:hint="eastAsia" w:ascii="宋体" w:hAnsi="宋体" w:eastAsia="宋体" w:cs="宋体"/>
                <w:b/>
                <w:bCs/>
                <w:color w:val="FF0000"/>
                <w:sz w:val="21"/>
                <w:szCs w:val="21"/>
                <w:highlight w:val="none"/>
              </w:rPr>
              <w:t>GB/T</w:t>
            </w:r>
            <w:r>
              <w:rPr>
                <w:rFonts w:hint="eastAsia" w:ascii="宋体" w:hAnsi="宋体" w:eastAsia="宋体" w:cs="宋体"/>
                <w:b/>
                <w:bCs/>
                <w:color w:val="FF0000"/>
                <w:sz w:val="21"/>
                <w:szCs w:val="21"/>
                <w:highlight w:val="none"/>
                <w:lang w:val="en-US" w:eastAsia="zh-CN"/>
              </w:rPr>
              <w:t xml:space="preserve"> </w:t>
            </w:r>
            <w:r>
              <w:rPr>
                <w:rFonts w:hint="eastAsia" w:ascii="宋体" w:hAnsi="宋体" w:eastAsia="宋体" w:cs="宋体"/>
                <w:b/>
                <w:bCs/>
                <w:color w:val="FF0000"/>
                <w:sz w:val="21"/>
                <w:szCs w:val="21"/>
                <w:highlight w:val="none"/>
              </w:rPr>
              <w:t>39223.3-2020、GB/T</w:t>
            </w:r>
            <w:r>
              <w:rPr>
                <w:rFonts w:hint="eastAsia" w:ascii="宋体" w:hAnsi="宋体" w:eastAsia="宋体" w:cs="宋体"/>
                <w:b/>
                <w:bCs/>
                <w:color w:val="FF0000"/>
                <w:sz w:val="21"/>
                <w:szCs w:val="21"/>
                <w:highlight w:val="none"/>
                <w:lang w:val="en-US" w:eastAsia="zh-CN"/>
              </w:rPr>
              <w:t xml:space="preserve"> </w:t>
            </w:r>
            <w:r>
              <w:rPr>
                <w:rFonts w:hint="eastAsia" w:ascii="宋体" w:hAnsi="宋体" w:eastAsia="宋体" w:cs="宋体"/>
                <w:b/>
                <w:bCs/>
                <w:color w:val="FF0000"/>
                <w:sz w:val="21"/>
                <w:szCs w:val="21"/>
                <w:highlight w:val="none"/>
              </w:rPr>
              <w:t>36022-2018、QB/T</w:t>
            </w:r>
            <w:r>
              <w:rPr>
                <w:rFonts w:hint="eastAsia" w:ascii="宋体" w:hAnsi="宋体" w:eastAsia="宋体" w:cs="宋体"/>
                <w:b/>
                <w:bCs/>
                <w:color w:val="FF0000"/>
                <w:sz w:val="21"/>
                <w:szCs w:val="21"/>
                <w:highlight w:val="none"/>
                <w:lang w:val="en-US" w:eastAsia="zh-CN"/>
              </w:rPr>
              <w:t xml:space="preserve"> </w:t>
            </w:r>
            <w:r>
              <w:rPr>
                <w:rFonts w:hint="eastAsia" w:ascii="宋体" w:hAnsi="宋体" w:eastAsia="宋体" w:cs="宋体"/>
                <w:b/>
                <w:bCs/>
                <w:color w:val="FF0000"/>
                <w:sz w:val="21"/>
                <w:szCs w:val="21"/>
                <w:highlight w:val="none"/>
              </w:rPr>
              <w:t>4371-2012</w:t>
            </w:r>
            <w:r>
              <w:rPr>
                <w:rFonts w:hint="eastAsia" w:ascii="宋体" w:hAnsi="宋体" w:eastAsia="宋体" w:cs="宋体"/>
                <w:b/>
                <w:bCs/>
                <w:color w:val="FF0000"/>
                <w:sz w:val="21"/>
                <w:szCs w:val="21"/>
                <w:highlight w:val="none"/>
                <w:lang w:val="en-US" w:eastAsia="zh-CN"/>
              </w:rPr>
              <w:t>标准检测：</w:t>
            </w:r>
            <w:r>
              <w:rPr>
                <w:rFonts w:hint="eastAsia" w:ascii="宋体" w:hAnsi="宋体" w:eastAsia="宋体" w:cs="宋体"/>
                <w:b/>
                <w:bCs/>
                <w:color w:val="FF0000"/>
                <w:sz w:val="21"/>
                <w:szCs w:val="21"/>
                <w:highlight w:val="none"/>
              </w:rPr>
              <w:t>邻边垂直度：≤0mm；翘曲度：≤1.0mm；平整度：≤0.05mm；着地平稳性：≤0.5mm；金属喷漆（塑）涂层：硬度≥3H、附着力不低于1级；冲击强度、耐腐蚀均符合要求；木制件表面贴面层：耐干热、耐湿热、耐污染性均不低于1级；抗冲击不低于2级；耐光色牢度＞4级；主桌面垂直静载荷试验、桌面持续垂直静载荷试验、桌面水平静载荷试验、桌面垂直冲击试验、桌腿跌落试验、桌面水平耐久性试验均符合标准要求；甲醛释放量未检出；苯释放量：未检出；甲苯释放量：未检出；二甲苯释放量：未检出；总挥发性（TVOC）有机化合物（TVOC）释放量：≤0.08mg/m³；符合人类工效学标准要求；氨释放量：未检出；抗菌性能要求：抑菌值：金黄色葡萄球菌（ATCC6538）＞99%、大肠埃希氏菌(AS1.90）＞99%、肺炎克雷伯氏菌（AS1.1736）＞99%、乙型副伤寒沙门氏菌（CMCC50094）＞99%、甲型副伤寒沙门氏菌(CMCC(B)50093)＞99%、变形链球菌(ATCC25175)＞99%；表面吸收性能：≤125mm；气味：0级；轮径：≥60mm；偏心距≥29mm；轮宽：≥2*10.0mm；轮间距：18±1mm；外角倒圆半径：≥7.5mm；内角倒圆半径：≥2.0mm；外观及装配符合标准要求；抗冲击性、耐低温性能均符合标准要求；静载荷：轮径变形量≤0.8%；耐光色牢度（500h）：不低于4-5级；冲击强度：≥155kJ/㎡；</w:t>
            </w:r>
          </w:p>
          <w:p w14:paraId="3804A983">
            <w:pPr>
              <w:pStyle w:val="18"/>
              <w:keepNext w:val="0"/>
              <w:keepLines w:val="0"/>
              <w:pageBreakBefore w:val="0"/>
              <w:widowControl w:val="0"/>
              <w:wordWrap/>
              <w:overflowPunct/>
              <w:topLinePunct w:val="0"/>
              <w:bidi w:val="0"/>
              <w:snapToGrid/>
              <w:spacing w:line="312" w:lineRule="auto"/>
              <w:ind w:left="0"/>
              <w:rPr>
                <w:rFonts w:hint="eastAsia"/>
                <w:b/>
                <w:bCs/>
                <w:color w:val="FF0000"/>
                <w:sz w:val="21"/>
                <w:szCs w:val="21"/>
                <w:highlight w:val="none"/>
                <w:lang w:val="en-US" w:eastAsia="zh-CN"/>
              </w:rPr>
            </w:pPr>
            <w:r>
              <w:rPr>
                <w:rFonts w:hint="eastAsia" w:ascii="宋体" w:hAnsi="宋体" w:eastAsia="宋体" w:cs="宋体"/>
                <w:b/>
                <w:bCs/>
                <w:color w:val="FF0000"/>
                <w:spacing w:val="-5"/>
                <w:sz w:val="21"/>
                <w:szCs w:val="21"/>
                <w:highlight w:val="none"/>
                <w:lang w:val="en-US" w:eastAsia="zh-CN"/>
              </w:rPr>
              <w:t>【提供2022年1月1日至本项目投标截止时间第三方检测机构出具的具有CMA标识的符合以上参数的检测报告扫描件，需将报告上对应参数标注出来；检测报告封面货物名称与上述名称不一致的需作书面说明，否则该项不得分；同时需提供在全国认证认可信息公共服务平台(认e云(http://cx.cnca.cn/)检测报告查询截图(查询截图中的报告编号及检测机构名称应与检测报告一致)】</w:t>
            </w:r>
          </w:p>
        </w:tc>
      </w:tr>
      <w:tr w14:paraId="0E38A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155A46B4">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118</w:t>
            </w:r>
          </w:p>
        </w:tc>
        <w:tc>
          <w:tcPr>
            <w:tcW w:w="1678" w:type="dxa"/>
            <w:vMerge w:val="restart"/>
            <w:vAlign w:val="center"/>
          </w:tcPr>
          <w:p w14:paraId="5BAD03EB">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color w:val="auto"/>
                <w:sz w:val="21"/>
                <w:szCs w:val="21"/>
                <w:highlight w:val="none"/>
                <w:lang w:val="en-US" w:eastAsia="zh-CN"/>
              </w:rPr>
              <w:t>可移动示教椅</w:t>
            </w:r>
          </w:p>
        </w:tc>
        <w:tc>
          <w:tcPr>
            <w:tcW w:w="6575" w:type="dxa"/>
            <w:vAlign w:val="center"/>
          </w:tcPr>
          <w:p w14:paraId="02BADD9B">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118.1规格：</w:t>
            </w:r>
            <w:r>
              <w:rPr>
                <w:rFonts w:hint="eastAsia" w:ascii="宋体" w:hAnsi="宋体" w:eastAsia="宋体" w:cs="宋体"/>
                <w:b w:val="0"/>
                <w:bCs w:val="0"/>
                <w:i w:val="0"/>
                <w:iCs w:val="0"/>
                <w:color w:val="auto"/>
                <w:kern w:val="0"/>
                <w:sz w:val="21"/>
                <w:szCs w:val="21"/>
                <w:highlight w:val="none"/>
                <w:u w:val="none"/>
                <w:lang w:val="en-US" w:eastAsia="zh-CN" w:bidi="ar"/>
              </w:rPr>
              <w:t>折叠</w:t>
            </w:r>
          </w:p>
        </w:tc>
      </w:tr>
      <w:tr w14:paraId="0350D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10586D05">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1DC46AD6">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0AC17C35">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118.2椅背采用高强度尼龙。</w:t>
            </w:r>
          </w:p>
        </w:tc>
      </w:tr>
      <w:tr w14:paraId="1AA4C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132AA2AC">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13232BCB">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49245955">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118.3扶手本体材料为尼龙加纤维。</w:t>
            </w:r>
          </w:p>
        </w:tc>
      </w:tr>
      <w:tr w14:paraId="2069F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0F0FF4E6">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23F9523B">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3F44A310">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118.4座垫采用高密度定型绵。</w:t>
            </w:r>
          </w:p>
        </w:tc>
      </w:tr>
      <w:tr w14:paraId="42C7F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7A76D0DB">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38AD4E36">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3362ABB3">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118.5座部木板，胶水，符合环保訴求。</w:t>
            </w:r>
          </w:p>
        </w:tc>
      </w:tr>
      <w:tr w14:paraId="29D0C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04414811">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3286C52A">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781E5D7C">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118.6椅脚为尼龙材料，可以避免鉄製类產品的刮花现像，保持產品美观度。</w:t>
            </w:r>
          </w:p>
        </w:tc>
      </w:tr>
      <w:tr w14:paraId="5B27B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5752BED3">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76EA51A5">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387C8591">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118.7椅子框架铁管为烤漆管，连结扣件为铝合金，椅脚前带轮后固定，可折叠收纳，稳固性强 。</w:t>
            </w:r>
          </w:p>
        </w:tc>
      </w:tr>
      <w:tr w14:paraId="24C75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68388F8B">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2EBF62F6">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209653C0">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118.8椅面椅背颜色可选择。</w:t>
            </w:r>
          </w:p>
        </w:tc>
      </w:tr>
      <w:tr w14:paraId="5C540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01E2526E">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119</w:t>
            </w:r>
          </w:p>
        </w:tc>
        <w:tc>
          <w:tcPr>
            <w:tcW w:w="1678" w:type="dxa"/>
            <w:vMerge w:val="restart"/>
            <w:vAlign w:val="center"/>
          </w:tcPr>
          <w:p w14:paraId="6BEB47FB">
            <w:pPr>
              <w:keepNext w:val="0"/>
              <w:keepLines w:val="0"/>
              <w:pageBreakBefore w:val="0"/>
              <w:widowControl/>
              <w:suppressLineNumbers w:val="0"/>
              <w:wordWrap/>
              <w:overflowPunct/>
              <w:topLinePunct w:val="0"/>
              <w:bidi w:val="0"/>
              <w:snapToGrid/>
              <w:spacing w:line="312" w:lineRule="auto"/>
              <w:ind w:left="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示教椅（带写字板）</w:t>
            </w:r>
          </w:p>
          <w:p w14:paraId="1F1A50FB">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vertAlign w:val="baseline"/>
              </w:rPr>
            </w:pPr>
          </w:p>
        </w:tc>
        <w:tc>
          <w:tcPr>
            <w:tcW w:w="6575" w:type="dxa"/>
            <w:vAlign w:val="center"/>
          </w:tcPr>
          <w:p w14:paraId="44944010">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lang w:val="en-US"/>
              </w:rPr>
            </w:pPr>
            <w:r>
              <w:rPr>
                <w:rFonts w:hint="eastAsia" w:ascii="宋体" w:hAnsi="宋体" w:eastAsia="宋体" w:cs="宋体"/>
                <w:b w:val="0"/>
                <w:bCs w:val="0"/>
                <w:i w:val="0"/>
                <w:iCs w:val="0"/>
                <w:color w:val="auto"/>
                <w:kern w:val="0"/>
                <w:sz w:val="21"/>
                <w:szCs w:val="21"/>
                <w:highlight w:val="none"/>
                <w:u w:val="none"/>
                <w:lang w:val="en-US" w:eastAsia="zh-CN" w:bidi="ar"/>
              </w:rPr>
              <w:t>119.1规格：折叠</w:t>
            </w:r>
          </w:p>
        </w:tc>
      </w:tr>
      <w:tr w14:paraId="0CAAB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7A5C757D">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6F634136">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75861513">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119.2基材：椅背采用内外框结合方式，外框采用高强度尼龙加纤维，内背采用弹性尼龙料，永不折断。扶手本体可以上下調整材料为尼龙加纤维，扶手下方采用鋁合金件固定。</w:t>
            </w:r>
            <w:r>
              <w:rPr>
                <w:rFonts w:hint="eastAsia" w:ascii="宋体" w:hAnsi="宋体" w:eastAsia="宋体" w:cs="宋体"/>
                <w:b w:val="0"/>
                <w:bCs w:val="0"/>
                <w:color w:val="auto"/>
                <w:kern w:val="0"/>
                <w:sz w:val="21"/>
                <w:szCs w:val="21"/>
                <w:highlight w:val="none"/>
                <w:u w:val="none"/>
                <w:lang w:bidi="ar"/>
              </w:rPr>
              <w:t>邻苯二甲酸酯（包括DBP、BBP、DEHP、DNOP、DINP、DIDP）、重金属含量（包括可溶性铅、可溶性镉、可溶性铬、可溶性汞）、多环芳烃（包括苯并[a]芘、16种多环芳烃（PAH）总量）均符合GB 28481-2012标准要求。</w:t>
            </w:r>
            <w:r>
              <w:rPr>
                <w:rFonts w:hint="eastAsia" w:ascii="宋体" w:hAnsi="宋体" w:eastAsia="宋体" w:cs="宋体"/>
                <w:b w:val="0"/>
                <w:bCs w:val="0"/>
                <w:i w:val="0"/>
                <w:iCs w:val="0"/>
                <w:color w:val="auto"/>
                <w:kern w:val="0"/>
                <w:sz w:val="21"/>
                <w:szCs w:val="21"/>
                <w:highlight w:val="none"/>
                <w:u w:val="none"/>
                <w:lang w:val="en-US" w:eastAsia="zh-CN" w:bidi="ar"/>
              </w:rPr>
              <w:t>座垫采用高密度定型泡绵，座密度≥35kg/m³。座面采用三防布面。纺织品甲醛含量、可分解致癌芳香胺染料、可萃取重金属（包括砷As、铅Pb、铬Cr、钴Co、铜Cu、镍Ni、镉Cd、锑Sb、汞Hg、铬Cr（VI））、五氯苯酚均符合GB 18401-2010、HJ 2546-2016、SZJG 52-2016标准要求。支架铁管为2.0mm烤漆管，连结扣件为铝合金抛光，椅脚为实心尼龙材料，可以避免铁制类产品的刮花现像，保持产品美观度；</w:t>
            </w:r>
          </w:p>
        </w:tc>
      </w:tr>
      <w:tr w14:paraId="2675E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35B053C6">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4E4A5CB1">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0510E396">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119.3工艺：座部没有木板及胶水；</w:t>
            </w:r>
          </w:p>
        </w:tc>
      </w:tr>
      <w:tr w14:paraId="3CDBD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165F3526">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2DC387B1">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3535A3CD">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119.4功能配置：椅子带可折叠写字板，桌板可以荷重50KG，可以增加脚轮。椅背可以倾仰8度，增加舒适度，缓解培训时的疲。</w:t>
            </w:r>
          </w:p>
        </w:tc>
      </w:tr>
      <w:tr w14:paraId="475F3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7F2131E6">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120</w:t>
            </w:r>
          </w:p>
        </w:tc>
        <w:tc>
          <w:tcPr>
            <w:tcW w:w="1678" w:type="dxa"/>
            <w:vMerge w:val="restart"/>
            <w:vAlign w:val="center"/>
          </w:tcPr>
          <w:p w14:paraId="7508A43D">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b w:val="0"/>
                <w:bCs w:val="0"/>
                <w:color w:val="auto"/>
                <w:sz w:val="21"/>
                <w:szCs w:val="21"/>
                <w:highlight w:val="none"/>
                <w:lang w:val="en-US" w:eastAsia="zh-CN"/>
              </w:rPr>
            </w:pPr>
            <w:r>
              <w:rPr>
                <w:rFonts w:hint="eastAsia" w:ascii="宋体" w:hAnsi="宋体" w:eastAsia="宋体" w:cs="宋体"/>
                <w:b w:val="0"/>
                <w:bCs w:val="0"/>
                <w:color w:val="auto"/>
                <w:sz w:val="21"/>
                <w:szCs w:val="21"/>
                <w:highlight w:val="none"/>
                <w:lang w:val="en-US" w:eastAsia="zh-CN"/>
              </w:rPr>
              <w:t>培训示教椅</w:t>
            </w:r>
          </w:p>
          <w:p w14:paraId="7D3E52E8">
            <w:pPr>
              <w:pStyle w:val="19"/>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vertAlign w:val="baseline"/>
              </w:rPr>
            </w:pPr>
          </w:p>
        </w:tc>
        <w:tc>
          <w:tcPr>
            <w:tcW w:w="6575" w:type="dxa"/>
            <w:vAlign w:val="center"/>
          </w:tcPr>
          <w:p w14:paraId="6D2C6D62">
            <w:pPr>
              <w:keepNext w:val="0"/>
              <w:keepLines w:val="0"/>
              <w:pageBreakBefore w:val="0"/>
              <w:widowControl/>
              <w:suppressLineNumbers w:val="0"/>
              <w:wordWrap/>
              <w:overflowPunct/>
              <w:topLinePunct w:val="0"/>
              <w:bidi w:val="0"/>
              <w:snapToGrid/>
              <w:spacing w:line="312" w:lineRule="auto"/>
              <w:ind w:left="0" w:leftChars="0"/>
              <w:jc w:val="both"/>
              <w:textAlignment w:val="center"/>
              <w:rPr>
                <w:rFonts w:hint="eastAsia"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120.1规格：</w:t>
            </w:r>
            <w:r>
              <w:rPr>
                <w:rFonts w:hint="eastAsia" w:ascii="宋体" w:hAnsi="宋体" w:eastAsia="宋体" w:cs="宋体"/>
                <w:b w:val="0"/>
                <w:bCs w:val="0"/>
                <w:i w:val="0"/>
                <w:iCs w:val="0"/>
                <w:color w:val="auto"/>
                <w:kern w:val="0"/>
                <w:sz w:val="21"/>
                <w:szCs w:val="21"/>
                <w:highlight w:val="none"/>
                <w:u w:val="none"/>
                <w:lang w:val="en-US" w:eastAsia="zh-CN" w:bidi="ar"/>
              </w:rPr>
              <w:t>折叠</w:t>
            </w:r>
          </w:p>
        </w:tc>
      </w:tr>
      <w:tr w14:paraId="437C9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52F7379E">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554E0E5C">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1AB00091">
            <w:pPr>
              <w:keepNext w:val="0"/>
              <w:keepLines w:val="0"/>
              <w:pageBreakBefore w:val="0"/>
              <w:widowControl/>
              <w:suppressLineNumbers w:val="0"/>
              <w:wordWrap/>
              <w:overflowPunct/>
              <w:topLinePunct w:val="0"/>
              <w:bidi w:val="0"/>
              <w:snapToGrid/>
              <w:spacing w:line="312" w:lineRule="auto"/>
              <w:ind w:left="0" w:leftChars="0"/>
              <w:jc w:val="both"/>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 xml:space="preserve">120.2面料采用医用抑菌皮革，椅架采用砂纹白，椅面以及靠背根据科室需求选择配色；                                                       </w:t>
            </w:r>
          </w:p>
        </w:tc>
      </w:tr>
      <w:tr w14:paraId="57DAA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1679B15E">
            <w:pPr>
              <w:keepNext w:val="0"/>
              <w:keepLines w:val="0"/>
              <w:pageBreakBefore w:val="0"/>
              <w:widowControl/>
              <w:suppressLineNumbers w:val="0"/>
              <w:wordWrap/>
              <w:overflowPunct/>
              <w:topLinePunct w:val="0"/>
              <w:bidi w:val="0"/>
              <w:snapToGrid/>
              <w:spacing w:line="312" w:lineRule="auto"/>
              <w:ind w:left="0" w:leftChars="0" w:firstLine="0" w:firstLineChars="0"/>
              <w:jc w:val="both"/>
              <w:textAlignment w:val="center"/>
              <w:rPr>
                <w:color w:val="auto"/>
                <w:highlight w:val="none"/>
              </w:rPr>
            </w:pPr>
          </w:p>
        </w:tc>
        <w:tc>
          <w:tcPr>
            <w:tcW w:w="1678" w:type="dxa"/>
            <w:vMerge w:val="continue"/>
            <w:vAlign w:val="center"/>
          </w:tcPr>
          <w:p w14:paraId="23E638BC">
            <w:pPr>
              <w:keepNext w:val="0"/>
              <w:keepLines w:val="0"/>
              <w:pageBreakBefore w:val="0"/>
              <w:widowControl/>
              <w:suppressLineNumbers w:val="0"/>
              <w:wordWrap/>
              <w:overflowPunct/>
              <w:topLinePunct w:val="0"/>
              <w:bidi w:val="0"/>
              <w:snapToGrid/>
              <w:spacing w:line="312" w:lineRule="auto"/>
              <w:ind w:left="0" w:leftChars="0"/>
              <w:jc w:val="both"/>
              <w:textAlignment w:val="center"/>
              <w:rPr>
                <w:color w:val="auto"/>
                <w:highlight w:val="none"/>
              </w:rPr>
            </w:pPr>
          </w:p>
        </w:tc>
        <w:tc>
          <w:tcPr>
            <w:tcW w:w="6575" w:type="dxa"/>
            <w:vAlign w:val="center"/>
          </w:tcPr>
          <w:p w14:paraId="48F90895">
            <w:pPr>
              <w:keepNext w:val="0"/>
              <w:keepLines w:val="0"/>
              <w:pageBreakBefore w:val="0"/>
              <w:widowControl/>
              <w:suppressLineNumbers w:val="0"/>
              <w:wordWrap/>
              <w:overflowPunct/>
              <w:topLinePunct w:val="0"/>
              <w:bidi w:val="0"/>
              <w:snapToGrid/>
              <w:spacing w:line="312" w:lineRule="auto"/>
              <w:ind w:left="0" w:leftChars="0"/>
              <w:jc w:val="both"/>
              <w:textAlignment w:val="center"/>
              <w:rPr>
                <w:rFonts w:hint="default"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120.3可折叠方便收纳。</w:t>
            </w:r>
          </w:p>
        </w:tc>
      </w:tr>
      <w:tr w14:paraId="2C372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6F980E31">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121</w:t>
            </w:r>
          </w:p>
        </w:tc>
        <w:tc>
          <w:tcPr>
            <w:tcW w:w="1678" w:type="dxa"/>
            <w:vMerge w:val="restart"/>
            <w:vAlign w:val="center"/>
          </w:tcPr>
          <w:p w14:paraId="0AE57B6D">
            <w:pPr>
              <w:keepNext w:val="0"/>
              <w:keepLines w:val="0"/>
              <w:pageBreakBefore w:val="0"/>
              <w:widowControl/>
              <w:suppressLineNumbers w:val="0"/>
              <w:wordWrap/>
              <w:overflowPunct/>
              <w:topLinePunct w:val="0"/>
              <w:bidi w:val="0"/>
              <w:snapToGrid/>
              <w:spacing w:line="312" w:lineRule="auto"/>
              <w:ind w:left="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化妆台</w:t>
            </w:r>
          </w:p>
          <w:p w14:paraId="4C41267E">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vertAlign w:val="baseline"/>
              </w:rPr>
            </w:pPr>
          </w:p>
        </w:tc>
        <w:tc>
          <w:tcPr>
            <w:tcW w:w="6575" w:type="dxa"/>
            <w:vAlign w:val="center"/>
          </w:tcPr>
          <w:p w14:paraId="2B31EBFF">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121.1规格：（800W*400D*1550H）mm±10mm；</w:t>
            </w:r>
          </w:p>
        </w:tc>
      </w:tr>
      <w:tr w14:paraId="28C57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1DEA319C">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6324D33C">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711789C2">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121.2基材：采用新国标环保</w:t>
            </w:r>
            <w:r>
              <w:rPr>
                <w:rFonts w:hint="eastAsia" w:ascii="宋体" w:hAnsi="宋体" w:eastAsia="宋体" w:cs="宋体"/>
                <w:i w:val="0"/>
                <w:iCs w:val="0"/>
                <w:color w:val="auto"/>
                <w:kern w:val="0"/>
                <w:sz w:val="21"/>
                <w:szCs w:val="21"/>
                <w:highlight w:val="none"/>
                <w:u w:val="none"/>
                <w:lang w:val="en-US" w:eastAsia="zh-CN" w:bidi="ar"/>
              </w:rPr>
              <w:t>ENF级纤维板</w:t>
            </w:r>
            <w:r>
              <w:rPr>
                <w:rFonts w:hint="eastAsia" w:ascii="宋体" w:hAnsi="宋体" w:eastAsia="宋体" w:cs="宋体"/>
                <w:b w:val="0"/>
                <w:bCs w:val="0"/>
                <w:i w:val="0"/>
                <w:iCs w:val="0"/>
                <w:color w:val="auto"/>
                <w:kern w:val="0"/>
                <w:sz w:val="21"/>
                <w:szCs w:val="21"/>
                <w:highlight w:val="none"/>
                <w:u w:val="none"/>
                <w:lang w:val="en-US" w:eastAsia="zh-CN" w:bidi="ar"/>
              </w:rPr>
              <w:t>，钢琴烤漆桌面，环保无甲醛；多层板的胶合强度、含水率、浸渍剥离、静曲强度、弹性模量、甲醛释放量、挥发性有机化合物（72h）的苯、甲苯、二甲苯，TVOC符合 GB 18580-2017、GB/T 35601-2017、GB/T 9846-2015、GB/T 39600-2021标准要求。</w:t>
            </w:r>
          </w:p>
        </w:tc>
      </w:tr>
      <w:tr w14:paraId="3E507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19024782">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542AE561">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105FDCAC">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121.3工艺：加厚加粗铁艺桌脚，钢琴烤漆工艺或电镀工艺，不易生锈；</w:t>
            </w:r>
          </w:p>
        </w:tc>
      </w:tr>
      <w:tr w14:paraId="06CB3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61EF0748">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0732DFC6">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5DDE8F30">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121.4五金配件：抽屉选用静音滚珠三节导轨；导轨的过载要求（包括垂直向下静载荷（300N）、水平侧向静载荷（150N）、猛关或猛开）、功能要求（包括操作力、耐久性(80000次)、拉出安全性、下沉量、耐腐蚀均符合QB/T 2454-2013标准要求。</w:t>
            </w:r>
          </w:p>
        </w:tc>
      </w:tr>
      <w:tr w14:paraId="6A24F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0728C665">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63234359">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2945CB9F">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121.5带化妆镜，镜前配置LED补妆灯，三种光源随意切换：白光、暖光、中性光；</w:t>
            </w:r>
          </w:p>
        </w:tc>
      </w:tr>
      <w:tr w14:paraId="5B004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7C1B4610">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122</w:t>
            </w:r>
          </w:p>
        </w:tc>
        <w:tc>
          <w:tcPr>
            <w:tcW w:w="1678" w:type="dxa"/>
            <w:vMerge w:val="restart"/>
            <w:vAlign w:val="center"/>
          </w:tcPr>
          <w:p w14:paraId="0F1CDDFE">
            <w:pPr>
              <w:keepNext w:val="0"/>
              <w:keepLines w:val="0"/>
              <w:pageBreakBefore w:val="0"/>
              <w:widowControl/>
              <w:suppressLineNumbers w:val="0"/>
              <w:wordWrap/>
              <w:overflowPunct/>
              <w:topLinePunct w:val="0"/>
              <w:bidi w:val="0"/>
              <w:snapToGrid/>
              <w:spacing w:line="312" w:lineRule="auto"/>
              <w:ind w:left="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化妆椅</w:t>
            </w:r>
          </w:p>
          <w:p w14:paraId="716128DE">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vertAlign w:val="baseline"/>
              </w:rPr>
            </w:pPr>
          </w:p>
        </w:tc>
        <w:tc>
          <w:tcPr>
            <w:tcW w:w="6575" w:type="dxa"/>
            <w:vAlign w:val="center"/>
          </w:tcPr>
          <w:p w14:paraId="49C91E7E">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122.1规格：常规</w:t>
            </w:r>
          </w:p>
        </w:tc>
      </w:tr>
      <w:tr w14:paraId="6EF7C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2BCAF8E8">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6520CBE4">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645CCD4A">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122.2基材：采用超纤皮，摩擦色牢度、耐光性、涂层粘着牢度、耐折牢度（50000次）、耐磨性、撕裂力、气味、禁用偶氮染料、游离甲醛、挥发性有机物均符合GB/T 16799-201、HJ 507-2009、SZJG 52-2016标准要求；纹路细致均匀，涂层粘着牢固，不掉浆，不裂浆，革身平整、柔软、丰满有弹性，正面革不裂面、无管皱、主要部位不得送面，绒面革绒毛均匀，颜色基本一致；阻燃海绵座密度≥35kg/m³，表面带有保护面，防氧化、抗疲劳、耐冲击、回弹力强、不易变形；海绵的表观密度偏差、40%压陷硬度偏差、回弹率、75%压缩永久变形、65%/25%压陷比、气味等级、拉伸强度、断裂伸长率、撕裂强度、干热老化后拉伸强度、干热老化后拉伸强度变化率、湿热老化后拉伸强度、湿热老化后拉伸强度变化率、甲醛散发均符合GB/T 10802-2023标准要求。</w:t>
            </w:r>
          </w:p>
        </w:tc>
      </w:tr>
      <w:tr w14:paraId="61101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624504B6">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33DE01AC">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57279A3C">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122.3工艺：钢制脚架，壁厚不低于1.5mm，烤漆工艺或电镀工艺。</w:t>
            </w:r>
          </w:p>
        </w:tc>
      </w:tr>
      <w:tr w14:paraId="05FD0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1FFBD939">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123</w:t>
            </w:r>
          </w:p>
        </w:tc>
        <w:tc>
          <w:tcPr>
            <w:tcW w:w="1678" w:type="dxa"/>
            <w:vMerge w:val="restart"/>
            <w:vAlign w:val="center"/>
          </w:tcPr>
          <w:p w14:paraId="455D5602">
            <w:pPr>
              <w:keepNext w:val="0"/>
              <w:keepLines w:val="0"/>
              <w:pageBreakBefore w:val="0"/>
              <w:widowControl/>
              <w:suppressLineNumbers w:val="0"/>
              <w:wordWrap/>
              <w:overflowPunct/>
              <w:topLinePunct w:val="0"/>
              <w:bidi w:val="0"/>
              <w:snapToGrid/>
              <w:spacing w:line="312" w:lineRule="auto"/>
              <w:ind w:left="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密码储存柜</w:t>
            </w:r>
          </w:p>
          <w:p w14:paraId="09276FC0">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vertAlign w:val="baseline"/>
              </w:rPr>
            </w:pPr>
          </w:p>
        </w:tc>
        <w:tc>
          <w:tcPr>
            <w:tcW w:w="6575" w:type="dxa"/>
            <w:vAlign w:val="center"/>
          </w:tcPr>
          <w:p w14:paraId="6B53F13C">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123.1规格：（1600W*400D *1800H ）mm±10mm；</w:t>
            </w:r>
          </w:p>
        </w:tc>
      </w:tr>
      <w:tr w14:paraId="6E86B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205231F9">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45B30289">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4DFD005C">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123.2基材：侧板、门板、顶板、底板、层板采用国标≥0.8mm双面电解钢板，表面处理为静电粉末喷涂。加强管料用国标≥1.0mm。</w:t>
            </w:r>
          </w:p>
        </w:tc>
      </w:tr>
      <w:tr w14:paraId="516EE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38F82F8C">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6821C38C">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3FD747BE">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123.3工艺：所有工件经数控激光切割、模具冲压、数控折弯、焊接、机器打磨而成，再经表洗、彩磷、清洗、烘干、静电喷涂、高温固化、安装而成。</w:t>
            </w:r>
          </w:p>
        </w:tc>
      </w:tr>
      <w:tr w14:paraId="4FD25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46CF6605">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083E7218">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1EEBA35F">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123.4功能配置：每门带锁、标签插槽和透气孔，柜门内有加强。主柜+16门+智能密码锁；可选指纹锁、IC磁卡锁。</w:t>
            </w:r>
          </w:p>
        </w:tc>
      </w:tr>
      <w:tr w14:paraId="0EEE2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717FDF2C">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67DB68D5">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0B138389">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123.5五金配件：采用弹簧液压缓冲阻尼门铰（或门轴结构）。铰链的过载要求（包括垂直静载荷（30kg）、水平静载荷（70N））、功能要求（包括操作力、耐久性(80000次)）、下沉量、耐腐蚀均符合QB/T 2189-2013标准要求。</w:t>
            </w:r>
          </w:p>
        </w:tc>
      </w:tr>
      <w:tr w14:paraId="32D9D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0A64385D">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124</w:t>
            </w:r>
          </w:p>
        </w:tc>
        <w:tc>
          <w:tcPr>
            <w:tcW w:w="1678" w:type="dxa"/>
            <w:vMerge w:val="restart"/>
            <w:vAlign w:val="center"/>
          </w:tcPr>
          <w:p w14:paraId="3DADAE6B">
            <w:pPr>
              <w:keepNext w:val="0"/>
              <w:keepLines w:val="0"/>
              <w:pageBreakBefore w:val="0"/>
              <w:widowControl/>
              <w:suppressLineNumbers w:val="0"/>
              <w:wordWrap/>
              <w:overflowPunct/>
              <w:topLinePunct w:val="0"/>
              <w:bidi w:val="0"/>
              <w:snapToGrid/>
              <w:spacing w:line="312" w:lineRule="auto"/>
              <w:ind w:left="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定制边柜</w:t>
            </w:r>
          </w:p>
          <w:p w14:paraId="7A55E699">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vertAlign w:val="baseline"/>
              </w:rPr>
            </w:pPr>
          </w:p>
        </w:tc>
        <w:tc>
          <w:tcPr>
            <w:tcW w:w="6575" w:type="dxa"/>
            <w:vAlign w:val="center"/>
          </w:tcPr>
          <w:p w14:paraId="1417AED4">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124.1规格：（4350W*400D*850H）mm±20mm；</w:t>
            </w:r>
          </w:p>
        </w:tc>
      </w:tr>
      <w:tr w14:paraId="553E3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4F54DE42">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4B1B4659">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604AA2D6">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124.2基材：采用新国标环保</w:t>
            </w:r>
            <w:r>
              <w:rPr>
                <w:rFonts w:hint="eastAsia" w:ascii="宋体" w:hAnsi="宋体" w:eastAsia="宋体" w:cs="宋体"/>
                <w:i w:val="0"/>
                <w:iCs w:val="0"/>
                <w:color w:val="auto"/>
                <w:kern w:val="0"/>
                <w:sz w:val="21"/>
                <w:szCs w:val="21"/>
                <w:highlight w:val="none"/>
                <w:u w:val="none"/>
                <w:lang w:val="en-US" w:eastAsia="zh-CN" w:bidi="ar"/>
              </w:rPr>
              <w:t>ENF级纤维板</w:t>
            </w:r>
            <w:r>
              <w:rPr>
                <w:rFonts w:hint="eastAsia" w:ascii="宋体" w:hAnsi="宋体" w:eastAsia="宋体" w:cs="宋体"/>
                <w:b w:val="0"/>
                <w:bCs w:val="0"/>
                <w:i w:val="0"/>
                <w:iCs w:val="0"/>
                <w:color w:val="auto"/>
                <w:kern w:val="0"/>
                <w:sz w:val="21"/>
                <w:szCs w:val="21"/>
                <w:highlight w:val="none"/>
                <w:lang w:val="en-US" w:eastAsia="zh-CN" w:bidi="ar"/>
              </w:rPr>
              <w:t>，</w:t>
            </w:r>
            <w:r>
              <w:rPr>
                <w:rFonts w:hint="eastAsia" w:ascii="宋体" w:hAnsi="宋体" w:eastAsia="宋体" w:cs="宋体"/>
                <w:b w:val="0"/>
                <w:bCs w:val="0"/>
                <w:i w:val="0"/>
                <w:iCs w:val="0"/>
                <w:color w:val="auto"/>
                <w:kern w:val="0"/>
                <w:sz w:val="21"/>
                <w:szCs w:val="21"/>
                <w:highlight w:val="none"/>
                <w:u w:val="none"/>
                <w:lang w:val="en-US" w:eastAsia="zh-CN" w:bidi="ar"/>
              </w:rPr>
              <w:t>基材的胶合强度、含水率、浸渍剥离、静曲强度、弹性模量、甲醛释放量、挥发性有机化合物（72h）的苯、甲苯、二甲苯，TVOC符合 GB 18580-2017、GB/T 35601-2017、GB/T 9846-2015、GB/T 39600-2021标准要求。</w:t>
            </w:r>
            <w:r>
              <w:rPr>
                <w:rFonts w:hint="eastAsia" w:ascii="宋体" w:hAnsi="宋体" w:eastAsia="宋体" w:cs="宋体"/>
                <w:b w:val="0"/>
                <w:bCs w:val="0"/>
                <w:i w:val="0"/>
                <w:iCs w:val="0"/>
                <w:color w:val="auto"/>
                <w:kern w:val="0"/>
                <w:sz w:val="21"/>
                <w:szCs w:val="21"/>
                <w:highlight w:val="none"/>
                <w:lang w:val="en-US" w:eastAsia="zh-CN" w:bidi="ar"/>
              </w:rPr>
              <w:t>厚度层板≥25mm，侧板≥18mm、门板≥16mm、背板≥9mm；</w:t>
            </w:r>
          </w:p>
        </w:tc>
      </w:tr>
      <w:tr w14:paraId="77334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495294B8">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1E10150E">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1242E0B6">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124.3工艺：</w:t>
            </w:r>
            <w:r>
              <w:rPr>
                <w:rFonts w:hint="eastAsia" w:ascii="宋体" w:hAnsi="宋体" w:eastAsia="宋体" w:cs="宋体"/>
                <w:b w:val="0"/>
                <w:bCs w:val="0"/>
                <w:i w:val="0"/>
                <w:iCs w:val="0"/>
                <w:color w:val="auto"/>
                <w:kern w:val="0"/>
                <w:sz w:val="21"/>
                <w:szCs w:val="21"/>
                <w:highlight w:val="none"/>
                <w:lang w:val="en-US" w:eastAsia="zh-CN" w:bidi="ar"/>
              </w:rPr>
              <w:t>三聚氰胺饰面，ABS封边制作，顶板封边厚度</w:t>
            </w:r>
            <w:r>
              <w:rPr>
                <w:rFonts w:hint="eastAsia" w:ascii="宋体" w:hAnsi="宋体" w:eastAsia="宋体" w:cs="宋体"/>
                <w:b w:val="0"/>
                <w:bCs w:val="0"/>
                <w:i w:val="0"/>
                <w:iCs w:val="0"/>
                <w:color w:val="auto"/>
                <w:kern w:val="0"/>
                <w:sz w:val="21"/>
                <w:szCs w:val="21"/>
                <w:highlight w:val="none"/>
                <w:u w:val="none"/>
                <w:lang w:val="en-US" w:eastAsia="zh-CN" w:bidi="ar"/>
              </w:rPr>
              <w:t>≥2.0mm，其他封边厚度≥1.0mm，封边倒角圆滑、经精修边，无外露胶痕</w:t>
            </w:r>
            <w:r>
              <w:rPr>
                <w:rFonts w:hint="eastAsia" w:ascii="宋体" w:hAnsi="宋体" w:eastAsia="宋体" w:cs="宋体"/>
                <w:b w:val="0"/>
                <w:bCs w:val="0"/>
                <w:i w:val="0"/>
                <w:iCs w:val="0"/>
                <w:color w:val="auto"/>
                <w:kern w:val="0"/>
                <w:sz w:val="21"/>
                <w:szCs w:val="21"/>
                <w:highlight w:val="none"/>
                <w:lang w:val="en-US" w:eastAsia="zh-CN" w:bidi="ar"/>
              </w:rPr>
              <w:t>。</w:t>
            </w:r>
            <w:r>
              <w:rPr>
                <w:rFonts w:hint="eastAsia" w:ascii="宋体" w:hAnsi="宋体" w:eastAsia="宋体" w:cs="宋体"/>
                <w:b w:val="0"/>
                <w:bCs w:val="0"/>
                <w:color w:val="auto"/>
                <w:kern w:val="0"/>
                <w:sz w:val="21"/>
                <w:szCs w:val="21"/>
                <w:highlight w:val="none"/>
                <w:u w:val="none"/>
                <w:lang w:bidi="ar"/>
              </w:rPr>
              <w:t>封边条的耐干热性，耐磨性，耐开裂性，耐老化性、耐冷热循环性、耐光色牢度均，甲醛释放量，氯乙烯单体，可迁移元素（可溶性重金属）的铅、镉、铬、汞、砷、锑、硒、钡，邻苯二甲酸酯的总量（包括DBP、BBP、DEHP、DNOP、DINP和DIDP）、多溴联苯、多溴联苯醚均符合QB/T 4463-2013标准要求。</w:t>
            </w:r>
            <w:r>
              <w:rPr>
                <w:rFonts w:hint="eastAsia" w:ascii="宋体" w:hAnsi="宋体" w:eastAsia="宋体" w:cs="宋体"/>
                <w:b w:val="0"/>
                <w:bCs w:val="0"/>
                <w:i w:val="0"/>
                <w:iCs w:val="0"/>
                <w:color w:val="auto"/>
                <w:kern w:val="0"/>
                <w:sz w:val="21"/>
                <w:szCs w:val="21"/>
                <w:highlight w:val="none"/>
                <w:lang w:val="en-US" w:eastAsia="zh-CN" w:bidi="ar"/>
              </w:rPr>
              <w:t>具有防水、防潮、防交叉感染、耐磨性能强；</w:t>
            </w:r>
          </w:p>
        </w:tc>
      </w:tr>
      <w:tr w14:paraId="5432F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64C8135E">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13CDA396">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4C937BF5">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124.4功能配置：</w:t>
            </w:r>
            <w:r>
              <w:rPr>
                <w:rFonts w:hint="eastAsia" w:ascii="宋体" w:hAnsi="宋体" w:eastAsia="宋体" w:cs="宋体"/>
                <w:b w:val="0"/>
                <w:bCs w:val="0"/>
                <w:i w:val="0"/>
                <w:iCs w:val="0"/>
                <w:color w:val="auto"/>
                <w:kern w:val="0"/>
                <w:sz w:val="21"/>
                <w:szCs w:val="21"/>
                <w:highlight w:val="none"/>
                <w:lang w:val="en-US" w:eastAsia="zh-CN" w:bidi="ar"/>
              </w:rPr>
              <w:t>配置掩门柜及抽屉，柜内部配置不少于1块活动层板。</w:t>
            </w:r>
          </w:p>
        </w:tc>
      </w:tr>
      <w:tr w14:paraId="10CF3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1B081F7A">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758A3842">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56241D64">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124.5胶黏剂：采用热熔胶。</w:t>
            </w:r>
            <w:r>
              <w:rPr>
                <w:rFonts w:hint="eastAsia" w:ascii="宋体" w:hAnsi="宋体" w:eastAsia="宋体" w:cs="宋体"/>
                <w:b w:val="0"/>
                <w:bCs w:val="0"/>
                <w:color w:val="auto"/>
                <w:kern w:val="0"/>
                <w:sz w:val="21"/>
                <w:szCs w:val="21"/>
                <w:highlight w:val="none"/>
                <w:u w:val="none"/>
                <w:lang w:eastAsia="zh-CN" w:bidi="ar"/>
              </w:rPr>
              <w:t>胶粘剂的游离甲醛、苯、甲苯+二甲苯、总挥发性有机物均符合GB 18583-2008、SZJG 52-2016标准要求。</w:t>
            </w:r>
          </w:p>
        </w:tc>
      </w:tr>
      <w:tr w14:paraId="2429D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300DC6DA">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2EB23E92">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0B6CD16C">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124.6五金配件：采用三节导轨、阻尼缓冲铰链、三合一连接件。导轨的过载要求（包括垂直向下静载荷（300N）、水平侧向静载荷（150N）、猛关或猛开）、功能要求（包括操作力、耐久性(80000次)、拉出安全性、下沉量、耐腐蚀均符合QB/T 2454-2013标准要求。</w:t>
            </w:r>
          </w:p>
        </w:tc>
      </w:tr>
      <w:tr w14:paraId="6A4F5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762F7F8F">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125</w:t>
            </w:r>
          </w:p>
        </w:tc>
        <w:tc>
          <w:tcPr>
            <w:tcW w:w="1678" w:type="dxa"/>
            <w:vMerge w:val="restart"/>
            <w:vAlign w:val="center"/>
          </w:tcPr>
          <w:p w14:paraId="1C2A4FD1">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贵宾接待沙发</w:t>
            </w:r>
          </w:p>
        </w:tc>
        <w:tc>
          <w:tcPr>
            <w:tcW w:w="6575" w:type="dxa"/>
            <w:vAlign w:val="center"/>
          </w:tcPr>
          <w:p w14:paraId="467DD6DE">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125.1规格：（1000W*830D*880H）mm±10mm；</w:t>
            </w:r>
          </w:p>
        </w:tc>
      </w:tr>
      <w:tr w14:paraId="79B4A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27C1F637">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26CCE2B5">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5C162296">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125.2基材：框架扶手面板及前侧板采用红橡木原木制作，采用红橡木直拼板加工成型，用于直拼的红橡木宽度不低于80mm，厚度不低于18mm，木材充分烘干，保证含水率符合要求；木材纹理美观，无明显节子、虫眼，不得使用腐朽材，木制件外观达到国家合格标准。海绵座面密度≥30kg/m³,其他部位密度≥25kg/m³，海绵回弹力≥35%，能均匀承托负重，反复坐压不变形、不塌陷。实木内框架，结合高强度S形弹簧，弹力大，强度高，韧性好，不易变形，尼龙绷带软硬适中回弹性好，达到坐感舒适柔软效果。海绵的表观密度偏差、40%压陷硬度偏差、回弹率、75%压缩永久变形、65%/25%压陷比、气味等级、拉伸强度、断裂伸长率、撕裂强度、干热老化后拉伸强度、干热老化后拉伸强度变化率、湿热老化后拉伸强度、湿热老化后拉伸强度变化率、甲醛散发均符合GB/T 10802-2023标准要求。座垫面及椅背面选用选用头层牛皮，经液态浸色及防潮、防污等工艺处理，纹路细致、色泽均匀，皮质柔软，舒适，透气性好，无异味。车缝线路均匀、针距均匀，转角平滑、后背及底座包饱满，左右对齐。</w:t>
            </w:r>
          </w:p>
        </w:tc>
      </w:tr>
      <w:tr w14:paraId="3AB03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5D8FCE48">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29D3E7B9">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100D0B7B">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125.3工艺：舒适倾角，肩部、腰部承托符合人体工学。</w:t>
            </w:r>
          </w:p>
        </w:tc>
      </w:tr>
      <w:tr w14:paraId="0D64F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5BD6DE2D">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71DCCE13">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1AD9E0C2">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125.4胶黏剂：木质部件胶粘剂采用环保水基型拼板胶。胶粘剂的游离甲醛、苯、甲苯+二甲苯、总挥发性有机物均符合GB 18583-2008、SZJG 52-2016标准要求。</w:t>
            </w:r>
          </w:p>
        </w:tc>
      </w:tr>
      <w:tr w14:paraId="4DDFA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71BE776D">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3FC172EE">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206DD92D">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125.5油漆：采用环保水性漆（包括底漆和面漆），三底两面工艺，经防虫、防腐等化学处理；油漆表面无尘粒、气泡、渣点、边缘及立面无流挂等现象。采用环保水性漆（包括底漆和面漆），三底两面工艺，经防虫、防腐等化学处理；油漆表面无尘粒、气泡、渣点、边缘及立面无流挂等现象。</w:t>
            </w:r>
            <w:r>
              <w:rPr>
                <w:rFonts w:hint="eastAsia" w:ascii="宋体" w:hAnsi="宋体" w:eastAsia="宋体" w:cs="宋体"/>
                <w:b w:val="0"/>
                <w:bCs w:val="0"/>
                <w:color w:val="auto"/>
                <w:kern w:val="0"/>
                <w:sz w:val="21"/>
                <w:szCs w:val="21"/>
                <w:highlight w:val="none"/>
                <w:u w:val="none"/>
                <w:lang w:eastAsia="zh-CN" w:bidi="ar"/>
              </w:rPr>
              <w:t>水性漆的重金属元素含量（包括铅、镉、六价铬、汞、砷、钡、硒、锑、钴）均未检出；VOC含量、甲醛含量、乙二醇醚及醚酯总和含量、苯系物总和含量、烷基酚聚氧乙烯醚总和含量均符合GB 18581-2020、GB/T 35602-2017标准要求。</w:t>
            </w:r>
          </w:p>
        </w:tc>
      </w:tr>
      <w:tr w14:paraId="1DDB1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297872F6">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126</w:t>
            </w:r>
          </w:p>
        </w:tc>
        <w:tc>
          <w:tcPr>
            <w:tcW w:w="1678" w:type="dxa"/>
            <w:vMerge w:val="restart"/>
            <w:vAlign w:val="center"/>
          </w:tcPr>
          <w:p w14:paraId="00EF9875">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贵宾接待茶几</w:t>
            </w:r>
          </w:p>
        </w:tc>
        <w:tc>
          <w:tcPr>
            <w:tcW w:w="6575" w:type="dxa"/>
            <w:vAlign w:val="center"/>
          </w:tcPr>
          <w:p w14:paraId="57D77610">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126.1规格：（680W*480D*550H）mm±10mm；</w:t>
            </w:r>
          </w:p>
        </w:tc>
      </w:tr>
      <w:tr w14:paraId="2B0CA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62357A79">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6934D3B8">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41CDA9A0">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126.2基材：整体采用红橡木原木制作；脚架及台面边框采用红橡木原木方加工成型，木方直径40mm-80mm之间（后期根据款式及结构深化）；面板采用红橡木直拼板加工成型，用于直拼的红橡木宽度不低于100mm，厚度不低于18mm。</w:t>
            </w:r>
          </w:p>
        </w:tc>
      </w:tr>
      <w:tr w14:paraId="3939B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386945F0">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2D25DA32">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0C705646">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126.3工艺：采用榫卯结构连接工艺。纯原木制作，保持原木的天然木纹质感。</w:t>
            </w:r>
          </w:p>
        </w:tc>
      </w:tr>
      <w:tr w14:paraId="4DD08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23AF827B">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164CC9A3">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2B1E9C04">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126.4胶黏剂：木质部件胶粘剂采用环保水基型拼板胶。胶粘剂的游离甲醛、苯、甲苯+二甲苯、总挥发性有机物均符合GB 18583-2008、SZJG 52-2016标准要求。</w:t>
            </w:r>
          </w:p>
        </w:tc>
      </w:tr>
      <w:tr w14:paraId="4EDC5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685AB706">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26CEEDD0">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663799AF">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126.5油漆：采用环保水性漆（包括底漆和面漆），三底两面工艺，经防虫、防腐等化学处理；油漆表面无尘粒、气泡、渣点、边缘及立面无流挂等现象。</w:t>
            </w:r>
            <w:r>
              <w:rPr>
                <w:rFonts w:hint="eastAsia" w:ascii="宋体" w:hAnsi="宋体" w:eastAsia="宋体" w:cs="宋体"/>
                <w:b w:val="0"/>
                <w:bCs w:val="0"/>
                <w:color w:val="auto"/>
                <w:kern w:val="0"/>
                <w:sz w:val="21"/>
                <w:szCs w:val="21"/>
                <w:highlight w:val="none"/>
                <w:u w:val="none"/>
                <w:lang w:eastAsia="zh-CN" w:bidi="ar"/>
              </w:rPr>
              <w:t>水性漆的重金属元素含量（包括铅、镉、六价铬、汞、砷、钡、硒、锑、钴）均未检出；VOC含量、甲醛含量、乙二醇醚及醚酯总和含量、苯系物总和含量、烷基酚聚氧乙烯醚总和含量均符合GB 18581-2020、GB/T 35602-2017标准要求。</w:t>
            </w:r>
          </w:p>
        </w:tc>
      </w:tr>
      <w:tr w14:paraId="7E41E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5E7FEAC4">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127</w:t>
            </w:r>
          </w:p>
        </w:tc>
        <w:tc>
          <w:tcPr>
            <w:tcW w:w="1678" w:type="dxa"/>
            <w:vMerge w:val="restart"/>
            <w:vAlign w:val="center"/>
          </w:tcPr>
          <w:p w14:paraId="3FFDD929">
            <w:pPr>
              <w:keepNext w:val="0"/>
              <w:keepLines w:val="0"/>
              <w:pageBreakBefore w:val="0"/>
              <w:widowControl/>
              <w:suppressLineNumbers w:val="0"/>
              <w:wordWrap/>
              <w:overflowPunct/>
              <w:topLinePunct w:val="0"/>
              <w:bidi w:val="0"/>
              <w:snapToGrid/>
              <w:spacing w:line="312" w:lineRule="auto"/>
              <w:ind w:left="0"/>
              <w:jc w:val="center"/>
              <w:textAlignment w:val="center"/>
              <w:rPr>
                <w:rFonts w:hint="eastAsia" w:ascii="宋体" w:hAnsi="宋体" w:eastAsia="宋体" w:cs="宋体"/>
                <w:b w:val="0"/>
                <w:bCs w:val="0"/>
                <w:i w:val="0"/>
                <w:iCs w:val="0"/>
                <w:strike w:val="0"/>
                <w:dstrike w:val="0"/>
                <w:color w:val="auto"/>
                <w:kern w:val="0"/>
                <w:sz w:val="21"/>
                <w:szCs w:val="21"/>
                <w:highlight w:val="none"/>
                <w:u w:val="none"/>
                <w:lang w:val="en-US" w:eastAsia="zh-CN" w:bidi="ar"/>
              </w:rPr>
            </w:pPr>
            <w:r>
              <w:rPr>
                <w:rFonts w:hint="eastAsia" w:ascii="宋体" w:hAnsi="宋体" w:eastAsia="宋体" w:cs="宋体"/>
                <w:b w:val="0"/>
                <w:bCs w:val="0"/>
                <w:i w:val="0"/>
                <w:iCs w:val="0"/>
                <w:strike w:val="0"/>
                <w:dstrike w:val="0"/>
                <w:color w:val="auto"/>
                <w:kern w:val="0"/>
                <w:sz w:val="21"/>
                <w:szCs w:val="21"/>
                <w:highlight w:val="none"/>
                <w:u w:val="none"/>
                <w:lang w:val="en-US" w:eastAsia="zh-CN" w:bidi="ar"/>
              </w:rPr>
              <w:t>接待沙发1</w:t>
            </w:r>
          </w:p>
          <w:p w14:paraId="26A7508D">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vertAlign w:val="baseline"/>
              </w:rPr>
            </w:pPr>
          </w:p>
        </w:tc>
        <w:tc>
          <w:tcPr>
            <w:tcW w:w="6575" w:type="dxa"/>
            <w:vAlign w:val="center"/>
          </w:tcPr>
          <w:p w14:paraId="0C9C379A">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strike w:val="0"/>
                <w:dstrike w:val="0"/>
                <w:color w:val="auto"/>
                <w:kern w:val="0"/>
                <w:sz w:val="21"/>
                <w:szCs w:val="21"/>
                <w:highlight w:val="none"/>
                <w:u w:val="none"/>
                <w:lang w:val="en-US" w:eastAsia="zh-CN" w:bidi="ar"/>
              </w:rPr>
              <w:t>127.1规格：三人位</w:t>
            </w:r>
          </w:p>
        </w:tc>
      </w:tr>
      <w:tr w14:paraId="03D5A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4F4C6170">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1C4C5180">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586EA7F2">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127.2基材：</w:t>
            </w:r>
            <w:r>
              <w:rPr>
                <w:rFonts w:hint="eastAsia" w:ascii="宋体" w:hAnsi="宋体" w:eastAsia="宋体" w:cs="宋体"/>
                <w:b w:val="0"/>
                <w:bCs w:val="0"/>
                <w:i w:val="0"/>
                <w:iCs w:val="0"/>
                <w:strike w:val="0"/>
                <w:dstrike w:val="0"/>
                <w:color w:val="auto"/>
                <w:kern w:val="0"/>
                <w:sz w:val="21"/>
                <w:szCs w:val="21"/>
                <w:highlight w:val="none"/>
                <w:u w:val="none"/>
                <w:lang w:val="en-US" w:eastAsia="zh-CN" w:bidi="ar"/>
              </w:rPr>
              <w:t>框架扶手面板及前侧板采用红橡木原木制作，采用红橡木直拼板加工成型，用于直拼的红橡木宽度不低于80mm，厚度不低于18mm，木材充分烘干，保证含水率符合要求；木材纹理美观，无明显节子、虫眼，不得使用腐朽材，木制件外观达到国家合格标准。海绵座面密度≥30kg/m³,其他部位密度≥25kg/m³，海绵回弹力≥35%，能均匀承托负重，在长期负重状态下性能保持良好，反复坐压不变形、不塌陷。实木内框架，结合高强度S形弹簧，弹力大，强度高，韧性好，不易变形，尼龙绷带软硬适中回弹性好，达到坐感舒适柔软效果。</w:t>
            </w:r>
            <w:r>
              <w:rPr>
                <w:rFonts w:hint="eastAsia" w:ascii="宋体" w:hAnsi="宋体" w:eastAsia="宋体" w:cs="宋体"/>
                <w:b w:val="0"/>
                <w:bCs w:val="0"/>
                <w:i w:val="0"/>
                <w:iCs w:val="0"/>
                <w:color w:val="auto"/>
                <w:kern w:val="0"/>
                <w:sz w:val="21"/>
                <w:szCs w:val="21"/>
                <w:highlight w:val="none"/>
                <w:u w:val="none"/>
                <w:lang w:val="en-US" w:eastAsia="zh-CN" w:bidi="ar"/>
              </w:rPr>
              <w:t>海绵的表观密度偏差、40%压陷硬度偏差、回弹率、75%压缩永久变形、65%/25%压陷比、气味等级、拉伸强度、断裂伸长率、撕裂强度、干热老化后拉伸强度、干热老化后拉伸强度变化率、湿热老化后拉伸强度、湿热老化后拉伸强度变化率、甲醛散发均符合GB/T 10802-2023标准要求。</w:t>
            </w:r>
            <w:r>
              <w:rPr>
                <w:rFonts w:hint="eastAsia" w:ascii="宋体" w:hAnsi="宋体" w:eastAsia="宋体" w:cs="宋体"/>
                <w:b w:val="0"/>
                <w:bCs w:val="0"/>
                <w:i w:val="0"/>
                <w:iCs w:val="0"/>
                <w:strike w:val="0"/>
                <w:dstrike w:val="0"/>
                <w:color w:val="auto"/>
                <w:kern w:val="0"/>
                <w:sz w:val="21"/>
                <w:szCs w:val="21"/>
                <w:highlight w:val="none"/>
                <w:u w:val="none"/>
                <w:lang w:val="en-US" w:eastAsia="zh-CN" w:bidi="ar"/>
              </w:rPr>
              <w:t>选用头层牛皮，皮质柔软，舒适，透气性好，无异味；</w:t>
            </w:r>
            <w:r>
              <w:rPr>
                <w:rFonts w:hint="eastAsia" w:ascii="宋体" w:hAnsi="宋体" w:eastAsia="宋体" w:cs="宋体"/>
                <w:b w:val="0"/>
                <w:bCs w:val="0"/>
                <w:i w:val="0"/>
                <w:iCs w:val="0"/>
                <w:color w:val="auto"/>
                <w:kern w:val="0"/>
                <w:sz w:val="21"/>
                <w:szCs w:val="21"/>
                <w:highlight w:val="none"/>
                <w:u w:val="none"/>
                <w:lang w:val="en-US" w:eastAsia="zh-CN" w:bidi="ar"/>
              </w:rPr>
              <w:t>摩擦色牢度、耐光性、涂层粘着牢度、耐折牢度（50000次）、耐磨性、撕裂力、气味、禁用偶氮染料、游离甲醛、挥发性有机物均符合GB/T 16799-201、HJ 507-2009、SZJG 52-2016标准要求；</w:t>
            </w:r>
          </w:p>
        </w:tc>
      </w:tr>
      <w:tr w14:paraId="5C17B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1124C503">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03D98953">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315503FB">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127.3工艺：</w:t>
            </w:r>
            <w:r>
              <w:rPr>
                <w:rFonts w:hint="eastAsia" w:ascii="宋体" w:hAnsi="宋体" w:eastAsia="宋体" w:cs="宋体"/>
                <w:b w:val="0"/>
                <w:bCs w:val="0"/>
                <w:i w:val="0"/>
                <w:iCs w:val="0"/>
                <w:strike w:val="0"/>
                <w:dstrike w:val="0"/>
                <w:color w:val="auto"/>
                <w:kern w:val="0"/>
                <w:sz w:val="21"/>
                <w:szCs w:val="21"/>
                <w:highlight w:val="none"/>
                <w:u w:val="none"/>
                <w:lang w:val="en-US" w:eastAsia="zh-CN" w:bidi="ar"/>
              </w:rPr>
              <w:t>舒适倾角，肩部、腰部承托符合人体工学；</w:t>
            </w:r>
          </w:p>
        </w:tc>
      </w:tr>
      <w:tr w14:paraId="3778C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2CE6D523">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488E0B10">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687C219F">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127.4功能配置：</w:t>
            </w:r>
            <w:r>
              <w:rPr>
                <w:rFonts w:hint="eastAsia" w:ascii="宋体" w:hAnsi="宋体" w:eastAsia="宋体" w:cs="宋体"/>
                <w:b w:val="0"/>
                <w:bCs w:val="0"/>
                <w:i w:val="0"/>
                <w:iCs w:val="0"/>
                <w:strike w:val="0"/>
                <w:dstrike w:val="0"/>
                <w:color w:val="auto"/>
                <w:kern w:val="0"/>
                <w:sz w:val="21"/>
                <w:szCs w:val="21"/>
                <w:highlight w:val="none"/>
                <w:u w:val="none"/>
                <w:lang w:val="en-US" w:eastAsia="zh-CN" w:bidi="ar"/>
              </w:rPr>
              <w:t>颜色按照色卡定制，不要纯白色。</w:t>
            </w:r>
          </w:p>
        </w:tc>
      </w:tr>
      <w:tr w14:paraId="29797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05D78DA0">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56B9ADCF">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52F25B49">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127.5胶黏剂：</w:t>
            </w:r>
            <w:r>
              <w:rPr>
                <w:rFonts w:hint="eastAsia" w:ascii="宋体" w:hAnsi="宋体" w:eastAsia="宋体" w:cs="宋体"/>
                <w:b w:val="0"/>
                <w:bCs w:val="0"/>
                <w:i w:val="0"/>
                <w:iCs w:val="0"/>
                <w:strike w:val="0"/>
                <w:dstrike w:val="0"/>
                <w:color w:val="auto"/>
                <w:kern w:val="0"/>
                <w:sz w:val="21"/>
                <w:szCs w:val="21"/>
                <w:highlight w:val="none"/>
                <w:u w:val="none"/>
                <w:lang w:val="en-US" w:eastAsia="zh-CN" w:bidi="ar"/>
              </w:rPr>
              <w:t>木质部件胶粘剂采用环保水基型拼板胶。胶粘剂的游离甲醛、苯、甲苯+二甲苯、总挥发性有机物均符合GB 18583-2008、SZJG 52-2016标准要求。</w:t>
            </w:r>
          </w:p>
        </w:tc>
      </w:tr>
      <w:tr w14:paraId="79CE1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0118697D">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2AC5C24C">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2974EAD8">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127.6油漆：</w:t>
            </w:r>
            <w:r>
              <w:rPr>
                <w:rFonts w:hint="eastAsia" w:ascii="宋体" w:hAnsi="宋体" w:eastAsia="宋体" w:cs="宋体"/>
                <w:b w:val="0"/>
                <w:bCs w:val="0"/>
                <w:i w:val="0"/>
                <w:iCs w:val="0"/>
                <w:strike w:val="0"/>
                <w:dstrike w:val="0"/>
                <w:color w:val="auto"/>
                <w:kern w:val="0"/>
                <w:sz w:val="21"/>
                <w:szCs w:val="21"/>
                <w:highlight w:val="none"/>
                <w:u w:val="none"/>
                <w:lang w:val="en-US" w:eastAsia="zh-CN" w:bidi="ar"/>
              </w:rPr>
              <w:t>采用环保水性漆（包括底漆和面漆），三底两面工艺，经防虫、防腐等化学处理；油漆表面无尘粒、气泡、渣点、边缘及立面无流挂等现象。采用环保水性漆（包括底漆和面漆），三底两面工艺，经防虫、防腐等化学处理；油漆表面无尘粒、气泡、渣点、边缘及立面无流挂等现象。</w:t>
            </w:r>
            <w:r>
              <w:rPr>
                <w:rFonts w:hint="eastAsia" w:ascii="宋体" w:hAnsi="宋体" w:eastAsia="宋体" w:cs="宋体"/>
                <w:b w:val="0"/>
                <w:bCs w:val="0"/>
                <w:color w:val="auto"/>
                <w:kern w:val="0"/>
                <w:sz w:val="21"/>
                <w:szCs w:val="21"/>
                <w:highlight w:val="none"/>
                <w:u w:val="none"/>
                <w:lang w:eastAsia="zh-CN" w:bidi="ar"/>
              </w:rPr>
              <w:t>水性漆的重金属元素含量（包括铅、镉、六价铬、汞、砷、钡、硒、锑、钴）均未检出；VOC含量、甲醛含量、乙二醇醚及醚酯总和含量、苯系物总和含量、烷基酚聚氧乙烯醚总和含量均符合GB 18581-2020、GB/T 35602-2017标准要求。</w:t>
            </w:r>
          </w:p>
        </w:tc>
      </w:tr>
      <w:tr w14:paraId="232A6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1EC3FAE3">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128</w:t>
            </w:r>
          </w:p>
        </w:tc>
        <w:tc>
          <w:tcPr>
            <w:tcW w:w="1678" w:type="dxa"/>
            <w:vMerge w:val="restart"/>
            <w:vAlign w:val="center"/>
          </w:tcPr>
          <w:p w14:paraId="15E1A3DF">
            <w:pPr>
              <w:keepNext w:val="0"/>
              <w:keepLines w:val="0"/>
              <w:pageBreakBefore w:val="0"/>
              <w:widowControl/>
              <w:suppressLineNumbers w:val="0"/>
              <w:wordWrap/>
              <w:overflowPunct/>
              <w:topLinePunct w:val="0"/>
              <w:bidi w:val="0"/>
              <w:snapToGrid/>
              <w:spacing w:line="312" w:lineRule="auto"/>
              <w:ind w:left="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接待沙发2</w:t>
            </w:r>
          </w:p>
          <w:p w14:paraId="4D15B6C4">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vertAlign w:val="baseline"/>
              </w:rPr>
            </w:pPr>
          </w:p>
        </w:tc>
        <w:tc>
          <w:tcPr>
            <w:tcW w:w="6575" w:type="dxa"/>
            <w:vAlign w:val="center"/>
          </w:tcPr>
          <w:p w14:paraId="632529EA">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128.1规格：（1000W*830D*880H）mm±10mm；</w:t>
            </w:r>
          </w:p>
        </w:tc>
      </w:tr>
      <w:tr w14:paraId="05C49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3B809204">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197F95A3">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48AE80EA">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128.2基材：框架扶手面板及前侧板采用红橡木原木制作，采用红橡木直拼板加工成型，用于直拼的红橡木宽度不低于80mm，厚度不低于18mm，木材充分烘干，保证含水率符合要求；木材纹理美观，无明显节子、虫眼，不得使用腐朽材，木制件外观达到国家合格标准。海绵座面密度≥30kg/m³,其他部位密度≥25kg/m³，海绵回弹力≥35%，能均匀承托负重，反复坐压不变形、不塌陷。实木内框架，结合高强度S形弹簧，弹力大，强度高，韧性好，不易变形，尼龙绷带软硬适中回弹性好，达到坐感舒适柔软效果。海绵的表观密度偏差、40%压陷硬度偏差、回弹率、75%压缩永久变形、65%/25%压陷比、气味等级、拉伸强度、断裂伸长率、撕裂强度、干热老化后拉伸强度、干热老化后拉伸强度变化率、湿热老化后拉伸强度、湿热老化后拉伸强度变化率、甲醛散发均符合GB/T 10802-2023标准要求。座垫面及椅背面选用选用头层牛皮，经液态浸色及防潮、防污等工艺处理，纹路细致、色泽均匀，皮质柔软，舒适，透气性好，无异味。车缝线路均匀、针距均匀，转角平滑、后背及底座包饱满，左右对齐。</w:t>
            </w:r>
          </w:p>
        </w:tc>
      </w:tr>
      <w:tr w14:paraId="28593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308F1E3E">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0D7F1BE8">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110DDB9C">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128.3工艺：舒适倾角，肩部、腰部承托符合人体工学。</w:t>
            </w:r>
          </w:p>
        </w:tc>
      </w:tr>
      <w:tr w14:paraId="06624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46E19DE0">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181D15EA">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445F9E57">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128.4胶黏剂：木质部件胶粘剂采用环保水基型拼板胶。胶粘剂的游离甲醛、苯、甲苯+二甲苯、总挥发性有机物均符合GB 18583-2008、SZJG 52-2016标准要求。</w:t>
            </w:r>
          </w:p>
        </w:tc>
      </w:tr>
      <w:tr w14:paraId="28A4E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125193EC">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120A35F2">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30548F4B">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128.5油漆：采用环保水性漆（包括底漆和面漆），三底两面工艺，经防虫、防腐等化学处理；油漆表面无尘粒、气泡、渣点、边缘及立面无流挂等现象。采用环保水性漆（包括底漆和面漆），三底两面工艺，经防虫、防腐等化学处理；油漆表面无尘粒、气泡、渣点、边缘及立面无流挂等现象。</w:t>
            </w:r>
            <w:r>
              <w:rPr>
                <w:rFonts w:hint="eastAsia" w:ascii="宋体" w:hAnsi="宋体" w:eastAsia="宋体" w:cs="宋体"/>
                <w:b w:val="0"/>
                <w:bCs w:val="0"/>
                <w:color w:val="auto"/>
                <w:kern w:val="0"/>
                <w:sz w:val="21"/>
                <w:szCs w:val="21"/>
                <w:highlight w:val="none"/>
                <w:u w:val="none"/>
                <w:lang w:eastAsia="zh-CN" w:bidi="ar"/>
              </w:rPr>
              <w:t>水性漆的重金属元素含量（包括铅、镉、六价铬、汞、砷、钡、硒、锑、钴）均未检出；VOC含量、甲醛含量、乙二醇醚及醚酯总和含量、苯系物总和含量、烷基酚聚氧乙烯醚总和含量均符合GB 18581-2020、GB/T 35602-2017标准要求。</w:t>
            </w:r>
          </w:p>
        </w:tc>
      </w:tr>
      <w:tr w14:paraId="14DD5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07790B69">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129</w:t>
            </w:r>
          </w:p>
        </w:tc>
        <w:tc>
          <w:tcPr>
            <w:tcW w:w="1678" w:type="dxa"/>
            <w:vMerge w:val="restart"/>
            <w:vAlign w:val="center"/>
          </w:tcPr>
          <w:p w14:paraId="740C736E">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color w:val="auto"/>
                <w:sz w:val="21"/>
                <w:szCs w:val="21"/>
                <w:highlight w:val="none"/>
                <w:lang w:val="en-US" w:eastAsia="zh-CN"/>
              </w:rPr>
              <w:t>接待长茶几</w:t>
            </w:r>
          </w:p>
        </w:tc>
        <w:tc>
          <w:tcPr>
            <w:tcW w:w="6575" w:type="dxa"/>
            <w:vAlign w:val="center"/>
          </w:tcPr>
          <w:p w14:paraId="3094571C">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129.1规格：（1200W*600D*420H）mm±10mm；</w:t>
            </w:r>
          </w:p>
        </w:tc>
      </w:tr>
      <w:tr w14:paraId="44FCB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42E5DB4C">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4A1A3F3E">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1817E333">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129.2基材：整体采用红橡木原木制作，脚架及台面边框采用红橡木原木方加工成型，木方直径40mm-80mm之间（后期根据款式及结构深化）；面板采用红橡木直拼板加工成型，用于直拼的红橡木宽度不低于80mm，厚度不低于18mm。</w:t>
            </w:r>
          </w:p>
        </w:tc>
      </w:tr>
      <w:tr w14:paraId="73DFF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3C386D91">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32DCF52E">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064A7A0A">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129.3工艺：采用榫卯结构连接工艺。线条均匀整齐，转角过度顺畅，整套产品或同批产品木材纹理，颜色基本一致。</w:t>
            </w:r>
          </w:p>
        </w:tc>
      </w:tr>
      <w:tr w14:paraId="1D776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67D3C36C">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15E1CFD8">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649FDDC6">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129.4功能配置：配置抽屉，造型款式、功能及结构</w:t>
            </w:r>
            <w:del w:id="113" w:author="董馨如" w:date="2024-10-16T15:02:22Z">
              <w:r>
                <w:rPr>
                  <w:rFonts w:hint="eastAsia" w:ascii="宋体" w:hAnsi="宋体" w:eastAsia="宋体" w:cs="宋体"/>
                  <w:b w:val="0"/>
                  <w:bCs w:val="0"/>
                  <w:i w:val="0"/>
                  <w:iCs w:val="0"/>
                  <w:color w:val="auto"/>
                  <w:kern w:val="0"/>
                  <w:sz w:val="21"/>
                  <w:szCs w:val="21"/>
                  <w:highlight w:val="none"/>
                  <w:u w:val="none"/>
                  <w:lang w:val="en-US" w:eastAsia="zh-CN" w:bidi="ar"/>
                </w:rPr>
                <w:delText>根据采购方需求深化</w:delText>
              </w:r>
            </w:del>
            <w:ins w:id="114" w:author="董馨如" w:date="2024-10-16T15:02:22Z">
              <w:r>
                <w:rPr>
                  <w:rFonts w:hint="eastAsia" w:ascii="宋体" w:hAnsi="宋体" w:eastAsia="宋体" w:cs="宋体"/>
                  <w:b w:val="0"/>
                  <w:bCs w:val="0"/>
                  <w:i w:val="0"/>
                  <w:iCs w:val="0"/>
                  <w:color w:val="auto"/>
                  <w:kern w:val="0"/>
                  <w:sz w:val="21"/>
                  <w:szCs w:val="21"/>
                  <w:highlight w:val="none"/>
                  <w:u w:val="none"/>
                  <w:lang w:val="en-US" w:eastAsia="zh-CN" w:bidi="ar"/>
                </w:rPr>
                <w:t>中标后可以根据采购方需求深化</w:t>
              </w:r>
            </w:ins>
            <w:r>
              <w:rPr>
                <w:rFonts w:hint="eastAsia" w:ascii="宋体" w:hAnsi="宋体" w:eastAsia="宋体" w:cs="宋体"/>
                <w:b w:val="0"/>
                <w:bCs w:val="0"/>
                <w:i w:val="0"/>
                <w:iCs w:val="0"/>
                <w:color w:val="auto"/>
                <w:kern w:val="0"/>
                <w:sz w:val="21"/>
                <w:szCs w:val="21"/>
                <w:highlight w:val="none"/>
                <w:u w:val="none"/>
                <w:lang w:val="en-US" w:eastAsia="zh-CN" w:bidi="ar"/>
              </w:rPr>
              <w:t>。</w:t>
            </w:r>
          </w:p>
        </w:tc>
      </w:tr>
      <w:tr w14:paraId="5ED7D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709120EF">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08E35E7F">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76CC726E">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129.5胶黏剂：木质部件胶粘剂采用环保水基型拼板胶。胶粘剂的游离甲醛、苯、甲苯+二甲苯、总挥发性有机物均符合GB 18583-2008、SZJG 52-2016标准要求。</w:t>
            </w:r>
          </w:p>
        </w:tc>
      </w:tr>
      <w:tr w14:paraId="64DE1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1CB1BB93">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384D556B">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6B0BA75B">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129.6油漆：采用环保水性漆（包括底漆和面漆），三底两面工艺，经防虫、防腐等化学处理；油漆表面无尘粒、气泡、渣点、边缘及立面无流挂等现象。</w:t>
            </w:r>
            <w:r>
              <w:rPr>
                <w:rFonts w:hint="eastAsia" w:ascii="宋体" w:hAnsi="宋体" w:eastAsia="宋体" w:cs="宋体"/>
                <w:b w:val="0"/>
                <w:bCs w:val="0"/>
                <w:color w:val="auto"/>
                <w:kern w:val="0"/>
                <w:sz w:val="21"/>
                <w:szCs w:val="21"/>
                <w:highlight w:val="none"/>
                <w:u w:val="none"/>
                <w:lang w:eastAsia="zh-CN" w:bidi="ar"/>
              </w:rPr>
              <w:t>水性漆的重金属元素含量（包括铅、镉、六价铬、汞、砷、钡、硒、锑、钴）均未检出；VOC含量、甲醛含量、乙二醇醚及醚酯总和含量、苯系物总和含量、烷基酚聚氧乙烯醚总和含量均符合GB 18581-2020、GB/T 35602-2017标准要求。</w:t>
            </w:r>
          </w:p>
        </w:tc>
      </w:tr>
      <w:tr w14:paraId="63BC9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77898287">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130</w:t>
            </w:r>
          </w:p>
        </w:tc>
        <w:tc>
          <w:tcPr>
            <w:tcW w:w="1678" w:type="dxa"/>
            <w:vMerge w:val="restart"/>
            <w:vAlign w:val="center"/>
          </w:tcPr>
          <w:p w14:paraId="2E580F39">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color w:val="auto"/>
                <w:sz w:val="21"/>
                <w:szCs w:val="21"/>
                <w:highlight w:val="none"/>
                <w:lang w:val="en-US" w:eastAsia="zh-CN"/>
              </w:rPr>
              <w:t>接待方几</w:t>
            </w:r>
          </w:p>
        </w:tc>
        <w:tc>
          <w:tcPr>
            <w:tcW w:w="6575" w:type="dxa"/>
            <w:vAlign w:val="center"/>
          </w:tcPr>
          <w:p w14:paraId="5D7E6EF8">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130.1规格：（450W*450D*450H ）mm±10mm；</w:t>
            </w:r>
          </w:p>
        </w:tc>
      </w:tr>
      <w:tr w14:paraId="12D85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1370FB66">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0AAC98F3">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0F7523C7">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130.2基材：整体采用红橡木原木制作，脚架及台面边框采用红橡木原木方加工成型，木方直径40mm-80mm之间（后期根据款式及结构深化）；面板采用红橡木直拼板加工成型，用于直拼的红橡木宽度不低于80mm，厚度不低于18mm。</w:t>
            </w:r>
          </w:p>
        </w:tc>
      </w:tr>
      <w:tr w14:paraId="7D7E2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24CBF75E">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5A026915">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60F1EDCD">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130.3工艺：采用榫卯结构连接工艺。</w:t>
            </w:r>
          </w:p>
        </w:tc>
      </w:tr>
      <w:tr w14:paraId="067D0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016418B3">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7B69BE4B">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6C6A1311">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130.4胶黏剂：木质部件胶粘剂采用环保水基型拼板胶；</w:t>
            </w:r>
          </w:p>
        </w:tc>
      </w:tr>
      <w:tr w14:paraId="6C09F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3D982D94">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4987353C">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783EA4C5">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130.5油漆：采用环保水性漆（包括底漆和面漆），三底两面工艺，经防虫、防腐等化学处理；油漆表面无尘粒、气泡、渣点、边缘及立面无流挂等现象。</w:t>
            </w:r>
          </w:p>
        </w:tc>
      </w:tr>
      <w:tr w14:paraId="6F2A8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273BE563">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131</w:t>
            </w:r>
          </w:p>
        </w:tc>
        <w:tc>
          <w:tcPr>
            <w:tcW w:w="1678" w:type="dxa"/>
            <w:vMerge w:val="restart"/>
            <w:vAlign w:val="center"/>
          </w:tcPr>
          <w:p w14:paraId="36040C93">
            <w:pPr>
              <w:keepNext w:val="0"/>
              <w:keepLines w:val="0"/>
              <w:pageBreakBefore w:val="0"/>
              <w:widowControl/>
              <w:suppressLineNumbers w:val="0"/>
              <w:wordWrap/>
              <w:overflowPunct/>
              <w:topLinePunct w:val="0"/>
              <w:bidi w:val="0"/>
              <w:snapToGrid/>
              <w:spacing w:line="312" w:lineRule="auto"/>
              <w:ind w:left="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中式接待沙发1</w:t>
            </w:r>
          </w:p>
          <w:p w14:paraId="0222ECB9">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vertAlign w:val="baseline"/>
              </w:rPr>
            </w:pPr>
          </w:p>
        </w:tc>
        <w:tc>
          <w:tcPr>
            <w:tcW w:w="6575" w:type="dxa"/>
            <w:vAlign w:val="center"/>
          </w:tcPr>
          <w:p w14:paraId="46ACD424">
            <w:pPr>
              <w:keepNext w:val="0"/>
              <w:keepLines w:val="0"/>
              <w:pageBreakBefore w:val="0"/>
              <w:widowControl/>
              <w:suppressLineNumbers w:val="0"/>
              <w:wordWrap/>
              <w:overflowPunct/>
              <w:topLinePunct w:val="0"/>
              <w:bidi w:val="0"/>
              <w:snapToGrid/>
              <w:spacing w:after="0" w:afterAutospacing="0"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131.1规格：大三人位</w:t>
            </w:r>
          </w:p>
        </w:tc>
      </w:tr>
      <w:tr w14:paraId="48649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5BA51B3C">
            <w:pPr>
              <w:keepNext w:val="0"/>
              <w:keepLines w:val="0"/>
              <w:pageBreakBefore w:val="0"/>
              <w:widowControl/>
              <w:suppressLineNumbers w:val="0"/>
              <w:wordWrap/>
              <w:overflowPunct/>
              <w:topLinePunct w:val="0"/>
              <w:bidi w:val="0"/>
              <w:snapToGrid/>
              <w:spacing w:after="0" w:afterAutospacing="0"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37F9136F">
            <w:pPr>
              <w:keepNext w:val="0"/>
              <w:keepLines w:val="0"/>
              <w:pageBreakBefore w:val="0"/>
              <w:widowControl/>
              <w:suppressLineNumbers w:val="0"/>
              <w:wordWrap/>
              <w:overflowPunct/>
              <w:topLinePunct w:val="0"/>
              <w:bidi w:val="0"/>
              <w:snapToGrid/>
              <w:spacing w:after="0" w:afterAutospacing="0"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3D36ECCE">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131.2基材：整体采用红橡木原木制作；框架及面板采用红橡木原木制作，框架为红橡木原木方加工成型，木方直径40mm-80mm之间（后期根据款式及结构深化）；面板及座低板采用红橡木直拼板加工成型，用于直拼的红橡木宽度不低于80mm，厚度不低于18mm；面板底部需有木方加固支撑。高回弹高密度原生海绵，座面密度≥30kg/m³,其他部位密度≥25kg/m³，海绵回弹力≥35%，能均匀承托负重，反复坐压不变形、不塌陷，厚实座包，舒适稳固；海绵的表观密度偏差、40%压陷硬度偏差、回弹率、75%压缩永久变形、65%/25%压陷比、气味等级、拉伸强度、断裂伸长率、撕裂强度、干热老化后拉伸强度、干热老化后拉伸强度变化率、湿热老化后拉伸强度、湿热老化后拉伸强度变化率、甲醛散发均符合GB/T 10802-2023标准要求。座垫面及椅背面选用选用头层牛皮，摩擦色牢度、耐光性、涂层粘着牢度、耐折牢度（50000次）、耐磨性、撕裂力、气味、禁用偶氮染料、游离甲醛、挥发性有机物均符合GB/T 16799-201、HJ 507-2009、SZJG 52-2016标准要求；经液态浸色及防潮、防污等工艺处理，纹路细致、色泽均匀，皮质柔软，舒适，透气性好，无异味。车缝线路均匀、针距均匀，转角平滑、后背及底座包饱满，左右对齐。</w:t>
            </w:r>
          </w:p>
        </w:tc>
      </w:tr>
      <w:tr w14:paraId="2814C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70460897">
            <w:pPr>
              <w:keepNext w:val="0"/>
              <w:keepLines w:val="0"/>
              <w:pageBreakBefore w:val="0"/>
              <w:widowControl/>
              <w:suppressLineNumbers w:val="0"/>
              <w:wordWrap/>
              <w:overflowPunct/>
              <w:topLinePunct w:val="0"/>
              <w:bidi w:val="0"/>
              <w:snapToGrid/>
              <w:spacing w:after="0" w:afterAutospacing="0" w:line="312" w:lineRule="auto"/>
              <w:ind w:left="0" w:leftChars="0" w:firstLine="0" w:firstLineChars="0"/>
              <w:jc w:val="left"/>
              <w:textAlignment w:val="center"/>
              <w:rPr>
                <w:color w:val="auto"/>
                <w:highlight w:val="none"/>
              </w:rPr>
            </w:pPr>
          </w:p>
        </w:tc>
        <w:tc>
          <w:tcPr>
            <w:tcW w:w="1678" w:type="dxa"/>
            <w:vMerge w:val="continue"/>
            <w:vAlign w:val="center"/>
          </w:tcPr>
          <w:p w14:paraId="71157B14">
            <w:pPr>
              <w:keepNext w:val="0"/>
              <w:keepLines w:val="0"/>
              <w:pageBreakBefore w:val="0"/>
              <w:widowControl/>
              <w:suppressLineNumbers w:val="0"/>
              <w:wordWrap/>
              <w:overflowPunct/>
              <w:topLinePunct w:val="0"/>
              <w:bidi w:val="0"/>
              <w:snapToGrid/>
              <w:spacing w:after="0" w:afterAutospacing="0" w:line="312" w:lineRule="auto"/>
              <w:ind w:left="0" w:leftChars="0"/>
              <w:jc w:val="left"/>
              <w:textAlignment w:val="center"/>
              <w:rPr>
                <w:color w:val="auto"/>
                <w:highlight w:val="none"/>
              </w:rPr>
            </w:pPr>
          </w:p>
        </w:tc>
        <w:tc>
          <w:tcPr>
            <w:tcW w:w="6575" w:type="dxa"/>
            <w:vAlign w:val="center"/>
          </w:tcPr>
          <w:p w14:paraId="4D37B4A5">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131.3工艺：采用榫卯结构连接工艺。木材充分烘干，保证含水率符合要求；木材纹理美观，无明显节子、虫眼，不得使用腐朽材，木制件外观达到国家合格标准。舒适倾角，肩部、腰部承托符合人体工学。</w:t>
            </w:r>
          </w:p>
        </w:tc>
      </w:tr>
      <w:tr w14:paraId="29FFA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3628570F">
            <w:pPr>
              <w:keepNext w:val="0"/>
              <w:keepLines w:val="0"/>
              <w:pageBreakBefore w:val="0"/>
              <w:widowControl/>
              <w:suppressLineNumbers w:val="0"/>
              <w:wordWrap/>
              <w:overflowPunct/>
              <w:topLinePunct w:val="0"/>
              <w:bidi w:val="0"/>
              <w:snapToGrid/>
              <w:spacing w:after="0" w:afterAutospacing="0"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1EF004E9">
            <w:pPr>
              <w:keepNext w:val="0"/>
              <w:keepLines w:val="0"/>
              <w:pageBreakBefore w:val="0"/>
              <w:widowControl/>
              <w:suppressLineNumbers w:val="0"/>
              <w:wordWrap/>
              <w:overflowPunct/>
              <w:topLinePunct w:val="0"/>
              <w:bidi w:val="0"/>
              <w:snapToGrid/>
              <w:spacing w:after="0" w:afterAutospacing="0"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5E2F98B3">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131.4功能配置：配置3个腰枕。造型款式、功能及结构</w:t>
            </w:r>
            <w:del w:id="115" w:author="董馨如" w:date="2024-10-16T15:02:22Z">
              <w:r>
                <w:rPr>
                  <w:rFonts w:hint="eastAsia" w:ascii="宋体" w:hAnsi="宋体" w:eastAsia="宋体" w:cs="宋体"/>
                  <w:b w:val="0"/>
                  <w:bCs w:val="0"/>
                  <w:i w:val="0"/>
                  <w:iCs w:val="0"/>
                  <w:color w:val="auto"/>
                  <w:kern w:val="0"/>
                  <w:sz w:val="21"/>
                  <w:szCs w:val="21"/>
                  <w:highlight w:val="none"/>
                  <w:u w:val="none"/>
                  <w:lang w:val="en-US" w:eastAsia="zh-CN" w:bidi="ar"/>
                </w:rPr>
                <w:delText>根据采购方需求深化</w:delText>
              </w:r>
            </w:del>
            <w:ins w:id="116" w:author="董馨如" w:date="2024-10-16T15:02:22Z">
              <w:r>
                <w:rPr>
                  <w:rFonts w:hint="eastAsia" w:ascii="宋体" w:hAnsi="宋体" w:eastAsia="宋体" w:cs="宋体"/>
                  <w:b w:val="0"/>
                  <w:bCs w:val="0"/>
                  <w:i w:val="0"/>
                  <w:iCs w:val="0"/>
                  <w:color w:val="auto"/>
                  <w:kern w:val="0"/>
                  <w:sz w:val="21"/>
                  <w:szCs w:val="21"/>
                  <w:highlight w:val="none"/>
                  <w:u w:val="none"/>
                  <w:lang w:val="en-US" w:eastAsia="zh-CN" w:bidi="ar"/>
                </w:rPr>
                <w:t>中标后可以根据采购方需求深化</w:t>
              </w:r>
            </w:ins>
            <w:r>
              <w:rPr>
                <w:rFonts w:hint="eastAsia" w:ascii="宋体" w:hAnsi="宋体" w:eastAsia="宋体" w:cs="宋体"/>
                <w:b w:val="0"/>
                <w:bCs w:val="0"/>
                <w:i w:val="0"/>
                <w:iCs w:val="0"/>
                <w:color w:val="auto"/>
                <w:kern w:val="0"/>
                <w:sz w:val="21"/>
                <w:szCs w:val="21"/>
                <w:highlight w:val="none"/>
                <w:u w:val="none"/>
                <w:lang w:val="en-US" w:eastAsia="zh-CN" w:bidi="ar"/>
              </w:rPr>
              <w:t>。</w:t>
            </w:r>
          </w:p>
        </w:tc>
      </w:tr>
      <w:tr w14:paraId="051AD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7369BC04">
            <w:pPr>
              <w:keepNext w:val="0"/>
              <w:keepLines w:val="0"/>
              <w:pageBreakBefore w:val="0"/>
              <w:widowControl/>
              <w:suppressLineNumbers w:val="0"/>
              <w:wordWrap/>
              <w:overflowPunct/>
              <w:topLinePunct w:val="0"/>
              <w:bidi w:val="0"/>
              <w:snapToGrid/>
              <w:spacing w:after="0" w:afterAutospacing="0"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51315EE1">
            <w:pPr>
              <w:keepNext w:val="0"/>
              <w:keepLines w:val="0"/>
              <w:pageBreakBefore w:val="0"/>
              <w:widowControl/>
              <w:suppressLineNumbers w:val="0"/>
              <w:wordWrap/>
              <w:overflowPunct/>
              <w:topLinePunct w:val="0"/>
              <w:bidi w:val="0"/>
              <w:snapToGrid/>
              <w:spacing w:after="0" w:afterAutospacing="0"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152F4A6F">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131.5胶黏剂：木质部件胶粘剂采用环保水基型拼板胶。胶粘剂的游离甲醛、苯、甲苯+二甲苯、总挥发性有机物均符合GB 18583-2008、SZJG 52-2016标准要求。</w:t>
            </w:r>
          </w:p>
        </w:tc>
      </w:tr>
      <w:tr w14:paraId="3D8CF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15E76F7D">
            <w:pPr>
              <w:keepNext w:val="0"/>
              <w:keepLines w:val="0"/>
              <w:pageBreakBefore w:val="0"/>
              <w:widowControl/>
              <w:suppressLineNumbers w:val="0"/>
              <w:wordWrap/>
              <w:overflowPunct/>
              <w:topLinePunct w:val="0"/>
              <w:bidi w:val="0"/>
              <w:snapToGrid/>
              <w:spacing w:after="0" w:afterAutospacing="0"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493C6649">
            <w:pPr>
              <w:keepNext w:val="0"/>
              <w:keepLines w:val="0"/>
              <w:pageBreakBefore w:val="0"/>
              <w:widowControl/>
              <w:suppressLineNumbers w:val="0"/>
              <w:wordWrap/>
              <w:overflowPunct/>
              <w:topLinePunct w:val="0"/>
              <w:bidi w:val="0"/>
              <w:snapToGrid/>
              <w:spacing w:after="0" w:afterAutospacing="0"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18FE4896">
            <w:pPr>
              <w:keepNext w:val="0"/>
              <w:keepLines w:val="0"/>
              <w:pageBreakBefore w:val="0"/>
              <w:widowControl/>
              <w:suppressLineNumbers w:val="0"/>
              <w:wordWrap/>
              <w:overflowPunct/>
              <w:topLinePunct w:val="0"/>
              <w:bidi w:val="0"/>
              <w:snapToGrid/>
              <w:spacing w:after="0" w:afterAutospacing="0"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131.6油漆：采用环保水性漆（包括底漆和面漆），三底两面工艺，经防虫、防腐等化学处理；油漆表面无尘粒、气泡、渣点、边缘及立面无流挂等现象。</w:t>
            </w:r>
            <w:r>
              <w:rPr>
                <w:rFonts w:hint="eastAsia" w:ascii="宋体" w:hAnsi="宋体" w:eastAsia="宋体" w:cs="宋体"/>
                <w:b w:val="0"/>
                <w:bCs w:val="0"/>
                <w:color w:val="auto"/>
                <w:kern w:val="0"/>
                <w:sz w:val="21"/>
                <w:szCs w:val="21"/>
                <w:highlight w:val="none"/>
                <w:u w:val="none"/>
                <w:lang w:eastAsia="zh-CN" w:bidi="ar"/>
              </w:rPr>
              <w:t>水性漆的重金属元素含量（包括铅、镉、六价铬、汞、砷、钡、硒、锑、钴）均未检出；VOC含量、甲醛含量、乙二醇醚及醚酯总和含量、苯系物总和含量、烷基酚聚氧乙烯醚总和含量均符合GB 18581-2020、GB/T 35602-2017标准要求。</w:t>
            </w:r>
          </w:p>
        </w:tc>
      </w:tr>
      <w:tr w14:paraId="65966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204AF097">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132</w:t>
            </w:r>
          </w:p>
        </w:tc>
        <w:tc>
          <w:tcPr>
            <w:tcW w:w="1678" w:type="dxa"/>
            <w:vMerge w:val="restart"/>
            <w:vAlign w:val="center"/>
          </w:tcPr>
          <w:p w14:paraId="172B7384">
            <w:pPr>
              <w:keepNext w:val="0"/>
              <w:keepLines w:val="0"/>
              <w:pageBreakBefore w:val="0"/>
              <w:widowControl/>
              <w:suppressLineNumbers w:val="0"/>
              <w:wordWrap/>
              <w:overflowPunct/>
              <w:topLinePunct w:val="0"/>
              <w:bidi w:val="0"/>
              <w:snapToGrid/>
              <w:spacing w:line="312" w:lineRule="auto"/>
              <w:ind w:left="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中式接待沙发2</w:t>
            </w:r>
          </w:p>
          <w:p w14:paraId="699AA4FE">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vertAlign w:val="baseline"/>
              </w:rPr>
            </w:pPr>
          </w:p>
        </w:tc>
        <w:tc>
          <w:tcPr>
            <w:tcW w:w="6575" w:type="dxa"/>
            <w:vAlign w:val="center"/>
          </w:tcPr>
          <w:p w14:paraId="2E92B28A">
            <w:pPr>
              <w:keepNext w:val="0"/>
              <w:keepLines w:val="0"/>
              <w:pageBreakBefore w:val="0"/>
              <w:widowControl/>
              <w:suppressLineNumbers w:val="0"/>
              <w:wordWrap/>
              <w:overflowPunct/>
              <w:topLinePunct w:val="0"/>
              <w:bidi w:val="0"/>
              <w:snapToGrid/>
              <w:spacing w:after="0" w:afterAutospacing="0"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132.1规格：单人位</w:t>
            </w:r>
          </w:p>
        </w:tc>
      </w:tr>
      <w:tr w14:paraId="4443E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7B899184">
            <w:pPr>
              <w:keepNext w:val="0"/>
              <w:keepLines w:val="0"/>
              <w:pageBreakBefore w:val="0"/>
              <w:widowControl/>
              <w:suppressLineNumbers w:val="0"/>
              <w:wordWrap/>
              <w:overflowPunct/>
              <w:topLinePunct w:val="0"/>
              <w:bidi w:val="0"/>
              <w:snapToGrid/>
              <w:spacing w:after="0" w:afterAutospacing="0"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6DA7427F">
            <w:pPr>
              <w:keepNext w:val="0"/>
              <w:keepLines w:val="0"/>
              <w:pageBreakBefore w:val="0"/>
              <w:widowControl/>
              <w:suppressLineNumbers w:val="0"/>
              <w:wordWrap/>
              <w:overflowPunct/>
              <w:topLinePunct w:val="0"/>
              <w:bidi w:val="0"/>
              <w:snapToGrid/>
              <w:spacing w:after="0" w:afterAutospacing="0"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78E1CA7F">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132.2基材：整体采用红橡木原木制作；框架及面板采用红橡木原木制作，框架为红橡木原木方加工成型，木方直径40mm-80mm之间（后期根据款式及结构深化）；面板及座低板采用红橡木直拼板加工成型，用于直拼的红橡木宽度不低于80mm，厚度不低于18mm；面板底部需有木方加固支撑。快速回弹高密度海绵，座面密度≥30kg/m³,其他部位密度≥25kg/m³，海绵回弹力≥35%，能均匀承托负重，反复坐压不变形、不塌陷，厚实座包，舒适稳固；海绵的表观密度偏差、40%压陷硬度偏差、回弹率、75%压缩永久变形、65%/25%压陷比、气味等级、拉伸强度、断裂伸长率、撕裂强度、干热老化后拉伸强度、干热老化后拉伸强度变化率、湿热老化后拉伸强度、湿热老化后拉伸强度变化率、甲醛散发均符合GB/T 10802-2023标准要求。座垫面及椅背面选用选用头层牛皮，摩擦色牢度、耐光性、涂层粘着牢度、耐折牢度（50000次）、耐磨性、撕裂力、气味、禁用偶氮染料、游离甲醛、挥发性有机物均符合GB/T 16799-201、HJ 507-2009、SZJG 52-2016标准要求；经液态浸色及防潮、防污等工艺处理，纹路细致、色泽均匀，皮质柔软，舒适，透气性好，无异味。车缝线路均匀、针距均匀，转角平滑、后背及底座包饱满，左右对齐。</w:t>
            </w:r>
          </w:p>
        </w:tc>
      </w:tr>
      <w:tr w14:paraId="18A30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038CDE92">
            <w:pPr>
              <w:keepNext w:val="0"/>
              <w:keepLines w:val="0"/>
              <w:pageBreakBefore w:val="0"/>
              <w:widowControl/>
              <w:suppressLineNumbers w:val="0"/>
              <w:wordWrap/>
              <w:overflowPunct/>
              <w:topLinePunct w:val="0"/>
              <w:bidi w:val="0"/>
              <w:snapToGrid/>
              <w:spacing w:after="0" w:afterAutospacing="0" w:line="312" w:lineRule="auto"/>
              <w:ind w:left="0" w:leftChars="0" w:firstLine="0" w:firstLineChars="0"/>
              <w:jc w:val="left"/>
              <w:textAlignment w:val="center"/>
              <w:rPr>
                <w:color w:val="auto"/>
                <w:highlight w:val="none"/>
              </w:rPr>
            </w:pPr>
          </w:p>
        </w:tc>
        <w:tc>
          <w:tcPr>
            <w:tcW w:w="1678" w:type="dxa"/>
            <w:vMerge w:val="continue"/>
            <w:vAlign w:val="center"/>
          </w:tcPr>
          <w:p w14:paraId="5B38E731">
            <w:pPr>
              <w:keepNext w:val="0"/>
              <w:keepLines w:val="0"/>
              <w:pageBreakBefore w:val="0"/>
              <w:widowControl/>
              <w:suppressLineNumbers w:val="0"/>
              <w:wordWrap/>
              <w:overflowPunct/>
              <w:topLinePunct w:val="0"/>
              <w:bidi w:val="0"/>
              <w:snapToGrid/>
              <w:spacing w:after="0" w:afterAutospacing="0" w:line="312" w:lineRule="auto"/>
              <w:ind w:left="0" w:leftChars="0"/>
              <w:jc w:val="left"/>
              <w:textAlignment w:val="center"/>
              <w:rPr>
                <w:color w:val="auto"/>
                <w:highlight w:val="none"/>
              </w:rPr>
            </w:pPr>
          </w:p>
        </w:tc>
        <w:tc>
          <w:tcPr>
            <w:tcW w:w="6575" w:type="dxa"/>
            <w:vAlign w:val="center"/>
          </w:tcPr>
          <w:p w14:paraId="04DED73E">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132.3工艺：采用榫卯结构连接工艺。木材充分烘干，保证含水率符合要求；木材纹理美观，无明显节子、虫眼，不得使用腐朽材，木制件外观达到国家合格标准。舒适倾角，肩部、腰部承托符合人体工学。</w:t>
            </w:r>
          </w:p>
        </w:tc>
      </w:tr>
      <w:tr w14:paraId="793E4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6603A48F">
            <w:pPr>
              <w:keepNext w:val="0"/>
              <w:keepLines w:val="0"/>
              <w:pageBreakBefore w:val="0"/>
              <w:widowControl/>
              <w:suppressLineNumbers w:val="0"/>
              <w:wordWrap/>
              <w:overflowPunct/>
              <w:topLinePunct w:val="0"/>
              <w:bidi w:val="0"/>
              <w:snapToGrid/>
              <w:spacing w:after="0" w:afterAutospacing="0"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094A8C3C">
            <w:pPr>
              <w:keepNext w:val="0"/>
              <w:keepLines w:val="0"/>
              <w:pageBreakBefore w:val="0"/>
              <w:widowControl/>
              <w:suppressLineNumbers w:val="0"/>
              <w:wordWrap/>
              <w:overflowPunct/>
              <w:topLinePunct w:val="0"/>
              <w:bidi w:val="0"/>
              <w:snapToGrid/>
              <w:spacing w:after="0" w:afterAutospacing="0"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557681DA">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132.4功能配置：配置腰枕。造型款式、功能及结构</w:t>
            </w:r>
            <w:del w:id="117" w:author="董馨如" w:date="2024-10-16T15:02:22Z">
              <w:r>
                <w:rPr>
                  <w:rFonts w:hint="eastAsia" w:ascii="宋体" w:hAnsi="宋体" w:eastAsia="宋体" w:cs="宋体"/>
                  <w:b w:val="0"/>
                  <w:bCs w:val="0"/>
                  <w:i w:val="0"/>
                  <w:iCs w:val="0"/>
                  <w:color w:val="auto"/>
                  <w:kern w:val="0"/>
                  <w:sz w:val="21"/>
                  <w:szCs w:val="21"/>
                  <w:highlight w:val="none"/>
                  <w:u w:val="none"/>
                  <w:lang w:val="en-US" w:eastAsia="zh-CN" w:bidi="ar"/>
                </w:rPr>
                <w:delText>根据采购方需求深化</w:delText>
              </w:r>
            </w:del>
            <w:ins w:id="118" w:author="董馨如" w:date="2024-10-16T15:02:22Z">
              <w:r>
                <w:rPr>
                  <w:rFonts w:hint="eastAsia" w:ascii="宋体" w:hAnsi="宋体" w:eastAsia="宋体" w:cs="宋体"/>
                  <w:b w:val="0"/>
                  <w:bCs w:val="0"/>
                  <w:i w:val="0"/>
                  <w:iCs w:val="0"/>
                  <w:color w:val="auto"/>
                  <w:kern w:val="0"/>
                  <w:sz w:val="21"/>
                  <w:szCs w:val="21"/>
                  <w:highlight w:val="none"/>
                  <w:u w:val="none"/>
                  <w:lang w:val="en-US" w:eastAsia="zh-CN" w:bidi="ar"/>
                </w:rPr>
                <w:t>中标后可以根据采购方需求深化</w:t>
              </w:r>
            </w:ins>
            <w:r>
              <w:rPr>
                <w:rFonts w:hint="eastAsia" w:ascii="宋体" w:hAnsi="宋体" w:eastAsia="宋体" w:cs="宋体"/>
                <w:b w:val="0"/>
                <w:bCs w:val="0"/>
                <w:i w:val="0"/>
                <w:iCs w:val="0"/>
                <w:color w:val="auto"/>
                <w:kern w:val="0"/>
                <w:sz w:val="21"/>
                <w:szCs w:val="21"/>
                <w:highlight w:val="none"/>
                <w:u w:val="none"/>
                <w:lang w:val="en-US" w:eastAsia="zh-CN" w:bidi="ar"/>
              </w:rPr>
              <w:t>。</w:t>
            </w:r>
          </w:p>
        </w:tc>
      </w:tr>
      <w:tr w14:paraId="642FE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7E7F0D45">
            <w:pPr>
              <w:keepNext w:val="0"/>
              <w:keepLines w:val="0"/>
              <w:pageBreakBefore w:val="0"/>
              <w:widowControl/>
              <w:suppressLineNumbers w:val="0"/>
              <w:wordWrap/>
              <w:overflowPunct/>
              <w:topLinePunct w:val="0"/>
              <w:bidi w:val="0"/>
              <w:snapToGrid/>
              <w:spacing w:after="0" w:afterAutospacing="0"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065DB0B3">
            <w:pPr>
              <w:keepNext w:val="0"/>
              <w:keepLines w:val="0"/>
              <w:pageBreakBefore w:val="0"/>
              <w:widowControl/>
              <w:suppressLineNumbers w:val="0"/>
              <w:wordWrap/>
              <w:overflowPunct/>
              <w:topLinePunct w:val="0"/>
              <w:bidi w:val="0"/>
              <w:snapToGrid/>
              <w:spacing w:after="0" w:afterAutospacing="0"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74460E37">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132.5胶黏剂：木质部件胶粘剂采用环保水基型拼板胶。胶粘剂的游离甲醛、苯、甲苯+二甲苯、总挥发性有机物均符合GB 18583-2008、SZJG 52-2016标准要求。</w:t>
            </w:r>
          </w:p>
        </w:tc>
      </w:tr>
      <w:tr w14:paraId="39DBD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2AA6E579">
            <w:pPr>
              <w:keepNext w:val="0"/>
              <w:keepLines w:val="0"/>
              <w:pageBreakBefore w:val="0"/>
              <w:widowControl/>
              <w:suppressLineNumbers w:val="0"/>
              <w:wordWrap/>
              <w:overflowPunct/>
              <w:topLinePunct w:val="0"/>
              <w:bidi w:val="0"/>
              <w:snapToGrid/>
              <w:spacing w:after="0" w:afterAutospacing="0"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4C1C2F93">
            <w:pPr>
              <w:keepNext w:val="0"/>
              <w:keepLines w:val="0"/>
              <w:pageBreakBefore w:val="0"/>
              <w:widowControl/>
              <w:suppressLineNumbers w:val="0"/>
              <w:wordWrap/>
              <w:overflowPunct/>
              <w:topLinePunct w:val="0"/>
              <w:bidi w:val="0"/>
              <w:snapToGrid/>
              <w:spacing w:after="0" w:afterAutospacing="0"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60FB5687">
            <w:pPr>
              <w:keepNext w:val="0"/>
              <w:keepLines w:val="0"/>
              <w:pageBreakBefore w:val="0"/>
              <w:widowControl/>
              <w:suppressLineNumbers w:val="0"/>
              <w:wordWrap/>
              <w:overflowPunct/>
              <w:topLinePunct w:val="0"/>
              <w:bidi w:val="0"/>
              <w:snapToGrid/>
              <w:spacing w:after="0" w:afterAutospacing="0"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132.6油漆：采用环保水性漆（包括底漆和面漆），三底两面工艺，经防虫、防腐等化学处理；油漆表面无尘粒、气泡、渣点、边缘及立面无流挂等现象。</w:t>
            </w:r>
            <w:r>
              <w:rPr>
                <w:rFonts w:hint="eastAsia" w:ascii="宋体" w:hAnsi="宋体" w:eastAsia="宋体" w:cs="宋体"/>
                <w:b w:val="0"/>
                <w:bCs w:val="0"/>
                <w:color w:val="auto"/>
                <w:kern w:val="0"/>
                <w:sz w:val="21"/>
                <w:szCs w:val="21"/>
                <w:highlight w:val="none"/>
                <w:u w:val="none"/>
                <w:lang w:eastAsia="zh-CN" w:bidi="ar"/>
              </w:rPr>
              <w:t>水性漆的重金属元素含量（包括铅、镉、六价铬、汞、砷、钡、硒、锑、钴）均未检出；VOC含量、甲醛含量、乙二醇醚及醚酯总和含量、苯系物总和含量、烷基酚聚氧乙烯醚总和含量均符合GB 18581-2020、GB/T 35602-2017标准要求。</w:t>
            </w:r>
          </w:p>
        </w:tc>
      </w:tr>
      <w:tr w14:paraId="4A2DB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1420D242">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133</w:t>
            </w:r>
          </w:p>
        </w:tc>
        <w:tc>
          <w:tcPr>
            <w:tcW w:w="1678" w:type="dxa"/>
            <w:vMerge w:val="restart"/>
            <w:vAlign w:val="center"/>
          </w:tcPr>
          <w:p w14:paraId="031FF107">
            <w:pPr>
              <w:keepNext w:val="0"/>
              <w:keepLines w:val="0"/>
              <w:pageBreakBefore w:val="0"/>
              <w:widowControl/>
              <w:suppressLineNumbers w:val="0"/>
              <w:wordWrap/>
              <w:overflowPunct/>
              <w:topLinePunct w:val="0"/>
              <w:bidi w:val="0"/>
              <w:snapToGrid/>
              <w:spacing w:line="312" w:lineRule="auto"/>
              <w:ind w:left="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中式接待沙发3</w:t>
            </w:r>
          </w:p>
          <w:p w14:paraId="5BF4CD3F">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vertAlign w:val="baseline"/>
              </w:rPr>
            </w:pPr>
          </w:p>
        </w:tc>
        <w:tc>
          <w:tcPr>
            <w:tcW w:w="6575" w:type="dxa"/>
            <w:vAlign w:val="center"/>
          </w:tcPr>
          <w:p w14:paraId="3B4895A4">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133.1规格：双人位</w:t>
            </w:r>
          </w:p>
        </w:tc>
      </w:tr>
      <w:tr w14:paraId="65014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4F5C22F9">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4612EF57">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4D89B187">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133.2基材：整体采用红橡木原木制作；框架及面板采用红橡木原木制作，框架为红橡木原木方加工成型，木方直径40mm-80mm之间（后期根据款式及结构深化）；面板采用红橡木直拼板加工成型，用于直拼的红橡木宽度不低于80mm，厚度不低于18mm；面板底部需有木方加固支撑。快速回弹高密度海绵，座面密度≥30kg/m³,其他部位密度≥25kg/m³，海绵回弹力≥35%，能均匀承托负重，反复坐压不变形、不塌陷，厚实座包，舒适稳固；海绵的表观密度偏差、40%压陷硬度偏差、回弹率、75%压缩永久变形、65%/25%压陷比、气味等级、拉伸强度、断裂伸长率、撕裂强度、干热老化后拉伸强度、干热老化后拉伸强度变化率、湿热老化后拉伸强度、湿热老化后拉伸强度变化率、甲醛散发均符合GB/T 10802-2023标准要求。座垫面及椅背面选用选用头层牛皮，摩擦色牢度、耐光性、涂层粘着牢度、耐折牢度（50000次）、耐磨性、撕裂力、气味、禁用偶氮染料、游离甲醛、挥发性有机物均符合GB/T 16799-201、HJ 507-2009、SZJG 52-2016标准要求；经液态浸色及防潮、防污等工艺处理，纹路细致、色泽均匀，皮质柔软，舒适，透气性好，无异味。车缝线路均匀、针距均匀，转角平滑、后背及底座包饱满，左右对齐。</w:t>
            </w:r>
          </w:p>
        </w:tc>
      </w:tr>
      <w:tr w14:paraId="653ED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407B4CEA">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4CADB8FE">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2C9B566B">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133.3工艺：采用榫卯结构连接工艺。木材充分烘干，保证含水率符合要求；木材纹理美观，无明显节子、虫眼，不得使用腐朽材，木制件外观达到国家合格标准。舒适倾角，肩部、腰部承托符合人体工学。</w:t>
            </w:r>
          </w:p>
        </w:tc>
      </w:tr>
      <w:tr w14:paraId="7287B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2E17E658">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49720A20">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22FEB310">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133.4功能配置：配置2个腰枕。造型款式、功能及结构</w:t>
            </w:r>
            <w:del w:id="119" w:author="董馨如" w:date="2024-10-16T15:02:22Z">
              <w:r>
                <w:rPr>
                  <w:rFonts w:hint="eastAsia" w:ascii="宋体" w:hAnsi="宋体" w:eastAsia="宋体" w:cs="宋体"/>
                  <w:b w:val="0"/>
                  <w:bCs w:val="0"/>
                  <w:i w:val="0"/>
                  <w:iCs w:val="0"/>
                  <w:color w:val="auto"/>
                  <w:kern w:val="0"/>
                  <w:sz w:val="21"/>
                  <w:szCs w:val="21"/>
                  <w:highlight w:val="none"/>
                  <w:u w:val="none"/>
                  <w:lang w:val="en-US" w:eastAsia="zh-CN" w:bidi="ar"/>
                </w:rPr>
                <w:delText>根据采购方需求深化</w:delText>
              </w:r>
            </w:del>
            <w:ins w:id="120" w:author="董馨如" w:date="2024-10-16T15:02:22Z">
              <w:r>
                <w:rPr>
                  <w:rFonts w:hint="eastAsia" w:ascii="宋体" w:hAnsi="宋体" w:eastAsia="宋体" w:cs="宋体"/>
                  <w:b w:val="0"/>
                  <w:bCs w:val="0"/>
                  <w:i w:val="0"/>
                  <w:iCs w:val="0"/>
                  <w:color w:val="auto"/>
                  <w:kern w:val="0"/>
                  <w:sz w:val="21"/>
                  <w:szCs w:val="21"/>
                  <w:highlight w:val="none"/>
                  <w:u w:val="none"/>
                  <w:lang w:val="en-US" w:eastAsia="zh-CN" w:bidi="ar"/>
                </w:rPr>
                <w:t>中标后可以根据采购方需求深化</w:t>
              </w:r>
            </w:ins>
            <w:r>
              <w:rPr>
                <w:rFonts w:hint="eastAsia" w:ascii="宋体" w:hAnsi="宋体" w:eastAsia="宋体" w:cs="宋体"/>
                <w:b w:val="0"/>
                <w:bCs w:val="0"/>
                <w:i w:val="0"/>
                <w:iCs w:val="0"/>
                <w:color w:val="auto"/>
                <w:kern w:val="0"/>
                <w:sz w:val="21"/>
                <w:szCs w:val="21"/>
                <w:highlight w:val="none"/>
                <w:u w:val="none"/>
                <w:lang w:val="en-US" w:eastAsia="zh-CN" w:bidi="ar"/>
              </w:rPr>
              <w:t>。</w:t>
            </w:r>
          </w:p>
        </w:tc>
      </w:tr>
      <w:tr w14:paraId="6666A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55BA3955">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28194351">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2E290FF8">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133.5胶黏剂：木质部件胶粘剂采用环保水基型拼板胶。胶粘剂的游离甲醛、苯、甲苯+二甲苯、总挥发性有机物均符合GB 18583-2008、SZJG 52-2016标准要求。</w:t>
            </w:r>
          </w:p>
        </w:tc>
      </w:tr>
      <w:tr w14:paraId="7B33D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4D261667">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4299780B">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30AF61D2">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133.6油漆：采用环保水性漆（包括底漆和面漆），三底两面工艺，经防虫、防腐等化学处理；油漆表面无尘粒、气泡、渣点、边缘及立面无流挂等现象。</w:t>
            </w:r>
            <w:r>
              <w:rPr>
                <w:rFonts w:hint="eastAsia" w:ascii="宋体" w:hAnsi="宋体" w:eastAsia="宋体" w:cs="宋体"/>
                <w:b w:val="0"/>
                <w:bCs w:val="0"/>
                <w:color w:val="auto"/>
                <w:kern w:val="0"/>
                <w:sz w:val="21"/>
                <w:szCs w:val="21"/>
                <w:highlight w:val="none"/>
                <w:u w:val="none"/>
                <w:lang w:eastAsia="zh-CN" w:bidi="ar"/>
              </w:rPr>
              <w:t>水性漆的重金属元素含量（包括铅、镉、六价铬、汞、砷、钡、硒、锑、钴）均未检出；VOC含量、甲醛含量、乙二醇醚及醚酯总和含量、苯系物总和含量、烷基酚聚氧乙烯醚总和含量均符合GB 18581-2020、GB/T 35602-2017标准要求。</w:t>
            </w:r>
          </w:p>
        </w:tc>
      </w:tr>
      <w:tr w14:paraId="25957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098E9B23">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134</w:t>
            </w:r>
          </w:p>
        </w:tc>
        <w:tc>
          <w:tcPr>
            <w:tcW w:w="1678" w:type="dxa"/>
            <w:vMerge w:val="restart"/>
            <w:vAlign w:val="center"/>
          </w:tcPr>
          <w:p w14:paraId="61F9B165">
            <w:pPr>
              <w:keepNext w:val="0"/>
              <w:keepLines w:val="0"/>
              <w:pageBreakBefore w:val="0"/>
              <w:widowControl/>
              <w:suppressLineNumbers w:val="0"/>
              <w:wordWrap/>
              <w:overflowPunct/>
              <w:topLinePunct w:val="0"/>
              <w:bidi w:val="0"/>
              <w:snapToGrid/>
              <w:spacing w:line="312" w:lineRule="auto"/>
              <w:ind w:left="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大方几1</w:t>
            </w:r>
          </w:p>
          <w:p w14:paraId="47B59CF7">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vertAlign w:val="baseline"/>
              </w:rPr>
            </w:pPr>
          </w:p>
        </w:tc>
        <w:tc>
          <w:tcPr>
            <w:tcW w:w="6575" w:type="dxa"/>
            <w:vAlign w:val="center"/>
          </w:tcPr>
          <w:p w14:paraId="6B220C92">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134.1规格：（1500W*1500D*420H）mm±10mm；</w:t>
            </w:r>
          </w:p>
        </w:tc>
      </w:tr>
      <w:tr w14:paraId="7D73B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4CC433B4">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07EAD8A1">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5D820349">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134.2基材：整体采用红橡木原木制作；脚架及台面边框采用红橡木原木方加工成型，木方直径40mm-80mm之间（后期根据款式及结构深化）；面板采用红橡木直拼板加工成型，用于直拼的红橡木宽度不低于100mm，厚度不低于18mm；面板底部需有木方加固支撑。</w:t>
            </w:r>
          </w:p>
        </w:tc>
      </w:tr>
      <w:tr w14:paraId="1311D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6C3E75B5">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2B11A295">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449BD85C">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134.3工艺：采用榫卯结构连接工艺。</w:t>
            </w:r>
          </w:p>
        </w:tc>
      </w:tr>
      <w:tr w14:paraId="30D18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4374C00C">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4B3A1ACC">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65A0C0FF">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134.4功能配置：配置层板及抽屉，造型款式、功能及结构</w:t>
            </w:r>
            <w:del w:id="121" w:author="董馨如" w:date="2024-10-16T15:02:22Z">
              <w:r>
                <w:rPr>
                  <w:rFonts w:hint="eastAsia" w:ascii="宋体" w:hAnsi="宋体" w:eastAsia="宋体" w:cs="宋体"/>
                  <w:b w:val="0"/>
                  <w:bCs w:val="0"/>
                  <w:i w:val="0"/>
                  <w:iCs w:val="0"/>
                  <w:color w:val="auto"/>
                  <w:kern w:val="0"/>
                  <w:sz w:val="21"/>
                  <w:szCs w:val="21"/>
                  <w:highlight w:val="none"/>
                  <w:u w:val="none"/>
                  <w:lang w:val="en-US" w:eastAsia="zh-CN" w:bidi="ar"/>
                </w:rPr>
                <w:delText>根据采购方需求深化</w:delText>
              </w:r>
            </w:del>
            <w:ins w:id="122" w:author="董馨如" w:date="2024-10-16T15:02:22Z">
              <w:r>
                <w:rPr>
                  <w:rFonts w:hint="eastAsia" w:ascii="宋体" w:hAnsi="宋体" w:eastAsia="宋体" w:cs="宋体"/>
                  <w:b w:val="0"/>
                  <w:bCs w:val="0"/>
                  <w:i w:val="0"/>
                  <w:iCs w:val="0"/>
                  <w:color w:val="auto"/>
                  <w:kern w:val="0"/>
                  <w:sz w:val="21"/>
                  <w:szCs w:val="21"/>
                  <w:highlight w:val="none"/>
                  <w:u w:val="none"/>
                  <w:lang w:val="en-US" w:eastAsia="zh-CN" w:bidi="ar"/>
                </w:rPr>
                <w:t>中标后可以根据采购方需求深化</w:t>
              </w:r>
            </w:ins>
            <w:r>
              <w:rPr>
                <w:rFonts w:hint="eastAsia" w:ascii="宋体" w:hAnsi="宋体" w:eastAsia="宋体" w:cs="宋体"/>
                <w:b w:val="0"/>
                <w:bCs w:val="0"/>
                <w:i w:val="0"/>
                <w:iCs w:val="0"/>
                <w:color w:val="auto"/>
                <w:kern w:val="0"/>
                <w:sz w:val="21"/>
                <w:szCs w:val="21"/>
                <w:highlight w:val="none"/>
                <w:u w:val="none"/>
                <w:lang w:val="en-US" w:eastAsia="zh-CN" w:bidi="ar"/>
              </w:rPr>
              <w:t>。</w:t>
            </w:r>
          </w:p>
        </w:tc>
      </w:tr>
      <w:tr w14:paraId="13BC6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5FCC444F">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2DBC0B25">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04C48F54">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134.5胶黏剂：木质部件胶粘剂采用环保水基型拼板胶。胶粘剂的游离甲醛、苯、甲苯+二甲苯、总挥发性有机物均符合GB 18583-2008、SZJG 52-2016标准要求。采用环保水性漆（包括底漆和面漆），三底两面工艺，经防虫、防腐等化学处理；</w:t>
            </w:r>
          </w:p>
        </w:tc>
      </w:tr>
      <w:tr w14:paraId="0BAD7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791AAE3D">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1048FD5C">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2897D025">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134.6油漆：采用的水性面漆和水性底漆，进行封闭/开放涂装+黑砂面漆，采用三底两面工艺。油漆表面无尘粒、气泡、渣点、边缘及立面无流挂等现象。</w:t>
            </w:r>
            <w:r>
              <w:rPr>
                <w:rFonts w:hint="eastAsia" w:ascii="宋体" w:hAnsi="宋体" w:eastAsia="宋体" w:cs="宋体"/>
                <w:b w:val="0"/>
                <w:bCs w:val="0"/>
                <w:color w:val="auto"/>
                <w:kern w:val="0"/>
                <w:sz w:val="21"/>
                <w:szCs w:val="21"/>
                <w:highlight w:val="none"/>
                <w:u w:val="none"/>
                <w:lang w:eastAsia="zh-CN" w:bidi="ar"/>
              </w:rPr>
              <w:t>水性漆的重金属元素含量（包括铅、镉、六价铬、汞、砷、钡、硒、锑、钴）均未检出；VOC含量、甲醛含量、乙二醇醚及醚酯总和含量、苯系物总和含量、烷基酚聚氧乙烯醚总和含量均符合GB 18581-2020、GB/T 35602-2017标准要求。</w:t>
            </w:r>
          </w:p>
        </w:tc>
      </w:tr>
      <w:tr w14:paraId="3F62B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7696D93A">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135</w:t>
            </w:r>
          </w:p>
        </w:tc>
        <w:tc>
          <w:tcPr>
            <w:tcW w:w="1678" w:type="dxa"/>
            <w:vMerge w:val="restart"/>
            <w:vAlign w:val="center"/>
          </w:tcPr>
          <w:p w14:paraId="1C7A1032">
            <w:pPr>
              <w:keepNext w:val="0"/>
              <w:keepLines w:val="0"/>
              <w:pageBreakBefore w:val="0"/>
              <w:widowControl/>
              <w:suppressLineNumbers w:val="0"/>
              <w:wordWrap/>
              <w:overflowPunct/>
              <w:topLinePunct w:val="0"/>
              <w:bidi w:val="0"/>
              <w:snapToGrid/>
              <w:spacing w:line="312" w:lineRule="auto"/>
              <w:ind w:left="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边几1</w:t>
            </w:r>
          </w:p>
          <w:p w14:paraId="311412A7">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vertAlign w:val="baseline"/>
              </w:rPr>
            </w:pPr>
          </w:p>
        </w:tc>
        <w:tc>
          <w:tcPr>
            <w:tcW w:w="6575" w:type="dxa"/>
            <w:vAlign w:val="center"/>
          </w:tcPr>
          <w:p w14:paraId="2F56376C">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135.1规格：（450W*450D*450H）mm±10mm；</w:t>
            </w:r>
          </w:p>
        </w:tc>
      </w:tr>
      <w:tr w14:paraId="2CC68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4379F563">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01745AF5">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056D0526">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135.2基材：整体采用红橡木原木制作；脚架及台面边框采用红橡木原木方加工成型，木方直径40mm-80mm之间（后期根据款式及结构深化）；面板采用红橡木直拼板加工成型，用于直拼的红橡木宽度不低于100mm，厚度不低于18mm；面板底部需有木方加固支撑。</w:t>
            </w:r>
          </w:p>
        </w:tc>
      </w:tr>
      <w:tr w14:paraId="22AB0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4BA6BF3E">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5219EE45">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56BF9ACF">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135.3工艺：采用榫卯结构连接工艺。</w:t>
            </w:r>
          </w:p>
        </w:tc>
      </w:tr>
      <w:tr w14:paraId="014B2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739EBADF">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1FF55B99">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58FB9798">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135.4功能配置：配置层板，造型款式、功能及结构</w:t>
            </w:r>
            <w:del w:id="123" w:author="董馨如" w:date="2024-10-16T15:02:22Z">
              <w:r>
                <w:rPr>
                  <w:rFonts w:hint="eastAsia" w:ascii="宋体" w:hAnsi="宋体" w:eastAsia="宋体" w:cs="宋体"/>
                  <w:b w:val="0"/>
                  <w:bCs w:val="0"/>
                  <w:i w:val="0"/>
                  <w:iCs w:val="0"/>
                  <w:color w:val="auto"/>
                  <w:kern w:val="0"/>
                  <w:sz w:val="21"/>
                  <w:szCs w:val="21"/>
                  <w:highlight w:val="none"/>
                  <w:u w:val="none"/>
                  <w:lang w:val="en-US" w:eastAsia="zh-CN" w:bidi="ar"/>
                </w:rPr>
                <w:delText>根据采购方需求深化</w:delText>
              </w:r>
            </w:del>
            <w:ins w:id="124" w:author="董馨如" w:date="2024-10-16T15:02:22Z">
              <w:r>
                <w:rPr>
                  <w:rFonts w:hint="eastAsia" w:ascii="宋体" w:hAnsi="宋体" w:eastAsia="宋体" w:cs="宋体"/>
                  <w:b w:val="0"/>
                  <w:bCs w:val="0"/>
                  <w:i w:val="0"/>
                  <w:iCs w:val="0"/>
                  <w:color w:val="auto"/>
                  <w:kern w:val="0"/>
                  <w:sz w:val="21"/>
                  <w:szCs w:val="21"/>
                  <w:highlight w:val="none"/>
                  <w:u w:val="none"/>
                  <w:lang w:val="en-US" w:eastAsia="zh-CN" w:bidi="ar"/>
                </w:rPr>
                <w:t>中标后可以根据采购方需求深化</w:t>
              </w:r>
            </w:ins>
            <w:r>
              <w:rPr>
                <w:rFonts w:hint="eastAsia" w:ascii="宋体" w:hAnsi="宋体" w:eastAsia="宋体" w:cs="宋体"/>
                <w:b w:val="0"/>
                <w:bCs w:val="0"/>
                <w:i w:val="0"/>
                <w:iCs w:val="0"/>
                <w:color w:val="auto"/>
                <w:kern w:val="0"/>
                <w:sz w:val="21"/>
                <w:szCs w:val="21"/>
                <w:highlight w:val="none"/>
                <w:u w:val="none"/>
                <w:lang w:val="en-US" w:eastAsia="zh-CN" w:bidi="ar"/>
              </w:rPr>
              <w:t>。</w:t>
            </w:r>
          </w:p>
        </w:tc>
      </w:tr>
      <w:tr w14:paraId="28514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1861CF21">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65F53D53">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23A61FAA">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135.5胶黏剂：木质部件胶粘剂采用环保水基型拼板胶。胶粘剂的游离甲醛、苯、甲苯+二甲苯、总挥发性有机物均符合GB 18583-2008、SZJG 52-2016标准要求。</w:t>
            </w:r>
          </w:p>
        </w:tc>
      </w:tr>
      <w:tr w14:paraId="499FD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3DC1CAB8">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04BB1DBA">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770381B0">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135.6油漆：采用环保水性漆（包括底漆和面漆），三底两面工艺，经防虫、防腐等化学处理；采用的水性面漆和水性底漆，进行封闭/开放涂装+黑砂面漆，采用三底两面工艺。油漆表面无尘粒、气泡、渣点、边缘及立面无流挂等现象。</w:t>
            </w:r>
            <w:r>
              <w:rPr>
                <w:rFonts w:hint="eastAsia" w:ascii="宋体" w:hAnsi="宋体" w:eastAsia="宋体" w:cs="宋体"/>
                <w:b w:val="0"/>
                <w:bCs w:val="0"/>
                <w:color w:val="auto"/>
                <w:kern w:val="0"/>
                <w:sz w:val="21"/>
                <w:szCs w:val="21"/>
                <w:highlight w:val="none"/>
                <w:u w:val="none"/>
                <w:lang w:eastAsia="zh-CN" w:bidi="ar"/>
              </w:rPr>
              <w:t>水性漆的重金属元素含量（包括铅、镉、六价铬、汞、砷、钡、硒、锑、钴）均未检出；VOC含量、甲醛含量、乙二醇醚及醚酯总和含量、苯系物总和含量、烷基酚聚氧乙烯醚总和含量均符合GB 18581-2020、GB/T 35602-2017标准要求。</w:t>
            </w:r>
          </w:p>
        </w:tc>
      </w:tr>
      <w:tr w14:paraId="5DF3D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27404DCE">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136</w:t>
            </w:r>
          </w:p>
        </w:tc>
        <w:tc>
          <w:tcPr>
            <w:tcW w:w="1678" w:type="dxa"/>
            <w:vMerge w:val="restart"/>
            <w:vAlign w:val="center"/>
          </w:tcPr>
          <w:p w14:paraId="69A30874">
            <w:pPr>
              <w:keepNext w:val="0"/>
              <w:keepLines w:val="0"/>
              <w:pageBreakBefore w:val="0"/>
              <w:widowControl/>
              <w:suppressLineNumbers w:val="0"/>
              <w:wordWrap/>
              <w:overflowPunct/>
              <w:topLinePunct w:val="0"/>
              <w:bidi w:val="0"/>
              <w:snapToGrid/>
              <w:spacing w:line="312" w:lineRule="auto"/>
              <w:ind w:left="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新中式沙发1</w:t>
            </w:r>
          </w:p>
          <w:p w14:paraId="200789FA">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vertAlign w:val="baseline"/>
              </w:rPr>
            </w:pPr>
          </w:p>
        </w:tc>
        <w:tc>
          <w:tcPr>
            <w:tcW w:w="6575" w:type="dxa"/>
            <w:vAlign w:val="center"/>
          </w:tcPr>
          <w:p w14:paraId="2E82021C">
            <w:pPr>
              <w:keepNext w:val="0"/>
              <w:keepLines w:val="0"/>
              <w:pageBreakBefore w:val="0"/>
              <w:widowControl/>
              <w:suppressLineNumbers w:val="0"/>
              <w:wordWrap/>
              <w:overflowPunct/>
              <w:topLinePunct w:val="0"/>
              <w:bidi w:val="0"/>
              <w:snapToGrid/>
              <w:spacing w:after="0" w:afterAutospacing="0"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136.1规格：三人位</w:t>
            </w:r>
          </w:p>
        </w:tc>
      </w:tr>
      <w:tr w14:paraId="304CF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32259210">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61EC6EF2">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64790E76">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136.2框架及面板采用红橡木原木制作，框架为红橡木原木方加工成型，木方直径40mm-80mm之间（后期根据款式及结构深化）；面板及座低板采用红橡木直拼板加工成型，用于直拼的红橡木宽度不低于80mm，厚度不低于18mm；面板底部需有木方加固支撑。海绵高回弹高密度原生海绵，座面密度≥30kg/m³,其他部位密度≥25kg/m³，海绵回弹力≥35%，能均匀承托负重，反复坐压不变形、不塌陷，厚实座包，舒适稳固；海绵的表观密度偏差、40%压陷硬度偏差、回弹率、75%压缩永久变形、65%/25%压陷比、气味等级、拉伸强度、断裂伸长率、撕裂强度、干热老化后拉伸强度、干热老化后拉伸强度变化率、湿热老化后拉伸强度、湿热老化后拉伸强度变化率、甲醛散发均符合GB/T 10802-2023标准要求。坐垫选用头层牛皮，皮质柔软，舒适，透气性好，无异味；</w:t>
            </w:r>
          </w:p>
        </w:tc>
      </w:tr>
      <w:tr w14:paraId="64082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4FF868B2">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69BF5388">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4D62E97A">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136.3工艺：采用榫卯结构连接工艺。木材充分烘干，保证含水率符合要求；木材纹理美观，无明显节子、虫眼，不得使用腐朽材，木制件外观达到国家合格标准。舒适倾角，肩部、腰部承托符合人体工学。软包车缝线路均匀、针距均匀，转角平滑、后背及底座包饱满，左右对齐。</w:t>
            </w:r>
          </w:p>
        </w:tc>
      </w:tr>
      <w:tr w14:paraId="6B05E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47AE59D1">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212941A3">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0D576E61">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136.4功能配置：配置3个腰枕。</w:t>
            </w:r>
          </w:p>
        </w:tc>
      </w:tr>
      <w:tr w14:paraId="7E18D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6E9B4AE1">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7FA55B21">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6F414437">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136.5胶黏剂：木质部件胶粘剂采用环保水基型拼板胶。胶粘剂的游离甲醛、苯、甲苯+二甲苯、总挥发性有机物均符合GB 18583-2008、SZJG 52-2016标准要求。</w:t>
            </w:r>
          </w:p>
        </w:tc>
      </w:tr>
      <w:tr w14:paraId="6D2CF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3391FF00">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3D6637FA">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748B6139">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135.6油漆：采用环保水性漆（包括底漆和面漆），三底两面工艺，经防虫、防腐等化学处理；油漆表面无尘粒、气泡、渣点、边缘及立面无流挂等现象。</w:t>
            </w:r>
            <w:r>
              <w:rPr>
                <w:rFonts w:hint="eastAsia" w:ascii="宋体" w:hAnsi="宋体" w:eastAsia="宋体" w:cs="宋体"/>
                <w:b w:val="0"/>
                <w:bCs w:val="0"/>
                <w:color w:val="auto"/>
                <w:kern w:val="0"/>
                <w:sz w:val="21"/>
                <w:szCs w:val="21"/>
                <w:highlight w:val="none"/>
                <w:u w:val="none"/>
                <w:lang w:eastAsia="zh-CN" w:bidi="ar"/>
              </w:rPr>
              <w:t>水性漆的重金属元素含量（包括铅、镉、六价铬、汞、砷、钡、硒、锑、钴）均未检出；VOC含量、甲醛含量、乙二醇醚及醚酯总和含量、苯系物总和含量、烷基酚聚氧乙烯醚总和含量均符合GB 18581-2020、GB/T 35602-2017标准要求。</w:t>
            </w:r>
          </w:p>
        </w:tc>
      </w:tr>
      <w:tr w14:paraId="1B0F2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635F3C4C">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137</w:t>
            </w:r>
          </w:p>
        </w:tc>
        <w:tc>
          <w:tcPr>
            <w:tcW w:w="1678" w:type="dxa"/>
            <w:vMerge w:val="restart"/>
            <w:vAlign w:val="center"/>
          </w:tcPr>
          <w:p w14:paraId="3E4345B4">
            <w:pPr>
              <w:keepNext w:val="0"/>
              <w:keepLines w:val="0"/>
              <w:pageBreakBefore w:val="0"/>
              <w:widowControl/>
              <w:suppressLineNumbers w:val="0"/>
              <w:wordWrap/>
              <w:overflowPunct/>
              <w:topLinePunct w:val="0"/>
              <w:bidi w:val="0"/>
              <w:snapToGrid/>
              <w:spacing w:line="312" w:lineRule="auto"/>
              <w:ind w:left="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新中式沙发2</w:t>
            </w:r>
          </w:p>
          <w:p w14:paraId="55F7F261">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vertAlign w:val="baseline"/>
              </w:rPr>
            </w:pPr>
          </w:p>
        </w:tc>
        <w:tc>
          <w:tcPr>
            <w:tcW w:w="6575" w:type="dxa"/>
            <w:vAlign w:val="center"/>
          </w:tcPr>
          <w:p w14:paraId="213219E1">
            <w:pPr>
              <w:keepNext w:val="0"/>
              <w:keepLines w:val="0"/>
              <w:pageBreakBefore w:val="0"/>
              <w:widowControl/>
              <w:suppressLineNumbers w:val="0"/>
              <w:wordWrap/>
              <w:overflowPunct/>
              <w:topLinePunct w:val="0"/>
              <w:bidi w:val="0"/>
              <w:snapToGrid/>
              <w:spacing w:after="0" w:afterAutospacing="0"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137.1规格：单人位</w:t>
            </w:r>
          </w:p>
        </w:tc>
      </w:tr>
      <w:tr w14:paraId="3E7F6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07F0F3A0">
            <w:pPr>
              <w:keepNext w:val="0"/>
              <w:keepLines w:val="0"/>
              <w:pageBreakBefore w:val="0"/>
              <w:widowControl/>
              <w:suppressLineNumbers w:val="0"/>
              <w:wordWrap/>
              <w:overflowPunct/>
              <w:topLinePunct w:val="0"/>
              <w:bidi w:val="0"/>
              <w:snapToGrid/>
              <w:spacing w:after="0" w:afterAutospacing="0"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4730A2BF">
            <w:pPr>
              <w:keepNext w:val="0"/>
              <w:keepLines w:val="0"/>
              <w:pageBreakBefore w:val="0"/>
              <w:widowControl/>
              <w:suppressLineNumbers w:val="0"/>
              <w:wordWrap/>
              <w:overflowPunct/>
              <w:topLinePunct w:val="0"/>
              <w:bidi w:val="0"/>
              <w:snapToGrid/>
              <w:spacing w:after="0" w:afterAutospacing="0"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20016C23">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137.2框架及面板采用红橡木原木制作，框架为红橡木原木方加工成型，木方直径40mm-80mm之间（后期根据款式及结构深化）；面板及座低板采用红橡木直拼板加工成型，用于直拼的红橡木宽度不低于80mm，厚度不低于18mm；面板底部需有木方加固支撑。海绵高回弹高密度原生海绵，座面密度≥30kg/m³,其他部位密度≥25kg/m³，海绵回弹力≥35%，能均匀承托负重，反复坐压不变形、不塌陷，厚实座包，舒适稳固；海绵的表观密度偏差、40%压陷硬度偏差、回弹率、75%压缩永久变形、65%/25%压陷比、气味等级、拉伸强度、断裂伸长率、撕裂强度、干热老化后拉伸强度、干热老化后拉伸强度变化率、湿热老化后拉伸强度、湿热老化后拉伸强度变化率、甲醛散发均符合GB/T 10802-2023标准要求。坐垫选用头层牛皮，皮质柔软，舒适，透气性好，无异味；</w:t>
            </w:r>
          </w:p>
        </w:tc>
      </w:tr>
      <w:tr w14:paraId="34524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391E68A5">
            <w:pPr>
              <w:keepNext w:val="0"/>
              <w:keepLines w:val="0"/>
              <w:pageBreakBefore w:val="0"/>
              <w:widowControl/>
              <w:suppressLineNumbers w:val="0"/>
              <w:wordWrap/>
              <w:overflowPunct/>
              <w:topLinePunct w:val="0"/>
              <w:bidi w:val="0"/>
              <w:snapToGrid/>
              <w:spacing w:after="0" w:afterAutospacing="0" w:line="312" w:lineRule="auto"/>
              <w:ind w:left="0" w:leftChars="0" w:firstLine="0" w:firstLineChars="0"/>
              <w:jc w:val="left"/>
              <w:textAlignment w:val="center"/>
              <w:rPr>
                <w:color w:val="auto"/>
                <w:highlight w:val="none"/>
              </w:rPr>
            </w:pPr>
          </w:p>
        </w:tc>
        <w:tc>
          <w:tcPr>
            <w:tcW w:w="1678" w:type="dxa"/>
            <w:vMerge w:val="continue"/>
            <w:vAlign w:val="center"/>
          </w:tcPr>
          <w:p w14:paraId="71BDE8C0">
            <w:pPr>
              <w:keepNext w:val="0"/>
              <w:keepLines w:val="0"/>
              <w:pageBreakBefore w:val="0"/>
              <w:widowControl/>
              <w:suppressLineNumbers w:val="0"/>
              <w:wordWrap/>
              <w:overflowPunct/>
              <w:topLinePunct w:val="0"/>
              <w:bidi w:val="0"/>
              <w:snapToGrid/>
              <w:spacing w:after="0" w:afterAutospacing="0" w:line="312" w:lineRule="auto"/>
              <w:ind w:left="0" w:leftChars="0"/>
              <w:jc w:val="left"/>
              <w:textAlignment w:val="center"/>
              <w:rPr>
                <w:color w:val="auto"/>
                <w:highlight w:val="none"/>
              </w:rPr>
            </w:pPr>
          </w:p>
        </w:tc>
        <w:tc>
          <w:tcPr>
            <w:tcW w:w="6575" w:type="dxa"/>
            <w:vAlign w:val="center"/>
          </w:tcPr>
          <w:p w14:paraId="77194428">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137.3工艺：采用榫卯结构连接工艺。木材充分烘干，保证含水率符合要求；木材纹理美观，无明显节子、虫眼，不得使用腐朽材，木制件外观达到国家合格标准。舒适倾角，肩部、腰部承托符合人体工学。软包车缝线路均匀、针距均匀，转角平滑、后背及底座包饱满，左右对齐。</w:t>
            </w:r>
          </w:p>
        </w:tc>
      </w:tr>
      <w:tr w14:paraId="000AE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5A25B7F4">
            <w:pPr>
              <w:keepNext w:val="0"/>
              <w:keepLines w:val="0"/>
              <w:pageBreakBefore w:val="0"/>
              <w:widowControl/>
              <w:suppressLineNumbers w:val="0"/>
              <w:wordWrap/>
              <w:overflowPunct/>
              <w:topLinePunct w:val="0"/>
              <w:bidi w:val="0"/>
              <w:snapToGrid/>
              <w:spacing w:after="0" w:afterAutospacing="0"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744BF2B3">
            <w:pPr>
              <w:keepNext w:val="0"/>
              <w:keepLines w:val="0"/>
              <w:pageBreakBefore w:val="0"/>
              <w:widowControl/>
              <w:suppressLineNumbers w:val="0"/>
              <w:wordWrap/>
              <w:overflowPunct/>
              <w:topLinePunct w:val="0"/>
              <w:bidi w:val="0"/>
              <w:snapToGrid/>
              <w:spacing w:after="0" w:afterAutospacing="0"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3450C3E2">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137.4功能配置：配置腰枕。</w:t>
            </w:r>
          </w:p>
        </w:tc>
      </w:tr>
      <w:tr w14:paraId="750C4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441F01AD">
            <w:pPr>
              <w:keepNext w:val="0"/>
              <w:keepLines w:val="0"/>
              <w:pageBreakBefore w:val="0"/>
              <w:widowControl/>
              <w:suppressLineNumbers w:val="0"/>
              <w:wordWrap/>
              <w:overflowPunct/>
              <w:topLinePunct w:val="0"/>
              <w:bidi w:val="0"/>
              <w:snapToGrid/>
              <w:spacing w:after="0" w:afterAutospacing="0"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6043C762">
            <w:pPr>
              <w:keepNext w:val="0"/>
              <w:keepLines w:val="0"/>
              <w:pageBreakBefore w:val="0"/>
              <w:widowControl/>
              <w:suppressLineNumbers w:val="0"/>
              <w:wordWrap/>
              <w:overflowPunct/>
              <w:topLinePunct w:val="0"/>
              <w:bidi w:val="0"/>
              <w:snapToGrid/>
              <w:spacing w:after="0" w:afterAutospacing="0"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6680E022">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137.5胶黏剂：木质部件胶粘剂采用环保水基型拼板胶。胶粘剂的游离甲醛、苯、甲苯+二甲苯、总挥发性有机物均符合GB 18583-2008、SZJG 52-2016标准要求。</w:t>
            </w:r>
          </w:p>
        </w:tc>
      </w:tr>
      <w:tr w14:paraId="6821D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462B1AE9">
            <w:pPr>
              <w:keepNext w:val="0"/>
              <w:keepLines w:val="0"/>
              <w:pageBreakBefore w:val="0"/>
              <w:widowControl/>
              <w:suppressLineNumbers w:val="0"/>
              <w:wordWrap/>
              <w:overflowPunct/>
              <w:topLinePunct w:val="0"/>
              <w:bidi w:val="0"/>
              <w:snapToGrid/>
              <w:spacing w:after="0" w:afterAutospacing="0"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4A58012B">
            <w:pPr>
              <w:keepNext w:val="0"/>
              <w:keepLines w:val="0"/>
              <w:pageBreakBefore w:val="0"/>
              <w:widowControl/>
              <w:suppressLineNumbers w:val="0"/>
              <w:wordWrap/>
              <w:overflowPunct/>
              <w:topLinePunct w:val="0"/>
              <w:bidi w:val="0"/>
              <w:snapToGrid/>
              <w:spacing w:after="0" w:afterAutospacing="0"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38534523">
            <w:pPr>
              <w:keepNext w:val="0"/>
              <w:keepLines w:val="0"/>
              <w:pageBreakBefore w:val="0"/>
              <w:widowControl/>
              <w:suppressLineNumbers w:val="0"/>
              <w:wordWrap/>
              <w:overflowPunct/>
              <w:topLinePunct w:val="0"/>
              <w:bidi w:val="0"/>
              <w:snapToGrid/>
              <w:spacing w:after="0" w:afterAutospacing="0"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137.6油漆：采用环保水性漆（包括底漆和面漆），三底两面工艺，经防虫、防腐等化学处理；油漆表面无尘粒、气泡、渣点、边缘及立面无流挂等现象。</w:t>
            </w:r>
            <w:r>
              <w:rPr>
                <w:rFonts w:hint="eastAsia" w:ascii="宋体" w:hAnsi="宋体" w:eastAsia="宋体" w:cs="宋体"/>
                <w:b w:val="0"/>
                <w:bCs w:val="0"/>
                <w:color w:val="auto"/>
                <w:kern w:val="0"/>
                <w:sz w:val="21"/>
                <w:szCs w:val="21"/>
                <w:highlight w:val="none"/>
                <w:u w:val="none"/>
                <w:lang w:eastAsia="zh-CN" w:bidi="ar"/>
              </w:rPr>
              <w:t>水性漆的重金属元素含量（包括铅、镉、六价铬、汞、砷、钡、硒、锑、钴）均未检出；VOC含量、甲醛含量、乙二醇醚及醚酯总和含量、苯系物总和含量、烷基酚聚氧乙烯醚总和含量均符合GB 18581-2020、GB/T 35602-2017标准要求。</w:t>
            </w:r>
          </w:p>
        </w:tc>
      </w:tr>
      <w:tr w14:paraId="63957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714E0224">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138</w:t>
            </w:r>
          </w:p>
        </w:tc>
        <w:tc>
          <w:tcPr>
            <w:tcW w:w="1678" w:type="dxa"/>
            <w:vMerge w:val="restart"/>
            <w:vAlign w:val="center"/>
          </w:tcPr>
          <w:p w14:paraId="13BA5683">
            <w:pPr>
              <w:keepNext w:val="0"/>
              <w:keepLines w:val="0"/>
              <w:pageBreakBefore w:val="0"/>
              <w:widowControl/>
              <w:suppressLineNumbers w:val="0"/>
              <w:wordWrap/>
              <w:overflowPunct/>
              <w:topLinePunct w:val="0"/>
              <w:bidi w:val="0"/>
              <w:snapToGrid/>
              <w:spacing w:line="312" w:lineRule="auto"/>
              <w:ind w:left="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新中式茶几</w:t>
            </w:r>
          </w:p>
          <w:p w14:paraId="1C0FF739">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vertAlign w:val="baseline"/>
              </w:rPr>
            </w:pPr>
          </w:p>
        </w:tc>
        <w:tc>
          <w:tcPr>
            <w:tcW w:w="6575" w:type="dxa"/>
            <w:vAlign w:val="center"/>
          </w:tcPr>
          <w:p w14:paraId="756ABE36">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138.1规格：（1200W*1200D*420H）mm±10mm；</w:t>
            </w:r>
          </w:p>
        </w:tc>
      </w:tr>
      <w:tr w14:paraId="4FD0A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752D7D54">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3D16CD74">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136BA03E">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138.2基材：脚架及边框采用红橡木原木方加工成型，木方直径40mm-80mm之间（后期根据款式及结构深化）；面板采用红橡木直拼板加工成型，用于直拼的红橡木宽度不低于80mm，厚度不低于18mm；面板底部需有木方加固支撑；台面板采用≥12mm厚岩板。</w:t>
            </w:r>
          </w:p>
        </w:tc>
      </w:tr>
      <w:tr w14:paraId="40818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06B73214">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5816B870">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53913E2C">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138.3工艺：采用榫卯结构连接工艺。线条均匀整齐，转角过度顺畅，整套产品或同批产品木材纹理，颜色基本一致。</w:t>
            </w:r>
          </w:p>
        </w:tc>
      </w:tr>
      <w:tr w14:paraId="49C30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2DD4688C">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68B81FA4">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47D5DDDC">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138.4功能配置：配置抽屉，造型款式、功能及结构</w:t>
            </w:r>
            <w:del w:id="125" w:author="董馨如" w:date="2024-10-16T15:02:22Z">
              <w:r>
                <w:rPr>
                  <w:rFonts w:hint="eastAsia" w:ascii="宋体" w:hAnsi="宋体" w:eastAsia="宋体" w:cs="宋体"/>
                  <w:b w:val="0"/>
                  <w:bCs w:val="0"/>
                  <w:i w:val="0"/>
                  <w:iCs w:val="0"/>
                  <w:color w:val="auto"/>
                  <w:kern w:val="0"/>
                  <w:sz w:val="21"/>
                  <w:szCs w:val="21"/>
                  <w:highlight w:val="none"/>
                  <w:u w:val="none"/>
                  <w:lang w:val="en-US" w:eastAsia="zh-CN" w:bidi="ar"/>
                </w:rPr>
                <w:delText>根据采购方需求深化</w:delText>
              </w:r>
            </w:del>
            <w:ins w:id="126" w:author="董馨如" w:date="2024-10-16T15:02:22Z">
              <w:r>
                <w:rPr>
                  <w:rFonts w:hint="eastAsia" w:ascii="宋体" w:hAnsi="宋体" w:eastAsia="宋体" w:cs="宋体"/>
                  <w:b w:val="0"/>
                  <w:bCs w:val="0"/>
                  <w:i w:val="0"/>
                  <w:iCs w:val="0"/>
                  <w:color w:val="auto"/>
                  <w:kern w:val="0"/>
                  <w:sz w:val="21"/>
                  <w:szCs w:val="21"/>
                  <w:highlight w:val="none"/>
                  <w:u w:val="none"/>
                  <w:lang w:val="en-US" w:eastAsia="zh-CN" w:bidi="ar"/>
                </w:rPr>
                <w:t>中标后可以根据采购方需求深化</w:t>
              </w:r>
            </w:ins>
            <w:r>
              <w:rPr>
                <w:rFonts w:hint="eastAsia" w:ascii="宋体" w:hAnsi="宋体" w:eastAsia="宋体" w:cs="宋体"/>
                <w:b w:val="0"/>
                <w:bCs w:val="0"/>
                <w:i w:val="0"/>
                <w:iCs w:val="0"/>
                <w:color w:val="auto"/>
                <w:kern w:val="0"/>
                <w:sz w:val="21"/>
                <w:szCs w:val="21"/>
                <w:highlight w:val="none"/>
                <w:u w:val="none"/>
                <w:lang w:val="en-US" w:eastAsia="zh-CN" w:bidi="ar"/>
              </w:rPr>
              <w:t>。</w:t>
            </w:r>
          </w:p>
        </w:tc>
      </w:tr>
      <w:tr w14:paraId="08FA3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505B6CE5">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58AE05DE">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6DDF2844">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default"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138.5胶黏剂：木质部件胶粘剂采用环保水基型拼板胶。胶粘剂的游离甲醛、苯、甲苯+二甲苯、总挥发性有机物均符合GB 18583-2008、SZJG 52-2016标准要求。</w:t>
            </w:r>
          </w:p>
        </w:tc>
      </w:tr>
      <w:tr w14:paraId="33E6A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3A96854C">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281D4531">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6CAB0E4E">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138.6油漆：采用环保水性漆（包括底漆和面漆），三底两面工艺，经防虫、防腐等化学处理；油漆表面无尘粒、气泡、渣点、边缘及立面无流挂等现象。</w:t>
            </w:r>
            <w:r>
              <w:rPr>
                <w:rFonts w:hint="eastAsia" w:ascii="宋体" w:hAnsi="宋体" w:eastAsia="宋体" w:cs="宋体"/>
                <w:b w:val="0"/>
                <w:bCs w:val="0"/>
                <w:color w:val="auto"/>
                <w:kern w:val="0"/>
                <w:sz w:val="21"/>
                <w:szCs w:val="21"/>
                <w:highlight w:val="none"/>
                <w:u w:val="none"/>
                <w:lang w:eastAsia="zh-CN" w:bidi="ar"/>
              </w:rPr>
              <w:t>水性漆的重金属元素含量（包括铅、镉、六价铬、汞、砷、钡、硒、锑、钴）均未检出；VOC含量、甲醛含量、乙二醇醚及醚酯总和含量、苯系物总和含量、烷基酚聚氧乙烯醚总和含量均符合GB 18581-2020、GB/T 35602-2017标准要求。</w:t>
            </w:r>
          </w:p>
        </w:tc>
      </w:tr>
      <w:tr w14:paraId="1901F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2FA14C14">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503E18E9">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797AB6E2">
            <w:pPr>
              <w:pStyle w:val="478"/>
              <w:keepNext w:val="0"/>
              <w:keepLines w:val="0"/>
              <w:pageBreakBefore w:val="0"/>
              <w:widowControl/>
              <w:numPr>
                <w:ilvl w:val="-1"/>
                <w:numId w:val="0"/>
              </w:numPr>
              <w:kinsoku w:val="0"/>
              <w:wordWrap/>
              <w:overflowPunct/>
              <w:topLinePunct w:val="0"/>
              <w:autoSpaceDE w:val="0"/>
              <w:autoSpaceDN w:val="0"/>
              <w:bidi w:val="0"/>
              <w:adjustRightInd w:val="0"/>
              <w:snapToGrid/>
              <w:spacing w:line="312" w:lineRule="auto"/>
              <w:ind w:left="0" w:leftChars="0" w:right="0" w:firstLine="0"/>
              <w:jc w:val="left"/>
              <w:textAlignment w:val="baseline"/>
              <w:rPr>
                <w:rFonts w:hint="eastAsia" w:ascii="宋体" w:hAnsi="宋体" w:eastAsia="宋体" w:cs="宋体"/>
                <w:b/>
                <w:bCs/>
                <w:color w:val="FF0000"/>
                <w:sz w:val="21"/>
                <w:szCs w:val="21"/>
                <w:highlight w:val="none"/>
                <w:u w:val="none" w:color="auto"/>
                <w:vertAlign w:val="baseline"/>
                <w:lang w:val="en-US" w:eastAsia="zh-CN"/>
              </w:rPr>
            </w:pPr>
            <w:r>
              <w:rPr>
                <w:rFonts w:hint="eastAsia" w:ascii="宋体" w:hAnsi="宋体" w:eastAsia="宋体" w:cs="宋体"/>
                <w:b/>
                <w:bCs/>
                <w:color w:val="FF0000"/>
                <w:sz w:val="21"/>
                <w:szCs w:val="21"/>
                <w:highlight w:val="none"/>
                <w:u w:val="none" w:color="auto"/>
                <w:vertAlign w:val="baseline"/>
                <w:lang w:val="en-US" w:eastAsia="zh-CN"/>
              </w:rPr>
              <w:t>▲</w:t>
            </w:r>
            <w:r>
              <w:rPr>
                <w:rFonts w:hint="eastAsia" w:cs="宋体"/>
                <w:b/>
                <w:bCs/>
                <w:color w:val="FF0000"/>
                <w:sz w:val="21"/>
                <w:szCs w:val="21"/>
                <w:highlight w:val="none"/>
                <w:u w:val="none" w:color="auto"/>
                <w:vertAlign w:val="baseline"/>
                <w:lang w:val="en-US" w:eastAsia="zh-CN"/>
              </w:rPr>
              <w:t>138.7</w:t>
            </w:r>
            <w:r>
              <w:rPr>
                <w:rFonts w:hint="eastAsia" w:ascii="宋体" w:hAnsi="宋体" w:eastAsia="宋体" w:cs="宋体"/>
                <w:b/>
                <w:bCs/>
                <w:color w:val="FF0000"/>
                <w:sz w:val="21"/>
                <w:szCs w:val="21"/>
                <w:highlight w:val="none"/>
                <w:u w:val="none" w:color="auto"/>
                <w:vertAlign w:val="baseline"/>
                <w:lang w:val="en-US" w:eastAsia="zh-CN"/>
              </w:rPr>
              <w:t>岩板：</w:t>
            </w:r>
            <w:r>
              <w:rPr>
                <w:rFonts w:hint="eastAsia" w:ascii="宋体" w:hAnsi="宋体" w:eastAsia="宋体" w:cs="宋体"/>
                <w:b/>
                <w:bCs/>
                <w:color w:val="FF0000"/>
                <w:spacing w:val="3"/>
                <w:sz w:val="21"/>
                <w:szCs w:val="21"/>
                <w:highlight w:val="none"/>
              </w:rPr>
              <w:t>(</w:t>
            </w:r>
            <w:r>
              <w:rPr>
                <w:rFonts w:hint="eastAsia" w:ascii="宋体" w:hAnsi="宋体" w:eastAsia="宋体" w:cs="宋体"/>
                <w:b/>
                <w:bCs/>
                <w:color w:val="FF0000"/>
                <w:spacing w:val="3"/>
                <w:sz w:val="21"/>
                <w:szCs w:val="21"/>
                <w:highlight w:val="none"/>
                <w:lang w:val="en-US" w:eastAsia="zh-CN"/>
              </w:rPr>
              <w:t>1</w:t>
            </w:r>
            <w:r>
              <w:rPr>
                <w:rFonts w:hint="eastAsia" w:ascii="宋体" w:hAnsi="宋体" w:eastAsia="宋体" w:cs="宋体"/>
                <w:b/>
                <w:bCs/>
                <w:color w:val="FF0000"/>
                <w:spacing w:val="3"/>
                <w:sz w:val="21"/>
                <w:szCs w:val="21"/>
                <w:highlight w:val="none"/>
              </w:rPr>
              <w:t>)</w:t>
            </w:r>
            <w:r>
              <w:rPr>
                <w:rFonts w:hint="eastAsia" w:ascii="宋体" w:hAnsi="宋体" w:eastAsia="宋体" w:cs="宋体"/>
                <w:b/>
                <w:bCs/>
                <w:color w:val="FF0000"/>
                <w:sz w:val="21"/>
                <w:szCs w:val="21"/>
                <w:highlight w:val="none"/>
                <w:u w:val="none" w:color="auto"/>
                <w:vertAlign w:val="baseline"/>
                <w:lang w:val="en-US" w:eastAsia="zh-CN"/>
              </w:rPr>
              <w:t>依据GB 6566-2010标准检测：内照射指数Ira≤0.4、外照射指数Iy≤0.5</w:t>
            </w:r>
            <w:r>
              <w:rPr>
                <w:rFonts w:hint="eastAsia" w:ascii="宋体" w:hAnsi="宋体" w:eastAsia="宋体" w:cs="宋体"/>
                <w:b/>
                <w:bCs/>
                <w:color w:val="FF0000"/>
                <w:spacing w:val="3"/>
                <w:sz w:val="21"/>
                <w:szCs w:val="21"/>
                <w:highlight w:val="none"/>
              </w:rPr>
              <w:t>，</w:t>
            </w:r>
            <w:r>
              <w:rPr>
                <w:rFonts w:hint="eastAsia" w:ascii="宋体" w:hAnsi="宋体" w:eastAsia="宋体" w:cs="宋体"/>
                <w:b/>
                <w:bCs/>
                <w:color w:val="FF0000"/>
                <w:kern w:val="0"/>
                <w:sz w:val="21"/>
                <w:szCs w:val="21"/>
                <w:highlight w:val="none"/>
              </w:rPr>
              <w:t>符合（A类）技术要求</w:t>
            </w:r>
            <w:r>
              <w:rPr>
                <w:rFonts w:hint="eastAsia" w:ascii="宋体" w:hAnsi="宋体" w:eastAsia="宋体" w:cs="宋体"/>
                <w:b/>
                <w:bCs/>
                <w:color w:val="FF0000"/>
                <w:sz w:val="21"/>
                <w:szCs w:val="21"/>
                <w:highlight w:val="none"/>
              </w:rPr>
              <w:t>。</w:t>
            </w:r>
          </w:p>
          <w:p w14:paraId="3AF4DCDA">
            <w:pPr>
              <w:pStyle w:val="478"/>
              <w:keepNext w:val="0"/>
              <w:keepLines w:val="0"/>
              <w:pageBreakBefore w:val="0"/>
              <w:widowControl/>
              <w:numPr>
                <w:ilvl w:val="-1"/>
                <w:numId w:val="0"/>
              </w:numPr>
              <w:kinsoku w:val="0"/>
              <w:wordWrap/>
              <w:overflowPunct/>
              <w:topLinePunct w:val="0"/>
              <w:autoSpaceDE w:val="0"/>
              <w:autoSpaceDN w:val="0"/>
              <w:bidi w:val="0"/>
              <w:adjustRightInd w:val="0"/>
              <w:snapToGrid w:val="0"/>
              <w:spacing w:line="312" w:lineRule="auto"/>
              <w:ind w:left="0" w:leftChars="0" w:right="0" w:firstLine="0"/>
              <w:jc w:val="left"/>
              <w:textAlignment w:val="baseline"/>
              <w:rPr>
                <w:rFonts w:hint="eastAsia" w:ascii="宋体" w:hAnsi="宋体" w:eastAsia="宋体" w:cs="宋体"/>
                <w:b/>
                <w:bCs/>
                <w:color w:val="FF0000"/>
                <w:sz w:val="21"/>
                <w:szCs w:val="21"/>
                <w:highlight w:val="none"/>
                <w:u w:val="none" w:color="auto"/>
                <w:vertAlign w:val="baseline"/>
                <w:lang w:val="en-US" w:eastAsia="zh-CN"/>
              </w:rPr>
            </w:pPr>
            <w:r>
              <w:rPr>
                <w:rFonts w:hint="eastAsia" w:ascii="宋体" w:hAnsi="宋体" w:eastAsia="宋体" w:cs="宋体"/>
                <w:b/>
                <w:bCs/>
                <w:color w:val="FF0000"/>
                <w:spacing w:val="3"/>
                <w:sz w:val="21"/>
                <w:szCs w:val="21"/>
                <w:highlight w:val="none"/>
              </w:rPr>
              <w:t>(</w:t>
            </w:r>
            <w:r>
              <w:rPr>
                <w:rFonts w:hint="eastAsia" w:ascii="宋体" w:hAnsi="宋体" w:eastAsia="宋体" w:cs="宋体"/>
                <w:b/>
                <w:bCs/>
                <w:color w:val="FF0000"/>
                <w:spacing w:val="3"/>
                <w:sz w:val="21"/>
                <w:szCs w:val="21"/>
                <w:highlight w:val="none"/>
                <w:lang w:val="en-US" w:eastAsia="zh-CN"/>
              </w:rPr>
              <w:t>2</w:t>
            </w:r>
            <w:r>
              <w:rPr>
                <w:rFonts w:hint="eastAsia" w:ascii="宋体" w:hAnsi="宋体" w:eastAsia="宋体" w:cs="宋体"/>
                <w:b/>
                <w:bCs/>
                <w:color w:val="FF0000"/>
                <w:spacing w:val="3"/>
                <w:sz w:val="21"/>
                <w:szCs w:val="21"/>
                <w:highlight w:val="none"/>
              </w:rPr>
              <w:t>)</w:t>
            </w:r>
            <w:r>
              <w:rPr>
                <w:rFonts w:hint="eastAsia" w:ascii="宋体" w:hAnsi="宋体" w:eastAsia="宋体" w:cs="宋体"/>
                <w:b/>
                <w:bCs/>
                <w:color w:val="FF0000"/>
                <w:sz w:val="21"/>
                <w:szCs w:val="21"/>
                <w:highlight w:val="none"/>
                <w:u w:val="none" w:color="auto"/>
                <w:vertAlign w:val="baseline"/>
                <w:lang w:val="en-US" w:eastAsia="zh-CN"/>
              </w:rPr>
              <w:t>依据GB/T 17657-2022 4.43标准检测：表面耐污染性能：硝酸65%、硫酸98%、双氧水3%、氧化纳10%、二氧六环99%、王水、甲苯99%、铬酸60%、糠醛99%、氯仿99%、三氯乙烯 99%、丙酮99%、片状氢氧化钠、乙酸99%、二氯乙酸98%、氢氧化钠饱和溶液、仁和碘酒未盖玻璃盖板/盖玻璃盖板检测结果为5级</w:t>
            </w:r>
            <w:r>
              <w:rPr>
                <w:rFonts w:hint="eastAsia" w:ascii="宋体" w:hAnsi="宋体" w:eastAsia="宋体" w:cs="宋体"/>
                <w:b/>
                <w:bCs/>
                <w:color w:val="FF0000"/>
                <w:sz w:val="21"/>
                <w:szCs w:val="21"/>
                <w:highlight w:val="none"/>
              </w:rPr>
              <w:t>。</w:t>
            </w:r>
          </w:p>
          <w:p w14:paraId="65A60044">
            <w:pPr>
              <w:pStyle w:val="478"/>
              <w:keepNext w:val="0"/>
              <w:keepLines w:val="0"/>
              <w:pageBreakBefore w:val="0"/>
              <w:widowControl/>
              <w:numPr>
                <w:ilvl w:val="-1"/>
                <w:numId w:val="0"/>
              </w:numPr>
              <w:kinsoku w:val="0"/>
              <w:wordWrap/>
              <w:overflowPunct/>
              <w:topLinePunct w:val="0"/>
              <w:autoSpaceDE w:val="0"/>
              <w:autoSpaceDN w:val="0"/>
              <w:bidi w:val="0"/>
              <w:adjustRightInd w:val="0"/>
              <w:snapToGrid w:val="0"/>
              <w:spacing w:line="312" w:lineRule="auto"/>
              <w:ind w:left="0" w:leftChars="0" w:right="0" w:firstLine="0"/>
              <w:jc w:val="left"/>
              <w:textAlignment w:val="baseline"/>
              <w:rPr>
                <w:rFonts w:hint="eastAsia" w:ascii="宋体" w:hAnsi="宋体" w:eastAsia="宋体" w:cs="宋体"/>
                <w:b/>
                <w:bCs/>
                <w:color w:val="FF0000"/>
                <w:sz w:val="21"/>
                <w:szCs w:val="21"/>
                <w:highlight w:val="none"/>
                <w:u w:val="none" w:color="auto"/>
                <w:vertAlign w:val="baseline"/>
                <w:lang w:val="en-US" w:eastAsia="zh-CN"/>
              </w:rPr>
            </w:pPr>
            <w:r>
              <w:rPr>
                <w:rFonts w:hint="eastAsia" w:ascii="宋体" w:hAnsi="宋体" w:eastAsia="宋体" w:cs="宋体"/>
                <w:b/>
                <w:bCs/>
                <w:color w:val="FF0000"/>
                <w:spacing w:val="3"/>
                <w:sz w:val="21"/>
                <w:szCs w:val="21"/>
                <w:highlight w:val="none"/>
              </w:rPr>
              <w:t>(</w:t>
            </w:r>
            <w:r>
              <w:rPr>
                <w:rFonts w:hint="eastAsia" w:ascii="宋体" w:hAnsi="宋体" w:eastAsia="宋体" w:cs="宋体"/>
                <w:b/>
                <w:bCs/>
                <w:color w:val="FF0000"/>
                <w:spacing w:val="3"/>
                <w:sz w:val="21"/>
                <w:szCs w:val="21"/>
                <w:highlight w:val="none"/>
                <w:lang w:val="en-US" w:eastAsia="zh-CN"/>
              </w:rPr>
              <w:t>3</w:t>
            </w:r>
            <w:r>
              <w:rPr>
                <w:rFonts w:hint="eastAsia" w:ascii="宋体" w:hAnsi="宋体" w:eastAsia="宋体" w:cs="宋体"/>
                <w:b/>
                <w:bCs/>
                <w:color w:val="FF0000"/>
                <w:spacing w:val="3"/>
                <w:sz w:val="21"/>
                <w:szCs w:val="21"/>
                <w:highlight w:val="none"/>
              </w:rPr>
              <w:t>)</w:t>
            </w:r>
            <w:r>
              <w:rPr>
                <w:rFonts w:hint="eastAsia" w:ascii="宋体" w:hAnsi="宋体" w:eastAsia="宋体" w:cs="宋体"/>
                <w:b/>
                <w:bCs/>
                <w:color w:val="FF0000"/>
                <w:sz w:val="21"/>
                <w:szCs w:val="21"/>
                <w:highlight w:val="none"/>
                <w:u w:val="none" w:color="auto"/>
                <w:vertAlign w:val="baseline"/>
                <w:lang w:val="en-US" w:eastAsia="zh-CN"/>
              </w:rPr>
              <w:t>依据GB/T 13891-2008标准检测：光泽度检测结果为13.6。</w:t>
            </w:r>
          </w:p>
          <w:p w14:paraId="627D8D0B">
            <w:pPr>
              <w:pStyle w:val="478"/>
              <w:keepNext w:val="0"/>
              <w:keepLines w:val="0"/>
              <w:pageBreakBefore w:val="0"/>
              <w:widowControl/>
              <w:numPr>
                <w:ilvl w:val="-1"/>
                <w:numId w:val="0"/>
              </w:numPr>
              <w:kinsoku w:val="0"/>
              <w:wordWrap/>
              <w:overflowPunct/>
              <w:topLinePunct w:val="0"/>
              <w:autoSpaceDE w:val="0"/>
              <w:autoSpaceDN w:val="0"/>
              <w:bidi w:val="0"/>
              <w:adjustRightInd w:val="0"/>
              <w:snapToGrid/>
              <w:spacing w:line="312" w:lineRule="auto"/>
              <w:ind w:left="0" w:leftChars="0" w:right="0" w:firstLine="0"/>
              <w:jc w:val="left"/>
              <w:textAlignment w:val="baseline"/>
              <w:rPr>
                <w:rFonts w:hint="eastAsia" w:ascii="宋体" w:hAnsi="宋体" w:eastAsia="宋体" w:cs="宋体"/>
                <w:b/>
                <w:bCs/>
                <w:color w:val="FF0000"/>
                <w:sz w:val="21"/>
                <w:szCs w:val="21"/>
                <w:highlight w:val="none"/>
                <w:u w:val="none" w:color="auto"/>
                <w:vertAlign w:val="baseline"/>
                <w:lang w:val="en-US" w:eastAsia="zh-CN"/>
              </w:rPr>
            </w:pPr>
            <w:r>
              <w:rPr>
                <w:rFonts w:hint="eastAsia" w:ascii="宋体" w:hAnsi="宋体" w:eastAsia="宋体" w:cs="宋体"/>
                <w:b/>
                <w:bCs/>
                <w:color w:val="FF0000"/>
                <w:spacing w:val="-5"/>
                <w:sz w:val="21"/>
                <w:szCs w:val="21"/>
                <w:highlight w:val="none"/>
                <w:lang w:val="en-US" w:eastAsia="zh-CN"/>
              </w:rPr>
              <w:t>【</w:t>
            </w:r>
            <w:r>
              <w:rPr>
                <w:rFonts w:hint="eastAsia" w:cs="宋体"/>
                <w:b/>
                <w:bCs/>
                <w:color w:val="FF0000"/>
                <w:spacing w:val="-5"/>
                <w:sz w:val="21"/>
                <w:szCs w:val="21"/>
                <w:highlight w:val="none"/>
                <w:lang w:val="en-US" w:eastAsia="zh-CN"/>
              </w:rPr>
              <w:t>提供2022年1月1日</w:t>
            </w:r>
            <w:r>
              <w:rPr>
                <w:rFonts w:hint="eastAsia" w:ascii="宋体" w:hAnsi="宋体" w:eastAsia="宋体" w:cs="宋体"/>
                <w:b/>
                <w:bCs/>
                <w:color w:val="FF0000"/>
                <w:spacing w:val="-5"/>
                <w:sz w:val="21"/>
                <w:szCs w:val="21"/>
                <w:highlight w:val="none"/>
                <w:lang w:val="en-US" w:eastAsia="zh-CN"/>
              </w:rPr>
              <w:t>至本项目投标截止时间第三方检测机构出具的具有CMA标识的符合以上参数的检测报告扫描件，需将报告上对应参数标注出来；检测报告封面货物名称与上述名称不一致的需作书面说明，否则该项不得分；同时需提供在全国认证认可信息公共服务平台(认e云(http://cx.cnca.cn/)检测报告查询截图(查询截图中的报告编号及检测机构名称应与检测报告一致)】</w:t>
            </w:r>
          </w:p>
        </w:tc>
      </w:tr>
      <w:tr w14:paraId="3384E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66C7F234">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139</w:t>
            </w:r>
          </w:p>
        </w:tc>
        <w:tc>
          <w:tcPr>
            <w:tcW w:w="1678" w:type="dxa"/>
            <w:vMerge w:val="restart"/>
            <w:vAlign w:val="center"/>
          </w:tcPr>
          <w:p w14:paraId="466ECAD0">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b w:val="0"/>
                <w:bCs w:val="0"/>
                <w:color w:val="auto"/>
                <w:sz w:val="21"/>
                <w:szCs w:val="21"/>
                <w:highlight w:val="none"/>
                <w:lang w:val="en-US" w:eastAsia="zh-CN"/>
              </w:rPr>
            </w:pPr>
            <w:r>
              <w:rPr>
                <w:rFonts w:hint="eastAsia" w:ascii="宋体" w:hAnsi="宋体" w:eastAsia="宋体" w:cs="宋体"/>
                <w:b w:val="0"/>
                <w:bCs w:val="0"/>
                <w:color w:val="auto"/>
                <w:sz w:val="21"/>
                <w:szCs w:val="21"/>
                <w:highlight w:val="none"/>
                <w:lang w:val="en-US" w:eastAsia="zh-CN"/>
              </w:rPr>
              <w:t>新中式边几</w:t>
            </w:r>
          </w:p>
          <w:p w14:paraId="552374BF">
            <w:pPr>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vertAlign w:val="baseline"/>
              </w:rPr>
            </w:pPr>
          </w:p>
        </w:tc>
        <w:tc>
          <w:tcPr>
            <w:tcW w:w="6575" w:type="dxa"/>
            <w:vAlign w:val="center"/>
          </w:tcPr>
          <w:p w14:paraId="620D841C">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139.1规格：（450W*450D*420H）mm±10mm；</w:t>
            </w:r>
          </w:p>
        </w:tc>
      </w:tr>
      <w:tr w14:paraId="1BBEA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613FED16">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41B8AC93">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432B415B">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139.2基材：脚架及边框采用红橡木原木方加工成型，木方直径40mm-80mm之间（后期根据款式及结构深化）；面板采用红橡木直拼板加工成型，用于直拼的红橡木宽度不低于80mm，厚度不低于18mm；面板底部需有木方加固支撑。台面板采用≥12mm厚岩板。</w:t>
            </w:r>
          </w:p>
        </w:tc>
      </w:tr>
      <w:tr w14:paraId="50F22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7D9127EE">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3D46713E">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2768D47A">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139.3工艺：采用榫卯结构连接工艺。线条均匀整齐，转角过度顺畅，整套产品或同批产品木材纹理，颜色基本一致。</w:t>
            </w:r>
          </w:p>
        </w:tc>
      </w:tr>
      <w:tr w14:paraId="1685E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094E6FB5">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3013A038">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7C9082F1">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139.4功能配置：配置抽屉，造型款式、功能及结构</w:t>
            </w:r>
            <w:del w:id="127" w:author="董馨如" w:date="2024-10-16T15:02:22Z">
              <w:r>
                <w:rPr>
                  <w:rFonts w:hint="eastAsia" w:ascii="宋体" w:hAnsi="宋体" w:eastAsia="宋体" w:cs="宋体"/>
                  <w:b w:val="0"/>
                  <w:bCs w:val="0"/>
                  <w:i w:val="0"/>
                  <w:iCs w:val="0"/>
                  <w:color w:val="auto"/>
                  <w:kern w:val="0"/>
                  <w:sz w:val="21"/>
                  <w:szCs w:val="21"/>
                  <w:highlight w:val="none"/>
                  <w:u w:val="none"/>
                  <w:lang w:val="en-US" w:eastAsia="zh-CN" w:bidi="ar"/>
                </w:rPr>
                <w:delText>根据采购方需求深化</w:delText>
              </w:r>
            </w:del>
            <w:ins w:id="128" w:author="董馨如" w:date="2024-10-16T15:02:22Z">
              <w:r>
                <w:rPr>
                  <w:rFonts w:hint="eastAsia" w:ascii="宋体" w:hAnsi="宋体" w:eastAsia="宋体" w:cs="宋体"/>
                  <w:b w:val="0"/>
                  <w:bCs w:val="0"/>
                  <w:i w:val="0"/>
                  <w:iCs w:val="0"/>
                  <w:color w:val="auto"/>
                  <w:kern w:val="0"/>
                  <w:sz w:val="21"/>
                  <w:szCs w:val="21"/>
                  <w:highlight w:val="none"/>
                  <w:u w:val="none"/>
                  <w:lang w:val="en-US" w:eastAsia="zh-CN" w:bidi="ar"/>
                </w:rPr>
                <w:t>中标后可以根据采购方需求深化</w:t>
              </w:r>
            </w:ins>
            <w:r>
              <w:rPr>
                <w:rFonts w:hint="eastAsia" w:ascii="宋体" w:hAnsi="宋体" w:eastAsia="宋体" w:cs="宋体"/>
                <w:b w:val="0"/>
                <w:bCs w:val="0"/>
                <w:i w:val="0"/>
                <w:iCs w:val="0"/>
                <w:color w:val="auto"/>
                <w:kern w:val="0"/>
                <w:sz w:val="21"/>
                <w:szCs w:val="21"/>
                <w:highlight w:val="none"/>
                <w:u w:val="none"/>
                <w:lang w:val="en-US" w:eastAsia="zh-CN" w:bidi="ar"/>
              </w:rPr>
              <w:t>。</w:t>
            </w:r>
          </w:p>
        </w:tc>
      </w:tr>
      <w:tr w14:paraId="0D6CD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0DF9F9D0">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35D42AA8">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47A20B87">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139.5胶黏剂：木质部件胶粘剂采用环保水基型拼板胶。胶粘剂的游离甲醛、苯、甲苯+二甲苯、总挥发性有机物均符合GB 18583-2008、SZJG 52-2016标准要求。</w:t>
            </w:r>
          </w:p>
        </w:tc>
      </w:tr>
      <w:tr w14:paraId="2AFF4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3AF69F61">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53BB3F73">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2558CC8C">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139.6油漆：采用环保水性漆（包括底漆和面漆），三底两面工艺，经防虫、防腐等化学处理；油漆表面无尘粒、气泡、渣点、边缘及立面无流挂等现象。</w:t>
            </w:r>
            <w:r>
              <w:rPr>
                <w:rFonts w:hint="eastAsia" w:ascii="宋体" w:hAnsi="宋体" w:eastAsia="宋体" w:cs="宋体"/>
                <w:b w:val="0"/>
                <w:bCs w:val="0"/>
                <w:color w:val="auto"/>
                <w:kern w:val="0"/>
                <w:sz w:val="21"/>
                <w:szCs w:val="21"/>
                <w:highlight w:val="none"/>
                <w:u w:val="none"/>
                <w:lang w:eastAsia="zh-CN" w:bidi="ar"/>
              </w:rPr>
              <w:t>水性漆的重金属元素含量（包括铅、镉、六价铬、汞、砷、钡、硒、锑、钴）均未检出；VOC含量、甲醛含量、乙二醇醚及醚酯总和含量、苯系物总和含量、烷基酚聚氧乙烯醚总和含量均符合GB 18581-2020、GB/T 35602-2017标准要求。</w:t>
            </w:r>
          </w:p>
        </w:tc>
      </w:tr>
      <w:tr w14:paraId="24DFB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4A1A8B21">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140</w:t>
            </w:r>
          </w:p>
        </w:tc>
        <w:tc>
          <w:tcPr>
            <w:tcW w:w="1678" w:type="dxa"/>
            <w:vMerge w:val="restart"/>
            <w:vAlign w:val="center"/>
          </w:tcPr>
          <w:p w14:paraId="53119AE7">
            <w:pPr>
              <w:keepNext w:val="0"/>
              <w:keepLines w:val="0"/>
              <w:pageBreakBefore w:val="0"/>
              <w:widowControl/>
              <w:suppressLineNumbers w:val="0"/>
              <w:wordWrap/>
              <w:overflowPunct/>
              <w:topLinePunct w:val="0"/>
              <w:bidi w:val="0"/>
              <w:snapToGrid/>
              <w:spacing w:line="312" w:lineRule="auto"/>
              <w:ind w:left="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圆形茶几</w:t>
            </w:r>
          </w:p>
          <w:p w14:paraId="25D4CFF4">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vertAlign w:val="baseline"/>
              </w:rPr>
            </w:pPr>
          </w:p>
        </w:tc>
        <w:tc>
          <w:tcPr>
            <w:tcW w:w="6575" w:type="dxa"/>
            <w:vAlign w:val="center"/>
          </w:tcPr>
          <w:p w14:paraId="73F085EB">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140.1规格：∅1000mm±10%；</w:t>
            </w:r>
          </w:p>
        </w:tc>
      </w:tr>
      <w:tr w14:paraId="346D2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19DE9567">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5A8843AE">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0AEEF7F5">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140.2基材：台面采用亚克力人造石；框架采用白蜡木制作，面板采用E0级实木多层板（胶合板），面贴0.6mm天然实木皮。</w:t>
            </w:r>
          </w:p>
        </w:tc>
      </w:tr>
      <w:tr w14:paraId="1960D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4523C254">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0A079C4E">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2A2B11CF">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140.3油漆：采用环保水性开放油漆，三底两面。油漆表面无尘粒、气泡、渣点、边缘及立面无流挂等现象。</w:t>
            </w:r>
          </w:p>
        </w:tc>
      </w:tr>
      <w:tr w14:paraId="58610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09775667">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0AD45BF4">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6EAAEB6B">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140.4五金配件：拉丝古铜五金。</w:t>
            </w:r>
          </w:p>
        </w:tc>
      </w:tr>
      <w:tr w14:paraId="3EBD0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38F9A6D8">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7F1F9C2D">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54B0F1C2">
            <w:pPr>
              <w:pStyle w:val="478"/>
              <w:keepNext w:val="0"/>
              <w:keepLines w:val="0"/>
              <w:pageBreakBefore w:val="0"/>
              <w:widowControl/>
              <w:numPr>
                <w:ilvl w:val="0"/>
                <w:numId w:val="0"/>
              </w:numPr>
              <w:kinsoku w:val="0"/>
              <w:wordWrap/>
              <w:overflowPunct/>
              <w:topLinePunct w:val="0"/>
              <w:autoSpaceDE w:val="0"/>
              <w:autoSpaceDN w:val="0"/>
              <w:bidi w:val="0"/>
              <w:adjustRightInd w:val="0"/>
              <w:snapToGrid/>
              <w:spacing w:line="312" w:lineRule="auto"/>
              <w:ind w:left="0" w:leftChars="0" w:right="0" w:firstLine="0"/>
              <w:jc w:val="left"/>
              <w:textAlignment w:val="baseline"/>
              <w:rPr>
                <w:rFonts w:hint="eastAsia" w:ascii="宋体" w:hAnsi="宋体" w:eastAsia="宋体" w:cs="宋体"/>
                <w:b/>
                <w:bCs/>
                <w:color w:val="FF0000"/>
                <w:spacing w:val="3"/>
                <w:sz w:val="21"/>
                <w:szCs w:val="21"/>
                <w:highlight w:val="none"/>
                <w:lang w:val="en-US" w:eastAsia="zh-CN"/>
              </w:rPr>
            </w:pPr>
            <w:r>
              <w:rPr>
                <w:rFonts w:hint="eastAsia" w:ascii="宋体" w:hAnsi="宋体" w:eastAsia="宋体" w:cs="宋体"/>
                <w:b/>
                <w:bCs/>
                <w:color w:val="FF0000"/>
                <w:sz w:val="21"/>
                <w:szCs w:val="21"/>
                <w:highlight w:val="none"/>
              </w:rPr>
              <w:t>▲</w:t>
            </w:r>
            <w:r>
              <w:rPr>
                <w:rFonts w:hint="eastAsia" w:cs="宋体"/>
                <w:b/>
                <w:bCs/>
                <w:color w:val="FF0000"/>
                <w:sz w:val="21"/>
                <w:szCs w:val="21"/>
                <w:highlight w:val="none"/>
                <w:lang w:val="en-US" w:eastAsia="zh-CN"/>
              </w:rPr>
              <w:t>140.5</w:t>
            </w:r>
            <w:r>
              <w:rPr>
                <w:rFonts w:hint="eastAsia" w:ascii="宋体" w:hAnsi="宋体" w:eastAsia="宋体" w:cs="宋体"/>
                <w:b/>
                <w:bCs/>
                <w:color w:val="FF0000"/>
                <w:sz w:val="21"/>
                <w:szCs w:val="21"/>
                <w:highlight w:val="none"/>
              </w:rPr>
              <w:t>亚克力人造石</w:t>
            </w:r>
            <w:r>
              <w:rPr>
                <w:rFonts w:hint="eastAsia" w:ascii="宋体" w:hAnsi="宋体" w:eastAsia="宋体" w:cs="宋体"/>
                <w:b/>
                <w:bCs/>
                <w:color w:val="FF0000"/>
                <w:sz w:val="21"/>
                <w:szCs w:val="21"/>
                <w:highlight w:val="none"/>
                <w:u w:val="none" w:color="auto"/>
                <w:vertAlign w:val="baseline"/>
                <w:lang w:val="en-US" w:eastAsia="zh-CN"/>
              </w:rPr>
              <w:t>：</w:t>
            </w:r>
            <w:r>
              <w:rPr>
                <w:rFonts w:hint="eastAsia" w:ascii="宋体" w:hAnsi="宋体" w:eastAsia="宋体" w:cs="宋体"/>
                <w:b/>
                <w:bCs/>
                <w:color w:val="FF0000"/>
                <w:spacing w:val="3"/>
                <w:sz w:val="21"/>
                <w:szCs w:val="21"/>
                <w:highlight w:val="none"/>
              </w:rPr>
              <w:t>(</w:t>
            </w:r>
            <w:r>
              <w:rPr>
                <w:rFonts w:hint="eastAsia" w:ascii="宋体" w:hAnsi="宋体" w:eastAsia="宋体" w:cs="宋体"/>
                <w:b/>
                <w:bCs/>
                <w:color w:val="FF0000"/>
                <w:spacing w:val="3"/>
                <w:sz w:val="21"/>
                <w:szCs w:val="21"/>
                <w:highlight w:val="none"/>
                <w:lang w:val="en-US" w:eastAsia="zh-CN"/>
              </w:rPr>
              <w:t>1</w:t>
            </w:r>
            <w:r>
              <w:rPr>
                <w:rFonts w:hint="eastAsia" w:ascii="宋体" w:hAnsi="宋体" w:eastAsia="宋体" w:cs="宋体"/>
                <w:b/>
                <w:bCs/>
                <w:color w:val="FF0000"/>
                <w:spacing w:val="3"/>
                <w:sz w:val="21"/>
                <w:szCs w:val="21"/>
                <w:highlight w:val="none"/>
              </w:rPr>
              <w:t>)</w:t>
            </w:r>
            <w:r>
              <w:rPr>
                <w:rFonts w:hint="eastAsia" w:ascii="宋体" w:hAnsi="宋体" w:eastAsia="宋体" w:cs="宋体"/>
                <w:b/>
                <w:bCs/>
                <w:color w:val="FF0000"/>
                <w:sz w:val="21"/>
                <w:szCs w:val="21"/>
                <w:highlight w:val="none"/>
              </w:rPr>
              <w:t>依据</w:t>
            </w:r>
            <w:r>
              <w:rPr>
                <w:rFonts w:hint="eastAsia" w:ascii="宋体" w:hAnsi="宋体" w:eastAsia="宋体" w:cs="宋体"/>
                <w:b/>
                <w:bCs/>
                <w:color w:val="FF0000"/>
                <w:spacing w:val="-1"/>
                <w:sz w:val="21"/>
                <w:szCs w:val="21"/>
                <w:highlight w:val="none"/>
              </w:rPr>
              <w:t>GB 6566-2010</w:t>
            </w:r>
            <w:r>
              <w:rPr>
                <w:rFonts w:hint="eastAsia" w:ascii="宋体" w:hAnsi="宋体" w:eastAsia="宋体" w:cs="宋体"/>
                <w:b/>
                <w:bCs/>
                <w:color w:val="FF0000"/>
                <w:spacing w:val="3"/>
                <w:sz w:val="21"/>
                <w:szCs w:val="21"/>
                <w:highlight w:val="none"/>
              </w:rPr>
              <w:t>标准检测：</w:t>
            </w:r>
            <w:r>
              <w:rPr>
                <w:rFonts w:hint="eastAsia" w:ascii="宋体" w:hAnsi="宋体" w:eastAsia="宋体" w:cs="宋体"/>
                <w:b/>
                <w:bCs/>
                <w:color w:val="FF0000"/>
                <w:sz w:val="21"/>
                <w:szCs w:val="21"/>
                <w:highlight w:val="none"/>
                <w:u w:val="none" w:color="auto"/>
                <w:vertAlign w:val="baseline"/>
                <w:lang w:val="en-US" w:eastAsia="zh-CN"/>
              </w:rPr>
              <w:t>样品中天然放射性核素镭-226的放射性比活度为0；样品中天然放射性核素钍-232的放射性比活度为0；</w:t>
            </w:r>
            <w:r>
              <w:rPr>
                <w:rFonts w:hint="eastAsia" w:ascii="宋体" w:hAnsi="宋体" w:eastAsia="宋体" w:cs="宋体"/>
                <w:b/>
                <w:bCs/>
                <w:color w:val="FF0000"/>
                <w:spacing w:val="-2"/>
                <w:sz w:val="21"/>
                <w:szCs w:val="21"/>
                <w:highlight w:val="none"/>
              </w:rPr>
              <w:t>样品中天然放射性</w:t>
            </w:r>
            <w:r>
              <w:rPr>
                <w:rFonts w:hint="eastAsia" w:ascii="宋体" w:hAnsi="宋体" w:eastAsia="宋体" w:cs="宋体"/>
                <w:b/>
                <w:bCs/>
                <w:color w:val="FF0000"/>
                <w:sz w:val="21"/>
                <w:szCs w:val="21"/>
                <w:highlight w:val="none"/>
              </w:rPr>
              <w:t>核素钾-40的放射性</w:t>
            </w:r>
            <w:r>
              <w:rPr>
                <w:rFonts w:hint="eastAsia" w:ascii="宋体" w:hAnsi="宋体" w:eastAsia="宋体" w:cs="宋体"/>
                <w:b/>
                <w:bCs/>
                <w:color w:val="FF0000"/>
                <w:spacing w:val="4"/>
                <w:sz w:val="21"/>
                <w:szCs w:val="21"/>
                <w:highlight w:val="none"/>
              </w:rPr>
              <w:t>比活度</w:t>
            </w:r>
            <w:r>
              <w:rPr>
                <w:rFonts w:hint="eastAsia" w:ascii="宋体" w:hAnsi="宋体" w:eastAsia="宋体" w:cs="宋体"/>
                <w:b/>
                <w:bCs/>
                <w:color w:val="FF0000"/>
                <w:spacing w:val="4"/>
                <w:sz w:val="21"/>
                <w:szCs w:val="21"/>
                <w:highlight w:val="none"/>
                <w:lang w:eastAsia="zh-CN"/>
              </w:rPr>
              <w:t>为</w:t>
            </w:r>
            <w:r>
              <w:rPr>
                <w:rFonts w:hint="eastAsia" w:ascii="宋体" w:hAnsi="宋体" w:eastAsia="宋体" w:cs="宋体"/>
                <w:b/>
                <w:bCs/>
                <w:color w:val="FF0000"/>
                <w:spacing w:val="4"/>
                <w:sz w:val="21"/>
                <w:szCs w:val="21"/>
                <w:highlight w:val="none"/>
                <w:lang w:val="en-US" w:eastAsia="zh-CN"/>
              </w:rPr>
              <w:t>0；</w:t>
            </w:r>
            <w:r>
              <w:rPr>
                <w:rFonts w:hint="eastAsia" w:ascii="宋体" w:hAnsi="宋体" w:eastAsia="宋体" w:cs="宋体"/>
                <w:b/>
                <w:bCs/>
                <w:color w:val="FF0000"/>
                <w:sz w:val="21"/>
                <w:szCs w:val="21"/>
                <w:highlight w:val="none"/>
              </w:rPr>
              <w:t>内照射指数I</w:t>
            </w:r>
            <w:r>
              <w:rPr>
                <w:rFonts w:hint="eastAsia" w:ascii="宋体" w:hAnsi="宋体" w:eastAsia="宋体" w:cs="宋体"/>
                <w:b/>
                <w:bCs/>
                <w:color w:val="FF0000"/>
                <w:sz w:val="21"/>
                <w:szCs w:val="21"/>
                <w:highlight w:val="none"/>
                <w:lang w:val="en-US" w:eastAsia="zh-CN"/>
              </w:rPr>
              <w:t>R</w:t>
            </w:r>
            <w:r>
              <w:rPr>
                <w:rFonts w:hint="eastAsia" w:ascii="宋体" w:hAnsi="宋体" w:eastAsia="宋体" w:cs="宋体"/>
                <w:b/>
                <w:bCs/>
                <w:color w:val="FF0000"/>
                <w:sz w:val="21"/>
                <w:szCs w:val="21"/>
                <w:highlight w:val="none"/>
              </w:rPr>
              <w:t>a</w:t>
            </w:r>
            <w:r>
              <w:rPr>
                <w:rFonts w:hint="eastAsia" w:ascii="宋体" w:hAnsi="宋体" w:eastAsia="宋体" w:cs="宋体"/>
                <w:b/>
                <w:bCs/>
                <w:color w:val="FF0000"/>
                <w:sz w:val="21"/>
                <w:szCs w:val="21"/>
                <w:highlight w:val="none"/>
                <w:lang w:val="en-US" w:eastAsia="zh-CN"/>
              </w:rPr>
              <w:t>≤0.01；</w:t>
            </w:r>
            <w:r>
              <w:rPr>
                <w:rFonts w:hint="eastAsia" w:ascii="宋体" w:hAnsi="宋体" w:eastAsia="宋体" w:cs="宋体"/>
                <w:b/>
                <w:bCs/>
                <w:color w:val="FF0000"/>
                <w:spacing w:val="3"/>
                <w:sz w:val="21"/>
                <w:szCs w:val="21"/>
                <w:highlight w:val="none"/>
              </w:rPr>
              <w:t>外照射指数I</w:t>
            </w:r>
            <w:r>
              <w:rPr>
                <w:rFonts w:hint="eastAsia" w:ascii="宋体" w:hAnsi="宋体" w:eastAsia="宋体" w:cs="宋体"/>
                <w:b/>
                <w:bCs/>
                <w:color w:val="FF0000"/>
                <w:spacing w:val="3"/>
                <w:sz w:val="21"/>
                <w:szCs w:val="21"/>
                <w:highlight w:val="none"/>
                <w:lang w:val="en-US" w:eastAsia="zh-CN"/>
              </w:rPr>
              <w:t>r</w:t>
            </w:r>
            <w:r>
              <w:rPr>
                <w:rFonts w:hint="eastAsia" w:ascii="宋体" w:hAnsi="宋体" w:eastAsia="宋体" w:cs="宋体"/>
                <w:b/>
                <w:bCs/>
                <w:color w:val="FF0000"/>
                <w:sz w:val="21"/>
                <w:szCs w:val="21"/>
                <w:highlight w:val="none"/>
                <w:lang w:val="en-US" w:eastAsia="zh-CN"/>
              </w:rPr>
              <w:t>≤0.01</w:t>
            </w:r>
            <w:r>
              <w:rPr>
                <w:rFonts w:hint="eastAsia" w:ascii="宋体" w:hAnsi="宋体" w:eastAsia="宋体" w:cs="宋体"/>
                <w:b/>
                <w:bCs/>
                <w:color w:val="FF0000"/>
                <w:spacing w:val="3"/>
                <w:sz w:val="21"/>
                <w:szCs w:val="21"/>
                <w:highlight w:val="none"/>
                <w:lang w:val="en-US" w:eastAsia="zh-CN"/>
              </w:rPr>
              <w:t>。</w:t>
            </w:r>
          </w:p>
          <w:p w14:paraId="105B4860">
            <w:pPr>
              <w:pStyle w:val="478"/>
              <w:keepNext w:val="0"/>
              <w:keepLines w:val="0"/>
              <w:pageBreakBefore w:val="0"/>
              <w:widowControl/>
              <w:numPr>
                <w:ilvl w:val="-1"/>
                <w:numId w:val="0"/>
              </w:numPr>
              <w:kinsoku w:val="0"/>
              <w:wordWrap/>
              <w:overflowPunct/>
              <w:topLinePunct w:val="0"/>
              <w:autoSpaceDE w:val="0"/>
              <w:autoSpaceDN w:val="0"/>
              <w:bidi w:val="0"/>
              <w:adjustRightInd w:val="0"/>
              <w:snapToGrid w:val="0"/>
              <w:spacing w:line="312" w:lineRule="auto"/>
              <w:ind w:left="0" w:leftChars="0" w:right="0" w:firstLine="0"/>
              <w:jc w:val="left"/>
              <w:textAlignment w:val="baseline"/>
              <w:rPr>
                <w:rFonts w:hint="eastAsia" w:ascii="宋体" w:hAnsi="宋体" w:eastAsia="宋体" w:cs="宋体"/>
                <w:b/>
                <w:bCs/>
                <w:color w:val="FF0000"/>
                <w:sz w:val="21"/>
                <w:szCs w:val="21"/>
                <w:highlight w:val="none"/>
                <w:u w:val="none" w:color="auto"/>
                <w:vertAlign w:val="baseline"/>
                <w:lang w:val="en-US" w:eastAsia="zh-CN"/>
              </w:rPr>
            </w:pPr>
            <w:r>
              <w:rPr>
                <w:rFonts w:hint="eastAsia" w:ascii="宋体" w:hAnsi="宋体" w:eastAsia="宋体" w:cs="宋体"/>
                <w:b/>
                <w:bCs/>
                <w:color w:val="FF0000"/>
                <w:spacing w:val="3"/>
                <w:sz w:val="21"/>
                <w:szCs w:val="21"/>
                <w:highlight w:val="none"/>
              </w:rPr>
              <w:t>(</w:t>
            </w:r>
            <w:r>
              <w:rPr>
                <w:rFonts w:hint="eastAsia" w:ascii="宋体" w:hAnsi="宋体" w:eastAsia="宋体" w:cs="宋体"/>
                <w:b/>
                <w:bCs/>
                <w:color w:val="FF0000"/>
                <w:spacing w:val="3"/>
                <w:sz w:val="21"/>
                <w:szCs w:val="21"/>
                <w:highlight w:val="none"/>
                <w:lang w:val="en-US" w:eastAsia="zh-CN"/>
              </w:rPr>
              <w:t>2</w:t>
            </w:r>
            <w:r>
              <w:rPr>
                <w:rFonts w:hint="eastAsia" w:ascii="宋体" w:hAnsi="宋体" w:eastAsia="宋体" w:cs="宋体"/>
                <w:b/>
                <w:bCs/>
                <w:color w:val="FF0000"/>
                <w:spacing w:val="3"/>
                <w:sz w:val="21"/>
                <w:szCs w:val="21"/>
                <w:highlight w:val="none"/>
              </w:rPr>
              <w:t>)</w:t>
            </w:r>
            <w:r>
              <w:rPr>
                <w:rFonts w:hint="eastAsia" w:ascii="宋体" w:hAnsi="宋体" w:eastAsia="宋体" w:cs="宋体"/>
                <w:b/>
                <w:bCs/>
                <w:color w:val="FF0000"/>
                <w:sz w:val="21"/>
                <w:szCs w:val="21"/>
                <w:highlight w:val="none"/>
              </w:rPr>
              <w:t>依据</w:t>
            </w:r>
            <w:r>
              <w:rPr>
                <w:rFonts w:hint="eastAsia" w:ascii="宋体" w:hAnsi="宋体" w:eastAsia="宋体" w:cs="宋体"/>
                <w:b/>
                <w:bCs/>
                <w:color w:val="FF0000"/>
                <w:sz w:val="21"/>
                <w:szCs w:val="21"/>
                <w:highlight w:val="none"/>
                <w:u w:val="none" w:color="auto"/>
                <w:vertAlign w:val="baseline"/>
              </w:rPr>
              <w:t>JC/T 908-2013</w:t>
            </w:r>
            <w:r>
              <w:rPr>
                <w:rFonts w:hint="eastAsia" w:ascii="宋体" w:hAnsi="宋体" w:eastAsia="宋体" w:cs="宋体"/>
                <w:b/>
                <w:bCs/>
                <w:color w:val="FF0000"/>
                <w:spacing w:val="-1"/>
                <w:sz w:val="21"/>
                <w:szCs w:val="21"/>
                <w:highlight w:val="none"/>
                <w:lang w:val="en-US" w:eastAsia="zh-CN"/>
              </w:rPr>
              <w:t>标准</w:t>
            </w:r>
            <w:r>
              <w:rPr>
                <w:rFonts w:hint="eastAsia" w:ascii="宋体" w:hAnsi="宋体" w:eastAsia="宋体" w:cs="宋体"/>
                <w:b/>
                <w:bCs/>
                <w:color w:val="FF0000"/>
                <w:sz w:val="21"/>
                <w:szCs w:val="21"/>
                <w:highlight w:val="none"/>
              </w:rPr>
              <w:t>检测：</w:t>
            </w:r>
            <w:r>
              <w:rPr>
                <w:rFonts w:hint="eastAsia" w:ascii="宋体" w:hAnsi="宋体" w:eastAsia="宋体" w:cs="宋体"/>
                <w:b/>
                <w:bCs/>
                <w:color w:val="FF0000"/>
                <w:sz w:val="21"/>
                <w:szCs w:val="21"/>
                <w:highlight w:val="none"/>
                <w:u w:val="none" w:color="auto"/>
                <w:vertAlign w:val="baseline"/>
                <w:lang w:val="en-US" w:eastAsia="zh-CN"/>
              </w:rPr>
              <w:t>巴氏硬度≥61；耐污值总和≤58；最大污迹深度≤0.09mm；香烟燃烧合格；氧指数≥40%；耐化学药品性合格。</w:t>
            </w:r>
          </w:p>
          <w:p w14:paraId="23C58E02">
            <w:pPr>
              <w:pStyle w:val="478"/>
              <w:keepNext w:val="0"/>
              <w:keepLines w:val="0"/>
              <w:pageBreakBefore w:val="0"/>
              <w:widowControl/>
              <w:numPr>
                <w:ilvl w:val="0"/>
                <w:numId w:val="0"/>
              </w:numPr>
              <w:kinsoku w:val="0"/>
              <w:wordWrap/>
              <w:overflowPunct/>
              <w:topLinePunct w:val="0"/>
              <w:autoSpaceDE w:val="0"/>
              <w:autoSpaceDN w:val="0"/>
              <w:bidi w:val="0"/>
              <w:adjustRightInd w:val="0"/>
              <w:snapToGrid w:val="0"/>
              <w:spacing w:line="312" w:lineRule="auto"/>
              <w:ind w:left="0" w:leftChars="0" w:right="0" w:firstLine="0"/>
              <w:jc w:val="left"/>
              <w:textAlignment w:val="baseline"/>
              <w:rPr>
                <w:rFonts w:hint="eastAsia" w:ascii="宋体" w:hAnsi="宋体" w:eastAsia="宋体" w:cs="宋体"/>
                <w:b/>
                <w:bCs/>
                <w:color w:val="FF0000"/>
                <w:sz w:val="21"/>
                <w:szCs w:val="21"/>
                <w:highlight w:val="none"/>
                <w:u w:val="none" w:color="auto"/>
                <w:vertAlign w:val="baseline"/>
                <w:lang w:val="en-US" w:eastAsia="zh-CN"/>
              </w:rPr>
            </w:pPr>
            <w:r>
              <w:rPr>
                <w:rFonts w:hint="eastAsia" w:ascii="宋体" w:hAnsi="宋体" w:eastAsia="宋体" w:cs="宋体"/>
                <w:b/>
                <w:bCs/>
                <w:color w:val="FF0000"/>
                <w:spacing w:val="3"/>
                <w:sz w:val="21"/>
                <w:szCs w:val="21"/>
                <w:highlight w:val="none"/>
              </w:rPr>
              <w:t>(</w:t>
            </w:r>
            <w:r>
              <w:rPr>
                <w:rFonts w:hint="eastAsia" w:ascii="宋体" w:hAnsi="宋体" w:eastAsia="宋体" w:cs="宋体"/>
                <w:b/>
                <w:bCs/>
                <w:color w:val="FF0000"/>
                <w:spacing w:val="3"/>
                <w:sz w:val="21"/>
                <w:szCs w:val="21"/>
                <w:highlight w:val="none"/>
                <w:lang w:val="en-US" w:eastAsia="zh-CN"/>
              </w:rPr>
              <w:t>3</w:t>
            </w:r>
            <w:r>
              <w:rPr>
                <w:rFonts w:hint="eastAsia" w:ascii="宋体" w:hAnsi="宋体" w:eastAsia="宋体" w:cs="宋体"/>
                <w:b/>
                <w:bCs/>
                <w:color w:val="FF0000"/>
                <w:spacing w:val="3"/>
                <w:sz w:val="21"/>
                <w:szCs w:val="21"/>
                <w:highlight w:val="none"/>
              </w:rPr>
              <w:t>)</w:t>
            </w:r>
            <w:r>
              <w:rPr>
                <w:rFonts w:hint="eastAsia" w:ascii="宋体" w:hAnsi="宋体" w:eastAsia="宋体" w:cs="宋体"/>
                <w:b/>
                <w:bCs/>
                <w:color w:val="FF0000"/>
                <w:sz w:val="21"/>
                <w:szCs w:val="21"/>
                <w:highlight w:val="none"/>
              </w:rPr>
              <w:t>依据</w:t>
            </w:r>
            <w:r>
              <w:rPr>
                <w:rFonts w:hint="eastAsia" w:ascii="宋体" w:hAnsi="宋体" w:eastAsia="宋体" w:cs="宋体"/>
                <w:b/>
                <w:bCs/>
                <w:color w:val="FF0000"/>
                <w:spacing w:val="-1"/>
                <w:sz w:val="21"/>
                <w:szCs w:val="21"/>
                <w:highlight w:val="none"/>
              </w:rPr>
              <w:t>GB/T</w:t>
            </w:r>
            <w:r>
              <w:rPr>
                <w:rFonts w:hint="eastAsia" w:ascii="宋体" w:hAnsi="宋体" w:eastAsia="宋体" w:cs="宋体"/>
                <w:b/>
                <w:bCs/>
                <w:color w:val="FF0000"/>
                <w:spacing w:val="46"/>
                <w:sz w:val="21"/>
                <w:szCs w:val="21"/>
                <w:highlight w:val="none"/>
              </w:rPr>
              <w:t xml:space="preserve"> </w:t>
            </w:r>
            <w:r>
              <w:rPr>
                <w:rFonts w:hint="eastAsia" w:ascii="宋体" w:hAnsi="宋体" w:eastAsia="宋体" w:cs="宋体"/>
                <w:b/>
                <w:bCs/>
                <w:color w:val="FF0000"/>
                <w:spacing w:val="-1"/>
                <w:sz w:val="21"/>
                <w:szCs w:val="21"/>
                <w:highlight w:val="none"/>
              </w:rPr>
              <w:t>26696-2011</w:t>
            </w:r>
            <w:r>
              <w:rPr>
                <w:rFonts w:hint="eastAsia" w:ascii="宋体" w:hAnsi="宋体" w:eastAsia="宋体" w:cs="宋体"/>
                <w:b/>
                <w:bCs/>
                <w:color w:val="FF0000"/>
                <w:spacing w:val="-1"/>
                <w:sz w:val="21"/>
                <w:szCs w:val="21"/>
                <w:highlight w:val="none"/>
                <w:lang w:val="en-US" w:eastAsia="zh-CN"/>
              </w:rPr>
              <w:t>标准</w:t>
            </w:r>
            <w:r>
              <w:rPr>
                <w:rFonts w:hint="eastAsia" w:ascii="宋体" w:hAnsi="宋体" w:eastAsia="宋体" w:cs="宋体"/>
                <w:b/>
                <w:bCs/>
                <w:color w:val="FF0000"/>
                <w:sz w:val="21"/>
                <w:szCs w:val="21"/>
                <w:highlight w:val="none"/>
              </w:rPr>
              <w:t>检测：</w:t>
            </w:r>
            <w:r>
              <w:rPr>
                <w:rFonts w:hint="eastAsia" w:ascii="宋体" w:hAnsi="宋体" w:eastAsia="宋体" w:cs="宋体"/>
                <w:b/>
                <w:bCs/>
                <w:color w:val="FF0000"/>
                <w:sz w:val="21"/>
                <w:szCs w:val="21"/>
                <w:highlight w:val="none"/>
                <w:u w:val="none" w:color="auto"/>
                <w:vertAlign w:val="baseline"/>
                <w:lang w:val="en-US" w:eastAsia="zh-CN"/>
              </w:rPr>
              <w:t>抗球冲击合格；耐高温≥1级；吸水率≤0.2%；抗老化外观合格；光泽度变化-3%～2%；耐光色牢度4-5级。</w:t>
            </w:r>
          </w:p>
          <w:p w14:paraId="3D89F39D">
            <w:pPr>
              <w:pStyle w:val="478"/>
              <w:keepNext w:val="0"/>
              <w:keepLines w:val="0"/>
              <w:pageBreakBefore w:val="0"/>
              <w:widowControl/>
              <w:numPr>
                <w:ilvl w:val="0"/>
                <w:numId w:val="0"/>
              </w:numPr>
              <w:kinsoku w:val="0"/>
              <w:wordWrap/>
              <w:overflowPunct/>
              <w:topLinePunct w:val="0"/>
              <w:autoSpaceDE w:val="0"/>
              <w:autoSpaceDN w:val="0"/>
              <w:bidi w:val="0"/>
              <w:adjustRightInd w:val="0"/>
              <w:snapToGrid/>
              <w:spacing w:line="312" w:lineRule="auto"/>
              <w:ind w:left="0" w:leftChars="0" w:right="0" w:firstLine="0"/>
              <w:jc w:val="left"/>
              <w:textAlignment w:val="baseline"/>
              <w:rPr>
                <w:rFonts w:hint="eastAsia" w:ascii="宋体" w:hAnsi="宋体" w:eastAsia="宋体" w:cs="宋体"/>
                <w:b/>
                <w:bCs/>
                <w:color w:val="FF0000"/>
                <w:sz w:val="21"/>
                <w:szCs w:val="21"/>
                <w:highlight w:val="none"/>
                <w:lang w:val="en-US" w:eastAsia="zh-CN"/>
              </w:rPr>
            </w:pPr>
            <w:r>
              <w:rPr>
                <w:rFonts w:hint="eastAsia" w:ascii="宋体" w:hAnsi="宋体" w:eastAsia="宋体" w:cs="宋体"/>
                <w:b/>
                <w:bCs/>
                <w:color w:val="FF0000"/>
                <w:spacing w:val="-5"/>
                <w:sz w:val="21"/>
                <w:szCs w:val="21"/>
                <w:highlight w:val="none"/>
                <w:lang w:val="en-US" w:eastAsia="zh-CN"/>
              </w:rPr>
              <w:t>【</w:t>
            </w:r>
            <w:r>
              <w:rPr>
                <w:rFonts w:hint="eastAsia" w:cs="宋体"/>
                <w:b/>
                <w:bCs/>
                <w:color w:val="FF0000"/>
                <w:spacing w:val="-5"/>
                <w:sz w:val="21"/>
                <w:szCs w:val="21"/>
                <w:highlight w:val="none"/>
                <w:lang w:val="en-US" w:eastAsia="zh-CN"/>
              </w:rPr>
              <w:t>提供2022年1月1日</w:t>
            </w:r>
            <w:r>
              <w:rPr>
                <w:rFonts w:hint="eastAsia" w:ascii="宋体" w:hAnsi="宋体" w:eastAsia="宋体" w:cs="宋体"/>
                <w:b/>
                <w:bCs/>
                <w:color w:val="FF0000"/>
                <w:spacing w:val="-5"/>
                <w:sz w:val="21"/>
                <w:szCs w:val="21"/>
                <w:highlight w:val="none"/>
                <w:lang w:val="en-US" w:eastAsia="zh-CN"/>
              </w:rPr>
              <w:t>至本项目投标截止时间第三方检测机构在资质认定规定的能力范围内出具的具有CMA标识的符合以上参数的检测报告扫描件，需将报告上对应参数标注出来；检测报告封面货物名称与上述名称不一致的需作书面说明，否则该项不得分；同时需提供在全国认证认可信息公共服务平台(认e云(http://cx.cnca.cn/)检测报告查询截图(查询截图中的报告编号及检测机构名称应与检测报告一致)】</w:t>
            </w:r>
          </w:p>
        </w:tc>
      </w:tr>
      <w:tr w14:paraId="3A91C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33CBA7FB">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141</w:t>
            </w:r>
          </w:p>
        </w:tc>
        <w:tc>
          <w:tcPr>
            <w:tcW w:w="1678" w:type="dxa"/>
            <w:vMerge w:val="restart"/>
            <w:vAlign w:val="center"/>
          </w:tcPr>
          <w:p w14:paraId="3C96EB6C">
            <w:pPr>
              <w:keepNext w:val="0"/>
              <w:keepLines w:val="0"/>
              <w:pageBreakBefore w:val="0"/>
              <w:widowControl/>
              <w:suppressLineNumbers w:val="0"/>
              <w:wordWrap/>
              <w:overflowPunct/>
              <w:topLinePunct w:val="0"/>
              <w:bidi w:val="0"/>
              <w:snapToGrid/>
              <w:spacing w:line="312" w:lineRule="auto"/>
              <w:ind w:left="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长条休闲桌</w:t>
            </w:r>
          </w:p>
          <w:p w14:paraId="4690DF0B">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vertAlign w:val="baseline"/>
              </w:rPr>
            </w:pPr>
          </w:p>
        </w:tc>
        <w:tc>
          <w:tcPr>
            <w:tcW w:w="6575" w:type="dxa"/>
            <w:vAlign w:val="center"/>
          </w:tcPr>
          <w:p w14:paraId="04542C26">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141.1规格：（1200W*600D*450H）mm±10mm；</w:t>
            </w:r>
          </w:p>
        </w:tc>
      </w:tr>
      <w:tr w14:paraId="4DCFE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0AEC088D">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4AF7EF6D">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3ABF787A">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141.2基材：脚架及边框采用红橡木原木方加工成型，木方直径40mm-80mm之间（后期根据款式及结构深化）；台面板采用E0级实木多层板。</w:t>
            </w:r>
          </w:p>
        </w:tc>
      </w:tr>
      <w:tr w14:paraId="75F67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6B5DBB62">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52B69DA5">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2C1D4291">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141.3工艺：板材经过防潮、防虫、防腐等化学处理；采用实木贴面，木皮厚度≥0.6mm，宽度≥200mm；木皮与封边拼接紧密，线条均匀整齐，转角过度顺畅，整套产品或同批产品木材纹理，颜色基本一致。采用≥5mm厚实木封边条，封边颜色与木皮一致，经倒角圆滑、经精修边。</w:t>
            </w:r>
          </w:p>
        </w:tc>
      </w:tr>
      <w:tr w14:paraId="2E08A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0DF9AD82">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342C0AB5">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7C79A3F1">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141.4胶黏剂：木质部件胶粘剂采用环保水基型拼板胶。胶粘剂的游离甲醛、苯、甲苯+二甲苯、总挥发性有机物均符合GB 18583-2008、SZJG 52-2016标准要求。</w:t>
            </w:r>
          </w:p>
        </w:tc>
      </w:tr>
      <w:tr w14:paraId="0B188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54518BF5">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274A9A89">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1D290065">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141.5漆：采用的水性面漆和水性底漆，进行封闭/开孔涂装+黑砂面漆，采用三底两面工艺，油漆表面无尘粒、气泡、渣点、边缘及立面无流挂等现象。</w:t>
            </w:r>
            <w:r>
              <w:rPr>
                <w:rFonts w:hint="eastAsia" w:ascii="宋体" w:hAnsi="宋体" w:eastAsia="宋体" w:cs="宋体"/>
                <w:b w:val="0"/>
                <w:bCs w:val="0"/>
                <w:color w:val="auto"/>
                <w:kern w:val="0"/>
                <w:sz w:val="21"/>
                <w:szCs w:val="21"/>
                <w:highlight w:val="none"/>
                <w:u w:val="none"/>
                <w:lang w:eastAsia="zh-CN" w:bidi="ar"/>
              </w:rPr>
              <w:t>水性漆的重金属元素含量（包括铅、镉、六价铬、汞、砷、钡、硒、锑、钴）均未检出；VOC含量、甲醛含量、乙二醇醚及醚酯总和含量、苯系物总和含量、烷基酚聚氧乙烯醚总和含量均符合GB 18581-2020、GB/T 35602-2017标准要求。</w:t>
            </w:r>
          </w:p>
        </w:tc>
      </w:tr>
      <w:tr w14:paraId="5DD8D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2852A087">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142</w:t>
            </w:r>
          </w:p>
        </w:tc>
        <w:tc>
          <w:tcPr>
            <w:tcW w:w="1678" w:type="dxa"/>
            <w:vMerge w:val="restart"/>
            <w:vAlign w:val="center"/>
          </w:tcPr>
          <w:p w14:paraId="1E16BF99">
            <w:pPr>
              <w:keepNext w:val="0"/>
              <w:keepLines w:val="0"/>
              <w:pageBreakBefore w:val="0"/>
              <w:widowControl/>
              <w:suppressLineNumbers w:val="0"/>
              <w:wordWrap/>
              <w:overflowPunct/>
              <w:topLinePunct w:val="0"/>
              <w:bidi w:val="0"/>
              <w:snapToGrid/>
              <w:spacing w:line="312" w:lineRule="auto"/>
              <w:ind w:left="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组合沙发</w:t>
            </w:r>
          </w:p>
          <w:p w14:paraId="2C6AEBBA">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vertAlign w:val="baseline"/>
              </w:rPr>
            </w:pPr>
          </w:p>
        </w:tc>
        <w:tc>
          <w:tcPr>
            <w:tcW w:w="6575" w:type="dxa"/>
            <w:vAlign w:val="center"/>
          </w:tcPr>
          <w:p w14:paraId="3999D3C1">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lang w:val="en-US"/>
              </w:rPr>
            </w:pPr>
            <w:r>
              <w:rPr>
                <w:rFonts w:hint="eastAsia" w:ascii="宋体" w:hAnsi="宋体" w:eastAsia="宋体" w:cs="宋体"/>
                <w:b w:val="0"/>
                <w:bCs w:val="0"/>
                <w:i w:val="0"/>
                <w:iCs w:val="0"/>
                <w:color w:val="auto"/>
                <w:kern w:val="0"/>
                <w:sz w:val="21"/>
                <w:szCs w:val="21"/>
                <w:highlight w:val="none"/>
                <w:u w:val="none"/>
                <w:lang w:val="en-US" w:eastAsia="zh-CN" w:bidi="ar"/>
              </w:rPr>
              <w:t>142.1规格：</w:t>
            </w:r>
          </w:p>
        </w:tc>
      </w:tr>
      <w:tr w14:paraId="356CE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6F071AE6">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62F77DE6">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2C1B04BC">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142.2基材：整体采用红橡木原木制作；框架及面板采用红橡木原木制作，框架为红橡木原木方加工成型，木方直径40mm-80mm之间（后期根据款式及结构深化）；面板采用红橡木直拼板加工成型，用于直拼的红橡木宽度不低于80mm，厚度不低于18mm；面板底部需有木方加固支撑。坐垫、靠背面料采用医用抗菌皮革，摩擦色牢度、耐光性、涂层粘着牢度、耐折牢度（50000次）、耐磨性、撕裂力、气味、禁用偶氮染料、游离甲醛、挥发性有机物均符合GB/T 16799-201、HJ 507-2009、SZJG 52-2016标准要求；皮质柔软，舒适，透气性好，无异味。车缝线路均匀、针距均匀，转角平滑、后背及底座包饱满，左右对齐。高回弹高密度原生海绵，座面密度≥25kg/m³,其他部位密度≥20kg/m³，海绵回弹力≥35%，能均匀承托负重，反复坐压不变形、不塌陷，厚实座包，舒适稳固；海绵的表观密度偏差、40%压陷硬度偏差、回弹率、75%压缩永久变形、65%/25%压陷比、气味等级、拉伸强度、断裂伸长率、撕裂强度、干热老化后拉伸强度、干热老化后拉伸强度变化率、湿热老化后拉伸强度、湿热老化后拉伸强度变化率、甲醛散发均符合GB/T 10802-2023标准要求。</w:t>
            </w:r>
          </w:p>
        </w:tc>
      </w:tr>
      <w:tr w14:paraId="26F1E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56BD8B01">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4CA9C343">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111F61E8">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142.3工艺：采用榫卯结构连接工艺。木材充分烘干，保证含水率符合要求；木材纹理美观，无明显节子、虫眼，不得使用腐朽材，木制件外观达到国家合格标准。</w:t>
            </w:r>
          </w:p>
        </w:tc>
      </w:tr>
      <w:tr w14:paraId="212C5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2160A55D">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1CEC2DAA">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3630EFD8">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142.4胶黏剂：木质部件胶粘剂采用环保水基型拼板胶。胶粘剂的游离甲醛、苯、甲苯+二甲苯、总挥发性有机物均符合GB 18583-2008、SZJG 52-2016标准要求。</w:t>
            </w:r>
          </w:p>
        </w:tc>
      </w:tr>
      <w:tr w14:paraId="426D1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517D08E2">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3067DF01">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67F0C339">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142.5油漆：采用环保水性开放油漆，三底两面。油漆表面无尘粒、气泡、渣点、边缘及立面无流挂等现象。</w:t>
            </w:r>
            <w:r>
              <w:rPr>
                <w:rFonts w:hint="eastAsia" w:ascii="宋体" w:hAnsi="宋体" w:eastAsia="宋体" w:cs="宋体"/>
                <w:b w:val="0"/>
                <w:bCs w:val="0"/>
                <w:color w:val="auto"/>
                <w:kern w:val="0"/>
                <w:sz w:val="21"/>
                <w:szCs w:val="21"/>
                <w:highlight w:val="none"/>
                <w:u w:val="none"/>
                <w:lang w:eastAsia="zh-CN" w:bidi="ar"/>
              </w:rPr>
              <w:t>水性漆的重金属元素含量（包括铅、镉、六价铬、汞、砷、钡、硒、锑、钴）均未检出；VOC含量、甲醛含量、乙二醇醚及醚酯总和含量、苯系物总和含量、烷基酚聚氧乙烯醚总和含量均符合GB 18581-2020、GB/T 35602-2017标准要求。</w:t>
            </w:r>
          </w:p>
        </w:tc>
      </w:tr>
      <w:tr w14:paraId="77D48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508BB048">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143</w:t>
            </w:r>
          </w:p>
        </w:tc>
        <w:tc>
          <w:tcPr>
            <w:tcW w:w="1678" w:type="dxa"/>
            <w:vMerge w:val="restart"/>
            <w:vAlign w:val="center"/>
          </w:tcPr>
          <w:p w14:paraId="6C9C5DC1">
            <w:pPr>
              <w:keepNext w:val="0"/>
              <w:keepLines w:val="0"/>
              <w:pageBreakBefore w:val="0"/>
              <w:widowControl/>
              <w:suppressLineNumbers w:val="0"/>
              <w:wordWrap/>
              <w:overflowPunct/>
              <w:topLinePunct w:val="0"/>
              <w:bidi w:val="0"/>
              <w:snapToGrid/>
              <w:spacing w:line="312" w:lineRule="auto"/>
              <w:ind w:left="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定制吧台</w:t>
            </w:r>
          </w:p>
          <w:p w14:paraId="5C123C57">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vertAlign w:val="baseline"/>
              </w:rPr>
            </w:pPr>
          </w:p>
        </w:tc>
        <w:tc>
          <w:tcPr>
            <w:tcW w:w="6575" w:type="dxa"/>
            <w:vAlign w:val="center"/>
          </w:tcPr>
          <w:p w14:paraId="6A3BD84F">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143.1规格：（L*1000D*900H）mm±10mm；</w:t>
            </w:r>
          </w:p>
        </w:tc>
      </w:tr>
      <w:tr w14:paraId="2E024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6B737665">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7B04957B">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1C1B1252">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143.2基材：面板采用新国标环保</w:t>
            </w:r>
            <w:r>
              <w:rPr>
                <w:rFonts w:hint="eastAsia" w:ascii="宋体" w:hAnsi="宋体" w:eastAsia="宋体" w:cs="宋体"/>
                <w:i w:val="0"/>
                <w:iCs w:val="0"/>
                <w:color w:val="auto"/>
                <w:kern w:val="0"/>
                <w:sz w:val="21"/>
                <w:szCs w:val="21"/>
                <w:highlight w:val="none"/>
                <w:u w:val="none"/>
                <w:lang w:val="en-US" w:eastAsia="zh-CN" w:bidi="ar"/>
              </w:rPr>
              <w:t>ENF级纤维板</w:t>
            </w:r>
            <w:r>
              <w:rPr>
                <w:rFonts w:hint="eastAsia" w:ascii="宋体" w:hAnsi="宋体" w:eastAsia="宋体" w:cs="宋体"/>
                <w:b w:val="0"/>
                <w:bCs w:val="0"/>
                <w:i w:val="0"/>
                <w:iCs w:val="0"/>
                <w:color w:val="auto"/>
                <w:kern w:val="0"/>
                <w:sz w:val="21"/>
                <w:szCs w:val="21"/>
                <w:highlight w:val="none"/>
                <w:u w:val="none"/>
                <w:lang w:val="en-US" w:eastAsia="zh-CN" w:bidi="ar"/>
              </w:rPr>
              <w:t>，厚度不低于50mm，面贴0.6mm天然实木皮。板材的胶合强度、含水率、浸渍剥离、静曲强度、弹性模量、甲醛释放量、挥发性有机化合物（72h）的苯、甲苯、二甲苯，TVOC符合 GB 18580-2017、GB/T 35601-2017、GB/T 9846-2015、GB/T 39600-2021标准要求。</w:t>
            </w:r>
          </w:p>
        </w:tc>
      </w:tr>
      <w:tr w14:paraId="5506C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24D50E49">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1E7C4B75">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1B3AAC9B">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143.3工艺：采用天然木皮贴面，木皮厚度≥0.6mm，宽度≥200mm；木皮与封边拼接紧密，线条均匀整齐，转角过度顺畅，整套产品或同批产品木材纹理，颜色基本一致。采用≥3mm厚实木封边条。</w:t>
            </w:r>
          </w:p>
        </w:tc>
      </w:tr>
      <w:tr w14:paraId="3E7A7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2D3EE075">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354E337E">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474C2BD8">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143.4油漆：采用环保水性漆（包括底漆和面漆），三底两面工艺，经防虫、防腐等化学处理。油漆表面无尘粒、气泡、渣点、边缘及立面无流挂等现象。</w:t>
            </w:r>
          </w:p>
        </w:tc>
      </w:tr>
      <w:tr w14:paraId="35EE1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2338CEFD">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144</w:t>
            </w:r>
          </w:p>
        </w:tc>
        <w:tc>
          <w:tcPr>
            <w:tcW w:w="1678" w:type="dxa"/>
            <w:vMerge w:val="restart"/>
            <w:vAlign w:val="center"/>
          </w:tcPr>
          <w:p w14:paraId="2E2B85CE">
            <w:pPr>
              <w:keepNext w:val="0"/>
              <w:keepLines w:val="0"/>
              <w:pageBreakBefore w:val="0"/>
              <w:widowControl/>
              <w:suppressLineNumbers w:val="0"/>
              <w:wordWrap/>
              <w:overflowPunct/>
              <w:topLinePunct w:val="0"/>
              <w:bidi w:val="0"/>
              <w:snapToGrid/>
              <w:spacing w:line="312" w:lineRule="auto"/>
              <w:ind w:left="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吧椅</w:t>
            </w:r>
          </w:p>
          <w:p w14:paraId="5BC1390B">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vertAlign w:val="baseline"/>
              </w:rPr>
            </w:pPr>
          </w:p>
        </w:tc>
        <w:tc>
          <w:tcPr>
            <w:tcW w:w="6575" w:type="dxa"/>
            <w:vAlign w:val="center"/>
          </w:tcPr>
          <w:p w14:paraId="4DA78461">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lang w:val="en-US"/>
              </w:rPr>
            </w:pPr>
            <w:r>
              <w:rPr>
                <w:rFonts w:hint="eastAsia" w:ascii="宋体" w:hAnsi="宋体" w:eastAsia="宋体" w:cs="宋体"/>
                <w:b w:val="0"/>
                <w:bCs w:val="0"/>
                <w:i w:val="0"/>
                <w:iCs w:val="0"/>
                <w:color w:val="auto"/>
                <w:kern w:val="0"/>
                <w:sz w:val="21"/>
                <w:szCs w:val="21"/>
                <w:highlight w:val="none"/>
                <w:u w:val="none"/>
                <w:lang w:val="en-US" w:eastAsia="zh-CN" w:bidi="ar"/>
              </w:rPr>
              <w:t>144.1规格：常规</w:t>
            </w:r>
          </w:p>
        </w:tc>
      </w:tr>
      <w:tr w14:paraId="470C2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2108ECD3">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2344E3EA">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7B779FF9">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144.2基材：椅架采用红橡木原木方加工成型；座板采用红橡木直拼板加工成型，用于直拼的红橡木宽度不低于60mm，厚度不低于15mm；座背采用高回弹海绵加超纤皮。摩擦色牢度、耐光性、涂层粘着牢度、耐折牢度（50000次）、耐磨性、撕裂力、气味、禁用偶氮染料、游离甲醛、挥发性有机物均符合GB/T 16799-201、HJ 507-2009、SZJG 52-2016标准要求；海绵的表观密度偏差、40%压陷硬度偏差、回弹率、75%压缩永久变形、65%/25%压陷比、气味等级、拉伸强度、断裂伸长率、撕裂强度、干热老化后拉伸强度、干热老化后拉伸强度变化率、湿热老化后拉伸强度、湿热老化后拉伸强度变化率、甲醛散发均符合GB/T 10802-2023标准要求。</w:t>
            </w:r>
          </w:p>
        </w:tc>
      </w:tr>
      <w:tr w14:paraId="641BD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17538026">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4C05F1CA">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48EF14AB">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144.3工艺：采用榫卯结构连接工艺。木材充分烘干，保证含水率符合要求；木材纹理美观，无明显节子、虫眼，不得使用腐朽材，木制件外观达到国家合格标准。</w:t>
            </w:r>
          </w:p>
        </w:tc>
      </w:tr>
      <w:tr w14:paraId="4FAFB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13E42C79">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68E6B00C">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27AF4E15">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144.4胶黏剂：木质部件胶粘剂采用环保水基型拼板胶。胶粘剂的游离甲醛、苯、甲苯+二甲苯、总挥发性有机物均符合GB 18583-2008、SZJG 52-2016标准要求。</w:t>
            </w:r>
          </w:p>
        </w:tc>
      </w:tr>
      <w:tr w14:paraId="19D94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6DF6837E">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1C62A438">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503513FF">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144.5油漆：采用环保水性开放油漆，三底两面。</w:t>
            </w:r>
            <w:r>
              <w:rPr>
                <w:rFonts w:hint="eastAsia" w:ascii="宋体" w:hAnsi="宋体" w:eastAsia="宋体" w:cs="宋体"/>
                <w:b w:val="0"/>
                <w:bCs w:val="0"/>
                <w:color w:val="auto"/>
                <w:kern w:val="0"/>
                <w:sz w:val="21"/>
                <w:szCs w:val="21"/>
                <w:highlight w:val="none"/>
                <w:u w:val="none"/>
                <w:lang w:eastAsia="zh-CN" w:bidi="ar"/>
              </w:rPr>
              <w:t>水性漆的重金属元素含量（包括铅、镉、六价铬、汞、砷、钡、硒、锑、钴）均未检出；VOC含量、甲醛含量、乙二醇醚及醚酯总和含量、苯系物总和含量、烷基酚聚氧乙烯醚总和含量均符合GB 18581-2020、GB/T 35602-2017标准要求。</w:t>
            </w:r>
          </w:p>
        </w:tc>
      </w:tr>
      <w:tr w14:paraId="1C2DE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4AF22180">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145</w:t>
            </w:r>
          </w:p>
        </w:tc>
        <w:tc>
          <w:tcPr>
            <w:tcW w:w="1678" w:type="dxa"/>
            <w:vMerge w:val="restart"/>
            <w:vAlign w:val="center"/>
          </w:tcPr>
          <w:p w14:paraId="00AC370F">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color w:val="auto"/>
                <w:sz w:val="21"/>
                <w:szCs w:val="21"/>
                <w:highlight w:val="none"/>
              </w:rPr>
              <w:t>新中式休闲桌</w:t>
            </w:r>
          </w:p>
        </w:tc>
        <w:tc>
          <w:tcPr>
            <w:tcW w:w="6575" w:type="dxa"/>
            <w:vAlign w:val="center"/>
          </w:tcPr>
          <w:p w14:paraId="7FEECEE2">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default" w:ascii="宋体" w:hAnsi="宋体" w:eastAsia="微软雅黑"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145.1规格：</w:t>
            </w:r>
            <w:r>
              <w:rPr>
                <w:rFonts w:hint="eastAsia" w:ascii="宋体" w:hAnsi="宋体" w:eastAsia="宋体" w:cs="宋体"/>
                <w:i w:val="0"/>
                <w:iCs w:val="0"/>
                <w:caps w:val="0"/>
                <w:color w:val="auto"/>
                <w:spacing w:val="0"/>
                <w:sz w:val="21"/>
                <w:szCs w:val="21"/>
                <w:highlight w:val="none"/>
                <w:shd w:val="clear" w:fill="FFFFFF"/>
              </w:rPr>
              <w:t>Ф</w:t>
            </w:r>
            <w:r>
              <w:rPr>
                <w:rFonts w:hint="eastAsia" w:ascii="宋体" w:hAnsi="宋体" w:eastAsia="宋体" w:cs="宋体"/>
                <w:i w:val="0"/>
                <w:iCs w:val="0"/>
                <w:caps w:val="0"/>
                <w:color w:val="auto"/>
                <w:spacing w:val="0"/>
                <w:sz w:val="21"/>
                <w:szCs w:val="21"/>
                <w:highlight w:val="none"/>
                <w:shd w:val="clear" w:fill="FFFFFF"/>
                <w:lang w:val="en-US" w:eastAsia="zh-CN"/>
              </w:rPr>
              <w:t>1000*760</w:t>
            </w:r>
          </w:p>
        </w:tc>
      </w:tr>
      <w:tr w14:paraId="5CF97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17E8A16C">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4FFD8325">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0D8D7008">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 xml:space="preserve">145.2基材：采用实木，具有硬度高，承受力强，耐腐朽等性能。                                  </w:t>
            </w:r>
          </w:p>
        </w:tc>
      </w:tr>
      <w:tr w14:paraId="578D1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2794AE81">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62364C89">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79ED6A33">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145.3油漆：采用优质环保水性漆（包括底漆和面漆），硬度≥2H，三底两面工艺，经防虫、防腐等化学处理。</w:t>
            </w:r>
          </w:p>
        </w:tc>
      </w:tr>
      <w:tr w14:paraId="6814C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5E5A486A">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146</w:t>
            </w:r>
          </w:p>
        </w:tc>
        <w:tc>
          <w:tcPr>
            <w:tcW w:w="1678" w:type="dxa"/>
            <w:vMerge w:val="restart"/>
            <w:vAlign w:val="center"/>
          </w:tcPr>
          <w:p w14:paraId="1D25301E">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color w:val="auto"/>
                <w:sz w:val="21"/>
                <w:szCs w:val="21"/>
                <w:highlight w:val="none"/>
              </w:rPr>
              <w:t>新中式休闲椅</w:t>
            </w:r>
          </w:p>
        </w:tc>
        <w:tc>
          <w:tcPr>
            <w:tcW w:w="6575" w:type="dxa"/>
            <w:vAlign w:val="center"/>
          </w:tcPr>
          <w:p w14:paraId="47AB75B3">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default" w:ascii="宋体" w:hAnsi="宋体" w:eastAsia="宋体" w:cs="宋体"/>
                <w:color w:val="auto"/>
                <w:sz w:val="21"/>
                <w:szCs w:val="21"/>
                <w:highlight w:val="none"/>
                <w:vertAlign w:val="baseline"/>
                <w:lang w:val="en-US" w:eastAsia="zh-CN"/>
              </w:rPr>
            </w:pPr>
            <w:r>
              <w:rPr>
                <w:rFonts w:hint="eastAsia" w:ascii="宋体" w:hAnsi="宋体" w:eastAsia="宋体" w:cs="宋体"/>
                <w:b w:val="0"/>
                <w:bCs w:val="0"/>
                <w:color w:val="auto"/>
                <w:sz w:val="21"/>
                <w:szCs w:val="21"/>
                <w:highlight w:val="none"/>
                <w:vertAlign w:val="baseline"/>
                <w:lang w:val="en-US" w:eastAsia="zh-CN"/>
              </w:rPr>
              <w:t>146.1规格：常规</w:t>
            </w:r>
          </w:p>
        </w:tc>
      </w:tr>
      <w:tr w14:paraId="7E7D5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3EC765BC">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28D73A6D">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342BA8BB">
            <w:pPr>
              <w:keepNext w:val="0"/>
              <w:keepLines w:val="0"/>
              <w:pageBreakBefore w:val="0"/>
              <w:widowControl/>
              <w:numPr>
                <w:ilvl w:val="0"/>
                <w:numId w:val="0"/>
              </w:numPr>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146.2衬板：采用优质环保E０级弯曲木胶合板，厚度≥14mm，阻燃、透气、吸音抗收缩特性一，长久使用不变形、不塌陷。</w:t>
            </w:r>
          </w:p>
        </w:tc>
      </w:tr>
      <w:tr w14:paraId="5C6AA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4CF7E104">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070E515A">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5A9E9CEA">
            <w:pPr>
              <w:keepNext w:val="0"/>
              <w:keepLines w:val="0"/>
              <w:pageBreakBefore w:val="0"/>
              <w:widowControl/>
              <w:numPr>
                <w:ilvl w:val="0"/>
                <w:numId w:val="0"/>
              </w:numPr>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146.3框架：采用优质橡木实木，密度≥0.65g/cm³，榫卯结构，木材含水率8-16%，承受力强，耐腐朽等性能。</w:t>
            </w:r>
          </w:p>
        </w:tc>
      </w:tr>
      <w:tr w14:paraId="7C5BD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7D2011BD">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449B6E3B">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71EA9EA2">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146.4油漆：采用优质环保水性漆（包括底漆和面漆），硬度≥2H，三底两面工艺，经防虫、防腐等化学处理；</w:t>
            </w:r>
          </w:p>
        </w:tc>
      </w:tr>
      <w:tr w14:paraId="2B594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2F167806">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2BB921B2">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6B5C7433">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146.5配坐垫，坐垫可拆卸固定。</w:t>
            </w:r>
          </w:p>
        </w:tc>
      </w:tr>
      <w:tr w14:paraId="28026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0EF5FFD8">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147</w:t>
            </w:r>
          </w:p>
        </w:tc>
        <w:tc>
          <w:tcPr>
            <w:tcW w:w="1678" w:type="dxa"/>
            <w:vMerge w:val="restart"/>
            <w:vAlign w:val="center"/>
          </w:tcPr>
          <w:p w14:paraId="1C3C6674">
            <w:pPr>
              <w:keepNext w:val="0"/>
              <w:keepLines w:val="0"/>
              <w:pageBreakBefore w:val="0"/>
              <w:widowControl/>
              <w:suppressLineNumbers w:val="0"/>
              <w:wordWrap/>
              <w:overflowPunct/>
              <w:topLinePunct w:val="0"/>
              <w:bidi w:val="0"/>
              <w:snapToGrid/>
              <w:spacing w:line="312" w:lineRule="auto"/>
              <w:ind w:left="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中式接待椅</w:t>
            </w:r>
          </w:p>
          <w:p w14:paraId="35069D2D">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vertAlign w:val="baseline"/>
              </w:rPr>
            </w:pPr>
          </w:p>
        </w:tc>
        <w:tc>
          <w:tcPr>
            <w:tcW w:w="6575" w:type="dxa"/>
            <w:vAlign w:val="center"/>
          </w:tcPr>
          <w:p w14:paraId="55F0614E">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default" w:ascii="宋体" w:hAnsi="宋体" w:eastAsia="宋体" w:cs="宋体"/>
                <w:color w:val="auto"/>
                <w:sz w:val="21"/>
                <w:szCs w:val="21"/>
                <w:highlight w:val="none"/>
                <w:vertAlign w:val="baseline"/>
                <w:lang w:val="en-US" w:eastAsia="zh-CN"/>
              </w:rPr>
            </w:pPr>
            <w:r>
              <w:rPr>
                <w:rFonts w:hint="eastAsia" w:ascii="宋体" w:hAnsi="宋体" w:eastAsia="宋体" w:cs="宋体"/>
                <w:b w:val="0"/>
                <w:bCs w:val="0"/>
                <w:color w:val="auto"/>
                <w:sz w:val="21"/>
                <w:szCs w:val="21"/>
                <w:highlight w:val="none"/>
                <w:vertAlign w:val="baseline"/>
                <w:lang w:val="en-US" w:eastAsia="zh-CN"/>
              </w:rPr>
              <w:t>147.1规格：常规</w:t>
            </w:r>
          </w:p>
        </w:tc>
      </w:tr>
      <w:tr w14:paraId="6210C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35DE12B3">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06DC119A">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0D1759D5">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147.2基材：整体采用白蜡木原木制作；脚架、扶手、椅背架采用白蜡木原木方加工成型，木方直径40mm-80mm之间（后期根据款式及结构深化）；采用榫卯结构连接工艺；座板采用白蜡木直拼板加工成型，用于直拼的实木板宽度不低于100mm，厚度不低于18mm，面板底部需有木方加固支撑；</w:t>
            </w:r>
          </w:p>
        </w:tc>
      </w:tr>
      <w:tr w14:paraId="5989B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43BD1D84">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16DD22ED">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2B59F9F9">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147.3工艺：采用榫卯结构连接工艺。木材充分烘干，保证含水率符合要求；木材纹理美观，无明显节子、虫眼，不得使用腐朽材，木制件外观达到国家合格标准。</w:t>
            </w:r>
          </w:p>
        </w:tc>
      </w:tr>
      <w:tr w14:paraId="29E5F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4A08B089">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39B5BDC2">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2B60DFDB">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147.4功能配置：配置坐垫。坐垫选用头层牛皮，摩擦色牢度、耐光性、涂层粘着牢度、耐折牢度（50000次）、耐磨性、撕裂力、气味、禁用偶氮染料、游离甲醛、挥发性有机物均符合GB/T 16799-201、HJ 507-2009、SZJG 52-2016标准要求；经液态浸色及防潮、防污等工艺处理，纹路细致、色泽均匀。车缝线路均匀、线条顺畅、针距均匀，扪面整体感观流畅，转角平滑。</w:t>
            </w:r>
          </w:p>
        </w:tc>
      </w:tr>
      <w:tr w14:paraId="0D214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12661164">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4C3EAE8D">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08ED3B5A">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147.5胶黏剂：木质部件胶粘剂采用环保水基型拼板胶。胶粘剂的游离甲醛、苯、甲苯+二甲苯、总挥发性有机物均符合GB 18583-2008、SZJG 52-2016标准要求。</w:t>
            </w:r>
          </w:p>
        </w:tc>
      </w:tr>
      <w:tr w14:paraId="4E0C9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74CAFFC9">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555A29B4">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1C2711DC">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147.6油漆：采用环保水性油漆，经过三底两面油漆工序，木纹纹理清晰，色泽均匀、光滑耐用。油漆表面无尘粒、气泡、渣点、边缘及立面无流挂等现象。</w:t>
            </w:r>
            <w:r>
              <w:rPr>
                <w:rFonts w:hint="eastAsia" w:ascii="宋体" w:hAnsi="宋体" w:eastAsia="宋体" w:cs="宋体"/>
                <w:b w:val="0"/>
                <w:bCs w:val="0"/>
                <w:color w:val="auto"/>
                <w:kern w:val="0"/>
                <w:sz w:val="21"/>
                <w:szCs w:val="21"/>
                <w:highlight w:val="none"/>
                <w:u w:val="none"/>
                <w:lang w:eastAsia="zh-CN" w:bidi="ar"/>
              </w:rPr>
              <w:t>水性漆的重金属元素含量（包括铅、镉、六价铬、汞、砷、钡、硒、锑、钴）均未检出；VOC含量、甲醛含量、乙二醇醚及醚酯总和含量、苯系物总和含量、烷基酚聚氧乙烯醚总和含量均符合GB 18581-2020、GB/T 35602-2017标准要求。</w:t>
            </w:r>
          </w:p>
        </w:tc>
      </w:tr>
      <w:tr w14:paraId="63B5D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21A8BB93">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4B5B3883">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0B263C76">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bCs/>
                <w:color w:val="FF0000"/>
                <w:sz w:val="21"/>
                <w:szCs w:val="21"/>
                <w:highlight w:val="none"/>
                <w:lang w:eastAsia="zh-CN"/>
              </w:rPr>
            </w:pPr>
            <w:r>
              <w:rPr>
                <w:rFonts w:hint="eastAsia" w:ascii="宋体" w:hAnsi="宋体" w:eastAsia="宋体" w:cs="宋体"/>
                <w:b/>
                <w:bCs/>
                <w:color w:val="FF0000"/>
                <w:sz w:val="21"/>
                <w:szCs w:val="21"/>
                <w:highlight w:val="none"/>
                <w:lang w:val="en-US" w:eastAsia="zh-CN"/>
              </w:rPr>
              <w:t>▲147.7</w:t>
            </w:r>
            <w:r>
              <w:rPr>
                <w:rFonts w:hint="eastAsia" w:ascii="宋体" w:hAnsi="宋体" w:eastAsia="宋体" w:cs="宋体"/>
                <w:b/>
                <w:bCs/>
                <w:color w:val="FF0000"/>
                <w:sz w:val="21"/>
                <w:szCs w:val="21"/>
                <w:highlight w:val="none"/>
              </w:rPr>
              <w:t>中式接待椅QB/T</w:t>
            </w:r>
            <w:r>
              <w:rPr>
                <w:rFonts w:hint="eastAsia" w:ascii="宋体" w:hAnsi="宋体" w:eastAsia="宋体" w:cs="宋体"/>
                <w:b/>
                <w:bCs/>
                <w:color w:val="FF0000"/>
                <w:sz w:val="21"/>
                <w:szCs w:val="21"/>
                <w:highlight w:val="none"/>
                <w:lang w:val="en-US" w:eastAsia="zh-CN"/>
              </w:rPr>
              <w:t xml:space="preserve"> </w:t>
            </w:r>
            <w:r>
              <w:rPr>
                <w:rFonts w:hint="eastAsia" w:ascii="宋体" w:hAnsi="宋体" w:eastAsia="宋体" w:cs="宋体"/>
                <w:b/>
                <w:bCs/>
                <w:color w:val="FF0000"/>
                <w:sz w:val="21"/>
                <w:szCs w:val="21"/>
                <w:highlight w:val="none"/>
              </w:rPr>
              <w:t>4371-2012</w:t>
            </w:r>
            <w:r>
              <w:rPr>
                <w:rFonts w:hint="eastAsia" w:ascii="宋体" w:hAnsi="宋体" w:eastAsia="宋体" w:cs="宋体"/>
                <w:b/>
                <w:bCs/>
                <w:color w:val="FF0000"/>
                <w:sz w:val="21"/>
                <w:szCs w:val="21"/>
                <w:highlight w:val="none"/>
                <w:lang w:val="en-US" w:eastAsia="zh-CN"/>
              </w:rPr>
              <w:t>标准检测：</w:t>
            </w:r>
            <w:r>
              <w:rPr>
                <w:rFonts w:hint="eastAsia" w:ascii="宋体" w:hAnsi="宋体" w:eastAsia="宋体" w:cs="宋体"/>
                <w:b/>
                <w:bCs/>
                <w:color w:val="FF0000"/>
                <w:sz w:val="21"/>
                <w:szCs w:val="21"/>
                <w:highlight w:val="none"/>
              </w:rPr>
              <w:t>底脚平稳性：≤0.2mm；表面理化性能要求（漆膜）：耐液性、耐湿热、耐干热、耐磨性均不低于1级；附着力、抗冲击均不低于2级；耐冷热温差符合标准要求；座面和椅背联合静载荷试验、座面前沿静载荷试验、扶手和枕靠侧向静载荷试验、扶手垂直向下静载荷试验、座面、椅背联合耐久性试验、扶手耐久性试验、椅腿前向静载荷试验、椅腿侧向静载荷试验、座面冲击试验、椅背冲击试验、扶手冲击试验、跌落试验、椅子向前倾翻试验、扶手椅侧向倾翻试验、椅子向后倾翻试验均符合标准要求；甲醛释放量未检出；苯释放量：未检出；甲苯释放量：≤0.015mg/m³；二甲苯释放量：未检出；总挥发性（TVOC）有机化合物（TVOC）释放量：≤0.3mg/m³；氨释放量：未检出；抗菌性能要求：抑菌值：金黄色葡萄球菌（ATCC6538）＞99%、大肠埃希氏菌(AS1.90）＞99%、肺炎克雷伯氏菌（AS1.1736）＞99%、乙型副伤寒沙门氏菌（CMCC50094）＞99%、甲型副伤寒沙门氏菌(CMCC(B)50093)＞99%、变形链球菌(ATCC25175)＞99%；含水率：12 %±2%；气干密度0.630±0.01g/cm3：；基本密度：0.730±0.01g/cm3；绝干密度：0.690±0.01g/cm3；气干干缩率：径向≤4.5%、弦向≤4%、体积≤7.5%；全干干缩率：径向≤4.5%、弦向≤4%、体积≤9.5%；吸水率：≥110±5%；气干湿胀率：径向≤2.7%、弦向≤2.5%、体积≤4.5%；饱水湿胀率：径向≤5.2%、弦向≤4.0%、体积≤9.5%</w:t>
            </w:r>
            <w:r>
              <w:rPr>
                <w:rFonts w:hint="eastAsia" w:ascii="宋体" w:hAnsi="宋体" w:eastAsia="宋体" w:cs="宋体"/>
                <w:b/>
                <w:bCs/>
                <w:color w:val="FF0000"/>
                <w:sz w:val="21"/>
                <w:szCs w:val="21"/>
                <w:highlight w:val="none"/>
                <w:lang w:eastAsia="zh-CN"/>
              </w:rPr>
              <w:t>。</w:t>
            </w:r>
          </w:p>
          <w:p w14:paraId="018DB738">
            <w:pPr>
              <w:keepNext w:val="0"/>
              <w:keepLines w:val="0"/>
              <w:pageBreakBefore w:val="0"/>
              <w:widowControl w:val="0"/>
              <w:wordWrap/>
              <w:overflowPunct/>
              <w:topLinePunct w:val="0"/>
              <w:bidi w:val="0"/>
              <w:snapToGrid/>
              <w:spacing w:line="312" w:lineRule="auto"/>
              <w:ind w:left="0"/>
              <w:rPr>
                <w:rFonts w:hint="eastAsia" w:ascii="宋体" w:hAnsi="宋体" w:eastAsia="宋体" w:cs="宋体"/>
                <w:b/>
                <w:bCs/>
                <w:color w:val="FF0000"/>
                <w:spacing w:val="3"/>
                <w:sz w:val="21"/>
                <w:szCs w:val="21"/>
                <w:highlight w:val="none"/>
                <w:lang w:val="en-US" w:eastAsia="zh-CN"/>
              </w:rPr>
            </w:pPr>
            <w:r>
              <w:rPr>
                <w:rFonts w:hint="eastAsia" w:ascii="宋体" w:hAnsi="宋体" w:eastAsia="宋体" w:cs="宋体"/>
                <w:b/>
                <w:bCs/>
                <w:color w:val="FF0000"/>
                <w:spacing w:val="-5"/>
                <w:sz w:val="21"/>
                <w:szCs w:val="21"/>
                <w:highlight w:val="none"/>
                <w:lang w:val="en-US" w:eastAsia="zh-CN"/>
              </w:rPr>
              <w:t>【提供2022年1月1日至本项目投标截止时间第三方检测机构出具的具有CMA标识的符合以上参数的检测报告扫描件，需将报告上对应参数标注出来；检测报告封面货物名称与上述名称不一致的需作书面说明，否则该项不得分；同时需提供在全国认证认可信息公共服务平台(认e云(http://cx.cnca.cn/)检测报告查询截图(查询截图中的报告编号及检测机构名称应与检测报告一致)】</w:t>
            </w:r>
          </w:p>
        </w:tc>
      </w:tr>
      <w:tr w14:paraId="36B5C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1AEAEE4F">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148</w:t>
            </w:r>
          </w:p>
        </w:tc>
        <w:tc>
          <w:tcPr>
            <w:tcW w:w="1678" w:type="dxa"/>
            <w:vMerge w:val="restart"/>
            <w:vAlign w:val="center"/>
          </w:tcPr>
          <w:p w14:paraId="49FD63B1">
            <w:pPr>
              <w:keepNext w:val="0"/>
              <w:keepLines w:val="0"/>
              <w:pageBreakBefore w:val="0"/>
              <w:widowControl/>
              <w:suppressLineNumbers w:val="0"/>
              <w:wordWrap/>
              <w:overflowPunct/>
              <w:topLinePunct w:val="0"/>
              <w:bidi w:val="0"/>
              <w:snapToGrid/>
              <w:spacing w:line="312" w:lineRule="auto"/>
              <w:ind w:left="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中式长条几2</w:t>
            </w:r>
          </w:p>
          <w:p w14:paraId="0D816D61">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vertAlign w:val="baseline"/>
              </w:rPr>
            </w:pPr>
          </w:p>
        </w:tc>
        <w:tc>
          <w:tcPr>
            <w:tcW w:w="6575" w:type="dxa"/>
            <w:vAlign w:val="center"/>
          </w:tcPr>
          <w:p w14:paraId="4629337F">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148.1规格：（600W*400D*600H）mm±10mm；</w:t>
            </w:r>
          </w:p>
        </w:tc>
      </w:tr>
      <w:tr w14:paraId="61C3F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35ACE156">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3FADF335">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5E8C3FD1">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148.2基材：整体采用白蜡木原木制作；脚架及框架采用白蜡木原木方加工成型，木方直径40mm-80mm之间（后期根据款式及结构深化）；面板及芯板采用白蜡木直拼板加工成型，用于直拼的实木板宽度不低于100mm，厚度不低于18mm；</w:t>
            </w:r>
          </w:p>
        </w:tc>
      </w:tr>
      <w:tr w14:paraId="41BC1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203FCE5D">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17C010AC">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50CF8DC1">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148.3工艺：采用榫卯结构连接工艺。木材充分烘干，保证含水率符合要求；木材纹理美观，无明显节子、虫眼，不得使用腐朽材，木制件外观达到国家合格标准。</w:t>
            </w:r>
          </w:p>
        </w:tc>
      </w:tr>
      <w:tr w14:paraId="68F95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7DCD5762">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494AE061">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5DDFB8CC">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148.4胶黏剂：木质部件胶粘剂采用环保水基型拼板胶。胶粘剂的游离甲醛、苯、甲苯+二甲苯、总挥发性有机物均符合GB 18583-2008、SZJG 52-2016标准要求。</w:t>
            </w:r>
          </w:p>
        </w:tc>
      </w:tr>
      <w:tr w14:paraId="0DAC2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771C251B">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457BD847">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7CED3EE6">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 xml:space="preserve">148.5油漆：采用环保水性油漆，经过三底两面油漆工序，木纹纹理清晰，色泽均匀、光滑耐用。油漆表面无尘粒、气泡、渣点、边缘及立面无流挂等现象。 </w:t>
            </w:r>
            <w:r>
              <w:rPr>
                <w:rFonts w:hint="eastAsia" w:ascii="宋体" w:hAnsi="宋体" w:eastAsia="宋体" w:cs="宋体"/>
                <w:b w:val="0"/>
                <w:bCs w:val="0"/>
                <w:color w:val="auto"/>
                <w:kern w:val="0"/>
                <w:sz w:val="21"/>
                <w:szCs w:val="21"/>
                <w:highlight w:val="none"/>
                <w:u w:val="none"/>
                <w:lang w:eastAsia="zh-CN" w:bidi="ar"/>
              </w:rPr>
              <w:t>水性漆的重金属元素含量（包括铅、镉、六价铬、汞、砷、钡、硒、锑、钴）均未检出；VOC含量、甲醛含量、乙二醇醚及醚酯总和含量、苯系物总和含量、烷基酚聚氧乙烯醚总和含量均符合GB 18581-2020、GB/T 35602-2017标准要求。</w:t>
            </w:r>
          </w:p>
        </w:tc>
      </w:tr>
      <w:tr w14:paraId="6D783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40EE21DF">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149</w:t>
            </w:r>
          </w:p>
        </w:tc>
        <w:tc>
          <w:tcPr>
            <w:tcW w:w="1678" w:type="dxa"/>
            <w:vMerge w:val="restart"/>
            <w:vAlign w:val="center"/>
          </w:tcPr>
          <w:p w14:paraId="39EE801D">
            <w:pPr>
              <w:keepNext w:val="0"/>
              <w:keepLines w:val="0"/>
              <w:pageBreakBefore w:val="0"/>
              <w:widowControl/>
              <w:suppressLineNumbers w:val="0"/>
              <w:wordWrap/>
              <w:overflowPunct/>
              <w:topLinePunct w:val="0"/>
              <w:bidi w:val="0"/>
              <w:snapToGrid/>
              <w:spacing w:line="312" w:lineRule="auto"/>
              <w:ind w:left="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中式博古架</w:t>
            </w:r>
          </w:p>
          <w:p w14:paraId="32E2F491">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vertAlign w:val="baseline"/>
              </w:rPr>
            </w:pPr>
          </w:p>
        </w:tc>
        <w:tc>
          <w:tcPr>
            <w:tcW w:w="6575" w:type="dxa"/>
            <w:vAlign w:val="center"/>
          </w:tcPr>
          <w:p w14:paraId="58F0CCCF">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149.1规格：（1920W*350D*2000H）mm±20mm；</w:t>
            </w:r>
          </w:p>
        </w:tc>
      </w:tr>
      <w:tr w14:paraId="1BC11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652C01EB">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579CDF1F">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72A5BFA3">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149.2基材：整体采用白蜡木原木制作；支撑脚柱及框架采用白蜡木原木方加工成型，直径不低于50mm；层板采用白蜡木直拼板加工成型，木方直径40mm-80mm之间（后期根据款式及结构深化），用于直拼的白蜡木宽度不低于60mm，厚度不低于18mm；</w:t>
            </w:r>
          </w:p>
        </w:tc>
      </w:tr>
      <w:tr w14:paraId="0B4F7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3F578D1A">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1EFEC617">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21543D94">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149.3工艺：采用榫卯结构连接工艺。木材充分烘干，保证含水率符合要求；木材纹理美观，无明显节子、虫眼，不得使用腐朽材，木制件外观达到国家合格标准。</w:t>
            </w:r>
          </w:p>
        </w:tc>
      </w:tr>
      <w:tr w14:paraId="76A2D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0A5A3040">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50EAB01B">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49452A47">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149.4胶黏剂：木质部件胶粘剂采用环保水基型拼板胶。胶粘剂的游离甲醛、苯、甲苯+二甲苯、总挥发性有机物均符合GB 18583-2008、SZJG 52-2016标准要求。</w:t>
            </w:r>
          </w:p>
        </w:tc>
      </w:tr>
      <w:tr w14:paraId="06FD3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1DB17103">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433BA82F">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3231264A">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149.5油漆：采用环保水性油漆，经过三底两面油漆工序，木纹纹理清晰，色泽均匀、光滑耐用。油漆表面无尘粒、气泡、渣点、边缘及立面无流挂等现象。</w:t>
            </w:r>
            <w:r>
              <w:rPr>
                <w:rFonts w:hint="eastAsia" w:ascii="宋体" w:hAnsi="宋体" w:eastAsia="宋体" w:cs="宋体"/>
                <w:b w:val="0"/>
                <w:bCs w:val="0"/>
                <w:color w:val="auto"/>
                <w:kern w:val="0"/>
                <w:sz w:val="21"/>
                <w:szCs w:val="21"/>
                <w:highlight w:val="none"/>
                <w:u w:val="none"/>
                <w:lang w:bidi="ar"/>
              </w:rPr>
              <w:t>水性漆底漆的重金属元素含量（包括铅、镉、六价铬、汞、砷、钡、硒、锑、钴）均未检出；VOC含量、甲醛含量、乙二醇醚及醚酯总和含量、苯系物总和含量、烷基酚聚氧乙烯醚总和含量均符合标准要求。</w:t>
            </w:r>
          </w:p>
        </w:tc>
      </w:tr>
      <w:tr w14:paraId="7E9F7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50BF5B5C">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150</w:t>
            </w:r>
          </w:p>
        </w:tc>
        <w:tc>
          <w:tcPr>
            <w:tcW w:w="1678" w:type="dxa"/>
            <w:vMerge w:val="restart"/>
            <w:vAlign w:val="center"/>
          </w:tcPr>
          <w:p w14:paraId="47BB1E1F">
            <w:pPr>
              <w:keepNext w:val="0"/>
              <w:keepLines w:val="0"/>
              <w:pageBreakBefore w:val="0"/>
              <w:widowControl/>
              <w:suppressLineNumbers w:val="0"/>
              <w:wordWrap/>
              <w:overflowPunct/>
              <w:topLinePunct w:val="0"/>
              <w:bidi w:val="0"/>
              <w:snapToGrid/>
              <w:spacing w:line="312" w:lineRule="auto"/>
              <w:ind w:left="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中式方凳</w:t>
            </w:r>
          </w:p>
          <w:p w14:paraId="488D3D5E">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vertAlign w:val="baseline"/>
              </w:rPr>
            </w:pPr>
          </w:p>
        </w:tc>
        <w:tc>
          <w:tcPr>
            <w:tcW w:w="6575" w:type="dxa"/>
            <w:vAlign w:val="center"/>
          </w:tcPr>
          <w:p w14:paraId="6535A1B9">
            <w:pPr>
              <w:keepNext w:val="0"/>
              <w:keepLines w:val="0"/>
              <w:pageBreakBefore w:val="0"/>
              <w:widowControl/>
              <w:numPr>
                <w:ilvl w:val="-1"/>
                <w:numId w:val="0"/>
              </w:numPr>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150.1规格:</w:t>
            </w:r>
            <w:r>
              <w:rPr>
                <w:rFonts w:hint="eastAsia" w:ascii="宋体" w:hAnsi="宋体" w:eastAsia="宋体" w:cs="宋体"/>
                <w:b w:val="0"/>
                <w:bCs w:val="0"/>
                <w:i w:val="0"/>
                <w:iCs w:val="0"/>
                <w:color w:val="auto"/>
                <w:kern w:val="0"/>
                <w:sz w:val="21"/>
                <w:szCs w:val="21"/>
                <w:highlight w:val="none"/>
                <w:u w:val="none"/>
                <w:lang w:val="en-US" w:eastAsia="zh-CN" w:bidi="ar"/>
              </w:rPr>
              <w:t>（450W*450D*450H ）mm±10mm；</w:t>
            </w:r>
          </w:p>
        </w:tc>
      </w:tr>
      <w:tr w14:paraId="64E22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574F41C9">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777B2D0F">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color w:val="auto"/>
                <w:sz w:val="21"/>
                <w:szCs w:val="21"/>
                <w:highlight w:val="none"/>
              </w:rPr>
            </w:pPr>
          </w:p>
        </w:tc>
        <w:tc>
          <w:tcPr>
            <w:tcW w:w="6575" w:type="dxa"/>
            <w:vAlign w:val="center"/>
          </w:tcPr>
          <w:p w14:paraId="3344B5E9">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150.2基材：整体采用白蜡木原木制作；脚架及框架采用白蜡木原木方加工成型；</w:t>
            </w:r>
          </w:p>
        </w:tc>
      </w:tr>
      <w:tr w14:paraId="1C3E1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0E193DBB">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617B78F7">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6575" w:type="dxa"/>
            <w:vAlign w:val="center"/>
          </w:tcPr>
          <w:p w14:paraId="27F8D60A">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150.3工艺：采用榫卯结构连接工艺。木材充分烘干，保证含水率符合要求；木材纹理美观，无明显节子、虫眼，不得使用腐朽材，木制件外观达到国家合格标准。</w:t>
            </w:r>
          </w:p>
        </w:tc>
      </w:tr>
      <w:tr w14:paraId="33FFB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647890AB">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11B7211C">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51B74D3E">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150.4功能配置：配置坐垫。选用头层牛皮，摩擦色牢度、耐光性、涂层粘着牢度、耐折牢度（50000次）、耐磨性、撕裂力、气味、禁用偶氮染料、游离甲醛、挥发性有机物均符合GB/T 16799-201、HJ 507-2009、SZJG 52-2016标准要求；经液态浸色及防潮、防污等工艺处理，纹路细致、色泽均匀。车缝线路均匀、线条顺畅、针距均匀，扪面整体感观流畅，转角平滑。</w:t>
            </w:r>
          </w:p>
        </w:tc>
      </w:tr>
      <w:tr w14:paraId="0C8E5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1B5C09B0">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22B6184A">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2208F4EA">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150.5胶黏剂：木质部件胶粘剂采用环保水基型拼板胶。胶粘剂的游离甲醛、苯、甲苯+二甲苯、总挥发性有机物均符合GB 18583-2008、SZJG 52-2016标准要求。</w:t>
            </w:r>
          </w:p>
        </w:tc>
      </w:tr>
      <w:tr w14:paraId="68A24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4B4D3758">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725AA43B">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7DD766FA">
            <w:pPr>
              <w:keepNext w:val="0"/>
              <w:keepLines w:val="0"/>
              <w:pageBreakBefore w:val="0"/>
              <w:widowControl/>
              <w:numPr>
                <w:ilvl w:val="-1"/>
                <w:numId w:val="0"/>
              </w:numPr>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150.6油漆：采用环保水性油漆，经过三底两面油漆工序，木纹纹理清晰，色泽均匀、光滑耐用。油漆表面无尘粒、气泡、渣点、边缘及立面无流挂等现象。</w:t>
            </w:r>
            <w:r>
              <w:rPr>
                <w:rFonts w:hint="eastAsia" w:ascii="宋体" w:hAnsi="宋体" w:eastAsia="宋体" w:cs="宋体"/>
                <w:b w:val="0"/>
                <w:bCs w:val="0"/>
                <w:color w:val="auto"/>
                <w:kern w:val="0"/>
                <w:sz w:val="21"/>
                <w:szCs w:val="21"/>
                <w:highlight w:val="none"/>
                <w:u w:val="none"/>
                <w:lang w:eastAsia="zh-CN" w:bidi="ar"/>
              </w:rPr>
              <w:t>水性漆的重金属元素含量（包括铅、镉、六价铬、汞、砷、钡、硒、锑、钴）均未检出；VOC含量、甲醛含量、乙二醇醚及醚酯总和含量、苯系物总和含量、烷基酚聚氧乙烯醚总和含量均符合GB 18581-2020、GB/T 35602-2017标准要求。</w:t>
            </w:r>
          </w:p>
        </w:tc>
      </w:tr>
      <w:tr w14:paraId="43D6B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5CEBFA35">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151</w:t>
            </w:r>
          </w:p>
        </w:tc>
        <w:tc>
          <w:tcPr>
            <w:tcW w:w="1678" w:type="dxa"/>
            <w:vMerge w:val="restart"/>
            <w:vAlign w:val="center"/>
          </w:tcPr>
          <w:p w14:paraId="50E0D101">
            <w:pPr>
              <w:keepNext w:val="0"/>
              <w:keepLines w:val="0"/>
              <w:pageBreakBefore w:val="0"/>
              <w:widowControl/>
              <w:suppressLineNumbers w:val="0"/>
              <w:wordWrap/>
              <w:overflowPunct/>
              <w:topLinePunct w:val="0"/>
              <w:bidi w:val="0"/>
              <w:snapToGrid/>
              <w:spacing w:line="312" w:lineRule="auto"/>
              <w:ind w:left="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中式书画台</w:t>
            </w:r>
          </w:p>
          <w:p w14:paraId="0397F903">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vertAlign w:val="baseline"/>
              </w:rPr>
            </w:pPr>
          </w:p>
        </w:tc>
        <w:tc>
          <w:tcPr>
            <w:tcW w:w="6575" w:type="dxa"/>
            <w:vAlign w:val="center"/>
          </w:tcPr>
          <w:p w14:paraId="5C615414">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151.1规格：（2400W*1200D*750H）mm±20mm；</w:t>
            </w:r>
          </w:p>
        </w:tc>
      </w:tr>
      <w:tr w14:paraId="723BE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07F1C13A">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0FA487E0">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5F325125">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151.2基材：台面采用白蜡木原木整板（独板，无拼接）；台面厚度不低于60mm，边缘为原木自然边。</w:t>
            </w:r>
          </w:p>
        </w:tc>
      </w:tr>
      <w:tr w14:paraId="6682B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3D6087B1">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41EABA7C">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12701104">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151.3工艺：原木制作，保持原木的天然木纹质感。</w:t>
            </w:r>
          </w:p>
        </w:tc>
      </w:tr>
      <w:tr w14:paraId="11147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0A929C8A">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29AB06B1">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1638FAB6">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151.4油漆：采用的水性面漆和水性底漆，进行封闭/开孔涂装+黑砂面漆，采用三底两面工艺，</w:t>
            </w:r>
            <w:r>
              <w:rPr>
                <w:rFonts w:hint="eastAsia" w:ascii="宋体" w:hAnsi="宋体" w:eastAsia="宋体" w:cs="宋体"/>
                <w:b w:val="0"/>
                <w:bCs w:val="0"/>
                <w:color w:val="auto"/>
                <w:kern w:val="0"/>
                <w:sz w:val="21"/>
                <w:szCs w:val="21"/>
                <w:highlight w:val="none"/>
                <w:u w:val="none"/>
                <w:lang w:bidi="ar"/>
              </w:rPr>
              <w:t>水性面漆底漆的重金属元素含量（包括铅、镉、六价铬、汞、砷、钡、硒、锑、钴）均未检出；VOC含量、甲醛含量、乙二醇醚及醚酯总和含量、苯系物总和含量、烷基酚聚氧乙烯醚总和含量均符合标准要求。</w:t>
            </w:r>
          </w:p>
        </w:tc>
      </w:tr>
      <w:tr w14:paraId="7AFB4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3F272F7F">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152</w:t>
            </w:r>
          </w:p>
        </w:tc>
        <w:tc>
          <w:tcPr>
            <w:tcW w:w="1678" w:type="dxa"/>
            <w:vMerge w:val="restart"/>
            <w:vAlign w:val="center"/>
          </w:tcPr>
          <w:p w14:paraId="3D8402DD">
            <w:pPr>
              <w:keepNext w:val="0"/>
              <w:keepLines w:val="0"/>
              <w:pageBreakBefore w:val="0"/>
              <w:widowControl/>
              <w:suppressLineNumbers w:val="0"/>
              <w:wordWrap/>
              <w:overflowPunct/>
              <w:topLinePunct w:val="0"/>
              <w:bidi w:val="0"/>
              <w:snapToGrid/>
              <w:spacing w:line="312" w:lineRule="auto"/>
              <w:ind w:left="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中式办公椅2</w:t>
            </w:r>
          </w:p>
          <w:p w14:paraId="1E1B5F51">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vertAlign w:val="baseline"/>
              </w:rPr>
            </w:pPr>
          </w:p>
        </w:tc>
        <w:tc>
          <w:tcPr>
            <w:tcW w:w="6575" w:type="dxa"/>
            <w:vAlign w:val="center"/>
          </w:tcPr>
          <w:p w14:paraId="6BCE9F6D">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152.1规格：单人位</w:t>
            </w:r>
          </w:p>
        </w:tc>
      </w:tr>
      <w:tr w14:paraId="591F7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44F46411">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25B2B980">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3A14D8BE">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152.2基材：整体采用白蜡木原木制作；脚架、扶手、椅背架采用白蜡木原木方加工成型；座板采用白蜡木直拼板加工成型，用于直拼的白蜡木宽度不低于60mm，厚度不低于18mm；</w:t>
            </w:r>
          </w:p>
        </w:tc>
      </w:tr>
      <w:tr w14:paraId="1CD8D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6026C114">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6E6B3E57">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17ABCF17">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152.3工艺：采用榫卯结构连接工艺。木材充分烘干，保证含水率符合要求；木材纹理美观，无明显节子、虫眼，不得使用腐朽材，木制件外观达到国家合格标准。</w:t>
            </w:r>
          </w:p>
        </w:tc>
      </w:tr>
      <w:tr w14:paraId="0CA38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132352A5">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71E6109B">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4C75AE99">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152.4功能配置：配置坐垫。配靠垫。坐垫选用头层牛皮，摩擦色牢度、耐光性、涂层粘着牢度、耐折牢度（50000次）、耐磨性、撕裂力、气味、禁用偶氮染料、游离甲醛、挥发性有机物均符合GB/T 16799-201、HJ 507-2009、SZJG 52-2016标准要求；经液态浸色及防潮、防污等工艺处理，纹路细致、色泽均匀。车缝线路均匀、线条顺畅、针距均匀，扪面整体感观流畅，转角平滑。</w:t>
            </w:r>
          </w:p>
        </w:tc>
      </w:tr>
      <w:tr w14:paraId="6DAD5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719802E7">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5D988145">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3F40EE4D">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152.5胶黏剂：木质部件胶粘剂采用环保水基型拼板胶。胶粘剂的游离甲醛、苯、甲苯+二甲苯、总挥发性有机物均符合GB 18583-2008、SZJG 52-2016标准要求。</w:t>
            </w:r>
          </w:p>
        </w:tc>
      </w:tr>
      <w:tr w14:paraId="39AED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6B1288AD">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793289C3">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1502D74D">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152.6油漆：采用环保水性油漆，经过三底两面油漆工序，木纹纹理清晰，色泽均匀、光滑耐用。油漆表面无尘粒、气泡、渣点、边缘及立面无流挂等现象。</w:t>
            </w:r>
            <w:r>
              <w:rPr>
                <w:rFonts w:hint="eastAsia" w:ascii="宋体" w:hAnsi="宋体" w:eastAsia="宋体" w:cs="宋体"/>
                <w:b w:val="0"/>
                <w:bCs w:val="0"/>
                <w:color w:val="auto"/>
                <w:kern w:val="0"/>
                <w:sz w:val="21"/>
                <w:szCs w:val="21"/>
                <w:highlight w:val="none"/>
                <w:u w:val="none"/>
                <w:lang w:eastAsia="zh-CN" w:bidi="ar"/>
              </w:rPr>
              <w:t>水性漆的重金属元素含量（包括铅、镉、六价铬、汞、砷、钡、硒、锑、钴）均未检出；VOC含量、甲醛含量、乙二醇醚及醚酯总和含量、苯系物总和含量、烷基酚聚氧乙烯醚总和含量均符合GB 18581-2020、GB/T 35602-2017标准要求。</w:t>
            </w:r>
          </w:p>
        </w:tc>
      </w:tr>
      <w:tr w14:paraId="5D51B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14E609D9">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153</w:t>
            </w:r>
          </w:p>
        </w:tc>
        <w:tc>
          <w:tcPr>
            <w:tcW w:w="1678" w:type="dxa"/>
            <w:vMerge w:val="restart"/>
            <w:vAlign w:val="center"/>
          </w:tcPr>
          <w:p w14:paraId="23B3CE67">
            <w:pPr>
              <w:keepNext w:val="0"/>
              <w:keepLines w:val="0"/>
              <w:pageBreakBefore w:val="0"/>
              <w:widowControl/>
              <w:suppressLineNumbers w:val="0"/>
              <w:wordWrap/>
              <w:overflowPunct/>
              <w:topLinePunct w:val="0"/>
              <w:bidi w:val="0"/>
              <w:snapToGrid/>
              <w:spacing w:line="312" w:lineRule="auto"/>
              <w:ind w:left="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中式沙发1</w:t>
            </w:r>
          </w:p>
          <w:p w14:paraId="0A56A618">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vertAlign w:val="baseline"/>
              </w:rPr>
            </w:pPr>
          </w:p>
        </w:tc>
        <w:tc>
          <w:tcPr>
            <w:tcW w:w="6575" w:type="dxa"/>
            <w:vAlign w:val="center"/>
          </w:tcPr>
          <w:p w14:paraId="695AF364">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153.1规格：三人位</w:t>
            </w:r>
          </w:p>
        </w:tc>
      </w:tr>
      <w:tr w14:paraId="616A5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45351163">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4E02C716">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color w:val="auto"/>
                <w:sz w:val="21"/>
                <w:szCs w:val="21"/>
                <w:highlight w:val="none"/>
              </w:rPr>
            </w:pPr>
          </w:p>
        </w:tc>
        <w:tc>
          <w:tcPr>
            <w:tcW w:w="6575" w:type="dxa"/>
            <w:vAlign w:val="center"/>
          </w:tcPr>
          <w:p w14:paraId="627C922B">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153.4基材：整体采用白蜡木原木制作；脚架及框架采用白蜡木原木方加工成型，木方直径40mm-80mm之间（后期根据款式及结构深化）；面板及芯板采用白蜡木直拼板加工成型，用于直拼的木板宽度不低于100mm，厚度不低于18mm，面板底部需有木方加固支撑。</w:t>
            </w:r>
          </w:p>
        </w:tc>
      </w:tr>
      <w:tr w14:paraId="43538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15A9F5C2">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66BDA720">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6575" w:type="dxa"/>
            <w:vAlign w:val="center"/>
          </w:tcPr>
          <w:p w14:paraId="6826405D">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153.3工艺：采用榫卯结构连接工艺。木材充分烘干，保证含水率符合要求；木材纹理美观，无明显节子、虫眼，不得使用腐朽材，木制件外观达到国家合格标准。软包车缝线路均匀、线条顺畅、针距均匀，扪面整体感观流畅，转角平滑。</w:t>
            </w:r>
          </w:p>
        </w:tc>
      </w:tr>
      <w:tr w14:paraId="06DC7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775706F4">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423EF38E">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500E3198">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153.4功能配置：配靠垫、坐垫。靠垫3个以上。快速回弹高密度海绵，厚实座包，舒适稳固；海绵的表观密度偏差、40%压陷硬度偏差、回弹率、75%压缩永久变形、65%/25%压陷比、气味等级、拉伸强度、断裂伸长率、撕裂强度、干热老化后拉伸强度、干热老化后拉伸强度变化率、湿热老化后拉伸强度、湿热老化后拉伸强度变化率、甲醛散发均符合GB/T 10802-2023标准要求。座垫选用头层牛皮，摩擦色牢度、耐光性、涂层粘着牢度、耐折牢度（50000次）、耐磨性、撕裂力、气味、禁用偶氮染料、游离甲醛、挥发性有机物均符合GB/T 16799-201、HJ 507-2009、SZJG 52-2016标准要求；经液态浸色及防潮、防污等工艺处理，纹路细致、色泽均匀。</w:t>
            </w:r>
          </w:p>
        </w:tc>
      </w:tr>
      <w:tr w14:paraId="64F7C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4F742ADC">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772429DE">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18F04E11">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153.5胶黏剂：木质部件胶粘剂采用环保水基型拼板胶。胶粘剂的游离甲醛、苯、甲苯+二甲苯、总挥发性有机物均符合GB 18583-2008、SZJG 52-2016标准要求。</w:t>
            </w:r>
          </w:p>
        </w:tc>
      </w:tr>
      <w:tr w14:paraId="233C5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60BF1EC1">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00354E5A">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2FD9E44E">
            <w:pPr>
              <w:keepNext w:val="0"/>
              <w:keepLines w:val="0"/>
              <w:pageBreakBefore w:val="0"/>
              <w:widowControl/>
              <w:numPr>
                <w:ilvl w:val="0"/>
                <w:numId w:val="0"/>
              </w:numPr>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153.6油漆：采用环保水性油漆，经过三底两面油漆工序，木纹纹理清晰，色泽均匀、光滑耐用。油漆表面无尘粒、气泡、渣点、边缘及立面无流挂等现象。</w:t>
            </w:r>
            <w:r>
              <w:rPr>
                <w:rFonts w:hint="eastAsia" w:ascii="宋体" w:hAnsi="宋体" w:eastAsia="宋体" w:cs="宋体"/>
                <w:b w:val="0"/>
                <w:bCs w:val="0"/>
                <w:color w:val="auto"/>
                <w:kern w:val="0"/>
                <w:sz w:val="21"/>
                <w:szCs w:val="21"/>
                <w:highlight w:val="none"/>
                <w:u w:val="none"/>
                <w:lang w:eastAsia="zh-CN" w:bidi="ar"/>
              </w:rPr>
              <w:t>水性漆的重金属元素含量（包括铅、镉、六价铬、汞、砷、钡、硒、锑、钴）均未检出；VOC含量、甲醛含量、乙二醇醚及醚酯总和含量、苯系物总和含量、烷基酚聚氧乙烯醚总和含量均符合GB 18581-2020、GB/T 35602-2017标准要求。</w:t>
            </w:r>
          </w:p>
        </w:tc>
      </w:tr>
      <w:tr w14:paraId="5C115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47CEA5C5">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154</w:t>
            </w:r>
          </w:p>
        </w:tc>
        <w:tc>
          <w:tcPr>
            <w:tcW w:w="1678" w:type="dxa"/>
            <w:vMerge w:val="restart"/>
            <w:vAlign w:val="center"/>
          </w:tcPr>
          <w:p w14:paraId="41E880A4">
            <w:pPr>
              <w:keepNext w:val="0"/>
              <w:keepLines w:val="0"/>
              <w:pageBreakBefore w:val="0"/>
              <w:widowControl/>
              <w:suppressLineNumbers w:val="0"/>
              <w:wordWrap/>
              <w:overflowPunct/>
              <w:topLinePunct w:val="0"/>
              <w:bidi w:val="0"/>
              <w:snapToGrid/>
              <w:spacing w:line="312" w:lineRule="auto"/>
              <w:ind w:left="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中式沙发2</w:t>
            </w:r>
          </w:p>
          <w:p w14:paraId="37870B16">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vertAlign w:val="baseline"/>
              </w:rPr>
            </w:pPr>
          </w:p>
        </w:tc>
        <w:tc>
          <w:tcPr>
            <w:tcW w:w="6575" w:type="dxa"/>
            <w:vAlign w:val="center"/>
          </w:tcPr>
          <w:p w14:paraId="07353F29">
            <w:pPr>
              <w:keepNext w:val="0"/>
              <w:keepLines w:val="0"/>
              <w:pageBreakBefore w:val="0"/>
              <w:widowControl/>
              <w:suppressLineNumbers w:val="0"/>
              <w:wordWrap/>
              <w:overflowPunct/>
              <w:topLinePunct w:val="0"/>
              <w:bidi w:val="0"/>
              <w:snapToGrid/>
              <w:spacing w:after="0" w:afterAutospacing="0"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154.1规格：单人位</w:t>
            </w:r>
          </w:p>
        </w:tc>
      </w:tr>
      <w:tr w14:paraId="06F43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13478B39">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7D31D832">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color w:val="auto"/>
                <w:sz w:val="21"/>
                <w:szCs w:val="21"/>
                <w:highlight w:val="none"/>
              </w:rPr>
            </w:pPr>
          </w:p>
        </w:tc>
        <w:tc>
          <w:tcPr>
            <w:tcW w:w="6575" w:type="dxa"/>
            <w:vAlign w:val="center"/>
          </w:tcPr>
          <w:p w14:paraId="0B002638">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154.2基材：整体采用白蜡木原木制作；脚架及框架采用白蜡木原木方加工成型，木方直径40mm-80mm之间（后期根据款式及结构深化）；面板及芯板采用白蜡木直拼板加工成型，用于直拼的木板宽度不低于100mm，厚度不低于18mm，面板底部需有木方加固支撑。</w:t>
            </w:r>
          </w:p>
        </w:tc>
      </w:tr>
      <w:tr w14:paraId="11FDD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3E529326">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4DA02B8A">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6575" w:type="dxa"/>
            <w:vAlign w:val="center"/>
          </w:tcPr>
          <w:p w14:paraId="118749D8">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154.3工艺：采用榫卯结构连接工艺。木材充分烘干，保证含水率符合要求；木材纹理美观，无明显节子、虫眼，不得使用腐朽材，木制件外观达到国家合格标准。软包车缝线路均匀、线条顺畅、针距均匀，扪面整体感观流畅，转角平滑。</w:t>
            </w:r>
          </w:p>
        </w:tc>
      </w:tr>
      <w:tr w14:paraId="077B8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53B82D2D">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577D88A1">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511E0591">
            <w:pPr>
              <w:keepNext w:val="0"/>
              <w:keepLines w:val="0"/>
              <w:pageBreakBefore w:val="0"/>
              <w:widowControl/>
              <w:numPr>
                <w:ilvl w:val="0"/>
                <w:numId w:val="0"/>
              </w:numPr>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154.4功能配置：配靠垫、坐垫。靠垫3个以上。快速回弹高密度海绵，厚实座包，舒适稳固；海绵的表观密度偏差、40%压陷硬度偏差、回弹率、75%压缩永久变形、65%/25%压陷比、气味等级、拉伸强度、断裂伸长率、撕裂强度、干热老化后拉伸强度、干热老化后拉伸强度变化率、湿热老化后拉伸强度、湿热老化后拉伸强度变化率、甲醛散发均符合GB/T 10802-2023标准要求。座垫选用头层牛皮，摩擦色牢度、耐光性、涂层粘着牢度、耐折牢度（50000次）、耐磨性、撕裂力、气味、禁用偶氮染料、游离甲醛、挥发性有机物均符合GB/T 16799-201、HJ 507-2009、SZJG 52-2016标准要求；经液态浸色及防潮、防污等工艺处理，纹路细致、色泽均匀。</w:t>
            </w:r>
          </w:p>
        </w:tc>
      </w:tr>
      <w:tr w14:paraId="0F1A8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4D28591D">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5FC1B852">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1FEE6402">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154.5胶黏剂：木质部件胶粘剂采用环保水基型拼板胶。胶粘剂的游离甲醛、苯、甲苯+二甲苯、总挥发性有机物均符合GB 18583-2008、SZJG 52-2016标准要求。</w:t>
            </w:r>
          </w:p>
        </w:tc>
      </w:tr>
      <w:tr w14:paraId="4154B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3E11AC1A">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46263D49">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2F660112">
            <w:pPr>
              <w:keepNext w:val="0"/>
              <w:keepLines w:val="0"/>
              <w:pageBreakBefore w:val="0"/>
              <w:widowControl/>
              <w:numPr>
                <w:ilvl w:val="0"/>
                <w:numId w:val="0"/>
              </w:numPr>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154.6油漆：采用环保水性油漆，经过三底两面油漆工序，木纹纹理清晰，色泽均匀、光滑耐用。油漆表面无尘粒、气泡、渣点、边缘及立面无流挂等现象。</w:t>
            </w:r>
            <w:r>
              <w:rPr>
                <w:rFonts w:hint="eastAsia" w:ascii="宋体" w:hAnsi="宋体" w:eastAsia="宋体" w:cs="宋体"/>
                <w:b w:val="0"/>
                <w:bCs w:val="0"/>
                <w:color w:val="auto"/>
                <w:kern w:val="0"/>
                <w:sz w:val="21"/>
                <w:szCs w:val="21"/>
                <w:highlight w:val="none"/>
                <w:u w:val="none"/>
                <w:lang w:eastAsia="zh-CN" w:bidi="ar"/>
              </w:rPr>
              <w:t>水性漆的重金属元素含量（包括铅、镉、六价铬、汞、砷、钡、硒、锑、钴）均未检出；VOC含量、甲醛含量、乙二醇醚及醚酯总和含量、苯系物总和含量、烷基酚聚氧乙烯醚总和含量均符合GB 18581-2020、GB/T 35602-2017标准要求。</w:t>
            </w:r>
          </w:p>
        </w:tc>
      </w:tr>
      <w:tr w14:paraId="13DB1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632404AF">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155</w:t>
            </w:r>
          </w:p>
        </w:tc>
        <w:tc>
          <w:tcPr>
            <w:tcW w:w="1678" w:type="dxa"/>
            <w:vMerge w:val="restart"/>
            <w:vAlign w:val="center"/>
          </w:tcPr>
          <w:p w14:paraId="31469BFF">
            <w:pPr>
              <w:keepNext w:val="0"/>
              <w:keepLines w:val="0"/>
              <w:pageBreakBefore w:val="0"/>
              <w:widowControl/>
              <w:suppressLineNumbers w:val="0"/>
              <w:wordWrap/>
              <w:overflowPunct/>
              <w:topLinePunct w:val="0"/>
              <w:bidi w:val="0"/>
              <w:snapToGrid/>
              <w:spacing w:line="312" w:lineRule="auto"/>
              <w:ind w:left="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中式大方几2</w:t>
            </w:r>
          </w:p>
          <w:p w14:paraId="4A654520">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vertAlign w:val="baseline"/>
              </w:rPr>
            </w:pPr>
          </w:p>
        </w:tc>
        <w:tc>
          <w:tcPr>
            <w:tcW w:w="6575" w:type="dxa"/>
            <w:vAlign w:val="center"/>
          </w:tcPr>
          <w:p w14:paraId="68171800">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155.1规格：（1350W*1350D*420H）mm±10mm；</w:t>
            </w:r>
          </w:p>
        </w:tc>
      </w:tr>
      <w:tr w14:paraId="3E7F9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00F75183">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712A9060">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4A25CFE3">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155.2基材：采用白蜡木原木制作；脚架及框架采用白蜡木原木方加工成型，木方直径40mm-80mm之间（后期根据款式及结构深化）；面板及芯板采用白蜡木直拼板加工成型，用于直拼的木板宽度不低于100mm，厚度不低于18mm，面板底部需有木方加固支撑。</w:t>
            </w:r>
          </w:p>
        </w:tc>
      </w:tr>
      <w:tr w14:paraId="2C8A6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1BA69102">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2B2CF1DE">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5997F40C">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155.3工艺：采用榫卯结构连接工艺。木材充分烘干，保证含水率符合要求；木材纹理美观，无明显节子、虫眼，不得使用腐朽材，木制件外观达到国家合格标准。</w:t>
            </w:r>
          </w:p>
        </w:tc>
      </w:tr>
      <w:tr w14:paraId="1F824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21925E72">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1F1C5727">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54E6AC10">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155.4胶黏剂：木质部件胶粘剂采用环保水基型拼板胶。胶粘剂的游离甲醛、苯、甲苯+二甲苯、总挥发性有机物均符合GB 18583-2008、SZJG 52-2016标准要求。</w:t>
            </w:r>
          </w:p>
        </w:tc>
      </w:tr>
      <w:tr w14:paraId="3F936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3BB0DA24">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64513656">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127C8423">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155.5油漆：采用环保水性油漆，经过三底两面油漆工序，木纹纹理清晰，色泽均匀、光滑耐用。油漆表面无尘粒、气泡、渣点、边缘及立面无流挂等现象。</w:t>
            </w:r>
            <w:r>
              <w:rPr>
                <w:rFonts w:hint="eastAsia" w:ascii="宋体" w:hAnsi="宋体" w:eastAsia="宋体" w:cs="宋体"/>
                <w:b w:val="0"/>
                <w:bCs w:val="0"/>
                <w:color w:val="auto"/>
                <w:kern w:val="0"/>
                <w:sz w:val="21"/>
                <w:szCs w:val="21"/>
                <w:highlight w:val="none"/>
                <w:u w:val="none"/>
                <w:lang w:eastAsia="zh-CN" w:bidi="ar"/>
              </w:rPr>
              <w:t>水性漆的重金属元素含量（包括铅、镉、六价铬、汞、砷、钡、硒、锑、钴）均未检出；VOC含量、甲醛含量、乙二醇醚及醚酯总和含量、苯系物总和含量、烷基酚聚氧乙烯醚总和含量均符合GB 18581-2020、GB/T 35602-2017标准要求。</w:t>
            </w:r>
          </w:p>
        </w:tc>
      </w:tr>
      <w:tr w14:paraId="25782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02166EAA">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156</w:t>
            </w:r>
          </w:p>
        </w:tc>
        <w:tc>
          <w:tcPr>
            <w:tcW w:w="1678" w:type="dxa"/>
            <w:vMerge w:val="restart"/>
            <w:vAlign w:val="center"/>
          </w:tcPr>
          <w:p w14:paraId="5828DCEA">
            <w:pPr>
              <w:keepNext w:val="0"/>
              <w:keepLines w:val="0"/>
              <w:pageBreakBefore w:val="0"/>
              <w:widowControl/>
              <w:suppressLineNumbers w:val="0"/>
              <w:wordWrap/>
              <w:overflowPunct/>
              <w:topLinePunct w:val="0"/>
              <w:bidi w:val="0"/>
              <w:snapToGrid/>
              <w:spacing w:line="312" w:lineRule="auto"/>
              <w:ind w:left="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中式小方几2</w:t>
            </w:r>
          </w:p>
          <w:p w14:paraId="3D561165">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vertAlign w:val="baseline"/>
              </w:rPr>
            </w:pPr>
          </w:p>
        </w:tc>
        <w:tc>
          <w:tcPr>
            <w:tcW w:w="6575" w:type="dxa"/>
            <w:vAlign w:val="center"/>
          </w:tcPr>
          <w:p w14:paraId="5C870B5D">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156.1规格：（450W*450D*450H）mm±10mm；</w:t>
            </w:r>
          </w:p>
        </w:tc>
      </w:tr>
      <w:tr w14:paraId="18372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735CA22D">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50CE8262">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28A651B1">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156.2基材：采用白蜡木原木制作；脚架及框架采用白蜡木原木方加工成型，木方直径40mm-80mm之间（后期根据款式及结构深化）；面板及芯板采用白蜡木直拼板加工成型，用于直拼的木板宽度不低于100mm，厚度不低于18mm，面板底部需有木方加固支撑。</w:t>
            </w:r>
          </w:p>
        </w:tc>
      </w:tr>
      <w:tr w14:paraId="554C8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0FA80C5F">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1656D803">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5113DE76">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156.3工艺：采用榫卯结构连接工艺。木材充分烘干，保证含水率符合要求；木材纹理美观，无明显节子、虫眼，不得使用腐朽材，木制件外观达到国家合格标准。</w:t>
            </w:r>
          </w:p>
        </w:tc>
      </w:tr>
      <w:tr w14:paraId="40C40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4CD4BA7E">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520F195E">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7E1FD145">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156.4胶黏剂：木质部件胶粘剂采用环保水基型拼板胶。胶粘剂的游离甲醛、苯、甲苯+二甲苯、总挥发性有机物均符合GB 18583-2008、SZJG 52-2016标准要求。</w:t>
            </w:r>
          </w:p>
        </w:tc>
      </w:tr>
      <w:tr w14:paraId="2EAD7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02A98431">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46ECAA16">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07F34B07">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156.5油漆：采用环保水性油漆，经过三底两面油漆工序，木纹纹理清晰，色泽均匀、光滑耐用。油漆表面无尘粒、气泡、渣点、边缘及立面无流挂等现象。</w:t>
            </w:r>
          </w:p>
        </w:tc>
      </w:tr>
      <w:tr w14:paraId="782C1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0C3713D2">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157</w:t>
            </w:r>
          </w:p>
        </w:tc>
        <w:tc>
          <w:tcPr>
            <w:tcW w:w="1678" w:type="dxa"/>
            <w:vMerge w:val="restart"/>
            <w:vAlign w:val="center"/>
          </w:tcPr>
          <w:p w14:paraId="05A5A0F3">
            <w:pPr>
              <w:keepNext w:val="0"/>
              <w:keepLines w:val="0"/>
              <w:pageBreakBefore w:val="0"/>
              <w:widowControl/>
              <w:suppressLineNumbers w:val="0"/>
              <w:wordWrap/>
              <w:overflowPunct/>
              <w:topLinePunct w:val="0"/>
              <w:bidi w:val="0"/>
              <w:snapToGrid/>
              <w:spacing w:line="312" w:lineRule="auto"/>
              <w:ind w:left="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中式接待桌</w:t>
            </w:r>
          </w:p>
          <w:p w14:paraId="3A7B23CE">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vertAlign w:val="baseline"/>
              </w:rPr>
            </w:pPr>
          </w:p>
        </w:tc>
        <w:tc>
          <w:tcPr>
            <w:tcW w:w="6575" w:type="dxa"/>
            <w:vAlign w:val="center"/>
          </w:tcPr>
          <w:p w14:paraId="1697B26F">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157.1规格：（1400W*600D*750H）mm±10mm；</w:t>
            </w:r>
          </w:p>
        </w:tc>
      </w:tr>
      <w:tr w14:paraId="0BDB3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2DAF842C">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45891D2E">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22C6BFA6">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157.2基材：整体采用白蜡木原木制作；脚架及框架采用白蜡木原木方加工成型，木方直径40mm-80mm之间（后期根据款式及结构深化）；面板及芯板采用白蜡木直拼板加工成型，用于直拼的木板宽度不低于100mm，厚度不低于25mm，面板底部需有木方加固支撑。</w:t>
            </w:r>
          </w:p>
        </w:tc>
      </w:tr>
      <w:tr w14:paraId="6F735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2E7E4246">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70C916F3">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45B73FC1">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157.3工艺：采用榫卯结构连接工艺。木材充分烘干，保证含水率符合要求；木材纹理美观，无明显节子、虫眼，不得使用腐朽材，木制件外观达到国家合格标准。</w:t>
            </w:r>
          </w:p>
        </w:tc>
      </w:tr>
      <w:tr w14:paraId="79722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66032A7E">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1DA2085C">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689DF02A">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157.4胶黏剂：木质部件胶粘剂采用环保水基型拼板胶。胶粘剂的游离甲醛、苯、甲苯+二甲苯、总挥发性有机物均符合GB 18583-2008、SZJG 52-2016标准要求。</w:t>
            </w:r>
          </w:p>
        </w:tc>
      </w:tr>
      <w:tr w14:paraId="442A6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37E11D6F">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46D0EAB4">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00B90601">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157.5油漆：采用环保水性油漆，经过三底两面油漆工序，木纹纹理清晰，色泽均匀、光滑耐用。油漆表面无尘粒、气泡、渣点、边缘及立面无流挂等现象。</w:t>
            </w:r>
            <w:r>
              <w:rPr>
                <w:rFonts w:hint="eastAsia" w:ascii="宋体" w:hAnsi="宋体" w:eastAsia="宋体" w:cs="宋体"/>
                <w:b w:val="0"/>
                <w:bCs w:val="0"/>
                <w:color w:val="auto"/>
                <w:kern w:val="0"/>
                <w:sz w:val="21"/>
                <w:szCs w:val="21"/>
                <w:highlight w:val="none"/>
                <w:u w:val="none"/>
                <w:lang w:eastAsia="zh-CN" w:bidi="ar"/>
              </w:rPr>
              <w:t>水性漆的重金属元素含量（包括铅、镉、六价铬、汞、砷、钡、硒、锑、钴）均未检出；VOC含量、甲醛含量、乙二醇醚及醚酯总和含量、苯系物总和含量、烷基酚聚氧乙烯醚总和含量均符合GB 18581-2020、GB/T 35602-2017标准要求。</w:t>
            </w:r>
          </w:p>
        </w:tc>
      </w:tr>
      <w:tr w14:paraId="4FE58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198028A5">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158</w:t>
            </w:r>
          </w:p>
        </w:tc>
        <w:tc>
          <w:tcPr>
            <w:tcW w:w="1678" w:type="dxa"/>
            <w:vMerge w:val="restart"/>
            <w:vAlign w:val="center"/>
          </w:tcPr>
          <w:p w14:paraId="5DC5581D">
            <w:pPr>
              <w:keepNext w:val="0"/>
              <w:keepLines w:val="0"/>
              <w:pageBreakBefore w:val="0"/>
              <w:widowControl/>
              <w:suppressLineNumbers w:val="0"/>
              <w:wordWrap/>
              <w:overflowPunct/>
              <w:topLinePunct w:val="0"/>
              <w:bidi w:val="0"/>
              <w:snapToGrid/>
              <w:spacing w:line="312" w:lineRule="auto"/>
              <w:ind w:left="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中式圈椅</w:t>
            </w:r>
          </w:p>
          <w:p w14:paraId="071999E0">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vertAlign w:val="baseline"/>
              </w:rPr>
            </w:pPr>
          </w:p>
        </w:tc>
        <w:tc>
          <w:tcPr>
            <w:tcW w:w="6575" w:type="dxa"/>
            <w:vAlign w:val="center"/>
          </w:tcPr>
          <w:p w14:paraId="236A28A5">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default"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158.1规格：</w:t>
            </w:r>
            <w:r>
              <w:rPr>
                <w:rFonts w:hint="eastAsia" w:ascii="宋体" w:hAnsi="宋体" w:eastAsia="宋体" w:cs="宋体"/>
                <w:b/>
                <w:bCs/>
                <w:i w:val="0"/>
                <w:iCs w:val="0"/>
                <w:color w:val="auto"/>
                <w:kern w:val="0"/>
                <w:sz w:val="21"/>
                <w:szCs w:val="21"/>
                <w:highlight w:val="none"/>
                <w:u w:val="none"/>
                <w:lang w:val="en-US" w:eastAsia="zh-CN" w:bidi="ar"/>
              </w:rPr>
              <w:t>（350W*350D*450H）mm±10mm；</w:t>
            </w:r>
          </w:p>
        </w:tc>
      </w:tr>
      <w:tr w14:paraId="2E60F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4A875C10">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1F1E282C">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0CF3D034">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158.2基材：整体采用白蜡木原木制作；脚架、框架、背架、扶手采用白蜡木原木方加工成型；面板及芯板采用白蜡木直拼板加工成型，用于直拼的木板宽度不低于60mm，厚度不低于18mm；</w:t>
            </w:r>
          </w:p>
        </w:tc>
      </w:tr>
      <w:tr w14:paraId="46C39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22230D19">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673906CE">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19CCF6F2">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158.3工艺：采用榫卯结构连接工艺。木材充分烘干，保证含水率符合要求；木材纹理美观，无明显节子、虫眼，不得使用腐朽材，木制件外观达到国家合格标准。纯原木制作，保持原木的天然木纹质感。</w:t>
            </w:r>
          </w:p>
        </w:tc>
      </w:tr>
      <w:tr w14:paraId="47F8D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35AA238D">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402E80D1">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4AA60511">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158.4胶黏剂：木质部件胶粘剂采用环保水基型拼板胶。胶粘剂的游离甲醛、苯、甲苯+二甲苯、总挥发性有机物均符合GB 18583-2008、SZJG 52-2016标准要求。</w:t>
            </w:r>
          </w:p>
        </w:tc>
      </w:tr>
      <w:tr w14:paraId="7B496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76458ED5">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39CA1944">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18384133">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158.5油漆：采用环保水性油漆，经过三底两面油漆工序，木纹纹理清晰，色泽均匀、光滑耐用。油漆表面无尘粒、气泡、渣点、边缘及立面无流挂等现象。</w:t>
            </w:r>
            <w:r>
              <w:rPr>
                <w:rFonts w:hint="eastAsia" w:ascii="宋体" w:hAnsi="宋体" w:eastAsia="宋体" w:cs="宋体"/>
                <w:b w:val="0"/>
                <w:bCs w:val="0"/>
                <w:color w:val="auto"/>
                <w:kern w:val="0"/>
                <w:sz w:val="21"/>
                <w:szCs w:val="21"/>
                <w:highlight w:val="none"/>
                <w:u w:val="none"/>
                <w:lang w:eastAsia="zh-CN" w:bidi="ar"/>
              </w:rPr>
              <w:t>水性漆的重金属元素含量（包括铅、镉、六价铬、汞、砷、钡、硒、锑、钴）均未检出；VOC含量、甲醛含量、乙二醇醚及醚酯总和含量、苯系物总和含量、烷基酚聚氧乙烯醚总和含量均符合GB 18581-2020、GB/T 35602-2017标准要求。</w:t>
            </w:r>
          </w:p>
        </w:tc>
      </w:tr>
      <w:tr w14:paraId="539B4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72CF5B1D">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159</w:t>
            </w:r>
          </w:p>
        </w:tc>
        <w:tc>
          <w:tcPr>
            <w:tcW w:w="1678" w:type="dxa"/>
            <w:vMerge w:val="restart"/>
            <w:vAlign w:val="center"/>
          </w:tcPr>
          <w:p w14:paraId="7990A529">
            <w:pPr>
              <w:keepNext w:val="0"/>
              <w:keepLines w:val="0"/>
              <w:pageBreakBefore w:val="0"/>
              <w:widowControl/>
              <w:suppressLineNumbers w:val="0"/>
              <w:wordWrap/>
              <w:overflowPunct/>
              <w:topLinePunct w:val="0"/>
              <w:bidi w:val="0"/>
              <w:snapToGrid/>
              <w:spacing w:line="312" w:lineRule="auto"/>
              <w:ind w:left="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中式屏风</w:t>
            </w:r>
          </w:p>
          <w:p w14:paraId="3DEC6851">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vertAlign w:val="baseline"/>
              </w:rPr>
            </w:pPr>
          </w:p>
        </w:tc>
        <w:tc>
          <w:tcPr>
            <w:tcW w:w="6575" w:type="dxa"/>
            <w:vAlign w:val="center"/>
          </w:tcPr>
          <w:p w14:paraId="649ABC9B">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159.1规格：（3000W*200mm*2000H ）mm±20mm；</w:t>
            </w:r>
          </w:p>
        </w:tc>
      </w:tr>
      <w:tr w14:paraId="659B9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6394E6B0">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10EBBAD6">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0994CED3">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159.2基材：整体采用白蜡木原木制作；框架采用白蜡木原木方加工成型，木方直径40mm-80mm之间（后期根据款式及结构深化）木材充分烘干，保证含水率符合要求；木材纹理美观，无明显节子、虫眼，不得使用腐朽材，木制件外观达到国家合格标准。</w:t>
            </w:r>
          </w:p>
        </w:tc>
      </w:tr>
      <w:tr w14:paraId="75510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1710B754">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37F09C99">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4A22CB36">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159.3工艺：纯原木制作，保持原木的天然木纹质感。</w:t>
            </w:r>
          </w:p>
        </w:tc>
      </w:tr>
      <w:tr w14:paraId="78A5B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61D1677D">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7C1953DF">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50D1E79E">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159.4胶黏剂：木质部件胶粘剂采用环保水基型拼板胶。胶粘剂的游离甲醛、苯、甲苯+二甲苯、总挥发性有机物均符合GB 18583-2008、SZJG 52-2016标准要求。</w:t>
            </w:r>
          </w:p>
        </w:tc>
      </w:tr>
      <w:tr w14:paraId="1364D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1C607D2A">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699F4800">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493A4405">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159.5油漆：采用环保水性油漆，经过三底两面油漆工序，木纹纹理清晰，色泽均匀、光滑耐用。油漆表面无尘粒、气泡、渣点、边缘及立面无流挂等现象。</w:t>
            </w:r>
            <w:r>
              <w:rPr>
                <w:rFonts w:hint="eastAsia" w:ascii="宋体" w:hAnsi="宋体" w:eastAsia="宋体" w:cs="宋体"/>
                <w:b w:val="0"/>
                <w:bCs w:val="0"/>
                <w:color w:val="auto"/>
                <w:kern w:val="0"/>
                <w:sz w:val="21"/>
                <w:szCs w:val="21"/>
                <w:highlight w:val="none"/>
                <w:u w:val="none"/>
                <w:lang w:eastAsia="zh-CN" w:bidi="ar"/>
              </w:rPr>
              <w:t>水性漆的重金属元素含量（包括铅、镉、六价铬、汞、砷、钡、硒、锑、钴）均未检出；VOC含量、甲醛含量、乙二醇醚及醚酯总和含量、苯系物总和含量、烷基酚聚氧乙烯醚总和含量均符合GB 18581-2020、GB/T 35602-2017标准要求。</w:t>
            </w:r>
          </w:p>
        </w:tc>
      </w:tr>
      <w:tr w14:paraId="48881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2316E04F">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160</w:t>
            </w:r>
          </w:p>
        </w:tc>
        <w:tc>
          <w:tcPr>
            <w:tcW w:w="1678" w:type="dxa"/>
            <w:vMerge w:val="restart"/>
            <w:vAlign w:val="center"/>
          </w:tcPr>
          <w:p w14:paraId="61281B7B">
            <w:pPr>
              <w:keepNext w:val="0"/>
              <w:keepLines w:val="0"/>
              <w:pageBreakBefore w:val="0"/>
              <w:widowControl/>
              <w:suppressLineNumbers w:val="0"/>
              <w:wordWrap/>
              <w:overflowPunct/>
              <w:topLinePunct w:val="0"/>
              <w:bidi w:val="0"/>
              <w:snapToGrid/>
              <w:spacing w:line="312" w:lineRule="auto"/>
              <w:ind w:left="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中式患者凳</w:t>
            </w:r>
          </w:p>
          <w:p w14:paraId="12B23445">
            <w:pPr>
              <w:keepNext w:val="0"/>
              <w:keepLines w:val="0"/>
              <w:pageBreakBefore w:val="0"/>
              <w:widowControl/>
              <w:suppressLineNumbers w:val="0"/>
              <w:wordWrap/>
              <w:overflowPunct/>
              <w:topLinePunct w:val="0"/>
              <w:bidi w:val="0"/>
              <w:snapToGrid/>
              <w:spacing w:line="312" w:lineRule="auto"/>
              <w:ind w:left="0"/>
              <w:jc w:val="center"/>
              <w:textAlignment w:val="center"/>
              <w:rPr>
                <w:rFonts w:hint="eastAsia" w:ascii="宋体" w:hAnsi="宋体" w:eastAsia="宋体" w:cs="宋体"/>
                <w:color w:val="auto"/>
                <w:sz w:val="21"/>
                <w:szCs w:val="21"/>
                <w:highlight w:val="none"/>
                <w:vertAlign w:val="baseline"/>
              </w:rPr>
            </w:pPr>
          </w:p>
        </w:tc>
        <w:tc>
          <w:tcPr>
            <w:tcW w:w="6575" w:type="dxa"/>
            <w:vAlign w:val="center"/>
          </w:tcPr>
          <w:p w14:paraId="4BC4AB24">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default"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160.1规格：</w:t>
            </w:r>
            <w:r>
              <w:rPr>
                <w:rFonts w:hint="eastAsia" w:ascii="宋体" w:hAnsi="宋体" w:eastAsia="宋体" w:cs="宋体"/>
                <w:b/>
                <w:bCs/>
                <w:i w:val="0"/>
                <w:iCs w:val="0"/>
                <w:color w:val="auto"/>
                <w:kern w:val="0"/>
                <w:sz w:val="21"/>
                <w:szCs w:val="21"/>
                <w:highlight w:val="none"/>
                <w:u w:val="none"/>
                <w:lang w:val="en-US" w:eastAsia="zh-CN" w:bidi="ar"/>
              </w:rPr>
              <w:t>（350W*350D*450H）mm±10mm；</w:t>
            </w:r>
          </w:p>
        </w:tc>
      </w:tr>
      <w:tr w14:paraId="38E92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33030106">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5F85D2A6">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351FB5FD">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160.2基材：整体采用白蜡木原木制作；脚架、框架采用白蜡木原木方加工成型；面板及芯板采用白蜡木直拼板加工成型，用于直拼的木板宽度不低于60mm，厚度不低于18mm；</w:t>
            </w:r>
          </w:p>
        </w:tc>
      </w:tr>
      <w:tr w14:paraId="0A40E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75EBF511">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0DA2BB68">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06D1C61A">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160.3工艺：采用榫卯结构连接工艺。木材充分烘干，保证含水率符合要求；木材纹理美观，无明显节子、虫眼，不得使用腐朽材，木制件外观达到国家合格标准。纯原木制作，保持原木的天然木纹质感。</w:t>
            </w:r>
          </w:p>
        </w:tc>
      </w:tr>
      <w:tr w14:paraId="71E5D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257EA64D">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66B92208">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55881A98">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160.4胶黏剂：木质部件胶粘剂采用环保水基型拼板胶。胶粘剂的游离甲醛、苯、甲苯+二甲苯、总挥发性有机物均符合GB 18583-2008、SZJG 52-2016标准要求。</w:t>
            </w:r>
          </w:p>
        </w:tc>
      </w:tr>
      <w:tr w14:paraId="414DA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17C3161D">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199D080B">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62DB859B">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160.5油漆：采用环保水性油漆，经过三底两面油漆工序，木纹纹理清晰，色泽均匀、光滑耐用。油漆表面无尘粒、气泡、渣点、边缘及立面无流挂等现象。</w:t>
            </w:r>
            <w:r>
              <w:rPr>
                <w:rFonts w:hint="eastAsia" w:ascii="宋体" w:hAnsi="宋体" w:eastAsia="宋体" w:cs="宋体"/>
                <w:b w:val="0"/>
                <w:bCs w:val="0"/>
                <w:color w:val="auto"/>
                <w:kern w:val="0"/>
                <w:sz w:val="21"/>
                <w:szCs w:val="21"/>
                <w:highlight w:val="none"/>
                <w:u w:val="none"/>
                <w:lang w:eastAsia="zh-CN" w:bidi="ar"/>
              </w:rPr>
              <w:t>水性漆的重金属元素含量（包括铅、镉、六价铬、汞、砷、钡、硒、锑、钴）均未检出；VOC含量、甲醛含量、乙二醇醚及醚酯总和含量、苯系物总和含量、烷基酚聚氧乙烯醚总和含量均符合GB 18581-2020、GB/T 35602-2017标准要求。</w:t>
            </w:r>
          </w:p>
        </w:tc>
      </w:tr>
      <w:tr w14:paraId="28927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6ADD818A">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161</w:t>
            </w:r>
          </w:p>
        </w:tc>
        <w:tc>
          <w:tcPr>
            <w:tcW w:w="1678" w:type="dxa"/>
            <w:vMerge w:val="restart"/>
            <w:vAlign w:val="center"/>
          </w:tcPr>
          <w:p w14:paraId="3467ED2F">
            <w:pPr>
              <w:keepNext w:val="0"/>
              <w:keepLines w:val="0"/>
              <w:pageBreakBefore w:val="0"/>
              <w:widowControl/>
              <w:suppressLineNumbers w:val="0"/>
              <w:wordWrap/>
              <w:overflowPunct/>
              <w:topLinePunct w:val="0"/>
              <w:bidi w:val="0"/>
              <w:snapToGrid/>
              <w:spacing w:line="312" w:lineRule="auto"/>
              <w:ind w:left="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中式接待椅2</w:t>
            </w:r>
          </w:p>
          <w:p w14:paraId="17749E5E">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vertAlign w:val="baseline"/>
              </w:rPr>
            </w:pPr>
          </w:p>
        </w:tc>
        <w:tc>
          <w:tcPr>
            <w:tcW w:w="6575" w:type="dxa"/>
            <w:vAlign w:val="center"/>
          </w:tcPr>
          <w:p w14:paraId="5E7C0247">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default" w:ascii="宋体" w:hAnsi="宋体" w:eastAsia="宋体" w:cs="宋体"/>
                <w:color w:val="auto"/>
                <w:sz w:val="21"/>
                <w:szCs w:val="21"/>
                <w:highlight w:val="none"/>
                <w:vertAlign w:val="baseline"/>
                <w:lang w:val="en-US"/>
              </w:rPr>
            </w:pPr>
            <w:r>
              <w:rPr>
                <w:rFonts w:hint="eastAsia" w:ascii="宋体" w:hAnsi="宋体" w:eastAsia="宋体" w:cs="宋体"/>
                <w:b w:val="0"/>
                <w:bCs w:val="0"/>
                <w:i w:val="0"/>
                <w:iCs w:val="0"/>
                <w:color w:val="auto"/>
                <w:kern w:val="0"/>
                <w:sz w:val="21"/>
                <w:szCs w:val="21"/>
                <w:highlight w:val="none"/>
                <w:u w:val="none"/>
                <w:lang w:val="en-US" w:eastAsia="zh-CN" w:bidi="ar"/>
              </w:rPr>
              <w:t>161.1规格：常规</w:t>
            </w:r>
          </w:p>
        </w:tc>
      </w:tr>
      <w:tr w14:paraId="2DE47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2397379A">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5B91CFB0">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6CB0B1CE">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161.2基材：整体采用白蜡木原木制作；脚架、框架、背架、扶手采用白蜡木原木方加工成型；面板及芯板采用白蜡木直拼板加工成型，用于直拼的木板宽度不低于60mm，厚度不低于18mm；</w:t>
            </w:r>
          </w:p>
        </w:tc>
      </w:tr>
      <w:tr w14:paraId="555AB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gridAfter w:val="1"/>
          <w:wAfter w:w="81" w:type="dxa"/>
          <w:trHeight w:val="0" w:hRule="atLeast"/>
        </w:trPr>
        <w:tc>
          <w:tcPr>
            <w:tcW w:w="719" w:type="dxa"/>
            <w:vMerge w:val="continue"/>
            <w:vAlign w:val="center"/>
          </w:tcPr>
          <w:p w14:paraId="6C52CA3D">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7280ACF7">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213F6A6B">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161.3工艺：采用榫卯结构连接工艺。木材充分烘干，保证含水率符合要求；木材纹理美观，无明显节子、虫眼，不得使用腐朽材，木制件外观达到国家合格标准。</w:t>
            </w:r>
          </w:p>
        </w:tc>
      </w:tr>
      <w:tr w14:paraId="54C84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7D52E8BB">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37EB55DE">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23CED33A">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161.4胶黏剂：木质部件胶粘剂采用环保水基型拼板胶。胶粘剂的游离甲醛、苯、甲苯+二甲苯、总挥发性有机物均符合GB 18583-2008、SZJG 52-2016标准要求。</w:t>
            </w:r>
          </w:p>
        </w:tc>
      </w:tr>
      <w:tr w14:paraId="6621B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7DF94A5F">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667743F1">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1366E9C3">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161.5油漆：采用环保水性油漆，经过三底两面油漆工序，木纹纹理清晰，色泽均匀、光滑耐用。油漆表面无尘粒、气泡、渣点、边缘及立面无流挂等现象。</w:t>
            </w:r>
            <w:r>
              <w:rPr>
                <w:rFonts w:hint="eastAsia" w:ascii="宋体" w:hAnsi="宋体" w:eastAsia="宋体" w:cs="宋体"/>
                <w:b w:val="0"/>
                <w:bCs w:val="0"/>
                <w:color w:val="auto"/>
                <w:kern w:val="0"/>
                <w:sz w:val="21"/>
                <w:szCs w:val="21"/>
                <w:highlight w:val="none"/>
                <w:u w:val="none"/>
                <w:lang w:eastAsia="zh-CN" w:bidi="ar"/>
              </w:rPr>
              <w:t>水性漆的重金属元素含量（包括铅、镉、六价铬、汞、砷、钡、硒、锑、钴）均未检出；VOC含量、甲醛含量、乙二醇醚及醚酯总和含量、苯系物总和含量、烷基酚聚氧乙烯醚总和含量均符合GB 18581-2020、GB/T 35602-2017标准要求。</w:t>
            </w:r>
          </w:p>
        </w:tc>
      </w:tr>
      <w:tr w14:paraId="32422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569ADD71">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162</w:t>
            </w:r>
          </w:p>
        </w:tc>
        <w:tc>
          <w:tcPr>
            <w:tcW w:w="1678" w:type="dxa"/>
            <w:vMerge w:val="restart"/>
            <w:vAlign w:val="center"/>
          </w:tcPr>
          <w:p w14:paraId="484E403F">
            <w:pPr>
              <w:keepNext w:val="0"/>
              <w:keepLines w:val="0"/>
              <w:pageBreakBefore w:val="0"/>
              <w:widowControl/>
              <w:suppressLineNumbers w:val="0"/>
              <w:wordWrap/>
              <w:overflowPunct/>
              <w:topLinePunct w:val="0"/>
              <w:bidi w:val="0"/>
              <w:snapToGrid/>
              <w:spacing w:line="312" w:lineRule="auto"/>
              <w:ind w:left="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中式小方几2</w:t>
            </w:r>
          </w:p>
          <w:p w14:paraId="3DADE0D2">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vertAlign w:val="baseline"/>
              </w:rPr>
            </w:pPr>
          </w:p>
        </w:tc>
        <w:tc>
          <w:tcPr>
            <w:tcW w:w="6575" w:type="dxa"/>
            <w:vAlign w:val="center"/>
          </w:tcPr>
          <w:p w14:paraId="5B353C61">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162.1规格：（450W*450D*450H）mm±10mm；</w:t>
            </w:r>
          </w:p>
        </w:tc>
      </w:tr>
      <w:tr w14:paraId="42E5E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165A3CC8">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75DE8A85">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50F621E2">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162.3基材：采用白蜡木原木制作；脚架及框架采用白蜡木原木方加工成型，木方直径40mm-80mm之间（后期根据款式及结构深化）；面板及芯板采用白蜡木直拼板加工成型，用于直拼的木板宽度不低于100mm，厚度不低于18mm，面板底部需有木方加固支撑。</w:t>
            </w:r>
          </w:p>
        </w:tc>
      </w:tr>
      <w:tr w14:paraId="5A7DB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0D493089">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74350356">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419A318D">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162.3工艺：采用榫卯结构连接工艺。木材充分烘干，保证含水率符合要求；木材纹理美观，无明显节子、虫眼，不得使用腐朽材，木制件外观达到国家合格标准。</w:t>
            </w:r>
          </w:p>
        </w:tc>
      </w:tr>
      <w:tr w14:paraId="7DFE5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45900B58">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592A8A27">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6517D687">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162.4胶黏剂：木质部件胶粘剂采用环保水基型拼板胶。胶粘剂的游离甲醛、苯、甲苯+二甲苯、总挥发性有机物均符合GB 18583-2008、SZJG 52-2016标准要求。</w:t>
            </w:r>
          </w:p>
        </w:tc>
      </w:tr>
      <w:tr w14:paraId="4F667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4AD50716">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08528A73">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4D22C507">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162.5油漆：采用环保水性油漆，经过三底两面油漆工序，木纹纹理清晰，色泽均匀、光滑耐用。油漆表面无尘粒、气泡、渣点、边缘及立面无流挂等现象。</w:t>
            </w:r>
          </w:p>
        </w:tc>
      </w:tr>
      <w:tr w14:paraId="4B96A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671BDC8E">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163</w:t>
            </w:r>
          </w:p>
        </w:tc>
        <w:tc>
          <w:tcPr>
            <w:tcW w:w="1678" w:type="dxa"/>
            <w:vMerge w:val="restart"/>
            <w:vAlign w:val="center"/>
          </w:tcPr>
          <w:p w14:paraId="22FC86D7">
            <w:pPr>
              <w:keepNext w:val="0"/>
              <w:keepLines w:val="0"/>
              <w:pageBreakBefore w:val="0"/>
              <w:widowControl/>
              <w:suppressLineNumbers w:val="0"/>
              <w:wordWrap/>
              <w:overflowPunct/>
              <w:topLinePunct w:val="0"/>
              <w:bidi w:val="0"/>
              <w:snapToGrid/>
              <w:spacing w:line="312" w:lineRule="auto"/>
              <w:ind w:left="0"/>
              <w:jc w:val="center"/>
              <w:textAlignment w:val="center"/>
              <w:rPr>
                <w:rFonts w:hint="eastAsia" w:ascii="宋体" w:hAnsi="宋体" w:eastAsia="宋体" w:cs="宋体"/>
                <w:b w:val="0"/>
                <w:bCs w:val="0"/>
                <w:i w:val="0"/>
                <w:iCs w:val="0"/>
                <w:strike w:val="0"/>
                <w:dstrike w:val="0"/>
                <w:color w:val="auto"/>
                <w:kern w:val="0"/>
                <w:sz w:val="21"/>
                <w:szCs w:val="21"/>
                <w:highlight w:val="none"/>
                <w:u w:val="none"/>
                <w:lang w:val="en-US" w:eastAsia="zh-CN" w:bidi="ar"/>
              </w:rPr>
            </w:pPr>
            <w:r>
              <w:rPr>
                <w:rFonts w:hint="eastAsia" w:ascii="宋体" w:hAnsi="宋体" w:eastAsia="宋体" w:cs="宋体"/>
                <w:b w:val="0"/>
                <w:bCs w:val="0"/>
                <w:i w:val="0"/>
                <w:iCs w:val="0"/>
                <w:strike w:val="0"/>
                <w:dstrike w:val="0"/>
                <w:color w:val="auto"/>
                <w:kern w:val="0"/>
                <w:sz w:val="21"/>
                <w:szCs w:val="21"/>
                <w:highlight w:val="none"/>
                <w:u w:val="none"/>
                <w:lang w:val="en-US" w:eastAsia="zh-CN" w:bidi="ar"/>
              </w:rPr>
              <w:t>休闲桌</w:t>
            </w:r>
          </w:p>
          <w:p w14:paraId="5F8BBDCE">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vertAlign w:val="baseline"/>
              </w:rPr>
            </w:pPr>
          </w:p>
        </w:tc>
        <w:tc>
          <w:tcPr>
            <w:tcW w:w="6575" w:type="dxa"/>
            <w:vAlign w:val="center"/>
          </w:tcPr>
          <w:p w14:paraId="31F9134F">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163.1规格：（Φ800*720H）mm±10mm；</w:t>
            </w:r>
          </w:p>
        </w:tc>
      </w:tr>
      <w:tr w14:paraId="25BA7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007685A0">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1F57B080">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3937DB88">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163.2基材：</w:t>
            </w:r>
            <w:r>
              <w:rPr>
                <w:rFonts w:hint="eastAsia" w:ascii="宋体" w:hAnsi="宋体" w:eastAsia="宋体" w:cs="宋体"/>
                <w:b w:val="0"/>
                <w:bCs w:val="0"/>
                <w:i w:val="0"/>
                <w:iCs w:val="0"/>
                <w:color w:val="auto"/>
                <w:kern w:val="0"/>
                <w:sz w:val="21"/>
                <w:szCs w:val="21"/>
                <w:highlight w:val="none"/>
                <w:lang w:val="en-US" w:eastAsia="zh-CN" w:bidi="ar"/>
              </w:rPr>
              <w:t>板材</w:t>
            </w:r>
            <w:r>
              <w:rPr>
                <w:rFonts w:hint="eastAsia" w:ascii="宋体" w:hAnsi="宋体" w:eastAsia="宋体" w:cs="宋体"/>
                <w:b w:val="0"/>
                <w:bCs w:val="0"/>
                <w:i w:val="0"/>
                <w:iCs w:val="0"/>
                <w:color w:val="auto"/>
                <w:kern w:val="0"/>
                <w:sz w:val="21"/>
                <w:szCs w:val="21"/>
                <w:highlight w:val="none"/>
                <w:u w:val="none"/>
                <w:lang w:val="en-US" w:eastAsia="zh-CN" w:bidi="ar"/>
              </w:rPr>
              <w:t>新国标环保</w:t>
            </w:r>
            <w:r>
              <w:rPr>
                <w:rFonts w:hint="eastAsia" w:ascii="宋体" w:hAnsi="宋体" w:eastAsia="宋体" w:cs="宋体"/>
                <w:i w:val="0"/>
                <w:iCs w:val="0"/>
                <w:color w:val="auto"/>
                <w:kern w:val="0"/>
                <w:sz w:val="21"/>
                <w:szCs w:val="21"/>
                <w:highlight w:val="none"/>
                <w:u w:val="none"/>
                <w:lang w:val="en-US" w:eastAsia="zh-CN" w:bidi="ar"/>
              </w:rPr>
              <w:t>ENF级纤维板</w:t>
            </w:r>
            <w:r>
              <w:rPr>
                <w:rFonts w:hint="eastAsia" w:ascii="宋体" w:hAnsi="宋体" w:eastAsia="宋体" w:cs="宋体"/>
                <w:b w:val="0"/>
                <w:bCs w:val="0"/>
                <w:i w:val="0"/>
                <w:iCs w:val="0"/>
                <w:color w:val="auto"/>
                <w:kern w:val="0"/>
                <w:sz w:val="21"/>
                <w:szCs w:val="21"/>
                <w:highlight w:val="none"/>
                <w:lang w:val="en-US" w:eastAsia="zh-CN" w:bidi="ar"/>
              </w:rPr>
              <w:t>，</w:t>
            </w:r>
            <w:r>
              <w:rPr>
                <w:rFonts w:hint="eastAsia" w:ascii="宋体" w:hAnsi="宋体" w:eastAsia="宋体" w:cs="宋体"/>
                <w:b w:val="0"/>
                <w:bCs w:val="0"/>
                <w:i w:val="0"/>
                <w:iCs w:val="0"/>
                <w:color w:val="auto"/>
                <w:kern w:val="0"/>
                <w:sz w:val="21"/>
                <w:szCs w:val="21"/>
                <w:highlight w:val="none"/>
                <w:u w:val="none"/>
                <w:lang w:val="en-US" w:eastAsia="zh-CN" w:bidi="ar"/>
              </w:rPr>
              <w:t>板材的胶合强度、含水率、浸渍剥离、静曲强度、弹性模量、甲醛释放量、挥发性有机化合物（72h）的苯、甲苯、二甲苯，TVOC符合 GB 18580-2017、GB/T 35601-2017、GB/T 9846-2015、GB/T 39600-2021标准要求。</w:t>
            </w:r>
          </w:p>
        </w:tc>
      </w:tr>
      <w:tr w14:paraId="04F47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0D89FAA9">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507311E1">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1ED6EDDB">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163.4工艺：</w:t>
            </w:r>
            <w:r>
              <w:rPr>
                <w:rFonts w:hint="eastAsia" w:ascii="宋体" w:hAnsi="宋体" w:eastAsia="宋体" w:cs="宋体"/>
                <w:b w:val="0"/>
                <w:bCs w:val="0"/>
                <w:i w:val="0"/>
                <w:iCs w:val="0"/>
                <w:color w:val="auto"/>
                <w:kern w:val="0"/>
                <w:sz w:val="21"/>
                <w:szCs w:val="21"/>
                <w:highlight w:val="none"/>
                <w:lang w:val="en-US" w:eastAsia="zh-CN" w:bidi="ar"/>
              </w:rPr>
              <w:t>三聚氰胺饰面</w:t>
            </w:r>
            <w:r>
              <w:rPr>
                <w:rFonts w:hint="eastAsia" w:ascii="宋体" w:hAnsi="宋体" w:eastAsia="宋体" w:cs="宋体"/>
                <w:b w:val="0"/>
                <w:bCs w:val="0"/>
                <w:i w:val="0"/>
                <w:iCs w:val="0"/>
                <w:color w:val="auto"/>
                <w:kern w:val="0"/>
                <w:sz w:val="21"/>
                <w:szCs w:val="21"/>
                <w:highlight w:val="none"/>
                <w:u w:val="none"/>
                <w:lang w:val="en-US" w:eastAsia="zh-CN" w:bidi="ar"/>
              </w:rPr>
              <w:t>，</w:t>
            </w:r>
            <w:r>
              <w:rPr>
                <w:rFonts w:hint="eastAsia" w:ascii="宋体" w:hAnsi="宋体" w:eastAsia="宋体" w:cs="宋体"/>
                <w:b w:val="0"/>
                <w:bCs w:val="0"/>
                <w:i w:val="0"/>
                <w:iCs w:val="0"/>
                <w:color w:val="auto"/>
                <w:kern w:val="0"/>
                <w:sz w:val="21"/>
                <w:szCs w:val="21"/>
                <w:highlight w:val="none"/>
                <w:lang w:val="en-US" w:eastAsia="zh-CN" w:bidi="ar"/>
              </w:rPr>
              <w:t>具有防水、防潮、防交叉感染、耐磨性能强；台面厚度≥25mm</w:t>
            </w:r>
            <w:r>
              <w:rPr>
                <w:rFonts w:hint="eastAsia" w:ascii="宋体" w:hAnsi="宋体" w:eastAsia="宋体" w:cs="宋体"/>
                <w:b w:val="0"/>
                <w:bCs w:val="0"/>
                <w:i w:val="0"/>
                <w:iCs w:val="0"/>
                <w:color w:val="auto"/>
                <w:kern w:val="0"/>
                <w:sz w:val="21"/>
                <w:szCs w:val="21"/>
                <w:highlight w:val="none"/>
                <w:u w:val="none"/>
                <w:lang w:val="en-US" w:eastAsia="zh-CN" w:bidi="ar"/>
              </w:rPr>
              <w:t>,台面斜边工艺。金属脚架，壁厚不低于1.5mm，表面经酸洗、磷洗、静电粉末喷涂，颜色牢固，不易刮花。</w:t>
            </w:r>
          </w:p>
        </w:tc>
      </w:tr>
      <w:tr w14:paraId="7E296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385" w:hRule="atLeast"/>
        </w:trPr>
        <w:tc>
          <w:tcPr>
            <w:tcW w:w="719" w:type="dxa"/>
            <w:vMerge w:val="restart"/>
            <w:vAlign w:val="center"/>
          </w:tcPr>
          <w:p w14:paraId="2840CC5F">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164</w:t>
            </w:r>
          </w:p>
        </w:tc>
        <w:tc>
          <w:tcPr>
            <w:tcW w:w="1678" w:type="dxa"/>
            <w:vMerge w:val="restart"/>
            <w:vAlign w:val="center"/>
          </w:tcPr>
          <w:p w14:paraId="31C0F64A">
            <w:pPr>
              <w:keepNext w:val="0"/>
              <w:keepLines w:val="0"/>
              <w:pageBreakBefore w:val="0"/>
              <w:widowControl/>
              <w:suppressLineNumbers w:val="0"/>
              <w:wordWrap/>
              <w:overflowPunct/>
              <w:topLinePunct w:val="0"/>
              <w:bidi w:val="0"/>
              <w:snapToGrid/>
              <w:spacing w:line="312" w:lineRule="auto"/>
              <w:ind w:left="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休闲椅</w:t>
            </w:r>
          </w:p>
          <w:p w14:paraId="4E1EA86A">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vertAlign w:val="baseline"/>
              </w:rPr>
            </w:pPr>
          </w:p>
        </w:tc>
        <w:tc>
          <w:tcPr>
            <w:tcW w:w="6575" w:type="dxa"/>
            <w:vAlign w:val="center"/>
          </w:tcPr>
          <w:p w14:paraId="1AF4D93E">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default" w:ascii="宋体" w:hAnsi="宋体" w:eastAsia="宋体" w:cs="宋体"/>
                <w:color w:val="auto"/>
                <w:sz w:val="21"/>
                <w:szCs w:val="21"/>
                <w:highlight w:val="none"/>
                <w:vertAlign w:val="baseline"/>
                <w:lang w:val="en-US"/>
              </w:rPr>
            </w:pPr>
            <w:r>
              <w:rPr>
                <w:rFonts w:hint="eastAsia" w:ascii="宋体" w:hAnsi="宋体" w:eastAsia="宋体" w:cs="宋体"/>
                <w:b w:val="0"/>
                <w:bCs w:val="0"/>
                <w:i w:val="0"/>
                <w:iCs w:val="0"/>
                <w:color w:val="auto"/>
                <w:kern w:val="0"/>
                <w:sz w:val="21"/>
                <w:szCs w:val="21"/>
                <w:highlight w:val="none"/>
                <w:u w:val="none"/>
                <w:lang w:val="en-US" w:eastAsia="zh-CN" w:bidi="ar"/>
              </w:rPr>
              <w:t>164.1规格：常规</w:t>
            </w:r>
          </w:p>
        </w:tc>
      </w:tr>
      <w:tr w14:paraId="38519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6208A6E2">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53DA2534">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06CEBC0B">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164.2基材：座背框采用全新PP粒子材料</w:t>
            </w:r>
            <w:r>
              <w:rPr>
                <w:rFonts w:hint="eastAsia" w:ascii="宋体" w:hAnsi="宋体" w:eastAsia="宋体" w:cs="宋体"/>
                <w:b w:val="0"/>
                <w:bCs w:val="0"/>
                <w:color w:val="auto"/>
                <w:kern w:val="0"/>
                <w:sz w:val="21"/>
                <w:szCs w:val="21"/>
                <w:highlight w:val="none"/>
                <w:u w:val="none"/>
                <w:lang w:bidi="ar"/>
              </w:rPr>
              <w:t>一体注塑成型</w:t>
            </w:r>
            <w:r>
              <w:rPr>
                <w:rFonts w:hint="eastAsia" w:ascii="宋体" w:hAnsi="宋体" w:eastAsia="宋体" w:cs="宋体"/>
                <w:b w:val="0"/>
                <w:bCs w:val="0"/>
                <w:i w:val="0"/>
                <w:iCs w:val="0"/>
                <w:color w:val="auto"/>
                <w:kern w:val="0"/>
                <w:sz w:val="21"/>
                <w:szCs w:val="21"/>
                <w:highlight w:val="none"/>
                <w:u w:val="none"/>
                <w:lang w:val="en-US" w:eastAsia="zh-CN" w:bidi="ar"/>
              </w:rPr>
              <w:t>。脚垫为PA尼龙材质。</w:t>
            </w:r>
          </w:p>
        </w:tc>
      </w:tr>
      <w:tr w14:paraId="6178F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7F4F46A9">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1B001020">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3FF92B69">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164.3工艺：镀锌钢管脚架，木纹转印通过钢制管材与椅座连接固定。</w:t>
            </w:r>
          </w:p>
        </w:tc>
      </w:tr>
      <w:tr w14:paraId="0FB70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32503F5B">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75205606">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50936C08">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164.4功能配置：带防滑耐落螺丝。</w:t>
            </w:r>
          </w:p>
        </w:tc>
      </w:tr>
      <w:tr w14:paraId="14C2E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450DFA56">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527E7E5C">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1B48BA04">
            <w:pPr>
              <w:keepNext w:val="0"/>
              <w:keepLines w:val="0"/>
              <w:pageBreakBefore w:val="0"/>
              <w:widowControl/>
              <w:wordWrap/>
              <w:overflowPunct/>
              <w:topLinePunct w:val="0"/>
              <w:bidi w:val="0"/>
              <w:snapToGrid/>
              <w:spacing w:line="312" w:lineRule="auto"/>
              <w:ind w:left="0" w:leftChars="0"/>
              <w:rPr>
                <w:rFonts w:hint="eastAsia" w:ascii="宋体" w:hAnsi="宋体" w:eastAsia="宋体" w:cs="宋体"/>
                <w:b/>
                <w:bCs/>
                <w:color w:val="FF0000"/>
                <w:sz w:val="21"/>
                <w:szCs w:val="21"/>
                <w:highlight w:val="none"/>
              </w:rPr>
            </w:pPr>
            <w:r>
              <w:rPr>
                <w:rFonts w:hint="eastAsia" w:ascii="宋体" w:hAnsi="宋体" w:eastAsia="宋体" w:cs="宋体"/>
                <w:b/>
                <w:bCs/>
                <w:color w:val="FF0000"/>
                <w:sz w:val="21"/>
                <w:szCs w:val="21"/>
                <w:highlight w:val="none"/>
              </w:rPr>
              <w:t>▲</w:t>
            </w:r>
            <w:r>
              <w:rPr>
                <w:rFonts w:hint="eastAsia" w:ascii="宋体" w:hAnsi="宋体" w:eastAsia="宋体" w:cs="宋体"/>
                <w:b/>
                <w:bCs/>
                <w:color w:val="FF0000"/>
                <w:sz w:val="21"/>
                <w:szCs w:val="21"/>
                <w:highlight w:val="none"/>
                <w:lang w:val="en-US" w:eastAsia="zh-CN"/>
              </w:rPr>
              <w:t>164.5</w:t>
            </w:r>
            <w:r>
              <w:rPr>
                <w:rFonts w:hint="eastAsia" w:ascii="宋体" w:hAnsi="宋体" w:eastAsia="宋体" w:cs="宋体"/>
                <w:b/>
                <w:bCs/>
                <w:color w:val="FF0000"/>
                <w:sz w:val="21"/>
                <w:szCs w:val="21"/>
                <w:highlight w:val="none"/>
              </w:rPr>
              <w:t>PP粒子：(</w:t>
            </w:r>
            <w:r>
              <w:rPr>
                <w:rFonts w:hint="eastAsia" w:ascii="宋体" w:hAnsi="宋体" w:eastAsia="宋体" w:cs="宋体"/>
                <w:b/>
                <w:bCs/>
                <w:color w:val="FF0000"/>
                <w:sz w:val="21"/>
                <w:szCs w:val="21"/>
                <w:highlight w:val="none"/>
                <w:lang w:val="en-US" w:eastAsia="zh-CN"/>
              </w:rPr>
              <w:t>1</w:t>
            </w:r>
            <w:r>
              <w:rPr>
                <w:rFonts w:hint="eastAsia" w:ascii="宋体" w:hAnsi="宋体" w:eastAsia="宋体" w:cs="宋体"/>
                <w:b/>
                <w:bCs/>
                <w:color w:val="FF0000"/>
                <w:sz w:val="21"/>
                <w:szCs w:val="21"/>
                <w:highlight w:val="none"/>
              </w:rPr>
              <w:t>)依据GB 28481-2012</w:t>
            </w:r>
            <w:r>
              <w:rPr>
                <w:rFonts w:hint="eastAsia" w:ascii="宋体" w:hAnsi="宋体" w:eastAsia="宋体" w:cs="宋体"/>
                <w:b/>
                <w:bCs/>
                <w:color w:val="FF0000"/>
                <w:sz w:val="21"/>
                <w:szCs w:val="21"/>
                <w:highlight w:val="none"/>
                <w:lang w:val="en-US" w:eastAsia="zh-CN"/>
              </w:rPr>
              <w:t>标准</w:t>
            </w:r>
            <w:r>
              <w:rPr>
                <w:rFonts w:hint="eastAsia" w:ascii="宋体" w:hAnsi="宋体" w:eastAsia="宋体" w:cs="宋体"/>
                <w:b/>
                <w:bCs/>
                <w:color w:val="FF0000"/>
                <w:sz w:val="21"/>
                <w:szCs w:val="21"/>
                <w:highlight w:val="none"/>
              </w:rPr>
              <w:t>检测：邻苯二甲酸酯：DBP、BBP、DEHP、DNOP、DINP、DIDP均未检出；多环芳烃-苯并[a]芘、多环芳烃-16种多环芳烃(PAH)总量均未检出</w:t>
            </w:r>
          </w:p>
          <w:p w14:paraId="0B7760EF">
            <w:pPr>
              <w:pStyle w:val="478"/>
              <w:keepNext w:val="0"/>
              <w:keepLines w:val="0"/>
              <w:pageBreakBefore w:val="0"/>
              <w:widowControl/>
              <w:numPr>
                <w:ilvl w:val="0"/>
                <w:numId w:val="18"/>
              </w:numPr>
              <w:kinsoku w:val="0"/>
              <w:wordWrap/>
              <w:overflowPunct/>
              <w:topLinePunct w:val="0"/>
              <w:autoSpaceDE w:val="0"/>
              <w:autoSpaceDN w:val="0"/>
              <w:bidi w:val="0"/>
              <w:adjustRightInd w:val="0"/>
              <w:snapToGrid w:val="0"/>
              <w:spacing w:line="312" w:lineRule="auto"/>
              <w:ind w:left="0" w:leftChars="0" w:right="0" w:firstLine="0"/>
              <w:jc w:val="left"/>
              <w:textAlignment w:val="baseline"/>
              <w:rPr>
                <w:rFonts w:hint="eastAsia" w:ascii="宋体" w:hAnsi="宋体" w:eastAsia="宋体" w:cs="宋体"/>
                <w:b/>
                <w:bCs/>
                <w:color w:val="FF0000"/>
                <w:sz w:val="21"/>
                <w:szCs w:val="21"/>
                <w:highlight w:val="none"/>
              </w:rPr>
            </w:pPr>
            <w:r>
              <w:rPr>
                <w:rFonts w:hint="eastAsia" w:ascii="宋体" w:hAnsi="宋体" w:eastAsia="宋体" w:cs="宋体"/>
                <w:b/>
                <w:bCs/>
                <w:color w:val="FF0000"/>
                <w:sz w:val="21"/>
                <w:szCs w:val="21"/>
                <w:highlight w:val="none"/>
              </w:rPr>
              <w:t>依据GB/T 21604-2022标准检测：急性皮肤刺激性/腐蚀性试验：受试样品对兔皮肤的刺激强度为无刺激性。</w:t>
            </w:r>
          </w:p>
          <w:p w14:paraId="2C90F7C6">
            <w:pPr>
              <w:pStyle w:val="478"/>
              <w:keepNext w:val="0"/>
              <w:keepLines w:val="0"/>
              <w:pageBreakBefore w:val="0"/>
              <w:widowControl/>
              <w:numPr>
                <w:ilvl w:val="0"/>
                <w:numId w:val="0"/>
              </w:numPr>
              <w:kinsoku w:val="0"/>
              <w:wordWrap/>
              <w:overflowPunct/>
              <w:topLinePunct w:val="0"/>
              <w:autoSpaceDE w:val="0"/>
              <w:autoSpaceDN w:val="0"/>
              <w:bidi w:val="0"/>
              <w:adjustRightInd w:val="0"/>
              <w:snapToGrid w:val="0"/>
              <w:spacing w:line="312" w:lineRule="auto"/>
              <w:ind w:left="0" w:leftChars="0" w:right="0" w:rightChars="0"/>
              <w:jc w:val="left"/>
              <w:textAlignment w:val="baseline"/>
              <w:rPr>
                <w:rFonts w:hint="eastAsia" w:ascii="宋体" w:hAnsi="宋体" w:eastAsia="宋体" w:cs="宋体"/>
                <w:b/>
                <w:bCs/>
                <w:color w:val="FF0000"/>
                <w:sz w:val="21"/>
                <w:szCs w:val="21"/>
                <w:highlight w:val="none"/>
                <w:lang w:eastAsia="zh-CN"/>
              </w:rPr>
            </w:pPr>
            <w:r>
              <w:rPr>
                <w:rFonts w:hint="eastAsia" w:ascii="宋体" w:hAnsi="宋体" w:eastAsia="宋体" w:cs="宋体"/>
                <w:b/>
                <w:bCs/>
                <w:color w:val="FF0000"/>
                <w:sz w:val="21"/>
                <w:szCs w:val="21"/>
                <w:highlight w:val="none"/>
                <w:lang w:val="en-US" w:eastAsia="zh-CN"/>
              </w:rPr>
              <w:t>钢管</w:t>
            </w:r>
            <w:r>
              <w:rPr>
                <w:rFonts w:hint="eastAsia" w:ascii="宋体" w:hAnsi="宋体" w:eastAsia="宋体" w:cs="宋体"/>
                <w:b/>
                <w:bCs/>
                <w:color w:val="FF0000"/>
                <w:spacing w:val="3"/>
                <w:sz w:val="21"/>
                <w:szCs w:val="21"/>
                <w:highlight w:val="none"/>
              </w:rPr>
              <w:t>：(</w:t>
            </w:r>
            <w:r>
              <w:rPr>
                <w:rFonts w:hint="eastAsia" w:ascii="宋体" w:hAnsi="宋体" w:eastAsia="宋体" w:cs="宋体"/>
                <w:b/>
                <w:bCs/>
                <w:color w:val="FF0000"/>
                <w:spacing w:val="3"/>
                <w:sz w:val="21"/>
                <w:szCs w:val="21"/>
                <w:highlight w:val="none"/>
                <w:lang w:val="en-US" w:eastAsia="zh-CN"/>
              </w:rPr>
              <w:t>1</w:t>
            </w:r>
            <w:r>
              <w:rPr>
                <w:rFonts w:hint="eastAsia" w:ascii="宋体" w:hAnsi="宋体" w:eastAsia="宋体" w:cs="宋体"/>
                <w:b/>
                <w:bCs/>
                <w:color w:val="FF0000"/>
                <w:spacing w:val="3"/>
                <w:sz w:val="21"/>
                <w:szCs w:val="21"/>
                <w:highlight w:val="none"/>
              </w:rPr>
              <w:t>)</w:t>
            </w:r>
            <w:r>
              <w:rPr>
                <w:rFonts w:hint="eastAsia" w:ascii="宋体" w:hAnsi="宋体" w:eastAsia="宋体" w:cs="宋体"/>
                <w:b/>
                <w:bCs/>
                <w:color w:val="FF0000"/>
                <w:sz w:val="21"/>
                <w:szCs w:val="21"/>
                <w:highlight w:val="none"/>
                <w:u w:val="none" w:color="auto"/>
                <w:vertAlign w:val="baseline"/>
                <w:lang w:val="en-US" w:eastAsia="zh-CN"/>
              </w:rPr>
              <w:t>依据</w:t>
            </w:r>
            <w:r>
              <w:rPr>
                <w:rFonts w:hint="eastAsia" w:ascii="宋体" w:hAnsi="宋体" w:eastAsia="宋体" w:cs="宋体"/>
                <w:b/>
                <w:bCs/>
                <w:color w:val="FF0000"/>
                <w:sz w:val="21"/>
                <w:szCs w:val="21"/>
                <w:highlight w:val="none"/>
              </w:rPr>
              <w:t>GB/T</w:t>
            </w:r>
            <w:r>
              <w:rPr>
                <w:rFonts w:hint="eastAsia" w:cs="宋体"/>
                <w:b/>
                <w:bCs/>
                <w:color w:val="FF0000"/>
                <w:sz w:val="21"/>
                <w:szCs w:val="21"/>
                <w:highlight w:val="none"/>
                <w:lang w:val="en-US" w:eastAsia="zh-CN"/>
              </w:rPr>
              <w:t xml:space="preserve"> </w:t>
            </w:r>
            <w:r>
              <w:rPr>
                <w:rFonts w:hint="eastAsia" w:ascii="宋体" w:hAnsi="宋体" w:eastAsia="宋体" w:cs="宋体"/>
                <w:b/>
                <w:bCs/>
                <w:color w:val="FF0000"/>
                <w:sz w:val="21"/>
                <w:szCs w:val="21"/>
                <w:highlight w:val="none"/>
              </w:rPr>
              <w:t>230.1-2018标准</w:t>
            </w:r>
            <w:r>
              <w:rPr>
                <w:rFonts w:hint="eastAsia" w:ascii="宋体" w:hAnsi="宋体" w:eastAsia="宋体" w:cs="宋体"/>
                <w:b/>
                <w:bCs/>
                <w:color w:val="FF0000"/>
                <w:spacing w:val="3"/>
                <w:sz w:val="21"/>
                <w:szCs w:val="21"/>
                <w:highlight w:val="none"/>
              </w:rPr>
              <w:t>测</w:t>
            </w:r>
            <w:r>
              <w:rPr>
                <w:rFonts w:hint="eastAsia" w:ascii="宋体" w:hAnsi="宋体" w:eastAsia="宋体" w:cs="宋体"/>
                <w:b/>
                <w:bCs/>
                <w:color w:val="FF0000"/>
                <w:spacing w:val="3"/>
                <w:sz w:val="21"/>
                <w:szCs w:val="21"/>
                <w:highlight w:val="none"/>
                <w:lang w:val="en-US" w:eastAsia="zh-CN"/>
              </w:rPr>
              <w:t>试</w:t>
            </w:r>
            <w:r>
              <w:rPr>
                <w:rFonts w:hint="eastAsia" w:ascii="宋体" w:hAnsi="宋体" w:eastAsia="宋体" w:cs="宋体"/>
                <w:b/>
                <w:bCs/>
                <w:color w:val="FF0000"/>
                <w:spacing w:val="3"/>
                <w:sz w:val="21"/>
                <w:szCs w:val="21"/>
                <w:highlight w:val="none"/>
              </w:rPr>
              <w:t>：</w:t>
            </w:r>
            <w:r>
              <w:rPr>
                <w:rFonts w:hint="eastAsia" w:ascii="宋体" w:hAnsi="宋体" w:eastAsia="宋体" w:cs="宋体"/>
                <w:b/>
                <w:bCs/>
                <w:color w:val="FF0000"/>
                <w:sz w:val="21"/>
                <w:szCs w:val="21"/>
                <w:highlight w:val="none"/>
              </w:rPr>
              <w:t>洛氏硬度平均值85.5</w:t>
            </w:r>
            <w:r>
              <w:rPr>
                <w:rFonts w:hint="eastAsia" w:ascii="宋体" w:hAnsi="宋体" w:eastAsia="宋体" w:cs="宋体"/>
                <w:b/>
                <w:bCs/>
                <w:color w:val="FF0000"/>
                <w:sz w:val="21"/>
                <w:szCs w:val="21"/>
                <w:highlight w:val="none"/>
                <w:lang w:eastAsia="zh-CN"/>
              </w:rPr>
              <w:t>；</w:t>
            </w:r>
          </w:p>
          <w:p w14:paraId="0F13A8C0">
            <w:pPr>
              <w:pStyle w:val="478"/>
              <w:keepNext w:val="0"/>
              <w:keepLines w:val="0"/>
              <w:pageBreakBefore w:val="0"/>
              <w:widowControl/>
              <w:numPr>
                <w:ilvl w:val="-1"/>
                <w:numId w:val="0"/>
              </w:numPr>
              <w:kinsoku w:val="0"/>
              <w:wordWrap/>
              <w:overflowPunct/>
              <w:topLinePunct w:val="0"/>
              <w:autoSpaceDE w:val="0"/>
              <w:autoSpaceDN w:val="0"/>
              <w:bidi w:val="0"/>
              <w:adjustRightInd w:val="0"/>
              <w:snapToGrid w:val="0"/>
              <w:spacing w:line="312" w:lineRule="auto"/>
              <w:ind w:left="0" w:leftChars="0" w:right="0" w:firstLine="0"/>
              <w:jc w:val="left"/>
              <w:textAlignment w:val="baseline"/>
              <w:rPr>
                <w:rFonts w:hint="eastAsia" w:ascii="宋体" w:hAnsi="宋体" w:eastAsia="宋体" w:cs="宋体"/>
                <w:b/>
                <w:bCs/>
                <w:color w:val="FF0000"/>
                <w:sz w:val="21"/>
                <w:szCs w:val="21"/>
                <w:highlight w:val="none"/>
                <w:lang w:eastAsia="zh-CN"/>
              </w:rPr>
            </w:pPr>
            <w:r>
              <w:rPr>
                <w:rFonts w:hint="eastAsia" w:ascii="宋体" w:hAnsi="宋体" w:eastAsia="宋体" w:cs="宋体"/>
                <w:b/>
                <w:bCs/>
                <w:color w:val="FF0000"/>
                <w:spacing w:val="3"/>
                <w:sz w:val="21"/>
                <w:szCs w:val="21"/>
                <w:highlight w:val="none"/>
              </w:rPr>
              <w:t>(</w:t>
            </w:r>
            <w:r>
              <w:rPr>
                <w:rFonts w:hint="eastAsia" w:ascii="宋体" w:hAnsi="宋体" w:eastAsia="宋体" w:cs="宋体"/>
                <w:b/>
                <w:bCs/>
                <w:color w:val="FF0000"/>
                <w:spacing w:val="3"/>
                <w:sz w:val="21"/>
                <w:szCs w:val="21"/>
                <w:highlight w:val="none"/>
                <w:lang w:val="en-US" w:eastAsia="zh-CN"/>
              </w:rPr>
              <w:t>2</w:t>
            </w:r>
            <w:r>
              <w:rPr>
                <w:rFonts w:hint="eastAsia" w:ascii="宋体" w:hAnsi="宋体" w:eastAsia="宋体" w:cs="宋体"/>
                <w:b/>
                <w:bCs/>
                <w:color w:val="FF0000"/>
                <w:spacing w:val="3"/>
                <w:sz w:val="21"/>
                <w:szCs w:val="21"/>
                <w:highlight w:val="none"/>
              </w:rPr>
              <w:t>)</w:t>
            </w:r>
            <w:r>
              <w:rPr>
                <w:rFonts w:hint="eastAsia" w:ascii="宋体" w:hAnsi="宋体" w:eastAsia="宋体" w:cs="宋体"/>
                <w:b/>
                <w:bCs/>
                <w:color w:val="FF0000"/>
                <w:sz w:val="21"/>
                <w:szCs w:val="21"/>
                <w:highlight w:val="none"/>
                <w:u w:val="none" w:color="auto"/>
                <w:vertAlign w:val="baseline"/>
                <w:lang w:val="en-US" w:eastAsia="zh-CN"/>
              </w:rPr>
              <w:t>依据</w:t>
            </w:r>
            <w:r>
              <w:rPr>
                <w:rFonts w:hint="eastAsia" w:ascii="宋体" w:hAnsi="宋体" w:eastAsia="宋体" w:cs="宋体"/>
                <w:b/>
                <w:bCs/>
                <w:color w:val="FF0000"/>
                <w:sz w:val="21"/>
                <w:szCs w:val="21"/>
                <w:highlight w:val="none"/>
              </w:rPr>
              <w:t>GB/T 9286-2021标准</w:t>
            </w:r>
            <w:r>
              <w:rPr>
                <w:rFonts w:hint="eastAsia" w:ascii="宋体" w:hAnsi="宋体" w:eastAsia="宋体" w:cs="宋体"/>
                <w:b/>
                <w:bCs/>
                <w:color w:val="FF0000"/>
                <w:spacing w:val="3"/>
                <w:sz w:val="21"/>
                <w:szCs w:val="21"/>
                <w:highlight w:val="none"/>
              </w:rPr>
              <w:t>测</w:t>
            </w:r>
            <w:r>
              <w:rPr>
                <w:rFonts w:hint="eastAsia" w:ascii="宋体" w:hAnsi="宋体" w:eastAsia="宋体" w:cs="宋体"/>
                <w:b/>
                <w:bCs/>
                <w:color w:val="FF0000"/>
                <w:spacing w:val="3"/>
                <w:sz w:val="21"/>
                <w:szCs w:val="21"/>
                <w:highlight w:val="none"/>
                <w:lang w:val="en-US" w:eastAsia="zh-CN"/>
              </w:rPr>
              <w:t>试</w:t>
            </w:r>
            <w:r>
              <w:rPr>
                <w:rFonts w:hint="eastAsia" w:ascii="宋体" w:hAnsi="宋体" w:eastAsia="宋体" w:cs="宋体"/>
                <w:b/>
                <w:bCs/>
                <w:color w:val="FF0000"/>
                <w:spacing w:val="3"/>
                <w:sz w:val="21"/>
                <w:szCs w:val="21"/>
                <w:highlight w:val="none"/>
              </w:rPr>
              <w:t>：</w:t>
            </w:r>
            <w:r>
              <w:rPr>
                <w:rFonts w:hint="eastAsia" w:ascii="宋体" w:hAnsi="宋体" w:eastAsia="宋体" w:cs="宋体"/>
                <w:b/>
                <w:bCs/>
                <w:color w:val="FF0000"/>
                <w:sz w:val="21"/>
                <w:szCs w:val="21"/>
                <w:highlight w:val="none"/>
              </w:rPr>
              <w:t>划格测试附着力等级0级</w:t>
            </w:r>
            <w:r>
              <w:rPr>
                <w:rFonts w:hint="eastAsia" w:ascii="宋体" w:hAnsi="宋体" w:eastAsia="宋体" w:cs="宋体"/>
                <w:b/>
                <w:bCs/>
                <w:color w:val="FF0000"/>
                <w:sz w:val="21"/>
                <w:szCs w:val="21"/>
                <w:highlight w:val="none"/>
                <w:lang w:eastAsia="zh-CN"/>
              </w:rPr>
              <w:t>；</w:t>
            </w:r>
          </w:p>
          <w:p w14:paraId="552B3777">
            <w:pPr>
              <w:pStyle w:val="478"/>
              <w:keepNext w:val="0"/>
              <w:keepLines w:val="0"/>
              <w:pageBreakBefore w:val="0"/>
              <w:widowControl/>
              <w:numPr>
                <w:ilvl w:val="-1"/>
                <w:numId w:val="0"/>
              </w:numPr>
              <w:kinsoku w:val="0"/>
              <w:wordWrap/>
              <w:overflowPunct/>
              <w:topLinePunct w:val="0"/>
              <w:autoSpaceDE w:val="0"/>
              <w:autoSpaceDN w:val="0"/>
              <w:bidi w:val="0"/>
              <w:adjustRightInd w:val="0"/>
              <w:snapToGrid w:val="0"/>
              <w:spacing w:line="312" w:lineRule="auto"/>
              <w:ind w:left="0" w:leftChars="0" w:right="0" w:firstLine="0"/>
              <w:jc w:val="left"/>
              <w:textAlignment w:val="baseline"/>
              <w:rPr>
                <w:rFonts w:hint="eastAsia" w:ascii="宋体" w:hAnsi="宋体" w:eastAsia="宋体" w:cs="宋体"/>
                <w:b/>
                <w:bCs/>
                <w:color w:val="FF0000"/>
                <w:sz w:val="21"/>
                <w:szCs w:val="21"/>
                <w:highlight w:val="none"/>
                <w:lang w:eastAsia="zh-CN"/>
              </w:rPr>
            </w:pPr>
            <w:r>
              <w:rPr>
                <w:rFonts w:hint="eastAsia" w:ascii="宋体" w:hAnsi="宋体" w:eastAsia="宋体" w:cs="宋体"/>
                <w:b/>
                <w:bCs/>
                <w:color w:val="FF0000"/>
                <w:spacing w:val="3"/>
                <w:sz w:val="21"/>
                <w:szCs w:val="21"/>
                <w:highlight w:val="none"/>
              </w:rPr>
              <w:t>(</w:t>
            </w:r>
            <w:r>
              <w:rPr>
                <w:rFonts w:hint="eastAsia" w:ascii="宋体" w:hAnsi="宋体" w:eastAsia="宋体" w:cs="宋体"/>
                <w:b/>
                <w:bCs/>
                <w:color w:val="FF0000"/>
                <w:spacing w:val="3"/>
                <w:sz w:val="21"/>
                <w:szCs w:val="21"/>
                <w:highlight w:val="none"/>
                <w:lang w:val="en-US" w:eastAsia="zh-CN"/>
              </w:rPr>
              <w:t>3</w:t>
            </w:r>
            <w:r>
              <w:rPr>
                <w:rFonts w:hint="eastAsia" w:ascii="宋体" w:hAnsi="宋体" w:eastAsia="宋体" w:cs="宋体"/>
                <w:b/>
                <w:bCs/>
                <w:color w:val="FF0000"/>
                <w:spacing w:val="3"/>
                <w:sz w:val="21"/>
                <w:szCs w:val="21"/>
                <w:highlight w:val="none"/>
              </w:rPr>
              <w:t>)</w:t>
            </w:r>
            <w:r>
              <w:rPr>
                <w:rFonts w:hint="eastAsia" w:ascii="宋体" w:hAnsi="宋体" w:eastAsia="宋体" w:cs="宋体"/>
                <w:b/>
                <w:bCs/>
                <w:color w:val="FF0000"/>
                <w:sz w:val="21"/>
                <w:szCs w:val="21"/>
                <w:highlight w:val="none"/>
                <w:u w:val="none" w:color="auto"/>
                <w:vertAlign w:val="baseline"/>
                <w:lang w:val="en-US" w:eastAsia="zh-CN"/>
              </w:rPr>
              <w:t>依据</w:t>
            </w:r>
            <w:r>
              <w:rPr>
                <w:rFonts w:hint="eastAsia" w:ascii="宋体" w:hAnsi="宋体" w:eastAsia="宋体" w:cs="宋体"/>
                <w:b/>
                <w:bCs/>
                <w:color w:val="FF0000"/>
                <w:sz w:val="21"/>
                <w:szCs w:val="21"/>
                <w:highlight w:val="none"/>
              </w:rPr>
              <w:t>GB/T 10125-2021标准</w:t>
            </w:r>
            <w:r>
              <w:rPr>
                <w:rFonts w:hint="eastAsia" w:ascii="宋体" w:hAnsi="宋体" w:eastAsia="宋体" w:cs="宋体"/>
                <w:b/>
                <w:bCs/>
                <w:color w:val="FF0000"/>
                <w:spacing w:val="3"/>
                <w:sz w:val="21"/>
                <w:szCs w:val="21"/>
                <w:highlight w:val="none"/>
              </w:rPr>
              <w:t>测</w:t>
            </w:r>
            <w:r>
              <w:rPr>
                <w:rFonts w:hint="eastAsia" w:ascii="宋体" w:hAnsi="宋体" w:eastAsia="宋体" w:cs="宋体"/>
                <w:b/>
                <w:bCs/>
                <w:color w:val="FF0000"/>
                <w:spacing w:val="3"/>
                <w:sz w:val="21"/>
                <w:szCs w:val="21"/>
                <w:highlight w:val="none"/>
                <w:lang w:val="en-US" w:eastAsia="zh-CN"/>
              </w:rPr>
              <w:t>试</w:t>
            </w:r>
            <w:r>
              <w:rPr>
                <w:rFonts w:hint="eastAsia" w:ascii="宋体" w:hAnsi="宋体" w:eastAsia="宋体" w:cs="宋体"/>
                <w:b/>
                <w:bCs/>
                <w:color w:val="FF0000"/>
                <w:spacing w:val="3"/>
                <w:sz w:val="21"/>
                <w:szCs w:val="21"/>
                <w:highlight w:val="none"/>
              </w:rPr>
              <w:t>：测</w:t>
            </w:r>
            <w:r>
              <w:rPr>
                <w:rFonts w:hint="eastAsia" w:ascii="宋体" w:hAnsi="宋体" w:eastAsia="宋体" w:cs="宋体"/>
                <w:b/>
                <w:bCs/>
                <w:color w:val="FF0000"/>
                <w:spacing w:val="3"/>
                <w:sz w:val="21"/>
                <w:szCs w:val="21"/>
                <w:highlight w:val="none"/>
                <w:lang w:val="en-US" w:eastAsia="zh-CN"/>
              </w:rPr>
              <w:t>试240</w:t>
            </w:r>
            <w:r>
              <w:rPr>
                <w:rStyle w:val="480"/>
                <w:rFonts w:hint="eastAsia" w:ascii="宋体" w:hAnsi="宋体" w:eastAsia="宋体" w:cs="宋体"/>
                <w:b/>
                <w:bCs/>
                <w:color w:val="FF0000"/>
                <w:kern w:val="2"/>
                <w:sz w:val="21"/>
                <w:szCs w:val="21"/>
                <w:highlight w:val="none"/>
                <w:lang w:val="en-US" w:eastAsia="zh-CN" w:bidi="ar"/>
              </w:rPr>
              <w:t>h</w:t>
            </w:r>
            <w:r>
              <w:rPr>
                <w:rFonts w:hint="eastAsia" w:ascii="宋体" w:hAnsi="宋体" w:eastAsia="宋体" w:cs="宋体"/>
                <w:b/>
                <w:bCs/>
                <w:color w:val="FF0000"/>
                <w:sz w:val="21"/>
                <w:szCs w:val="21"/>
                <w:highlight w:val="none"/>
              </w:rPr>
              <w:t>，盐雾试验保护等级Rp≥9</w:t>
            </w:r>
            <w:r>
              <w:rPr>
                <w:rFonts w:hint="eastAsia" w:ascii="宋体" w:hAnsi="宋体" w:eastAsia="宋体" w:cs="宋体"/>
                <w:b/>
                <w:bCs/>
                <w:color w:val="FF0000"/>
                <w:sz w:val="21"/>
                <w:szCs w:val="21"/>
                <w:highlight w:val="none"/>
                <w:lang w:eastAsia="zh-CN"/>
              </w:rPr>
              <w:t>；</w:t>
            </w:r>
            <w:r>
              <w:rPr>
                <w:rFonts w:hint="eastAsia" w:ascii="宋体" w:hAnsi="宋体" w:eastAsia="宋体" w:cs="宋体"/>
                <w:b/>
                <w:bCs/>
                <w:color w:val="FF0000"/>
                <w:sz w:val="21"/>
                <w:szCs w:val="21"/>
                <w:highlight w:val="none"/>
              </w:rPr>
              <w:t>外观等级RA≥9</w:t>
            </w:r>
            <w:r>
              <w:rPr>
                <w:rFonts w:hint="eastAsia" w:ascii="宋体" w:hAnsi="宋体" w:eastAsia="宋体" w:cs="宋体"/>
                <w:b/>
                <w:bCs/>
                <w:color w:val="FF0000"/>
                <w:sz w:val="21"/>
                <w:szCs w:val="21"/>
                <w:highlight w:val="none"/>
                <w:lang w:eastAsia="zh-CN"/>
              </w:rPr>
              <w:t>；</w:t>
            </w:r>
          </w:p>
          <w:p w14:paraId="47BE4496">
            <w:pPr>
              <w:pStyle w:val="478"/>
              <w:keepNext w:val="0"/>
              <w:keepLines w:val="0"/>
              <w:pageBreakBefore w:val="0"/>
              <w:widowControl/>
              <w:numPr>
                <w:ilvl w:val="-1"/>
                <w:numId w:val="0"/>
              </w:numPr>
              <w:kinsoku w:val="0"/>
              <w:wordWrap/>
              <w:overflowPunct/>
              <w:topLinePunct w:val="0"/>
              <w:autoSpaceDE w:val="0"/>
              <w:autoSpaceDN w:val="0"/>
              <w:bidi w:val="0"/>
              <w:adjustRightInd w:val="0"/>
              <w:snapToGrid w:val="0"/>
              <w:spacing w:line="312" w:lineRule="auto"/>
              <w:ind w:left="0" w:leftChars="0" w:right="0" w:firstLine="0"/>
              <w:jc w:val="left"/>
              <w:textAlignment w:val="baseline"/>
              <w:rPr>
                <w:rFonts w:hint="eastAsia" w:ascii="宋体" w:hAnsi="宋体" w:eastAsia="宋体" w:cs="宋体"/>
                <w:b/>
                <w:bCs/>
                <w:color w:val="FF0000"/>
                <w:sz w:val="21"/>
                <w:szCs w:val="21"/>
                <w:highlight w:val="none"/>
              </w:rPr>
            </w:pPr>
            <w:r>
              <w:rPr>
                <w:rFonts w:hint="eastAsia" w:ascii="宋体" w:hAnsi="宋体" w:eastAsia="宋体" w:cs="宋体"/>
                <w:b/>
                <w:bCs/>
                <w:color w:val="FF0000"/>
                <w:spacing w:val="3"/>
                <w:sz w:val="21"/>
                <w:szCs w:val="21"/>
                <w:highlight w:val="none"/>
              </w:rPr>
              <w:t>(</w:t>
            </w:r>
            <w:r>
              <w:rPr>
                <w:rFonts w:hint="eastAsia" w:ascii="宋体" w:hAnsi="宋体" w:eastAsia="宋体" w:cs="宋体"/>
                <w:b/>
                <w:bCs/>
                <w:color w:val="FF0000"/>
                <w:spacing w:val="3"/>
                <w:sz w:val="21"/>
                <w:szCs w:val="21"/>
                <w:highlight w:val="none"/>
                <w:lang w:val="en-US" w:eastAsia="zh-CN"/>
              </w:rPr>
              <w:t>4</w:t>
            </w:r>
            <w:r>
              <w:rPr>
                <w:rFonts w:hint="eastAsia" w:ascii="宋体" w:hAnsi="宋体" w:eastAsia="宋体" w:cs="宋体"/>
                <w:b/>
                <w:bCs/>
                <w:color w:val="FF0000"/>
                <w:spacing w:val="3"/>
                <w:sz w:val="21"/>
                <w:szCs w:val="21"/>
                <w:highlight w:val="none"/>
              </w:rPr>
              <w:t>)</w:t>
            </w:r>
            <w:r>
              <w:rPr>
                <w:rFonts w:hint="eastAsia" w:ascii="宋体" w:hAnsi="宋体" w:eastAsia="宋体" w:cs="宋体"/>
                <w:b/>
                <w:bCs/>
                <w:color w:val="FF0000"/>
                <w:sz w:val="21"/>
                <w:szCs w:val="21"/>
                <w:highlight w:val="none"/>
                <w:u w:val="none" w:color="auto"/>
                <w:vertAlign w:val="baseline"/>
                <w:lang w:val="en-US" w:eastAsia="zh-CN"/>
              </w:rPr>
              <w:t>依据</w:t>
            </w:r>
            <w:r>
              <w:rPr>
                <w:rFonts w:hint="eastAsia" w:ascii="宋体" w:hAnsi="宋体" w:eastAsia="宋体" w:cs="宋体"/>
                <w:b/>
                <w:bCs/>
                <w:color w:val="FF0000"/>
                <w:sz w:val="21"/>
                <w:szCs w:val="21"/>
                <w:highlight w:val="none"/>
              </w:rPr>
              <w:t>GB/T 1865-2009</w:t>
            </w:r>
            <w:r>
              <w:rPr>
                <w:rFonts w:hint="eastAsia" w:ascii="宋体" w:hAnsi="宋体" w:eastAsia="宋体" w:cs="宋体"/>
                <w:b/>
                <w:bCs/>
                <w:color w:val="FF0000"/>
                <w:sz w:val="21"/>
                <w:szCs w:val="21"/>
                <w:highlight w:val="none"/>
                <w:lang w:val="en-US" w:eastAsia="zh-CN"/>
              </w:rPr>
              <w:t>循环 A</w:t>
            </w:r>
            <w:r>
              <w:rPr>
                <w:rFonts w:hint="eastAsia" w:ascii="宋体" w:hAnsi="宋体" w:eastAsia="宋体" w:cs="宋体"/>
                <w:b/>
                <w:bCs/>
                <w:color w:val="FF0000"/>
                <w:sz w:val="21"/>
                <w:szCs w:val="21"/>
                <w:highlight w:val="none"/>
              </w:rPr>
              <w:t>标准</w:t>
            </w:r>
            <w:r>
              <w:rPr>
                <w:rFonts w:hint="eastAsia" w:ascii="宋体" w:hAnsi="宋体" w:eastAsia="宋体" w:cs="宋体"/>
                <w:b/>
                <w:bCs/>
                <w:color w:val="FF0000"/>
                <w:spacing w:val="3"/>
                <w:sz w:val="21"/>
                <w:szCs w:val="21"/>
                <w:highlight w:val="none"/>
              </w:rPr>
              <w:t>测</w:t>
            </w:r>
            <w:r>
              <w:rPr>
                <w:rFonts w:hint="eastAsia" w:ascii="宋体" w:hAnsi="宋体" w:eastAsia="宋体" w:cs="宋体"/>
                <w:b/>
                <w:bCs/>
                <w:color w:val="FF0000"/>
                <w:spacing w:val="3"/>
                <w:sz w:val="21"/>
                <w:szCs w:val="21"/>
                <w:highlight w:val="none"/>
                <w:lang w:val="en-US" w:eastAsia="zh-CN"/>
              </w:rPr>
              <w:t>试</w:t>
            </w:r>
            <w:r>
              <w:rPr>
                <w:rFonts w:hint="eastAsia" w:ascii="宋体" w:hAnsi="宋体" w:eastAsia="宋体" w:cs="宋体"/>
                <w:b/>
                <w:bCs/>
                <w:color w:val="FF0000"/>
                <w:spacing w:val="3"/>
                <w:sz w:val="21"/>
                <w:szCs w:val="21"/>
                <w:highlight w:val="none"/>
              </w:rPr>
              <w:t>：</w:t>
            </w:r>
            <w:r>
              <w:rPr>
                <w:rFonts w:hint="eastAsia" w:ascii="宋体" w:hAnsi="宋体" w:eastAsia="宋体" w:cs="宋体"/>
                <w:b/>
                <w:bCs/>
                <w:color w:val="FF0000"/>
                <w:sz w:val="21"/>
                <w:szCs w:val="21"/>
                <w:highlight w:val="none"/>
              </w:rPr>
              <w:t>人工气候老化</w:t>
            </w:r>
            <w:r>
              <w:rPr>
                <w:rFonts w:hint="eastAsia" w:ascii="宋体" w:hAnsi="宋体" w:eastAsia="宋体" w:cs="宋体"/>
                <w:b/>
                <w:bCs/>
                <w:color w:val="FF0000"/>
                <w:spacing w:val="3"/>
                <w:sz w:val="21"/>
                <w:szCs w:val="21"/>
                <w:highlight w:val="none"/>
              </w:rPr>
              <w:t>：</w:t>
            </w:r>
            <w:commentRangeStart w:id="36"/>
            <w:r>
              <w:rPr>
                <w:rFonts w:hint="eastAsia" w:ascii="宋体" w:hAnsi="宋体" w:eastAsia="宋体" w:cs="宋体"/>
                <w:b/>
                <w:bCs/>
                <w:color w:val="FF0000"/>
                <w:spacing w:val="3"/>
                <w:sz w:val="21"/>
                <w:szCs w:val="21"/>
                <w:highlight w:val="none"/>
              </w:rPr>
              <w:t>测</w:t>
            </w:r>
            <w:r>
              <w:rPr>
                <w:rFonts w:hint="eastAsia" w:ascii="宋体" w:hAnsi="宋体" w:eastAsia="宋体" w:cs="宋体"/>
                <w:b/>
                <w:bCs/>
                <w:color w:val="FF0000"/>
                <w:spacing w:val="3"/>
                <w:sz w:val="21"/>
                <w:szCs w:val="21"/>
                <w:highlight w:val="none"/>
                <w:lang w:val="en-US" w:eastAsia="zh-CN"/>
              </w:rPr>
              <w:t>试360</w:t>
            </w:r>
            <w:r>
              <w:rPr>
                <w:rStyle w:val="480"/>
                <w:rFonts w:hint="eastAsia" w:ascii="宋体" w:hAnsi="宋体" w:eastAsia="宋体" w:cs="宋体"/>
                <w:b/>
                <w:bCs/>
                <w:color w:val="FF0000"/>
                <w:kern w:val="2"/>
                <w:sz w:val="21"/>
                <w:szCs w:val="21"/>
                <w:highlight w:val="none"/>
                <w:lang w:val="en-US" w:eastAsia="zh-CN" w:bidi="ar"/>
              </w:rPr>
              <w:t>h</w:t>
            </w:r>
            <w:commentRangeEnd w:id="36"/>
            <w:r>
              <w:commentReference w:id="36"/>
            </w:r>
            <w:r>
              <w:rPr>
                <w:rFonts w:hint="eastAsia" w:ascii="宋体" w:hAnsi="宋体" w:eastAsia="宋体" w:cs="宋体"/>
                <w:b/>
                <w:bCs/>
                <w:color w:val="FF0000"/>
                <w:sz w:val="21"/>
                <w:szCs w:val="21"/>
                <w:highlight w:val="none"/>
              </w:rPr>
              <w:t>，</w:t>
            </w:r>
            <w:r>
              <w:rPr>
                <w:rFonts w:hint="eastAsia" w:ascii="宋体" w:hAnsi="宋体" w:eastAsia="宋体" w:cs="宋体"/>
                <w:b/>
                <w:bCs/>
                <w:color w:val="FF0000"/>
                <w:sz w:val="21"/>
                <w:szCs w:val="21"/>
                <w:highlight w:val="none"/>
                <w:lang w:val="en-US" w:eastAsia="zh-CN"/>
              </w:rPr>
              <w:t>变色等级</w:t>
            </w:r>
            <w:r>
              <w:rPr>
                <w:rFonts w:hint="eastAsia" w:ascii="宋体" w:hAnsi="宋体" w:eastAsia="宋体" w:cs="宋体"/>
                <w:b/>
                <w:bCs/>
                <w:color w:val="FF0000"/>
                <w:sz w:val="21"/>
                <w:szCs w:val="21"/>
                <w:highlight w:val="none"/>
              </w:rPr>
              <w:t>≥3级，样品</w:t>
            </w:r>
            <w:r>
              <w:rPr>
                <w:rFonts w:hint="eastAsia" w:ascii="宋体" w:hAnsi="宋体" w:eastAsia="宋体" w:cs="宋体"/>
                <w:b/>
                <w:bCs/>
                <w:color w:val="FF0000"/>
                <w:sz w:val="21"/>
                <w:szCs w:val="21"/>
                <w:highlight w:val="none"/>
                <w:lang w:val="en-US" w:eastAsia="zh-CN"/>
              </w:rPr>
              <w:t>外观</w:t>
            </w:r>
            <w:r>
              <w:rPr>
                <w:rFonts w:hint="eastAsia" w:ascii="宋体" w:hAnsi="宋体" w:eastAsia="宋体" w:cs="宋体"/>
                <w:b/>
                <w:bCs/>
                <w:color w:val="FF0000"/>
                <w:sz w:val="21"/>
                <w:szCs w:val="21"/>
                <w:highlight w:val="none"/>
              </w:rPr>
              <w:t>无开裂现象。</w:t>
            </w:r>
          </w:p>
          <w:p w14:paraId="7A36C713">
            <w:pPr>
              <w:pStyle w:val="18"/>
              <w:keepNext w:val="0"/>
              <w:keepLines w:val="0"/>
              <w:pageBreakBefore w:val="0"/>
              <w:widowControl w:val="0"/>
              <w:numPr>
                <w:ilvl w:val="0"/>
                <w:numId w:val="0"/>
              </w:numPr>
              <w:wordWrap/>
              <w:overflowPunct/>
              <w:topLinePunct w:val="0"/>
              <w:bidi w:val="0"/>
              <w:snapToGrid/>
              <w:spacing w:line="312" w:lineRule="auto"/>
              <w:ind w:left="0"/>
              <w:rPr>
                <w:rFonts w:hint="eastAsia" w:ascii="宋体" w:hAnsi="宋体" w:eastAsia="宋体" w:cs="宋体"/>
                <w:b/>
                <w:bCs/>
                <w:color w:val="FF0000"/>
                <w:sz w:val="21"/>
                <w:szCs w:val="21"/>
                <w:highlight w:val="none"/>
                <w:lang w:val="en-US" w:eastAsia="zh-CN"/>
              </w:rPr>
            </w:pPr>
            <w:r>
              <w:rPr>
                <w:rFonts w:hint="eastAsia" w:ascii="宋体" w:hAnsi="宋体" w:eastAsia="宋体" w:cs="宋体"/>
                <w:b/>
                <w:bCs/>
                <w:color w:val="FF0000"/>
                <w:spacing w:val="-5"/>
                <w:sz w:val="21"/>
                <w:szCs w:val="21"/>
                <w:highlight w:val="none"/>
                <w:lang w:val="en-US" w:eastAsia="zh-CN"/>
              </w:rPr>
              <w:t>【提供2022年1月1日至本项目投标截止时间第三方检测机构出具的具有CMA标识的符合以上参数的检测报告扫描件，需将报告上对应参数标注出来；检测报告封面货物名称与上述名称不一致的需作书面说明，否则该项不得分；同时需提供在全国认证认可信息公共服务平台(认e云(http://cx.cnca.cn/)检测报告查询截图(查询截图中的报告编号及检测机构名称应与检测报告一致)】</w:t>
            </w:r>
          </w:p>
        </w:tc>
      </w:tr>
      <w:tr w14:paraId="148DA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19F750A6">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165</w:t>
            </w:r>
          </w:p>
        </w:tc>
        <w:tc>
          <w:tcPr>
            <w:tcW w:w="1678" w:type="dxa"/>
            <w:vMerge w:val="restart"/>
            <w:vAlign w:val="center"/>
          </w:tcPr>
          <w:p w14:paraId="140D67C1">
            <w:pPr>
              <w:keepNext w:val="0"/>
              <w:keepLines w:val="0"/>
              <w:pageBreakBefore w:val="0"/>
              <w:widowControl/>
              <w:suppressLineNumbers w:val="0"/>
              <w:wordWrap/>
              <w:overflowPunct/>
              <w:topLinePunct w:val="0"/>
              <w:bidi w:val="0"/>
              <w:snapToGrid/>
              <w:spacing w:line="312" w:lineRule="auto"/>
              <w:ind w:left="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值班床</w:t>
            </w:r>
          </w:p>
          <w:p w14:paraId="231AB065">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vertAlign w:val="baseline"/>
              </w:rPr>
            </w:pPr>
          </w:p>
        </w:tc>
        <w:tc>
          <w:tcPr>
            <w:tcW w:w="6575" w:type="dxa"/>
            <w:vAlign w:val="center"/>
          </w:tcPr>
          <w:p w14:paraId="50B3CA30">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165.1规格：（1900W*900D*1850H）mm±20mm；</w:t>
            </w:r>
          </w:p>
        </w:tc>
      </w:tr>
      <w:tr w14:paraId="34890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79FB06A0">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523CC034">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7C432DDF">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165.2基材：优质松木，木纹纹理清晰自然，高温烘干处理后有效防霉。护栏采用松木实木，厚度不低于25mm，下铺前后端均设有护栏（板厚不低于25mm）。床板使用15mm厚优质松木实木床板（双面刨光）、护栏以及爬梯均由优质木材构成；立柱截面≥70*70mm，横梁≥25*100mm。床担（龙骨）不少于5根，采用实木，截面尺寸不低于30mm*40mm。床的各部位尺寸及安全要求符合国家相关标准。尺寸要求：安全栏板缺口长：500~600 mm ； 扶梯净宽：≥350mm，扶梯梯蹬净间距：300~340 mm，梯蹬宽度：≥50 mm；床褥的最大厚度应在床的相应位置标上永久性警示线，显示床褥上表面的最大高度，永久性警示线到安全栏板的顶边距离：≥200 mm。</w:t>
            </w:r>
          </w:p>
        </w:tc>
      </w:tr>
      <w:tr w14:paraId="17526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6B303E34">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463ADA4F">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15712DA4">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165.3工艺：安全爬梯设计，加粗用料超强承重方便上下床，竖边柱木料厚度≥50mm。上铺加高护栏设计，护栏高度≥300mm。</w:t>
            </w:r>
          </w:p>
        </w:tc>
      </w:tr>
      <w:tr w14:paraId="16FF6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1688D218">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021A70DD">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7EF487E7">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165.4功能配置：上下铺均配环保棕榈芯床垫，厚度50mm，外包三维针织布料。配置床底储物柜，采用松木全实木制作。</w:t>
            </w:r>
          </w:p>
        </w:tc>
      </w:tr>
      <w:tr w14:paraId="5DA62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79B9983E">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3B718621">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126D3504">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bCs/>
                <w:color w:val="FF0000"/>
                <w:spacing w:val="-3"/>
                <w:sz w:val="21"/>
                <w:szCs w:val="21"/>
                <w:highlight w:val="none"/>
                <w:lang w:eastAsia="zh-CN"/>
              </w:rPr>
            </w:pPr>
            <w:r>
              <w:rPr>
                <w:rFonts w:hint="eastAsia" w:ascii="宋体" w:hAnsi="宋体" w:eastAsia="宋体" w:cs="宋体"/>
                <w:b/>
                <w:bCs/>
                <w:color w:val="FF0000"/>
                <w:sz w:val="21"/>
                <w:szCs w:val="21"/>
                <w:highlight w:val="none"/>
                <w:lang w:val="en-US" w:eastAsia="zh-CN"/>
              </w:rPr>
              <w:t>▲165.5</w:t>
            </w:r>
            <w:r>
              <w:rPr>
                <w:rFonts w:hint="eastAsia" w:ascii="宋体" w:hAnsi="宋体" w:eastAsia="宋体" w:cs="宋体"/>
                <w:b/>
                <w:bCs/>
                <w:color w:val="FF0000"/>
                <w:sz w:val="21"/>
                <w:szCs w:val="21"/>
                <w:highlight w:val="none"/>
              </w:rPr>
              <w:t>值班床</w:t>
            </w:r>
            <w:r>
              <w:rPr>
                <w:rFonts w:hint="eastAsia" w:ascii="宋体" w:hAnsi="宋体" w:eastAsia="宋体" w:cs="宋体"/>
                <w:b/>
                <w:bCs/>
                <w:color w:val="FF0000"/>
                <w:sz w:val="21"/>
                <w:szCs w:val="21"/>
                <w:highlight w:val="none"/>
                <w:lang w:val="en-US" w:eastAsia="zh-CN"/>
              </w:rPr>
              <w:t>依据QB/T 4371-2012、GB 24430.1-2009、</w:t>
            </w:r>
            <w:commentRangeStart w:id="37"/>
            <w:r>
              <w:rPr>
                <w:rFonts w:hint="eastAsia" w:ascii="宋体" w:hAnsi="宋体" w:eastAsia="宋体" w:cs="宋体"/>
                <w:b/>
                <w:bCs/>
                <w:color w:val="FF0000"/>
                <w:sz w:val="21"/>
                <w:szCs w:val="21"/>
                <w:highlight w:val="none"/>
                <w:lang w:val="en-US" w:eastAsia="zh-CN"/>
              </w:rPr>
              <w:t>GB/T 24430.2-2009</w:t>
            </w:r>
            <w:commentRangeEnd w:id="37"/>
            <w:r>
              <w:commentReference w:id="37"/>
            </w:r>
            <w:r>
              <w:rPr>
                <w:rFonts w:hint="eastAsia" w:ascii="宋体" w:hAnsi="宋体" w:eastAsia="宋体" w:cs="宋体"/>
                <w:b/>
                <w:bCs/>
                <w:color w:val="FF0000"/>
                <w:sz w:val="21"/>
                <w:szCs w:val="21"/>
                <w:highlight w:val="none"/>
                <w:lang w:val="en-US" w:eastAsia="zh-CN"/>
              </w:rPr>
              <w:t>标准检测：</w:t>
            </w:r>
            <w:r>
              <w:rPr>
                <w:rFonts w:hint="eastAsia" w:ascii="宋体" w:hAnsi="宋体" w:eastAsia="宋体" w:cs="宋体"/>
                <w:b/>
                <w:bCs/>
                <w:color w:val="FF0000"/>
                <w:spacing w:val="-3"/>
                <w:sz w:val="21"/>
                <w:szCs w:val="21"/>
                <w:highlight w:val="none"/>
              </w:rPr>
              <w:t>外观符合标准要求；木制件表面涂层/覆面材料：耐液、耐湿热、耐干热均不低于1级；附着力、抗冲击、耐磨均不低于2级；耐冷热温差符合标准要求；甲醛释放量：未检出；苯释放量：未检出；甲苯释放量：≤0.06mg/m³；二甲苯释放量：≤0.06mg/m³；总挥发性（TVOC）有机化合物（TVOC）释放量：≤0.3mg/m³；氨释放量：未检出；抗菌性能要求：抑菌值：金黄色葡萄球菌（ATCC6538）＞99%、大肠埃希氏菌(AS1.90）＞99%、肺炎克雷伯氏菌（AS1.1736）＞99%、乙型副伤寒沙门氏菌（CMCC50094）＞99%、甲型副伤寒沙门氏菌(CMCC(B)50093)＞99%、变形链球菌(ATCC25175)＞99%；木质材料、金属材料、结构、上层床安全栏板均符合标准要求；上层床安全栏板中断长度：590±10mm；床铺面的间隙、床铺面垂直向上和向下静载荷试验、床铺面冲击试验、床铺面耐久性试验、床铺面净空距离、床铺面透气性均符合标准要求；连接件及其挠度、踏脚板冲击试验、梯子、踏脚板的尺寸均符合标准要求；框架和紧固件的强度试验、框架和紧固件耐久性试验、稳定性试验、连接上层床与下层床的紧固件均符合标准要求；含水率：11.5%±2%；气干密度0.450±0.01g/cm3：；基本密度：0.510±0.01g/cm3；绝干密度：0.460±0.01g/cm3；气干干缩率：径向≤5%、弦向≤7%、体积≤9%；全干干缩率：径向≤5.5%、弦向≤6.5%、体积≤9%；吸水率：≥</w:t>
            </w:r>
            <w:r>
              <w:rPr>
                <w:rFonts w:hint="eastAsia" w:ascii="宋体" w:hAnsi="宋体" w:eastAsia="宋体" w:cs="宋体"/>
                <w:b/>
                <w:bCs/>
                <w:color w:val="FF0000"/>
                <w:spacing w:val="-3"/>
                <w:sz w:val="21"/>
                <w:szCs w:val="21"/>
                <w:highlight w:val="none"/>
                <w:lang w:val="en-US" w:eastAsia="zh-CN"/>
              </w:rPr>
              <w:t>97</w:t>
            </w:r>
            <w:r>
              <w:rPr>
                <w:rFonts w:hint="eastAsia" w:ascii="宋体" w:hAnsi="宋体" w:eastAsia="宋体" w:cs="宋体"/>
                <w:b/>
                <w:bCs/>
                <w:color w:val="FF0000"/>
                <w:spacing w:val="-3"/>
                <w:sz w:val="21"/>
                <w:szCs w:val="21"/>
                <w:highlight w:val="none"/>
              </w:rPr>
              <w:t>%；气干湿胀率：径向≤2.6%、弦向≤4%、体积≤6%；饱水湿胀率：径向≤5%、弦向≤5.5%、体积≤8%；</w:t>
            </w:r>
          </w:p>
          <w:p w14:paraId="3037EDA7">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bCs/>
                <w:color w:val="FF0000"/>
                <w:sz w:val="21"/>
                <w:szCs w:val="21"/>
                <w:highlight w:val="none"/>
                <w:lang w:val="en-US" w:eastAsia="zh-CN"/>
              </w:rPr>
            </w:pPr>
            <w:r>
              <w:rPr>
                <w:rFonts w:hint="eastAsia" w:ascii="宋体" w:hAnsi="宋体" w:eastAsia="宋体" w:cs="宋体"/>
                <w:b/>
                <w:bCs/>
                <w:color w:val="FF0000"/>
                <w:spacing w:val="-5"/>
                <w:sz w:val="21"/>
                <w:szCs w:val="21"/>
                <w:highlight w:val="none"/>
                <w:lang w:val="en-US" w:eastAsia="zh-CN"/>
              </w:rPr>
              <w:t>【提供2022年1月1日至本项目投标截止时间第三方检测机构出具的具有CMA标识的符合以上参数的检测报告扫描件，需将报告上对应参数标注出来；检测报告封面货物名称与上述名称不一致的需作书面说明，否则该项不得分；同时需提供在全国认证认可信息公共服务平台(认e云(http://cx.cnca.cn/)检测报告查询截图(查询截图中的报告编号及检测机构名称应与检测报告一致)】</w:t>
            </w:r>
          </w:p>
        </w:tc>
      </w:tr>
      <w:tr w14:paraId="2490B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1B747DD1">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166</w:t>
            </w:r>
          </w:p>
        </w:tc>
        <w:tc>
          <w:tcPr>
            <w:tcW w:w="1678" w:type="dxa"/>
            <w:vMerge w:val="restart"/>
            <w:vAlign w:val="center"/>
          </w:tcPr>
          <w:p w14:paraId="7B1A2630">
            <w:pPr>
              <w:keepNext w:val="0"/>
              <w:keepLines w:val="0"/>
              <w:pageBreakBefore w:val="0"/>
              <w:widowControl/>
              <w:suppressLineNumbers w:val="0"/>
              <w:wordWrap/>
              <w:overflowPunct/>
              <w:topLinePunct w:val="0"/>
              <w:bidi w:val="0"/>
              <w:snapToGrid/>
              <w:spacing w:line="312" w:lineRule="auto"/>
              <w:ind w:left="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普通钢制更衣柜</w:t>
            </w:r>
          </w:p>
          <w:p w14:paraId="0A6BBA1F">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vertAlign w:val="baseline"/>
              </w:rPr>
            </w:pPr>
          </w:p>
        </w:tc>
        <w:tc>
          <w:tcPr>
            <w:tcW w:w="6575" w:type="dxa"/>
            <w:vAlign w:val="center"/>
          </w:tcPr>
          <w:p w14:paraId="16043A6E">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166.1规格：（500W*500D*2000H）mm±10mm；</w:t>
            </w:r>
          </w:p>
        </w:tc>
      </w:tr>
      <w:tr w14:paraId="25A65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1672783F">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79BB1CEF">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4BDA4BD7">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166.2基材：侧板、顶板、底板及门板采用≥0.8mm的双面电解钢板，表面镀锌工艺，经过冲压、折弯、焊接等工艺制成，其它部位采用≥0.8mm双面电解钢板。</w:t>
            </w:r>
          </w:p>
        </w:tc>
      </w:tr>
      <w:tr w14:paraId="1A5C1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1E9055AF">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6FA9D82C">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56A64B41">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166.3工艺：表面采用环保环氧树脂静电粉末喷涂或木纹转印工艺，颜色可根据采购方要求定制。</w:t>
            </w:r>
          </w:p>
        </w:tc>
      </w:tr>
      <w:tr w14:paraId="44644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6A6936F2">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5E416A8D">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3F1E1831">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166.4功能配置：更衣柜正面配置上下两门，门上配置标签卡槽及透气孔，内部分别配置挂衣杆，固定层板，按照甲方需求组合。</w:t>
            </w:r>
          </w:p>
        </w:tc>
      </w:tr>
      <w:tr w14:paraId="44952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3E2AF322">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5D6AB7EA">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526E068E">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166.5五金配件：阻尼铰链：采用的阻尼铰链，材质为钢，颜色镀镍，具有阻尼缓慢回拉功能。带锁具，钥匙不同牙花数大于300种，互开率为0，使用寿命达到30000次正常柜门配有五金拉手。</w:t>
            </w:r>
          </w:p>
        </w:tc>
      </w:tr>
      <w:tr w14:paraId="17452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32A7CB61">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167</w:t>
            </w:r>
          </w:p>
        </w:tc>
        <w:tc>
          <w:tcPr>
            <w:tcW w:w="1678" w:type="dxa"/>
            <w:vMerge w:val="restart"/>
            <w:vAlign w:val="center"/>
          </w:tcPr>
          <w:p w14:paraId="2C71E935">
            <w:pPr>
              <w:keepNext w:val="0"/>
              <w:keepLines w:val="0"/>
              <w:pageBreakBefore w:val="0"/>
              <w:widowControl/>
              <w:suppressLineNumbers w:val="0"/>
              <w:wordWrap/>
              <w:overflowPunct/>
              <w:topLinePunct w:val="0"/>
              <w:bidi w:val="0"/>
              <w:snapToGrid/>
              <w:spacing w:line="312" w:lineRule="auto"/>
              <w:ind w:left="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普通鞋柜</w:t>
            </w:r>
          </w:p>
          <w:p w14:paraId="4D831548">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vertAlign w:val="baseline"/>
              </w:rPr>
            </w:pPr>
          </w:p>
        </w:tc>
        <w:tc>
          <w:tcPr>
            <w:tcW w:w="6575" w:type="dxa"/>
            <w:vAlign w:val="center"/>
          </w:tcPr>
          <w:p w14:paraId="2E5FDFE6">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167.1规格：（400W*450D*2000H）mm±10mm；</w:t>
            </w:r>
          </w:p>
        </w:tc>
      </w:tr>
      <w:tr w14:paraId="3235C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3F522181">
            <w:pPr>
              <w:pStyle w:val="18"/>
              <w:keepNext w:val="0"/>
              <w:keepLines w:val="0"/>
              <w:pageBreakBefore w:val="0"/>
              <w:widowControl w:val="0"/>
              <w:wordWrap/>
              <w:overflowPunct/>
              <w:topLinePunct w:val="0"/>
              <w:bidi w:val="0"/>
              <w:snapToGrid/>
              <w:spacing w:line="312" w:lineRule="auto"/>
              <w:ind w:left="0" w:firstLine="0" w:firstLineChars="0"/>
              <w:rPr>
                <w:rFonts w:hint="eastAsia" w:ascii="宋体" w:hAnsi="宋体" w:eastAsia="宋体" w:cs="宋体"/>
                <w:color w:val="auto"/>
                <w:sz w:val="21"/>
                <w:szCs w:val="21"/>
                <w:highlight w:val="none"/>
              </w:rPr>
            </w:pPr>
          </w:p>
        </w:tc>
        <w:tc>
          <w:tcPr>
            <w:tcW w:w="1678" w:type="dxa"/>
            <w:vMerge w:val="continue"/>
            <w:vAlign w:val="center"/>
          </w:tcPr>
          <w:p w14:paraId="31C104FC">
            <w:pPr>
              <w:pStyle w:val="18"/>
              <w:keepNext w:val="0"/>
              <w:keepLines w:val="0"/>
              <w:pageBreakBefore w:val="0"/>
              <w:widowControl w:val="0"/>
              <w:wordWrap/>
              <w:overflowPunct/>
              <w:topLinePunct w:val="0"/>
              <w:bidi w:val="0"/>
              <w:snapToGrid/>
              <w:spacing w:line="312" w:lineRule="auto"/>
              <w:ind w:left="0"/>
              <w:rPr>
                <w:rFonts w:hint="eastAsia" w:ascii="宋体" w:hAnsi="宋体" w:eastAsia="宋体" w:cs="宋体"/>
                <w:color w:val="auto"/>
                <w:sz w:val="21"/>
                <w:szCs w:val="21"/>
                <w:highlight w:val="none"/>
              </w:rPr>
            </w:pPr>
          </w:p>
        </w:tc>
        <w:tc>
          <w:tcPr>
            <w:tcW w:w="6575" w:type="dxa"/>
            <w:vAlign w:val="center"/>
          </w:tcPr>
          <w:p w14:paraId="0ADE7C0E">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167.2基材：侧板、顶板、底板及门板采用≥0.8mm的双面电解钢板，表面镀锌工艺，经过冲压、折弯、焊接等工艺制成，其它部位采用≥0.8mm双面电解钢板。</w:t>
            </w:r>
          </w:p>
        </w:tc>
      </w:tr>
      <w:tr w14:paraId="4F706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37C5683E">
            <w:pPr>
              <w:pStyle w:val="18"/>
              <w:keepNext w:val="0"/>
              <w:keepLines w:val="0"/>
              <w:pageBreakBefore w:val="0"/>
              <w:widowControl w:val="0"/>
              <w:wordWrap/>
              <w:overflowPunct/>
              <w:topLinePunct w:val="0"/>
              <w:bidi w:val="0"/>
              <w:snapToGrid/>
              <w:spacing w:line="312" w:lineRule="auto"/>
              <w:ind w:left="0" w:leftChars="0" w:firstLine="0" w:firstLineChars="0"/>
              <w:rPr>
                <w:color w:val="auto"/>
                <w:highlight w:val="none"/>
              </w:rPr>
            </w:pPr>
          </w:p>
        </w:tc>
        <w:tc>
          <w:tcPr>
            <w:tcW w:w="1678" w:type="dxa"/>
            <w:vMerge w:val="continue"/>
            <w:vAlign w:val="center"/>
          </w:tcPr>
          <w:p w14:paraId="015F1F3D">
            <w:pPr>
              <w:pStyle w:val="18"/>
              <w:keepNext w:val="0"/>
              <w:keepLines w:val="0"/>
              <w:pageBreakBefore w:val="0"/>
              <w:widowControl w:val="0"/>
              <w:wordWrap/>
              <w:overflowPunct/>
              <w:topLinePunct w:val="0"/>
              <w:bidi w:val="0"/>
              <w:snapToGrid/>
              <w:spacing w:line="312" w:lineRule="auto"/>
              <w:ind w:left="0" w:leftChars="0"/>
              <w:rPr>
                <w:color w:val="auto"/>
                <w:highlight w:val="none"/>
              </w:rPr>
            </w:pPr>
          </w:p>
        </w:tc>
        <w:tc>
          <w:tcPr>
            <w:tcW w:w="6575" w:type="dxa"/>
            <w:vAlign w:val="center"/>
          </w:tcPr>
          <w:p w14:paraId="70741BE5">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167.3工艺：表面采用环保环氧树脂静电粉末喷涂或木纹转印工艺，颜色可根据采购方要求定制。</w:t>
            </w:r>
          </w:p>
        </w:tc>
      </w:tr>
      <w:tr w14:paraId="334EA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490EABAE">
            <w:pPr>
              <w:pStyle w:val="18"/>
              <w:keepNext w:val="0"/>
              <w:keepLines w:val="0"/>
              <w:pageBreakBefore w:val="0"/>
              <w:widowControl w:val="0"/>
              <w:wordWrap/>
              <w:overflowPunct/>
              <w:topLinePunct w:val="0"/>
              <w:bidi w:val="0"/>
              <w:snapToGrid/>
              <w:spacing w:line="312" w:lineRule="auto"/>
              <w:ind w:left="0" w:leftChars="0" w:firstLine="0" w:firstLineChars="0"/>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0575A92F">
            <w:pPr>
              <w:pStyle w:val="18"/>
              <w:keepNext w:val="0"/>
              <w:keepLines w:val="0"/>
              <w:pageBreakBefore w:val="0"/>
              <w:widowControl w:val="0"/>
              <w:wordWrap/>
              <w:overflowPunct/>
              <w:topLinePunct w:val="0"/>
              <w:bidi w:val="0"/>
              <w:snapToGrid/>
              <w:spacing w:line="312" w:lineRule="auto"/>
              <w:ind w:left="0" w:leftChars="0"/>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4EDBEAF0">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167.4功能配置：多门结构，根据采购方需求配置门的数量及大小，门上配置标签卡槽及透气孔。</w:t>
            </w:r>
          </w:p>
        </w:tc>
      </w:tr>
      <w:tr w14:paraId="14D38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7B7644DD">
            <w:pPr>
              <w:pStyle w:val="18"/>
              <w:keepNext w:val="0"/>
              <w:keepLines w:val="0"/>
              <w:pageBreakBefore w:val="0"/>
              <w:widowControl w:val="0"/>
              <w:wordWrap/>
              <w:overflowPunct/>
              <w:topLinePunct w:val="0"/>
              <w:bidi w:val="0"/>
              <w:snapToGrid/>
              <w:spacing w:line="312" w:lineRule="auto"/>
              <w:ind w:left="0" w:leftChars="0" w:firstLine="0" w:firstLineChars="0"/>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7D0D942D">
            <w:pPr>
              <w:pStyle w:val="18"/>
              <w:keepNext w:val="0"/>
              <w:keepLines w:val="0"/>
              <w:pageBreakBefore w:val="0"/>
              <w:widowControl w:val="0"/>
              <w:wordWrap/>
              <w:overflowPunct/>
              <w:topLinePunct w:val="0"/>
              <w:bidi w:val="0"/>
              <w:snapToGrid/>
              <w:spacing w:line="312" w:lineRule="auto"/>
              <w:ind w:left="0" w:leftChars="0"/>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0BC7DAD8">
            <w:pPr>
              <w:pStyle w:val="18"/>
              <w:keepNext w:val="0"/>
              <w:keepLines w:val="0"/>
              <w:pageBreakBefore w:val="0"/>
              <w:widowControl w:val="0"/>
              <w:wordWrap/>
              <w:overflowPunct/>
              <w:topLinePunct w:val="0"/>
              <w:bidi w:val="0"/>
              <w:snapToGrid/>
              <w:spacing w:line="312" w:lineRule="auto"/>
              <w:ind w:left="0" w:leftChars="0"/>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167.5五金配件：门轴连接方式。</w:t>
            </w:r>
          </w:p>
        </w:tc>
      </w:tr>
      <w:tr w14:paraId="101C7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45509933">
            <w:pPr>
              <w:keepNext w:val="0"/>
              <w:keepLines w:val="0"/>
              <w:pageBreakBefore w:val="0"/>
              <w:widowControl w:val="0"/>
              <w:numPr>
                <w:ilvl w:val="0"/>
                <w:numId w:val="0"/>
              </w:numPr>
              <w:wordWrap/>
              <w:overflowPunct/>
              <w:topLinePunct w:val="0"/>
              <w:bidi w:val="0"/>
              <w:snapToGrid/>
              <w:spacing w:line="312" w:lineRule="auto"/>
              <w:ind w:left="425" w:leftChars="0" w:hanging="425" w:firstLineChars="0"/>
              <w:jc w:val="center"/>
              <w:rPr>
                <w:rFonts w:hint="eastAsia" w:ascii="宋体" w:hAnsi="宋体" w:eastAsia="宋体" w:cs="宋体"/>
                <w:color w:val="auto"/>
                <w:sz w:val="21"/>
                <w:szCs w:val="21"/>
                <w:highlight w:val="none"/>
                <w:vertAlign w:val="baseline"/>
              </w:rPr>
            </w:pPr>
            <w:r>
              <w:rPr>
                <w:rFonts w:hint="default" w:ascii="宋体" w:hAnsi="宋体" w:eastAsia="宋体" w:cs="宋体"/>
                <w:snapToGrid w:val="0"/>
                <w:color w:val="auto"/>
                <w:kern w:val="0"/>
                <w:sz w:val="21"/>
                <w:szCs w:val="21"/>
                <w:highlight w:val="none"/>
                <w:vertAlign w:val="baseline"/>
                <w:lang w:val="en-US" w:eastAsia="en-US" w:bidi="ar-SA"/>
              </w:rPr>
              <w:t>168</w:t>
            </w:r>
          </w:p>
        </w:tc>
        <w:tc>
          <w:tcPr>
            <w:tcW w:w="1678" w:type="dxa"/>
            <w:vMerge w:val="restart"/>
            <w:vAlign w:val="center"/>
          </w:tcPr>
          <w:p w14:paraId="2A27A7D1">
            <w:pPr>
              <w:keepNext w:val="0"/>
              <w:keepLines w:val="0"/>
              <w:pageBreakBefore w:val="0"/>
              <w:widowControl/>
              <w:suppressLineNumbers w:val="0"/>
              <w:wordWrap/>
              <w:overflowPunct/>
              <w:topLinePunct w:val="0"/>
              <w:bidi w:val="0"/>
              <w:snapToGrid/>
              <w:spacing w:line="312" w:lineRule="auto"/>
              <w:ind w:left="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定制环保配餐台2</w:t>
            </w:r>
          </w:p>
          <w:p w14:paraId="383E84CA">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vertAlign w:val="baseline"/>
              </w:rPr>
            </w:pPr>
          </w:p>
        </w:tc>
        <w:tc>
          <w:tcPr>
            <w:tcW w:w="6575" w:type="dxa"/>
            <w:vAlign w:val="center"/>
          </w:tcPr>
          <w:p w14:paraId="7DF2F131">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color w:val="auto"/>
                <w:sz w:val="21"/>
                <w:szCs w:val="21"/>
                <w:highlight w:val="none"/>
                <w:vertAlign w:val="baseline"/>
              </w:rPr>
            </w:pPr>
            <w:r>
              <w:rPr>
                <w:rFonts w:hint="eastAsia" w:ascii="宋体" w:hAnsi="宋体" w:eastAsia="宋体" w:cs="宋体"/>
                <w:b w:val="0"/>
                <w:bCs w:val="0"/>
                <w:i w:val="0"/>
                <w:iCs w:val="0"/>
                <w:color w:val="auto"/>
                <w:kern w:val="0"/>
                <w:sz w:val="21"/>
                <w:szCs w:val="21"/>
                <w:highlight w:val="none"/>
                <w:u w:val="none"/>
                <w:lang w:val="en-US" w:eastAsia="zh-CN" w:bidi="ar"/>
              </w:rPr>
              <w:t>168.1规格：（L*600D*850H）mm±20mm；</w:t>
            </w:r>
          </w:p>
        </w:tc>
      </w:tr>
      <w:tr w14:paraId="6C8A0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52F2B860">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621FF5C8">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2B202702">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168.2基材：主体材质侧板、顶板、底板及门板采用≥0.8mm的双面电解钢板，表面镀锌工艺，经过冲压、折弯、焊接等工艺制成，其它部位采用≥0.8mm双面电解钢板，表面高温静电喷涂环氧树脂粉末（颜色根据采购方需求定制，可选木纹转印工艺），踢脚线部分采用≥0.8mm厚304油磨拉丝不锈钢板制作；台面采用≥13mm</w:t>
            </w:r>
            <w:r>
              <w:rPr>
                <w:rFonts w:hint="eastAsia" w:ascii="宋体" w:hAnsi="宋体" w:eastAsia="宋体" w:cs="宋体"/>
                <w:color w:val="auto"/>
                <w:highlight w:val="none"/>
                <w:lang w:val="en-US" w:eastAsia="zh-CN"/>
              </w:rPr>
              <w:t>耐污抗菌</w:t>
            </w:r>
            <w:r>
              <w:rPr>
                <w:rFonts w:hint="eastAsia" w:ascii="宋体" w:hAnsi="宋体" w:eastAsia="宋体" w:cs="宋体"/>
                <w:b w:val="0"/>
                <w:bCs w:val="0"/>
                <w:color w:val="auto"/>
                <w:sz w:val="21"/>
                <w:szCs w:val="21"/>
                <w:highlight w:val="none"/>
              </w:rPr>
              <w:t>抗病毒优抗板</w:t>
            </w:r>
          </w:p>
        </w:tc>
      </w:tr>
      <w:tr w14:paraId="7ED76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31EE6A28">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color w:val="auto"/>
                <w:highlight w:val="none"/>
              </w:rPr>
            </w:pPr>
          </w:p>
        </w:tc>
        <w:tc>
          <w:tcPr>
            <w:tcW w:w="1678" w:type="dxa"/>
            <w:vMerge w:val="continue"/>
            <w:vAlign w:val="center"/>
          </w:tcPr>
          <w:p w14:paraId="746F2E79">
            <w:pPr>
              <w:keepNext w:val="0"/>
              <w:keepLines w:val="0"/>
              <w:pageBreakBefore w:val="0"/>
              <w:widowControl/>
              <w:suppressLineNumbers w:val="0"/>
              <w:wordWrap/>
              <w:overflowPunct/>
              <w:topLinePunct w:val="0"/>
              <w:bidi w:val="0"/>
              <w:snapToGrid/>
              <w:spacing w:line="312" w:lineRule="auto"/>
              <w:ind w:left="0" w:leftChars="0"/>
              <w:jc w:val="left"/>
              <w:textAlignment w:val="center"/>
              <w:rPr>
                <w:color w:val="auto"/>
                <w:highlight w:val="none"/>
              </w:rPr>
            </w:pPr>
          </w:p>
        </w:tc>
        <w:tc>
          <w:tcPr>
            <w:tcW w:w="6575" w:type="dxa"/>
            <w:vAlign w:val="center"/>
          </w:tcPr>
          <w:p w14:paraId="7A0E31AA">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168.3工艺：所有工件经数控激光切割、模具冲压、数控折弯、焊接、机器打磨而成，再经表洗、彩磷、清洗、烘干、静电喷涂、高温固化、安装而成。</w:t>
            </w:r>
          </w:p>
        </w:tc>
      </w:tr>
      <w:tr w14:paraId="39984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49A01426">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2E103298">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08EB3B56">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168.4功能配置：组合治疗柜结构含下柜、</w:t>
            </w:r>
            <w:r>
              <w:rPr>
                <w:rFonts w:hint="eastAsia" w:ascii="宋体" w:hAnsi="宋体" w:eastAsia="宋体" w:cs="宋体"/>
                <w:b w:val="0"/>
                <w:bCs w:val="0"/>
                <w:color w:val="auto"/>
                <w:sz w:val="21"/>
                <w:szCs w:val="21"/>
                <w:highlight w:val="none"/>
              </w:rPr>
              <w:t>优抗板</w:t>
            </w:r>
            <w:r>
              <w:rPr>
                <w:rFonts w:hint="eastAsia" w:ascii="宋体" w:hAnsi="宋体" w:eastAsia="宋体" w:cs="宋体"/>
                <w:b w:val="0"/>
                <w:bCs w:val="0"/>
                <w:i w:val="0"/>
                <w:iCs w:val="0"/>
                <w:color w:val="auto"/>
                <w:kern w:val="0"/>
                <w:sz w:val="21"/>
                <w:szCs w:val="21"/>
                <w:highlight w:val="none"/>
                <w:u w:val="none"/>
                <w:lang w:val="en-US" w:eastAsia="zh-CN" w:bidi="ar"/>
              </w:rPr>
              <w:t>台面组成；设计水槽柜、抽屉柜下柜内都有可调节层板；</w:t>
            </w:r>
          </w:p>
        </w:tc>
      </w:tr>
      <w:tr w14:paraId="1F8B2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01E9FB36">
            <w:pPr>
              <w:keepNext w:val="0"/>
              <w:keepLines w:val="0"/>
              <w:pageBreakBefore w:val="0"/>
              <w:widowControl/>
              <w:suppressLineNumbers w:val="0"/>
              <w:wordWrap/>
              <w:overflowPunct/>
              <w:topLinePunct w:val="0"/>
              <w:bidi w:val="0"/>
              <w:snapToGrid/>
              <w:spacing w:line="312" w:lineRule="auto"/>
              <w:ind w:left="0" w:leftChars="0" w:firstLine="0" w:firstLine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5073FA0B">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79FD3863">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168.5五金配件：拉手使用一体折弯拉手、锁具采用叶片转舌锁并配置缓冲三节静音阻尼导轨、缓冲阻尼铰链；导轨的过载要求（包括垂直向下静载荷（300N）、水平侧向静载荷（150N）、猛关或猛开）、功能要求（包括操作力、耐久性(80000次)、拉出安全性、下沉量、耐腐蚀均符合QB/T 2454-2013标准要求。配置不锈钢水槽，壁厚不低于0.8mm，配置感应水龙头，上水及下水配件（根据现场出水点位配置）。</w:t>
            </w:r>
          </w:p>
        </w:tc>
      </w:tr>
      <w:tr w14:paraId="513ED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1D60A6AA">
            <w:pPr>
              <w:keepNext w:val="0"/>
              <w:keepLines w:val="0"/>
              <w:pageBreakBefore w:val="0"/>
              <w:widowControl/>
              <w:suppressLineNumbers w:val="0"/>
              <w:wordWrap/>
              <w:overflowPunct/>
              <w:topLinePunct w:val="0"/>
              <w:bidi w:val="0"/>
              <w:snapToGrid/>
              <w:spacing w:line="312" w:lineRule="auto"/>
              <w:ind w:left="0" w:firstLine="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50958A6E">
            <w:pPr>
              <w:keepNext w:val="0"/>
              <w:keepLines w:val="0"/>
              <w:pageBreakBefore w:val="0"/>
              <w:widowControl/>
              <w:suppressLineNumbers w:val="0"/>
              <w:wordWrap/>
              <w:overflowPunct/>
              <w:topLinePunct w:val="0"/>
              <w:bidi w:val="0"/>
              <w:snapToGrid/>
              <w:spacing w:line="312" w:lineRule="auto"/>
              <w:ind w:left="0"/>
              <w:jc w:val="left"/>
              <w:textAlignment w:val="center"/>
              <w:rPr>
                <w:rFonts w:hint="eastAsia" w:ascii="宋体" w:hAnsi="宋体" w:eastAsia="宋体" w:cs="宋体"/>
                <w:color w:val="auto"/>
                <w:sz w:val="21"/>
                <w:szCs w:val="21"/>
                <w:highlight w:val="none"/>
              </w:rPr>
            </w:pPr>
          </w:p>
        </w:tc>
        <w:tc>
          <w:tcPr>
            <w:tcW w:w="6575" w:type="dxa"/>
            <w:shd w:val="clear" w:color="auto" w:fill="auto"/>
            <w:vAlign w:val="center"/>
          </w:tcPr>
          <w:p w14:paraId="07AC8A8A">
            <w:pPr>
              <w:keepNext w:val="0"/>
              <w:keepLines w:val="0"/>
              <w:pageBreakBefore w:val="0"/>
              <w:widowControl/>
              <w:numPr>
                <w:ilvl w:val="0"/>
                <w:numId w:val="0"/>
              </w:numPr>
              <w:kinsoku/>
              <w:wordWrap/>
              <w:overflowPunct/>
              <w:topLinePunct w:val="0"/>
              <w:autoSpaceDE/>
              <w:autoSpaceDN/>
              <w:bidi w:val="0"/>
              <w:adjustRightInd/>
              <w:snapToGrid/>
              <w:spacing w:line="312" w:lineRule="auto"/>
              <w:ind w:left="0" w:leftChars="0"/>
              <w:textAlignment w:val="auto"/>
              <w:rPr>
                <w:rFonts w:hint="eastAsia" w:ascii="宋体" w:hAnsi="宋体" w:eastAsia="宋体" w:cs="宋体"/>
                <w:b/>
                <w:bCs/>
                <w:color w:val="FF0000"/>
                <w:sz w:val="21"/>
                <w:szCs w:val="21"/>
                <w:highlight w:val="none"/>
              </w:rPr>
            </w:pPr>
            <w:r>
              <w:rPr>
                <w:rStyle w:val="480"/>
                <w:rFonts w:hint="eastAsia" w:ascii="宋体" w:hAnsi="宋体" w:eastAsia="宋体" w:cs="宋体"/>
                <w:b/>
                <w:bCs/>
                <w:color w:val="FF0000"/>
                <w:sz w:val="21"/>
                <w:szCs w:val="21"/>
                <w:highlight w:val="none"/>
                <w:lang w:val="en-US" w:eastAsia="zh-CN" w:bidi="ar"/>
              </w:rPr>
              <w:t xml:space="preserve">▲168.6 </w:t>
            </w:r>
            <w:r>
              <w:rPr>
                <w:rFonts w:hint="eastAsia" w:ascii="宋体" w:hAnsi="宋体" w:eastAsia="宋体" w:cs="宋体"/>
                <w:b/>
                <w:bCs/>
                <w:color w:val="FF0000"/>
                <w:sz w:val="21"/>
                <w:szCs w:val="21"/>
                <w:highlight w:val="none"/>
              </w:rPr>
              <w:t>优抗板</w:t>
            </w:r>
            <w:r>
              <w:rPr>
                <w:rFonts w:hint="eastAsia" w:ascii="宋体" w:hAnsi="宋体" w:eastAsia="宋体" w:cs="宋体"/>
                <w:b/>
                <w:bCs/>
                <w:i w:val="0"/>
                <w:iCs w:val="0"/>
                <w:color w:val="FF0000"/>
                <w:kern w:val="0"/>
                <w:sz w:val="21"/>
                <w:szCs w:val="21"/>
                <w:highlight w:val="none"/>
                <w:u w:val="none"/>
                <w:lang w:val="en-US" w:eastAsia="zh-CN" w:bidi="ar"/>
              </w:rPr>
              <w:t>：</w:t>
            </w:r>
            <w:r>
              <w:rPr>
                <w:rStyle w:val="480"/>
                <w:rFonts w:hint="eastAsia" w:ascii="宋体" w:hAnsi="宋体" w:eastAsia="宋体" w:cs="宋体"/>
                <w:b/>
                <w:bCs/>
                <w:color w:val="FF0000"/>
                <w:sz w:val="21"/>
                <w:szCs w:val="21"/>
                <w:highlight w:val="none"/>
                <w:lang w:val="en-US" w:eastAsia="zh-CN" w:bidi="ar"/>
              </w:rPr>
              <w:t>（1）</w:t>
            </w:r>
            <w:r>
              <w:rPr>
                <w:rFonts w:hint="eastAsia" w:ascii="宋体" w:hAnsi="宋体" w:eastAsia="宋体" w:cs="宋体"/>
                <w:b/>
                <w:bCs/>
                <w:i w:val="0"/>
                <w:iCs w:val="0"/>
                <w:color w:val="FF0000"/>
                <w:kern w:val="0"/>
                <w:sz w:val="21"/>
                <w:szCs w:val="21"/>
                <w:highlight w:val="none"/>
                <w:u w:val="none"/>
                <w:lang w:val="en-US" w:eastAsia="zh-CN" w:bidi="ar"/>
              </w:rPr>
              <w:t>依据</w:t>
            </w:r>
            <w:r>
              <w:rPr>
                <w:rFonts w:hint="eastAsia" w:ascii="宋体" w:hAnsi="宋体" w:eastAsia="宋体" w:cs="宋体"/>
                <w:b/>
                <w:bCs/>
                <w:color w:val="FF0000"/>
                <w:sz w:val="21"/>
                <w:szCs w:val="21"/>
                <w:highlight w:val="none"/>
              </w:rPr>
              <w:t>GB/T</w:t>
            </w:r>
            <w:r>
              <w:rPr>
                <w:rFonts w:hint="eastAsia" w:ascii="宋体" w:hAnsi="宋体" w:eastAsia="宋体" w:cs="宋体"/>
                <w:b/>
                <w:bCs/>
                <w:color w:val="FF0000"/>
                <w:sz w:val="21"/>
                <w:szCs w:val="21"/>
                <w:highlight w:val="none"/>
                <w:lang w:val="en-US" w:eastAsia="zh-CN"/>
              </w:rPr>
              <w:t xml:space="preserve"> </w:t>
            </w:r>
            <w:r>
              <w:rPr>
                <w:rFonts w:hint="eastAsia" w:ascii="宋体" w:hAnsi="宋体" w:eastAsia="宋体" w:cs="宋体"/>
                <w:b/>
                <w:bCs/>
                <w:color w:val="FF0000"/>
                <w:sz w:val="21"/>
                <w:szCs w:val="21"/>
                <w:highlight w:val="none"/>
              </w:rPr>
              <w:t>17657-2013标准检验，其中草酸、氯乙烯、酱油、可乐、牛奶、橙汁、苹果汁、(蓝黑)墨水等</w:t>
            </w:r>
            <w:r>
              <w:rPr>
                <w:rFonts w:hint="eastAsia" w:ascii="宋体" w:hAnsi="宋体" w:eastAsia="宋体" w:cs="宋体"/>
                <w:b/>
                <w:bCs/>
                <w:color w:val="FF0000"/>
                <w:sz w:val="21"/>
                <w:szCs w:val="21"/>
                <w:highlight w:val="none"/>
                <w:lang w:val="en-US" w:eastAsia="zh-CN"/>
              </w:rPr>
              <w:t>20多</w:t>
            </w:r>
            <w:r>
              <w:rPr>
                <w:rFonts w:hint="eastAsia" w:ascii="宋体" w:hAnsi="宋体" w:eastAsia="宋体" w:cs="宋体"/>
                <w:b/>
                <w:bCs/>
                <w:color w:val="FF0000"/>
                <w:sz w:val="21"/>
                <w:szCs w:val="21"/>
                <w:highlight w:val="none"/>
              </w:rPr>
              <w:t>种溶液</w:t>
            </w:r>
            <w:r>
              <w:rPr>
                <w:rStyle w:val="481"/>
                <w:rFonts w:hint="eastAsia" w:ascii="宋体" w:hAnsi="宋体" w:eastAsia="宋体" w:cs="宋体"/>
                <w:b/>
                <w:bCs/>
                <w:color w:val="FF0000"/>
                <w:sz w:val="21"/>
                <w:szCs w:val="21"/>
                <w:highlight w:val="none"/>
              </w:rPr>
              <w:t>表面耐污染性能</w:t>
            </w:r>
            <w:r>
              <w:rPr>
                <w:rFonts w:hint="eastAsia" w:ascii="宋体" w:hAnsi="宋体" w:eastAsia="宋体" w:cs="宋体"/>
                <w:b/>
                <w:bCs/>
                <w:color w:val="FF0000"/>
                <w:kern w:val="0"/>
                <w:sz w:val="21"/>
                <w:szCs w:val="21"/>
                <w:highlight w:val="none"/>
                <w:lang w:val="en-US" w:eastAsia="zh-CN"/>
              </w:rPr>
              <w:t>检测</w:t>
            </w:r>
            <w:r>
              <w:rPr>
                <w:rFonts w:hint="eastAsia" w:ascii="宋体" w:hAnsi="宋体" w:eastAsia="宋体" w:cs="宋体"/>
                <w:b/>
                <w:bCs/>
                <w:color w:val="FF0000"/>
                <w:sz w:val="21"/>
                <w:szCs w:val="21"/>
                <w:highlight w:val="none"/>
              </w:rPr>
              <w:t>检验结果达到5级并无明显变化。</w:t>
            </w:r>
          </w:p>
          <w:p w14:paraId="6283B2A7">
            <w:pPr>
              <w:keepNext w:val="0"/>
              <w:keepLines w:val="0"/>
              <w:pageBreakBefore w:val="0"/>
              <w:widowControl/>
              <w:numPr>
                <w:ilvl w:val="0"/>
                <w:numId w:val="0"/>
              </w:numPr>
              <w:kinsoku/>
              <w:wordWrap/>
              <w:overflowPunct/>
              <w:topLinePunct w:val="0"/>
              <w:autoSpaceDE/>
              <w:autoSpaceDN/>
              <w:bidi w:val="0"/>
              <w:adjustRightInd/>
              <w:snapToGrid/>
              <w:spacing w:line="312" w:lineRule="auto"/>
              <w:ind w:left="0" w:leftChars="0"/>
              <w:textAlignment w:val="auto"/>
              <w:rPr>
                <w:rFonts w:hint="eastAsia" w:ascii="宋体" w:hAnsi="宋体" w:eastAsia="宋体" w:cs="宋体"/>
                <w:b/>
                <w:bCs/>
                <w:color w:val="FF0000"/>
                <w:sz w:val="21"/>
                <w:szCs w:val="21"/>
                <w:highlight w:val="none"/>
              </w:rPr>
            </w:pPr>
            <w:r>
              <w:rPr>
                <w:rStyle w:val="480"/>
                <w:rFonts w:hint="eastAsia" w:ascii="宋体" w:hAnsi="宋体" w:eastAsia="宋体" w:cs="宋体"/>
                <w:b/>
                <w:bCs/>
                <w:color w:val="FF0000"/>
                <w:sz w:val="21"/>
                <w:szCs w:val="21"/>
                <w:highlight w:val="none"/>
                <w:lang w:val="en-US" w:eastAsia="zh-CN" w:bidi="ar"/>
              </w:rPr>
              <w:t>（2）</w:t>
            </w:r>
            <w:r>
              <w:rPr>
                <w:rFonts w:hint="eastAsia" w:ascii="宋体" w:hAnsi="宋体" w:eastAsia="宋体" w:cs="宋体"/>
                <w:b/>
                <w:bCs/>
                <w:color w:val="FF0000"/>
                <w:sz w:val="21"/>
                <w:szCs w:val="21"/>
                <w:highlight w:val="none"/>
                <w:lang w:val="en-US" w:eastAsia="zh-CN"/>
              </w:rPr>
              <w:t>依据</w:t>
            </w:r>
            <w:r>
              <w:rPr>
                <w:rFonts w:hint="eastAsia" w:ascii="宋体" w:hAnsi="宋体" w:eastAsia="宋体" w:cs="宋体"/>
                <w:b/>
                <w:bCs/>
                <w:color w:val="FF0000"/>
                <w:sz w:val="21"/>
                <w:szCs w:val="21"/>
                <w:highlight w:val="none"/>
              </w:rPr>
              <w:t>GB/T</w:t>
            </w:r>
            <w:r>
              <w:rPr>
                <w:rFonts w:hint="eastAsia" w:ascii="宋体" w:hAnsi="宋体" w:eastAsia="宋体" w:cs="宋体"/>
                <w:b/>
                <w:bCs/>
                <w:color w:val="FF0000"/>
                <w:sz w:val="21"/>
                <w:szCs w:val="21"/>
                <w:highlight w:val="none"/>
                <w:lang w:val="en-US" w:eastAsia="zh-CN"/>
              </w:rPr>
              <w:t xml:space="preserve"> 13891-2008检测</w:t>
            </w:r>
            <w:r>
              <w:rPr>
                <w:rFonts w:hint="eastAsia" w:ascii="宋体" w:hAnsi="宋体" w:eastAsia="宋体" w:cs="宋体"/>
                <w:b/>
                <w:bCs/>
                <w:color w:val="FF0000"/>
                <w:sz w:val="21"/>
                <w:szCs w:val="21"/>
                <w:highlight w:val="none"/>
              </w:rPr>
              <w:t>，</w:t>
            </w:r>
            <w:r>
              <w:rPr>
                <w:rFonts w:hint="eastAsia" w:ascii="宋体" w:hAnsi="宋体" w:eastAsia="宋体" w:cs="宋体"/>
                <w:b/>
                <w:bCs/>
                <w:color w:val="FF0000"/>
                <w:sz w:val="21"/>
                <w:szCs w:val="21"/>
                <w:highlight w:val="none"/>
                <w:lang w:val="en-US" w:eastAsia="zh-CN"/>
              </w:rPr>
              <w:t>镜像光泽度（</w:t>
            </w:r>
            <w:r>
              <w:rPr>
                <w:rFonts w:hint="eastAsia" w:ascii="宋体" w:hAnsi="宋体" w:eastAsia="宋体" w:cs="宋体"/>
                <w:b/>
                <w:bCs/>
                <w:color w:val="FF0000"/>
                <w:sz w:val="21"/>
                <w:szCs w:val="21"/>
                <w:highlight w:val="none"/>
              </w:rPr>
              <w:t>60</w:t>
            </w:r>
            <w:r>
              <w:rPr>
                <w:rFonts w:hint="eastAsia" w:ascii="宋体" w:hAnsi="宋体" w:eastAsia="宋体" w:cs="宋体"/>
                <w:b/>
                <w:bCs/>
                <w:color w:val="FF0000"/>
                <w:sz w:val="21"/>
                <w:szCs w:val="21"/>
                <w:highlight w:val="none"/>
                <w:vertAlign w:val="superscript"/>
              </w:rPr>
              <w:t>0</w:t>
            </w:r>
            <w:r>
              <w:rPr>
                <w:rFonts w:hint="eastAsia" w:ascii="宋体" w:hAnsi="宋体" w:eastAsia="宋体" w:cs="宋体"/>
                <w:b/>
                <w:bCs/>
                <w:color w:val="FF0000"/>
                <w:sz w:val="21"/>
                <w:szCs w:val="21"/>
                <w:highlight w:val="none"/>
                <w:lang w:val="en-US" w:eastAsia="zh-CN"/>
              </w:rPr>
              <w:t>）检测结果≤10.6。</w:t>
            </w:r>
          </w:p>
          <w:p w14:paraId="4AD5A63A">
            <w:pPr>
              <w:keepNext w:val="0"/>
              <w:keepLines w:val="0"/>
              <w:pageBreakBefore w:val="0"/>
              <w:widowControl/>
              <w:numPr>
                <w:ilvl w:val="0"/>
                <w:numId w:val="0"/>
              </w:numPr>
              <w:kinsoku/>
              <w:wordWrap/>
              <w:overflowPunct/>
              <w:topLinePunct w:val="0"/>
              <w:autoSpaceDE/>
              <w:autoSpaceDN/>
              <w:bidi w:val="0"/>
              <w:adjustRightInd/>
              <w:snapToGrid/>
              <w:spacing w:line="312" w:lineRule="auto"/>
              <w:ind w:left="0" w:leftChars="0"/>
              <w:textAlignment w:val="auto"/>
              <w:rPr>
                <w:rFonts w:hint="eastAsia" w:ascii="宋体" w:hAnsi="宋体" w:eastAsia="宋体" w:cs="宋体"/>
                <w:b/>
                <w:bCs/>
                <w:color w:val="FF0000"/>
                <w:sz w:val="21"/>
                <w:szCs w:val="21"/>
                <w:highlight w:val="none"/>
              </w:rPr>
            </w:pPr>
            <w:r>
              <w:rPr>
                <w:rStyle w:val="480"/>
                <w:rFonts w:hint="eastAsia" w:ascii="宋体" w:hAnsi="宋体" w:eastAsia="宋体" w:cs="宋体"/>
                <w:b/>
                <w:bCs/>
                <w:color w:val="FF0000"/>
                <w:sz w:val="21"/>
                <w:szCs w:val="21"/>
                <w:highlight w:val="none"/>
                <w:lang w:val="en-US" w:eastAsia="zh-CN" w:bidi="ar"/>
              </w:rPr>
              <w:t>（3）</w:t>
            </w:r>
            <w:r>
              <w:rPr>
                <w:rFonts w:hint="eastAsia" w:ascii="宋体" w:hAnsi="宋体" w:eastAsia="宋体" w:cs="宋体"/>
                <w:b/>
                <w:bCs/>
                <w:color w:val="FF0000"/>
                <w:sz w:val="21"/>
                <w:szCs w:val="21"/>
                <w:highlight w:val="none"/>
                <w:lang w:val="en-US" w:eastAsia="zh-CN"/>
              </w:rPr>
              <w:t>依据</w:t>
            </w:r>
            <w:r>
              <w:rPr>
                <w:rFonts w:hint="eastAsia" w:ascii="宋体" w:hAnsi="宋体" w:eastAsia="宋体" w:cs="宋体"/>
                <w:b/>
                <w:bCs/>
                <w:color w:val="FF0000"/>
                <w:kern w:val="0"/>
                <w:sz w:val="21"/>
                <w:szCs w:val="21"/>
                <w:highlight w:val="none"/>
              </w:rPr>
              <w:t>GB 8624-2012、GB/T 2408-2021</w:t>
            </w:r>
            <w:r>
              <w:rPr>
                <w:rFonts w:hint="eastAsia" w:ascii="宋体" w:hAnsi="宋体" w:eastAsia="宋体" w:cs="宋体"/>
                <w:b/>
                <w:bCs/>
                <w:color w:val="FF0000"/>
                <w:sz w:val="21"/>
                <w:szCs w:val="21"/>
                <w:highlight w:val="none"/>
              </w:rPr>
              <w:t>检测；水平燃烧符合HB级，垂直燃烧符合V-0级。</w:t>
            </w:r>
          </w:p>
          <w:p w14:paraId="65D763D1">
            <w:pPr>
              <w:keepNext w:val="0"/>
              <w:keepLines w:val="0"/>
              <w:pageBreakBefore w:val="0"/>
              <w:widowControl/>
              <w:numPr>
                <w:ilvl w:val="0"/>
                <w:numId w:val="0"/>
              </w:numPr>
              <w:kinsoku/>
              <w:wordWrap/>
              <w:overflowPunct/>
              <w:topLinePunct w:val="0"/>
              <w:autoSpaceDE/>
              <w:autoSpaceDN/>
              <w:bidi w:val="0"/>
              <w:adjustRightInd/>
              <w:snapToGrid/>
              <w:spacing w:line="312" w:lineRule="auto"/>
              <w:ind w:left="0" w:leftChars="0"/>
              <w:textAlignment w:val="auto"/>
              <w:rPr>
                <w:rFonts w:hint="eastAsia" w:ascii="宋体" w:hAnsi="宋体" w:eastAsia="宋体" w:cs="宋体"/>
                <w:b/>
                <w:bCs/>
                <w:color w:val="FF0000"/>
                <w:sz w:val="21"/>
                <w:szCs w:val="21"/>
                <w:highlight w:val="none"/>
                <w:lang w:val="en-US" w:eastAsia="zh-CN"/>
              </w:rPr>
            </w:pPr>
            <w:r>
              <w:rPr>
                <w:rStyle w:val="480"/>
                <w:rFonts w:hint="eastAsia" w:ascii="宋体" w:hAnsi="宋体" w:eastAsia="宋体" w:cs="宋体"/>
                <w:b/>
                <w:bCs/>
                <w:color w:val="FF0000"/>
                <w:sz w:val="21"/>
                <w:szCs w:val="21"/>
                <w:highlight w:val="none"/>
                <w:lang w:val="en-US" w:eastAsia="zh-CN" w:bidi="ar"/>
              </w:rPr>
              <w:t>（4）</w:t>
            </w:r>
            <w:r>
              <w:rPr>
                <w:rFonts w:hint="eastAsia" w:ascii="宋体" w:hAnsi="宋体" w:eastAsia="宋体" w:cs="宋体"/>
                <w:b/>
                <w:bCs/>
                <w:color w:val="FF0000"/>
                <w:sz w:val="21"/>
                <w:szCs w:val="21"/>
                <w:highlight w:val="none"/>
              </w:rPr>
              <w:t>依据JC/T 2039-2010进行抗菌性能检测，鼠伤寒沙门氏菌、表皮葡萄球菌、宋氏志贺氏菌、白色葡萄球菌、变异库克菌5种菌种检测抗菌率＞99.99%。</w:t>
            </w:r>
          </w:p>
          <w:p w14:paraId="18586751">
            <w:pPr>
              <w:pStyle w:val="478"/>
              <w:keepNext w:val="0"/>
              <w:keepLines w:val="0"/>
              <w:pageBreakBefore w:val="0"/>
              <w:widowControl/>
              <w:kinsoku w:val="0"/>
              <w:wordWrap/>
              <w:overflowPunct/>
              <w:topLinePunct w:val="0"/>
              <w:autoSpaceDE w:val="0"/>
              <w:autoSpaceDN w:val="0"/>
              <w:bidi w:val="0"/>
              <w:adjustRightInd w:val="0"/>
              <w:snapToGrid/>
              <w:spacing w:line="312" w:lineRule="auto"/>
              <w:ind w:left="0" w:leftChars="0" w:right="0" w:firstLine="0"/>
              <w:jc w:val="left"/>
              <w:textAlignment w:val="baseline"/>
              <w:rPr>
                <w:rFonts w:hint="eastAsia" w:ascii="宋体" w:hAnsi="宋体" w:eastAsia="宋体" w:cs="宋体"/>
                <w:b/>
                <w:bCs/>
                <w:color w:val="FF0000"/>
                <w:sz w:val="21"/>
                <w:szCs w:val="21"/>
                <w:highlight w:val="none"/>
                <w:lang w:eastAsia="zh-CN"/>
              </w:rPr>
            </w:pPr>
            <w:r>
              <w:rPr>
                <w:rStyle w:val="480"/>
                <w:rFonts w:hint="eastAsia" w:ascii="宋体" w:hAnsi="宋体" w:eastAsia="宋体" w:cs="宋体"/>
                <w:b/>
                <w:bCs/>
                <w:color w:val="FF0000"/>
                <w:sz w:val="21"/>
                <w:szCs w:val="21"/>
                <w:highlight w:val="none"/>
                <w:lang w:val="en-US" w:eastAsia="zh-CN" w:bidi="ar"/>
              </w:rPr>
              <w:t>（</w:t>
            </w:r>
            <w:r>
              <w:rPr>
                <w:rStyle w:val="480"/>
                <w:rFonts w:hint="eastAsia" w:cs="宋体"/>
                <w:b/>
                <w:bCs/>
                <w:color w:val="FF0000"/>
                <w:sz w:val="21"/>
                <w:szCs w:val="21"/>
                <w:highlight w:val="none"/>
                <w:lang w:val="en-US" w:eastAsia="zh-CN" w:bidi="ar"/>
              </w:rPr>
              <w:t>5</w:t>
            </w:r>
            <w:r>
              <w:rPr>
                <w:rStyle w:val="480"/>
                <w:rFonts w:hint="eastAsia" w:ascii="宋体" w:hAnsi="宋体" w:eastAsia="宋体" w:cs="宋体"/>
                <w:b/>
                <w:bCs/>
                <w:color w:val="FF0000"/>
                <w:sz w:val="21"/>
                <w:szCs w:val="21"/>
                <w:highlight w:val="none"/>
                <w:lang w:val="en-US" w:eastAsia="zh-CN" w:bidi="ar"/>
              </w:rPr>
              <w:t>）</w:t>
            </w:r>
            <w:r>
              <w:rPr>
                <w:rFonts w:hint="eastAsia" w:ascii="宋体" w:hAnsi="宋体" w:eastAsia="宋体" w:cs="宋体"/>
                <w:b/>
                <w:bCs/>
                <w:color w:val="FF0000"/>
                <w:sz w:val="21"/>
                <w:szCs w:val="21"/>
                <w:highlight w:val="none"/>
              </w:rPr>
              <w:t>依据ISO 21702：2019对脊髓灰质炎病毒-I型疫苗株进行抗病毒活性试验</w:t>
            </w:r>
            <w:r>
              <w:rPr>
                <w:rFonts w:hint="eastAsia" w:ascii="宋体" w:hAnsi="宋体" w:eastAsia="宋体" w:cs="宋体"/>
                <w:b/>
                <w:bCs/>
                <w:color w:val="FF0000"/>
                <w:sz w:val="21"/>
                <w:szCs w:val="21"/>
                <w:highlight w:val="none"/>
                <w:lang w:eastAsia="zh-CN"/>
              </w:rPr>
              <w:t>，</w:t>
            </w:r>
            <w:r>
              <w:rPr>
                <w:rFonts w:hint="eastAsia" w:ascii="宋体" w:hAnsi="宋体" w:eastAsia="宋体" w:cs="宋体"/>
                <w:b/>
                <w:bCs/>
                <w:color w:val="FF0000"/>
                <w:sz w:val="21"/>
                <w:szCs w:val="21"/>
                <w:highlight w:val="none"/>
              </w:rPr>
              <w:t>抗病毒活性率结果≥65.5%</w:t>
            </w:r>
            <w:r>
              <w:rPr>
                <w:rFonts w:hint="eastAsia" w:ascii="宋体" w:hAnsi="宋体" w:eastAsia="宋体" w:cs="宋体"/>
                <w:b/>
                <w:bCs/>
                <w:color w:val="FF0000"/>
                <w:sz w:val="21"/>
                <w:szCs w:val="21"/>
                <w:highlight w:val="none"/>
                <w:lang w:eastAsia="zh-CN"/>
              </w:rPr>
              <w:t>。</w:t>
            </w:r>
          </w:p>
          <w:p w14:paraId="2A57A9D1">
            <w:pPr>
              <w:keepNext w:val="0"/>
              <w:keepLines w:val="0"/>
              <w:pageBreakBefore w:val="0"/>
              <w:widowControl/>
              <w:numPr>
                <w:ilvl w:val="0"/>
                <w:numId w:val="0"/>
              </w:numPr>
              <w:kinsoku/>
              <w:wordWrap/>
              <w:overflowPunct/>
              <w:topLinePunct w:val="0"/>
              <w:autoSpaceDE/>
              <w:autoSpaceDN/>
              <w:bidi w:val="0"/>
              <w:adjustRightInd/>
              <w:snapToGrid/>
              <w:spacing w:line="312" w:lineRule="auto"/>
              <w:ind w:left="0" w:leftChars="0"/>
              <w:textAlignment w:val="auto"/>
              <w:rPr>
                <w:rFonts w:hint="eastAsia" w:ascii="宋体" w:hAnsi="宋体" w:eastAsia="宋体" w:cs="宋体"/>
                <w:b/>
                <w:bCs/>
                <w:color w:val="FF0000"/>
                <w:sz w:val="21"/>
                <w:szCs w:val="21"/>
                <w:highlight w:val="none"/>
                <w:lang w:val="en-US" w:eastAsia="zh-CN"/>
              </w:rPr>
            </w:pPr>
            <w:r>
              <w:rPr>
                <w:rStyle w:val="480"/>
                <w:rFonts w:hint="eastAsia" w:ascii="宋体" w:hAnsi="宋体" w:eastAsia="宋体" w:cs="宋体"/>
                <w:b/>
                <w:bCs/>
                <w:color w:val="FF0000"/>
                <w:sz w:val="21"/>
                <w:szCs w:val="21"/>
                <w:highlight w:val="none"/>
                <w:lang w:val="en-US" w:eastAsia="zh-CN" w:bidi="ar"/>
              </w:rPr>
              <w:t>（6）</w:t>
            </w:r>
            <w:r>
              <w:rPr>
                <w:rFonts w:hint="eastAsia" w:ascii="宋体" w:hAnsi="宋体" w:eastAsia="宋体" w:cs="宋体"/>
                <w:b/>
                <w:bCs/>
                <w:color w:val="FF0000"/>
                <w:sz w:val="21"/>
                <w:szCs w:val="21"/>
                <w:highlight w:val="none"/>
                <w:lang w:val="en-US" w:eastAsia="zh-CN"/>
              </w:rPr>
              <w:t>依据GB/T 39600-2021检测</w:t>
            </w:r>
            <w:r>
              <w:rPr>
                <w:rFonts w:hint="eastAsia" w:ascii="宋体" w:hAnsi="宋体" w:eastAsia="宋体" w:cs="宋体"/>
                <w:b/>
                <w:bCs/>
                <w:color w:val="FF0000"/>
                <w:sz w:val="21"/>
                <w:szCs w:val="21"/>
                <w:highlight w:val="none"/>
              </w:rPr>
              <w:t>，</w:t>
            </w:r>
            <w:r>
              <w:rPr>
                <w:rFonts w:hint="eastAsia" w:ascii="宋体" w:hAnsi="宋体" w:eastAsia="宋体" w:cs="宋体"/>
                <w:b/>
                <w:bCs/>
                <w:color w:val="FF0000"/>
                <w:sz w:val="21"/>
                <w:szCs w:val="21"/>
                <w:highlight w:val="none"/>
                <w:lang w:val="en-US" w:eastAsia="zh-CN"/>
              </w:rPr>
              <w:t>甲醛释放量≤0.007mg/m³。</w:t>
            </w:r>
          </w:p>
          <w:p w14:paraId="6849408E">
            <w:pPr>
              <w:pStyle w:val="478"/>
              <w:keepNext w:val="0"/>
              <w:keepLines w:val="0"/>
              <w:pageBreakBefore w:val="0"/>
              <w:widowControl/>
              <w:kinsoku w:val="0"/>
              <w:wordWrap/>
              <w:overflowPunct/>
              <w:topLinePunct w:val="0"/>
              <w:autoSpaceDE w:val="0"/>
              <w:autoSpaceDN w:val="0"/>
              <w:bidi w:val="0"/>
              <w:adjustRightInd w:val="0"/>
              <w:snapToGrid/>
              <w:spacing w:line="312" w:lineRule="auto"/>
              <w:ind w:left="0" w:leftChars="0" w:right="0" w:firstLine="0"/>
              <w:jc w:val="left"/>
              <w:textAlignment w:val="baseline"/>
              <w:rPr>
                <w:rFonts w:hint="eastAsia" w:ascii="宋体" w:hAnsi="宋体" w:eastAsia="宋体" w:cs="宋体"/>
                <w:b/>
                <w:bCs/>
                <w:color w:val="FF0000"/>
                <w:kern w:val="0"/>
                <w:sz w:val="21"/>
                <w:szCs w:val="21"/>
                <w:highlight w:val="none"/>
              </w:rPr>
            </w:pPr>
            <w:r>
              <w:rPr>
                <w:rFonts w:hint="eastAsia" w:ascii="宋体" w:hAnsi="宋体" w:eastAsia="宋体" w:cs="宋体"/>
                <w:b/>
                <w:bCs/>
                <w:color w:val="FF0000"/>
                <w:kern w:val="0"/>
                <w:sz w:val="21"/>
                <w:szCs w:val="21"/>
                <w:highlight w:val="none"/>
              </w:rPr>
              <w:t>感应水龙头</w:t>
            </w:r>
            <w:r>
              <w:rPr>
                <w:rFonts w:hint="eastAsia" w:ascii="宋体" w:hAnsi="宋体" w:eastAsia="宋体" w:cs="宋体"/>
                <w:b/>
                <w:bCs/>
                <w:color w:val="FF0000"/>
                <w:kern w:val="0"/>
                <w:sz w:val="21"/>
                <w:szCs w:val="21"/>
                <w:highlight w:val="none"/>
                <w:lang w:eastAsia="zh-CN"/>
              </w:rPr>
              <w:t>：（</w:t>
            </w:r>
            <w:r>
              <w:rPr>
                <w:rFonts w:hint="eastAsia" w:ascii="宋体" w:hAnsi="宋体" w:eastAsia="宋体" w:cs="宋体"/>
                <w:b/>
                <w:bCs/>
                <w:color w:val="FF0000"/>
                <w:kern w:val="0"/>
                <w:sz w:val="21"/>
                <w:szCs w:val="21"/>
                <w:highlight w:val="none"/>
                <w:lang w:val="en-US" w:eastAsia="zh-CN"/>
              </w:rPr>
              <w:t>1</w:t>
            </w:r>
            <w:r>
              <w:rPr>
                <w:rFonts w:hint="eastAsia" w:ascii="宋体" w:hAnsi="宋体" w:eastAsia="宋体" w:cs="宋体"/>
                <w:b/>
                <w:bCs/>
                <w:color w:val="FF0000"/>
                <w:kern w:val="0"/>
                <w:sz w:val="21"/>
                <w:szCs w:val="21"/>
                <w:highlight w:val="none"/>
                <w:lang w:eastAsia="zh-CN"/>
              </w:rPr>
              <w:t>）</w:t>
            </w:r>
            <w:r>
              <w:rPr>
                <w:rFonts w:hint="eastAsia" w:ascii="宋体" w:hAnsi="宋体" w:eastAsia="宋体" w:cs="宋体"/>
                <w:b/>
                <w:bCs/>
                <w:color w:val="FF0000"/>
                <w:kern w:val="0"/>
                <w:sz w:val="21"/>
                <w:szCs w:val="21"/>
                <w:highlight w:val="none"/>
              </w:rPr>
              <w:t>依据</w:t>
            </w:r>
            <w:commentRangeStart w:id="38"/>
            <w:r>
              <w:rPr>
                <w:rFonts w:hint="eastAsia" w:ascii="宋体" w:hAnsi="宋体" w:eastAsia="宋体" w:cs="宋体"/>
                <w:b/>
                <w:bCs/>
                <w:color w:val="FF0000"/>
                <w:kern w:val="0"/>
                <w:sz w:val="21"/>
                <w:szCs w:val="21"/>
                <w:highlight w:val="none"/>
              </w:rPr>
              <w:t>CJ/T</w:t>
            </w:r>
            <w:r>
              <w:rPr>
                <w:rFonts w:hint="eastAsia" w:cs="宋体"/>
                <w:b/>
                <w:bCs/>
                <w:color w:val="FF0000"/>
                <w:kern w:val="0"/>
                <w:sz w:val="21"/>
                <w:szCs w:val="21"/>
                <w:highlight w:val="none"/>
                <w:lang w:val="en-US" w:eastAsia="zh-CN"/>
              </w:rPr>
              <w:t xml:space="preserve"> </w:t>
            </w:r>
            <w:r>
              <w:rPr>
                <w:rFonts w:hint="eastAsia" w:ascii="宋体" w:hAnsi="宋体" w:eastAsia="宋体" w:cs="宋体"/>
                <w:b/>
                <w:bCs/>
                <w:color w:val="FF0000"/>
                <w:kern w:val="0"/>
                <w:sz w:val="21"/>
                <w:szCs w:val="21"/>
                <w:highlight w:val="none"/>
              </w:rPr>
              <w:t>194-2014</w:t>
            </w:r>
            <w:commentRangeEnd w:id="38"/>
            <w:r>
              <w:commentReference w:id="38"/>
            </w:r>
            <w:r>
              <w:rPr>
                <w:rFonts w:hint="eastAsia" w:ascii="宋体" w:hAnsi="宋体" w:eastAsia="宋体" w:cs="宋体"/>
                <w:b/>
                <w:bCs/>
                <w:color w:val="FF0000"/>
                <w:kern w:val="0"/>
                <w:sz w:val="21"/>
                <w:szCs w:val="21"/>
                <w:highlight w:val="none"/>
              </w:rPr>
              <w:t>检测：工作寿命/密封性能/强度性能/水流量（水嘴）/欠压保护/断电保护/抗干扰性能/整机能耗/启闭时间等检测项目</w:t>
            </w:r>
            <w:r>
              <w:rPr>
                <w:rFonts w:hint="eastAsia" w:ascii="宋体" w:hAnsi="宋体" w:eastAsia="宋体" w:cs="宋体"/>
                <w:b/>
                <w:bCs/>
                <w:color w:val="FF0000"/>
                <w:sz w:val="21"/>
                <w:szCs w:val="21"/>
                <w:highlight w:val="none"/>
              </w:rPr>
              <w:t>，</w:t>
            </w:r>
            <w:r>
              <w:rPr>
                <w:rFonts w:hint="eastAsia" w:ascii="宋体" w:hAnsi="宋体" w:eastAsia="宋体" w:cs="宋体"/>
                <w:b/>
                <w:bCs/>
                <w:color w:val="FF0000"/>
                <w:kern w:val="0"/>
                <w:sz w:val="21"/>
                <w:szCs w:val="21"/>
                <w:highlight w:val="none"/>
              </w:rPr>
              <w:t>检测结果均符合标准要求。                                                         （2）依据GB/T 4208-2017检测：外壳防护等级符合IP34等级。</w:t>
            </w:r>
          </w:p>
          <w:p w14:paraId="7FB35427">
            <w:pPr>
              <w:pStyle w:val="478"/>
              <w:keepNext w:val="0"/>
              <w:keepLines w:val="0"/>
              <w:pageBreakBefore w:val="0"/>
              <w:widowControl/>
              <w:kinsoku w:val="0"/>
              <w:wordWrap/>
              <w:overflowPunct/>
              <w:topLinePunct w:val="0"/>
              <w:autoSpaceDE w:val="0"/>
              <w:autoSpaceDN w:val="0"/>
              <w:bidi w:val="0"/>
              <w:adjustRightInd w:val="0"/>
              <w:snapToGrid/>
              <w:spacing w:line="312" w:lineRule="auto"/>
              <w:ind w:left="0" w:leftChars="0" w:right="0" w:firstLine="0"/>
              <w:jc w:val="left"/>
              <w:textAlignment w:val="baseline"/>
              <w:rPr>
                <w:rFonts w:hint="eastAsia" w:ascii="宋体" w:hAnsi="宋体" w:eastAsia="宋体" w:cs="宋体"/>
                <w:b/>
                <w:bCs/>
                <w:color w:val="FF0000"/>
                <w:kern w:val="0"/>
                <w:sz w:val="21"/>
                <w:szCs w:val="21"/>
                <w:highlight w:val="none"/>
                <w:lang w:val="en-US" w:eastAsia="zh-CN"/>
              </w:rPr>
            </w:pPr>
            <w:r>
              <w:rPr>
                <w:rFonts w:hint="eastAsia" w:ascii="宋体" w:hAnsi="宋体" w:eastAsia="宋体" w:cs="宋体"/>
                <w:b/>
                <w:bCs/>
                <w:color w:val="FF0000"/>
                <w:spacing w:val="-5"/>
                <w:sz w:val="21"/>
                <w:szCs w:val="21"/>
                <w:highlight w:val="none"/>
                <w:lang w:val="en-US" w:eastAsia="zh-CN"/>
              </w:rPr>
              <w:t>【</w:t>
            </w:r>
            <w:r>
              <w:rPr>
                <w:rFonts w:hint="eastAsia" w:cs="宋体"/>
                <w:b/>
                <w:bCs/>
                <w:color w:val="FF0000"/>
                <w:spacing w:val="-5"/>
                <w:sz w:val="21"/>
                <w:szCs w:val="21"/>
                <w:highlight w:val="none"/>
                <w:lang w:val="en-US" w:eastAsia="zh-CN"/>
              </w:rPr>
              <w:t>提供2022年1月1日</w:t>
            </w:r>
            <w:r>
              <w:rPr>
                <w:rFonts w:hint="eastAsia" w:ascii="宋体" w:hAnsi="宋体" w:eastAsia="宋体" w:cs="宋体"/>
                <w:b/>
                <w:bCs/>
                <w:color w:val="FF0000"/>
                <w:spacing w:val="-5"/>
                <w:sz w:val="21"/>
                <w:szCs w:val="21"/>
                <w:highlight w:val="none"/>
                <w:lang w:val="en-US" w:eastAsia="zh-CN"/>
              </w:rPr>
              <w:t>至本项目投标截止时间第三方检测机构出具的具有CMA标识的符合以上参数的检测报告扫描件，需将报告上对应参数标注出来；检测报告封面货物名称与上述名称不一致的需作书面说明，否则该项不得分；同时需提供在全国认证认可信息公共服务平台(认e云(http://cx.cnca.cn/)检测报告查询截图(查询截图中的报告编号及检测机构名称应与检测报告一致)】</w:t>
            </w:r>
          </w:p>
        </w:tc>
      </w:tr>
      <w:tr w14:paraId="6655D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62CA84BA">
            <w:pPr>
              <w:keepNext w:val="0"/>
              <w:keepLines w:val="0"/>
              <w:pageBreakBefore w:val="0"/>
              <w:widowControl/>
              <w:numPr>
                <w:ilvl w:val="0"/>
                <w:numId w:val="0"/>
              </w:numPr>
              <w:suppressLineNumbers w:val="0"/>
              <w:wordWrap/>
              <w:overflowPunct/>
              <w:topLinePunct w:val="0"/>
              <w:bidi w:val="0"/>
              <w:snapToGrid/>
              <w:spacing w:line="312" w:lineRule="auto"/>
              <w:ind w:left="425" w:leftChars="0" w:hanging="425" w:firstLineChars="0"/>
              <w:jc w:val="center"/>
              <w:textAlignment w:val="center"/>
              <w:rPr>
                <w:rFonts w:hint="eastAsia" w:ascii="宋体" w:hAnsi="宋体" w:eastAsia="宋体" w:cs="宋体"/>
                <w:color w:val="auto"/>
                <w:sz w:val="21"/>
                <w:szCs w:val="21"/>
                <w:highlight w:val="none"/>
              </w:rPr>
            </w:pPr>
            <w:r>
              <w:rPr>
                <w:rFonts w:hint="default" w:ascii="宋体" w:hAnsi="宋体" w:eastAsia="宋体" w:cs="宋体"/>
                <w:snapToGrid w:val="0"/>
                <w:color w:val="auto"/>
                <w:kern w:val="0"/>
                <w:sz w:val="21"/>
                <w:szCs w:val="21"/>
                <w:highlight w:val="none"/>
                <w:lang w:val="en-US" w:eastAsia="en-US" w:bidi="ar-SA"/>
              </w:rPr>
              <w:t>169</w:t>
            </w:r>
          </w:p>
        </w:tc>
        <w:tc>
          <w:tcPr>
            <w:tcW w:w="1678" w:type="dxa"/>
            <w:vMerge w:val="restart"/>
            <w:vAlign w:val="center"/>
          </w:tcPr>
          <w:p w14:paraId="75EFD926">
            <w:pPr>
              <w:keepNext w:val="0"/>
              <w:keepLines w:val="0"/>
              <w:pageBreakBefore w:val="0"/>
              <w:widowControl/>
              <w:suppressLineNumbers w:val="0"/>
              <w:wordWrap/>
              <w:overflowPunct/>
              <w:topLinePunct w:val="0"/>
              <w:bidi w:val="0"/>
              <w:snapToGrid/>
              <w:spacing w:line="312" w:lineRule="auto"/>
              <w:ind w:left="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定制吊柜</w:t>
            </w:r>
          </w:p>
          <w:p w14:paraId="36FD4755">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rPr>
            </w:pPr>
          </w:p>
        </w:tc>
        <w:tc>
          <w:tcPr>
            <w:tcW w:w="6575" w:type="dxa"/>
            <w:vAlign w:val="center"/>
          </w:tcPr>
          <w:p w14:paraId="0E1E172A">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169.1规格：（L*350D*600H）mm±20mm；</w:t>
            </w:r>
          </w:p>
        </w:tc>
      </w:tr>
      <w:tr w14:paraId="416A0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20E1E58E">
            <w:pPr>
              <w:keepNext w:val="0"/>
              <w:keepLines w:val="0"/>
              <w:pageBreakBefore w:val="0"/>
              <w:widowControl/>
              <w:suppressLineNumbers w:val="0"/>
              <w:wordWrap/>
              <w:overflowPunct/>
              <w:topLinePunct w:val="0"/>
              <w:bidi w:val="0"/>
              <w:snapToGrid/>
              <w:spacing w:line="312" w:lineRule="auto"/>
              <w:ind w:left="0" w:firstLine="0" w:firstLineChars="0"/>
              <w:jc w:val="center"/>
              <w:textAlignment w:val="center"/>
              <w:rPr>
                <w:rFonts w:hint="eastAsia" w:ascii="宋体" w:hAnsi="宋体" w:eastAsia="宋体" w:cs="宋体"/>
                <w:color w:val="auto"/>
                <w:sz w:val="21"/>
                <w:szCs w:val="21"/>
                <w:highlight w:val="none"/>
              </w:rPr>
            </w:pPr>
          </w:p>
        </w:tc>
        <w:tc>
          <w:tcPr>
            <w:tcW w:w="1678" w:type="dxa"/>
            <w:vMerge w:val="continue"/>
            <w:vAlign w:val="center"/>
          </w:tcPr>
          <w:p w14:paraId="726A7D10">
            <w:pPr>
              <w:keepNext w:val="0"/>
              <w:keepLines w:val="0"/>
              <w:pageBreakBefore w:val="0"/>
              <w:widowControl/>
              <w:suppressLineNumbers w:val="0"/>
              <w:wordWrap/>
              <w:overflowPunct/>
              <w:topLinePunct w:val="0"/>
              <w:bidi w:val="0"/>
              <w:snapToGrid/>
              <w:spacing w:line="312" w:lineRule="auto"/>
              <w:ind w:left="0"/>
              <w:jc w:val="center"/>
              <w:textAlignment w:val="center"/>
              <w:rPr>
                <w:rFonts w:hint="eastAsia" w:ascii="宋体" w:hAnsi="宋体" w:eastAsia="宋体" w:cs="宋体"/>
                <w:color w:val="auto"/>
                <w:sz w:val="21"/>
                <w:szCs w:val="21"/>
                <w:highlight w:val="none"/>
              </w:rPr>
            </w:pPr>
          </w:p>
        </w:tc>
        <w:tc>
          <w:tcPr>
            <w:tcW w:w="6575" w:type="dxa"/>
            <w:vAlign w:val="center"/>
          </w:tcPr>
          <w:p w14:paraId="5E14F536">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169.2基材：</w:t>
            </w:r>
            <w:r>
              <w:rPr>
                <w:rFonts w:hint="eastAsia" w:ascii="宋体" w:hAnsi="宋体" w:eastAsia="宋体" w:cs="宋体"/>
                <w:b w:val="0"/>
                <w:bCs w:val="0"/>
                <w:i w:val="0"/>
                <w:iCs w:val="0"/>
                <w:color w:val="auto"/>
                <w:kern w:val="0"/>
                <w:sz w:val="21"/>
                <w:szCs w:val="21"/>
                <w:highlight w:val="none"/>
                <w:lang w:val="en-US" w:eastAsia="zh-CN" w:bidi="ar"/>
              </w:rPr>
              <w:t>板材</w:t>
            </w:r>
            <w:r>
              <w:rPr>
                <w:rFonts w:hint="eastAsia" w:ascii="宋体" w:hAnsi="宋体" w:eastAsia="宋体" w:cs="宋体"/>
                <w:b w:val="0"/>
                <w:bCs w:val="0"/>
                <w:i w:val="0"/>
                <w:iCs w:val="0"/>
                <w:color w:val="auto"/>
                <w:kern w:val="0"/>
                <w:sz w:val="21"/>
                <w:szCs w:val="21"/>
                <w:highlight w:val="none"/>
                <w:u w:val="none"/>
                <w:lang w:val="en-US" w:eastAsia="zh-CN" w:bidi="ar"/>
              </w:rPr>
              <w:t>新国标环保</w:t>
            </w:r>
            <w:r>
              <w:rPr>
                <w:rFonts w:hint="eastAsia" w:ascii="宋体" w:hAnsi="宋体" w:eastAsia="宋体" w:cs="宋体"/>
                <w:i w:val="0"/>
                <w:iCs w:val="0"/>
                <w:color w:val="auto"/>
                <w:kern w:val="0"/>
                <w:sz w:val="21"/>
                <w:szCs w:val="21"/>
                <w:highlight w:val="none"/>
                <w:u w:val="none"/>
                <w:lang w:val="en-US" w:eastAsia="zh-CN" w:bidi="ar"/>
              </w:rPr>
              <w:t>ENF级纤维板</w:t>
            </w:r>
            <w:r>
              <w:rPr>
                <w:rFonts w:hint="eastAsia" w:ascii="宋体" w:hAnsi="宋体" w:eastAsia="宋体" w:cs="宋体"/>
                <w:b w:val="0"/>
                <w:bCs w:val="0"/>
                <w:i w:val="0"/>
                <w:iCs w:val="0"/>
                <w:color w:val="auto"/>
                <w:kern w:val="0"/>
                <w:sz w:val="21"/>
                <w:szCs w:val="21"/>
                <w:highlight w:val="none"/>
                <w:lang w:val="en-US" w:eastAsia="zh-CN" w:bidi="ar"/>
              </w:rPr>
              <w:t>，</w:t>
            </w:r>
            <w:r>
              <w:rPr>
                <w:rFonts w:hint="eastAsia" w:ascii="宋体" w:hAnsi="宋体" w:eastAsia="宋体" w:cs="宋体"/>
                <w:b w:val="0"/>
                <w:bCs w:val="0"/>
                <w:i w:val="0"/>
                <w:iCs w:val="0"/>
                <w:color w:val="auto"/>
                <w:kern w:val="0"/>
                <w:sz w:val="21"/>
                <w:szCs w:val="21"/>
                <w:highlight w:val="none"/>
                <w:u w:val="none"/>
                <w:lang w:val="en-US" w:eastAsia="zh-CN" w:bidi="ar"/>
              </w:rPr>
              <w:t>板材的胶合强度、含水率、浸渍剥离、静曲强度、弹性模量、甲醛释放量、挥发性有机化合物（72h）的苯、甲苯、二甲苯，TVOC符合 GB 18580-2017、GB/T 35601-2017、GB/T 9846-2015、GB/T 39600-2021标准要求。</w:t>
            </w:r>
            <w:r>
              <w:rPr>
                <w:rFonts w:hint="eastAsia" w:ascii="宋体" w:hAnsi="宋体" w:eastAsia="宋体" w:cs="宋体"/>
                <w:b w:val="0"/>
                <w:bCs w:val="0"/>
                <w:i w:val="0"/>
                <w:iCs w:val="0"/>
                <w:color w:val="auto"/>
                <w:kern w:val="0"/>
                <w:sz w:val="21"/>
                <w:szCs w:val="21"/>
                <w:highlight w:val="none"/>
                <w:lang w:val="en-US" w:eastAsia="zh-CN" w:bidi="ar"/>
              </w:rPr>
              <w:t>厚度顶板、层板、侧板≥18mm、门板≥16mm、背板≥9mm；</w:t>
            </w:r>
          </w:p>
        </w:tc>
      </w:tr>
      <w:tr w14:paraId="1B4C7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5A628504">
            <w:pPr>
              <w:keepNext w:val="0"/>
              <w:keepLines w:val="0"/>
              <w:pageBreakBefore w:val="0"/>
              <w:widowControl/>
              <w:suppressLineNumbers w:val="0"/>
              <w:wordWrap/>
              <w:overflowPunct/>
              <w:topLinePunct w:val="0"/>
              <w:bidi w:val="0"/>
              <w:snapToGrid/>
              <w:spacing w:line="312" w:lineRule="auto"/>
              <w:ind w:left="0" w:leftChars="0" w:firstLine="0" w:firstLineChars="0"/>
              <w:jc w:val="center"/>
              <w:textAlignment w:val="center"/>
              <w:rPr>
                <w:color w:val="auto"/>
                <w:highlight w:val="none"/>
              </w:rPr>
            </w:pPr>
          </w:p>
        </w:tc>
        <w:tc>
          <w:tcPr>
            <w:tcW w:w="1678" w:type="dxa"/>
            <w:vMerge w:val="continue"/>
            <w:vAlign w:val="center"/>
          </w:tcPr>
          <w:p w14:paraId="0B77D754">
            <w:pPr>
              <w:keepNext w:val="0"/>
              <w:keepLines w:val="0"/>
              <w:pageBreakBefore w:val="0"/>
              <w:widowControl/>
              <w:suppressLineNumbers w:val="0"/>
              <w:wordWrap/>
              <w:overflowPunct/>
              <w:topLinePunct w:val="0"/>
              <w:bidi w:val="0"/>
              <w:snapToGrid/>
              <w:spacing w:line="312" w:lineRule="auto"/>
              <w:ind w:left="0" w:leftChars="0"/>
              <w:jc w:val="center"/>
              <w:textAlignment w:val="center"/>
              <w:rPr>
                <w:color w:val="auto"/>
                <w:highlight w:val="none"/>
              </w:rPr>
            </w:pPr>
          </w:p>
        </w:tc>
        <w:tc>
          <w:tcPr>
            <w:tcW w:w="6575" w:type="dxa"/>
            <w:vAlign w:val="center"/>
          </w:tcPr>
          <w:p w14:paraId="4D08F880">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169.3工艺：</w:t>
            </w:r>
            <w:r>
              <w:rPr>
                <w:rFonts w:hint="eastAsia" w:ascii="宋体" w:hAnsi="宋体" w:eastAsia="宋体" w:cs="宋体"/>
                <w:b w:val="0"/>
                <w:bCs w:val="0"/>
                <w:i w:val="0"/>
                <w:iCs w:val="0"/>
                <w:color w:val="auto"/>
                <w:kern w:val="0"/>
                <w:sz w:val="21"/>
                <w:szCs w:val="21"/>
                <w:highlight w:val="none"/>
                <w:lang w:val="en-US" w:eastAsia="zh-CN" w:bidi="ar"/>
              </w:rPr>
              <w:t>三聚氰胺饰面，ABS激光封边制作，</w:t>
            </w:r>
            <w:r>
              <w:rPr>
                <w:rFonts w:hint="eastAsia" w:ascii="宋体" w:hAnsi="宋体" w:eastAsia="宋体" w:cs="宋体"/>
                <w:b w:val="0"/>
                <w:bCs w:val="0"/>
                <w:i w:val="0"/>
                <w:iCs w:val="0"/>
                <w:color w:val="auto"/>
                <w:kern w:val="0"/>
                <w:sz w:val="21"/>
                <w:szCs w:val="21"/>
                <w:highlight w:val="none"/>
                <w:u w:val="none"/>
                <w:lang w:val="en-US" w:eastAsia="zh-CN" w:bidi="ar"/>
              </w:rPr>
              <w:t>封边厚度≥1.0mm，封边倒角圆滑、经精修边，无外露胶痕</w:t>
            </w:r>
            <w:r>
              <w:rPr>
                <w:rFonts w:hint="eastAsia" w:ascii="宋体" w:hAnsi="宋体" w:eastAsia="宋体" w:cs="宋体"/>
                <w:b w:val="0"/>
                <w:bCs w:val="0"/>
                <w:i w:val="0"/>
                <w:iCs w:val="0"/>
                <w:color w:val="auto"/>
                <w:kern w:val="0"/>
                <w:sz w:val="21"/>
                <w:szCs w:val="21"/>
                <w:highlight w:val="none"/>
                <w:lang w:val="en-US" w:eastAsia="zh-CN" w:bidi="ar"/>
              </w:rPr>
              <w:t>。具有防水、防潮、防交叉感染、耐磨性能强；</w:t>
            </w:r>
            <w:r>
              <w:rPr>
                <w:rFonts w:hint="eastAsia" w:ascii="宋体" w:hAnsi="宋体" w:eastAsia="宋体" w:cs="宋体"/>
                <w:b w:val="0"/>
                <w:bCs w:val="0"/>
                <w:color w:val="auto"/>
                <w:kern w:val="0"/>
                <w:sz w:val="21"/>
                <w:szCs w:val="21"/>
                <w:highlight w:val="none"/>
                <w:u w:val="none"/>
                <w:lang w:bidi="ar"/>
              </w:rPr>
              <w:t>封边条的耐干热性，耐磨性，耐开裂性，耐老化性、耐冷热循环性、耐光色牢度均，甲醛释放量，氯乙烯单体，可迁移元素（可溶性重金属）的铅、镉、铬、汞、砷、锑、硒、钡，邻苯二甲酸酯的总量（包括DBP、BBP、DEHP、DNOP、DINP和DIDP）、多溴联苯、多溴联苯醚均符合QB/T 4463-2013标准要求。</w:t>
            </w:r>
          </w:p>
        </w:tc>
      </w:tr>
      <w:tr w14:paraId="01D59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3F30793C">
            <w:pPr>
              <w:keepNext w:val="0"/>
              <w:keepLines w:val="0"/>
              <w:pageBreakBefore w:val="0"/>
              <w:widowControl/>
              <w:suppressLineNumbers w:val="0"/>
              <w:wordWrap/>
              <w:overflowPunct/>
              <w:topLinePunct w:val="0"/>
              <w:bidi w:val="0"/>
              <w:snapToGrid/>
              <w:spacing w:line="312" w:lineRule="auto"/>
              <w:ind w:left="0" w:leftChars="0" w:firstLine="0" w:firstLineChars="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73683063">
            <w:pPr>
              <w:keepNext w:val="0"/>
              <w:keepLines w:val="0"/>
              <w:pageBreakBefore w:val="0"/>
              <w:widowControl/>
              <w:suppressLineNumbers w:val="0"/>
              <w:wordWrap/>
              <w:overflowPunct/>
              <w:topLinePunct w:val="0"/>
              <w:bidi w:val="0"/>
              <w:snapToGrid/>
              <w:spacing w:line="312" w:lineRule="auto"/>
              <w:ind w:left="0" w:leftChars="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6892C2CD">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169.4功能配置：</w:t>
            </w:r>
            <w:r>
              <w:rPr>
                <w:rFonts w:hint="eastAsia" w:ascii="宋体" w:hAnsi="宋体" w:eastAsia="宋体" w:cs="宋体"/>
                <w:b w:val="0"/>
                <w:bCs w:val="0"/>
                <w:i w:val="0"/>
                <w:iCs w:val="0"/>
                <w:color w:val="auto"/>
                <w:kern w:val="0"/>
                <w:sz w:val="21"/>
                <w:szCs w:val="21"/>
                <w:highlight w:val="none"/>
                <w:lang w:val="en-US" w:eastAsia="zh-CN" w:bidi="ar"/>
              </w:rPr>
              <w:t>对开玻璃掩门，采用钢化玻璃带3c标识，内部配置不少于1块层板。</w:t>
            </w:r>
            <w:r>
              <w:rPr>
                <w:rFonts w:hint="eastAsia" w:ascii="宋体" w:hAnsi="宋体" w:eastAsia="宋体" w:cs="宋体"/>
                <w:b w:val="0"/>
                <w:bCs w:val="0"/>
                <w:i w:val="0"/>
                <w:iCs w:val="0"/>
                <w:color w:val="auto"/>
                <w:kern w:val="0"/>
                <w:sz w:val="21"/>
                <w:szCs w:val="21"/>
                <w:highlight w:val="none"/>
                <w:u w:val="none"/>
                <w:lang w:val="en-US" w:eastAsia="zh-CN" w:bidi="ar"/>
              </w:rPr>
              <w:t>采用阻尼门铰、配锁及可折叠钥匙。</w:t>
            </w:r>
          </w:p>
        </w:tc>
      </w:tr>
      <w:tr w14:paraId="47443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5158D50C">
            <w:pPr>
              <w:keepNext w:val="0"/>
              <w:keepLines w:val="0"/>
              <w:pageBreakBefore w:val="0"/>
              <w:widowControl/>
              <w:suppressLineNumbers w:val="0"/>
              <w:wordWrap/>
              <w:overflowPunct/>
              <w:topLinePunct w:val="0"/>
              <w:bidi w:val="0"/>
              <w:snapToGrid/>
              <w:spacing w:line="312" w:lineRule="auto"/>
              <w:ind w:left="0" w:leftChars="0" w:firstLine="0" w:firstLineChars="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3ED0CE38">
            <w:pPr>
              <w:keepNext w:val="0"/>
              <w:keepLines w:val="0"/>
              <w:pageBreakBefore w:val="0"/>
              <w:widowControl/>
              <w:suppressLineNumbers w:val="0"/>
              <w:wordWrap/>
              <w:overflowPunct/>
              <w:topLinePunct w:val="0"/>
              <w:bidi w:val="0"/>
              <w:snapToGrid/>
              <w:spacing w:line="312" w:lineRule="auto"/>
              <w:ind w:left="0" w:leftChars="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54C392D8">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175.5胶黏剂：采用环保热熔胶进行封边处理。</w:t>
            </w:r>
            <w:r>
              <w:rPr>
                <w:rFonts w:hint="eastAsia" w:ascii="宋体" w:hAnsi="宋体" w:eastAsia="宋体" w:cs="宋体"/>
                <w:b w:val="0"/>
                <w:bCs w:val="0"/>
                <w:color w:val="auto"/>
                <w:kern w:val="0"/>
                <w:sz w:val="21"/>
                <w:szCs w:val="21"/>
                <w:highlight w:val="none"/>
                <w:u w:val="none"/>
                <w:lang w:eastAsia="zh-CN" w:bidi="ar"/>
              </w:rPr>
              <w:t>胶粘剂的游离甲醛、苯、甲苯+二甲苯、总挥发性有机物均符合GB 18583-2008、SZJG 52-2016标准要求。</w:t>
            </w:r>
          </w:p>
        </w:tc>
      </w:tr>
      <w:tr w14:paraId="56611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0135F8CA">
            <w:pPr>
              <w:keepNext w:val="0"/>
              <w:keepLines w:val="0"/>
              <w:pageBreakBefore w:val="0"/>
              <w:widowControl/>
              <w:suppressLineNumbers w:val="0"/>
              <w:wordWrap/>
              <w:overflowPunct/>
              <w:topLinePunct w:val="0"/>
              <w:bidi w:val="0"/>
              <w:snapToGrid/>
              <w:spacing w:line="312" w:lineRule="auto"/>
              <w:ind w:left="0" w:leftChars="0" w:firstLine="0" w:firstLineChars="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32E11034">
            <w:pPr>
              <w:keepNext w:val="0"/>
              <w:keepLines w:val="0"/>
              <w:pageBreakBefore w:val="0"/>
              <w:widowControl/>
              <w:suppressLineNumbers w:val="0"/>
              <w:wordWrap/>
              <w:overflowPunct/>
              <w:topLinePunct w:val="0"/>
              <w:bidi w:val="0"/>
              <w:snapToGrid/>
              <w:spacing w:line="312" w:lineRule="auto"/>
              <w:ind w:left="0" w:leftChars="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7CB7802F">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169.6五金配件：连接件采用快装三合一配件，金属件表面无锈蚀，毛刺刃口，露底，平整光滑，焊接部位牢固，无毛刺，锐楞。铰链的过载要求（包括垂直静载荷（30kg）、水平静载荷（70N））、功能要求（包括操作力、耐久性(80000次)）、下沉量、耐腐蚀均符合QB/T 2189-2013标准要求。</w:t>
            </w:r>
          </w:p>
        </w:tc>
      </w:tr>
      <w:tr w14:paraId="6A1D1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330FBE7D">
            <w:pPr>
              <w:keepNext w:val="0"/>
              <w:keepLines w:val="0"/>
              <w:pageBreakBefore w:val="0"/>
              <w:widowControl/>
              <w:numPr>
                <w:ilvl w:val="0"/>
                <w:numId w:val="0"/>
              </w:numPr>
              <w:suppressLineNumbers w:val="0"/>
              <w:wordWrap/>
              <w:overflowPunct/>
              <w:topLinePunct w:val="0"/>
              <w:bidi w:val="0"/>
              <w:snapToGrid/>
              <w:spacing w:line="312" w:lineRule="auto"/>
              <w:ind w:left="425" w:leftChars="0" w:hanging="425" w:firstLineChars="0"/>
              <w:jc w:val="center"/>
              <w:textAlignment w:val="center"/>
              <w:rPr>
                <w:rFonts w:hint="eastAsia" w:ascii="宋体" w:hAnsi="宋体" w:eastAsia="宋体" w:cs="宋体"/>
                <w:color w:val="auto"/>
                <w:sz w:val="21"/>
                <w:szCs w:val="21"/>
                <w:highlight w:val="none"/>
              </w:rPr>
            </w:pPr>
            <w:r>
              <w:rPr>
                <w:rFonts w:hint="default" w:ascii="宋体" w:hAnsi="宋体" w:eastAsia="宋体" w:cs="宋体"/>
                <w:snapToGrid w:val="0"/>
                <w:color w:val="auto"/>
                <w:kern w:val="0"/>
                <w:sz w:val="21"/>
                <w:szCs w:val="21"/>
                <w:highlight w:val="none"/>
                <w:lang w:val="en-US" w:eastAsia="en-US" w:bidi="ar-SA"/>
              </w:rPr>
              <w:t>170</w:t>
            </w:r>
          </w:p>
        </w:tc>
        <w:tc>
          <w:tcPr>
            <w:tcW w:w="1678" w:type="dxa"/>
            <w:vMerge w:val="restart"/>
            <w:vAlign w:val="center"/>
          </w:tcPr>
          <w:p w14:paraId="621C230B">
            <w:pPr>
              <w:keepNext w:val="0"/>
              <w:keepLines w:val="0"/>
              <w:pageBreakBefore w:val="0"/>
              <w:widowControl/>
              <w:suppressLineNumbers w:val="0"/>
              <w:wordWrap/>
              <w:overflowPunct/>
              <w:topLinePunct w:val="0"/>
              <w:bidi w:val="0"/>
              <w:snapToGrid/>
              <w:spacing w:line="312" w:lineRule="auto"/>
              <w:ind w:left="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餐桌</w:t>
            </w:r>
          </w:p>
          <w:p w14:paraId="2564FEC4">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rPr>
            </w:pPr>
          </w:p>
        </w:tc>
        <w:tc>
          <w:tcPr>
            <w:tcW w:w="6575" w:type="dxa"/>
            <w:vAlign w:val="center"/>
          </w:tcPr>
          <w:p w14:paraId="380CBDE0">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170.1规格：（1200W*700D*750H）mm±20mm；</w:t>
            </w:r>
          </w:p>
        </w:tc>
      </w:tr>
      <w:tr w14:paraId="693C2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7CC35C03">
            <w:pPr>
              <w:keepNext w:val="0"/>
              <w:keepLines w:val="0"/>
              <w:pageBreakBefore w:val="0"/>
              <w:widowControl/>
              <w:suppressLineNumbers w:val="0"/>
              <w:wordWrap/>
              <w:overflowPunct/>
              <w:topLinePunct w:val="0"/>
              <w:bidi w:val="0"/>
              <w:snapToGrid/>
              <w:spacing w:line="312" w:lineRule="auto"/>
              <w:ind w:left="0" w:firstLine="0" w:firstLineChars="0"/>
              <w:jc w:val="center"/>
              <w:textAlignment w:val="center"/>
              <w:rPr>
                <w:rFonts w:hint="eastAsia" w:ascii="宋体" w:hAnsi="宋体" w:eastAsia="宋体" w:cs="宋体"/>
                <w:color w:val="auto"/>
                <w:sz w:val="21"/>
                <w:szCs w:val="21"/>
                <w:highlight w:val="none"/>
              </w:rPr>
            </w:pPr>
          </w:p>
        </w:tc>
        <w:tc>
          <w:tcPr>
            <w:tcW w:w="1678" w:type="dxa"/>
            <w:vMerge w:val="continue"/>
            <w:vAlign w:val="center"/>
          </w:tcPr>
          <w:p w14:paraId="01EBABF4">
            <w:pPr>
              <w:keepNext w:val="0"/>
              <w:keepLines w:val="0"/>
              <w:pageBreakBefore w:val="0"/>
              <w:widowControl/>
              <w:suppressLineNumbers w:val="0"/>
              <w:wordWrap/>
              <w:overflowPunct/>
              <w:topLinePunct w:val="0"/>
              <w:bidi w:val="0"/>
              <w:snapToGrid/>
              <w:spacing w:line="312" w:lineRule="auto"/>
              <w:ind w:left="0"/>
              <w:jc w:val="center"/>
              <w:textAlignment w:val="center"/>
              <w:rPr>
                <w:rFonts w:hint="eastAsia" w:ascii="宋体" w:hAnsi="宋体" w:eastAsia="宋体" w:cs="宋体"/>
                <w:color w:val="auto"/>
                <w:sz w:val="21"/>
                <w:szCs w:val="21"/>
                <w:highlight w:val="none"/>
              </w:rPr>
            </w:pPr>
          </w:p>
        </w:tc>
        <w:tc>
          <w:tcPr>
            <w:tcW w:w="6575" w:type="dxa"/>
            <w:vAlign w:val="center"/>
          </w:tcPr>
          <w:p w14:paraId="2C912B4E">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170.2基材：桌脚木材脚架及框架采用红橡木原木方加工成型，木方直径40mm-80mm之间（后期根据款式及结构深化）（±2mm）；餐桌面板</w:t>
            </w:r>
            <w:r>
              <w:rPr>
                <w:rFonts w:hint="eastAsia" w:ascii="宋体" w:hAnsi="宋体" w:eastAsia="宋体" w:cs="宋体"/>
                <w:b w:val="0"/>
                <w:bCs w:val="0"/>
                <w:i w:val="0"/>
                <w:iCs w:val="0"/>
                <w:color w:val="auto"/>
                <w:kern w:val="0"/>
                <w:sz w:val="21"/>
                <w:szCs w:val="21"/>
                <w:highlight w:val="none"/>
                <w:lang w:val="en-US" w:eastAsia="zh-CN" w:bidi="ar"/>
              </w:rPr>
              <w:t>采用</w:t>
            </w:r>
            <w:r>
              <w:rPr>
                <w:rFonts w:hint="eastAsia" w:ascii="宋体" w:hAnsi="宋体" w:eastAsia="宋体" w:cs="宋体"/>
                <w:b w:val="0"/>
                <w:bCs w:val="0"/>
                <w:i w:val="0"/>
                <w:iCs w:val="0"/>
                <w:color w:val="auto"/>
                <w:kern w:val="0"/>
                <w:sz w:val="21"/>
                <w:szCs w:val="21"/>
                <w:highlight w:val="none"/>
                <w:u w:val="none"/>
                <w:lang w:val="en-US" w:eastAsia="zh-CN" w:bidi="ar"/>
              </w:rPr>
              <w:t>新国标环保</w:t>
            </w:r>
            <w:r>
              <w:rPr>
                <w:rFonts w:hint="eastAsia" w:ascii="宋体" w:hAnsi="宋体" w:eastAsia="宋体" w:cs="宋体"/>
                <w:i w:val="0"/>
                <w:iCs w:val="0"/>
                <w:color w:val="auto"/>
                <w:kern w:val="0"/>
                <w:sz w:val="21"/>
                <w:szCs w:val="21"/>
                <w:highlight w:val="none"/>
                <w:u w:val="none"/>
                <w:lang w:val="en-US" w:eastAsia="zh-CN" w:bidi="ar"/>
              </w:rPr>
              <w:t>ENF级纤维板</w:t>
            </w:r>
            <w:r>
              <w:rPr>
                <w:rFonts w:hint="eastAsia" w:ascii="宋体" w:hAnsi="宋体" w:eastAsia="宋体" w:cs="宋体"/>
                <w:b w:val="0"/>
                <w:bCs w:val="0"/>
                <w:i w:val="0"/>
                <w:iCs w:val="0"/>
                <w:color w:val="auto"/>
                <w:kern w:val="0"/>
                <w:sz w:val="21"/>
                <w:szCs w:val="21"/>
                <w:highlight w:val="none"/>
                <w:lang w:val="en-US" w:eastAsia="zh-CN" w:bidi="ar"/>
              </w:rPr>
              <w:t>，</w:t>
            </w:r>
            <w:r>
              <w:rPr>
                <w:rFonts w:hint="eastAsia" w:ascii="宋体" w:hAnsi="宋体" w:eastAsia="宋体" w:cs="宋体"/>
                <w:b w:val="0"/>
                <w:bCs w:val="0"/>
                <w:i w:val="0"/>
                <w:iCs w:val="0"/>
                <w:color w:val="auto"/>
                <w:kern w:val="0"/>
                <w:sz w:val="21"/>
                <w:szCs w:val="21"/>
                <w:highlight w:val="none"/>
                <w:u w:val="none"/>
                <w:lang w:val="en-US" w:eastAsia="zh-CN" w:bidi="ar"/>
              </w:rPr>
              <w:t>板材的胶合强度、含水率、浸渍剥离、静曲强度、弹性模量、甲醛释放量、挥发性有机化合物（72h）的苯、甲苯、二甲苯，TVOC符合 GB 18580-2017、GB/T 35601-2017、GB/T 9846-2015、GB/T 39600-2021标准要求。</w:t>
            </w:r>
          </w:p>
        </w:tc>
      </w:tr>
      <w:tr w14:paraId="4FDAB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74A31631">
            <w:pPr>
              <w:keepNext w:val="0"/>
              <w:keepLines w:val="0"/>
              <w:pageBreakBefore w:val="0"/>
              <w:widowControl/>
              <w:suppressLineNumbers w:val="0"/>
              <w:wordWrap/>
              <w:overflowPunct/>
              <w:topLinePunct w:val="0"/>
              <w:bidi w:val="0"/>
              <w:snapToGrid/>
              <w:spacing w:line="312" w:lineRule="auto"/>
              <w:ind w:left="0" w:leftChars="0" w:firstLine="0" w:firstLineChars="0"/>
              <w:jc w:val="center"/>
              <w:textAlignment w:val="center"/>
              <w:rPr>
                <w:color w:val="auto"/>
                <w:highlight w:val="none"/>
              </w:rPr>
            </w:pPr>
          </w:p>
        </w:tc>
        <w:tc>
          <w:tcPr>
            <w:tcW w:w="1678" w:type="dxa"/>
            <w:vMerge w:val="continue"/>
            <w:vAlign w:val="center"/>
          </w:tcPr>
          <w:p w14:paraId="3C94D99A">
            <w:pPr>
              <w:keepNext w:val="0"/>
              <w:keepLines w:val="0"/>
              <w:pageBreakBefore w:val="0"/>
              <w:widowControl/>
              <w:suppressLineNumbers w:val="0"/>
              <w:wordWrap/>
              <w:overflowPunct/>
              <w:topLinePunct w:val="0"/>
              <w:bidi w:val="0"/>
              <w:snapToGrid/>
              <w:spacing w:line="312" w:lineRule="auto"/>
              <w:ind w:left="0" w:leftChars="0"/>
              <w:jc w:val="center"/>
              <w:textAlignment w:val="center"/>
              <w:rPr>
                <w:color w:val="auto"/>
                <w:highlight w:val="none"/>
              </w:rPr>
            </w:pPr>
          </w:p>
        </w:tc>
        <w:tc>
          <w:tcPr>
            <w:tcW w:w="6575" w:type="dxa"/>
            <w:vAlign w:val="center"/>
          </w:tcPr>
          <w:p w14:paraId="6ACBD7C8">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170.3工艺：脚架采用榫卯结构连接工艺。</w:t>
            </w:r>
            <w:r>
              <w:rPr>
                <w:rFonts w:hint="eastAsia" w:ascii="宋体" w:hAnsi="宋体" w:eastAsia="宋体" w:cs="宋体"/>
                <w:b w:val="0"/>
                <w:bCs w:val="0"/>
                <w:i w:val="0"/>
                <w:iCs w:val="0"/>
                <w:color w:val="auto"/>
                <w:kern w:val="0"/>
                <w:sz w:val="21"/>
                <w:szCs w:val="21"/>
                <w:highlight w:val="none"/>
                <w:lang w:val="en-US" w:eastAsia="zh-CN" w:bidi="ar"/>
              </w:rPr>
              <w:t>三聚氰胺饰面，厚度≥25mm；ABS封边制作，顶板封边厚度</w:t>
            </w:r>
            <w:r>
              <w:rPr>
                <w:rFonts w:hint="eastAsia" w:ascii="宋体" w:hAnsi="宋体" w:eastAsia="宋体" w:cs="宋体"/>
                <w:b w:val="0"/>
                <w:bCs w:val="0"/>
                <w:i w:val="0"/>
                <w:iCs w:val="0"/>
                <w:color w:val="auto"/>
                <w:kern w:val="0"/>
                <w:sz w:val="21"/>
                <w:szCs w:val="21"/>
                <w:highlight w:val="none"/>
                <w:u w:val="none"/>
                <w:lang w:val="en-US" w:eastAsia="zh-CN" w:bidi="ar"/>
              </w:rPr>
              <w:t>≥2.0mm，其他封边厚度≥1.0mm，封边倒角圆滑、经精修边，无外露胶痕</w:t>
            </w:r>
            <w:r>
              <w:rPr>
                <w:rFonts w:hint="eastAsia" w:ascii="宋体" w:hAnsi="宋体" w:eastAsia="宋体" w:cs="宋体"/>
                <w:b w:val="0"/>
                <w:bCs w:val="0"/>
                <w:i w:val="0"/>
                <w:iCs w:val="0"/>
                <w:color w:val="auto"/>
                <w:kern w:val="0"/>
                <w:sz w:val="21"/>
                <w:szCs w:val="21"/>
                <w:highlight w:val="none"/>
                <w:lang w:val="en-US" w:eastAsia="zh-CN" w:bidi="ar"/>
              </w:rPr>
              <w:t>。</w:t>
            </w:r>
            <w:r>
              <w:rPr>
                <w:rFonts w:hint="eastAsia" w:ascii="宋体" w:hAnsi="宋体" w:eastAsia="宋体" w:cs="宋体"/>
                <w:b w:val="0"/>
                <w:bCs w:val="0"/>
                <w:color w:val="auto"/>
                <w:kern w:val="0"/>
                <w:sz w:val="21"/>
                <w:szCs w:val="21"/>
                <w:highlight w:val="none"/>
                <w:u w:val="none"/>
                <w:lang w:bidi="ar"/>
              </w:rPr>
              <w:t>封边条的耐干热性，耐磨性，耐开裂性，耐老化性、耐冷热循环性、耐光色牢度均，甲醛释放量，氯乙烯单体，可迁移元素（可溶性重金属）的铅、镉、铬、汞、砷、锑、硒、钡，邻苯二甲酸酯的总量（包括DBP、BBP、DEHP、DNOP、DINP和DIDP）、多溴联苯、多溴联苯醚均符合QB/T 4463-2013标准要求。</w:t>
            </w:r>
          </w:p>
        </w:tc>
      </w:tr>
      <w:tr w14:paraId="168F5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18F5595F">
            <w:pPr>
              <w:keepNext w:val="0"/>
              <w:keepLines w:val="0"/>
              <w:pageBreakBefore w:val="0"/>
              <w:widowControl/>
              <w:suppressLineNumbers w:val="0"/>
              <w:wordWrap/>
              <w:overflowPunct/>
              <w:topLinePunct w:val="0"/>
              <w:bidi w:val="0"/>
              <w:snapToGrid/>
              <w:spacing w:line="312" w:lineRule="auto"/>
              <w:ind w:left="0" w:leftChars="0" w:firstLine="0" w:firstLineChars="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14033CDA">
            <w:pPr>
              <w:keepNext w:val="0"/>
              <w:keepLines w:val="0"/>
              <w:pageBreakBefore w:val="0"/>
              <w:widowControl/>
              <w:suppressLineNumbers w:val="0"/>
              <w:wordWrap/>
              <w:overflowPunct/>
              <w:topLinePunct w:val="0"/>
              <w:bidi w:val="0"/>
              <w:snapToGrid/>
              <w:spacing w:line="312" w:lineRule="auto"/>
              <w:ind w:left="0" w:leftChars="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3E7A9179">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170.4油漆：半开放半封闭，环保水性漆三底两面，</w:t>
            </w:r>
            <w:r>
              <w:rPr>
                <w:rFonts w:hint="eastAsia" w:ascii="宋体" w:hAnsi="宋体" w:eastAsia="宋体" w:cs="宋体"/>
                <w:b w:val="0"/>
                <w:bCs w:val="0"/>
                <w:color w:val="auto"/>
                <w:kern w:val="0"/>
                <w:sz w:val="21"/>
                <w:szCs w:val="21"/>
                <w:highlight w:val="none"/>
                <w:u w:val="none"/>
                <w:lang w:eastAsia="zh-CN" w:bidi="ar"/>
              </w:rPr>
              <w:t>水性漆的重金属元素含量（包括铅、镉、六价铬、汞、砷、钡、硒、锑、钴）均未检出；VOC含量、甲醛含量、乙二醇醚及醚酯总和含量、苯系物总和含量、烷基酚聚氧乙烯醚总和含量均符合GB 18581-2020、GB/T 35602-2017标准要求。</w:t>
            </w:r>
          </w:p>
        </w:tc>
      </w:tr>
      <w:tr w14:paraId="07DD8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0DC9ECF0">
            <w:pPr>
              <w:keepNext w:val="0"/>
              <w:keepLines w:val="0"/>
              <w:pageBreakBefore w:val="0"/>
              <w:widowControl/>
              <w:numPr>
                <w:ilvl w:val="0"/>
                <w:numId w:val="0"/>
              </w:numPr>
              <w:suppressLineNumbers w:val="0"/>
              <w:wordWrap/>
              <w:overflowPunct/>
              <w:topLinePunct w:val="0"/>
              <w:bidi w:val="0"/>
              <w:snapToGrid/>
              <w:spacing w:line="312" w:lineRule="auto"/>
              <w:ind w:left="425" w:leftChars="0" w:hanging="425" w:firstLineChars="0"/>
              <w:jc w:val="center"/>
              <w:textAlignment w:val="center"/>
              <w:rPr>
                <w:rFonts w:hint="eastAsia" w:ascii="宋体" w:hAnsi="宋体" w:eastAsia="宋体" w:cs="宋体"/>
                <w:color w:val="auto"/>
                <w:sz w:val="21"/>
                <w:szCs w:val="21"/>
                <w:highlight w:val="none"/>
              </w:rPr>
            </w:pPr>
            <w:r>
              <w:rPr>
                <w:rFonts w:hint="default" w:ascii="宋体" w:hAnsi="宋体" w:eastAsia="宋体" w:cs="宋体"/>
                <w:snapToGrid w:val="0"/>
                <w:color w:val="auto"/>
                <w:kern w:val="0"/>
                <w:sz w:val="21"/>
                <w:szCs w:val="21"/>
                <w:highlight w:val="none"/>
                <w:lang w:val="en-US" w:eastAsia="en-US" w:bidi="ar-SA"/>
              </w:rPr>
              <w:t>171</w:t>
            </w:r>
          </w:p>
        </w:tc>
        <w:tc>
          <w:tcPr>
            <w:tcW w:w="1678" w:type="dxa"/>
            <w:vMerge w:val="restart"/>
            <w:vAlign w:val="center"/>
          </w:tcPr>
          <w:p w14:paraId="56C904D8">
            <w:pPr>
              <w:keepNext w:val="0"/>
              <w:keepLines w:val="0"/>
              <w:pageBreakBefore w:val="0"/>
              <w:widowControl/>
              <w:suppressLineNumbers w:val="0"/>
              <w:wordWrap/>
              <w:overflowPunct/>
              <w:topLinePunct w:val="0"/>
              <w:bidi w:val="0"/>
              <w:snapToGrid/>
              <w:spacing w:line="312" w:lineRule="auto"/>
              <w:ind w:left="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就餐椅</w:t>
            </w:r>
          </w:p>
          <w:p w14:paraId="28D6C640">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rPr>
            </w:pPr>
          </w:p>
        </w:tc>
        <w:tc>
          <w:tcPr>
            <w:tcW w:w="6575" w:type="dxa"/>
            <w:vAlign w:val="center"/>
          </w:tcPr>
          <w:p w14:paraId="445284AD">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171.1规格：常规</w:t>
            </w:r>
          </w:p>
        </w:tc>
      </w:tr>
      <w:tr w14:paraId="21618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4FBAA22A">
            <w:pPr>
              <w:keepNext w:val="0"/>
              <w:keepLines w:val="0"/>
              <w:pageBreakBefore w:val="0"/>
              <w:widowControl/>
              <w:suppressLineNumbers w:val="0"/>
              <w:wordWrap/>
              <w:overflowPunct/>
              <w:topLinePunct w:val="0"/>
              <w:bidi w:val="0"/>
              <w:snapToGrid/>
              <w:spacing w:line="312" w:lineRule="auto"/>
              <w:ind w:left="0" w:firstLine="0" w:firstLineChars="0"/>
              <w:jc w:val="center"/>
              <w:textAlignment w:val="center"/>
              <w:rPr>
                <w:rFonts w:hint="eastAsia" w:ascii="宋体" w:hAnsi="宋体" w:eastAsia="宋体" w:cs="宋体"/>
                <w:color w:val="auto"/>
                <w:sz w:val="21"/>
                <w:szCs w:val="21"/>
                <w:highlight w:val="none"/>
              </w:rPr>
            </w:pPr>
          </w:p>
        </w:tc>
        <w:tc>
          <w:tcPr>
            <w:tcW w:w="1678" w:type="dxa"/>
            <w:vMerge w:val="continue"/>
            <w:vAlign w:val="center"/>
          </w:tcPr>
          <w:p w14:paraId="337E3671">
            <w:pPr>
              <w:keepNext w:val="0"/>
              <w:keepLines w:val="0"/>
              <w:pageBreakBefore w:val="0"/>
              <w:widowControl/>
              <w:suppressLineNumbers w:val="0"/>
              <w:wordWrap/>
              <w:overflowPunct/>
              <w:topLinePunct w:val="0"/>
              <w:bidi w:val="0"/>
              <w:snapToGrid/>
              <w:spacing w:line="312" w:lineRule="auto"/>
              <w:ind w:left="0"/>
              <w:jc w:val="center"/>
              <w:textAlignment w:val="center"/>
              <w:rPr>
                <w:rFonts w:hint="eastAsia" w:ascii="宋体" w:hAnsi="宋体" w:eastAsia="宋体" w:cs="宋体"/>
                <w:color w:val="auto"/>
                <w:sz w:val="21"/>
                <w:szCs w:val="21"/>
                <w:highlight w:val="none"/>
              </w:rPr>
            </w:pPr>
          </w:p>
        </w:tc>
        <w:tc>
          <w:tcPr>
            <w:tcW w:w="6575" w:type="dxa"/>
            <w:vAlign w:val="center"/>
          </w:tcPr>
          <w:p w14:paraId="486BEFB5">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171.2基材：框架采用钢架，壁厚不低于1.5mm。.内衬E0级多层板，表面采用医用抗菌皮革。摩擦色牢度、耐光性、涂层粘着牢度、耐折牢度（50000次）、耐磨性、撕裂力、气味、禁用偶氮染料、游离甲醛、挥发性有机物均符合GB/T 16799-201、HJ 507-2009、SZJG 52-2016标准要求；</w:t>
            </w:r>
          </w:p>
        </w:tc>
      </w:tr>
      <w:tr w14:paraId="2A815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0915F66F">
            <w:pPr>
              <w:keepNext w:val="0"/>
              <w:keepLines w:val="0"/>
              <w:pageBreakBefore w:val="0"/>
              <w:widowControl/>
              <w:suppressLineNumbers w:val="0"/>
              <w:wordWrap/>
              <w:overflowPunct/>
              <w:topLinePunct w:val="0"/>
              <w:bidi w:val="0"/>
              <w:snapToGrid/>
              <w:spacing w:line="312" w:lineRule="auto"/>
              <w:ind w:left="0" w:leftChars="0" w:firstLine="0" w:firstLineChars="0"/>
              <w:jc w:val="center"/>
              <w:textAlignment w:val="center"/>
              <w:rPr>
                <w:color w:val="auto"/>
                <w:highlight w:val="none"/>
              </w:rPr>
            </w:pPr>
          </w:p>
        </w:tc>
        <w:tc>
          <w:tcPr>
            <w:tcW w:w="1678" w:type="dxa"/>
            <w:vMerge w:val="continue"/>
            <w:vAlign w:val="center"/>
          </w:tcPr>
          <w:p w14:paraId="6798FB52">
            <w:pPr>
              <w:keepNext w:val="0"/>
              <w:keepLines w:val="0"/>
              <w:pageBreakBefore w:val="0"/>
              <w:widowControl/>
              <w:suppressLineNumbers w:val="0"/>
              <w:wordWrap/>
              <w:overflowPunct/>
              <w:topLinePunct w:val="0"/>
              <w:bidi w:val="0"/>
              <w:snapToGrid/>
              <w:spacing w:line="312" w:lineRule="auto"/>
              <w:ind w:left="0" w:leftChars="0"/>
              <w:jc w:val="center"/>
              <w:textAlignment w:val="center"/>
              <w:rPr>
                <w:color w:val="auto"/>
                <w:highlight w:val="none"/>
              </w:rPr>
            </w:pPr>
          </w:p>
        </w:tc>
        <w:tc>
          <w:tcPr>
            <w:tcW w:w="6575" w:type="dxa"/>
            <w:vAlign w:val="center"/>
          </w:tcPr>
          <w:p w14:paraId="7F2B9A8C">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171.3工艺：采用原生环保海绵，柔软性能好、软硬适中，回弹性能好，密度座位大于35kg/m3；海绵的表观密度偏差、40%压陷硬度偏差、回弹率、75%压缩永久变形、65%/25%压陷比、气味等级、拉伸强度、断裂伸长率、撕裂强度、干热老化后拉伸强度、干热老化后拉伸强度变化率、湿热老化后拉伸强度、湿热老化后拉伸强度变化率、甲醛散发均符合GB/T 10802-2023标准要求。</w:t>
            </w:r>
          </w:p>
        </w:tc>
      </w:tr>
      <w:tr w14:paraId="1630F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657241BA">
            <w:pPr>
              <w:keepNext w:val="0"/>
              <w:keepLines w:val="0"/>
              <w:pageBreakBefore w:val="0"/>
              <w:widowControl/>
              <w:numPr>
                <w:ilvl w:val="0"/>
                <w:numId w:val="0"/>
              </w:numPr>
              <w:suppressLineNumbers w:val="0"/>
              <w:wordWrap/>
              <w:overflowPunct/>
              <w:topLinePunct w:val="0"/>
              <w:bidi w:val="0"/>
              <w:snapToGrid/>
              <w:spacing w:line="312" w:lineRule="auto"/>
              <w:ind w:left="425" w:leftChars="0" w:hanging="425" w:firstLineChars="0"/>
              <w:jc w:val="center"/>
              <w:textAlignment w:val="center"/>
              <w:rPr>
                <w:rFonts w:hint="eastAsia" w:ascii="宋体" w:hAnsi="宋体" w:eastAsia="宋体" w:cs="宋体"/>
                <w:color w:val="auto"/>
                <w:sz w:val="21"/>
                <w:szCs w:val="21"/>
                <w:highlight w:val="none"/>
              </w:rPr>
            </w:pPr>
            <w:r>
              <w:rPr>
                <w:rFonts w:hint="default" w:ascii="宋体" w:hAnsi="宋体" w:eastAsia="宋体" w:cs="宋体"/>
                <w:snapToGrid w:val="0"/>
                <w:color w:val="auto"/>
                <w:kern w:val="0"/>
                <w:sz w:val="21"/>
                <w:szCs w:val="21"/>
                <w:highlight w:val="none"/>
                <w:lang w:val="en-US" w:eastAsia="en-US" w:bidi="ar-SA"/>
              </w:rPr>
              <w:t>172</w:t>
            </w:r>
          </w:p>
        </w:tc>
        <w:tc>
          <w:tcPr>
            <w:tcW w:w="1678" w:type="dxa"/>
            <w:vMerge w:val="restart"/>
            <w:vAlign w:val="center"/>
          </w:tcPr>
          <w:p w14:paraId="7E34A09D">
            <w:pPr>
              <w:keepNext w:val="0"/>
              <w:keepLines w:val="0"/>
              <w:pageBreakBefore w:val="0"/>
              <w:widowControl/>
              <w:suppressLineNumbers w:val="0"/>
              <w:wordWrap/>
              <w:overflowPunct/>
              <w:topLinePunct w:val="0"/>
              <w:bidi w:val="0"/>
              <w:snapToGrid/>
              <w:spacing w:line="312" w:lineRule="auto"/>
              <w:ind w:left="0"/>
              <w:jc w:val="center"/>
              <w:textAlignment w:val="center"/>
              <w:rPr>
                <w:rFonts w:hint="eastAsia" w:ascii="宋体" w:hAnsi="宋体" w:eastAsia="宋体" w:cs="宋体"/>
                <w:b w:val="0"/>
                <w:bCs w:val="0"/>
                <w:i w:val="0"/>
                <w:iCs w:val="0"/>
                <w:strike w:val="0"/>
                <w:dstrike w:val="0"/>
                <w:color w:val="auto"/>
                <w:kern w:val="0"/>
                <w:sz w:val="21"/>
                <w:szCs w:val="21"/>
                <w:highlight w:val="none"/>
                <w:u w:val="none"/>
                <w:lang w:val="en-US" w:eastAsia="zh-CN" w:bidi="ar"/>
              </w:rPr>
            </w:pPr>
            <w:r>
              <w:rPr>
                <w:rFonts w:hint="eastAsia" w:ascii="宋体" w:hAnsi="宋体" w:eastAsia="宋体" w:cs="宋体"/>
                <w:b w:val="0"/>
                <w:bCs w:val="0"/>
                <w:i w:val="0"/>
                <w:iCs w:val="0"/>
                <w:strike w:val="0"/>
                <w:dstrike w:val="0"/>
                <w:color w:val="auto"/>
                <w:kern w:val="0"/>
                <w:sz w:val="21"/>
                <w:szCs w:val="21"/>
                <w:highlight w:val="none"/>
                <w:u w:val="none"/>
                <w:lang w:val="en-US" w:eastAsia="zh-CN" w:bidi="ar"/>
              </w:rPr>
              <w:t>定制吧台</w:t>
            </w:r>
          </w:p>
          <w:p w14:paraId="33106E07">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rPr>
            </w:pPr>
          </w:p>
        </w:tc>
        <w:tc>
          <w:tcPr>
            <w:tcW w:w="6575" w:type="dxa"/>
            <w:vAlign w:val="center"/>
          </w:tcPr>
          <w:p w14:paraId="6E3D7707">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172.1规格：（L*630D*1080H）mm±10mm；</w:t>
            </w:r>
          </w:p>
        </w:tc>
      </w:tr>
      <w:tr w14:paraId="27BB0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277931A6">
            <w:pPr>
              <w:keepNext w:val="0"/>
              <w:keepLines w:val="0"/>
              <w:pageBreakBefore w:val="0"/>
              <w:widowControl/>
              <w:suppressLineNumbers w:val="0"/>
              <w:wordWrap/>
              <w:overflowPunct/>
              <w:topLinePunct w:val="0"/>
              <w:bidi w:val="0"/>
              <w:snapToGrid/>
              <w:spacing w:line="312" w:lineRule="auto"/>
              <w:ind w:left="0" w:firstLine="0" w:firstLineChars="0"/>
              <w:jc w:val="center"/>
              <w:textAlignment w:val="center"/>
              <w:rPr>
                <w:rFonts w:hint="eastAsia" w:ascii="宋体" w:hAnsi="宋体" w:eastAsia="宋体" w:cs="宋体"/>
                <w:color w:val="auto"/>
                <w:sz w:val="21"/>
                <w:szCs w:val="21"/>
                <w:highlight w:val="none"/>
              </w:rPr>
            </w:pPr>
          </w:p>
        </w:tc>
        <w:tc>
          <w:tcPr>
            <w:tcW w:w="1678" w:type="dxa"/>
            <w:vMerge w:val="continue"/>
            <w:vAlign w:val="center"/>
          </w:tcPr>
          <w:p w14:paraId="7C203479">
            <w:pPr>
              <w:keepNext w:val="0"/>
              <w:keepLines w:val="0"/>
              <w:pageBreakBefore w:val="0"/>
              <w:widowControl/>
              <w:suppressLineNumbers w:val="0"/>
              <w:wordWrap/>
              <w:overflowPunct/>
              <w:topLinePunct w:val="0"/>
              <w:bidi w:val="0"/>
              <w:snapToGrid/>
              <w:spacing w:line="312" w:lineRule="auto"/>
              <w:ind w:left="0"/>
              <w:jc w:val="center"/>
              <w:textAlignment w:val="center"/>
              <w:rPr>
                <w:rFonts w:hint="eastAsia" w:ascii="宋体" w:hAnsi="宋体" w:eastAsia="宋体" w:cs="宋体"/>
                <w:color w:val="auto"/>
                <w:sz w:val="21"/>
                <w:szCs w:val="21"/>
                <w:highlight w:val="none"/>
              </w:rPr>
            </w:pPr>
          </w:p>
        </w:tc>
        <w:tc>
          <w:tcPr>
            <w:tcW w:w="6575" w:type="dxa"/>
            <w:vAlign w:val="center"/>
          </w:tcPr>
          <w:p w14:paraId="5EB09DF1">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172.2吧台由轮子、钢管、铝型材、喷粉台面、电源五大部份组成。</w:t>
            </w:r>
          </w:p>
        </w:tc>
      </w:tr>
      <w:tr w14:paraId="4D5C0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1E77C6FE">
            <w:pPr>
              <w:keepNext w:val="0"/>
              <w:keepLines w:val="0"/>
              <w:pageBreakBefore w:val="0"/>
              <w:widowControl/>
              <w:suppressLineNumbers w:val="0"/>
              <w:wordWrap/>
              <w:overflowPunct/>
              <w:topLinePunct w:val="0"/>
              <w:bidi w:val="0"/>
              <w:snapToGrid/>
              <w:spacing w:line="312" w:lineRule="auto"/>
              <w:ind w:left="0" w:leftChars="0" w:firstLine="0" w:firstLineChars="0"/>
              <w:jc w:val="center"/>
              <w:textAlignment w:val="center"/>
              <w:rPr>
                <w:color w:val="auto"/>
                <w:highlight w:val="none"/>
              </w:rPr>
            </w:pPr>
          </w:p>
        </w:tc>
        <w:tc>
          <w:tcPr>
            <w:tcW w:w="1678" w:type="dxa"/>
            <w:vMerge w:val="continue"/>
            <w:vAlign w:val="center"/>
          </w:tcPr>
          <w:p w14:paraId="0405375E">
            <w:pPr>
              <w:keepNext w:val="0"/>
              <w:keepLines w:val="0"/>
              <w:pageBreakBefore w:val="0"/>
              <w:widowControl/>
              <w:suppressLineNumbers w:val="0"/>
              <w:wordWrap/>
              <w:overflowPunct/>
              <w:topLinePunct w:val="0"/>
              <w:bidi w:val="0"/>
              <w:snapToGrid/>
              <w:spacing w:line="312" w:lineRule="auto"/>
              <w:ind w:left="0" w:leftChars="0"/>
              <w:jc w:val="center"/>
              <w:textAlignment w:val="center"/>
              <w:rPr>
                <w:color w:val="auto"/>
                <w:highlight w:val="none"/>
              </w:rPr>
            </w:pPr>
          </w:p>
        </w:tc>
        <w:tc>
          <w:tcPr>
            <w:tcW w:w="6575" w:type="dxa"/>
            <w:vAlign w:val="center"/>
          </w:tcPr>
          <w:p w14:paraId="0BDED63F">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172.3轮子直径120mm，优质的PVC软胶，不伤地板，轮子骨架为尼龙料，强度更加稳定。</w:t>
            </w:r>
          </w:p>
        </w:tc>
      </w:tr>
      <w:tr w14:paraId="63F7A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3ADBE929">
            <w:pPr>
              <w:keepNext w:val="0"/>
              <w:keepLines w:val="0"/>
              <w:pageBreakBefore w:val="0"/>
              <w:widowControl/>
              <w:suppressLineNumbers w:val="0"/>
              <w:wordWrap/>
              <w:overflowPunct/>
              <w:topLinePunct w:val="0"/>
              <w:bidi w:val="0"/>
              <w:snapToGrid/>
              <w:spacing w:line="312" w:lineRule="auto"/>
              <w:ind w:left="0" w:leftChars="0" w:firstLine="0" w:firstLineChars="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48384BCF">
            <w:pPr>
              <w:keepNext w:val="0"/>
              <w:keepLines w:val="0"/>
              <w:pageBreakBefore w:val="0"/>
              <w:widowControl/>
              <w:suppressLineNumbers w:val="0"/>
              <w:wordWrap/>
              <w:overflowPunct/>
              <w:topLinePunct w:val="0"/>
              <w:bidi w:val="0"/>
              <w:snapToGrid/>
              <w:spacing w:line="312" w:lineRule="auto"/>
              <w:ind w:left="0" w:leftChars="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20F8922D">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172.4.脚垫主体是铝合金压铸件。</w:t>
            </w:r>
          </w:p>
        </w:tc>
      </w:tr>
      <w:tr w14:paraId="234C8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72FFE353">
            <w:pPr>
              <w:keepNext w:val="0"/>
              <w:keepLines w:val="0"/>
              <w:pageBreakBefore w:val="0"/>
              <w:widowControl/>
              <w:suppressLineNumbers w:val="0"/>
              <w:wordWrap/>
              <w:overflowPunct/>
              <w:topLinePunct w:val="0"/>
              <w:bidi w:val="0"/>
              <w:snapToGrid/>
              <w:spacing w:line="312" w:lineRule="auto"/>
              <w:ind w:left="0" w:leftChars="0" w:firstLine="0" w:firstLineChars="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489319EA">
            <w:pPr>
              <w:keepNext w:val="0"/>
              <w:keepLines w:val="0"/>
              <w:pageBreakBefore w:val="0"/>
              <w:widowControl/>
              <w:suppressLineNumbers w:val="0"/>
              <w:wordWrap/>
              <w:overflowPunct/>
              <w:topLinePunct w:val="0"/>
              <w:bidi w:val="0"/>
              <w:snapToGrid/>
              <w:spacing w:line="312" w:lineRule="auto"/>
              <w:ind w:left="0" w:leftChars="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742C5862">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172.5异形钢脚立柱，独立开模完成。</w:t>
            </w:r>
          </w:p>
        </w:tc>
      </w:tr>
      <w:tr w14:paraId="27477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281F9184">
            <w:pPr>
              <w:keepNext w:val="0"/>
              <w:keepLines w:val="0"/>
              <w:pageBreakBefore w:val="0"/>
              <w:widowControl/>
              <w:suppressLineNumbers w:val="0"/>
              <w:wordWrap/>
              <w:overflowPunct/>
              <w:topLinePunct w:val="0"/>
              <w:bidi w:val="0"/>
              <w:snapToGrid/>
              <w:spacing w:line="312" w:lineRule="auto"/>
              <w:ind w:left="0" w:leftChars="0" w:firstLine="0" w:firstLineChars="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189A499C">
            <w:pPr>
              <w:keepNext w:val="0"/>
              <w:keepLines w:val="0"/>
              <w:pageBreakBefore w:val="0"/>
              <w:widowControl/>
              <w:suppressLineNumbers w:val="0"/>
              <w:wordWrap/>
              <w:overflowPunct/>
              <w:topLinePunct w:val="0"/>
              <w:bidi w:val="0"/>
              <w:snapToGrid/>
              <w:spacing w:line="312" w:lineRule="auto"/>
              <w:ind w:left="0" w:leftChars="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04EAE27A">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172.6三通压铸铝合金大接头，保障产品整个强度和稳定性。</w:t>
            </w:r>
          </w:p>
        </w:tc>
      </w:tr>
      <w:tr w14:paraId="22079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22D09A43">
            <w:pPr>
              <w:keepNext w:val="0"/>
              <w:keepLines w:val="0"/>
              <w:pageBreakBefore w:val="0"/>
              <w:widowControl/>
              <w:suppressLineNumbers w:val="0"/>
              <w:wordWrap/>
              <w:overflowPunct/>
              <w:topLinePunct w:val="0"/>
              <w:bidi w:val="0"/>
              <w:snapToGrid/>
              <w:spacing w:line="312" w:lineRule="auto"/>
              <w:ind w:left="0" w:leftChars="0" w:firstLine="0" w:firstLineChars="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62A47DE3">
            <w:pPr>
              <w:keepNext w:val="0"/>
              <w:keepLines w:val="0"/>
              <w:pageBreakBefore w:val="0"/>
              <w:widowControl/>
              <w:suppressLineNumbers w:val="0"/>
              <w:wordWrap/>
              <w:overflowPunct/>
              <w:topLinePunct w:val="0"/>
              <w:bidi w:val="0"/>
              <w:snapToGrid/>
              <w:spacing w:line="312" w:lineRule="auto"/>
              <w:ind w:left="0" w:leftChars="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37872195">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172.7超大横梁采用优质挤压铝型材，确保整个产品的安全性。</w:t>
            </w:r>
          </w:p>
        </w:tc>
      </w:tr>
      <w:tr w14:paraId="2AFCA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57C40A29">
            <w:pPr>
              <w:keepNext w:val="0"/>
              <w:keepLines w:val="0"/>
              <w:pageBreakBefore w:val="0"/>
              <w:widowControl/>
              <w:suppressLineNumbers w:val="0"/>
              <w:wordWrap/>
              <w:overflowPunct/>
              <w:topLinePunct w:val="0"/>
              <w:bidi w:val="0"/>
              <w:snapToGrid/>
              <w:spacing w:line="312" w:lineRule="auto"/>
              <w:ind w:left="0" w:leftChars="0" w:firstLine="0" w:firstLineChars="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6E2D645D">
            <w:pPr>
              <w:keepNext w:val="0"/>
              <w:keepLines w:val="0"/>
              <w:pageBreakBefore w:val="0"/>
              <w:widowControl/>
              <w:suppressLineNumbers w:val="0"/>
              <w:wordWrap/>
              <w:overflowPunct/>
              <w:topLinePunct w:val="0"/>
              <w:bidi w:val="0"/>
              <w:snapToGrid/>
              <w:spacing w:line="312" w:lineRule="auto"/>
              <w:ind w:left="0" w:leftChars="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1F6C3B64">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172.8标配单面配置：一个多功能小白插座，A+C+三叉孔。</w:t>
            </w:r>
          </w:p>
        </w:tc>
      </w:tr>
      <w:tr w14:paraId="02C4D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1763B98D">
            <w:pPr>
              <w:keepNext w:val="0"/>
              <w:keepLines w:val="0"/>
              <w:pageBreakBefore w:val="0"/>
              <w:widowControl/>
              <w:suppressLineNumbers w:val="0"/>
              <w:wordWrap/>
              <w:overflowPunct/>
              <w:topLinePunct w:val="0"/>
              <w:bidi w:val="0"/>
              <w:snapToGrid/>
              <w:spacing w:line="312" w:lineRule="auto"/>
              <w:ind w:left="0" w:leftChars="0" w:firstLine="0" w:firstLineChars="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7B9632C4">
            <w:pPr>
              <w:keepNext w:val="0"/>
              <w:keepLines w:val="0"/>
              <w:pageBreakBefore w:val="0"/>
              <w:widowControl/>
              <w:suppressLineNumbers w:val="0"/>
              <w:wordWrap/>
              <w:overflowPunct/>
              <w:topLinePunct w:val="0"/>
              <w:bidi w:val="0"/>
              <w:snapToGrid/>
              <w:spacing w:line="312" w:lineRule="auto"/>
              <w:ind w:left="0" w:leftChars="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710AB2A7">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172.9绕线盖采用优质的工程材料ABS注塑成型。</w:t>
            </w:r>
          </w:p>
        </w:tc>
      </w:tr>
      <w:tr w14:paraId="2FF89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1C8DFECB">
            <w:pPr>
              <w:keepNext w:val="0"/>
              <w:keepLines w:val="0"/>
              <w:pageBreakBefore w:val="0"/>
              <w:widowControl/>
              <w:suppressLineNumbers w:val="0"/>
              <w:wordWrap/>
              <w:overflowPunct/>
              <w:topLinePunct w:val="0"/>
              <w:bidi w:val="0"/>
              <w:snapToGrid/>
              <w:spacing w:line="312" w:lineRule="auto"/>
              <w:ind w:left="0" w:leftChars="0" w:firstLine="0" w:firstLineChars="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00BC4585">
            <w:pPr>
              <w:keepNext w:val="0"/>
              <w:keepLines w:val="0"/>
              <w:pageBreakBefore w:val="0"/>
              <w:widowControl/>
              <w:suppressLineNumbers w:val="0"/>
              <w:wordWrap/>
              <w:overflowPunct/>
              <w:topLinePunct w:val="0"/>
              <w:bidi w:val="0"/>
              <w:snapToGrid/>
              <w:spacing w:line="312" w:lineRule="auto"/>
              <w:ind w:left="0" w:leftChars="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6C458745">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172.10全封闭18mm喷粉板，0甲醛释放，更环保更健康，四周斜边，带金属脚踏圈。</w:t>
            </w:r>
          </w:p>
        </w:tc>
      </w:tr>
      <w:tr w14:paraId="5CE15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720CD5D4">
            <w:pPr>
              <w:keepNext w:val="0"/>
              <w:keepLines w:val="0"/>
              <w:pageBreakBefore w:val="0"/>
              <w:widowControl/>
              <w:numPr>
                <w:ilvl w:val="0"/>
                <w:numId w:val="0"/>
              </w:numPr>
              <w:suppressLineNumbers w:val="0"/>
              <w:wordWrap/>
              <w:overflowPunct/>
              <w:topLinePunct w:val="0"/>
              <w:bidi w:val="0"/>
              <w:snapToGrid/>
              <w:spacing w:line="312" w:lineRule="auto"/>
              <w:ind w:left="425" w:leftChars="0" w:hanging="425" w:firstLineChars="0"/>
              <w:jc w:val="center"/>
              <w:textAlignment w:val="center"/>
              <w:rPr>
                <w:rFonts w:hint="eastAsia" w:ascii="宋体" w:hAnsi="宋体" w:eastAsia="宋体" w:cs="宋体"/>
                <w:color w:val="auto"/>
                <w:sz w:val="21"/>
                <w:szCs w:val="21"/>
                <w:highlight w:val="none"/>
              </w:rPr>
            </w:pPr>
            <w:r>
              <w:rPr>
                <w:rFonts w:hint="default" w:ascii="宋体" w:hAnsi="宋体" w:eastAsia="宋体" w:cs="宋体"/>
                <w:snapToGrid w:val="0"/>
                <w:color w:val="auto"/>
                <w:kern w:val="0"/>
                <w:sz w:val="21"/>
                <w:szCs w:val="21"/>
                <w:highlight w:val="none"/>
                <w:lang w:val="en-US" w:eastAsia="en-US" w:bidi="ar-SA"/>
              </w:rPr>
              <w:t>173</w:t>
            </w:r>
          </w:p>
        </w:tc>
        <w:tc>
          <w:tcPr>
            <w:tcW w:w="1678" w:type="dxa"/>
            <w:vMerge w:val="restart"/>
            <w:vAlign w:val="center"/>
          </w:tcPr>
          <w:p w14:paraId="376CB461">
            <w:pPr>
              <w:keepNext w:val="0"/>
              <w:keepLines w:val="0"/>
              <w:pageBreakBefore w:val="0"/>
              <w:widowControl/>
              <w:suppressLineNumbers w:val="0"/>
              <w:wordWrap/>
              <w:overflowPunct/>
              <w:topLinePunct w:val="0"/>
              <w:bidi w:val="0"/>
              <w:snapToGrid/>
              <w:spacing w:line="312" w:lineRule="auto"/>
              <w:ind w:left="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谈话桌</w:t>
            </w:r>
          </w:p>
          <w:p w14:paraId="56F2B622">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rPr>
            </w:pPr>
          </w:p>
        </w:tc>
        <w:tc>
          <w:tcPr>
            <w:tcW w:w="6575" w:type="dxa"/>
            <w:vAlign w:val="center"/>
          </w:tcPr>
          <w:p w14:paraId="57A8E2F1">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173.1规格：（1200W*600D*750H）mm±10mm；</w:t>
            </w:r>
          </w:p>
        </w:tc>
      </w:tr>
      <w:tr w14:paraId="25DCD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6378A63C">
            <w:pPr>
              <w:keepNext w:val="0"/>
              <w:keepLines w:val="0"/>
              <w:pageBreakBefore w:val="0"/>
              <w:widowControl/>
              <w:suppressLineNumbers w:val="0"/>
              <w:wordWrap/>
              <w:overflowPunct/>
              <w:topLinePunct w:val="0"/>
              <w:bidi w:val="0"/>
              <w:snapToGrid/>
              <w:spacing w:line="312" w:lineRule="auto"/>
              <w:ind w:left="0" w:firstLine="0" w:firstLineChars="0"/>
              <w:jc w:val="center"/>
              <w:textAlignment w:val="center"/>
              <w:rPr>
                <w:rFonts w:hint="eastAsia" w:ascii="宋体" w:hAnsi="宋体" w:eastAsia="宋体" w:cs="宋体"/>
                <w:color w:val="auto"/>
                <w:sz w:val="21"/>
                <w:szCs w:val="21"/>
                <w:highlight w:val="none"/>
              </w:rPr>
            </w:pPr>
          </w:p>
        </w:tc>
        <w:tc>
          <w:tcPr>
            <w:tcW w:w="1678" w:type="dxa"/>
            <w:vMerge w:val="continue"/>
            <w:vAlign w:val="center"/>
          </w:tcPr>
          <w:p w14:paraId="75643790">
            <w:pPr>
              <w:keepNext w:val="0"/>
              <w:keepLines w:val="0"/>
              <w:pageBreakBefore w:val="0"/>
              <w:widowControl/>
              <w:suppressLineNumbers w:val="0"/>
              <w:wordWrap/>
              <w:overflowPunct/>
              <w:topLinePunct w:val="0"/>
              <w:bidi w:val="0"/>
              <w:snapToGrid/>
              <w:spacing w:line="312" w:lineRule="auto"/>
              <w:ind w:left="0"/>
              <w:jc w:val="center"/>
              <w:textAlignment w:val="center"/>
              <w:rPr>
                <w:rFonts w:hint="eastAsia" w:ascii="宋体" w:hAnsi="宋体" w:eastAsia="宋体" w:cs="宋体"/>
                <w:color w:val="auto"/>
                <w:sz w:val="21"/>
                <w:szCs w:val="21"/>
                <w:highlight w:val="none"/>
              </w:rPr>
            </w:pPr>
          </w:p>
        </w:tc>
        <w:tc>
          <w:tcPr>
            <w:tcW w:w="6575" w:type="dxa"/>
            <w:vAlign w:val="center"/>
          </w:tcPr>
          <w:p w14:paraId="09704345">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173.2基材：</w:t>
            </w:r>
            <w:r>
              <w:rPr>
                <w:rFonts w:hint="eastAsia" w:ascii="宋体" w:hAnsi="宋体" w:eastAsia="宋体" w:cs="宋体"/>
                <w:b w:val="0"/>
                <w:bCs w:val="0"/>
                <w:i w:val="0"/>
                <w:iCs w:val="0"/>
                <w:color w:val="auto"/>
                <w:kern w:val="0"/>
                <w:sz w:val="21"/>
                <w:szCs w:val="21"/>
                <w:highlight w:val="none"/>
                <w:lang w:val="en-US" w:eastAsia="zh-CN" w:bidi="ar"/>
              </w:rPr>
              <w:t>采用</w:t>
            </w:r>
            <w:r>
              <w:rPr>
                <w:rFonts w:hint="eastAsia" w:ascii="宋体" w:hAnsi="宋体" w:eastAsia="宋体" w:cs="宋体"/>
                <w:b w:val="0"/>
                <w:bCs w:val="0"/>
                <w:i w:val="0"/>
                <w:iCs w:val="0"/>
                <w:color w:val="auto"/>
                <w:kern w:val="0"/>
                <w:sz w:val="21"/>
                <w:szCs w:val="21"/>
                <w:highlight w:val="none"/>
                <w:u w:val="none"/>
                <w:lang w:val="en-US" w:eastAsia="zh-CN" w:bidi="ar"/>
              </w:rPr>
              <w:t>新国标环保</w:t>
            </w:r>
            <w:r>
              <w:rPr>
                <w:rFonts w:hint="eastAsia" w:ascii="宋体" w:hAnsi="宋体" w:eastAsia="宋体" w:cs="宋体"/>
                <w:i w:val="0"/>
                <w:iCs w:val="0"/>
                <w:color w:val="auto"/>
                <w:kern w:val="0"/>
                <w:sz w:val="21"/>
                <w:szCs w:val="21"/>
                <w:highlight w:val="none"/>
                <w:u w:val="none"/>
                <w:lang w:val="en-US" w:eastAsia="zh-CN" w:bidi="ar"/>
              </w:rPr>
              <w:t>ENF级纤维板</w:t>
            </w:r>
            <w:r>
              <w:rPr>
                <w:rFonts w:hint="eastAsia" w:ascii="宋体" w:hAnsi="宋体" w:eastAsia="宋体" w:cs="宋体"/>
                <w:b w:val="0"/>
                <w:bCs w:val="0"/>
                <w:i w:val="0"/>
                <w:iCs w:val="0"/>
                <w:color w:val="auto"/>
                <w:kern w:val="0"/>
                <w:sz w:val="21"/>
                <w:szCs w:val="21"/>
                <w:highlight w:val="none"/>
                <w:lang w:val="en-US" w:eastAsia="zh-CN" w:bidi="ar"/>
              </w:rPr>
              <w:t>，</w:t>
            </w:r>
            <w:r>
              <w:rPr>
                <w:rFonts w:hint="eastAsia" w:ascii="宋体" w:hAnsi="宋体" w:eastAsia="宋体" w:cs="宋体"/>
                <w:b w:val="0"/>
                <w:bCs w:val="0"/>
                <w:i w:val="0"/>
                <w:iCs w:val="0"/>
                <w:color w:val="auto"/>
                <w:kern w:val="0"/>
                <w:sz w:val="21"/>
                <w:szCs w:val="21"/>
                <w:highlight w:val="none"/>
                <w:u w:val="none"/>
                <w:lang w:val="en-US" w:eastAsia="zh-CN" w:bidi="ar"/>
              </w:rPr>
              <w:t>贴面采用三聚氰氨板饰面，台面板厚度为≥25mm。</w:t>
            </w:r>
          </w:p>
        </w:tc>
      </w:tr>
      <w:tr w14:paraId="6AAF3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7C979B6B">
            <w:pPr>
              <w:keepNext w:val="0"/>
              <w:keepLines w:val="0"/>
              <w:pageBreakBefore w:val="0"/>
              <w:widowControl/>
              <w:suppressLineNumbers w:val="0"/>
              <w:wordWrap/>
              <w:overflowPunct/>
              <w:topLinePunct w:val="0"/>
              <w:bidi w:val="0"/>
              <w:snapToGrid/>
              <w:spacing w:line="312" w:lineRule="auto"/>
              <w:ind w:left="0" w:leftChars="0" w:firstLine="0" w:firstLineChars="0"/>
              <w:jc w:val="center"/>
              <w:textAlignment w:val="center"/>
              <w:rPr>
                <w:color w:val="auto"/>
                <w:highlight w:val="none"/>
              </w:rPr>
            </w:pPr>
          </w:p>
        </w:tc>
        <w:tc>
          <w:tcPr>
            <w:tcW w:w="1678" w:type="dxa"/>
            <w:vMerge w:val="continue"/>
            <w:vAlign w:val="center"/>
          </w:tcPr>
          <w:p w14:paraId="6CE60523">
            <w:pPr>
              <w:keepNext w:val="0"/>
              <w:keepLines w:val="0"/>
              <w:pageBreakBefore w:val="0"/>
              <w:widowControl/>
              <w:suppressLineNumbers w:val="0"/>
              <w:wordWrap/>
              <w:overflowPunct/>
              <w:topLinePunct w:val="0"/>
              <w:bidi w:val="0"/>
              <w:snapToGrid/>
              <w:spacing w:line="312" w:lineRule="auto"/>
              <w:ind w:left="0" w:leftChars="0"/>
              <w:jc w:val="center"/>
              <w:textAlignment w:val="center"/>
              <w:rPr>
                <w:color w:val="auto"/>
                <w:highlight w:val="none"/>
              </w:rPr>
            </w:pPr>
          </w:p>
        </w:tc>
        <w:tc>
          <w:tcPr>
            <w:tcW w:w="6575" w:type="dxa"/>
            <w:vAlign w:val="center"/>
          </w:tcPr>
          <w:p w14:paraId="326378C9">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173.3工艺：采用三聚氰胺浸渍纸饰面。采用ABS激光封边条，2mm厚封边倒角圆滑、经精修边，无外露胶痕。</w:t>
            </w:r>
            <w:r>
              <w:rPr>
                <w:rFonts w:hint="eastAsia" w:ascii="宋体" w:hAnsi="宋体" w:eastAsia="宋体" w:cs="宋体"/>
                <w:b w:val="0"/>
                <w:bCs w:val="0"/>
                <w:color w:val="auto"/>
                <w:kern w:val="0"/>
                <w:sz w:val="21"/>
                <w:szCs w:val="21"/>
                <w:highlight w:val="none"/>
                <w:u w:val="none"/>
                <w:lang w:bidi="ar"/>
              </w:rPr>
              <w:t>封边条的耐干热性，耐磨性，耐开裂性，耐老化性、耐冷热循环性、耐光色牢度均，甲醛释放量，氯乙烯单体，可迁移元素（可溶性重金属）的铅、镉、铬、汞、砷、锑、硒、钡，邻苯二甲酸酯的总量（包括DBP、BBP、DEHP、DNOP、DINP和DIDP）、多溴联苯、多溴联苯醚均符合QB/T 4463-2013标准要求。</w:t>
            </w:r>
            <w:r>
              <w:rPr>
                <w:rFonts w:hint="eastAsia" w:ascii="宋体" w:hAnsi="宋体" w:eastAsia="宋体" w:cs="宋体"/>
                <w:b w:val="0"/>
                <w:bCs w:val="0"/>
                <w:i w:val="0"/>
                <w:iCs w:val="0"/>
                <w:color w:val="auto"/>
                <w:kern w:val="0"/>
                <w:sz w:val="21"/>
                <w:szCs w:val="21"/>
                <w:highlight w:val="none"/>
                <w:u w:val="none"/>
                <w:lang w:val="en-US" w:eastAsia="zh-CN" w:bidi="ar"/>
              </w:rPr>
              <w:t>钢脚架，壁厚≥1.5mm，表面静电喷涂工艺。</w:t>
            </w:r>
          </w:p>
        </w:tc>
      </w:tr>
      <w:tr w14:paraId="6C106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4ADC2235">
            <w:pPr>
              <w:keepNext w:val="0"/>
              <w:keepLines w:val="0"/>
              <w:pageBreakBefore w:val="0"/>
              <w:widowControl/>
              <w:suppressLineNumbers w:val="0"/>
              <w:wordWrap/>
              <w:overflowPunct/>
              <w:topLinePunct w:val="0"/>
              <w:bidi w:val="0"/>
              <w:snapToGrid/>
              <w:spacing w:line="312" w:lineRule="auto"/>
              <w:ind w:left="0" w:leftChars="0" w:firstLine="0" w:firstLineChars="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154B97B9">
            <w:pPr>
              <w:keepNext w:val="0"/>
              <w:keepLines w:val="0"/>
              <w:pageBreakBefore w:val="0"/>
              <w:widowControl/>
              <w:suppressLineNumbers w:val="0"/>
              <w:wordWrap/>
              <w:overflowPunct/>
              <w:topLinePunct w:val="0"/>
              <w:bidi w:val="0"/>
              <w:snapToGrid/>
              <w:spacing w:line="312" w:lineRule="auto"/>
              <w:ind w:left="0" w:leftChars="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5A4E2174">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173.4胶黏剂：采用环保热熔胶。</w:t>
            </w:r>
            <w:r>
              <w:rPr>
                <w:rFonts w:hint="eastAsia" w:ascii="宋体" w:hAnsi="宋体" w:eastAsia="宋体" w:cs="宋体"/>
                <w:b w:val="0"/>
                <w:bCs w:val="0"/>
                <w:color w:val="auto"/>
                <w:kern w:val="0"/>
                <w:sz w:val="21"/>
                <w:szCs w:val="21"/>
                <w:highlight w:val="none"/>
                <w:u w:val="none"/>
                <w:lang w:eastAsia="zh-CN" w:bidi="ar"/>
              </w:rPr>
              <w:t>胶粘剂的游离甲醛、苯、甲苯+二甲苯、总挥发性有机物均符合GB 18583-2008、SZJG 52-2016标准要求。</w:t>
            </w:r>
          </w:p>
        </w:tc>
      </w:tr>
      <w:tr w14:paraId="7008B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24A78982">
            <w:pPr>
              <w:keepNext w:val="0"/>
              <w:keepLines w:val="0"/>
              <w:pageBreakBefore w:val="0"/>
              <w:widowControl/>
              <w:numPr>
                <w:ilvl w:val="0"/>
                <w:numId w:val="0"/>
              </w:numPr>
              <w:suppressLineNumbers w:val="0"/>
              <w:wordWrap/>
              <w:overflowPunct/>
              <w:topLinePunct w:val="0"/>
              <w:bidi w:val="0"/>
              <w:snapToGrid/>
              <w:spacing w:line="312" w:lineRule="auto"/>
              <w:ind w:left="425" w:leftChars="0" w:hanging="425" w:firstLineChars="0"/>
              <w:jc w:val="center"/>
              <w:textAlignment w:val="center"/>
              <w:rPr>
                <w:rFonts w:hint="eastAsia" w:ascii="宋体" w:hAnsi="宋体" w:eastAsia="宋体" w:cs="宋体"/>
                <w:color w:val="auto"/>
                <w:sz w:val="21"/>
                <w:szCs w:val="21"/>
                <w:highlight w:val="none"/>
              </w:rPr>
            </w:pPr>
            <w:r>
              <w:rPr>
                <w:rFonts w:hint="default" w:ascii="宋体" w:hAnsi="宋体" w:eastAsia="宋体" w:cs="宋体"/>
                <w:snapToGrid w:val="0"/>
                <w:color w:val="auto"/>
                <w:kern w:val="0"/>
                <w:sz w:val="21"/>
                <w:szCs w:val="21"/>
                <w:highlight w:val="none"/>
                <w:lang w:val="en-US" w:eastAsia="en-US" w:bidi="ar-SA"/>
              </w:rPr>
              <w:t>174</w:t>
            </w:r>
          </w:p>
        </w:tc>
        <w:tc>
          <w:tcPr>
            <w:tcW w:w="1678" w:type="dxa"/>
            <w:vMerge w:val="restart"/>
            <w:vAlign w:val="center"/>
          </w:tcPr>
          <w:p w14:paraId="6B94C4CB">
            <w:pPr>
              <w:keepNext w:val="0"/>
              <w:keepLines w:val="0"/>
              <w:pageBreakBefore w:val="0"/>
              <w:widowControl/>
              <w:suppressLineNumbers w:val="0"/>
              <w:wordWrap/>
              <w:overflowPunct/>
              <w:topLinePunct w:val="0"/>
              <w:bidi w:val="0"/>
              <w:snapToGrid/>
              <w:spacing w:line="312" w:lineRule="auto"/>
              <w:ind w:left="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谈话椅</w:t>
            </w:r>
          </w:p>
          <w:p w14:paraId="0023D255">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rPr>
            </w:pPr>
          </w:p>
        </w:tc>
        <w:tc>
          <w:tcPr>
            <w:tcW w:w="6575" w:type="dxa"/>
            <w:vAlign w:val="center"/>
          </w:tcPr>
          <w:p w14:paraId="0AC52113">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174.1规格：常规</w:t>
            </w:r>
          </w:p>
        </w:tc>
      </w:tr>
      <w:tr w14:paraId="612A1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22BEEFFD">
            <w:pPr>
              <w:keepNext w:val="0"/>
              <w:keepLines w:val="0"/>
              <w:pageBreakBefore w:val="0"/>
              <w:widowControl/>
              <w:suppressLineNumbers w:val="0"/>
              <w:wordWrap/>
              <w:overflowPunct/>
              <w:topLinePunct w:val="0"/>
              <w:bidi w:val="0"/>
              <w:snapToGrid/>
              <w:spacing w:line="312" w:lineRule="auto"/>
              <w:ind w:left="0" w:firstLine="0" w:firstLineChars="0"/>
              <w:jc w:val="center"/>
              <w:textAlignment w:val="center"/>
              <w:rPr>
                <w:rFonts w:hint="eastAsia" w:ascii="宋体" w:hAnsi="宋体" w:eastAsia="宋体" w:cs="宋体"/>
                <w:color w:val="auto"/>
                <w:sz w:val="21"/>
                <w:szCs w:val="21"/>
                <w:highlight w:val="none"/>
              </w:rPr>
            </w:pPr>
          </w:p>
        </w:tc>
        <w:tc>
          <w:tcPr>
            <w:tcW w:w="1678" w:type="dxa"/>
            <w:vMerge w:val="continue"/>
            <w:vAlign w:val="center"/>
          </w:tcPr>
          <w:p w14:paraId="0C2FECF7">
            <w:pPr>
              <w:keepNext w:val="0"/>
              <w:keepLines w:val="0"/>
              <w:pageBreakBefore w:val="0"/>
              <w:widowControl/>
              <w:suppressLineNumbers w:val="0"/>
              <w:wordWrap/>
              <w:overflowPunct/>
              <w:topLinePunct w:val="0"/>
              <w:bidi w:val="0"/>
              <w:snapToGrid/>
              <w:spacing w:line="312" w:lineRule="auto"/>
              <w:ind w:left="0"/>
              <w:jc w:val="center"/>
              <w:textAlignment w:val="center"/>
              <w:rPr>
                <w:rFonts w:hint="eastAsia" w:ascii="宋体" w:hAnsi="宋体" w:eastAsia="宋体" w:cs="宋体"/>
                <w:color w:val="auto"/>
                <w:sz w:val="21"/>
                <w:szCs w:val="21"/>
                <w:highlight w:val="none"/>
              </w:rPr>
            </w:pPr>
          </w:p>
        </w:tc>
        <w:tc>
          <w:tcPr>
            <w:tcW w:w="6575" w:type="dxa"/>
            <w:vAlign w:val="center"/>
          </w:tcPr>
          <w:p w14:paraId="44621FD8">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174.2基材：座板采用E0级曲木板。脚架红橡木原木方加工成型，木方直径不低于40mm；面料医用抑菌仿布皮。摩擦色牢度、耐光性、涂层粘着牢度、耐折牢度（50000次）、耐磨性、撕裂力、气味、禁用偶氮染料、游离甲醛、挥发性有机物均符合GB/T 16799-201、HJ 507-2009、SZJG 52-2016标准要求；</w:t>
            </w:r>
          </w:p>
        </w:tc>
      </w:tr>
      <w:tr w14:paraId="0621C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636CE809">
            <w:pPr>
              <w:keepNext w:val="0"/>
              <w:keepLines w:val="0"/>
              <w:pageBreakBefore w:val="0"/>
              <w:widowControl/>
              <w:suppressLineNumbers w:val="0"/>
              <w:wordWrap/>
              <w:overflowPunct/>
              <w:topLinePunct w:val="0"/>
              <w:bidi w:val="0"/>
              <w:snapToGrid/>
              <w:spacing w:line="312" w:lineRule="auto"/>
              <w:ind w:left="0" w:leftChars="0" w:firstLine="0" w:firstLineChars="0"/>
              <w:jc w:val="center"/>
              <w:textAlignment w:val="center"/>
              <w:rPr>
                <w:color w:val="auto"/>
                <w:highlight w:val="none"/>
              </w:rPr>
            </w:pPr>
          </w:p>
        </w:tc>
        <w:tc>
          <w:tcPr>
            <w:tcW w:w="1678" w:type="dxa"/>
            <w:vMerge w:val="continue"/>
            <w:vAlign w:val="center"/>
          </w:tcPr>
          <w:p w14:paraId="34BC4392">
            <w:pPr>
              <w:keepNext w:val="0"/>
              <w:keepLines w:val="0"/>
              <w:pageBreakBefore w:val="0"/>
              <w:widowControl/>
              <w:suppressLineNumbers w:val="0"/>
              <w:wordWrap/>
              <w:overflowPunct/>
              <w:topLinePunct w:val="0"/>
              <w:bidi w:val="0"/>
              <w:snapToGrid/>
              <w:spacing w:line="312" w:lineRule="auto"/>
              <w:ind w:left="0" w:leftChars="0"/>
              <w:jc w:val="center"/>
              <w:textAlignment w:val="center"/>
              <w:rPr>
                <w:color w:val="auto"/>
                <w:highlight w:val="none"/>
              </w:rPr>
            </w:pPr>
          </w:p>
        </w:tc>
        <w:tc>
          <w:tcPr>
            <w:tcW w:w="6575" w:type="dxa"/>
            <w:vAlign w:val="center"/>
          </w:tcPr>
          <w:p w14:paraId="5F109BC4">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174.3工艺：采用榫卯结构连接工艺。采用原生环保海绵，柔软性能好、软硬适中，回弹性能好，密度座位大于35kg/m3。海绵的表观密度偏差、40%压陷硬度偏差、回弹率、75%压缩永久变形、65%/25%压陷比、气味等级、拉伸强度、断裂伸长率、撕裂强度、干热老化后拉伸强度、干热老化后拉伸强度变化率、湿热老化后拉伸强度、湿热老化后拉伸强度变化率、甲醛散发均符合GB/T 10802-2023标准要求。</w:t>
            </w:r>
          </w:p>
        </w:tc>
      </w:tr>
      <w:tr w14:paraId="71CBC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3C5C0897">
            <w:pPr>
              <w:keepNext w:val="0"/>
              <w:keepLines w:val="0"/>
              <w:pageBreakBefore w:val="0"/>
              <w:widowControl/>
              <w:suppressLineNumbers w:val="0"/>
              <w:wordWrap/>
              <w:overflowPunct/>
              <w:topLinePunct w:val="0"/>
              <w:bidi w:val="0"/>
              <w:snapToGrid/>
              <w:spacing w:line="312" w:lineRule="auto"/>
              <w:ind w:left="0" w:leftChars="0" w:firstLine="0" w:firstLineChars="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201B5A3F">
            <w:pPr>
              <w:keepNext w:val="0"/>
              <w:keepLines w:val="0"/>
              <w:pageBreakBefore w:val="0"/>
              <w:widowControl/>
              <w:suppressLineNumbers w:val="0"/>
              <w:wordWrap/>
              <w:overflowPunct/>
              <w:topLinePunct w:val="0"/>
              <w:bidi w:val="0"/>
              <w:snapToGrid/>
              <w:spacing w:line="312" w:lineRule="auto"/>
              <w:ind w:left="0" w:leftChars="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271935BB">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174.4油漆：半开放半封闭，环保水性漆三底两面。</w:t>
            </w:r>
            <w:r>
              <w:rPr>
                <w:rFonts w:hint="eastAsia" w:ascii="宋体" w:hAnsi="宋体" w:eastAsia="宋体" w:cs="宋体"/>
                <w:b w:val="0"/>
                <w:bCs w:val="0"/>
                <w:color w:val="auto"/>
                <w:kern w:val="0"/>
                <w:sz w:val="21"/>
                <w:szCs w:val="21"/>
                <w:highlight w:val="none"/>
                <w:u w:val="none"/>
                <w:lang w:eastAsia="zh-CN" w:bidi="ar"/>
              </w:rPr>
              <w:t>水性漆的重金属元素含量（包括铅、镉、六价铬、汞、砷、钡、硒、锑、钴）均未检出；VOC含量、甲醛含量、乙二醇醚及醚酯总和含量、苯系物总和含量、烷基酚聚氧乙烯醚总和含量均符合GB 18581-2020、GB/T 35602-2017标准要求。</w:t>
            </w:r>
          </w:p>
        </w:tc>
      </w:tr>
      <w:tr w14:paraId="1207A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3EFAC251">
            <w:pPr>
              <w:keepNext w:val="0"/>
              <w:keepLines w:val="0"/>
              <w:pageBreakBefore w:val="0"/>
              <w:widowControl/>
              <w:numPr>
                <w:ilvl w:val="0"/>
                <w:numId w:val="0"/>
              </w:numPr>
              <w:suppressLineNumbers w:val="0"/>
              <w:wordWrap/>
              <w:overflowPunct/>
              <w:topLinePunct w:val="0"/>
              <w:bidi w:val="0"/>
              <w:snapToGrid/>
              <w:spacing w:line="312" w:lineRule="auto"/>
              <w:ind w:left="425" w:leftChars="0" w:hanging="425" w:firstLineChars="0"/>
              <w:jc w:val="center"/>
              <w:textAlignment w:val="center"/>
              <w:rPr>
                <w:rFonts w:hint="eastAsia" w:ascii="宋体" w:hAnsi="宋体" w:eastAsia="宋体" w:cs="宋体"/>
                <w:color w:val="auto"/>
                <w:sz w:val="21"/>
                <w:szCs w:val="21"/>
                <w:highlight w:val="none"/>
              </w:rPr>
            </w:pPr>
            <w:r>
              <w:rPr>
                <w:rFonts w:hint="default" w:ascii="宋体" w:hAnsi="宋体" w:eastAsia="宋体" w:cs="宋体"/>
                <w:snapToGrid w:val="0"/>
                <w:color w:val="auto"/>
                <w:kern w:val="0"/>
                <w:sz w:val="21"/>
                <w:szCs w:val="21"/>
                <w:highlight w:val="none"/>
                <w:lang w:val="en-US" w:eastAsia="en-US" w:bidi="ar-SA"/>
              </w:rPr>
              <w:t>175</w:t>
            </w:r>
          </w:p>
        </w:tc>
        <w:tc>
          <w:tcPr>
            <w:tcW w:w="1678" w:type="dxa"/>
            <w:vMerge w:val="restart"/>
            <w:vAlign w:val="center"/>
          </w:tcPr>
          <w:p w14:paraId="18E9337E">
            <w:pPr>
              <w:keepNext w:val="0"/>
              <w:keepLines w:val="0"/>
              <w:pageBreakBefore w:val="0"/>
              <w:widowControl/>
              <w:suppressLineNumbers w:val="0"/>
              <w:wordWrap/>
              <w:overflowPunct/>
              <w:topLinePunct w:val="0"/>
              <w:bidi w:val="0"/>
              <w:snapToGrid/>
              <w:spacing w:line="312" w:lineRule="auto"/>
              <w:ind w:left="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定制储物柜</w:t>
            </w:r>
          </w:p>
          <w:p w14:paraId="151EFE8C">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rPr>
            </w:pPr>
          </w:p>
        </w:tc>
        <w:tc>
          <w:tcPr>
            <w:tcW w:w="6575" w:type="dxa"/>
            <w:vAlign w:val="center"/>
          </w:tcPr>
          <w:p w14:paraId="2BF9641B">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175.1规格：（700W*300D*1400H）mm±10mm；</w:t>
            </w:r>
          </w:p>
        </w:tc>
      </w:tr>
      <w:tr w14:paraId="485EB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4A66DA0F">
            <w:pPr>
              <w:keepNext w:val="0"/>
              <w:keepLines w:val="0"/>
              <w:pageBreakBefore w:val="0"/>
              <w:widowControl/>
              <w:suppressLineNumbers w:val="0"/>
              <w:wordWrap/>
              <w:overflowPunct/>
              <w:topLinePunct w:val="0"/>
              <w:bidi w:val="0"/>
              <w:snapToGrid/>
              <w:spacing w:line="312" w:lineRule="auto"/>
              <w:ind w:left="0" w:firstLine="0" w:firstLineChars="0"/>
              <w:jc w:val="center"/>
              <w:textAlignment w:val="center"/>
              <w:rPr>
                <w:rFonts w:hint="eastAsia" w:ascii="宋体" w:hAnsi="宋体" w:eastAsia="宋体" w:cs="宋体"/>
                <w:color w:val="auto"/>
                <w:sz w:val="21"/>
                <w:szCs w:val="21"/>
                <w:highlight w:val="none"/>
              </w:rPr>
            </w:pPr>
          </w:p>
        </w:tc>
        <w:tc>
          <w:tcPr>
            <w:tcW w:w="1678" w:type="dxa"/>
            <w:vMerge w:val="continue"/>
            <w:vAlign w:val="center"/>
          </w:tcPr>
          <w:p w14:paraId="6B0B32A5">
            <w:pPr>
              <w:keepNext w:val="0"/>
              <w:keepLines w:val="0"/>
              <w:pageBreakBefore w:val="0"/>
              <w:widowControl/>
              <w:suppressLineNumbers w:val="0"/>
              <w:wordWrap/>
              <w:overflowPunct/>
              <w:topLinePunct w:val="0"/>
              <w:bidi w:val="0"/>
              <w:snapToGrid/>
              <w:spacing w:line="312" w:lineRule="auto"/>
              <w:ind w:left="0"/>
              <w:jc w:val="center"/>
              <w:textAlignment w:val="center"/>
              <w:rPr>
                <w:rFonts w:hint="eastAsia" w:ascii="宋体" w:hAnsi="宋体" w:eastAsia="宋体" w:cs="宋体"/>
                <w:color w:val="auto"/>
                <w:sz w:val="21"/>
                <w:szCs w:val="21"/>
                <w:highlight w:val="none"/>
              </w:rPr>
            </w:pPr>
          </w:p>
        </w:tc>
        <w:tc>
          <w:tcPr>
            <w:tcW w:w="6575" w:type="dxa"/>
            <w:vAlign w:val="center"/>
          </w:tcPr>
          <w:p w14:paraId="16BC1F89">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175.2基材：主体材质侧板、顶板、底板采用≥0.8mm的双面电解钢板，表面镀锌工艺，经过冲压、折弯、焊接等工艺制成，其它部位采用≥0.8mm双面电解钢板，表面高温静电喷涂环氧树脂粉末；</w:t>
            </w:r>
          </w:p>
        </w:tc>
      </w:tr>
      <w:tr w14:paraId="62BB9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66EEC583">
            <w:pPr>
              <w:keepNext w:val="0"/>
              <w:keepLines w:val="0"/>
              <w:pageBreakBefore w:val="0"/>
              <w:widowControl/>
              <w:suppressLineNumbers w:val="0"/>
              <w:wordWrap/>
              <w:overflowPunct/>
              <w:topLinePunct w:val="0"/>
              <w:bidi w:val="0"/>
              <w:snapToGrid/>
              <w:spacing w:line="312" w:lineRule="auto"/>
              <w:ind w:left="0" w:leftChars="0" w:firstLine="0" w:firstLineChars="0"/>
              <w:jc w:val="center"/>
              <w:textAlignment w:val="center"/>
              <w:rPr>
                <w:color w:val="auto"/>
                <w:highlight w:val="none"/>
              </w:rPr>
            </w:pPr>
          </w:p>
        </w:tc>
        <w:tc>
          <w:tcPr>
            <w:tcW w:w="1678" w:type="dxa"/>
            <w:vMerge w:val="continue"/>
            <w:vAlign w:val="center"/>
          </w:tcPr>
          <w:p w14:paraId="2AAB6E2A">
            <w:pPr>
              <w:keepNext w:val="0"/>
              <w:keepLines w:val="0"/>
              <w:pageBreakBefore w:val="0"/>
              <w:widowControl/>
              <w:suppressLineNumbers w:val="0"/>
              <w:wordWrap/>
              <w:overflowPunct/>
              <w:topLinePunct w:val="0"/>
              <w:bidi w:val="0"/>
              <w:snapToGrid/>
              <w:spacing w:line="312" w:lineRule="auto"/>
              <w:ind w:left="0" w:leftChars="0"/>
              <w:jc w:val="center"/>
              <w:textAlignment w:val="center"/>
              <w:rPr>
                <w:color w:val="auto"/>
                <w:highlight w:val="none"/>
              </w:rPr>
            </w:pPr>
          </w:p>
        </w:tc>
        <w:tc>
          <w:tcPr>
            <w:tcW w:w="6575" w:type="dxa"/>
            <w:vAlign w:val="center"/>
          </w:tcPr>
          <w:p w14:paraId="7EBAF26C">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default"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175.3工艺：整体采用电阻焊接工艺。</w:t>
            </w:r>
          </w:p>
        </w:tc>
      </w:tr>
      <w:tr w14:paraId="1E03D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09C3525F">
            <w:pPr>
              <w:keepNext w:val="0"/>
              <w:keepLines w:val="0"/>
              <w:pageBreakBefore w:val="0"/>
              <w:widowControl/>
              <w:suppressLineNumbers w:val="0"/>
              <w:wordWrap/>
              <w:overflowPunct/>
              <w:topLinePunct w:val="0"/>
              <w:bidi w:val="0"/>
              <w:snapToGrid/>
              <w:spacing w:line="312" w:lineRule="auto"/>
              <w:ind w:left="0" w:leftChars="0" w:firstLine="0" w:firstLineChars="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5D98ECA9">
            <w:pPr>
              <w:keepNext w:val="0"/>
              <w:keepLines w:val="0"/>
              <w:pageBreakBefore w:val="0"/>
              <w:widowControl/>
              <w:suppressLineNumbers w:val="0"/>
              <w:wordWrap/>
              <w:overflowPunct/>
              <w:topLinePunct w:val="0"/>
              <w:bidi w:val="0"/>
              <w:snapToGrid/>
              <w:spacing w:line="312" w:lineRule="auto"/>
              <w:ind w:left="0" w:leftChars="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00E964B5">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175.4功能配置：组合洗簌用品存储柜，九宫格设计。</w:t>
            </w:r>
          </w:p>
        </w:tc>
      </w:tr>
      <w:tr w14:paraId="499D3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4D0027B4">
            <w:pPr>
              <w:keepNext w:val="0"/>
              <w:keepLines w:val="0"/>
              <w:pageBreakBefore w:val="0"/>
              <w:widowControl/>
              <w:numPr>
                <w:ilvl w:val="0"/>
                <w:numId w:val="0"/>
              </w:numPr>
              <w:suppressLineNumbers w:val="0"/>
              <w:wordWrap/>
              <w:overflowPunct/>
              <w:topLinePunct w:val="0"/>
              <w:bidi w:val="0"/>
              <w:snapToGrid/>
              <w:spacing w:line="312" w:lineRule="auto"/>
              <w:ind w:left="425" w:leftChars="0" w:hanging="425" w:firstLineChars="0"/>
              <w:jc w:val="center"/>
              <w:textAlignment w:val="center"/>
              <w:rPr>
                <w:rFonts w:hint="eastAsia" w:ascii="宋体" w:hAnsi="宋体" w:eastAsia="宋体" w:cs="宋体"/>
                <w:color w:val="auto"/>
                <w:sz w:val="21"/>
                <w:szCs w:val="21"/>
                <w:highlight w:val="none"/>
              </w:rPr>
            </w:pPr>
            <w:r>
              <w:rPr>
                <w:rFonts w:hint="default" w:ascii="宋体" w:hAnsi="宋体" w:eastAsia="宋体" w:cs="宋体"/>
                <w:snapToGrid w:val="0"/>
                <w:color w:val="auto"/>
                <w:kern w:val="0"/>
                <w:sz w:val="21"/>
                <w:szCs w:val="21"/>
                <w:highlight w:val="none"/>
                <w:lang w:val="en-US" w:eastAsia="en-US" w:bidi="ar-SA"/>
              </w:rPr>
              <w:t>176</w:t>
            </w:r>
          </w:p>
        </w:tc>
        <w:tc>
          <w:tcPr>
            <w:tcW w:w="1678" w:type="dxa"/>
            <w:vMerge w:val="restart"/>
            <w:vAlign w:val="center"/>
          </w:tcPr>
          <w:p w14:paraId="3F1F4352">
            <w:pPr>
              <w:keepNext w:val="0"/>
              <w:keepLines w:val="0"/>
              <w:pageBreakBefore w:val="0"/>
              <w:widowControl/>
              <w:suppressLineNumbers w:val="0"/>
              <w:wordWrap/>
              <w:overflowPunct/>
              <w:topLinePunct w:val="0"/>
              <w:bidi w:val="0"/>
              <w:snapToGrid/>
              <w:spacing w:line="312" w:lineRule="auto"/>
              <w:ind w:left="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发药登记台</w:t>
            </w:r>
          </w:p>
          <w:p w14:paraId="51194395">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rPr>
            </w:pPr>
          </w:p>
        </w:tc>
        <w:tc>
          <w:tcPr>
            <w:tcW w:w="6575" w:type="dxa"/>
            <w:vAlign w:val="center"/>
          </w:tcPr>
          <w:p w14:paraId="3396F625">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176.1规格：（1600W*600D*750H）mm±10mm；</w:t>
            </w:r>
          </w:p>
        </w:tc>
      </w:tr>
      <w:tr w14:paraId="58316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607D7887">
            <w:pPr>
              <w:keepNext w:val="0"/>
              <w:keepLines w:val="0"/>
              <w:pageBreakBefore w:val="0"/>
              <w:widowControl/>
              <w:suppressLineNumbers w:val="0"/>
              <w:wordWrap/>
              <w:overflowPunct/>
              <w:topLinePunct w:val="0"/>
              <w:bidi w:val="0"/>
              <w:snapToGrid/>
              <w:spacing w:line="312" w:lineRule="auto"/>
              <w:ind w:left="0" w:firstLine="0" w:firstLineChars="0"/>
              <w:jc w:val="center"/>
              <w:textAlignment w:val="center"/>
              <w:rPr>
                <w:rFonts w:hint="eastAsia" w:ascii="宋体" w:hAnsi="宋体" w:eastAsia="宋体" w:cs="宋体"/>
                <w:color w:val="auto"/>
                <w:sz w:val="21"/>
                <w:szCs w:val="21"/>
                <w:highlight w:val="none"/>
              </w:rPr>
            </w:pPr>
          </w:p>
        </w:tc>
        <w:tc>
          <w:tcPr>
            <w:tcW w:w="1678" w:type="dxa"/>
            <w:vMerge w:val="continue"/>
            <w:vAlign w:val="center"/>
          </w:tcPr>
          <w:p w14:paraId="01FBD59C">
            <w:pPr>
              <w:keepNext w:val="0"/>
              <w:keepLines w:val="0"/>
              <w:pageBreakBefore w:val="0"/>
              <w:widowControl/>
              <w:suppressLineNumbers w:val="0"/>
              <w:wordWrap/>
              <w:overflowPunct/>
              <w:topLinePunct w:val="0"/>
              <w:bidi w:val="0"/>
              <w:snapToGrid/>
              <w:spacing w:line="312" w:lineRule="auto"/>
              <w:ind w:left="0"/>
              <w:jc w:val="center"/>
              <w:textAlignment w:val="center"/>
              <w:rPr>
                <w:rFonts w:hint="eastAsia" w:ascii="宋体" w:hAnsi="宋体" w:eastAsia="宋体" w:cs="宋体"/>
                <w:color w:val="auto"/>
                <w:sz w:val="21"/>
                <w:szCs w:val="21"/>
                <w:highlight w:val="none"/>
              </w:rPr>
            </w:pPr>
          </w:p>
        </w:tc>
        <w:tc>
          <w:tcPr>
            <w:tcW w:w="6575" w:type="dxa"/>
            <w:vAlign w:val="center"/>
          </w:tcPr>
          <w:p w14:paraId="401D2510">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176.2基材：主要材料采用电解钢板，侧板、门板、层板、底板、抽面板用国标≥0.8mm，加强管料用国标≥1.0mm；</w:t>
            </w:r>
          </w:p>
        </w:tc>
      </w:tr>
      <w:tr w14:paraId="7E97B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6CDF191B">
            <w:pPr>
              <w:keepNext w:val="0"/>
              <w:keepLines w:val="0"/>
              <w:pageBreakBefore w:val="0"/>
              <w:widowControl/>
              <w:suppressLineNumbers w:val="0"/>
              <w:wordWrap/>
              <w:overflowPunct/>
              <w:topLinePunct w:val="0"/>
              <w:bidi w:val="0"/>
              <w:snapToGrid/>
              <w:spacing w:line="312" w:lineRule="auto"/>
              <w:ind w:left="0" w:leftChars="0" w:firstLine="0" w:firstLineChars="0"/>
              <w:jc w:val="center"/>
              <w:textAlignment w:val="center"/>
              <w:rPr>
                <w:color w:val="auto"/>
                <w:highlight w:val="none"/>
              </w:rPr>
            </w:pPr>
          </w:p>
        </w:tc>
        <w:tc>
          <w:tcPr>
            <w:tcW w:w="1678" w:type="dxa"/>
            <w:vMerge w:val="continue"/>
            <w:vAlign w:val="center"/>
          </w:tcPr>
          <w:p w14:paraId="6AFE9EF8">
            <w:pPr>
              <w:keepNext w:val="0"/>
              <w:keepLines w:val="0"/>
              <w:pageBreakBefore w:val="0"/>
              <w:widowControl/>
              <w:suppressLineNumbers w:val="0"/>
              <w:wordWrap/>
              <w:overflowPunct/>
              <w:topLinePunct w:val="0"/>
              <w:bidi w:val="0"/>
              <w:snapToGrid/>
              <w:spacing w:line="312" w:lineRule="auto"/>
              <w:ind w:left="0" w:leftChars="0"/>
              <w:jc w:val="center"/>
              <w:textAlignment w:val="center"/>
              <w:rPr>
                <w:color w:val="auto"/>
                <w:highlight w:val="none"/>
              </w:rPr>
            </w:pPr>
          </w:p>
        </w:tc>
        <w:tc>
          <w:tcPr>
            <w:tcW w:w="6575" w:type="dxa"/>
            <w:vAlign w:val="center"/>
          </w:tcPr>
          <w:p w14:paraId="6D43DA6F">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176.3工艺：所有工件经数控激光切割、模具冲压、数控折弯、焊接、机器打磨而成，再经表洗、彩磷、清洗、烘干、静电喷涂、高温固化、安装而成；</w:t>
            </w:r>
          </w:p>
        </w:tc>
      </w:tr>
      <w:tr w14:paraId="114F7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5131EAC8">
            <w:pPr>
              <w:keepNext w:val="0"/>
              <w:keepLines w:val="0"/>
              <w:pageBreakBefore w:val="0"/>
              <w:widowControl/>
              <w:suppressLineNumbers w:val="0"/>
              <w:wordWrap/>
              <w:overflowPunct/>
              <w:topLinePunct w:val="0"/>
              <w:bidi w:val="0"/>
              <w:snapToGrid/>
              <w:spacing w:line="312" w:lineRule="auto"/>
              <w:ind w:left="0" w:leftChars="0" w:firstLine="0" w:firstLineChars="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3D16A9B1">
            <w:pPr>
              <w:keepNext w:val="0"/>
              <w:keepLines w:val="0"/>
              <w:pageBreakBefore w:val="0"/>
              <w:widowControl/>
              <w:suppressLineNumbers w:val="0"/>
              <w:wordWrap/>
              <w:overflowPunct/>
              <w:topLinePunct w:val="0"/>
              <w:bidi w:val="0"/>
              <w:snapToGrid/>
              <w:spacing w:line="312" w:lineRule="auto"/>
              <w:ind w:left="0" w:leftChars="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63B522C4">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176.4功能配置：整柜分上下两层结构；台面用T1.0mm304不锈钢内加12mm夹板，再用管加强；柜门、抽屉面为双层结构,柜门带缓冲功能；一侧待取药品的药篮置放层板。</w:t>
            </w:r>
          </w:p>
        </w:tc>
      </w:tr>
      <w:tr w14:paraId="1A1A2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16D56E93">
            <w:pPr>
              <w:keepNext w:val="0"/>
              <w:keepLines w:val="0"/>
              <w:pageBreakBefore w:val="0"/>
              <w:widowControl/>
              <w:suppressLineNumbers w:val="0"/>
              <w:wordWrap/>
              <w:overflowPunct/>
              <w:topLinePunct w:val="0"/>
              <w:bidi w:val="0"/>
              <w:snapToGrid/>
              <w:spacing w:line="312" w:lineRule="auto"/>
              <w:ind w:left="0" w:leftChars="0" w:firstLine="0" w:firstLineChars="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2C64D8AD">
            <w:pPr>
              <w:keepNext w:val="0"/>
              <w:keepLines w:val="0"/>
              <w:pageBreakBefore w:val="0"/>
              <w:widowControl/>
              <w:suppressLineNumbers w:val="0"/>
              <w:wordWrap/>
              <w:overflowPunct/>
              <w:topLinePunct w:val="0"/>
              <w:bidi w:val="0"/>
              <w:snapToGrid/>
              <w:spacing w:line="312" w:lineRule="auto"/>
              <w:ind w:left="0" w:leftChars="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4E07B727">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176.5五金配件：三节路轨、门铰均采用带缓冲功能的产品；导轨的过载要求（包括垂直向下静载荷（300N）、水平侧向静载荷（150N）、猛关或猛开）、功能要求（包括操作力、耐久性(80000次)、拉出安全性、下沉量、耐腐蚀均符合QB/T 2454-2013标准要求。铰链的过载要求（包括垂直静载荷（30kg）、水平静载荷（70N））、功能要求（包括操作力、耐久性(80000次)）、下沉量、耐腐蚀均符合QB/T 2189-2013标准要求。</w:t>
            </w:r>
          </w:p>
        </w:tc>
      </w:tr>
      <w:tr w14:paraId="0DB79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5A91267C">
            <w:pPr>
              <w:keepNext w:val="0"/>
              <w:keepLines w:val="0"/>
              <w:pageBreakBefore w:val="0"/>
              <w:widowControl/>
              <w:numPr>
                <w:ilvl w:val="0"/>
                <w:numId w:val="0"/>
              </w:numPr>
              <w:suppressLineNumbers w:val="0"/>
              <w:wordWrap/>
              <w:overflowPunct/>
              <w:topLinePunct w:val="0"/>
              <w:bidi w:val="0"/>
              <w:snapToGrid/>
              <w:spacing w:line="312" w:lineRule="auto"/>
              <w:ind w:left="425" w:leftChars="0" w:hanging="425" w:firstLineChars="0"/>
              <w:jc w:val="center"/>
              <w:textAlignment w:val="center"/>
              <w:rPr>
                <w:rFonts w:hint="eastAsia" w:ascii="宋体" w:hAnsi="宋体" w:eastAsia="宋体" w:cs="宋体"/>
                <w:color w:val="auto"/>
                <w:sz w:val="21"/>
                <w:szCs w:val="21"/>
                <w:highlight w:val="none"/>
              </w:rPr>
            </w:pPr>
            <w:r>
              <w:rPr>
                <w:rFonts w:hint="default" w:ascii="宋体" w:hAnsi="宋体" w:eastAsia="宋体" w:cs="宋体"/>
                <w:snapToGrid w:val="0"/>
                <w:color w:val="auto"/>
                <w:kern w:val="0"/>
                <w:sz w:val="21"/>
                <w:szCs w:val="21"/>
                <w:highlight w:val="none"/>
                <w:lang w:val="en-US" w:eastAsia="en-US" w:bidi="ar-SA"/>
              </w:rPr>
              <w:t>177</w:t>
            </w:r>
          </w:p>
        </w:tc>
        <w:tc>
          <w:tcPr>
            <w:tcW w:w="1678" w:type="dxa"/>
            <w:vMerge w:val="restart"/>
            <w:vAlign w:val="center"/>
          </w:tcPr>
          <w:p w14:paraId="1AE79AF9">
            <w:pPr>
              <w:keepNext w:val="0"/>
              <w:keepLines w:val="0"/>
              <w:pageBreakBefore w:val="0"/>
              <w:widowControl/>
              <w:suppressLineNumbers w:val="0"/>
              <w:wordWrap/>
              <w:overflowPunct/>
              <w:topLinePunct w:val="0"/>
              <w:bidi w:val="0"/>
              <w:snapToGrid/>
              <w:spacing w:line="312" w:lineRule="auto"/>
              <w:ind w:left="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中控台</w:t>
            </w:r>
          </w:p>
          <w:p w14:paraId="3B42182B">
            <w:pPr>
              <w:pStyle w:val="18"/>
              <w:keepNext w:val="0"/>
              <w:keepLines w:val="0"/>
              <w:pageBreakBefore w:val="0"/>
              <w:widowControl w:val="0"/>
              <w:wordWrap/>
              <w:overflowPunct/>
              <w:topLinePunct w:val="0"/>
              <w:bidi w:val="0"/>
              <w:snapToGrid/>
              <w:spacing w:line="312" w:lineRule="auto"/>
              <w:ind w:left="0"/>
              <w:jc w:val="center"/>
              <w:rPr>
                <w:rFonts w:hint="eastAsia" w:ascii="宋体" w:hAnsi="宋体" w:eastAsia="宋体" w:cs="宋体"/>
                <w:color w:val="auto"/>
                <w:sz w:val="21"/>
                <w:szCs w:val="21"/>
                <w:highlight w:val="none"/>
              </w:rPr>
            </w:pPr>
          </w:p>
        </w:tc>
        <w:tc>
          <w:tcPr>
            <w:tcW w:w="6575" w:type="dxa"/>
            <w:vAlign w:val="center"/>
          </w:tcPr>
          <w:p w14:paraId="1BC199C1">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177.1规格：（W2500*D900*H750/1050）mm±20mm；</w:t>
            </w:r>
          </w:p>
        </w:tc>
      </w:tr>
      <w:tr w14:paraId="50F0F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73412133">
            <w:pPr>
              <w:keepNext w:val="0"/>
              <w:keepLines w:val="0"/>
              <w:pageBreakBefore w:val="0"/>
              <w:widowControl/>
              <w:suppressLineNumbers w:val="0"/>
              <w:wordWrap/>
              <w:overflowPunct/>
              <w:topLinePunct w:val="0"/>
              <w:bidi w:val="0"/>
              <w:snapToGrid/>
              <w:spacing w:line="312" w:lineRule="auto"/>
              <w:ind w:left="0" w:firstLine="0" w:firstLineChars="0"/>
              <w:jc w:val="center"/>
              <w:textAlignment w:val="center"/>
              <w:rPr>
                <w:rFonts w:hint="eastAsia" w:ascii="宋体" w:hAnsi="宋体" w:eastAsia="宋体" w:cs="宋体"/>
                <w:color w:val="auto"/>
                <w:sz w:val="21"/>
                <w:szCs w:val="21"/>
                <w:highlight w:val="none"/>
              </w:rPr>
            </w:pPr>
          </w:p>
        </w:tc>
        <w:tc>
          <w:tcPr>
            <w:tcW w:w="1678" w:type="dxa"/>
            <w:vMerge w:val="continue"/>
            <w:vAlign w:val="center"/>
          </w:tcPr>
          <w:p w14:paraId="62CCEEA9">
            <w:pPr>
              <w:keepNext w:val="0"/>
              <w:keepLines w:val="0"/>
              <w:pageBreakBefore w:val="0"/>
              <w:widowControl/>
              <w:suppressLineNumbers w:val="0"/>
              <w:wordWrap/>
              <w:overflowPunct/>
              <w:topLinePunct w:val="0"/>
              <w:bidi w:val="0"/>
              <w:snapToGrid/>
              <w:spacing w:line="312" w:lineRule="auto"/>
              <w:ind w:left="0"/>
              <w:jc w:val="center"/>
              <w:textAlignment w:val="center"/>
              <w:rPr>
                <w:rFonts w:hint="eastAsia" w:ascii="宋体" w:hAnsi="宋体" w:eastAsia="宋体" w:cs="宋体"/>
                <w:color w:val="auto"/>
                <w:sz w:val="21"/>
                <w:szCs w:val="21"/>
                <w:highlight w:val="none"/>
              </w:rPr>
            </w:pPr>
          </w:p>
        </w:tc>
        <w:tc>
          <w:tcPr>
            <w:tcW w:w="6575" w:type="dxa"/>
            <w:vAlign w:val="center"/>
          </w:tcPr>
          <w:p w14:paraId="1BFCD8C2">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177.2基材：台面采用≥25mm厚实木多层板，柜体采用1.5mm冷轧钢板，操作台台面屏风挡板采用铝合金型材板一次冲压而成， 表面进行美工处理。</w:t>
            </w:r>
          </w:p>
        </w:tc>
      </w:tr>
      <w:tr w14:paraId="640A6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43163ED2">
            <w:pPr>
              <w:keepNext w:val="0"/>
              <w:keepLines w:val="0"/>
              <w:pageBreakBefore w:val="0"/>
              <w:widowControl/>
              <w:suppressLineNumbers w:val="0"/>
              <w:wordWrap/>
              <w:overflowPunct/>
              <w:topLinePunct w:val="0"/>
              <w:bidi w:val="0"/>
              <w:snapToGrid/>
              <w:spacing w:line="312" w:lineRule="auto"/>
              <w:ind w:left="0" w:leftChars="0" w:firstLine="0" w:firstLineChars="0"/>
              <w:jc w:val="center"/>
              <w:textAlignment w:val="center"/>
              <w:rPr>
                <w:color w:val="auto"/>
                <w:highlight w:val="none"/>
              </w:rPr>
            </w:pPr>
          </w:p>
        </w:tc>
        <w:tc>
          <w:tcPr>
            <w:tcW w:w="1678" w:type="dxa"/>
            <w:vMerge w:val="continue"/>
            <w:vAlign w:val="center"/>
          </w:tcPr>
          <w:p w14:paraId="35F30E5A">
            <w:pPr>
              <w:keepNext w:val="0"/>
              <w:keepLines w:val="0"/>
              <w:pageBreakBefore w:val="0"/>
              <w:widowControl/>
              <w:suppressLineNumbers w:val="0"/>
              <w:wordWrap/>
              <w:overflowPunct/>
              <w:topLinePunct w:val="0"/>
              <w:bidi w:val="0"/>
              <w:snapToGrid/>
              <w:spacing w:line="312" w:lineRule="auto"/>
              <w:ind w:left="0" w:leftChars="0"/>
              <w:jc w:val="center"/>
              <w:textAlignment w:val="center"/>
              <w:rPr>
                <w:color w:val="auto"/>
                <w:highlight w:val="none"/>
              </w:rPr>
            </w:pPr>
          </w:p>
        </w:tc>
        <w:tc>
          <w:tcPr>
            <w:tcW w:w="6575" w:type="dxa"/>
            <w:vAlign w:val="center"/>
          </w:tcPr>
          <w:p w14:paraId="1835577B">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177.3工艺：散热效果利用气流交换的原理，在前后钢制挡板上分别开有较多的散热孔，并且在控制台底部和前门上部预留了较大散热空间，充分保障设备安全高效运转。</w:t>
            </w:r>
          </w:p>
        </w:tc>
      </w:tr>
      <w:tr w14:paraId="30051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363E805C">
            <w:pPr>
              <w:keepNext w:val="0"/>
              <w:keepLines w:val="0"/>
              <w:pageBreakBefore w:val="0"/>
              <w:widowControl/>
              <w:suppressLineNumbers w:val="0"/>
              <w:wordWrap/>
              <w:overflowPunct/>
              <w:topLinePunct w:val="0"/>
              <w:bidi w:val="0"/>
              <w:snapToGrid/>
              <w:spacing w:line="312" w:lineRule="auto"/>
              <w:ind w:left="0" w:leftChars="0" w:firstLine="0" w:firstLineChars="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1678" w:type="dxa"/>
            <w:vMerge w:val="continue"/>
            <w:vAlign w:val="center"/>
          </w:tcPr>
          <w:p w14:paraId="1BD9FEDE">
            <w:pPr>
              <w:keepNext w:val="0"/>
              <w:keepLines w:val="0"/>
              <w:pageBreakBefore w:val="0"/>
              <w:widowControl/>
              <w:suppressLineNumbers w:val="0"/>
              <w:wordWrap/>
              <w:overflowPunct/>
              <w:topLinePunct w:val="0"/>
              <w:bidi w:val="0"/>
              <w:snapToGrid/>
              <w:spacing w:line="312" w:lineRule="auto"/>
              <w:ind w:left="0" w:leftChars="0"/>
              <w:jc w:val="center"/>
              <w:textAlignment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166AB6BB">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b w:val="0"/>
                <w:bCs w:val="0"/>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177.4功能配置：控制台后部有通长的走线间隙，桌面显示器数据线及灯线由此进入控制台内部，在后台面的下部和控制台的底部均 设有横向通长的理线槽，让每个电源线，数据线和地面的布线分开，同时还提供了双条理线道，可强弱电分开，理线槽上有足够的空间，根据需要就近安装电源插座和多个信息点安装，合理的走线方式使整体线路布局整洁、美观。</w:t>
            </w:r>
          </w:p>
        </w:tc>
      </w:tr>
      <w:tr w14:paraId="7D348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3A33D2E8">
            <w:pPr>
              <w:keepNext w:val="0"/>
              <w:keepLines w:val="0"/>
              <w:pageBreakBefore w:val="0"/>
              <w:widowControl/>
              <w:suppressLineNumbers w:val="0"/>
              <w:wordWrap/>
              <w:overflowPunct/>
              <w:topLinePunct w:val="0"/>
              <w:bidi w:val="0"/>
              <w:snapToGrid/>
              <w:spacing w:line="312" w:lineRule="auto"/>
              <w:ind w:left="0" w:firstLine="0" w:firstLineChars="0"/>
              <w:jc w:val="center"/>
              <w:textAlignment w:val="center"/>
              <w:rPr>
                <w:rFonts w:hint="eastAsia" w:ascii="宋体" w:hAnsi="宋体" w:eastAsia="宋体" w:cs="宋体"/>
                <w:color w:val="auto"/>
                <w:sz w:val="21"/>
                <w:szCs w:val="21"/>
                <w:highlight w:val="none"/>
              </w:rPr>
            </w:pPr>
          </w:p>
        </w:tc>
        <w:tc>
          <w:tcPr>
            <w:tcW w:w="1678" w:type="dxa"/>
            <w:vMerge w:val="continue"/>
            <w:vAlign w:val="center"/>
          </w:tcPr>
          <w:p w14:paraId="4547E577">
            <w:pPr>
              <w:keepNext w:val="0"/>
              <w:keepLines w:val="0"/>
              <w:pageBreakBefore w:val="0"/>
              <w:widowControl/>
              <w:suppressLineNumbers w:val="0"/>
              <w:wordWrap/>
              <w:overflowPunct/>
              <w:topLinePunct w:val="0"/>
              <w:bidi w:val="0"/>
              <w:snapToGrid/>
              <w:spacing w:line="312" w:lineRule="auto"/>
              <w:ind w:left="0"/>
              <w:jc w:val="center"/>
              <w:textAlignment w:val="center"/>
              <w:rPr>
                <w:rFonts w:hint="eastAsia" w:ascii="宋体" w:hAnsi="宋体" w:eastAsia="宋体" w:cs="宋体"/>
                <w:color w:val="auto"/>
                <w:sz w:val="21"/>
                <w:szCs w:val="21"/>
                <w:highlight w:val="none"/>
              </w:rPr>
            </w:pPr>
          </w:p>
        </w:tc>
        <w:tc>
          <w:tcPr>
            <w:tcW w:w="6575" w:type="dxa"/>
            <w:vAlign w:val="center"/>
          </w:tcPr>
          <w:p w14:paraId="2FB5EC51">
            <w:pPr>
              <w:pStyle w:val="478"/>
              <w:keepNext w:val="0"/>
              <w:keepLines w:val="0"/>
              <w:pageBreakBefore w:val="0"/>
              <w:widowControl/>
              <w:numPr>
                <w:ilvl w:val="0"/>
                <w:numId w:val="0"/>
              </w:numPr>
              <w:kinsoku w:val="0"/>
              <w:wordWrap/>
              <w:overflowPunct/>
              <w:topLinePunct w:val="0"/>
              <w:autoSpaceDE w:val="0"/>
              <w:autoSpaceDN w:val="0"/>
              <w:bidi w:val="0"/>
              <w:adjustRightInd w:val="0"/>
              <w:snapToGrid/>
              <w:spacing w:line="312" w:lineRule="auto"/>
              <w:ind w:left="0" w:leftChars="0" w:right="0" w:rightChars="0"/>
              <w:jc w:val="left"/>
              <w:textAlignment w:val="baseline"/>
              <w:rPr>
                <w:rFonts w:hint="eastAsia" w:ascii="宋体" w:hAnsi="宋体" w:eastAsia="宋体" w:cs="宋体"/>
                <w:b/>
                <w:bCs/>
                <w:color w:val="FF0000"/>
                <w:spacing w:val="6"/>
                <w:sz w:val="21"/>
                <w:szCs w:val="21"/>
                <w:highlight w:val="none"/>
                <w:lang w:val="en-US" w:eastAsia="zh-CN"/>
              </w:rPr>
            </w:pPr>
            <w:r>
              <w:rPr>
                <w:rFonts w:hint="eastAsia" w:ascii="宋体" w:hAnsi="宋体" w:eastAsia="宋体" w:cs="宋体"/>
                <w:b/>
                <w:bCs/>
                <w:color w:val="FF0000"/>
                <w:spacing w:val="6"/>
                <w:sz w:val="21"/>
                <w:szCs w:val="21"/>
                <w:highlight w:val="none"/>
                <w:lang w:val="en-US" w:eastAsia="zh-CN"/>
              </w:rPr>
              <w:t>▲</w:t>
            </w:r>
            <w:r>
              <w:rPr>
                <w:rFonts w:hint="eastAsia" w:cs="宋体"/>
                <w:b/>
                <w:bCs/>
                <w:color w:val="FF0000"/>
                <w:spacing w:val="6"/>
                <w:sz w:val="21"/>
                <w:szCs w:val="21"/>
                <w:highlight w:val="none"/>
                <w:lang w:val="en-US" w:eastAsia="zh-CN"/>
              </w:rPr>
              <w:t>177.5</w:t>
            </w:r>
            <w:r>
              <w:rPr>
                <w:rFonts w:hint="eastAsia" w:ascii="宋体" w:hAnsi="宋体" w:eastAsia="宋体" w:cs="宋体"/>
                <w:b/>
                <w:bCs/>
                <w:color w:val="FF0000"/>
                <w:spacing w:val="6"/>
                <w:sz w:val="21"/>
                <w:szCs w:val="21"/>
                <w:highlight w:val="none"/>
                <w:lang w:val="en-US" w:eastAsia="zh-CN"/>
              </w:rPr>
              <w:t>冷轧钢板：(1)依据GB/T</w:t>
            </w:r>
            <w:r>
              <w:rPr>
                <w:rFonts w:hint="eastAsia" w:cs="宋体"/>
                <w:b/>
                <w:bCs/>
                <w:color w:val="FF0000"/>
                <w:spacing w:val="6"/>
                <w:sz w:val="21"/>
                <w:szCs w:val="21"/>
                <w:highlight w:val="none"/>
                <w:lang w:val="en-US" w:eastAsia="zh-CN"/>
              </w:rPr>
              <w:t xml:space="preserve"> </w:t>
            </w:r>
            <w:r>
              <w:rPr>
                <w:rFonts w:hint="eastAsia" w:ascii="宋体" w:hAnsi="宋体" w:eastAsia="宋体" w:cs="宋体"/>
                <w:b/>
                <w:bCs/>
                <w:color w:val="FF0000"/>
                <w:spacing w:val="6"/>
                <w:sz w:val="21"/>
                <w:szCs w:val="21"/>
                <w:highlight w:val="none"/>
                <w:lang w:val="en-US" w:eastAsia="zh-CN"/>
              </w:rPr>
              <w:t>4336-2016检验方法检测：化学成分C≤0.05%；Si≤0.11%；Mn≤0.20%；P≤0.016%；S≤0.008%。</w:t>
            </w:r>
          </w:p>
          <w:p w14:paraId="6FF3C558">
            <w:pPr>
              <w:pStyle w:val="478"/>
              <w:keepNext w:val="0"/>
              <w:keepLines w:val="0"/>
              <w:pageBreakBefore w:val="0"/>
              <w:widowControl/>
              <w:numPr>
                <w:ilvl w:val="0"/>
                <w:numId w:val="0"/>
              </w:numPr>
              <w:kinsoku w:val="0"/>
              <w:wordWrap/>
              <w:overflowPunct/>
              <w:topLinePunct w:val="0"/>
              <w:autoSpaceDE w:val="0"/>
              <w:autoSpaceDN w:val="0"/>
              <w:bidi w:val="0"/>
              <w:adjustRightInd w:val="0"/>
              <w:snapToGrid w:val="0"/>
              <w:spacing w:line="312" w:lineRule="auto"/>
              <w:ind w:left="0" w:leftChars="0" w:right="0" w:rightChars="0"/>
              <w:jc w:val="left"/>
              <w:textAlignment w:val="baseline"/>
              <w:rPr>
                <w:rFonts w:hint="eastAsia" w:ascii="宋体" w:hAnsi="宋体" w:eastAsia="宋体" w:cs="宋体"/>
                <w:b/>
                <w:bCs/>
                <w:color w:val="FF0000"/>
                <w:spacing w:val="6"/>
                <w:sz w:val="21"/>
                <w:szCs w:val="21"/>
                <w:highlight w:val="none"/>
                <w:lang w:val="en-US" w:eastAsia="zh-CN"/>
              </w:rPr>
            </w:pPr>
            <w:r>
              <w:rPr>
                <w:rFonts w:hint="eastAsia" w:ascii="宋体" w:hAnsi="宋体" w:eastAsia="宋体" w:cs="宋体"/>
                <w:b/>
                <w:bCs/>
                <w:color w:val="FF0000"/>
                <w:spacing w:val="6"/>
                <w:sz w:val="21"/>
                <w:szCs w:val="21"/>
                <w:highlight w:val="none"/>
                <w:lang w:val="en-US" w:eastAsia="zh-CN"/>
              </w:rPr>
              <w:t>(2)依据GB/T</w:t>
            </w:r>
            <w:r>
              <w:rPr>
                <w:rFonts w:hint="eastAsia" w:cs="宋体"/>
                <w:b/>
                <w:bCs/>
                <w:color w:val="FF0000"/>
                <w:spacing w:val="6"/>
                <w:sz w:val="21"/>
                <w:szCs w:val="21"/>
                <w:highlight w:val="none"/>
                <w:lang w:val="en-US" w:eastAsia="zh-CN"/>
              </w:rPr>
              <w:t xml:space="preserve"> </w:t>
            </w:r>
            <w:r>
              <w:rPr>
                <w:rFonts w:hint="eastAsia" w:ascii="宋体" w:hAnsi="宋体" w:eastAsia="宋体" w:cs="宋体"/>
                <w:b/>
                <w:bCs/>
                <w:color w:val="FF0000"/>
                <w:spacing w:val="6"/>
                <w:sz w:val="21"/>
                <w:szCs w:val="21"/>
                <w:highlight w:val="none"/>
                <w:lang w:val="en-US" w:eastAsia="zh-CN"/>
              </w:rPr>
              <w:t>228.1-2021检验方法检测：屈服强度 ≥373MPa；抗拉强度430～450MPa。</w:t>
            </w:r>
          </w:p>
          <w:p w14:paraId="2B8B897C">
            <w:pPr>
              <w:pStyle w:val="478"/>
              <w:keepNext w:val="0"/>
              <w:keepLines w:val="0"/>
              <w:pageBreakBefore w:val="0"/>
              <w:widowControl/>
              <w:numPr>
                <w:ilvl w:val="0"/>
                <w:numId w:val="0"/>
              </w:numPr>
              <w:kinsoku w:val="0"/>
              <w:wordWrap/>
              <w:overflowPunct/>
              <w:topLinePunct w:val="0"/>
              <w:autoSpaceDE w:val="0"/>
              <w:autoSpaceDN w:val="0"/>
              <w:bidi w:val="0"/>
              <w:adjustRightInd w:val="0"/>
              <w:snapToGrid w:val="0"/>
              <w:spacing w:line="312" w:lineRule="auto"/>
              <w:ind w:left="0" w:leftChars="0" w:right="0" w:rightChars="0"/>
              <w:jc w:val="left"/>
              <w:textAlignment w:val="baseline"/>
              <w:rPr>
                <w:rFonts w:hint="eastAsia" w:ascii="宋体" w:hAnsi="宋体" w:eastAsia="宋体" w:cs="宋体"/>
                <w:b/>
                <w:bCs/>
                <w:color w:val="FF0000"/>
                <w:spacing w:val="6"/>
                <w:sz w:val="21"/>
                <w:szCs w:val="21"/>
                <w:highlight w:val="none"/>
                <w:lang w:val="en-US" w:eastAsia="zh-CN"/>
              </w:rPr>
            </w:pPr>
            <w:r>
              <w:rPr>
                <w:rFonts w:hint="eastAsia" w:ascii="宋体" w:hAnsi="宋体" w:eastAsia="宋体" w:cs="宋体"/>
                <w:b/>
                <w:bCs/>
                <w:color w:val="FF0000"/>
                <w:spacing w:val="6"/>
                <w:sz w:val="21"/>
                <w:szCs w:val="21"/>
                <w:highlight w:val="none"/>
                <w:lang w:val="en-US" w:eastAsia="zh-CN"/>
              </w:rPr>
              <w:t>(3)依据GB/T</w:t>
            </w:r>
            <w:r>
              <w:rPr>
                <w:rFonts w:hint="eastAsia" w:cs="宋体"/>
                <w:b/>
                <w:bCs/>
                <w:color w:val="FF0000"/>
                <w:spacing w:val="6"/>
                <w:sz w:val="21"/>
                <w:szCs w:val="21"/>
                <w:highlight w:val="none"/>
                <w:lang w:val="en-US" w:eastAsia="zh-CN"/>
              </w:rPr>
              <w:t xml:space="preserve"> </w:t>
            </w:r>
            <w:r>
              <w:rPr>
                <w:rFonts w:hint="eastAsia" w:ascii="宋体" w:hAnsi="宋体" w:eastAsia="宋体" w:cs="宋体"/>
                <w:b/>
                <w:bCs/>
                <w:color w:val="FF0000"/>
                <w:spacing w:val="6"/>
                <w:sz w:val="21"/>
                <w:szCs w:val="21"/>
                <w:highlight w:val="none"/>
                <w:lang w:val="en-US" w:eastAsia="zh-CN"/>
              </w:rPr>
              <w:t>3325-2017 6.3检验方法检测：金属件外观喷涂层：涂层无漏喷、锈蚀，无脱色、掉色现象/涂层光滑均匀，色泽一致，无流挂、疙瘩、皱皮、飞漆等缺陷。金属件外观电镀层：表面应无剥落、返锈、毛刺，表面应无烧焦、起泡、针孔、裂纹、花斑和划痕，检验结果符合要求。</w:t>
            </w:r>
          </w:p>
          <w:p w14:paraId="536ECBB2">
            <w:pPr>
              <w:pStyle w:val="478"/>
              <w:keepNext w:val="0"/>
              <w:keepLines w:val="0"/>
              <w:pageBreakBefore w:val="0"/>
              <w:widowControl/>
              <w:numPr>
                <w:ilvl w:val="0"/>
                <w:numId w:val="0"/>
              </w:numPr>
              <w:kinsoku w:val="0"/>
              <w:wordWrap/>
              <w:overflowPunct/>
              <w:topLinePunct w:val="0"/>
              <w:autoSpaceDE w:val="0"/>
              <w:autoSpaceDN w:val="0"/>
              <w:bidi w:val="0"/>
              <w:adjustRightInd w:val="0"/>
              <w:snapToGrid w:val="0"/>
              <w:spacing w:line="312" w:lineRule="auto"/>
              <w:ind w:left="0" w:leftChars="0" w:right="0" w:rightChars="0"/>
              <w:jc w:val="left"/>
              <w:textAlignment w:val="baseline"/>
              <w:rPr>
                <w:rFonts w:hint="eastAsia" w:ascii="宋体" w:hAnsi="宋体" w:eastAsia="宋体" w:cs="宋体"/>
                <w:b/>
                <w:bCs/>
                <w:color w:val="FF0000"/>
                <w:sz w:val="21"/>
                <w:szCs w:val="21"/>
                <w:highlight w:val="none"/>
                <w:u w:val="none" w:color="auto"/>
                <w:vertAlign w:val="baseline"/>
                <w:lang w:val="en-US" w:eastAsia="zh-CN"/>
              </w:rPr>
            </w:pPr>
            <w:r>
              <w:rPr>
                <w:rFonts w:hint="eastAsia" w:ascii="宋体" w:hAnsi="宋体" w:eastAsia="宋体" w:cs="宋体"/>
                <w:b/>
                <w:bCs/>
                <w:color w:val="FF0000"/>
                <w:sz w:val="21"/>
                <w:szCs w:val="21"/>
                <w:highlight w:val="none"/>
                <w:u w:val="none" w:color="auto"/>
                <w:vertAlign w:val="baseline"/>
                <w:lang w:val="en-US" w:eastAsia="zh-CN"/>
              </w:rPr>
              <w:t>静电喷涂粉末：</w:t>
            </w:r>
            <w:r>
              <w:rPr>
                <w:rFonts w:hint="eastAsia" w:ascii="宋体" w:hAnsi="宋体" w:eastAsia="宋体" w:cs="宋体"/>
                <w:b/>
                <w:bCs/>
                <w:color w:val="FF0000"/>
                <w:spacing w:val="6"/>
                <w:sz w:val="21"/>
                <w:szCs w:val="21"/>
                <w:highlight w:val="none"/>
                <w:lang w:val="en-US" w:eastAsia="zh-CN"/>
              </w:rPr>
              <w:t>(1)</w:t>
            </w:r>
            <w:r>
              <w:rPr>
                <w:rFonts w:hint="eastAsia" w:ascii="宋体" w:hAnsi="宋体" w:eastAsia="宋体" w:cs="宋体"/>
                <w:b/>
                <w:bCs/>
                <w:color w:val="FF0000"/>
                <w:sz w:val="21"/>
                <w:szCs w:val="21"/>
                <w:highlight w:val="none"/>
                <w:u w:val="none" w:color="auto"/>
                <w:vertAlign w:val="baseline"/>
                <w:lang w:val="en-US" w:eastAsia="zh-CN"/>
              </w:rPr>
              <w:t>依据HG/T</w:t>
            </w:r>
            <w:r>
              <w:rPr>
                <w:rFonts w:hint="eastAsia" w:cs="宋体"/>
                <w:b/>
                <w:bCs/>
                <w:color w:val="FF0000"/>
                <w:sz w:val="21"/>
                <w:szCs w:val="21"/>
                <w:highlight w:val="none"/>
                <w:u w:val="none" w:color="auto"/>
                <w:vertAlign w:val="baseline"/>
                <w:lang w:val="en-US" w:eastAsia="zh-CN"/>
              </w:rPr>
              <w:t xml:space="preserve"> </w:t>
            </w:r>
            <w:r>
              <w:rPr>
                <w:rFonts w:hint="eastAsia" w:ascii="宋体" w:hAnsi="宋体" w:eastAsia="宋体" w:cs="宋体"/>
                <w:b/>
                <w:bCs/>
                <w:color w:val="FF0000"/>
                <w:sz w:val="21"/>
                <w:szCs w:val="21"/>
                <w:highlight w:val="none"/>
                <w:u w:val="none" w:color="auto"/>
                <w:vertAlign w:val="baseline"/>
                <w:lang w:val="en-US" w:eastAsia="zh-CN"/>
              </w:rPr>
              <w:t>2006-2022标准检测：</w:t>
            </w:r>
            <w:r>
              <w:rPr>
                <w:rFonts w:hint="eastAsia" w:cs="宋体"/>
                <w:b/>
                <w:bCs/>
                <w:color w:val="FF0000"/>
                <w:sz w:val="21"/>
                <w:szCs w:val="21"/>
                <w:highlight w:val="none"/>
                <w:u w:val="none" w:color="auto"/>
                <w:vertAlign w:val="baseline"/>
                <w:lang w:val="en-US" w:eastAsia="zh-CN"/>
              </w:rPr>
              <w:t>外观</w:t>
            </w:r>
            <w:r>
              <w:rPr>
                <w:rFonts w:hint="eastAsia" w:ascii="宋体" w:hAnsi="宋体" w:eastAsia="宋体" w:cs="宋体"/>
                <w:b/>
                <w:bCs/>
                <w:color w:val="FF0000"/>
                <w:sz w:val="21"/>
                <w:szCs w:val="21"/>
                <w:highlight w:val="none"/>
                <w:u w:val="none" w:color="auto"/>
                <w:vertAlign w:val="baseline"/>
                <w:lang w:val="en-US" w:eastAsia="zh-CN"/>
              </w:rPr>
              <w:t>色泽均匀，无异物，呈松散粉末状；涂膜外观正常；耐酸性[3%(质量分数)盐酸溶液]240h无异常；耐沸水性(24h商定)无异常；耐碱性[5%(质量分数)氢氧化钠溶液]室内用168h无异常；</w:t>
            </w:r>
          </w:p>
          <w:p w14:paraId="34D10883">
            <w:pPr>
              <w:pStyle w:val="478"/>
              <w:keepNext w:val="0"/>
              <w:keepLines w:val="0"/>
              <w:pageBreakBefore w:val="0"/>
              <w:widowControl/>
              <w:numPr>
                <w:ilvl w:val="0"/>
                <w:numId w:val="0"/>
              </w:numPr>
              <w:kinsoku w:val="0"/>
              <w:wordWrap/>
              <w:overflowPunct/>
              <w:topLinePunct w:val="0"/>
              <w:autoSpaceDE w:val="0"/>
              <w:autoSpaceDN w:val="0"/>
              <w:bidi w:val="0"/>
              <w:adjustRightInd w:val="0"/>
              <w:snapToGrid w:val="0"/>
              <w:spacing w:line="312" w:lineRule="auto"/>
              <w:ind w:left="0" w:leftChars="0" w:right="0" w:rightChars="0"/>
              <w:jc w:val="left"/>
              <w:textAlignment w:val="baseline"/>
              <w:rPr>
                <w:rFonts w:hint="eastAsia" w:ascii="宋体" w:hAnsi="宋体" w:eastAsia="宋体" w:cs="宋体"/>
                <w:b/>
                <w:bCs/>
                <w:color w:val="FF0000"/>
                <w:sz w:val="21"/>
                <w:szCs w:val="21"/>
                <w:highlight w:val="none"/>
                <w:u w:val="none" w:color="auto"/>
                <w:vertAlign w:val="baseline"/>
                <w:lang w:val="en-US" w:eastAsia="zh-CN"/>
              </w:rPr>
            </w:pPr>
            <w:r>
              <w:rPr>
                <w:rFonts w:hint="eastAsia" w:ascii="宋体" w:hAnsi="宋体" w:eastAsia="宋体" w:cs="宋体"/>
                <w:b/>
                <w:bCs/>
                <w:color w:val="FF0000"/>
                <w:sz w:val="21"/>
                <w:szCs w:val="21"/>
                <w:highlight w:val="none"/>
                <w:u w:val="none" w:color="auto"/>
                <w:vertAlign w:val="baseline"/>
                <w:lang w:val="en-US" w:eastAsia="zh-CN"/>
              </w:rPr>
              <w:t>(</w:t>
            </w:r>
            <w:r>
              <w:rPr>
                <w:rFonts w:hint="eastAsia" w:cs="宋体"/>
                <w:b/>
                <w:bCs/>
                <w:color w:val="FF0000"/>
                <w:sz w:val="21"/>
                <w:szCs w:val="21"/>
                <w:highlight w:val="none"/>
                <w:u w:val="none" w:color="auto"/>
                <w:vertAlign w:val="baseline"/>
                <w:lang w:val="en-US" w:eastAsia="zh-CN"/>
              </w:rPr>
              <w:t>2</w:t>
            </w:r>
            <w:r>
              <w:rPr>
                <w:rFonts w:hint="eastAsia" w:ascii="宋体" w:hAnsi="宋体" w:eastAsia="宋体" w:cs="宋体"/>
                <w:b/>
                <w:bCs/>
                <w:color w:val="FF0000"/>
                <w:sz w:val="21"/>
                <w:szCs w:val="21"/>
                <w:highlight w:val="none"/>
                <w:u w:val="none" w:color="auto"/>
                <w:vertAlign w:val="baseline"/>
                <w:lang w:val="en-US" w:eastAsia="zh-CN"/>
              </w:rPr>
              <w:t>)依据GB/T 9286-2021标准检测：附着力≤0级。</w:t>
            </w:r>
          </w:p>
          <w:p w14:paraId="7C43E0CA">
            <w:pPr>
              <w:pStyle w:val="478"/>
              <w:keepNext w:val="0"/>
              <w:keepLines w:val="0"/>
              <w:pageBreakBefore w:val="0"/>
              <w:widowControl/>
              <w:numPr>
                <w:ilvl w:val="0"/>
                <w:numId w:val="0"/>
              </w:numPr>
              <w:kinsoku w:val="0"/>
              <w:wordWrap/>
              <w:overflowPunct/>
              <w:topLinePunct w:val="0"/>
              <w:autoSpaceDE w:val="0"/>
              <w:autoSpaceDN w:val="0"/>
              <w:bidi w:val="0"/>
              <w:adjustRightInd w:val="0"/>
              <w:snapToGrid/>
              <w:spacing w:line="312" w:lineRule="auto"/>
              <w:ind w:left="0" w:leftChars="0" w:right="0" w:rightChars="0"/>
              <w:jc w:val="left"/>
              <w:textAlignment w:val="baseline"/>
              <w:rPr>
                <w:rFonts w:hint="eastAsia" w:ascii="宋体" w:hAnsi="宋体" w:eastAsia="宋体" w:cs="宋体"/>
                <w:b/>
                <w:bCs/>
                <w:color w:val="FF0000"/>
                <w:spacing w:val="6"/>
                <w:sz w:val="21"/>
                <w:szCs w:val="21"/>
                <w:highlight w:val="none"/>
                <w:lang w:val="en-US" w:eastAsia="zh-CN"/>
              </w:rPr>
            </w:pPr>
            <w:r>
              <w:rPr>
                <w:rFonts w:hint="eastAsia" w:ascii="宋体" w:hAnsi="宋体" w:eastAsia="宋体" w:cs="宋体"/>
                <w:b/>
                <w:bCs/>
                <w:color w:val="FF0000"/>
                <w:spacing w:val="-5"/>
                <w:sz w:val="21"/>
                <w:szCs w:val="21"/>
                <w:highlight w:val="none"/>
                <w:lang w:val="en-US" w:eastAsia="zh-CN"/>
              </w:rPr>
              <w:t>【</w:t>
            </w:r>
            <w:r>
              <w:rPr>
                <w:rFonts w:hint="eastAsia" w:cs="宋体"/>
                <w:b/>
                <w:bCs/>
                <w:color w:val="FF0000"/>
                <w:spacing w:val="-5"/>
                <w:sz w:val="21"/>
                <w:szCs w:val="21"/>
                <w:highlight w:val="none"/>
                <w:lang w:val="en-US" w:eastAsia="zh-CN"/>
              </w:rPr>
              <w:t>提供2022年1月1日</w:t>
            </w:r>
            <w:r>
              <w:rPr>
                <w:rFonts w:hint="eastAsia" w:ascii="宋体" w:hAnsi="宋体" w:eastAsia="宋体" w:cs="宋体"/>
                <w:b/>
                <w:bCs/>
                <w:color w:val="FF0000"/>
                <w:spacing w:val="-5"/>
                <w:sz w:val="21"/>
                <w:szCs w:val="21"/>
                <w:highlight w:val="none"/>
                <w:lang w:val="en-US" w:eastAsia="zh-CN"/>
              </w:rPr>
              <w:t>至本项目投标截止时间第三方检测机构出具的具有CMA标识的符合以上参数的检测报告扫描件，需将报告上对应参数标注出来；检测报告封面货物名称与上述名称不一致的需作书面说明，否则该项不得分；同时需提供在全国认证认可信息公共服务平台(认e云(http://cx.cnca.cn/)检测报告查询截图(查询截图中的报告编号及检测机构名称应与检测报告一致)】</w:t>
            </w:r>
          </w:p>
        </w:tc>
      </w:tr>
      <w:tr w14:paraId="60C5A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19FBD073">
            <w:pPr>
              <w:keepNext w:val="0"/>
              <w:keepLines w:val="0"/>
              <w:pageBreakBefore w:val="0"/>
              <w:widowControl/>
              <w:numPr>
                <w:ilvl w:val="0"/>
                <w:numId w:val="19"/>
              </w:numPr>
              <w:suppressLineNumbers w:val="0"/>
              <w:wordWrap/>
              <w:overflowPunct/>
              <w:topLinePunct w:val="0"/>
              <w:bidi w:val="0"/>
              <w:spacing w:line="312" w:lineRule="auto"/>
              <w:ind w:left="425" w:leftChars="0" w:hanging="425" w:firstLineChars="0"/>
              <w:jc w:val="center"/>
              <w:textAlignment w:val="center"/>
              <w:rPr>
                <w:rFonts w:hint="eastAsia" w:ascii="宋体" w:hAnsi="宋体" w:eastAsia="宋体" w:cs="宋体"/>
                <w:color w:val="auto"/>
                <w:sz w:val="21"/>
                <w:szCs w:val="21"/>
                <w:highlight w:val="none"/>
              </w:rPr>
            </w:pPr>
          </w:p>
        </w:tc>
        <w:tc>
          <w:tcPr>
            <w:tcW w:w="1678" w:type="dxa"/>
            <w:vMerge w:val="restart"/>
            <w:vAlign w:val="center"/>
          </w:tcPr>
          <w:p w14:paraId="259FD1F8">
            <w:pPr>
              <w:keepNext w:val="0"/>
              <w:keepLines w:val="0"/>
              <w:pageBreakBefore w:val="0"/>
              <w:widowControl/>
              <w:suppressLineNumbers w:val="0"/>
              <w:wordWrap/>
              <w:overflowPunct/>
              <w:topLinePunct w:val="0"/>
              <w:bidi w:val="0"/>
              <w:spacing w:line="312" w:lineRule="auto"/>
              <w:ind w:left="0"/>
              <w:jc w:val="center"/>
              <w:textAlignment w:val="top"/>
              <w:rPr>
                <w:rFonts w:hint="eastAsia"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i w:val="0"/>
                <w:iCs w:val="0"/>
                <w:color w:val="auto"/>
                <w:kern w:val="0"/>
                <w:sz w:val="21"/>
                <w:szCs w:val="21"/>
                <w:highlight w:val="none"/>
                <w:u w:val="none"/>
                <w:lang w:val="en-US" w:eastAsia="zh-CN" w:bidi="ar"/>
              </w:rPr>
              <w:t>屏风卡位</w:t>
            </w:r>
          </w:p>
          <w:p w14:paraId="46130AF6">
            <w:pPr>
              <w:pStyle w:val="18"/>
              <w:keepNext w:val="0"/>
              <w:keepLines w:val="0"/>
              <w:pageBreakBefore w:val="0"/>
              <w:widowControl w:val="0"/>
              <w:wordWrap/>
              <w:overflowPunct/>
              <w:topLinePunct w:val="0"/>
              <w:bidi w:val="0"/>
              <w:spacing w:line="312" w:lineRule="auto"/>
              <w:ind w:left="0"/>
              <w:jc w:val="center"/>
              <w:rPr>
                <w:rFonts w:hint="eastAsia"/>
                <w:color w:val="auto"/>
                <w:highlight w:val="none"/>
              </w:rPr>
            </w:pPr>
          </w:p>
        </w:tc>
        <w:tc>
          <w:tcPr>
            <w:tcW w:w="6575" w:type="dxa"/>
            <w:vAlign w:val="center"/>
          </w:tcPr>
          <w:p w14:paraId="7FFA030F">
            <w:pPr>
              <w:keepNext w:val="0"/>
              <w:keepLines w:val="0"/>
              <w:pageBreakBefore w:val="0"/>
              <w:widowControl/>
              <w:suppressLineNumbers w:val="0"/>
              <w:wordWrap/>
              <w:overflowPunct/>
              <w:topLinePunct w:val="0"/>
              <w:bidi w:val="0"/>
              <w:spacing w:line="312" w:lineRule="auto"/>
              <w:ind w:left="0"/>
              <w:jc w:val="left"/>
              <w:textAlignment w:val="center"/>
              <w:rPr>
                <w:rFonts w:hint="eastAsia" w:ascii="宋体" w:hAnsi="宋体" w:eastAsia="宋体" w:cs="宋体"/>
                <w:b w:val="0"/>
                <w:bCs w:val="0"/>
                <w:color w:val="auto"/>
                <w:spacing w:val="-5"/>
                <w:sz w:val="21"/>
                <w:szCs w:val="21"/>
                <w:highlight w:val="none"/>
                <w:lang w:val="en-US" w:eastAsia="zh-CN"/>
              </w:rPr>
            </w:pPr>
            <w:r>
              <w:rPr>
                <w:rFonts w:hint="eastAsia" w:ascii="宋体" w:hAnsi="宋体" w:eastAsia="宋体" w:cs="宋体"/>
                <w:i w:val="0"/>
                <w:iCs w:val="0"/>
                <w:color w:val="auto"/>
                <w:kern w:val="0"/>
                <w:sz w:val="21"/>
                <w:szCs w:val="21"/>
                <w:highlight w:val="none"/>
                <w:u w:val="none"/>
                <w:lang w:val="en-US" w:eastAsia="zh-CN" w:bidi="ar"/>
              </w:rPr>
              <w:t>178.1规格：1400W*700D*1100H±10mm；</w:t>
            </w:r>
          </w:p>
        </w:tc>
      </w:tr>
      <w:tr w14:paraId="21D66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365F50D7">
            <w:pPr>
              <w:keepNext w:val="0"/>
              <w:keepLines w:val="0"/>
              <w:pageBreakBefore w:val="0"/>
              <w:widowControl w:val="0"/>
              <w:wordWrap/>
              <w:overflowPunct/>
              <w:topLinePunct w:val="0"/>
              <w:bidi w:val="0"/>
              <w:spacing w:line="312" w:lineRule="auto"/>
              <w:ind w:left="0" w:firstLine="0" w:firstLineChars="0"/>
              <w:jc w:val="center"/>
              <w:rPr>
                <w:rFonts w:hint="eastAsia" w:ascii="宋体" w:hAnsi="宋体" w:eastAsia="宋体" w:cs="宋体"/>
                <w:color w:val="auto"/>
                <w:sz w:val="21"/>
                <w:szCs w:val="21"/>
                <w:highlight w:val="none"/>
              </w:rPr>
            </w:pPr>
          </w:p>
        </w:tc>
        <w:tc>
          <w:tcPr>
            <w:tcW w:w="1678" w:type="dxa"/>
            <w:vMerge w:val="continue"/>
            <w:vAlign w:val="center"/>
          </w:tcPr>
          <w:p w14:paraId="1F5129FA">
            <w:pPr>
              <w:keepNext w:val="0"/>
              <w:keepLines w:val="0"/>
              <w:pageBreakBefore w:val="0"/>
              <w:widowControl w:val="0"/>
              <w:wordWrap/>
              <w:overflowPunct/>
              <w:topLinePunct w:val="0"/>
              <w:bidi w:val="0"/>
              <w:spacing w:line="312" w:lineRule="auto"/>
              <w:ind w:left="0"/>
              <w:jc w:val="center"/>
              <w:rPr>
                <w:rFonts w:hint="eastAsia" w:ascii="宋体" w:hAnsi="宋体" w:eastAsia="宋体" w:cs="宋体"/>
                <w:color w:val="auto"/>
                <w:sz w:val="21"/>
                <w:szCs w:val="21"/>
                <w:highlight w:val="none"/>
              </w:rPr>
            </w:pPr>
          </w:p>
        </w:tc>
        <w:tc>
          <w:tcPr>
            <w:tcW w:w="6575" w:type="dxa"/>
            <w:vAlign w:val="center"/>
          </w:tcPr>
          <w:p w14:paraId="2815CAB0">
            <w:pPr>
              <w:keepNext w:val="0"/>
              <w:keepLines w:val="0"/>
              <w:pageBreakBefore w:val="0"/>
              <w:widowControl/>
              <w:suppressLineNumbers w:val="0"/>
              <w:wordWrap/>
              <w:overflowPunct/>
              <w:topLinePunct w:val="0"/>
              <w:bidi w:val="0"/>
              <w:spacing w:line="312" w:lineRule="auto"/>
              <w:ind w:left="0"/>
              <w:jc w:val="both"/>
              <w:textAlignment w:val="center"/>
              <w:rPr>
                <w:rFonts w:hint="eastAsia" w:ascii="宋体" w:hAnsi="宋体" w:eastAsia="宋体" w:cs="宋体"/>
                <w:b w:val="0"/>
                <w:bCs w:val="0"/>
                <w:color w:val="auto"/>
                <w:spacing w:val="-5"/>
                <w:sz w:val="21"/>
                <w:szCs w:val="21"/>
                <w:highlight w:val="none"/>
                <w:lang w:val="en-US" w:eastAsia="zh-CN"/>
              </w:rPr>
            </w:pPr>
            <w:r>
              <w:rPr>
                <w:rFonts w:hint="eastAsia" w:ascii="宋体" w:hAnsi="宋体" w:eastAsia="宋体" w:cs="宋体"/>
                <w:i w:val="0"/>
                <w:iCs w:val="0"/>
                <w:color w:val="auto"/>
                <w:kern w:val="0"/>
                <w:sz w:val="21"/>
                <w:szCs w:val="21"/>
                <w:highlight w:val="none"/>
                <w:u w:val="none"/>
                <w:lang w:val="en-US" w:eastAsia="zh-CN" w:bidi="ar"/>
              </w:rPr>
              <w:t>178.2基材：屏风框架采用铝合金，厚度为≥1.2mm，由厚屏风（60mm±5mm）+薄屏风（32mm±5mm）；屏风侧边框柱顶部封盖为锌合金材质；可根据采购方需求搭配钢化玻璃；台面基材采用</w:t>
            </w:r>
            <w:r>
              <w:rPr>
                <w:rFonts w:hint="eastAsia" w:ascii="宋体" w:hAnsi="宋体" w:eastAsia="宋体" w:cs="宋体"/>
                <w:b w:val="0"/>
                <w:bCs w:val="0"/>
                <w:i w:val="0"/>
                <w:iCs w:val="0"/>
                <w:color w:val="auto"/>
                <w:kern w:val="0"/>
                <w:sz w:val="21"/>
                <w:szCs w:val="21"/>
                <w:highlight w:val="none"/>
                <w:u w:val="none"/>
                <w:lang w:val="en-US" w:eastAsia="zh-CN" w:bidi="ar"/>
              </w:rPr>
              <w:t>新国标环保</w:t>
            </w:r>
            <w:r>
              <w:rPr>
                <w:rFonts w:hint="eastAsia" w:ascii="宋体" w:hAnsi="宋体" w:eastAsia="宋体" w:cs="宋体"/>
                <w:i w:val="0"/>
                <w:iCs w:val="0"/>
                <w:color w:val="auto"/>
                <w:kern w:val="0"/>
                <w:sz w:val="21"/>
                <w:szCs w:val="21"/>
                <w:highlight w:val="none"/>
                <w:u w:val="none"/>
                <w:lang w:val="en-US" w:eastAsia="zh-CN" w:bidi="ar"/>
              </w:rPr>
              <w:t>ENF级纤维板，板材厚度25mm，台面贴三聚氰胺装饰纸木纹饰面，耐磨，防污，易清洁；封边条：采用优质2.0mm加厚PVC封边条，装饰同时有效降低甲醛释放量；</w:t>
            </w:r>
          </w:p>
        </w:tc>
      </w:tr>
      <w:tr w14:paraId="435F5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10B49D11">
            <w:pPr>
              <w:keepNext w:val="0"/>
              <w:keepLines w:val="0"/>
              <w:pageBreakBefore w:val="0"/>
              <w:widowControl w:val="0"/>
              <w:wordWrap/>
              <w:overflowPunct/>
              <w:topLinePunct w:val="0"/>
              <w:bidi w:val="0"/>
              <w:spacing w:line="312" w:lineRule="auto"/>
              <w:ind w:left="0" w:firstLine="0" w:firstLineChars="0"/>
              <w:jc w:val="center"/>
              <w:rPr>
                <w:rFonts w:hint="eastAsia" w:ascii="宋体" w:hAnsi="宋体" w:eastAsia="宋体" w:cs="宋体"/>
                <w:color w:val="auto"/>
                <w:sz w:val="21"/>
                <w:szCs w:val="21"/>
                <w:highlight w:val="none"/>
              </w:rPr>
            </w:pPr>
          </w:p>
        </w:tc>
        <w:tc>
          <w:tcPr>
            <w:tcW w:w="1678" w:type="dxa"/>
            <w:vMerge w:val="continue"/>
            <w:vAlign w:val="center"/>
          </w:tcPr>
          <w:p w14:paraId="5F643797">
            <w:pPr>
              <w:keepNext w:val="0"/>
              <w:keepLines w:val="0"/>
              <w:pageBreakBefore w:val="0"/>
              <w:widowControl w:val="0"/>
              <w:wordWrap/>
              <w:overflowPunct/>
              <w:topLinePunct w:val="0"/>
              <w:bidi w:val="0"/>
              <w:spacing w:line="312" w:lineRule="auto"/>
              <w:ind w:left="0"/>
              <w:jc w:val="center"/>
              <w:rPr>
                <w:rFonts w:hint="eastAsia" w:ascii="宋体" w:hAnsi="宋体" w:eastAsia="宋体" w:cs="宋体"/>
                <w:color w:val="auto"/>
                <w:sz w:val="21"/>
                <w:szCs w:val="21"/>
                <w:highlight w:val="none"/>
              </w:rPr>
            </w:pPr>
          </w:p>
        </w:tc>
        <w:tc>
          <w:tcPr>
            <w:tcW w:w="6575" w:type="dxa"/>
            <w:vAlign w:val="center"/>
          </w:tcPr>
          <w:p w14:paraId="345F0797">
            <w:pPr>
              <w:keepNext w:val="0"/>
              <w:keepLines w:val="0"/>
              <w:pageBreakBefore w:val="0"/>
              <w:widowControl/>
              <w:suppressLineNumbers w:val="0"/>
              <w:wordWrap/>
              <w:overflowPunct/>
              <w:topLinePunct w:val="0"/>
              <w:bidi w:val="0"/>
              <w:spacing w:line="312" w:lineRule="auto"/>
              <w:ind w:left="0"/>
              <w:jc w:val="both"/>
              <w:textAlignment w:val="center"/>
              <w:rPr>
                <w:rFonts w:hint="eastAsia" w:ascii="宋体" w:hAnsi="宋体" w:eastAsia="宋体" w:cs="宋体"/>
                <w:b w:val="0"/>
                <w:bCs w:val="0"/>
                <w:color w:val="auto"/>
                <w:spacing w:val="-5"/>
                <w:sz w:val="21"/>
                <w:szCs w:val="21"/>
                <w:highlight w:val="none"/>
                <w:lang w:val="en-US" w:eastAsia="zh-CN"/>
              </w:rPr>
            </w:pPr>
            <w:r>
              <w:rPr>
                <w:rFonts w:hint="eastAsia" w:ascii="宋体" w:hAnsi="宋体" w:eastAsia="宋体" w:cs="宋体"/>
                <w:i w:val="0"/>
                <w:iCs w:val="0"/>
                <w:color w:val="auto"/>
                <w:kern w:val="0"/>
                <w:sz w:val="21"/>
                <w:szCs w:val="21"/>
                <w:highlight w:val="none"/>
                <w:u w:val="none"/>
                <w:lang w:val="en-US" w:eastAsia="zh-CN" w:bidi="ar"/>
              </w:rPr>
              <w:t>178.3工艺：屏风的顶部和侧边外观为平直型，屏风与屏风连接采用锌合金扣件连接，其扣件可以根据屏风高度可在屏风侧边框柱上任意滑动调节，不受螺丝固定死不可调节；屏风框架通过挤压设备生产并热处理，表面氧化膜工艺；剪裁采用数控剪板机进行裁剪，激光切割及数控折边成型。表面光滑光洁，光泽保持性强，清晰亮净，抗酸耐碱，耐脏易清洁，在接触人体或收藏物品的部位无毛刺、刃口、棱角。金属表面处理：表面脱脂、水洗、酸洗、水洗中和等过程后，经环氧树脂有色粉末静电喷涂，在高温烘箱内固定成光滑表面。</w:t>
            </w:r>
          </w:p>
        </w:tc>
      </w:tr>
      <w:tr w14:paraId="0CCC0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42C1A18E">
            <w:pPr>
              <w:keepNext w:val="0"/>
              <w:keepLines w:val="0"/>
              <w:pageBreakBefore w:val="0"/>
              <w:widowControl w:val="0"/>
              <w:wordWrap/>
              <w:overflowPunct/>
              <w:topLinePunct w:val="0"/>
              <w:bidi w:val="0"/>
              <w:spacing w:line="312" w:lineRule="auto"/>
              <w:ind w:left="0" w:firstLine="0" w:firstLineChars="0"/>
              <w:jc w:val="center"/>
              <w:rPr>
                <w:rFonts w:hint="eastAsia" w:ascii="宋体" w:hAnsi="宋体" w:eastAsia="宋体" w:cs="宋体"/>
                <w:color w:val="auto"/>
                <w:sz w:val="21"/>
                <w:szCs w:val="21"/>
                <w:highlight w:val="none"/>
              </w:rPr>
            </w:pPr>
          </w:p>
        </w:tc>
        <w:tc>
          <w:tcPr>
            <w:tcW w:w="1678" w:type="dxa"/>
            <w:vMerge w:val="continue"/>
            <w:vAlign w:val="center"/>
          </w:tcPr>
          <w:p w14:paraId="64B442F1">
            <w:pPr>
              <w:keepNext w:val="0"/>
              <w:keepLines w:val="0"/>
              <w:pageBreakBefore w:val="0"/>
              <w:widowControl w:val="0"/>
              <w:wordWrap/>
              <w:overflowPunct/>
              <w:topLinePunct w:val="0"/>
              <w:bidi w:val="0"/>
              <w:spacing w:line="312" w:lineRule="auto"/>
              <w:ind w:left="0"/>
              <w:jc w:val="center"/>
              <w:rPr>
                <w:rFonts w:hint="eastAsia" w:ascii="宋体" w:hAnsi="宋体" w:eastAsia="宋体" w:cs="宋体"/>
                <w:color w:val="auto"/>
                <w:sz w:val="21"/>
                <w:szCs w:val="21"/>
                <w:highlight w:val="none"/>
              </w:rPr>
            </w:pPr>
          </w:p>
        </w:tc>
        <w:tc>
          <w:tcPr>
            <w:tcW w:w="6575" w:type="dxa"/>
            <w:vAlign w:val="center"/>
          </w:tcPr>
          <w:p w14:paraId="09DD2138">
            <w:pPr>
              <w:keepNext w:val="0"/>
              <w:keepLines w:val="0"/>
              <w:pageBreakBefore w:val="0"/>
              <w:widowControl/>
              <w:suppressLineNumbers w:val="0"/>
              <w:wordWrap/>
              <w:overflowPunct/>
              <w:topLinePunct w:val="0"/>
              <w:bidi w:val="0"/>
              <w:spacing w:line="312" w:lineRule="auto"/>
              <w:ind w:left="0"/>
              <w:jc w:val="both"/>
              <w:textAlignment w:val="center"/>
              <w:rPr>
                <w:rFonts w:hint="eastAsia" w:ascii="宋体" w:hAnsi="宋体" w:eastAsia="宋体" w:cs="宋体"/>
                <w:b w:val="0"/>
                <w:bCs w:val="0"/>
                <w:color w:val="auto"/>
                <w:spacing w:val="-5"/>
                <w:sz w:val="21"/>
                <w:szCs w:val="21"/>
                <w:highlight w:val="none"/>
                <w:lang w:val="en-US" w:eastAsia="zh-CN"/>
              </w:rPr>
            </w:pPr>
            <w:r>
              <w:rPr>
                <w:rFonts w:hint="eastAsia" w:ascii="宋体" w:hAnsi="宋体" w:eastAsia="宋体" w:cs="宋体"/>
                <w:i w:val="0"/>
                <w:iCs w:val="0"/>
                <w:color w:val="auto"/>
                <w:kern w:val="0"/>
                <w:sz w:val="21"/>
                <w:szCs w:val="21"/>
                <w:highlight w:val="none"/>
                <w:u w:val="none"/>
                <w:lang w:val="en-US" w:eastAsia="zh-CN" w:bidi="ar"/>
              </w:rPr>
              <w:t>178.4功能配置：台面板配有电源过线孔，配置合金线盖；配插座，包含不少于三个五孔插座、两个弱电插口（根据现场线路及采购方需求配置）。屏风顶部配挂件槽，配置功能挂件如下：名牌、文件架、笔筒。</w:t>
            </w:r>
          </w:p>
        </w:tc>
      </w:tr>
      <w:tr w14:paraId="51EA3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6F4040FC">
            <w:pPr>
              <w:keepNext w:val="0"/>
              <w:keepLines w:val="0"/>
              <w:pageBreakBefore w:val="0"/>
              <w:widowControl w:val="0"/>
              <w:wordWrap/>
              <w:overflowPunct/>
              <w:topLinePunct w:val="0"/>
              <w:bidi w:val="0"/>
              <w:spacing w:line="312" w:lineRule="auto"/>
              <w:ind w:left="0" w:firstLine="0" w:firstLineChars="0"/>
              <w:jc w:val="center"/>
              <w:rPr>
                <w:rFonts w:hint="eastAsia" w:ascii="宋体" w:hAnsi="宋体" w:eastAsia="宋体" w:cs="宋体"/>
                <w:color w:val="auto"/>
                <w:sz w:val="21"/>
                <w:szCs w:val="21"/>
                <w:highlight w:val="none"/>
              </w:rPr>
            </w:pPr>
          </w:p>
        </w:tc>
        <w:tc>
          <w:tcPr>
            <w:tcW w:w="1678" w:type="dxa"/>
            <w:vMerge w:val="continue"/>
            <w:vAlign w:val="center"/>
          </w:tcPr>
          <w:p w14:paraId="1D38EEFB">
            <w:pPr>
              <w:keepNext w:val="0"/>
              <w:keepLines w:val="0"/>
              <w:pageBreakBefore w:val="0"/>
              <w:widowControl w:val="0"/>
              <w:wordWrap/>
              <w:overflowPunct/>
              <w:topLinePunct w:val="0"/>
              <w:bidi w:val="0"/>
              <w:spacing w:line="312" w:lineRule="auto"/>
              <w:ind w:left="0"/>
              <w:jc w:val="center"/>
              <w:rPr>
                <w:rFonts w:hint="eastAsia" w:ascii="宋体" w:hAnsi="宋体" w:eastAsia="宋体" w:cs="宋体"/>
                <w:color w:val="auto"/>
                <w:sz w:val="21"/>
                <w:szCs w:val="21"/>
                <w:highlight w:val="none"/>
              </w:rPr>
            </w:pPr>
          </w:p>
        </w:tc>
        <w:tc>
          <w:tcPr>
            <w:tcW w:w="6575" w:type="dxa"/>
            <w:vAlign w:val="center"/>
          </w:tcPr>
          <w:p w14:paraId="2A065FB0">
            <w:pPr>
              <w:keepNext w:val="0"/>
              <w:keepLines w:val="0"/>
              <w:pageBreakBefore w:val="0"/>
              <w:widowControl/>
              <w:suppressLineNumbers w:val="0"/>
              <w:wordWrap/>
              <w:overflowPunct/>
              <w:topLinePunct w:val="0"/>
              <w:bidi w:val="0"/>
              <w:spacing w:line="312" w:lineRule="auto"/>
              <w:ind w:left="0"/>
              <w:jc w:val="left"/>
              <w:textAlignment w:val="center"/>
              <w:rPr>
                <w:rFonts w:hint="eastAsia" w:ascii="宋体" w:hAnsi="宋体" w:eastAsia="宋体" w:cs="宋体"/>
                <w:b w:val="0"/>
                <w:bCs w:val="0"/>
                <w:color w:val="auto"/>
                <w:spacing w:val="-5"/>
                <w:sz w:val="21"/>
                <w:szCs w:val="21"/>
                <w:highlight w:val="none"/>
                <w:lang w:val="en-US" w:eastAsia="zh-CN"/>
              </w:rPr>
            </w:pPr>
            <w:r>
              <w:rPr>
                <w:rFonts w:hint="eastAsia" w:ascii="宋体" w:hAnsi="宋体" w:eastAsia="宋体" w:cs="宋体"/>
                <w:i w:val="0"/>
                <w:iCs w:val="0"/>
                <w:color w:val="auto"/>
                <w:kern w:val="0"/>
                <w:sz w:val="21"/>
                <w:szCs w:val="21"/>
                <w:highlight w:val="none"/>
                <w:u w:val="none"/>
                <w:lang w:val="en-US" w:eastAsia="zh-CN" w:bidi="ar"/>
              </w:rPr>
              <w:t>178.5五金配件：采用三节路轨，内扣式隐藏拉手，配联动锁；导轨的过载要求（包括垂直向下静载荷（300N）、水平侧向静载荷（150N）、猛关或猛开）、功能要求（包括操作力、耐久性(80000次)、拉出安全性、下沉量、耐腐蚀均符合QB/T 2454-2013标准要求；</w:t>
            </w:r>
          </w:p>
        </w:tc>
      </w:tr>
      <w:tr w14:paraId="3D6AF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36BA3585">
            <w:pPr>
              <w:keepNext w:val="0"/>
              <w:keepLines w:val="0"/>
              <w:pageBreakBefore w:val="0"/>
              <w:widowControl w:val="0"/>
              <w:numPr>
                <w:ilvl w:val="0"/>
                <w:numId w:val="19"/>
              </w:numPr>
              <w:wordWrap/>
              <w:overflowPunct/>
              <w:topLinePunct w:val="0"/>
              <w:bidi w:val="0"/>
              <w:spacing w:line="312" w:lineRule="auto"/>
              <w:ind w:left="425" w:leftChars="0" w:hanging="425" w:firstLineChars="0"/>
              <w:jc w:val="center"/>
              <w:rPr>
                <w:rFonts w:hint="eastAsia" w:ascii="宋体" w:hAnsi="宋体" w:eastAsia="宋体" w:cs="宋体"/>
                <w:color w:val="auto"/>
                <w:sz w:val="21"/>
                <w:szCs w:val="21"/>
                <w:highlight w:val="none"/>
              </w:rPr>
            </w:pPr>
          </w:p>
        </w:tc>
        <w:tc>
          <w:tcPr>
            <w:tcW w:w="1678" w:type="dxa"/>
            <w:vMerge w:val="restart"/>
            <w:vAlign w:val="center"/>
          </w:tcPr>
          <w:p w14:paraId="78132E16">
            <w:pPr>
              <w:keepNext w:val="0"/>
              <w:keepLines w:val="0"/>
              <w:pageBreakBefore w:val="0"/>
              <w:widowControl w:val="0"/>
              <w:wordWrap/>
              <w:overflowPunct/>
              <w:topLinePunct w:val="0"/>
              <w:bidi w:val="0"/>
              <w:spacing w:line="312" w:lineRule="auto"/>
              <w:ind w:left="0"/>
              <w:jc w:val="center"/>
              <w:rPr>
                <w:rFonts w:hint="eastAsia" w:ascii="宋体" w:hAnsi="宋体" w:eastAsia="宋体" w:cs="宋体"/>
                <w:color w:val="auto"/>
                <w:sz w:val="21"/>
                <w:szCs w:val="21"/>
                <w:highlight w:val="none"/>
              </w:rPr>
            </w:pPr>
            <w:r>
              <w:rPr>
                <w:rFonts w:hint="eastAsia" w:ascii="宋体" w:hAnsi="宋体" w:eastAsia="宋体" w:cs="宋体"/>
                <w:b w:val="0"/>
                <w:bCs w:val="0"/>
                <w:i w:val="0"/>
                <w:iCs w:val="0"/>
                <w:color w:val="auto"/>
                <w:kern w:val="0"/>
                <w:sz w:val="21"/>
                <w:szCs w:val="21"/>
                <w:highlight w:val="none"/>
                <w:u w:val="none"/>
                <w:lang w:val="en-US" w:eastAsia="zh-CN" w:bidi="ar"/>
              </w:rPr>
              <w:t>钢制三抽柜4</w:t>
            </w:r>
          </w:p>
        </w:tc>
        <w:tc>
          <w:tcPr>
            <w:tcW w:w="6575" w:type="dxa"/>
            <w:vAlign w:val="center"/>
          </w:tcPr>
          <w:p w14:paraId="3DBB32B8">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default"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179.1规格：（400W*500D*600H）mm±10mm；</w:t>
            </w:r>
          </w:p>
        </w:tc>
      </w:tr>
      <w:tr w14:paraId="7DD7A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2B994130">
            <w:pPr>
              <w:keepNext w:val="0"/>
              <w:keepLines w:val="0"/>
              <w:pageBreakBefore w:val="0"/>
              <w:widowControl w:val="0"/>
              <w:wordWrap/>
              <w:overflowPunct/>
              <w:topLinePunct w:val="0"/>
              <w:bidi w:val="0"/>
              <w:spacing w:line="312" w:lineRule="auto"/>
              <w:ind w:left="0" w:firstLine="0" w:firstLineChars="0"/>
              <w:jc w:val="center"/>
              <w:rPr>
                <w:rFonts w:hint="eastAsia" w:ascii="宋体" w:hAnsi="宋体" w:eastAsia="宋体" w:cs="宋体"/>
                <w:color w:val="auto"/>
                <w:sz w:val="21"/>
                <w:szCs w:val="21"/>
                <w:highlight w:val="none"/>
              </w:rPr>
            </w:pPr>
          </w:p>
        </w:tc>
        <w:tc>
          <w:tcPr>
            <w:tcW w:w="1678" w:type="dxa"/>
            <w:vMerge w:val="continue"/>
            <w:vAlign w:val="center"/>
          </w:tcPr>
          <w:p w14:paraId="5CAE4694">
            <w:pPr>
              <w:keepNext w:val="0"/>
              <w:keepLines w:val="0"/>
              <w:pageBreakBefore w:val="0"/>
              <w:widowControl w:val="0"/>
              <w:wordWrap/>
              <w:overflowPunct/>
              <w:topLinePunct w:val="0"/>
              <w:bidi w:val="0"/>
              <w:spacing w:line="312" w:lineRule="auto"/>
              <w:ind w:left="0"/>
              <w:jc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2E96D0B9">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default"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179.2基材：全钢制三抽柜，柜身薄边工艺，采用不低于0.8mm的双面电解钢板，产品经过十道防锈前处理；表面静电喷涂工艺。钢板厚度≥0.8mm，柜体表面颜色为木纹色；</w:t>
            </w:r>
          </w:p>
        </w:tc>
      </w:tr>
      <w:tr w14:paraId="3A6EF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55362C0A">
            <w:pPr>
              <w:keepNext w:val="0"/>
              <w:keepLines w:val="0"/>
              <w:pageBreakBefore w:val="0"/>
              <w:widowControl w:val="0"/>
              <w:wordWrap/>
              <w:overflowPunct/>
              <w:topLinePunct w:val="0"/>
              <w:bidi w:val="0"/>
              <w:spacing w:line="312" w:lineRule="auto"/>
              <w:ind w:left="0" w:firstLine="0" w:firstLineChars="0"/>
              <w:jc w:val="center"/>
              <w:rPr>
                <w:rFonts w:hint="eastAsia" w:ascii="宋体" w:hAnsi="宋体" w:eastAsia="宋体" w:cs="宋体"/>
                <w:color w:val="auto"/>
                <w:sz w:val="21"/>
                <w:szCs w:val="21"/>
                <w:highlight w:val="none"/>
              </w:rPr>
            </w:pPr>
          </w:p>
        </w:tc>
        <w:tc>
          <w:tcPr>
            <w:tcW w:w="1678" w:type="dxa"/>
            <w:vMerge w:val="continue"/>
            <w:vAlign w:val="center"/>
          </w:tcPr>
          <w:p w14:paraId="3A234FE8">
            <w:pPr>
              <w:keepNext w:val="0"/>
              <w:keepLines w:val="0"/>
              <w:pageBreakBefore w:val="0"/>
              <w:widowControl w:val="0"/>
              <w:wordWrap/>
              <w:overflowPunct/>
              <w:topLinePunct w:val="0"/>
              <w:bidi w:val="0"/>
              <w:spacing w:line="312" w:lineRule="auto"/>
              <w:ind w:left="0"/>
              <w:jc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7ECA062C">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default"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179.3工艺：整体薄边设计，采用流线型，凸出线条感；封底设计，防止老鼠、蟑螂等进入抽屉内部。</w:t>
            </w:r>
          </w:p>
        </w:tc>
      </w:tr>
      <w:tr w14:paraId="6C61E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6E5985AC">
            <w:pPr>
              <w:keepNext w:val="0"/>
              <w:keepLines w:val="0"/>
              <w:pageBreakBefore w:val="0"/>
              <w:widowControl w:val="0"/>
              <w:wordWrap/>
              <w:overflowPunct/>
              <w:topLinePunct w:val="0"/>
              <w:bidi w:val="0"/>
              <w:spacing w:line="312" w:lineRule="auto"/>
              <w:ind w:left="0" w:firstLine="0" w:firstLineChars="0"/>
              <w:jc w:val="center"/>
              <w:rPr>
                <w:rFonts w:hint="eastAsia" w:ascii="宋体" w:hAnsi="宋体" w:eastAsia="宋体" w:cs="宋体"/>
                <w:color w:val="auto"/>
                <w:sz w:val="21"/>
                <w:szCs w:val="21"/>
                <w:highlight w:val="none"/>
              </w:rPr>
            </w:pPr>
          </w:p>
        </w:tc>
        <w:tc>
          <w:tcPr>
            <w:tcW w:w="1678" w:type="dxa"/>
            <w:vMerge w:val="continue"/>
            <w:vAlign w:val="center"/>
          </w:tcPr>
          <w:p w14:paraId="3F7EC3AE">
            <w:pPr>
              <w:keepNext w:val="0"/>
              <w:keepLines w:val="0"/>
              <w:pageBreakBefore w:val="0"/>
              <w:widowControl w:val="0"/>
              <w:wordWrap/>
              <w:overflowPunct/>
              <w:topLinePunct w:val="0"/>
              <w:bidi w:val="0"/>
              <w:spacing w:line="312" w:lineRule="auto"/>
              <w:ind w:left="0"/>
              <w:jc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1B1C6B45">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default"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179.4功能配置：三抽屉，采用三节路轨，内扣式隐藏拉手，配联动锁。滑轨为三节式全展全钢珠滑轨。各抽屉设计互锁功能；</w:t>
            </w:r>
          </w:p>
        </w:tc>
      </w:tr>
      <w:tr w14:paraId="39507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266D94F2">
            <w:pPr>
              <w:keepNext w:val="0"/>
              <w:keepLines w:val="0"/>
              <w:pageBreakBefore w:val="0"/>
              <w:widowControl w:val="0"/>
              <w:wordWrap/>
              <w:overflowPunct/>
              <w:topLinePunct w:val="0"/>
              <w:bidi w:val="0"/>
              <w:spacing w:line="312" w:lineRule="auto"/>
              <w:ind w:left="0" w:firstLine="0" w:firstLineChars="0"/>
              <w:jc w:val="center"/>
              <w:rPr>
                <w:rFonts w:hint="eastAsia" w:ascii="宋体" w:hAnsi="宋体" w:eastAsia="宋体" w:cs="宋体"/>
                <w:color w:val="auto"/>
                <w:sz w:val="21"/>
                <w:szCs w:val="21"/>
                <w:highlight w:val="none"/>
              </w:rPr>
            </w:pPr>
          </w:p>
        </w:tc>
        <w:tc>
          <w:tcPr>
            <w:tcW w:w="1678" w:type="dxa"/>
            <w:vMerge w:val="continue"/>
            <w:vAlign w:val="center"/>
          </w:tcPr>
          <w:p w14:paraId="6FF75827">
            <w:pPr>
              <w:keepNext w:val="0"/>
              <w:keepLines w:val="0"/>
              <w:pageBreakBefore w:val="0"/>
              <w:widowControl w:val="0"/>
              <w:wordWrap/>
              <w:overflowPunct/>
              <w:topLinePunct w:val="0"/>
              <w:bidi w:val="0"/>
              <w:spacing w:line="312" w:lineRule="auto"/>
              <w:ind w:left="0"/>
              <w:jc w:val="center"/>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6C30B86F">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default"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179.5五金配件：导轨的过载要求（包括垂直向下静载荷（300N）、水平侧向静载荷（150N）、猛关或猛开）、功能要求（包括操作力、耐久性(80000次)、拉出安全性、下沉量、耐腐蚀均符合QB/T 2454-2013标准要求。</w:t>
            </w:r>
          </w:p>
        </w:tc>
      </w:tr>
      <w:tr w14:paraId="24654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3CF17D08">
            <w:pPr>
              <w:keepNext w:val="0"/>
              <w:keepLines w:val="0"/>
              <w:pageBreakBefore w:val="0"/>
              <w:widowControl/>
              <w:numPr>
                <w:ilvl w:val="0"/>
                <w:numId w:val="19"/>
              </w:numPr>
              <w:suppressLineNumbers w:val="0"/>
              <w:wordWrap/>
              <w:overflowPunct/>
              <w:topLinePunct w:val="0"/>
              <w:bidi w:val="0"/>
              <w:spacing w:line="312" w:lineRule="auto"/>
              <w:ind w:left="425" w:leftChars="0" w:hanging="425" w:firstLineChars="0"/>
              <w:jc w:val="center"/>
              <w:textAlignment w:val="center"/>
              <w:rPr>
                <w:rFonts w:hint="eastAsia" w:ascii="宋体" w:hAnsi="宋体" w:eastAsia="宋体" w:cs="宋体"/>
                <w:color w:val="auto"/>
                <w:sz w:val="21"/>
                <w:szCs w:val="21"/>
                <w:highlight w:val="none"/>
              </w:rPr>
            </w:pPr>
          </w:p>
        </w:tc>
        <w:tc>
          <w:tcPr>
            <w:tcW w:w="1678" w:type="dxa"/>
            <w:vMerge w:val="restart"/>
            <w:vAlign w:val="center"/>
          </w:tcPr>
          <w:p w14:paraId="3FB6084C">
            <w:pPr>
              <w:keepNext w:val="0"/>
              <w:keepLines w:val="0"/>
              <w:pageBreakBefore w:val="0"/>
              <w:widowControl/>
              <w:suppressLineNumbers w:val="0"/>
              <w:wordWrap/>
              <w:overflowPunct/>
              <w:topLinePunct w:val="0"/>
              <w:bidi w:val="0"/>
              <w:spacing w:line="312" w:lineRule="auto"/>
              <w:ind w:left="0"/>
              <w:jc w:val="center"/>
              <w:textAlignment w:val="top"/>
              <w:rPr>
                <w:rFonts w:hint="eastAsia"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i w:val="0"/>
                <w:iCs w:val="0"/>
                <w:color w:val="auto"/>
                <w:kern w:val="0"/>
                <w:sz w:val="21"/>
                <w:szCs w:val="21"/>
                <w:highlight w:val="none"/>
                <w:u w:val="none"/>
                <w:lang w:val="en-US" w:eastAsia="zh-CN" w:bidi="ar"/>
              </w:rPr>
              <w:t>办公桌1</w:t>
            </w:r>
          </w:p>
          <w:p w14:paraId="3D3533F6">
            <w:pPr>
              <w:pStyle w:val="18"/>
              <w:keepNext w:val="0"/>
              <w:keepLines w:val="0"/>
              <w:pageBreakBefore w:val="0"/>
              <w:widowControl w:val="0"/>
              <w:wordWrap/>
              <w:overflowPunct/>
              <w:topLinePunct w:val="0"/>
              <w:bidi w:val="0"/>
              <w:spacing w:line="312" w:lineRule="auto"/>
              <w:ind w:left="0"/>
              <w:jc w:val="center"/>
              <w:rPr>
                <w:rFonts w:hint="eastAsia"/>
                <w:color w:val="auto"/>
                <w:highlight w:val="none"/>
              </w:rPr>
            </w:pPr>
          </w:p>
        </w:tc>
        <w:tc>
          <w:tcPr>
            <w:tcW w:w="6575" w:type="dxa"/>
            <w:vAlign w:val="center"/>
          </w:tcPr>
          <w:p w14:paraId="55D359CD">
            <w:pPr>
              <w:keepNext w:val="0"/>
              <w:keepLines w:val="0"/>
              <w:pageBreakBefore w:val="0"/>
              <w:widowControl/>
              <w:suppressLineNumbers w:val="0"/>
              <w:wordWrap/>
              <w:overflowPunct/>
              <w:topLinePunct w:val="0"/>
              <w:bidi w:val="0"/>
              <w:spacing w:line="312" w:lineRule="auto"/>
              <w:ind w:left="0"/>
              <w:jc w:val="left"/>
              <w:textAlignment w:val="center"/>
              <w:rPr>
                <w:rFonts w:hint="eastAsia" w:ascii="宋体" w:hAnsi="宋体" w:eastAsia="宋体" w:cs="宋体"/>
                <w:b w:val="0"/>
                <w:bCs w:val="0"/>
                <w:color w:val="auto"/>
                <w:spacing w:val="-5"/>
                <w:sz w:val="21"/>
                <w:szCs w:val="21"/>
                <w:highlight w:val="none"/>
                <w:lang w:val="en-US" w:eastAsia="zh-CN"/>
              </w:rPr>
            </w:pPr>
            <w:r>
              <w:rPr>
                <w:rFonts w:hint="eastAsia" w:ascii="宋体" w:hAnsi="宋体" w:eastAsia="宋体" w:cs="宋体"/>
                <w:i w:val="0"/>
                <w:iCs w:val="0"/>
                <w:color w:val="auto"/>
                <w:kern w:val="0"/>
                <w:sz w:val="21"/>
                <w:szCs w:val="21"/>
                <w:highlight w:val="none"/>
                <w:u w:val="none"/>
                <w:lang w:val="en-US" w:eastAsia="zh-CN" w:bidi="ar"/>
              </w:rPr>
              <w:t>180.1规格：（1200W*600D*750H）mm±10mm；</w:t>
            </w:r>
          </w:p>
        </w:tc>
      </w:tr>
      <w:tr w14:paraId="5A635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22E88BCC">
            <w:pPr>
              <w:keepNext w:val="0"/>
              <w:keepLines w:val="0"/>
              <w:pageBreakBefore w:val="0"/>
              <w:widowControl w:val="0"/>
              <w:wordWrap/>
              <w:overflowPunct/>
              <w:topLinePunct w:val="0"/>
              <w:bidi w:val="0"/>
              <w:spacing w:line="312" w:lineRule="auto"/>
              <w:ind w:left="0" w:firstLine="0" w:firstLineChars="0"/>
              <w:jc w:val="center"/>
              <w:rPr>
                <w:rFonts w:hint="eastAsia" w:ascii="宋体" w:hAnsi="宋体" w:eastAsia="宋体" w:cs="宋体"/>
                <w:color w:val="auto"/>
                <w:sz w:val="21"/>
                <w:szCs w:val="21"/>
                <w:highlight w:val="none"/>
              </w:rPr>
            </w:pPr>
          </w:p>
        </w:tc>
        <w:tc>
          <w:tcPr>
            <w:tcW w:w="1678" w:type="dxa"/>
            <w:vMerge w:val="continue"/>
            <w:vAlign w:val="center"/>
          </w:tcPr>
          <w:p w14:paraId="67988E7A">
            <w:pPr>
              <w:keepNext w:val="0"/>
              <w:keepLines w:val="0"/>
              <w:pageBreakBefore w:val="0"/>
              <w:widowControl w:val="0"/>
              <w:wordWrap/>
              <w:overflowPunct/>
              <w:topLinePunct w:val="0"/>
              <w:bidi w:val="0"/>
              <w:spacing w:line="312" w:lineRule="auto"/>
              <w:ind w:left="0"/>
              <w:jc w:val="center"/>
              <w:rPr>
                <w:rFonts w:hint="eastAsia" w:ascii="宋体" w:hAnsi="宋体" w:eastAsia="宋体" w:cs="宋体"/>
                <w:color w:val="auto"/>
                <w:sz w:val="21"/>
                <w:szCs w:val="21"/>
                <w:highlight w:val="none"/>
              </w:rPr>
            </w:pPr>
          </w:p>
        </w:tc>
        <w:tc>
          <w:tcPr>
            <w:tcW w:w="6575" w:type="dxa"/>
            <w:vAlign w:val="center"/>
          </w:tcPr>
          <w:p w14:paraId="11AD208C">
            <w:pPr>
              <w:keepNext w:val="0"/>
              <w:keepLines w:val="0"/>
              <w:pageBreakBefore w:val="0"/>
              <w:widowControl/>
              <w:suppressLineNumbers w:val="0"/>
              <w:wordWrap/>
              <w:overflowPunct/>
              <w:topLinePunct w:val="0"/>
              <w:bidi w:val="0"/>
              <w:spacing w:line="312" w:lineRule="auto"/>
              <w:ind w:left="0"/>
              <w:jc w:val="left"/>
              <w:textAlignment w:val="center"/>
              <w:rPr>
                <w:rFonts w:hint="eastAsia" w:ascii="宋体" w:hAnsi="宋体" w:eastAsia="宋体" w:cs="宋体"/>
                <w:b w:val="0"/>
                <w:bCs w:val="0"/>
                <w:color w:val="auto"/>
                <w:spacing w:val="-5"/>
                <w:sz w:val="21"/>
                <w:szCs w:val="21"/>
                <w:highlight w:val="none"/>
                <w:lang w:val="en-US" w:eastAsia="zh-CN"/>
              </w:rPr>
            </w:pPr>
            <w:r>
              <w:rPr>
                <w:rFonts w:hint="eastAsia" w:ascii="宋体" w:hAnsi="宋体" w:eastAsia="宋体" w:cs="宋体"/>
                <w:i w:val="0"/>
                <w:iCs w:val="0"/>
                <w:color w:val="auto"/>
                <w:kern w:val="0"/>
                <w:sz w:val="21"/>
                <w:szCs w:val="21"/>
                <w:highlight w:val="none"/>
                <w:u w:val="none"/>
                <w:lang w:val="en-US" w:eastAsia="zh-CN" w:bidi="ar"/>
              </w:rPr>
              <w:t>180.2基材：台面基材采用</w:t>
            </w:r>
            <w:r>
              <w:rPr>
                <w:rFonts w:hint="eastAsia" w:ascii="宋体" w:hAnsi="宋体" w:eastAsia="宋体" w:cs="宋体"/>
                <w:b w:val="0"/>
                <w:bCs w:val="0"/>
                <w:i w:val="0"/>
                <w:iCs w:val="0"/>
                <w:color w:val="auto"/>
                <w:kern w:val="0"/>
                <w:sz w:val="21"/>
                <w:szCs w:val="21"/>
                <w:highlight w:val="none"/>
                <w:u w:val="none"/>
                <w:lang w:val="en-US" w:eastAsia="zh-CN" w:bidi="ar"/>
              </w:rPr>
              <w:t>新国标环保</w:t>
            </w:r>
            <w:r>
              <w:rPr>
                <w:rFonts w:hint="eastAsia" w:ascii="宋体" w:hAnsi="宋体" w:eastAsia="宋体" w:cs="宋体"/>
                <w:i w:val="0"/>
                <w:iCs w:val="0"/>
                <w:color w:val="auto"/>
                <w:kern w:val="0"/>
                <w:sz w:val="21"/>
                <w:szCs w:val="21"/>
                <w:highlight w:val="none"/>
                <w:u w:val="none"/>
                <w:lang w:val="en-US" w:eastAsia="zh-CN" w:bidi="ar"/>
              </w:rPr>
              <w:t>ENF级纤维板，台面板厚度为25mm，贴面采用三聚氰氨板饰面；板材的胶合强度、含水率、浸渍剥离、静曲强度、弹性模量、甲醛释放量、挥发性有机化合物（72h）的苯、甲苯、二甲苯，TVOC符合 GB 18580-2017、GB/T 35601-2017、GB/T 9846-2015、GB/T 39600-2021标准要求。</w:t>
            </w:r>
          </w:p>
        </w:tc>
      </w:tr>
      <w:tr w14:paraId="1E164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13F13A78">
            <w:pPr>
              <w:keepNext w:val="0"/>
              <w:keepLines w:val="0"/>
              <w:pageBreakBefore w:val="0"/>
              <w:widowControl w:val="0"/>
              <w:wordWrap/>
              <w:overflowPunct/>
              <w:topLinePunct w:val="0"/>
              <w:bidi w:val="0"/>
              <w:spacing w:line="312" w:lineRule="auto"/>
              <w:ind w:left="0" w:firstLine="0" w:firstLineChars="0"/>
              <w:jc w:val="center"/>
              <w:rPr>
                <w:rFonts w:hint="eastAsia" w:ascii="宋体" w:hAnsi="宋体" w:eastAsia="宋体" w:cs="宋体"/>
                <w:color w:val="auto"/>
                <w:sz w:val="21"/>
                <w:szCs w:val="21"/>
                <w:highlight w:val="none"/>
              </w:rPr>
            </w:pPr>
          </w:p>
        </w:tc>
        <w:tc>
          <w:tcPr>
            <w:tcW w:w="1678" w:type="dxa"/>
            <w:vMerge w:val="continue"/>
            <w:vAlign w:val="center"/>
          </w:tcPr>
          <w:p w14:paraId="1895C032">
            <w:pPr>
              <w:keepNext w:val="0"/>
              <w:keepLines w:val="0"/>
              <w:pageBreakBefore w:val="0"/>
              <w:widowControl w:val="0"/>
              <w:wordWrap/>
              <w:overflowPunct/>
              <w:topLinePunct w:val="0"/>
              <w:bidi w:val="0"/>
              <w:spacing w:line="312" w:lineRule="auto"/>
              <w:ind w:left="0"/>
              <w:jc w:val="center"/>
              <w:rPr>
                <w:rFonts w:hint="eastAsia" w:ascii="宋体" w:hAnsi="宋体" w:eastAsia="宋体" w:cs="宋体"/>
                <w:color w:val="auto"/>
                <w:sz w:val="21"/>
                <w:szCs w:val="21"/>
                <w:highlight w:val="none"/>
              </w:rPr>
            </w:pPr>
          </w:p>
        </w:tc>
        <w:tc>
          <w:tcPr>
            <w:tcW w:w="6575" w:type="dxa"/>
            <w:vAlign w:val="center"/>
          </w:tcPr>
          <w:p w14:paraId="3F788AA6">
            <w:pPr>
              <w:keepNext w:val="0"/>
              <w:keepLines w:val="0"/>
              <w:pageBreakBefore w:val="0"/>
              <w:widowControl/>
              <w:suppressLineNumbers w:val="0"/>
              <w:wordWrap/>
              <w:overflowPunct/>
              <w:topLinePunct w:val="0"/>
              <w:bidi w:val="0"/>
              <w:spacing w:line="312" w:lineRule="auto"/>
              <w:ind w:left="0"/>
              <w:jc w:val="left"/>
              <w:textAlignment w:val="center"/>
              <w:rPr>
                <w:rFonts w:hint="eastAsia" w:ascii="宋体" w:hAnsi="宋体" w:eastAsia="宋体" w:cs="宋体"/>
                <w:b w:val="0"/>
                <w:bCs w:val="0"/>
                <w:color w:val="auto"/>
                <w:spacing w:val="-5"/>
                <w:sz w:val="21"/>
                <w:szCs w:val="21"/>
                <w:highlight w:val="none"/>
                <w:lang w:val="en-US" w:eastAsia="zh-CN"/>
              </w:rPr>
            </w:pPr>
            <w:r>
              <w:rPr>
                <w:rFonts w:hint="eastAsia" w:ascii="宋体" w:hAnsi="宋体" w:eastAsia="宋体" w:cs="宋体"/>
                <w:i w:val="0"/>
                <w:iCs w:val="0"/>
                <w:color w:val="auto"/>
                <w:kern w:val="0"/>
                <w:sz w:val="21"/>
                <w:szCs w:val="21"/>
                <w:highlight w:val="none"/>
                <w:u w:val="none"/>
                <w:lang w:val="en-US" w:eastAsia="zh-CN" w:bidi="ar"/>
              </w:rPr>
              <w:t>180.3工艺：见光面为2.0mm厚全自动封边工艺。根据科室需求配置桌上屏风。金属表面脱脂、水洗、酸洗、水洗中和等过程后，经环氧树脂有色粉末静电喷涂，在高温烘箱内固定成光滑表面。</w:t>
            </w:r>
          </w:p>
        </w:tc>
      </w:tr>
      <w:tr w14:paraId="0E443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2399E0F5">
            <w:pPr>
              <w:keepNext w:val="0"/>
              <w:keepLines w:val="0"/>
              <w:pageBreakBefore w:val="0"/>
              <w:widowControl w:val="0"/>
              <w:wordWrap/>
              <w:overflowPunct/>
              <w:topLinePunct w:val="0"/>
              <w:bidi w:val="0"/>
              <w:spacing w:line="312" w:lineRule="auto"/>
              <w:ind w:left="0" w:firstLine="0" w:firstLineChars="0"/>
              <w:jc w:val="center"/>
              <w:rPr>
                <w:rFonts w:hint="eastAsia" w:ascii="宋体" w:hAnsi="宋体" w:eastAsia="宋体" w:cs="宋体"/>
                <w:color w:val="auto"/>
                <w:sz w:val="21"/>
                <w:szCs w:val="21"/>
                <w:highlight w:val="none"/>
              </w:rPr>
            </w:pPr>
          </w:p>
        </w:tc>
        <w:tc>
          <w:tcPr>
            <w:tcW w:w="1678" w:type="dxa"/>
            <w:vMerge w:val="continue"/>
            <w:vAlign w:val="center"/>
          </w:tcPr>
          <w:p w14:paraId="767EE292">
            <w:pPr>
              <w:keepNext w:val="0"/>
              <w:keepLines w:val="0"/>
              <w:pageBreakBefore w:val="0"/>
              <w:widowControl w:val="0"/>
              <w:wordWrap/>
              <w:overflowPunct/>
              <w:topLinePunct w:val="0"/>
              <w:bidi w:val="0"/>
              <w:spacing w:line="312" w:lineRule="auto"/>
              <w:ind w:left="0"/>
              <w:jc w:val="center"/>
              <w:rPr>
                <w:rFonts w:hint="eastAsia" w:ascii="宋体" w:hAnsi="宋体" w:eastAsia="宋体" w:cs="宋体"/>
                <w:color w:val="auto"/>
                <w:sz w:val="21"/>
                <w:szCs w:val="21"/>
                <w:highlight w:val="none"/>
              </w:rPr>
            </w:pPr>
          </w:p>
        </w:tc>
        <w:tc>
          <w:tcPr>
            <w:tcW w:w="6575" w:type="dxa"/>
            <w:vAlign w:val="center"/>
          </w:tcPr>
          <w:p w14:paraId="6953C284">
            <w:pPr>
              <w:keepNext w:val="0"/>
              <w:keepLines w:val="0"/>
              <w:pageBreakBefore w:val="0"/>
              <w:widowControl/>
              <w:suppressLineNumbers w:val="0"/>
              <w:wordWrap/>
              <w:overflowPunct/>
              <w:topLinePunct w:val="0"/>
              <w:bidi w:val="0"/>
              <w:spacing w:line="312" w:lineRule="auto"/>
              <w:ind w:left="0"/>
              <w:jc w:val="left"/>
              <w:textAlignment w:val="center"/>
              <w:rPr>
                <w:rFonts w:hint="eastAsia" w:ascii="宋体" w:hAnsi="宋体" w:eastAsia="宋体" w:cs="宋体"/>
                <w:b w:val="0"/>
                <w:bCs w:val="0"/>
                <w:color w:val="auto"/>
                <w:spacing w:val="-5"/>
                <w:sz w:val="21"/>
                <w:szCs w:val="21"/>
                <w:highlight w:val="none"/>
                <w:lang w:val="en-US" w:eastAsia="zh-CN"/>
              </w:rPr>
            </w:pPr>
            <w:r>
              <w:rPr>
                <w:rFonts w:hint="eastAsia" w:ascii="宋体" w:hAnsi="宋体" w:eastAsia="宋体" w:cs="宋体"/>
                <w:i w:val="0"/>
                <w:iCs w:val="0"/>
                <w:color w:val="auto"/>
                <w:kern w:val="0"/>
                <w:sz w:val="21"/>
                <w:szCs w:val="21"/>
                <w:highlight w:val="none"/>
                <w:u w:val="none"/>
                <w:lang w:val="en-US" w:eastAsia="zh-CN" w:bidi="ar"/>
              </w:rPr>
              <w:t>180.4结构/配置：主台+钢脚架（壁厚≥1.5mm）+Φ60金属线盒；配插座，包含不少于三个五孔插座、弱电插口（根据现场线路及采购方需求配置）。</w:t>
            </w:r>
          </w:p>
        </w:tc>
      </w:tr>
      <w:tr w14:paraId="09A7F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650A63C0">
            <w:pPr>
              <w:keepNext w:val="0"/>
              <w:keepLines w:val="0"/>
              <w:pageBreakBefore w:val="0"/>
              <w:widowControl w:val="0"/>
              <w:wordWrap/>
              <w:overflowPunct/>
              <w:topLinePunct w:val="0"/>
              <w:bidi w:val="0"/>
              <w:spacing w:line="312" w:lineRule="auto"/>
              <w:ind w:left="0" w:firstLine="0" w:firstLineChars="0"/>
              <w:jc w:val="center"/>
              <w:rPr>
                <w:rFonts w:hint="eastAsia" w:ascii="宋体" w:hAnsi="宋体" w:eastAsia="宋体" w:cs="宋体"/>
                <w:color w:val="auto"/>
                <w:sz w:val="21"/>
                <w:szCs w:val="21"/>
                <w:highlight w:val="none"/>
              </w:rPr>
            </w:pPr>
          </w:p>
        </w:tc>
        <w:tc>
          <w:tcPr>
            <w:tcW w:w="1678" w:type="dxa"/>
            <w:vMerge w:val="continue"/>
            <w:vAlign w:val="center"/>
          </w:tcPr>
          <w:p w14:paraId="036B88FF">
            <w:pPr>
              <w:keepNext w:val="0"/>
              <w:keepLines w:val="0"/>
              <w:pageBreakBefore w:val="0"/>
              <w:widowControl w:val="0"/>
              <w:wordWrap/>
              <w:overflowPunct/>
              <w:topLinePunct w:val="0"/>
              <w:bidi w:val="0"/>
              <w:spacing w:line="312" w:lineRule="auto"/>
              <w:ind w:left="0"/>
              <w:jc w:val="center"/>
              <w:rPr>
                <w:rFonts w:hint="eastAsia" w:ascii="宋体" w:hAnsi="宋体" w:eastAsia="宋体" w:cs="宋体"/>
                <w:color w:val="auto"/>
                <w:sz w:val="21"/>
                <w:szCs w:val="21"/>
                <w:highlight w:val="none"/>
              </w:rPr>
            </w:pPr>
          </w:p>
        </w:tc>
        <w:tc>
          <w:tcPr>
            <w:tcW w:w="6575" w:type="dxa"/>
            <w:vAlign w:val="center"/>
          </w:tcPr>
          <w:p w14:paraId="052DB13D">
            <w:pPr>
              <w:keepNext w:val="0"/>
              <w:keepLines w:val="0"/>
              <w:pageBreakBefore w:val="0"/>
              <w:widowControl/>
              <w:suppressLineNumbers w:val="0"/>
              <w:wordWrap/>
              <w:overflowPunct/>
              <w:topLinePunct w:val="0"/>
              <w:bidi w:val="0"/>
              <w:spacing w:line="312" w:lineRule="auto"/>
              <w:ind w:left="0"/>
              <w:jc w:val="left"/>
              <w:textAlignment w:val="center"/>
              <w:rPr>
                <w:rFonts w:hint="eastAsia" w:ascii="宋体" w:hAnsi="宋体" w:eastAsia="宋体" w:cs="宋体"/>
                <w:b w:val="0"/>
                <w:bCs w:val="0"/>
                <w:color w:val="auto"/>
                <w:spacing w:val="-5"/>
                <w:sz w:val="21"/>
                <w:szCs w:val="21"/>
                <w:highlight w:val="none"/>
                <w:lang w:val="en-US" w:eastAsia="zh-CN"/>
              </w:rPr>
            </w:pPr>
            <w:r>
              <w:rPr>
                <w:rFonts w:hint="eastAsia" w:ascii="宋体" w:hAnsi="宋体" w:eastAsia="宋体" w:cs="宋体"/>
                <w:i w:val="0"/>
                <w:iCs w:val="0"/>
                <w:color w:val="auto"/>
                <w:kern w:val="0"/>
                <w:sz w:val="21"/>
                <w:szCs w:val="21"/>
                <w:highlight w:val="none"/>
                <w:u w:val="none"/>
                <w:lang w:val="en-US" w:eastAsia="zh-CN" w:bidi="ar"/>
              </w:rPr>
              <w:t>180.5五金配件：采用带缓冲阻尼铰链、三节导轨、配联动锁及可折叠钥匙；导轨的过载要求（包括垂直向下静载荷（300N）、水平侧向静载荷（150N）、猛关或猛开）、功能要求（包括操作力、耐久性(80000次)、拉出安全性、下沉量、耐腐蚀均符合QB/T 2454-2013标准要求。</w:t>
            </w:r>
          </w:p>
        </w:tc>
      </w:tr>
      <w:tr w14:paraId="77172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68" w:hRule="atLeast"/>
        </w:trPr>
        <w:tc>
          <w:tcPr>
            <w:tcW w:w="719" w:type="dxa"/>
            <w:vMerge w:val="restart"/>
            <w:vAlign w:val="center"/>
          </w:tcPr>
          <w:p w14:paraId="4364B912">
            <w:pPr>
              <w:keepNext w:val="0"/>
              <w:keepLines w:val="0"/>
              <w:pageBreakBefore w:val="0"/>
              <w:widowControl/>
              <w:numPr>
                <w:ilvl w:val="0"/>
                <w:numId w:val="19"/>
              </w:numPr>
              <w:suppressLineNumbers w:val="0"/>
              <w:wordWrap/>
              <w:overflowPunct/>
              <w:topLinePunct w:val="0"/>
              <w:bidi w:val="0"/>
              <w:spacing w:line="312" w:lineRule="auto"/>
              <w:ind w:left="425" w:leftChars="0" w:hanging="425" w:firstLineChars="0"/>
              <w:jc w:val="center"/>
              <w:textAlignment w:val="center"/>
              <w:rPr>
                <w:rFonts w:hint="eastAsia" w:ascii="宋体" w:hAnsi="宋体" w:eastAsia="宋体" w:cs="宋体"/>
                <w:color w:val="auto"/>
                <w:sz w:val="21"/>
                <w:szCs w:val="21"/>
                <w:highlight w:val="none"/>
              </w:rPr>
            </w:pPr>
          </w:p>
        </w:tc>
        <w:tc>
          <w:tcPr>
            <w:tcW w:w="1678" w:type="dxa"/>
            <w:vMerge w:val="restart"/>
            <w:vAlign w:val="center"/>
          </w:tcPr>
          <w:p w14:paraId="67DF0937">
            <w:pPr>
              <w:pStyle w:val="18"/>
              <w:keepNext w:val="0"/>
              <w:keepLines w:val="0"/>
              <w:pageBreakBefore w:val="0"/>
              <w:widowControl w:val="0"/>
              <w:wordWrap/>
              <w:overflowPunct/>
              <w:topLinePunct w:val="0"/>
              <w:bidi w:val="0"/>
              <w:spacing w:line="312" w:lineRule="auto"/>
              <w:ind w:left="0"/>
              <w:jc w:val="center"/>
              <w:rPr>
                <w:color w:val="auto"/>
                <w:highlight w:val="none"/>
              </w:rPr>
            </w:pPr>
            <w:r>
              <w:rPr>
                <w:rFonts w:hint="eastAsia" w:ascii="宋体" w:hAnsi="宋体" w:eastAsia="宋体" w:cs="宋体"/>
                <w:b w:val="0"/>
                <w:bCs w:val="0"/>
                <w:i w:val="0"/>
                <w:iCs w:val="0"/>
                <w:color w:val="auto"/>
                <w:kern w:val="0"/>
                <w:sz w:val="21"/>
                <w:szCs w:val="21"/>
                <w:highlight w:val="none"/>
                <w:u w:val="none"/>
                <w:lang w:val="en-US" w:eastAsia="zh-CN" w:bidi="ar"/>
              </w:rPr>
              <w:t>钢制三抽柜5</w:t>
            </w:r>
          </w:p>
        </w:tc>
        <w:tc>
          <w:tcPr>
            <w:tcW w:w="6575" w:type="dxa"/>
            <w:vAlign w:val="center"/>
          </w:tcPr>
          <w:p w14:paraId="74586739">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181.1规格：（400W*500D*600H）mm±10mm；</w:t>
            </w:r>
          </w:p>
        </w:tc>
      </w:tr>
      <w:tr w14:paraId="35C35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68" w:hRule="atLeast"/>
        </w:trPr>
        <w:tc>
          <w:tcPr>
            <w:tcW w:w="719" w:type="dxa"/>
            <w:vMerge w:val="continue"/>
            <w:vAlign w:val="center"/>
          </w:tcPr>
          <w:p w14:paraId="467D818E">
            <w:pPr>
              <w:keepNext w:val="0"/>
              <w:keepLines w:val="0"/>
              <w:pageBreakBefore w:val="0"/>
              <w:widowControl/>
              <w:suppressLineNumbers w:val="0"/>
              <w:wordWrap/>
              <w:overflowPunct/>
              <w:topLinePunct w:val="0"/>
              <w:bidi w:val="0"/>
              <w:spacing w:line="312" w:lineRule="auto"/>
              <w:ind w:left="0"/>
              <w:jc w:val="left"/>
              <w:textAlignment w:val="center"/>
              <w:rPr>
                <w:color w:val="auto"/>
                <w:highlight w:val="none"/>
              </w:rPr>
            </w:pPr>
          </w:p>
        </w:tc>
        <w:tc>
          <w:tcPr>
            <w:tcW w:w="1678" w:type="dxa"/>
            <w:vMerge w:val="continue"/>
            <w:vAlign w:val="center"/>
          </w:tcPr>
          <w:p w14:paraId="00CB3123">
            <w:pPr>
              <w:keepNext w:val="0"/>
              <w:keepLines w:val="0"/>
              <w:pageBreakBefore w:val="0"/>
              <w:widowControl/>
              <w:suppressLineNumbers w:val="0"/>
              <w:wordWrap/>
              <w:overflowPunct/>
              <w:topLinePunct w:val="0"/>
              <w:bidi w:val="0"/>
              <w:spacing w:line="312" w:lineRule="auto"/>
              <w:ind w:left="0"/>
              <w:jc w:val="left"/>
              <w:textAlignment w:val="center"/>
              <w:rPr>
                <w:color w:val="auto"/>
                <w:highlight w:val="none"/>
              </w:rPr>
            </w:pPr>
          </w:p>
        </w:tc>
        <w:tc>
          <w:tcPr>
            <w:tcW w:w="6575" w:type="dxa"/>
            <w:vAlign w:val="center"/>
          </w:tcPr>
          <w:p w14:paraId="6A06D414">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181.2基材：全钢制三抽柜，柜身薄边工艺，采用不低于0.8mm的双面电解钢板，产品经过十道防锈前处理；表面静电喷涂工艺。钢板厚度≥0.8mm，柜体表面颜色为木纹色；</w:t>
            </w:r>
          </w:p>
        </w:tc>
      </w:tr>
      <w:tr w14:paraId="041C1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68" w:hRule="atLeast"/>
        </w:trPr>
        <w:tc>
          <w:tcPr>
            <w:tcW w:w="719" w:type="dxa"/>
            <w:vMerge w:val="continue"/>
            <w:vAlign w:val="center"/>
          </w:tcPr>
          <w:p w14:paraId="394634D3">
            <w:pPr>
              <w:keepNext w:val="0"/>
              <w:keepLines w:val="0"/>
              <w:pageBreakBefore w:val="0"/>
              <w:widowControl/>
              <w:suppressLineNumbers w:val="0"/>
              <w:wordWrap/>
              <w:overflowPunct/>
              <w:topLinePunct w:val="0"/>
              <w:bidi w:val="0"/>
              <w:spacing w:line="312" w:lineRule="auto"/>
              <w:ind w:left="0"/>
              <w:jc w:val="left"/>
              <w:textAlignment w:val="center"/>
              <w:rPr>
                <w:rFonts w:hint="eastAsia" w:ascii="宋体" w:hAnsi="宋体" w:eastAsia="宋体" w:cs="宋体"/>
                <w:i w:val="0"/>
                <w:iCs w:val="0"/>
                <w:color w:val="auto"/>
                <w:kern w:val="0"/>
                <w:sz w:val="21"/>
                <w:szCs w:val="21"/>
                <w:highlight w:val="none"/>
                <w:u w:val="none"/>
                <w:lang w:val="en-US" w:eastAsia="zh-CN" w:bidi="ar"/>
              </w:rPr>
            </w:pPr>
          </w:p>
        </w:tc>
        <w:tc>
          <w:tcPr>
            <w:tcW w:w="1678" w:type="dxa"/>
            <w:vMerge w:val="continue"/>
            <w:vAlign w:val="center"/>
          </w:tcPr>
          <w:p w14:paraId="4F6AEB5F">
            <w:pPr>
              <w:keepNext w:val="0"/>
              <w:keepLines w:val="0"/>
              <w:pageBreakBefore w:val="0"/>
              <w:widowControl/>
              <w:suppressLineNumbers w:val="0"/>
              <w:wordWrap/>
              <w:overflowPunct/>
              <w:topLinePunct w:val="0"/>
              <w:bidi w:val="0"/>
              <w:spacing w:line="312" w:lineRule="auto"/>
              <w:ind w:left="0"/>
              <w:jc w:val="left"/>
              <w:textAlignment w:val="center"/>
              <w:rPr>
                <w:rFonts w:hint="eastAsia" w:ascii="宋体" w:hAnsi="宋体" w:eastAsia="宋体" w:cs="宋体"/>
                <w:i w:val="0"/>
                <w:iCs w:val="0"/>
                <w:color w:val="auto"/>
                <w:kern w:val="0"/>
                <w:sz w:val="21"/>
                <w:szCs w:val="21"/>
                <w:highlight w:val="none"/>
                <w:u w:val="none"/>
                <w:lang w:val="en-US" w:eastAsia="zh-CN" w:bidi="ar"/>
              </w:rPr>
            </w:pPr>
          </w:p>
        </w:tc>
        <w:tc>
          <w:tcPr>
            <w:tcW w:w="6575" w:type="dxa"/>
            <w:vAlign w:val="center"/>
          </w:tcPr>
          <w:p w14:paraId="4B60238C">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181.3工艺：整体薄边设计，采用流线型，凸出线条感；封底设计，防止老鼠、蟑螂等进入抽屉内部；</w:t>
            </w:r>
          </w:p>
        </w:tc>
      </w:tr>
      <w:tr w14:paraId="16776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68" w:hRule="atLeast"/>
        </w:trPr>
        <w:tc>
          <w:tcPr>
            <w:tcW w:w="719" w:type="dxa"/>
            <w:vMerge w:val="continue"/>
            <w:vAlign w:val="center"/>
          </w:tcPr>
          <w:p w14:paraId="3C39AC27">
            <w:pPr>
              <w:keepNext w:val="0"/>
              <w:keepLines w:val="0"/>
              <w:pageBreakBefore w:val="0"/>
              <w:widowControl/>
              <w:suppressLineNumbers w:val="0"/>
              <w:wordWrap/>
              <w:overflowPunct/>
              <w:topLinePunct w:val="0"/>
              <w:bidi w:val="0"/>
              <w:spacing w:line="312" w:lineRule="auto"/>
              <w:ind w:left="0"/>
              <w:jc w:val="left"/>
              <w:textAlignment w:val="center"/>
              <w:rPr>
                <w:rFonts w:hint="eastAsia" w:ascii="宋体" w:hAnsi="宋体" w:eastAsia="宋体" w:cs="宋体"/>
                <w:i w:val="0"/>
                <w:iCs w:val="0"/>
                <w:color w:val="auto"/>
                <w:kern w:val="0"/>
                <w:sz w:val="21"/>
                <w:szCs w:val="21"/>
                <w:highlight w:val="none"/>
                <w:u w:val="none"/>
                <w:lang w:val="en-US" w:eastAsia="zh-CN" w:bidi="ar"/>
              </w:rPr>
            </w:pPr>
          </w:p>
        </w:tc>
        <w:tc>
          <w:tcPr>
            <w:tcW w:w="1678" w:type="dxa"/>
            <w:vMerge w:val="continue"/>
            <w:vAlign w:val="center"/>
          </w:tcPr>
          <w:p w14:paraId="2108E296">
            <w:pPr>
              <w:keepNext w:val="0"/>
              <w:keepLines w:val="0"/>
              <w:pageBreakBefore w:val="0"/>
              <w:widowControl/>
              <w:suppressLineNumbers w:val="0"/>
              <w:wordWrap/>
              <w:overflowPunct/>
              <w:topLinePunct w:val="0"/>
              <w:bidi w:val="0"/>
              <w:spacing w:line="312" w:lineRule="auto"/>
              <w:ind w:left="0"/>
              <w:jc w:val="left"/>
              <w:textAlignment w:val="center"/>
              <w:rPr>
                <w:rFonts w:hint="eastAsia" w:ascii="宋体" w:hAnsi="宋体" w:eastAsia="宋体" w:cs="宋体"/>
                <w:i w:val="0"/>
                <w:iCs w:val="0"/>
                <w:color w:val="auto"/>
                <w:kern w:val="0"/>
                <w:sz w:val="21"/>
                <w:szCs w:val="21"/>
                <w:highlight w:val="none"/>
                <w:u w:val="none"/>
                <w:lang w:val="en-US" w:eastAsia="zh-CN" w:bidi="ar"/>
              </w:rPr>
            </w:pPr>
          </w:p>
        </w:tc>
        <w:tc>
          <w:tcPr>
            <w:tcW w:w="6575" w:type="dxa"/>
            <w:vAlign w:val="center"/>
          </w:tcPr>
          <w:p w14:paraId="57068318">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181.4功能配置：三抽屉，采用三节路轨，内扣式隐藏拉手，配联动锁。滑轨为三节式全展全钢珠滑轨。各抽屉设计互锁功能；</w:t>
            </w:r>
          </w:p>
        </w:tc>
      </w:tr>
      <w:tr w14:paraId="2B7C8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68" w:hRule="atLeast"/>
        </w:trPr>
        <w:tc>
          <w:tcPr>
            <w:tcW w:w="719" w:type="dxa"/>
            <w:vMerge w:val="continue"/>
            <w:vAlign w:val="center"/>
          </w:tcPr>
          <w:p w14:paraId="46FBAE4B">
            <w:pPr>
              <w:keepNext w:val="0"/>
              <w:keepLines w:val="0"/>
              <w:pageBreakBefore w:val="0"/>
              <w:widowControl/>
              <w:suppressLineNumbers w:val="0"/>
              <w:wordWrap/>
              <w:overflowPunct/>
              <w:topLinePunct w:val="0"/>
              <w:bidi w:val="0"/>
              <w:spacing w:line="312" w:lineRule="auto"/>
              <w:ind w:left="0"/>
              <w:jc w:val="left"/>
              <w:textAlignment w:val="center"/>
              <w:rPr>
                <w:rFonts w:hint="eastAsia" w:ascii="宋体" w:hAnsi="宋体" w:eastAsia="宋体" w:cs="宋体"/>
                <w:i w:val="0"/>
                <w:iCs w:val="0"/>
                <w:color w:val="auto"/>
                <w:kern w:val="0"/>
                <w:sz w:val="21"/>
                <w:szCs w:val="21"/>
                <w:highlight w:val="none"/>
                <w:u w:val="none"/>
                <w:lang w:val="en-US" w:eastAsia="zh-CN" w:bidi="ar"/>
              </w:rPr>
            </w:pPr>
          </w:p>
        </w:tc>
        <w:tc>
          <w:tcPr>
            <w:tcW w:w="1678" w:type="dxa"/>
            <w:vMerge w:val="continue"/>
            <w:vAlign w:val="center"/>
          </w:tcPr>
          <w:p w14:paraId="40E7AC75">
            <w:pPr>
              <w:keepNext w:val="0"/>
              <w:keepLines w:val="0"/>
              <w:pageBreakBefore w:val="0"/>
              <w:widowControl/>
              <w:suppressLineNumbers w:val="0"/>
              <w:wordWrap/>
              <w:overflowPunct/>
              <w:topLinePunct w:val="0"/>
              <w:bidi w:val="0"/>
              <w:spacing w:line="312" w:lineRule="auto"/>
              <w:ind w:left="0"/>
              <w:jc w:val="left"/>
              <w:textAlignment w:val="center"/>
              <w:rPr>
                <w:rFonts w:hint="eastAsia" w:ascii="宋体" w:hAnsi="宋体" w:eastAsia="宋体" w:cs="宋体"/>
                <w:i w:val="0"/>
                <w:iCs w:val="0"/>
                <w:color w:val="auto"/>
                <w:kern w:val="0"/>
                <w:sz w:val="21"/>
                <w:szCs w:val="21"/>
                <w:highlight w:val="none"/>
                <w:u w:val="none"/>
                <w:lang w:val="en-US" w:eastAsia="zh-CN" w:bidi="ar"/>
              </w:rPr>
            </w:pPr>
          </w:p>
        </w:tc>
        <w:tc>
          <w:tcPr>
            <w:tcW w:w="6575" w:type="dxa"/>
            <w:vAlign w:val="center"/>
          </w:tcPr>
          <w:p w14:paraId="4DDD4DAF">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181.5五金配件：导轨的过载要求（包括垂直向下静载荷（300N）、水平侧向静载荷（150N）、猛关或猛开）、功能要求（包括操作力、耐久性(80000次)、拉出安全性、下沉量、耐腐蚀均符合QB/T 2454-2013标准要求。</w:t>
            </w:r>
          </w:p>
        </w:tc>
      </w:tr>
      <w:tr w14:paraId="2447C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500A1AD3">
            <w:pPr>
              <w:keepNext w:val="0"/>
              <w:keepLines w:val="0"/>
              <w:pageBreakBefore w:val="0"/>
              <w:widowControl/>
              <w:numPr>
                <w:ilvl w:val="0"/>
                <w:numId w:val="19"/>
              </w:numPr>
              <w:suppressLineNumbers w:val="0"/>
              <w:wordWrap/>
              <w:overflowPunct/>
              <w:topLinePunct w:val="0"/>
              <w:bidi w:val="0"/>
              <w:spacing w:line="312" w:lineRule="auto"/>
              <w:ind w:left="425" w:leftChars="0" w:hanging="425" w:firstLineChars="0"/>
              <w:jc w:val="center"/>
              <w:textAlignment w:val="center"/>
              <w:rPr>
                <w:rFonts w:hint="eastAsia" w:ascii="宋体" w:hAnsi="宋体" w:eastAsia="宋体" w:cs="宋体"/>
                <w:color w:val="auto"/>
                <w:sz w:val="21"/>
                <w:szCs w:val="21"/>
                <w:highlight w:val="none"/>
              </w:rPr>
            </w:pPr>
          </w:p>
        </w:tc>
        <w:tc>
          <w:tcPr>
            <w:tcW w:w="1678" w:type="dxa"/>
            <w:vMerge w:val="restart"/>
            <w:vAlign w:val="center"/>
          </w:tcPr>
          <w:p w14:paraId="0B6B9C7C">
            <w:pPr>
              <w:keepNext w:val="0"/>
              <w:keepLines w:val="0"/>
              <w:pageBreakBefore w:val="0"/>
              <w:widowControl/>
              <w:suppressLineNumbers w:val="0"/>
              <w:wordWrap/>
              <w:overflowPunct/>
              <w:topLinePunct w:val="0"/>
              <w:bidi w:val="0"/>
              <w:spacing w:line="312" w:lineRule="auto"/>
              <w:ind w:left="0"/>
              <w:jc w:val="center"/>
              <w:textAlignment w:val="top"/>
              <w:rPr>
                <w:rFonts w:hint="eastAsia"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i w:val="0"/>
                <w:iCs w:val="0"/>
                <w:color w:val="auto"/>
                <w:kern w:val="0"/>
                <w:sz w:val="21"/>
                <w:szCs w:val="21"/>
                <w:highlight w:val="none"/>
                <w:u w:val="none"/>
                <w:lang w:val="en-US" w:eastAsia="zh-CN" w:bidi="ar"/>
              </w:rPr>
              <w:t>屏风卡位3</w:t>
            </w:r>
          </w:p>
          <w:p w14:paraId="560D77BC">
            <w:pPr>
              <w:pStyle w:val="18"/>
              <w:keepNext w:val="0"/>
              <w:keepLines w:val="0"/>
              <w:pageBreakBefore w:val="0"/>
              <w:widowControl w:val="0"/>
              <w:wordWrap/>
              <w:overflowPunct/>
              <w:topLinePunct w:val="0"/>
              <w:bidi w:val="0"/>
              <w:spacing w:line="312" w:lineRule="auto"/>
              <w:ind w:left="0"/>
              <w:jc w:val="center"/>
              <w:rPr>
                <w:rFonts w:hint="eastAsia"/>
                <w:color w:val="auto"/>
                <w:highlight w:val="none"/>
              </w:rPr>
            </w:pPr>
          </w:p>
        </w:tc>
        <w:tc>
          <w:tcPr>
            <w:tcW w:w="6575" w:type="dxa"/>
            <w:vAlign w:val="center"/>
          </w:tcPr>
          <w:p w14:paraId="3A8A07B1">
            <w:pPr>
              <w:keepNext w:val="0"/>
              <w:keepLines w:val="0"/>
              <w:pageBreakBefore w:val="0"/>
              <w:widowControl/>
              <w:suppressLineNumbers w:val="0"/>
              <w:wordWrap/>
              <w:overflowPunct/>
              <w:topLinePunct w:val="0"/>
              <w:bidi w:val="0"/>
              <w:spacing w:line="312" w:lineRule="auto"/>
              <w:ind w:left="0"/>
              <w:jc w:val="left"/>
              <w:textAlignment w:val="center"/>
              <w:rPr>
                <w:rFonts w:hint="eastAsia" w:ascii="宋体" w:hAnsi="宋体" w:eastAsia="宋体" w:cs="宋体"/>
                <w:b w:val="0"/>
                <w:bCs w:val="0"/>
                <w:color w:val="auto"/>
                <w:spacing w:val="-5"/>
                <w:sz w:val="21"/>
                <w:szCs w:val="21"/>
                <w:highlight w:val="none"/>
                <w:lang w:val="en-US" w:eastAsia="zh-CN"/>
              </w:rPr>
            </w:pPr>
            <w:r>
              <w:rPr>
                <w:rFonts w:hint="eastAsia" w:ascii="宋体" w:hAnsi="宋体" w:eastAsia="宋体" w:cs="宋体"/>
                <w:i w:val="0"/>
                <w:iCs w:val="0"/>
                <w:color w:val="auto"/>
                <w:kern w:val="0"/>
                <w:sz w:val="21"/>
                <w:szCs w:val="21"/>
                <w:highlight w:val="none"/>
                <w:u w:val="none"/>
                <w:lang w:val="en-US" w:eastAsia="zh-CN" w:bidi="ar"/>
              </w:rPr>
              <w:t>182.1规格：（1400W*1400D*1100H）mm±10mm；</w:t>
            </w:r>
          </w:p>
        </w:tc>
      </w:tr>
      <w:tr w14:paraId="2791B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26763671">
            <w:pPr>
              <w:keepNext w:val="0"/>
              <w:keepLines w:val="0"/>
              <w:pageBreakBefore w:val="0"/>
              <w:widowControl w:val="0"/>
              <w:wordWrap/>
              <w:overflowPunct/>
              <w:topLinePunct w:val="0"/>
              <w:bidi w:val="0"/>
              <w:spacing w:line="312" w:lineRule="auto"/>
              <w:ind w:left="0" w:firstLine="0" w:firstLineChars="0"/>
              <w:jc w:val="center"/>
              <w:rPr>
                <w:rFonts w:hint="eastAsia" w:ascii="宋体" w:hAnsi="宋体" w:eastAsia="宋体" w:cs="宋体"/>
                <w:color w:val="auto"/>
                <w:sz w:val="21"/>
                <w:szCs w:val="21"/>
                <w:highlight w:val="none"/>
              </w:rPr>
            </w:pPr>
          </w:p>
        </w:tc>
        <w:tc>
          <w:tcPr>
            <w:tcW w:w="1678" w:type="dxa"/>
            <w:vMerge w:val="continue"/>
            <w:vAlign w:val="center"/>
          </w:tcPr>
          <w:p w14:paraId="741D9899">
            <w:pPr>
              <w:keepNext w:val="0"/>
              <w:keepLines w:val="0"/>
              <w:pageBreakBefore w:val="0"/>
              <w:widowControl w:val="0"/>
              <w:wordWrap/>
              <w:overflowPunct/>
              <w:topLinePunct w:val="0"/>
              <w:bidi w:val="0"/>
              <w:spacing w:line="312" w:lineRule="auto"/>
              <w:ind w:left="0"/>
              <w:jc w:val="center"/>
              <w:rPr>
                <w:rFonts w:hint="eastAsia" w:ascii="宋体" w:hAnsi="宋体" w:eastAsia="宋体" w:cs="宋体"/>
                <w:color w:val="auto"/>
                <w:sz w:val="21"/>
                <w:szCs w:val="21"/>
                <w:highlight w:val="none"/>
              </w:rPr>
            </w:pPr>
          </w:p>
        </w:tc>
        <w:tc>
          <w:tcPr>
            <w:tcW w:w="6575" w:type="dxa"/>
            <w:vAlign w:val="center"/>
          </w:tcPr>
          <w:p w14:paraId="6C02518C">
            <w:pPr>
              <w:keepNext w:val="0"/>
              <w:keepLines w:val="0"/>
              <w:pageBreakBefore w:val="0"/>
              <w:widowControl/>
              <w:suppressLineNumbers w:val="0"/>
              <w:wordWrap/>
              <w:overflowPunct/>
              <w:topLinePunct w:val="0"/>
              <w:bidi w:val="0"/>
              <w:spacing w:line="312" w:lineRule="auto"/>
              <w:ind w:left="0"/>
              <w:jc w:val="left"/>
              <w:textAlignment w:val="center"/>
              <w:rPr>
                <w:rFonts w:hint="eastAsia" w:ascii="宋体" w:hAnsi="宋体" w:eastAsia="宋体" w:cs="宋体"/>
                <w:b w:val="0"/>
                <w:bCs w:val="0"/>
                <w:color w:val="auto"/>
                <w:spacing w:val="-5"/>
                <w:sz w:val="21"/>
                <w:szCs w:val="21"/>
                <w:highlight w:val="none"/>
                <w:lang w:val="en-US" w:eastAsia="zh-CN"/>
              </w:rPr>
            </w:pPr>
            <w:r>
              <w:rPr>
                <w:rFonts w:hint="eastAsia" w:ascii="宋体" w:hAnsi="宋体" w:eastAsia="宋体" w:cs="宋体"/>
                <w:i w:val="0"/>
                <w:iCs w:val="0"/>
                <w:color w:val="auto"/>
                <w:kern w:val="0"/>
                <w:sz w:val="21"/>
                <w:szCs w:val="21"/>
                <w:highlight w:val="none"/>
                <w:u w:val="none"/>
                <w:lang w:val="en-US" w:eastAsia="zh-CN" w:bidi="ar"/>
              </w:rPr>
              <w:t>182.2基材：屏风框架采用铝合金，厚度为≥1.2mm，由厚屏风（60mm±5mm）+薄屏风（32mm±5mm）；屏风侧边框柱顶部封盖为锌合金材质；可根据采购方需求搭配钢化玻璃；台面基材采用</w:t>
            </w:r>
            <w:r>
              <w:rPr>
                <w:rFonts w:hint="eastAsia" w:ascii="宋体" w:hAnsi="宋体" w:eastAsia="宋体" w:cs="宋体"/>
                <w:b w:val="0"/>
                <w:bCs w:val="0"/>
                <w:i w:val="0"/>
                <w:iCs w:val="0"/>
                <w:color w:val="auto"/>
                <w:kern w:val="0"/>
                <w:sz w:val="21"/>
                <w:szCs w:val="21"/>
                <w:highlight w:val="none"/>
                <w:u w:val="none"/>
                <w:lang w:val="en-US" w:eastAsia="zh-CN" w:bidi="ar"/>
              </w:rPr>
              <w:t>新国标环保</w:t>
            </w:r>
            <w:r>
              <w:rPr>
                <w:rFonts w:hint="eastAsia" w:ascii="宋体" w:hAnsi="宋体" w:eastAsia="宋体" w:cs="宋体"/>
                <w:i w:val="0"/>
                <w:iCs w:val="0"/>
                <w:color w:val="auto"/>
                <w:kern w:val="0"/>
                <w:sz w:val="21"/>
                <w:szCs w:val="21"/>
                <w:highlight w:val="none"/>
                <w:u w:val="none"/>
                <w:lang w:val="en-US" w:eastAsia="zh-CN" w:bidi="ar"/>
              </w:rPr>
              <w:t>ENF级纤维板，台面板厚度为25mm，贴面采用三聚氰氨板饰面；板材的胶合强度、含水率、浸渍剥离、静曲强度、弹性模量、甲醛释放量、挥发性有机化合物（72h）的苯、甲苯、二甲苯，TVOC符合 GB 18580-2017、GB/T 35601-2017、GB/T 9846-2015、GB/T 39600-2021标准要求</w:t>
            </w:r>
          </w:p>
        </w:tc>
      </w:tr>
      <w:tr w14:paraId="6DCC5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56217C4C">
            <w:pPr>
              <w:keepNext w:val="0"/>
              <w:keepLines w:val="0"/>
              <w:pageBreakBefore w:val="0"/>
              <w:widowControl w:val="0"/>
              <w:wordWrap/>
              <w:overflowPunct/>
              <w:topLinePunct w:val="0"/>
              <w:bidi w:val="0"/>
              <w:spacing w:line="312" w:lineRule="auto"/>
              <w:ind w:left="0" w:firstLine="0" w:firstLineChars="0"/>
              <w:jc w:val="center"/>
              <w:rPr>
                <w:rFonts w:hint="eastAsia" w:ascii="宋体" w:hAnsi="宋体" w:eastAsia="宋体" w:cs="宋体"/>
                <w:color w:val="auto"/>
                <w:sz w:val="21"/>
                <w:szCs w:val="21"/>
                <w:highlight w:val="none"/>
              </w:rPr>
            </w:pPr>
          </w:p>
        </w:tc>
        <w:tc>
          <w:tcPr>
            <w:tcW w:w="1678" w:type="dxa"/>
            <w:vMerge w:val="continue"/>
            <w:vAlign w:val="center"/>
          </w:tcPr>
          <w:p w14:paraId="1E21131F">
            <w:pPr>
              <w:keepNext w:val="0"/>
              <w:keepLines w:val="0"/>
              <w:pageBreakBefore w:val="0"/>
              <w:widowControl w:val="0"/>
              <w:wordWrap/>
              <w:overflowPunct/>
              <w:topLinePunct w:val="0"/>
              <w:bidi w:val="0"/>
              <w:spacing w:line="312" w:lineRule="auto"/>
              <w:ind w:left="0"/>
              <w:jc w:val="center"/>
              <w:rPr>
                <w:rFonts w:hint="eastAsia" w:ascii="宋体" w:hAnsi="宋体" w:eastAsia="宋体" w:cs="宋体"/>
                <w:color w:val="auto"/>
                <w:sz w:val="21"/>
                <w:szCs w:val="21"/>
                <w:highlight w:val="none"/>
              </w:rPr>
            </w:pPr>
          </w:p>
        </w:tc>
        <w:tc>
          <w:tcPr>
            <w:tcW w:w="6575" w:type="dxa"/>
            <w:vAlign w:val="center"/>
          </w:tcPr>
          <w:p w14:paraId="70F8527E">
            <w:pPr>
              <w:keepNext w:val="0"/>
              <w:keepLines w:val="0"/>
              <w:pageBreakBefore w:val="0"/>
              <w:widowControl/>
              <w:suppressLineNumbers w:val="0"/>
              <w:wordWrap/>
              <w:overflowPunct/>
              <w:topLinePunct w:val="0"/>
              <w:bidi w:val="0"/>
              <w:spacing w:line="312" w:lineRule="auto"/>
              <w:ind w:left="0"/>
              <w:jc w:val="left"/>
              <w:textAlignment w:val="center"/>
              <w:rPr>
                <w:rFonts w:hint="eastAsia" w:ascii="宋体" w:hAnsi="宋体" w:eastAsia="宋体" w:cs="宋体"/>
                <w:b w:val="0"/>
                <w:bCs w:val="0"/>
                <w:color w:val="auto"/>
                <w:spacing w:val="-5"/>
                <w:sz w:val="21"/>
                <w:szCs w:val="21"/>
                <w:highlight w:val="none"/>
                <w:lang w:val="en-US" w:eastAsia="zh-CN"/>
              </w:rPr>
            </w:pPr>
            <w:r>
              <w:rPr>
                <w:rFonts w:hint="eastAsia" w:ascii="宋体" w:hAnsi="宋体" w:eastAsia="宋体" w:cs="宋体"/>
                <w:i w:val="0"/>
                <w:iCs w:val="0"/>
                <w:color w:val="auto"/>
                <w:kern w:val="0"/>
                <w:sz w:val="21"/>
                <w:szCs w:val="21"/>
                <w:highlight w:val="none"/>
                <w:u w:val="none"/>
                <w:lang w:val="en-US" w:eastAsia="zh-CN" w:bidi="ar"/>
              </w:rPr>
              <w:t>182.3工艺：屏风的顶部和侧边外观为平直型，屏风与屏风连接采用锌合金扣件连接，其扣件可以根据屏风高度可在屏风侧边框柱上任意滑动调节，不受螺丝固定死不可调节；屏风框架通过挤压设备生产并热处理，表面氧化膜工艺；激光切割及数控折边成型。表面光滑光洁，光泽保持性强，清晰亮净，抗酸耐碱，耐脏易清洁，在接触人体或收藏物品的部位无毛刺、刃口、棱角。</w:t>
            </w:r>
          </w:p>
        </w:tc>
      </w:tr>
      <w:tr w14:paraId="23E2D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673AC92F">
            <w:pPr>
              <w:keepNext w:val="0"/>
              <w:keepLines w:val="0"/>
              <w:pageBreakBefore w:val="0"/>
              <w:widowControl w:val="0"/>
              <w:wordWrap/>
              <w:overflowPunct/>
              <w:topLinePunct w:val="0"/>
              <w:bidi w:val="0"/>
              <w:spacing w:line="312" w:lineRule="auto"/>
              <w:ind w:left="0" w:firstLine="0" w:firstLineChars="0"/>
              <w:jc w:val="center"/>
              <w:rPr>
                <w:rFonts w:hint="eastAsia" w:ascii="宋体" w:hAnsi="宋体" w:eastAsia="宋体" w:cs="宋体"/>
                <w:color w:val="auto"/>
                <w:sz w:val="21"/>
                <w:szCs w:val="21"/>
                <w:highlight w:val="none"/>
              </w:rPr>
            </w:pPr>
          </w:p>
        </w:tc>
        <w:tc>
          <w:tcPr>
            <w:tcW w:w="1678" w:type="dxa"/>
            <w:vMerge w:val="continue"/>
            <w:vAlign w:val="center"/>
          </w:tcPr>
          <w:p w14:paraId="1340E60B">
            <w:pPr>
              <w:keepNext w:val="0"/>
              <w:keepLines w:val="0"/>
              <w:pageBreakBefore w:val="0"/>
              <w:widowControl w:val="0"/>
              <w:wordWrap/>
              <w:overflowPunct/>
              <w:topLinePunct w:val="0"/>
              <w:bidi w:val="0"/>
              <w:spacing w:line="312" w:lineRule="auto"/>
              <w:ind w:left="0"/>
              <w:jc w:val="center"/>
              <w:rPr>
                <w:rFonts w:hint="eastAsia" w:ascii="宋体" w:hAnsi="宋体" w:eastAsia="宋体" w:cs="宋体"/>
                <w:color w:val="auto"/>
                <w:sz w:val="21"/>
                <w:szCs w:val="21"/>
                <w:highlight w:val="none"/>
              </w:rPr>
            </w:pPr>
          </w:p>
        </w:tc>
        <w:tc>
          <w:tcPr>
            <w:tcW w:w="6575" w:type="dxa"/>
            <w:vAlign w:val="center"/>
          </w:tcPr>
          <w:p w14:paraId="17BA50A6">
            <w:pPr>
              <w:keepNext w:val="0"/>
              <w:keepLines w:val="0"/>
              <w:pageBreakBefore w:val="0"/>
              <w:widowControl/>
              <w:suppressLineNumbers w:val="0"/>
              <w:wordWrap/>
              <w:overflowPunct/>
              <w:topLinePunct w:val="0"/>
              <w:bidi w:val="0"/>
              <w:spacing w:line="312" w:lineRule="auto"/>
              <w:ind w:left="0"/>
              <w:jc w:val="left"/>
              <w:textAlignment w:val="center"/>
              <w:rPr>
                <w:rFonts w:hint="default" w:ascii="宋体" w:hAnsi="宋体" w:eastAsia="宋体" w:cs="宋体"/>
                <w:b w:val="0"/>
                <w:bCs w:val="0"/>
                <w:color w:val="auto"/>
                <w:spacing w:val="-5"/>
                <w:sz w:val="21"/>
                <w:szCs w:val="21"/>
                <w:highlight w:val="none"/>
                <w:lang w:val="en-US" w:eastAsia="zh-CN"/>
              </w:rPr>
            </w:pPr>
            <w:r>
              <w:rPr>
                <w:rFonts w:hint="eastAsia" w:ascii="宋体" w:hAnsi="宋体" w:eastAsia="宋体" w:cs="宋体"/>
                <w:i w:val="0"/>
                <w:iCs w:val="0"/>
                <w:color w:val="auto"/>
                <w:kern w:val="0"/>
                <w:sz w:val="21"/>
                <w:szCs w:val="21"/>
                <w:highlight w:val="none"/>
                <w:u w:val="none"/>
                <w:lang w:val="en-US" w:eastAsia="zh-CN" w:bidi="ar"/>
              </w:rPr>
              <w:t>182.4功能配置：台面板配有电源过线孔，配置合金线盖、键盘架。配插座，包含不少于三个五孔插座、弱电插口（根据现场线路及采购方需求配置）；屏风顶部配挂件槽，配置功能挂件如下：名牌、文件架、笔筒。</w:t>
            </w:r>
          </w:p>
        </w:tc>
      </w:tr>
      <w:tr w14:paraId="003E9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237B59EA">
            <w:pPr>
              <w:keepNext w:val="0"/>
              <w:keepLines w:val="0"/>
              <w:pageBreakBefore w:val="0"/>
              <w:widowControl w:val="0"/>
              <w:wordWrap/>
              <w:overflowPunct/>
              <w:topLinePunct w:val="0"/>
              <w:bidi w:val="0"/>
              <w:spacing w:line="312" w:lineRule="auto"/>
              <w:ind w:left="0" w:firstLine="0" w:firstLineChars="0"/>
              <w:jc w:val="center"/>
              <w:rPr>
                <w:rFonts w:hint="eastAsia" w:ascii="宋体" w:hAnsi="宋体" w:eastAsia="宋体" w:cs="宋体"/>
                <w:color w:val="auto"/>
                <w:sz w:val="21"/>
                <w:szCs w:val="21"/>
                <w:highlight w:val="none"/>
              </w:rPr>
            </w:pPr>
          </w:p>
        </w:tc>
        <w:tc>
          <w:tcPr>
            <w:tcW w:w="1678" w:type="dxa"/>
            <w:vMerge w:val="continue"/>
            <w:vAlign w:val="center"/>
          </w:tcPr>
          <w:p w14:paraId="2FDAB628">
            <w:pPr>
              <w:keepNext w:val="0"/>
              <w:keepLines w:val="0"/>
              <w:pageBreakBefore w:val="0"/>
              <w:widowControl w:val="0"/>
              <w:wordWrap/>
              <w:overflowPunct/>
              <w:topLinePunct w:val="0"/>
              <w:bidi w:val="0"/>
              <w:spacing w:line="312" w:lineRule="auto"/>
              <w:ind w:left="0"/>
              <w:jc w:val="center"/>
              <w:rPr>
                <w:rFonts w:hint="eastAsia" w:ascii="宋体" w:hAnsi="宋体" w:eastAsia="宋体" w:cs="宋体"/>
                <w:color w:val="auto"/>
                <w:sz w:val="21"/>
                <w:szCs w:val="21"/>
                <w:highlight w:val="none"/>
              </w:rPr>
            </w:pPr>
          </w:p>
        </w:tc>
        <w:tc>
          <w:tcPr>
            <w:tcW w:w="6575" w:type="dxa"/>
            <w:vAlign w:val="center"/>
          </w:tcPr>
          <w:p w14:paraId="5DCF84CE">
            <w:pPr>
              <w:keepNext w:val="0"/>
              <w:keepLines w:val="0"/>
              <w:pageBreakBefore w:val="0"/>
              <w:widowControl/>
              <w:suppressLineNumbers w:val="0"/>
              <w:wordWrap/>
              <w:overflowPunct/>
              <w:topLinePunct w:val="0"/>
              <w:bidi w:val="0"/>
              <w:spacing w:line="312" w:lineRule="auto"/>
              <w:ind w:left="0"/>
              <w:jc w:val="left"/>
              <w:textAlignment w:val="center"/>
              <w:rPr>
                <w:rFonts w:hint="eastAsia" w:ascii="宋体" w:hAnsi="宋体" w:eastAsia="宋体" w:cs="宋体"/>
                <w:b w:val="0"/>
                <w:bCs w:val="0"/>
                <w:color w:val="auto"/>
                <w:spacing w:val="-5"/>
                <w:sz w:val="21"/>
                <w:szCs w:val="21"/>
                <w:highlight w:val="none"/>
                <w:lang w:val="en-US" w:eastAsia="zh-CN"/>
              </w:rPr>
            </w:pPr>
            <w:r>
              <w:rPr>
                <w:rFonts w:hint="eastAsia" w:ascii="宋体" w:hAnsi="宋体" w:eastAsia="宋体" w:cs="宋体"/>
                <w:i w:val="0"/>
                <w:iCs w:val="0"/>
                <w:color w:val="auto"/>
                <w:kern w:val="0"/>
                <w:sz w:val="21"/>
                <w:szCs w:val="21"/>
                <w:highlight w:val="none"/>
                <w:u w:val="none"/>
                <w:lang w:val="en-US" w:eastAsia="zh-CN" w:bidi="ar"/>
              </w:rPr>
              <w:t>182.5五金配件：配锁及可折叠钥匙，无锈蚀。</w:t>
            </w:r>
          </w:p>
        </w:tc>
      </w:tr>
      <w:tr w14:paraId="00C68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2E88E4C8">
            <w:pPr>
              <w:keepNext w:val="0"/>
              <w:keepLines w:val="0"/>
              <w:pageBreakBefore w:val="0"/>
              <w:widowControl/>
              <w:numPr>
                <w:ilvl w:val="0"/>
                <w:numId w:val="19"/>
              </w:numPr>
              <w:suppressLineNumbers w:val="0"/>
              <w:wordWrap/>
              <w:overflowPunct/>
              <w:topLinePunct w:val="0"/>
              <w:bidi w:val="0"/>
              <w:spacing w:line="312" w:lineRule="auto"/>
              <w:ind w:left="425" w:leftChars="0" w:hanging="425" w:firstLineChars="0"/>
              <w:jc w:val="center"/>
              <w:textAlignment w:val="center"/>
              <w:rPr>
                <w:rFonts w:hint="eastAsia" w:ascii="宋体" w:hAnsi="宋体" w:eastAsia="宋体" w:cs="宋体"/>
                <w:color w:val="auto"/>
                <w:sz w:val="21"/>
                <w:szCs w:val="21"/>
                <w:highlight w:val="none"/>
              </w:rPr>
            </w:pPr>
          </w:p>
        </w:tc>
        <w:tc>
          <w:tcPr>
            <w:tcW w:w="1678" w:type="dxa"/>
            <w:vMerge w:val="restart"/>
            <w:vAlign w:val="center"/>
          </w:tcPr>
          <w:p w14:paraId="4DE094B9">
            <w:pPr>
              <w:pStyle w:val="18"/>
              <w:keepNext w:val="0"/>
              <w:keepLines w:val="0"/>
              <w:pageBreakBefore w:val="0"/>
              <w:widowControl w:val="0"/>
              <w:wordWrap/>
              <w:overflowPunct/>
              <w:topLinePunct w:val="0"/>
              <w:bidi w:val="0"/>
              <w:spacing w:line="312" w:lineRule="auto"/>
              <w:ind w:left="0"/>
              <w:jc w:val="center"/>
              <w:rPr>
                <w:color w:val="auto"/>
                <w:highlight w:val="none"/>
              </w:rPr>
            </w:pPr>
            <w:r>
              <w:rPr>
                <w:rFonts w:hint="eastAsia" w:ascii="宋体" w:hAnsi="宋体" w:eastAsia="宋体" w:cs="宋体"/>
                <w:b w:val="0"/>
                <w:bCs w:val="0"/>
                <w:i w:val="0"/>
                <w:iCs w:val="0"/>
                <w:color w:val="auto"/>
                <w:kern w:val="0"/>
                <w:sz w:val="21"/>
                <w:szCs w:val="21"/>
                <w:highlight w:val="none"/>
                <w:u w:val="none"/>
                <w:lang w:val="en-US" w:eastAsia="zh-CN" w:bidi="ar"/>
              </w:rPr>
              <w:t>钢制侧柜2</w:t>
            </w:r>
          </w:p>
        </w:tc>
        <w:tc>
          <w:tcPr>
            <w:tcW w:w="6575" w:type="dxa"/>
            <w:vAlign w:val="center"/>
          </w:tcPr>
          <w:p w14:paraId="777CF08E">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183.1规格：（1400W*300D*1100H）mm±10mm；</w:t>
            </w:r>
          </w:p>
        </w:tc>
      </w:tr>
      <w:tr w14:paraId="7F6B5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0EB136FD">
            <w:pPr>
              <w:keepNext w:val="0"/>
              <w:keepLines w:val="0"/>
              <w:pageBreakBefore w:val="0"/>
              <w:widowControl/>
              <w:suppressLineNumbers w:val="0"/>
              <w:tabs>
                <w:tab w:val="left" w:pos="420"/>
              </w:tabs>
              <w:wordWrap/>
              <w:overflowPunct/>
              <w:topLinePunct w:val="0"/>
              <w:bidi w:val="0"/>
              <w:spacing w:line="312" w:lineRule="auto"/>
              <w:ind w:left="425" w:leftChars="0" w:hanging="425" w:firstLineChars="0"/>
              <w:jc w:val="center"/>
              <w:textAlignment w:val="center"/>
              <w:rPr>
                <w:rFonts w:hint="eastAsia" w:ascii="宋体" w:hAnsi="宋体" w:eastAsia="宋体" w:cs="宋体"/>
                <w:color w:val="auto"/>
                <w:sz w:val="21"/>
                <w:szCs w:val="21"/>
                <w:highlight w:val="none"/>
              </w:rPr>
            </w:pPr>
          </w:p>
        </w:tc>
        <w:tc>
          <w:tcPr>
            <w:tcW w:w="1678" w:type="dxa"/>
            <w:vMerge w:val="continue"/>
            <w:vAlign w:val="center"/>
          </w:tcPr>
          <w:p w14:paraId="53BD036F">
            <w:pPr>
              <w:pStyle w:val="18"/>
              <w:keepNext w:val="0"/>
              <w:keepLines w:val="0"/>
              <w:pageBreakBefore w:val="0"/>
              <w:widowControl w:val="0"/>
              <w:wordWrap/>
              <w:overflowPunct/>
              <w:topLinePunct w:val="0"/>
              <w:bidi w:val="0"/>
              <w:spacing w:line="312" w:lineRule="auto"/>
              <w:ind w:left="0"/>
              <w:rPr>
                <w:rFonts w:hint="eastAsia" w:ascii="宋体" w:hAnsi="宋体" w:eastAsia="宋体" w:cs="宋体"/>
                <w:b w:val="0"/>
                <w:bCs w:val="0"/>
                <w:i w:val="0"/>
                <w:iCs w:val="0"/>
                <w:color w:val="auto"/>
                <w:kern w:val="0"/>
                <w:sz w:val="21"/>
                <w:szCs w:val="21"/>
                <w:highlight w:val="none"/>
                <w:u w:val="none"/>
                <w:lang w:val="en-US" w:eastAsia="zh-CN" w:bidi="ar"/>
              </w:rPr>
            </w:pPr>
          </w:p>
        </w:tc>
        <w:tc>
          <w:tcPr>
            <w:tcW w:w="6575" w:type="dxa"/>
            <w:vAlign w:val="center"/>
          </w:tcPr>
          <w:p w14:paraId="11F5A873">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b w:val="0"/>
                <w:bCs w:val="0"/>
                <w:color w:val="auto"/>
                <w:kern w:val="0"/>
                <w:sz w:val="21"/>
                <w:szCs w:val="21"/>
                <w:highlight w:val="none"/>
                <w:u w:val="none"/>
                <w:lang w:val="en-US" w:eastAsia="zh-CN" w:bidi="ar"/>
              </w:rPr>
              <w:t>183.2材质工艺要求：全钢柜体</w:t>
            </w:r>
            <w:r>
              <w:rPr>
                <w:rFonts w:hint="eastAsia" w:ascii="宋体" w:hAnsi="宋体" w:eastAsia="宋体" w:cs="宋体"/>
                <w:b w:val="0"/>
                <w:bCs w:val="0"/>
                <w:i w:val="0"/>
                <w:iCs w:val="0"/>
                <w:color w:val="auto"/>
                <w:kern w:val="0"/>
                <w:sz w:val="21"/>
                <w:szCs w:val="21"/>
                <w:highlight w:val="none"/>
                <w:u w:val="none"/>
                <w:lang w:val="en-US" w:eastAsia="zh-CN" w:bidi="ar"/>
              </w:rPr>
              <w:t>采用0.8mm厚电解钢板（表面静电粉末喷涂或木纹转印工艺）；</w:t>
            </w:r>
            <w:r>
              <w:rPr>
                <w:rFonts w:hint="eastAsia" w:ascii="宋体" w:hAnsi="宋体" w:eastAsia="宋体" w:cs="宋体"/>
                <w:b w:val="0"/>
                <w:bCs w:val="0"/>
                <w:color w:val="auto"/>
                <w:kern w:val="0"/>
                <w:sz w:val="21"/>
                <w:szCs w:val="21"/>
                <w:highlight w:val="none"/>
                <w:u w:val="none"/>
                <w:lang w:val="en-US" w:eastAsia="zh-CN" w:bidi="ar"/>
              </w:rPr>
              <w:t>电解钢板整板剪裁采用数控剪板机进行裁剪，成品分解后的各部分通过激光焊接技术，激光切割及数控折边成型。表面光滑光洁，光泽保持性强，清晰亮净，抗酸耐碱，耐脏易清洁，在接触人体或收藏物品的部位无毛刺、刃口、棱角。金属表面处理：表面脱脂、水洗、酸洗、水洗中和等过程后，经环氧树脂有色粉末静电喷涂，在高温烘箱内固定成光滑表面。</w:t>
            </w:r>
          </w:p>
        </w:tc>
      </w:tr>
      <w:tr w14:paraId="62870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049B1507">
            <w:pPr>
              <w:keepNext w:val="0"/>
              <w:keepLines w:val="0"/>
              <w:pageBreakBefore w:val="0"/>
              <w:widowControl/>
              <w:suppressLineNumbers w:val="0"/>
              <w:tabs>
                <w:tab w:val="left" w:pos="420"/>
              </w:tabs>
              <w:wordWrap/>
              <w:overflowPunct/>
              <w:topLinePunct w:val="0"/>
              <w:bidi w:val="0"/>
              <w:spacing w:line="312" w:lineRule="auto"/>
              <w:ind w:left="425" w:leftChars="0" w:hanging="425" w:firstLineChars="0"/>
              <w:jc w:val="center"/>
              <w:textAlignment w:val="center"/>
              <w:rPr>
                <w:rFonts w:hint="eastAsia" w:ascii="宋体" w:hAnsi="宋体" w:eastAsia="宋体" w:cs="宋体"/>
                <w:color w:val="auto"/>
                <w:sz w:val="21"/>
                <w:szCs w:val="21"/>
                <w:highlight w:val="none"/>
              </w:rPr>
            </w:pPr>
          </w:p>
        </w:tc>
        <w:tc>
          <w:tcPr>
            <w:tcW w:w="1678" w:type="dxa"/>
            <w:vMerge w:val="continue"/>
            <w:vAlign w:val="center"/>
          </w:tcPr>
          <w:p w14:paraId="5D2AFE83">
            <w:pPr>
              <w:pStyle w:val="18"/>
              <w:keepNext w:val="0"/>
              <w:keepLines w:val="0"/>
              <w:pageBreakBefore w:val="0"/>
              <w:widowControl w:val="0"/>
              <w:wordWrap/>
              <w:overflowPunct/>
              <w:topLinePunct w:val="0"/>
              <w:bidi w:val="0"/>
              <w:spacing w:line="312" w:lineRule="auto"/>
              <w:ind w:left="0"/>
              <w:rPr>
                <w:color w:val="auto"/>
                <w:highlight w:val="none"/>
              </w:rPr>
            </w:pPr>
          </w:p>
        </w:tc>
        <w:tc>
          <w:tcPr>
            <w:tcW w:w="6575" w:type="dxa"/>
            <w:vAlign w:val="center"/>
          </w:tcPr>
          <w:p w14:paraId="2D7C38AE">
            <w:pPr>
              <w:keepNext w:val="0"/>
              <w:keepLines w:val="0"/>
              <w:pageBreakBefore w:val="0"/>
              <w:widowControl/>
              <w:suppressLineNumbers w:val="0"/>
              <w:wordWrap/>
              <w:overflowPunct/>
              <w:topLinePunct w:val="0"/>
              <w:bidi w:val="0"/>
              <w:snapToGrid/>
              <w:spacing w:line="312" w:lineRule="auto"/>
              <w:ind w:left="0" w:leftChars="0"/>
              <w:jc w:val="left"/>
              <w:textAlignment w:val="center"/>
              <w:rPr>
                <w:rFonts w:hint="eastAsia"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183.3五金配件：配锁及可折叠钥匙，无锈蚀。</w:t>
            </w:r>
          </w:p>
        </w:tc>
      </w:tr>
      <w:tr w14:paraId="2834C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734ECC96">
            <w:pPr>
              <w:keepNext w:val="0"/>
              <w:keepLines w:val="0"/>
              <w:pageBreakBefore w:val="0"/>
              <w:widowControl/>
              <w:numPr>
                <w:ilvl w:val="0"/>
                <w:numId w:val="19"/>
              </w:numPr>
              <w:suppressLineNumbers w:val="0"/>
              <w:wordWrap/>
              <w:overflowPunct/>
              <w:topLinePunct w:val="0"/>
              <w:bidi w:val="0"/>
              <w:spacing w:line="312" w:lineRule="auto"/>
              <w:ind w:left="425" w:leftChars="0" w:hanging="425" w:firstLineChars="0"/>
              <w:jc w:val="center"/>
              <w:textAlignment w:val="center"/>
              <w:rPr>
                <w:rFonts w:hint="eastAsia" w:ascii="宋体" w:hAnsi="宋体" w:eastAsia="宋体" w:cs="宋体"/>
                <w:color w:val="auto"/>
                <w:sz w:val="21"/>
                <w:szCs w:val="21"/>
                <w:highlight w:val="none"/>
              </w:rPr>
            </w:pPr>
          </w:p>
        </w:tc>
        <w:tc>
          <w:tcPr>
            <w:tcW w:w="1678" w:type="dxa"/>
            <w:vMerge w:val="restart"/>
            <w:vAlign w:val="center"/>
          </w:tcPr>
          <w:p w14:paraId="48B47DD2">
            <w:pPr>
              <w:keepNext w:val="0"/>
              <w:keepLines w:val="0"/>
              <w:pageBreakBefore w:val="0"/>
              <w:widowControl/>
              <w:suppressLineNumbers w:val="0"/>
              <w:wordWrap/>
              <w:overflowPunct/>
              <w:topLinePunct w:val="0"/>
              <w:bidi w:val="0"/>
              <w:spacing w:line="312" w:lineRule="auto"/>
              <w:ind w:left="0"/>
              <w:jc w:val="center"/>
              <w:textAlignment w:val="top"/>
              <w:rPr>
                <w:rFonts w:hint="eastAsia"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i w:val="0"/>
                <w:iCs w:val="0"/>
                <w:color w:val="auto"/>
                <w:kern w:val="0"/>
                <w:sz w:val="21"/>
                <w:szCs w:val="21"/>
                <w:highlight w:val="none"/>
                <w:u w:val="none"/>
                <w:lang w:val="en-US" w:eastAsia="zh-CN" w:bidi="ar"/>
              </w:rPr>
              <w:t>L型办公桌</w:t>
            </w:r>
          </w:p>
          <w:p w14:paraId="03EBA2FD">
            <w:pPr>
              <w:pStyle w:val="18"/>
              <w:keepNext w:val="0"/>
              <w:keepLines w:val="0"/>
              <w:pageBreakBefore w:val="0"/>
              <w:widowControl w:val="0"/>
              <w:wordWrap/>
              <w:overflowPunct/>
              <w:topLinePunct w:val="0"/>
              <w:bidi w:val="0"/>
              <w:spacing w:line="312" w:lineRule="auto"/>
              <w:ind w:left="0"/>
              <w:rPr>
                <w:rFonts w:hint="eastAsia"/>
                <w:color w:val="auto"/>
                <w:highlight w:val="none"/>
              </w:rPr>
            </w:pPr>
          </w:p>
        </w:tc>
        <w:tc>
          <w:tcPr>
            <w:tcW w:w="6575" w:type="dxa"/>
            <w:vAlign w:val="center"/>
          </w:tcPr>
          <w:p w14:paraId="74A162B1">
            <w:pPr>
              <w:keepNext w:val="0"/>
              <w:keepLines w:val="0"/>
              <w:pageBreakBefore w:val="0"/>
              <w:widowControl/>
              <w:suppressLineNumbers w:val="0"/>
              <w:wordWrap/>
              <w:overflowPunct/>
              <w:topLinePunct w:val="0"/>
              <w:bidi w:val="0"/>
              <w:spacing w:line="312" w:lineRule="auto"/>
              <w:ind w:left="0"/>
              <w:jc w:val="left"/>
              <w:textAlignment w:val="center"/>
              <w:rPr>
                <w:rFonts w:hint="eastAsia" w:ascii="宋体" w:hAnsi="宋体" w:eastAsia="宋体" w:cs="宋体"/>
                <w:b w:val="0"/>
                <w:bCs w:val="0"/>
                <w:color w:val="auto"/>
                <w:spacing w:val="-5"/>
                <w:sz w:val="21"/>
                <w:szCs w:val="21"/>
                <w:highlight w:val="none"/>
                <w:lang w:val="en-US" w:eastAsia="zh-CN"/>
              </w:rPr>
            </w:pPr>
            <w:r>
              <w:rPr>
                <w:rFonts w:hint="eastAsia" w:ascii="宋体" w:hAnsi="宋体" w:eastAsia="宋体" w:cs="宋体"/>
                <w:i w:val="0"/>
                <w:iCs w:val="0"/>
                <w:color w:val="auto"/>
                <w:kern w:val="0"/>
                <w:sz w:val="21"/>
                <w:szCs w:val="21"/>
                <w:highlight w:val="none"/>
                <w:u w:val="none"/>
                <w:lang w:val="en-US" w:eastAsia="zh-CN" w:bidi="ar"/>
              </w:rPr>
              <w:t>184.1规格：1400W*1200D*750H</w:t>
            </w:r>
          </w:p>
        </w:tc>
      </w:tr>
      <w:tr w14:paraId="45543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11A2FCF4">
            <w:pPr>
              <w:keepNext w:val="0"/>
              <w:keepLines w:val="0"/>
              <w:pageBreakBefore w:val="0"/>
              <w:widowControl w:val="0"/>
              <w:wordWrap/>
              <w:overflowPunct/>
              <w:topLinePunct w:val="0"/>
              <w:bidi w:val="0"/>
              <w:spacing w:line="312" w:lineRule="auto"/>
              <w:ind w:left="0" w:firstLine="0" w:firstLineChars="0"/>
              <w:jc w:val="center"/>
              <w:rPr>
                <w:rFonts w:hint="eastAsia" w:ascii="宋体" w:hAnsi="宋体" w:eastAsia="宋体" w:cs="宋体"/>
                <w:color w:val="auto"/>
                <w:sz w:val="21"/>
                <w:szCs w:val="21"/>
                <w:highlight w:val="none"/>
              </w:rPr>
            </w:pPr>
          </w:p>
        </w:tc>
        <w:tc>
          <w:tcPr>
            <w:tcW w:w="1678" w:type="dxa"/>
            <w:vMerge w:val="continue"/>
            <w:vAlign w:val="center"/>
          </w:tcPr>
          <w:p w14:paraId="7CB93AAB">
            <w:pPr>
              <w:keepNext w:val="0"/>
              <w:keepLines w:val="0"/>
              <w:pageBreakBefore w:val="0"/>
              <w:widowControl w:val="0"/>
              <w:wordWrap/>
              <w:overflowPunct/>
              <w:topLinePunct w:val="0"/>
              <w:bidi w:val="0"/>
              <w:spacing w:line="312" w:lineRule="auto"/>
              <w:ind w:left="0"/>
              <w:jc w:val="center"/>
              <w:rPr>
                <w:rFonts w:hint="eastAsia" w:ascii="宋体" w:hAnsi="宋体" w:eastAsia="宋体" w:cs="宋体"/>
                <w:color w:val="auto"/>
                <w:sz w:val="21"/>
                <w:szCs w:val="21"/>
                <w:highlight w:val="none"/>
              </w:rPr>
            </w:pPr>
          </w:p>
        </w:tc>
        <w:tc>
          <w:tcPr>
            <w:tcW w:w="6575" w:type="dxa"/>
            <w:vAlign w:val="center"/>
          </w:tcPr>
          <w:p w14:paraId="6CEF40A3">
            <w:pPr>
              <w:keepNext w:val="0"/>
              <w:keepLines w:val="0"/>
              <w:pageBreakBefore w:val="0"/>
              <w:widowControl/>
              <w:suppressLineNumbers w:val="0"/>
              <w:wordWrap/>
              <w:overflowPunct/>
              <w:topLinePunct w:val="0"/>
              <w:bidi w:val="0"/>
              <w:spacing w:line="312" w:lineRule="auto"/>
              <w:ind w:left="0"/>
              <w:jc w:val="left"/>
              <w:textAlignment w:val="center"/>
              <w:rPr>
                <w:rFonts w:hint="eastAsia" w:ascii="宋体" w:hAnsi="宋体" w:eastAsia="宋体" w:cs="宋体"/>
                <w:b w:val="0"/>
                <w:bCs w:val="0"/>
                <w:color w:val="auto"/>
                <w:spacing w:val="-5"/>
                <w:sz w:val="21"/>
                <w:szCs w:val="21"/>
                <w:highlight w:val="none"/>
                <w:lang w:val="en-US" w:eastAsia="zh-CN"/>
              </w:rPr>
            </w:pPr>
            <w:r>
              <w:rPr>
                <w:rFonts w:hint="eastAsia" w:ascii="宋体" w:hAnsi="宋体" w:eastAsia="宋体" w:cs="宋体"/>
                <w:i w:val="0"/>
                <w:iCs w:val="0"/>
                <w:color w:val="auto"/>
                <w:kern w:val="0"/>
                <w:sz w:val="21"/>
                <w:szCs w:val="21"/>
                <w:highlight w:val="none"/>
                <w:u w:val="none"/>
                <w:lang w:val="en-US" w:eastAsia="zh-CN" w:bidi="ar"/>
              </w:rPr>
              <w:t>184.2基材：采用</w:t>
            </w:r>
            <w:r>
              <w:rPr>
                <w:rFonts w:hint="eastAsia" w:ascii="宋体" w:hAnsi="宋体" w:eastAsia="宋体" w:cs="宋体"/>
                <w:b w:val="0"/>
                <w:bCs w:val="0"/>
                <w:i w:val="0"/>
                <w:iCs w:val="0"/>
                <w:color w:val="auto"/>
                <w:kern w:val="0"/>
                <w:sz w:val="21"/>
                <w:szCs w:val="21"/>
                <w:highlight w:val="none"/>
                <w:u w:val="none"/>
                <w:lang w:val="en-US" w:eastAsia="zh-CN" w:bidi="ar"/>
              </w:rPr>
              <w:t>新国标环保</w:t>
            </w:r>
            <w:r>
              <w:rPr>
                <w:rFonts w:hint="eastAsia" w:ascii="宋体" w:hAnsi="宋体" w:eastAsia="宋体" w:cs="宋体"/>
                <w:i w:val="0"/>
                <w:iCs w:val="0"/>
                <w:color w:val="auto"/>
                <w:kern w:val="0"/>
                <w:sz w:val="21"/>
                <w:szCs w:val="21"/>
                <w:highlight w:val="none"/>
                <w:u w:val="none"/>
                <w:lang w:val="en-US" w:eastAsia="zh-CN" w:bidi="ar"/>
              </w:rPr>
              <w:t>ENF级纤维板。台面厚度为不低于25mm，其余板材厚度不低于16mm；贴面采用三聚氰氨板饰面；板材的胶合强度、含水率、浸渍剥离、静曲强度、弹性模量、甲醛释放量、挥发性有机化合物（72h）的苯、甲苯、二甲苯，TVOC符合 GB 18580-2017、GB/T 35601-2017、GB/T 9846-2015、GB/T 39600-2021标准要求。</w:t>
            </w:r>
          </w:p>
        </w:tc>
      </w:tr>
      <w:tr w14:paraId="5DF85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392B01BC">
            <w:pPr>
              <w:keepNext w:val="0"/>
              <w:keepLines w:val="0"/>
              <w:pageBreakBefore w:val="0"/>
              <w:widowControl w:val="0"/>
              <w:wordWrap/>
              <w:overflowPunct/>
              <w:topLinePunct w:val="0"/>
              <w:bidi w:val="0"/>
              <w:spacing w:line="312" w:lineRule="auto"/>
              <w:ind w:left="0" w:firstLine="0" w:firstLineChars="0"/>
              <w:jc w:val="center"/>
              <w:rPr>
                <w:rFonts w:hint="eastAsia" w:ascii="宋体" w:hAnsi="宋体" w:eastAsia="宋体" w:cs="宋体"/>
                <w:color w:val="auto"/>
                <w:sz w:val="21"/>
                <w:szCs w:val="21"/>
                <w:highlight w:val="none"/>
              </w:rPr>
            </w:pPr>
          </w:p>
        </w:tc>
        <w:tc>
          <w:tcPr>
            <w:tcW w:w="1678" w:type="dxa"/>
            <w:vMerge w:val="continue"/>
            <w:vAlign w:val="center"/>
          </w:tcPr>
          <w:p w14:paraId="2250B55C">
            <w:pPr>
              <w:keepNext w:val="0"/>
              <w:keepLines w:val="0"/>
              <w:pageBreakBefore w:val="0"/>
              <w:widowControl w:val="0"/>
              <w:wordWrap/>
              <w:overflowPunct/>
              <w:topLinePunct w:val="0"/>
              <w:bidi w:val="0"/>
              <w:spacing w:line="312" w:lineRule="auto"/>
              <w:ind w:left="0"/>
              <w:jc w:val="center"/>
              <w:rPr>
                <w:rFonts w:hint="eastAsia" w:ascii="宋体" w:hAnsi="宋体" w:eastAsia="宋体" w:cs="宋体"/>
                <w:color w:val="auto"/>
                <w:sz w:val="21"/>
                <w:szCs w:val="21"/>
                <w:highlight w:val="none"/>
              </w:rPr>
            </w:pPr>
          </w:p>
        </w:tc>
        <w:tc>
          <w:tcPr>
            <w:tcW w:w="6575" w:type="dxa"/>
            <w:vAlign w:val="center"/>
          </w:tcPr>
          <w:p w14:paraId="6667BFDF">
            <w:pPr>
              <w:keepNext w:val="0"/>
              <w:keepLines w:val="0"/>
              <w:pageBreakBefore w:val="0"/>
              <w:widowControl/>
              <w:suppressLineNumbers w:val="0"/>
              <w:wordWrap/>
              <w:overflowPunct/>
              <w:topLinePunct w:val="0"/>
              <w:bidi w:val="0"/>
              <w:spacing w:line="312" w:lineRule="auto"/>
              <w:ind w:left="0"/>
              <w:jc w:val="left"/>
              <w:textAlignment w:val="center"/>
              <w:rPr>
                <w:rFonts w:hint="eastAsia" w:ascii="宋体" w:hAnsi="宋体" w:eastAsia="宋体" w:cs="宋体"/>
                <w:b w:val="0"/>
                <w:bCs w:val="0"/>
                <w:color w:val="auto"/>
                <w:spacing w:val="-5"/>
                <w:sz w:val="21"/>
                <w:szCs w:val="21"/>
                <w:highlight w:val="none"/>
                <w:lang w:val="en-US" w:eastAsia="zh-CN"/>
              </w:rPr>
            </w:pPr>
            <w:r>
              <w:rPr>
                <w:rFonts w:hint="eastAsia" w:ascii="宋体" w:hAnsi="宋体" w:eastAsia="宋体" w:cs="宋体"/>
                <w:i w:val="0"/>
                <w:iCs w:val="0"/>
                <w:color w:val="auto"/>
                <w:kern w:val="0"/>
                <w:sz w:val="21"/>
                <w:szCs w:val="21"/>
                <w:highlight w:val="none"/>
                <w:u w:val="none"/>
                <w:lang w:val="en-US" w:eastAsia="zh-CN" w:bidi="ar"/>
              </w:rPr>
              <w:t>184.3结构：配有副柜，具有空格柜或抽屉或掩门柜（</w:t>
            </w:r>
            <w:del w:id="129" w:author="董馨如" w:date="2024-10-16T15:02:22Z">
              <w:r>
                <w:rPr>
                  <w:rFonts w:hint="eastAsia" w:ascii="宋体" w:hAnsi="宋体" w:eastAsia="宋体" w:cs="宋体"/>
                  <w:i w:val="0"/>
                  <w:iCs w:val="0"/>
                  <w:color w:val="auto"/>
                  <w:kern w:val="0"/>
                  <w:sz w:val="21"/>
                  <w:szCs w:val="21"/>
                  <w:highlight w:val="none"/>
                  <w:u w:val="none"/>
                  <w:lang w:val="en-US" w:eastAsia="zh-CN" w:bidi="ar"/>
                </w:rPr>
                <w:delText>根据采购方需求深化</w:delText>
              </w:r>
            </w:del>
            <w:ins w:id="130" w:author="董馨如" w:date="2024-10-16T15:02:22Z">
              <w:r>
                <w:rPr>
                  <w:rFonts w:hint="eastAsia" w:ascii="宋体" w:hAnsi="宋体" w:eastAsia="宋体" w:cs="宋体"/>
                  <w:i w:val="0"/>
                  <w:iCs w:val="0"/>
                  <w:color w:val="auto"/>
                  <w:kern w:val="0"/>
                  <w:sz w:val="21"/>
                  <w:szCs w:val="21"/>
                  <w:highlight w:val="none"/>
                  <w:u w:val="none"/>
                  <w:lang w:val="en-US" w:eastAsia="zh-CN" w:bidi="ar"/>
                </w:rPr>
                <w:t>中标后可以根据采购方需求深化</w:t>
              </w:r>
            </w:ins>
            <w:r>
              <w:rPr>
                <w:rFonts w:hint="eastAsia" w:ascii="宋体" w:hAnsi="宋体" w:eastAsia="宋体" w:cs="宋体"/>
                <w:i w:val="0"/>
                <w:iCs w:val="0"/>
                <w:color w:val="auto"/>
                <w:kern w:val="0"/>
                <w:sz w:val="21"/>
                <w:szCs w:val="21"/>
                <w:highlight w:val="none"/>
                <w:u w:val="none"/>
                <w:lang w:val="en-US" w:eastAsia="zh-CN" w:bidi="ar"/>
              </w:rPr>
              <w:t>），带锁。配置隐藏走线盒，包含五孔插座、USB插座、弱电插口（根据现场线路及采购方需求配置）；</w:t>
            </w:r>
          </w:p>
        </w:tc>
      </w:tr>
      <w:tr w14:paraId="2D6A7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4253001B">
            <w:pPr>
              <w:keepNext w:val="0"/>
              <w:keepLines w:val="0"/>
              <w:pageBreakBefore w:val="0"/>
              <w:widowControl w:val="0"/>
              <w:wordWrap/>
              <w:overflowPunct/>
              <w:topLinePunct w:val="0"/>
              <w:bidi w:val="0"/>
              <w:spacing w:line="312" w:lineRule="auto"/>
              <w:ind w:left="0" w:firstLine="0" w:firstLineChars="0"/>
              <w:jc w:val="center"/>
              <w:rPr>
                <w:rFonts w:hint="eastAsia" w:ascii="宋体" w:hAnsi="宋体" w:eastAsia="宋体" w:cs="宋体"/>
                <w:color w:val="auto"/>
                <w:sz w:val="21"/>
                <w:szCs w:val="21"/>
                <w:highlight w:val="none"/>
              </w:rPr>
            </w:pPr>
          </w:p>
        </w:tc>
        <w:tc>
          <w:tcPr>
            <w:tcW w:w="1678" w:type="dxa"/>
            <w:vMerge w:val="continue"/>
            <w:vAlign w:val="center"/>
          </w:tcPr>
          <w:p w14:paraId="315034CA">
            <w:pPr>
              <w:keepNext w:val="0"/>
              <w:keepLines w:val="0"/>
              <w:pageBreakBefore w:val="0"/>
              <w:widowControl w:val="0"/>
              <w:wordWrap/>
              <w:overflowPunct/>
              <w:topLinePunct w:val="0"/>
              <w:bidi w:val="0"/>
              <w:spacing w:line="312" w:lineRule="auto"/>
              <w:ind w:left="0"/>
              <w:jc w:val="center"/>
              <w:rPr>
                <w:rFonts w:hint="eastAsia" w:ascii="宋体" w:hAnsi="宋体" w:eastAsia="宋体" w:cs="宋体"/>
                <w:color w:val="auto"/>
                <w:sz w:val="21"/>
                <w:szCs w:val="21"/>
                <w:highlight w:val="none"/>
              </w:rPr>
            </w:pPr>
          </w:p>
        </w:tc>
        <w:tc>
          <w:tcPr>
            <w:tcW w:w="6575" w:type="dxa"/>
            <w:vAlign w:val="center"/>
          </w:tcPr>
          <w:p w14:paraId="04C4A122">
            <w:pPr>
              <w:keepNext w:val="0"/>
              <w:keepLines w:val="0"/>
              <w:pageBreakBefore w:val="0"/>
              <w:widowControl/>
              <w:suppressLineNumbers w:val="0"/>
              <w:wordWrap/>
              <w:overflowPunct/>
              <w:topLinePunct w:val="0"/>
              <w:bidi w:val="0"/>
              <w:spacing w:line="312" w:lineRule="auto"/>
              <w:ind w:left="0"/>
              <w:jc w:val="left"/>
              <w:textAlignment w:val="center"/>
              <w:rPr>
                <w:rFonts w:hint="eastAsia" w:ascii="宋体" w:hAnsi="宋体" w:eastAsia="宋体" w:cs="宋体"/>
                <w:b w:val="0"/>
                <w:bCs w:val="0"/>
                <w:color w:val="auto"/>
                <w:spacing w:val="-5"/>
                <w:sz w:val="21"/>
                <w:szCs w:val="21"/>
                <w:highlight w:val="none"/>
                <w:lang w:val="en-US" w:eastAsia="zh-CN"/>
              </w:rPr>
            </w:pPr>
            <w:r>
              <w:rPr>
                <w:rFonts w:hint="eastAsia" w:ascii="宋体" w:hAnsi="宋体" w:eastAsia="宋体" w:cs="宋体"/>
                <w:i w:val="0"/>
                <w:iCs w:val="0"/>
                <w:color w:val="auto"/>
                <w:kern w:val="0"/>
                <w:sz w:val="21"/>
                <w:szCs w:val="21"/>
                <w:highlight w:val="none"/>
                <w:u w:val="none"/>
                <w:lang w:val="en-US" w:eastAsia="zh-CN" w:bidi="ar"/>
              </w:rPr>
              <w:t xml:space="preserve">184.4工艺：见光面为2.0mm厚全自动封边工艺。                                                                                                                            </w:t>
            </w:r>
          </w:p>
        </w:tc>
      </w:tr>
      <w:tr w14:paraId="3E814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5B5A26FB">
            <w:pPr>
              <w:keepNext w:val="0"/>
              <w:keepLines w:val="0"/>
              <w:pageBreakBefore w:val="0"/>
              <w:widowControl w:val="0"/>
              <w:wordWrap/>
              <w:overflowPunct/>
              <w:topLinePunct w:val="0"/>
              <w:bidi w:val="0"/>
              <w:spacing w:line="312" w:lineRule="auto"/>
              <w:ind w:left="0" w:firstLine="0" w:firstLineChars="0"/>
              <w:jc w:val="center"/>
              <w:rPr>
                <w:rFonts w:hint="eastAsia" w:ascii="宋体" w:hAnsi="宋体" w:eastAsia="宋体" w:cs="宋体"/>
                <w:color w:val="auto"/>
                <w:sz w:val="21"/>
                <w:szCs w:val="21"/>
                <w:highlight w:val="none"/>
              </w:rPr>
            </w:pPr>
          </w:p>
        </w:tc>
        <w:tc>
          <w:tcPr>
            <w:tcW w:w="1678" w:type="dxa"/>
            <w:vMerge w:val="continue"/>
            <w:vAlign w:val="center"/>
          </w:tcPr>
          <w:p w14:paraId="5183CBE8">
            <w:pPr>
              <w:keepNext w:val="0"/>
              <w:keepLines w:val="0"/>
              <w:pageBreakBefore w:val="0"/>
              <w:widowControl w:val="0"/>
              <w:wordWrap/>
              <w:overflowPunct/>
              <w:topLinePunct w:val="0"/>
              <w:bidi w:val="0"/>
              <w:spacing w:line="312" w:lineRule="auto"/>
              <w:ind w:left="0"/>
              <w:jc w:val="center"/>
              <w:rPr>
                <w:rFonts w:hint="eastAsia" w:ascii="宋体" w:hAnsi="宋体" w:eastAsia="宋体" w:cs="宋体"/>
                <w:color w:val="auto"/>
                <w:sz w:val="21"/>
                <w:szCs w:val="21"/>
                <w:highlight w:val="none"/>
              </w:rPr>
            </w:pPr>
          </w:p>
        </w:tc>
        <w:tc>
          <w:tcPr>
            <w:tcW w:w="6575" w:type="dxa"/>
            <w:vAlign w:val="center"/>
          </w:tcPr>
          <w:p w14:paraId="5E31DA42">
            <w:pPr>
              <w:keepNext w:val="0"/>
              <w:keepLines w:val="0"/>
              <w:pageBreakBefore w:val="0"/>
              <w:widowControl/>
              <w:suppressLineNumbers w:val="0"/>
              <w:wordWrap/>
              <w:overflowPunct/>
              <w:topLinePunct w:val="0"/>
              <w:bidi w:val="0"/>
              <w:spacing w:line="312" w:lineRule="auto"/>
              <w:ind w:left="0"/>
              <w:jc w:val="left"/>
              <w:textAlignment w:val="center"/>
              <w:rPr>
                <w:rFonts w:hint="eastAsia" w:ascii="宋体" w:hAnsi="宋体" w:eastAsia="宋体" w:cs="宋体"/>
                <w:b w:val="0"/>
                <w:bCs w:val="0"/>
                <w:color w:val="auto"/>
                <w:spacing w:val="-5"/>
                <w:sz w:val="21"/>
                <w:szCs w:val="21"/>
                <w:highlight w:val="none"/>
                <w:lang w:val="en-US" w:eastAsia="zh-CN"/>
              </w:rPr>
            </w:pPr>
            <w:r>
              <w:rPr>
                <w:rFonts w:hint="eastAsia" w:ascii="宋体" w:hAnsi="宋体" w:eastAsia="宋体" w:cs="宋体"/>
                <w:i w:val="0"/>
                <w:iCs w:val="0"/>
                <w:color w:val="auto"/>
                <w:kern w:val="0"/>
                <w:sz w:val="21"/>
                <w:szCs w:val="21"/>
                <w:highlight w:val="none"/>
                <w:u w:val="none"/>
                <w:lang w:val="en-US" w:eastAsia="zh-CN" w:bidi="ar"/>
              </w:rPr>
              <w:t>184.5五金配件：三节导轨、阻尼缓冲铰链，无锈蚀；</w:t>
            </w:r>
          </w:p>
        </w:tc>
      </w:tr>
      <w:tr w14:paraId="63AEC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4D9C037A">
            <w:pPr>
              <w:keepNext w:val="0"/>
              <w:keepLines w:val="0"/>
              <w:pageBreakBefore w:val="0"/>
              <w:widowControl/>
              <w:numPr>
                <w:ilvl w:val="0"/>
                <w:numId w:val="19"/>
              </w:numPr>
              <w:suppressLineNumbers w:val="0"/>
              <w:wordWrap/>
              <w:overflowPunct/>
              <w:topLinePunct w:val="0"/>
              <w:bidi w:val="0"/>
              <w:spacing w:line="312" w:lineRule="auto"/>
              <w:ind w:left="425" w:leftChars="0" w:hanging="425" w:firstLineChars="0"/>
              <w:jc w:val="center"/>
              <w:textAlignment w:val="center"/>
              <w:rPr>
                <w:rFonts w:hint="eastAsia" w:ascii="宋体" w:hAnsi="宋体" w:eastAsia="宋体" w:cs="宋体"/>
                <w:color w:val="auto"/>
                <w:sz w:val="21"/>
                <w:szCs w:val="21"/>
                <w:highlight w:val="none"/>
              </w:rPr>
            </w:pPr>
          </w:p>
        </w:tc>
        <w:tc>
          <w:tcPr>
            <w:tcW w:w="1678" w:type="dxa"/>
            <w:vMerge w:val="restart"/>
            <w:vAlign w:val="center"/>
          </w:tcPr>
          <w:p w14:paraId="1DC44013">
            <w:pPr>
              <w:keepNext w:val="0"/>
              <w:keepLines w:val="0"/>
              <w:pageBreakBefore w:val="0"/>
              <w:widowControl/>
              <w:suppressLineNumbers w:val="0"/>
              <w:wordWrap/>
              <w:overflowPunct/>
              <w:topLinePunct w:val="0"/>
              <w:bidi w:val="0"/>
              <w:spacing w:line="312" w:lineRule="auto"/>
              <w:ind w:left="0"/>
              <w:jc w:val="center"/>
              <w:textAlignment w:val="top"/>
              <w:rPr>
                <w:rFonts w:hint="eastAsia"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i w:val="0"/>
                <w:iCs w:val="0"/>
                <w:color w:val="auto"/>
                <w:kern w:val="0"/>
                <w:sz w:val="21"/>
                <w:szCs w:val="21"/>
                <w:highlight w:val="none"/>
                <w:u w:val="none"/>
                <w:lang w:val="en-US" w:eastAsia="zh-CN" w:bidi="ar"/>
              </w:rPr>
              <w:t>办公桌３</w:t>
            </w:r>
          </w:p>
          <w:p w14:paraId="36BBD182">
            <w:pPr>
              <w:pStyle w:val="18"/>
              <w:keepNext w:val="0"/>
              <w:keepLines w:val="0"/>
              <w:pageBreakBefore w:val="0"/>
              <w:widowControl w:val="0"/>
              <w:wordWrap/>
              <w:overflowPunct/>
              <w:topLinePunct w:val="0"/>
              <w:bidi w:val="0"/>
              <w:spacing w:line="312" w:lineRule="auto"/>
              <w:ind w:left="0"/>
              <w:rPr>
                <w:rFonts w:hint="eastAsia"/>
                <w:color w:val="auto"/>
                <w:highlight w:val="none"/>
              </w:rPr>
            </w:pPr>
          </w:p>
        </w:tc>
        <w:tc>
          <w:tcPr>
            <w:tcW w:w="6575" w:type="dxa"/>
            <w:vAlign w:val="center"/>
          </w:tcPr>
          <w:p w14:paraId="4E0AFD2D">
            <w:pPr>
              <w:keepNext w:val="0"/>
              <w:keepLines w:val="0"/>
              <w:pageBreakBefore w:val="0"/>
              <w:widowControl/>
              <w:suppressLineNumbers w:val="0"/>
              <w:wordWrap/>
              <w:overflowPunct/>
              <w:topLinePunct w:val="0"/>
              <w:bidi w:val="0"/>
              <w:spacing w:line="312" w:lineRule="auto"/>
              <w:ind w:left="0"/>
              <w:jc w:val="left"/>
              <w:textAlignment w:val="center"/>
              <w:rPr>
                <w:rFonts w:hint="eastAsia" w:ascii="宋体" w:hAnsi="宋体" w:eastAsia="宋体" w:cs="宋体"/>
                <w:b w:val="0"/>
                <w:bCs w:val="0"/>
                <w:color w:val="auto"/>
                <w:spacing w:val="-5"/>
                <w:sz w:val="21"/>
                <w:szCs w:val="21"/>
                <w:highlight w:val="none"/>
                <w:lang w:val="en-US" w:eastAsia="zh-CN"/>
              </w:rPr>
            </w:pPr>
            <w:r>
              <w:rPr>
                <w:rFonts w:hint="eastAsia" w:ascii="宋体" w:hAnsi="宋体" w:eastAsia="宋体" w:cs="宋体"/>
                <w:i w:val="0"/>
                <w:iCs w:val="0"/>
                <w:color w:val="auto"/>
                <w:kern w:val="0"/>
                <w:sz w:val="21"/>
                <w:szCs w:val="21"/>
                <w:highlight w:val="none"/>
                <w:u w:val="none"/>
                <w:lang w:val="en-US" w:eastAsia="zh-CN" w:bidi="ar"/>
              </w:rPr>
              <w:t>185.1规格：1800W*600D*750H</w:t>
            </w:r>
          </w:p>
        </w:tc>
      </w:tr>
      <w:tr w14:paraId="45D98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7E307360">
            <w:pPr>
              <w:keepNext w:val="0"/>
              <w:keepLines w:val="0"/>
              <w:pageBreakBefore w:val="0"/>
              <w:widowControl w:val="0"/>
              <w:wordWrap/>
              <w:overflowPunct/>
              <w:topLinePunct w:val="0"/>
              <w:bidi w:val="0"/>
              <w:spacing w:line="312" w:lineRule="auto"/>
              <w:ind w:left="0" w:firstLine="0" w:firstLineChars="0"/>
              <w:jc w:val="center"/>
              <w:rPr>
                <w:rFonts w:hint="eastAsia" w:ascii="宋体" w:hAnsi="宋体" w:eastAsia="宋体" w:cs="宋体"/>
                <w:color w:val="auto"/>
                <w:sz w:val="21"/>
                <w:szCs w:val="21"/>
                <w:highlight w:val="none"/>
              </w:rPr>
            </w:pPr>
          </w:p>
        </w:tc>
        <w:tc>
          <w:tcPr>
            <w:tcW w:w="1678" w:type="dxa"/>
            <w:vMerge w:val="continue"/>
            <w:vAlign w:val="center"/>
          </w:tcPr>
          <w:p w14:paraId="53071879">
            <w:pPr>
              <w:keepNext w:val="0"/>
              <w:keepLines w:val="0"/>
              <w:pageBreakBefore w:val="0"/>
              <w:widowControl w:val="0"/>
              <w:wordWrap/>
              <w:overflowPunct/>
              <w:topLinePunct w:val="0"/>
              <w:bidi w:val="0"/>
              <w:spacing w:line="312" w:lineRule="auto"/>
              <w:ind w:left="0"/>
              <w:jc w:val="center"/>
              <w:rPr>
                <w:rFonts w:hint="eastAsia" w:ascii="宋体" w:hAnsi="宋体" w:eastAsia="宋体" w:cs="宋体"/>
                <w:color w:val="auto"/>
                <w:sz w:val="21"/>
                <w:szCs w:val="21"/>
                <w:highlight w:val="none"/>
              </w:rPr>
            </w:pPr>
          </w:p>
        </w:tc>
        <w:tc>
          <w:tcPr>
            <w:tcW w:w="6575" w:type="dxa"/>
            <w:vAlign w:val="center"/>
          </w:tcPr>
          <w:p w14:paraId="404ECFA4">
            <w:pPr>
              <w:keepNext w:val="0"/>
              <w:keepLines w:val="0"/>
              <w:pageBreakBefore w:val="0"/>
              <w:widowControl/>
              <w:suppressLineNumbers w:val="0"/>
              <w:wordWrap/>
              <w:overflowPunct/>
              <w:topLinePunct w:val="0"/>
              <w:bidi w:val="0"/>
              <w:spacing w:line="312" w:lineRule="auto"/>
              <w:ind w:left="0"/>
              <w:jc w:val="left"/>
              <w:textAlignment w:val="center"/>
              <w:rPr>
                <w:rFonts w:hint="eastAsia" w:ascii="宋体" w:hAnsi="宋体" w:eastAsia="宋体" w:cs="宋体"/>
                <w:b w:val="0"/>
                <w:bCs w:val="0"/>
                <w:color w:val="auto"/>
                <w:spacing w:val="-5"/>
                <w:sz w:val="21"/>
                <w:szCs w:val="21"/>
                <w:highlight w:val="none"/>
                <w:lang w:val="en-US" w:eastAsia="zh-CN"/>
              </w:rPr>
            </w:pPr>
            <w:r>
              <w:rPr>
                <w:rFonts w:hint="eastAsia" w:ascii="宋体" w:hAnsi="宋体" w:eastAsia="宋体" w:cs="宋体"/>
                <w:i w:val="0"/>
                <w:iCs w:val="0"/>
                <w:color w:val="auto"/>
                <w:kern w:val="0"/>
                <w:sz w:val="21"/>
                <w:szCs w:val="21"/>
                <w:highlight w:val="none"/>
                <w:u w:val="none"/>
                <w:lang w:val="en-US" w:eastAsia="zh-CN" w:bidi="ar"/>
              </w:rPr>
              <w:t>185.2基材：整体采用白蜡木就原木制作；脚架及台面边框采用白蜡木原木方加工成型，木方直径40mm-80mm之间（后期根据款式及结构深化）；台面板采用白蜡木直拼板加工成型，用于直拼的实木板宽度不低于100mm，厚度不低于18mm，面板底部需有木方加固支撑。</w:t>
            </w:r>
          </w:p>
        </w:tc>
      </w:tr>
      <w:tr w14:paraId="3C06D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3B30DC66">
            <w:pPr>
              <w:keepNext w:val="0"/>
              <w:keepLines w:val="0"/>
              <w:pageBreakBefore w:val="0"/>
              <w:widowControl w:val="0"/>
              <w:wordWrap/>
              <w:overflowPunct/>
              <w:topLinePunct w:val="0"/>
              <w:bidi w:val="0"/>
              <w:spacing w:line="312" w:lineRule="auto"/>
              <w:ind w:left="0" w:firstLine="0" w:firstLineChars="0"/>
              <w:jc w:val="center"/>
              <w:rPr>
                <w:rFonts w:hint="eastAsia" w:ascii="宋体" w:hAnsi="宋体" w:eastAsia="宋体" w:cs="宋体"/>
                <w:color w:val="auto"/>
                <w:sz w:val="21"/>
                <w:szCs w:val="21"/>
                <w:highlight w:val="none"/>
              </w:rPr>
            </w:pPr>
          </w:p>
        </w:tc>
        <w:tc>
          <w:tcPr>
            <w:tcW w:w="1678" w:type="dxa"/>
            <w:vMerge w:val="continue"/>
            <w:vAlign w:val="center"/>
          </w:tcPr>
          <w:p w14:paraId="6F3F4659">
            <w:pPr>
              <w:keepNext w:val="0"/>
              <w:keepLines w:val="0"/>
              <w:pageBreakBefore w:val="0"/>
              <w:widowControl w:val="0"/>
              <w:wordWrap/>
              <w:overflowPunct/>
              <w:topLinePunct w:val="0"/>
              <w:bidi w:val="0"/>
              <w:spacing w:line="312" w:lineRule="auto"/>
              <w:ind w:left="0"/>
              <w:jc w:val="center"/>
              <w:rPr>
                <w:rFonts w:hint="eastAsia" w:ascii="宋体" w:hAnsi="宋体" w:eastAsia="宋体" w:cs="宋体"/>
                <w:color w:val="auto"/>
                <w:sz w:val="21"/>
                <w:szCs w:val="21"/>
                <w:highlight w:val="none"/>
              </w:rPr>
            </w:pPr>
          </w:p>
        </w:tc>
        <w:tc>
          <w:tcPr>
            <w:tcW w:w="6575" w:type="dxa"/>
            <w:vAlign w:val="center"/>
          </w:tcPr>
          <w:p w14:paraId="68E5F804">
            <w:pPr>
              <w:keepNext w:val="0"/>
              <w:keepLines w:val="0"/>
              <w:pageBreakBefore w:val="0"/>
              <w:widowControl/>
              <w:suppressLineNumbers w:val="0"/>
              <w:wordWrap/>
              <w:overflowPunct/>
              <w:topLinePunct w:val="0"/>
              <w:bidi w:val="0"/>
              <w:spacing w:line="312" w:lineRule="auto"/>
              <w:ind w:left="0"/>
              <w:jc w:val="left"/>
              <w:textAlignment w:val="center"/>
              <w:rPr>
                <w:rFonts w:hint="eastAsia" w:ascii="宋体" w:hAnsi="宋体" w:eastAsia="宋体" w:cs="宋体"/>
                <w:b w:val="0"/>
                <w:bCs w:val="0"/>
                <w:color w:val="auto"/>
                <w:spacing w:val="-5"/>
                <w:sz w:val="21"/>
                <w:szCs w:val="21"/>
                <w:highlight w:val="none"/>
                <w:lang w:val="en-US" w:eastAsia="zh-CN"/>
              </w:rPr>
            </w:pPr>
            <w:r>
              <w:rPr>
                <w:rFonts w:hint="eastAsia" w:ascii="宋体" w:hAnsi="宋体" w:eastAsia="宋体" w:cs="宋体"/>
                <w:i w:val="0"/>
                <w:iCs w:val="0"/>
                <w:color w:val="auto"/>
                <w:kern w:val="0"/>
                <w:sz w:val="21"/>
                <w:szCs w:val="21"/>
                <w:highlight w:val="none"/>
                <w:u w:val="none"/>
                <w:lang w:val="en-US" w:eastAsia="zh-CN" w:bidi="ar"/>
              </w:rPr>
              <w:t>185.3工艺：采用榫卯结构连接工艺。木材充分烘干，保证含水率符合要求；木材纹理美观，无明显节子、虫眼，不得使用腐朽材，木制件外观达到国家合格标准。纯原木制作，保持原木的天然木纹质感。</w:t>
            </w:r>
          </w:p>
        </w:tc>
      </w:tr>
      <w:tr w14:paraId="34CAB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14FA5E29">
            <w:pPr>
              <w:keepNext w:val="0"/>
              <w:keepLines w:val="0"/>
              <w:pageBreakBefore w:val="0"/>
              <w:widowControl w:val="0"/>
              <w:wordWrap/>
              <w:overflowPunct/>
              <w:topLinePunct w:val="0"/>
              <w:bidi w:val="0"/>
              <w:spacing w:line="312" w:lineRule="auto"/>
              <w:ind w:left="0" w:firstLine="0" w:firstLineChars="0"/>
              <w:jc w:val="center"/>
              <w:rPr>
                <w:rFonts w:hint="eastAsia" w:ascii="宋体" w:hAnsi="宋体" w:eastAsia="宋体" w:cs="宋体"/>
                <w:color w:val="auto"/>
                <w:sz w:val="21"/>
                <w:szCs w:val="21"/>
                <w:highlight w:val="none"/>
              </w:rPr>
            </w:pPr>
          </w:p>
        </w:tc>
        <w:tc>
          <w:tcPr>
            <w:tcW w:w="1678" w:type="dxa"/>
            <w:vMerge w:val="continue"/>
            <w:vAlign w:val="center"/>
          </w:tcPr>
          <w:p w14:paraId="4049BBA7">
            <w:pPr>
              <w:keepNext w:val="0"/>
              <w:keepLines w:val="0"/>
              <w:pageBreakBefore w:val="0"/>
              <w:widowControl w:val="0"/>
              <w:wordWrap/>
              <w:overflowPunct/>
              <w:topLinePunct w:val="0"/>
              <w:bidi w:val="0"/>
              <w:spacing w:line="312" w:lineRule="auto"/>
              <w:ind w:left="0"/>
              <w:jc w:val="center"/>
              <w:rPr>
                <w:rFonts w:hint="eastAsia" w:ascii="宋体" w:hAnsi="宋体" w:eastAsia="宋体" w:cs="宋体"/>
                <w:color w:val="auto"/>
                <w:sz w:val="21"/>
                <w:szCs w:val="21"/>
                <w:highlight w:val="none"/>
              </w:rPr>
            </w:pPr>
          </w:p>
        </w:tc>
        <w:tc>
          <w:tcPr>
            <w:tcW w:w="6575" w:type="dxa"/>
            <w:vAlign w:val="center"/>
          </w:tcPr>
          <w:p w14:paraId="2A8B1022">
            <w:pPr>
              <w:keepNext w:val="0"/>
              <w:keepLines w:val="0"/>
              <w:pageBreakBefore w:val="0"/>
              <w:widowControl/>
              <w:suppressLineNumbers w:val="0"/>
              <w:wordWrap/>
              <w:overflowPunct/>
              <w:topLinePunct w:val="0"/>
              <w:bidi w:val="0"/>
              <w:spacing w:line="312" w:lineRule="auto"/>
              <w:ind w:left="0"/>
              <w:jc w:val="left"/>
              <w:textAlignment w:val="center"/>
              <w:rPr>
                <w:rFonts w:hint="eastAsia" w:ascii="宋体" w:hAnsi="宋体" w:eastAsia="宋体" w:cs="宋体"/>
                <w:b w:val="0"/>
                <w:bCs w:val="0"/>
                <w:color w:val="auto"/>
                <w:spacing w:val="-5"/>
                <w:sz w:val="21"/>
                <w:szCs w:val="21"/>
                <w:highlight w:val="none"/>
                <w:lang w:val="en-US" w:eastAsia="zh-CN"/>
              </w:rPr>
            </w:pPr>
            <w:r>
              <w:rPr>
                <w:rFonts w:hint="eastAsia" w:ascii="宋体" w:hAnsi="宋体" w:eastAsia="宋体" w:cs="宋体"/>
                <w:i w:val="0"/>
                <w:iCs w:val="0"/>
                <w:color w:val="auto"/>
                <w:kern w:val="0"/>
                <w:sz w:val="21"/>
                <w:szCs w:val="21"/>
                <w:highlight w:val="none"/>
                <w:u w:val="none"/>
                <w:lang w:val="en-US" w:eastAsia="zh-CN" w:bidi="ar"/>
              </w:rPr>
              <w:t>185.4胶黏剂：水基型胶粘剂胶粘剂的游离甲醛、苯、甲苯+二甲苯、总挥发性有机物均符合GB 18583-2008、SZJG 52-2016标准要求。</w:t>
            </w:r>
          </w:p>
        </w:tc>
      </w:tr>
      <w:tr w14:paraId="1B629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1D2003BC">
            <w:pPr>
              <w:keepNext w:val="0"/>
              <w:keepLines w:val="0"/>
              <w:pageBreakBefore w:val="0"/>
              <w:widowControl w:val="0"/>
              <w:wordWrap/>
              <w:overflowPunct/>
              <w:topLinePunct w:val="0"/>
              <w:bidi w:val="0"/>
              <w:spacing w:line="312" w:lineRule="auto"/>
              <w:ind w:left="0" w:firstLine="0" w:firstLineChars="0"/>
              <w:jc w:val="center"/>
              <w:rPr>
                <w:rFonts w:hint="eastAsia" w:ascii="宋体" w:hAnsi="宋体" w:eastAsia="宋体" w:cs="宋体"/>
                <w:color w:val="auto"/>
                <w:sz w:val="21"/>
                <w:szCs w:val="21"/>
                <w:highlight w:val="none"/>
              </w:rPr>
            </w:pPr>
          </w:p>
        </w:tc>
        <w:tc>
          <w:tcPr>
            <w:tcW w:w="1678" w:type="dxa"/>
            <w:vMerge w:val="continue"/>
            <w:vAlign w:val="center"/>
          </w:tcPr>
          <w:p w14:paraId="3A38C28C">
            <w:pPr>
              <w:keepNext w:val="0"/>
              <w:keepLines w:val="0"/>
              <w:pageBreakBefore w:val="0"/>
              <w:widowControl w:val="0"/>
              <w:wordWrap/>
              <w:overflowPunct/>
              <w:topLinePunct w:val="0"/>
              <w:bidi w:val="0"/>
              <w:spacing w:line="312" w:lineRule="auto"/>
              <w:ind w:left="0"/>
              <w:jc w:val="center"/>
              <w:rPr>
                <w:rFonts w:hint="eastAsia" w:ascii="宋体" w:hAnsi="宋体" w:eastAsia="宋体" w:cs="宋体"/>
                <w:color w:val="auto"/>
                <w:sz w:val="21"/>
                <w:szCs w:val="21"/>
                <w:highlight w:val="none"/>
              </w:rPr>
            </w:pPr>
          </w:p>
        </w:tc>
        <w:tc>
          <w:tcPr>
            <w:tcW w:w="6575" w:type="dxa"/>
            <w:vAlign w:val="center"/>
          </w:tcPr>
          <w:p w14:paraId="49171ADC">
            <w:pPr>
              <w:keepNext w:val="0"/>
              <w:keepLines w:val="0"/>
              <w:pageBreakBefore w:val="0"/>
              <w:widowControl/>
              <w:suppressLineNumbers w:val="0"/>
              <w:wordWrap/>
              <w:overflowPunct/>
              <w:topLinePunct w:val="0"/>
              <w:bidi w:val="0"/>
              <w:spacing w:line="312" w:lineRule="auto"/>
              <w:ind w:left="0"/>
              <w:jc w:val="left"/>
              <w:textAlignment w:val="center"/>
              <w:rPr>
                <w:rFonts w:hint="eastAsia" w:ascii="宋体" w:hAnsi="宋体" w:eastAsia="宋体" w:cs="宋体"/>
                <w:b w:val="0"/>
                <w:bCs w:val="0"/>
                <w:color w:val="auto"/>
                <w:spacing w:val="-5"/>
                <w:sz w:val="21"/>
                <w:szCs w:val="21"/>
                <w:highlight w:val="none"/>
                <w:lang w:val="en-US" w:eastAsia="zh-CN"/>
              </w:rPr>
            </w:pPr>
            <w:r>
              <w:rPr>
                <w:rFonts w:hint="eastAsia" w:ascii="宋体" w:hAnsi="宋体" w:eastAsia="宋体" w:cs="宋体"/>
                <w:i w:val="0"/>
                <w:iCs w:val="0"/>
                <w:color w:val="auto"/>
                <w:kern w:val="0"/>
                <w:sz w:val="21"/>
                <w:szCs w:val="21"/>
                <w:highlight w:val="none"/>
                <w:u w:val="none"/>
                <w:lang w:val="en-US" w:eastAsia="zh-CN" w:bidi="ar"/>
              </w:rPr>
              <w:t>185.5油漆：采用的水性面漆和水性底漆，进行封闭/开孔涂装+黑砂面漆，采用三底两面工艺，油漆表面无尘粒、气泡、渣点、边缘及立面无流挂等现象。水性漆的重金属元素含量（包括铅、镉、六价铬、汞、砷、钡、硒、锑、钴）均未检出；VOC含量、甲醛含量、乙二醇醚及醚酯总和含量、苯系物总和含量、烷基酚聚氧乙烯醚总和含量均符合GB 18581-2020、GB/T 35602-2017标准要求。</w:t>
            </w:r>
          </w:p>
        </w:tc>
      </w:tr>
      <w:tr w14:paraId="646D3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719" w:type="dxa"/>
            <w:vMerge w:val="restart"/>
            <w:vAlign w:val="center"/>
          </w:tcPr>
          <w:p w14:paraId="56F0CB8D">
            <w:pPr>
              <w:keepNext w:val="0"/>
              <w:keepLines w:val="0"/>
              <w:pageBreakBefore w:val="0"/>
              <w:widowControl/>
              <w:numPr>
                <w:ilvl w:val="0"/>
                <w:numId w:val="19"/>
              </w:numPr>
              <w:suppressLineNumbers w:val="0"/>
              <w:wordWrap/>
              <w:overflowPunct/>
              <w:topLinePunct w:val="0"/>
              <w:bidi w:val="0"/>
              <w:spacing w:line="312" w:lineRule="auto"/>
              <w:ind w:left="425" w:leftChars="0" w:hanging="425" w:firstLineChars="0"/>
              <w:jc w:val="center"/>
              <w:textAlignment w:val="center"/>
              <w:rPr>
                <w:rFonts w:hint="eastAsia" w:ascii="宋体" w:hAnsi="宋体" w:eastAsia="宋体" w:cs="宋体"/>
                <w:color w:val="auto"/>
                <w:sz w:val="21"/>
                <w:szCs w:val="21"/>
                <w:highlight w:val="none"/>
              </w:rPr>
            </w:pPr>
          </w:p>
        </w:tc>
        <w:tc>
          <w:tcPr>
            <w:tcW w:w="1678" w:type="dxa"/>
            <w:vMerge w:val="restart"/>
            <w:vAlign w:val="center"/>
          </w:tcPr>
          <w:p w14:paraId="351C13D7">
            <w:pPr>
              <w:keepNext w:val="0"/>
              <w:keepLines w:val="0"/>
              <w:pageBreakBefore w:val="0"/>
              <w:widowControl/>
              <w:suppressLineNumbers w:val="0"/>
              <w:wordWrap/>
              <w:overflowPunct/>
              <w:topLinePunct w:val="0"/>
              <w:bidi w:val="0"/>
              <w:spacing w:line="312" w:lineRule="auto"/>
              <w:ind w:left="0"/>
              <w:jc w:val="center"/>
              <w:textAlignment w:val="top"/>
              <w:rPr>
                <w:rFonts w:hint="eastAsia"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i w:val="0"/>
                <w:iCs w:val="0"/>
                <w:color w:val="auto"/>
                <w:kern w:val="0"/>
                <w:sz w:val="21"/>
                <w:szCs w:val="21"/>
                <w:highlight w:val="none"/>
                <w:u w:val="none"/>
                <w:lang w:val="en-US" w:eastAsia="zh-CN" w:bidi="ar"/>
              </w:rPr>
              <w:t>办公椅１</w:t>
            </w:r>
          </w:p>
          <w:p w14:paraId="092C23BE">
            <w:pPr>
              <w:pStyle w:val="18"/>
              <w:keepNext w:val="0"/>
              <w:keepLines w:val="0"/>
              <w:pageBreakBefore w:val="0"/>
              <w:widowControl w:val="0"/>
              <w:wordWrap/>
              <w:overflowPunct/>
              <w:topLinePunct w:val="0"/>
              <w:bidi w:val="0"/>
              <w:spacing w:line="312" w:lineRule="auto"/>
              <w:ind w:left="0"/>
              <w:jc w:val="center"/>
              <w:rPr>
                <w:rFonts w:hint="eastAsia"/>
                <w:color w:val="auto"/>
                <w:highlight w:val="none"/>
              </w:rPr>
            </w:pPr>
          </w:p>
        </w:tc>
        <w:tc>
          <w:tcPr>
            <w:tcW w:w="6656" w:type="dxa"/>
            <w:gridSpan w:val="2"/>
            <w:vAlign w:val="center"/>
          </w:tcPr>
          <w:p w14:paraId="1BA9E0FD">
            <w:pPr>
              <w:keepNext w:val="0"/>
              <w:keepLines w:val="0"/>
              <w:pageBreakBefore w:val="0"/>
              <w:widowControl/>
              <w:suppressLineNumbers w:val="0"/>
              <w:wordWrap/>
              <w:overflowPunct/>
              <w:topLinePunct w:val="0"/>
              <w:bidi w:val="0"/>
              <w:spacing w:line="312" w:lineRule="auto"/>
              <w:ind w:left="0"/>
              <w:jc w:val="left"/>
              <w:textAlignment w:val="center"/>
              <w:rPr>
                <w:rFonts w:hint="eastAsia" w:ascii="宋体" w:hAnsi="宋体" w:eastAsia="宋体" w:cs="宋体"/>
                <w:b w:val="0"/>
                <w:bCs w:val="0"/>
                <w:color w:val="auto"/>
                <w:spacing w:val="-5"/>
                <w:sz w:val="21"/>
                <w:szCs w:val="21"/>
                <w:highlight w:val="none"/>
                <w:lang w:val="en-US" w:eastAsia="zh-CN"/>
              </w:rPr>
            </w:pPr>
            <w:r>
              <w:rPr>
                <w:rFonts w:hint="eastAsia" w:ascii="宋体" w:hAnsi="宋体" w:eastAsia="宋体" w:cs="宋体"/>
                <w:i w:val="0"/>
                <w:iCs w:val="0"/>
                <w:color w:val="auto"/>
                <w:kern w:val="0"/>
                <w:sz w:val="21"/>
                <w:szCs w:val="21"/>
                <w:highlight w:val="none"/>
                <w:u w:val="none"/>
                <w:lang w:val="en-US" w:eastAsia="zh-CN" w:bidi="ar"/>
              </w:rPr>
              <w:t>186.1规格：常规</w:t>
            </w:r>
          </w:p>
        </w:tc>
      </w:tr>
      <w:tr w14:paraId="5C45D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719" w:type="dxa"/>
            <w:vMerge w:val="continue"/>
            <w:vAlign w:val="center"/>
          </w:tcPr>
          <w:p w14:paraId="0E9F8757">
            <w:pPr>
              <w:keepNext w:val="0"/>
              <w:keepLines w:val="0"/>
              <w:pageBreakBefore w:val="0"/>
              <w:widowControl/>
              <w:suppressLineNumbers w:val="0"/>
              <w:wordWrap/>
              <w:overflowPunct/>
              <w:topLinePunct w:val="0"/>
              <w:bidi w:val="0"/>
              <w:spacing w:line="312" w:lineRule="auto"/>
              <w:ind w:left="0" w:firstLine="0" w:firstLineChars="0"/>
              <w:jc w:val="center"/>
              <w:textAlignment w:val="center"/>
              <w:rPr>
                <w:rFonts w:hint="eastAsia" w:ascii="宋体" w:hAnsi="宋体" w:eastAsia="宋体" w:cs="宋体"/>
                <w:color w:val="auto"/>
                <w:sz w:val="21"/>
                <w:szCs w:val="21"/>
                <w:highlight w:val="none"/>
              </w:rPr>
            </w:pPr>
          </w:p>
        </w:tc>
        <w:tc>
          <w:tcPr>
            <w:tcW w:w="1678" w:type="dxa"/>
            <w:vMerge w:val="continue"/>
            <w:vAlign w:val="center"/>
          </w:tcPr>
          <w:p w14:paraId="51C638E2">
            <w:pPr>
              <w:keepNext w:val="0"/>
              <w:keepLines w:val="0"/>
              <w:pageBreakBefore w:val="0"/>
              <w:widowControl w:val="0"/>
              <w:wordWrap/>
              <w:overflowPunct/>
              <w:topLinePunct w:val="0"/>
              <w:bidi w:val="0"/>
              <w:spacing w:line="312" w:lineRule="auto"/>
              <w:ind w:left="0"/>
              <w:jc w:val="center"/>
              <w:rPr>
                <w:rFonts w:hint="eastAsia" w:ascii="宋体" w:hAnsi="宋体" w:eastAsia="宋体" w:cs="宋体"/>
                <w:color w:val="auto"/>
                <w:sz w:val="21"/>
                <w:szCs w:val="21"/>
                <w:highlight w:val="none"/>
              </w:rPr>
            </w:pPr>
          </w:p>
        </w:tc>
        <w:tc>
          <w:tcPr>
            <w:tcW w:w="6656" w:type="dxa"/>
            <w:gridSpan w:val="2"/>
            <w:vAlign w:val="center"/>
          </w:tcPr>
          <w:p w14:paraId="551B8372">
            <w:pPr>
              <w:keepNext w:val="0"/>
              <w:keepLines w:val="0"/>
              <w:pageBreakBefore w:val="0"/>
              <w:widowControl/>
              <w:suppressLineNumbers w:val="0"/>
              <w:wordWrap/>
              <w:overflowPunct/>
              <w:topLinePunct w:val="0"/>
              <w:bidi w:val="0"/>
              <w:spacing w:line="312" w:lineRule="auto"/>
              <w:ind w:left="0"/>
              <w:jc w:val="left"/>
              <w:textAlignment w:val="center"/>
              <w:rPr>
                <w:rFonts w:hint="eastAsia" w:ascii="宋体" w:hAnsi="宋体" w:eastAsia="宋体" w:cs="宋体"/>
                <w:b w:val="0"/>
                <w:bCs w:val="0"/>
                <w:color w:val="auto"/>
                <w:spacing w:val="-5"/>
                <w:sz w:val="21"/>
                <w:szCs w:val="21"/>
                <w:highlight w:val="none"/>
                <w:lang w:val="en-US" w:eastAsia="zh-CN"/>
              </w:rPr>
            </w:pPr>
            <w:r>
              <w:rPr>
                <w:rFonts w:hint="eastAsia" w:ascii="宋体" w:hAnsi="宋体" w:eastAsia="宋体" w:cs="宋体"/>
                <w:i w:val="0"/>
                <w:iCs w:val="0"/>
                <w:color w:val="auto"/>
                <w:kern w:val="0"/>
                <w:sz w:val="21"/>
                <w:szCs w:val="21"/>
                <w:highlight w:val="none"/>
                <w:u w:val="none"/>
                <w:lang w:val="en-US" w:eastAsia="zh-CN" w:bidi="ar"/>
              </w:rPr>
              <w:t>186.2基材：靠背面料高弹环保网布。网布甲醛含量、可分解致癌芳香胺染料、可萃取重金属（包括砷As、铅Pb、铬Cr、钴Co、铜Cu、镍Ni、镉Cd、锑Sb、汞Hg、铬Cr（VI））、五氯苯酚均符合GB 18401-2010、HJ 2546-2016、SZJG 52-2016标准要求。座面面覆透气网布，内衬高弹定型泡棉；表观密度偏差、40%压陷硬度偏差、回弹率、75%压缩永久变形、65%/25%压陷比、气味等级、拉伸强度、断裂伸长率、撕裂强度、干热老化后拉伸强度、干热老化后拉伸强度变化率、湿热老化后拉伸强度、湿热老化后拉伸强度变化率、甲醛散发均符合GB/T 10802-2023标准要求。背框座框深灰色框架，尼龙注塑成型，抗冲击、防老化；深灰色升降3D扶手，深灰色PU扶手面盖；采用压铸成型铝合金五星脚，半径≥350MM；PU尼龙静音脚轮,直径不小于50mm，耐磨度高；脚轮的外观、装配、抗冲击性、动载荷、滚动阻力、旋转阻力、静载荷等均符合QB/T 4765-2014标准要求。85#沉口50mm黑色烤漆气杆；</w:t>
            </w:r>
          </w:p>
        </w:tc>
      </w:tr>
      <w:tr w14:paraId="3BB8A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719" w:type="dxa"/>
            <w:vMerge w:val="continue"/>
            <w:vAlign w:val="center"/>
          </w:tcPr>
          <w:p w14:paraId="5CECA203">
            <w:pPr>
              <w:keepNext w:val="0"/>
              <w:keepLines w:val="0"/>
              <w:pageBreakBefore w:val="0"/>
              <w:widowControl/>
              <w:suppressLineNumbers w:val="0"/>
              <w:wordWrap/>
              <w:overflowPunct/>
              <w:topLinePunct w:val="0"/>
              <w:bidi w:val="0"/>
              <w:spacing w:line="312" w:lineRule="auto"/>
              <w:ind w:left="0" w:firstLine="0" w:firstLineChars="0"/>
              <w:jc w:val="center"/>
              <w:textAlignment w:val="center"/>
              <w:rPr>
                <w:rFonts w:hint="eastAsia" w:ascii="宋体" w:hAnsi="宋体" w:eastAsia="宋体" w:cs="宋体"/>
                <w:color w:val="auto"/>
                <w:sz w:val="21"/>
                <w:szCs w:val="21"/>
                <w:highlight w:val="none"/>
              </w:rPr>
            </w:pPr>
          </w:p>
        </w:tc>
        <w:tc>
          <w:tcPr>
            <w:tcW w:w="1678" w:type="dxa"/>
            <w:vMerge w:val="continue"/>
            <w:vAlign w:val="center"/>
          </w:tcPr>
          <w:p w14:paraId="56CFFEB1">
            <w:pPr>
              <w:keepNext w:val="0"/>
              <w:keepLines w:val="0"/>
              <w:pageBreakBefore w:val="0"/>
              <w:widowControl w:val="0"/>
              <w:wordWrap/>
              <w:overflowPunct/>
              <w:topLinePunct w:val="0"/>
              <w:bidi w:val="0"/>
              <w:spacing w:line="312" w:lineRule="auto"/>
              <w:ind w:left="0"/>
              <w:jc w:val="center"/>
              <w:rPr>
                <w:rFonts w:hint="eastAsia" w:ascii="宋体" w:hAnsi="宋体" w:eastAsia="宋体" w:cs="宋体"/>
                <w:color w:val="auto"/>
                <w:sz w:val="21"/>
                <w:szCs w:val="21"/>
                <w:highlight w:val="none"/>
              </w:rPr>
            </w:pPr>
          </w:p>
        </w:tc>
        <w:tc>
          <w:tcPr>
            <w:tcW w:w="6656" w:type="dxa"/>
            <w:gridSpan w:val="2"/>
            <w:vAlign w:val="center"/>
          </w:tcPr>
          <w:p w14:paraId="59D8E921">
            <w:pPr>
              <w:keepNext w:val="0"/>
              <w:keepLines w:val="0"/>
              <w:pageBreakBefore w:val="0"/>
              <w:widowControl/>
              <w:suppressLineNumbers w:val="0"/>
              <w:wordWrap/>
              <w:overflowPunct/>
              <w:topLinePunct w:val="0"/>
              <w:bidi w:val="0"/>
              <w:spacing w:line="312" w:lineRule="auto"/>
              <w:ind w:left="0"/>
              <w:jc w:val="left"/>
              <w:textAlignment w:val="center"/>
              <w:rPr>
                <w:rFonts w:hint="eastAsia" w:ascii="宋体" w:hAnsi="宋体" w:eastAsia="宋体" w:cs="宋体"/>
                <w:b w:val="0"/>
                <w:bCs w:val="0"/>
                <w:color w:val="auto"/>
                <w:spacing w:val="-5"/>
                <w:sz w:val="21"/>
                <w:szCs w:val="21"/>
                <w:highlight w:val="none"/>
                <w:lang w:val="en-US" w:eastAsia="zh-CN"/>
              </w:rPr>
            </w:pPr>
            <w:r>
              <w:rPr>
                <w:rFonts w:hint="eastAsia" w:ascii="宋体" w:hAnsi="宋体" w:eastAsia="宋体" w:cs="宋体"/>
                <w:i w:val="0"/>
                <w:iCs w:val="0"/>
                <w:color w:val="auto"/>
                <w:kern w:val="0"/>
                <w:sz w:val="21"/>
                <w:szCs w:val="21"/>
                <w:highlight w:val="none"/>
                <w:u w:val="none"/>
                <w:lang w:val="en-US" w:eastAsia="zh-CN" w:bidi="ar"/>
              </w:rPr>
              <w:t>186.3功能配置：可倾仰、可旋转、可升降，人性化后仰弹力调整；米色、咖色，可根据不同楼栋来确定颜色。</w:t>
            </w:r>
          </w:p>
        </w:tc>
      </w:tr>
      <w:tr w14:paraId="37106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719" w:type="dxa"/>
            <w:vMerge w:val="continue"/>
            <w:vAlign w:val="center"/>
          </w:tcPr>
          <w:p w14:paraId="550A33CA">
            <w:pPr>
              <w:keepNext w:val="0"/>
              <w:keepLines w:val="0"/>
              <w:pageBreakBefore w:val="0"/>
              <w:widowControl/>
              <w:suppressLineNumbers w:val="0"/>
              <w:wordWrap/>
              <w:overflowPunct/>
              <w:topLinePunct w:val="0"/>
              <w:bidi w:val="0"/>
              <w:spacing w:line="312" w:lineRule="auto"/>
              <w:ind w:left="0" w:firstLine="0" w:firstLineChars="0"/>
              <w:jc w:val="center"/>
              <w:textAlignment w:val="center"/>
              <w:rPr>
                <w:rFonts w:hint="eastAsia" w:ascii="宋体" w:hAnsi="宋体" w:eastAsia="宋体" w:cs="宋体"/>
                <w:color w:val="auto"/>
                <w:sz w:val="21"/>
                <w:szCs w:val="21"/>
                <w:highlight w:val="none"/>
              </w:rPr>
            </w:pPr>
          </w:p>
        </w:tc>
        <w:tc>
          <w:tcPr>
            <w:tcW w:w="1678" w:type="dxa"/>
            <w:vMerge w:val="continue"/>
            <w:vAlign w:val="center"/>
          </w:tcPr>
          <w:p w14:paraId="4E404836">
            <w:pPr>
              <w:keepNext w:val="0"/>
              <w:keepLines w:val="0"/>
              <w:pageBreakBefore w:val="0"/>
              <w:widowControl w:val="0"/>
              <w:wordWrap/>
              <w:overflowPunct/>
              <w:topLinePunct w:val="0"/>
              <w:bidi w:val="0"/>
              <w:spacing w:line="312" w:lineRule="auto"/>
              <w:ind w:left="0"/>
              <w:jc w:val="center"/>
              <w:rPr>
                <w:rFonts w:hint="eastAsia" w:ascii="宋体" w:hAnsi="宋体" w:eastAsia="宋体" w:cs="宋体"/>
                <w:color w:val="auto"/>
                <w:sz w:val="21"/>
                <w:szCs w:val="21"/>
                <w:highlight w:val="none"/>
              </w:rPr>
            </w:pPr>
          </w:p>
        </w:tc>
        <w:tc>
          <w:tcPr>
            <w:tcW w:w="6656" w:type="dxa"/>
            <w:gridSpan w:val="2"/>
            <w:vAlign w:val="center"/>
          </w:tcPr>
          <w:p w14:paraId="199B5F71">
            <w:pPr>
              <w:keepNext w:val="0"/>
              <w:keepLines w:val="0"/>
              <w:pageBreakBefore w:val="0"/>
              <w:widowControl/>
              <w:suppressLineNumbers w:val="0"/>
              <w:wordWrap/>
              <w:overflowPunct/>
              <w:topLinePunct w:val="0"/>
              <w:bidi w:val="0"/>
              <w:spacing w:line="312" w:lineRule="auto"/>
              <w:ind w:left="0"/>
              <w:jc w:val="left"/>
              <w:textAlignment w:val="center"/>
              <w:rPr>
                <w:rFonts w:hint="eastAsia" w:ascii="宋体" w:hAnsi="宋体" w:eastAsia="宋体" w:cs="宋体"/>
                <w:b w:val="0"/>
                <w:bCs w:val="0"/>
                <w:color w:val="auto"/>
                <w:spacing w:val="-5"/>
                <w:sz w:val="21"/>
                <w:szCs w:val="21"/>
                <w:highlight w:val="none"/>
                <w:lang w:val="en-US" w:eastAsia="zh-CN"/>
              </w:rPr>
            </w:pPr>
            <w:r>
              <w:rPr>
                <w:rFonts w:hint="eastAsia" w:ascii="宋体" w:hAnsi="宋体" w:eastAsia="宋体" w:cs="宋体"/>
                <w:i w:val="0"/>
                <w:iCs w:val="0"/>
                <w:color w:val="auto"/>
                <w:kern w:val="0"/>
                <w:sz w:val="21"/>
                <w:szCs w:val="21"/>
                <w:highlight w:val="none"/>
                <w:u w:val="none"/>
                <w:lang w:val="en-US" w:eastAsia="zh-CN" w:bidi="ar"/>
              </w:rPr>
              <w:t>186.4五金配件：钢质螺帽、螺丝，表面镀镍。</w:t>
            </w:r>
          </w:p>
        </w:tc>
      </w:tr>
      <w:tr w14:paraId="22205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4" w:hRule="atLeast"/>
        </w:trPr>
        <w:tc>
          <w:tcPr>
            <w:tcW w:w="719" w:type="dxa"/>
            <w:vMerge w:val="restart"/>
            <w:vAlign w:val="center"/>
          </w:tcPr>
          <w:p w14:paraId="6E097B62">
            <w:pPr>
              <w:keepNext w:val="0"/>
              <w:keepLines w:val="0"/>
              <w:pageBreakBefore w:val="0"/>
              <w:widowControl/>
              <w:numPr>
                <w:ilvl w:val="0"/>
                <w:numId w:val="19"/>
              </w:numPr>
              <w:suppressLineNumbers w:val="0"/>
              <w:wordWrap/>
              <w:overflowPunct/>
              <w:topLinePunct w:val="0"/>
              <w:bidi w:val="0"/>
              <w:spacing w:line="312" w:lineRule="auto"/>
              <w:ind w:left="425" w:leftChars="0" w:hanging="425" w:firstLineChars="0"/>
              <w:jc w:val="center"/>
              <w:textAlignment w:val="center"/>
              <w:rPr>
                <w:rFonts w:hint="eastAsia" w:ascii="宋体" w:hAnsi="宋体" w:eastAsia="宋体" w:cs="宋体"/>
                <w:color w:val="auto"/>
                <w:sz w:val="21"/>
                <w:szCs w:val="21"/>
                <w:highlight w:val="none"/>
              </w:rPr>
            </w:pPr>
          </w:p>
        </w:tc>
        <w:tc>
          <w:tcPr>
            <w:tcW w:w="1678" w:type="dxa"/>
            <w:vMerge w:val="restart"/>
            <w:vAlign w:val="center"/>
          </w:tcPr>
          <w:p w14:paraId="27ADEA53">
            <w:pPr>
              <w:keepNext w:val="0"/>
              <w:keepLines w:val="0"/>
              <w:pageBreakBefore w:val="0"/>
              <w:widowControl/>
              <w:suppressLineNumbers w:val="0"/>
              <w:wordWrap/>
              <w:overflowPunct/>
              <w:topLinePunct w:val="0"/>
              <w:bidi w:val="0"/>
              <w:spacing w:line="312" w:lineRule="auto"/>
              <w:ind w:left="0"/>
              <w:jc w:val="center"/>
              <w:textAlignment w:val="top"/>
              <w:rPr>
                <w:rFonts w:hint="eastAsia"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i w:val="0"/>
                <w:iCs w:val="0"/>
                <w:color w:val="auto"/>
                <w:kern w:val="0"/>
                <w:sz w:val="21"/>
                <w:szCs w:val="21"/>
                <w:highlight w:val="none"/>
                <w:u w:val="none"/>
                <w:lang w:val="en-US" w:eastAsia="zh-CN" w:bidi="ar"/>
              </w:rPr>
              <w:t>资料柜</w:t>
            </w:r>
          </w:p>
          <w:p w14:paraId="1993BC08">
            <w:pPr>
              <w:pStyle w:val="18"/>
              <w:keepNext w:val="0"/>
              <w:keepLines w:val="0"/>
              <w:pageBreakBefore w:val="0"/>
              <w:widowControl w:val="0"/>
              <w:wordWrap/>
              <w:overflowPunct/>
              <w:topLinePunct w:val="0"/>
              <w:bidi w:val="0"/>
              <w:spacing w:line="312" w:lineRule="auto"/>
              <w:ind w:left="0"/>
              <w:jc w:val="center"/>
              <w:rPr>
                <w:rFonts w:hint="eastAsia"/>
                <w:color w:val="auto"/>
                <w:highlight w:val="none"/>
              </w:rPr>
            </w:pPr>
          </w:p>
        </w:tc>
        <w:tc>
          <w:tcPr>
            <w:tcW w:w="6656" w:type="dxa"/>
            <w:gridSpan w:val="2"/>
            <w:vAlign w:val="center"/>
          </w:tcPr>
          <w:p w14:paraId="383201E9">
            <w:pPr>
              <w:keepNext w:val="0"/>
              <w:keepLines w:val="0"/>
              <w:pageBreakBefore w:val="0"/>
              <w:widowControl/>
              <w:suppressLineNumbers w:val="0"/>
              <w:wordWrap/>
              <w:overflowPunct/>
              <w:topLinePunct w:val="0"/>
              <w:bidi w:val="0"/>
              <w:spacing w:line="312" w:lineRule="auto"/>
              <w:ind w:left="0"/>
              <w:jc w:val="left"/>
              <w:textAlignment w:val="center"/>
              <w:rPr>
                <w:rFonts w:hint="eastAsia" w:ascii="宋体" w:hAnsi="宋体" w:eastAsia="宋体" w:cs="宋体"/>
                <w:b w:val="0"/>
                <w:bCs w:val="0"/>
                <w:color w:val="auto"/>
                <w:spacing w:val="-5"/>
                <w:sz w:val="21"/>
                <w:szCs w:val="21"/>
                <w:highlight w:val="none"/>
                <w:lang w:val="en-US" w:eastAsia="zh-CN"/>
              </w:rPr>
            </w:pPr>
            <w:r>
              <w:rPr>
                <w:rFonts w:hint="eastAsia" w:ascii="宋体" w:hAnsi="宋体" w:eastAsia="宋体" w:cs="宋体"/>
                <w:i w:val="0"/>
                <w:iCs w:val="0"/>
                <w:color w:val="auto"/>
                <w:kern w:val="0"/>
                <w:sz w:val="21"/>
                <w:szCs w:val="21"/>
                <w:highlight w:val="none"/>
                <w:u w:val="none"/>
                <w:lang w:val="en-US" w:eastAsia="zh-CN" w:bidi="ar"/>
              </w:rPr>
              <w:t>187.1规格：（900W*400D*2000H）mm±10mm；</w:t>
            </w:r>
          </w:p>
        </w:tc>
      </w:tr>
      <w:tr w14:paraId="587F7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719" w:type="dxa"/>
            <w:vMerge w:val="continue"/>
            <w:vAlign w:val="center"/>
          </w:tcPr>
          <w:p w14:paraId="0FA6C9EC">
            <w:pPr>
              <w:keepNext w:val="0"/>
              <w:keepLines w:val="0"/>
              <w:pageBreakBefore w:val="0"/>
              <w:widowControl w:val="0"/>
              <w:wordWrap/>
              <w:overflowPunct/>
              <w:topLinePunct w:val="0"/>
              <w:bidi w:val="0"/>
              <w:spacing w:line="312" w:lineRule="auto"/>
              <w:ind w:left="0" w:firstLine="0" w:firstLineChars="0"/>
              <w:jc w:val="center"/>
              <w:rPr>
                <w:rFonts w:hint="eastAsia" w:ascii="宋体" w:hAnsi="宋体" w:eastAsia="宋体" w:cs="宋体"/>
                <w:color w:val="auto"/>
                <w:sz w:val="21"/>
                <w:szCs w:val="21"/>
                <w:highlight w:val="none"/>
              </w:rPr>
            </w:pPr>
          </w:p>
        </w:tc>
        <w:tc>
          <w:tcPr>
            <w:tcW w:w="1678" w:type="dxa"/>
            <w:vMerge w:val="continue"/>
            <w:vAlign w:val="center"/>
          </w:tcPr>
          <w:p w14:paraId="03B02F59">
            <w:pPr>
              <w:keepNext w:val="0"/>
              <w:keepLines w:val="0"/>
              <w:pageBreakBefore w:val="0"/>
              <w:widowControl w:val="0"/>
              <w:wordWrap/>
              <w:overflowPunct/>
              <w:topLinePunct w:val="0"/>
              <w:bidi w:val="0"/>
              <w:spacing w:line="312" w:lineRule="auto"/>
              <w:ind w:left="0"/>
              <w:jc w:val="center"/>
              <w:rPr>
                <w:rFonts w:hint="eastAsia" w:ascii="宋体" w:hAnsi="宋体" w:eastAsia="宋体" w:cs="宋体"/>
                <w:color w:val="auto"/>
                <w:sz w:val="21"/>
                <w:szCs w:val="21"/>
                <w:highlight w:val="none"/>
              </w:rPr>
            </w:pPr>
          </w:p>
        </w:tc>
        <w:tc>
          <w:tcPr>
            <w:tcW w:w="6656" w:type="dxa"/>
            <w:gridSpan w:val="2"/>
            <w:vAlign w:val="center"/>
          </w:tcPr>
          <w:p w14:paraId="37F2C0BD">
            <w:pPr>
              <w:keepNext w:val="0"/>
              <w:keepLines w:val="0"/>
              <w:pageBreakBefore w:val="0"/>
              <w:widowControl/>
              <w:suppressLineNumbers w:val="0"/>
              <w:wordWrap/>
              <w:overflowPunct/>
              <w:topLinePunct w:val="0"/>
              <w:bidi w:val="0"/>
              <w:spacing w:line="312" w:lineRule="auto"/>
              <w:ind w:left="0"/>
              <w:jc w:val="left"/>
              <w:textAlignment w:val="center"/>
              <w:rPr>
                <w:rFonts w:hint="eastAsia" w:ascii="宋体" w:hAnsi="宋体" w:eastAsia="宋体" w:cs="宋体"/>
                <w:b w:val="0"/>
                <w:bCs w:val="0"/>
                <w:color w:val="auto"/>
                <w:spacing w:val="-5"/>
                <w:sz w:val="21"/>
                <w:szCs w:val="21"/>
                <w:highlight w:val="none"/>
                <w:lang w:val="en-US" w:eastAsia="zh-CN"/>
              </w:rPr>
            </w:pPr>
            <w:r>
              <w:rPr>
                <w:rFonts w:hint="eastAsia" w:ascii="宋体" w:hAnsi="宋体" w:eastAsia="宋体" w:cs="宋体"/>
                <w:i w:val="0"/>
                <w:iCs w:val="0"/>
                <w:color w:val="auto"/>
                <w:kern w:val="0"/>
                <w:sz w:val="21"/>
                <w:szCs w:val="21"/>
                <w:highlight w:val="none"/>
                <w:u w:val="none"/>
                <w:lang w:val="en-US" w:eastAsia="zh-CN" w:bidi="ar"/>
              </w:rPr>
              <w:t>187.2基材：底板、顶板、侧板、层板、门板采用厚度≥0.8mm厚双面电解钢板，其它部位采用≥0.8mm双面电解钢板；</w:t>
            </w:r>
          </w:p>
        </w:tc>
      </w:tr>
      <w:tr w14:paraId="1C79E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719" w:type="dxa"/>
            <w:vMerge w:val="continue"/>
            <w:vAlign w:val="center"/>
          </w:tcPr>
          <w:p w14:paraId="5A7FDF60">
            <w:pPr>
              <w:keepNext w:val="0"/>
              <w:keepLines w:val="0"/>
              <w:pageBreakBefore w:val="0"/>
              <w:widowControl w:val="0"/>
              <w:wordWrap/>
              <w:overflowPunct/>
              <w:topLinePunct w:val="0"/>
              <w:bidi w:val="0"/>
              <w:spacing w:line="312" w:lineRule="auto"/>
              <w:ind w:left="0" w:firstLine="0" w:firstLineChars="0"/>
              <w:jc w:val="center"/>
              <w:rPr>
                <w:rFonts w:hint="eastAsia" w:ascii="宋体" w:hAnsi="宋体" w:eastAsia="宋体" w:cs="宋体"/>
                <w:color w:val="auto"/>
                <w:sz w:val="21"/>
                <w:szCs w:val="21"/>
                <w:highlight w:val="none"/>
              </w:rPr>
            </w:pPr>
          </w:p>
        </w:tc>
        <w:tc>
          <w:tcPr>
            <w:tcW w:w="1678" w:type="dxa"/>
            <w:vMerge w:val="continue"/>
            <w:vAlign w:val="center"/>
          </w:tcPr>
          <w:p w14:paraId="6BCAB227">
            <w:pPr>
              <w:keepNext w:val="0"/>
              <w:keepLines w:val="0"/>
              <w:pageBreakBefore w:val="0"/>
              <w:widowControl w:val="0"/>
              <w:wordWrap/>
              <w:overflowPunct/>
              <w:topLinePunct w:val="0"/>
              <w:bidi w:val="0"/>
              <w:spacing w:line="312" w:lineRule="auto"/>
              <w:ind w:left="0"/>
              <w:jc w:val="center"/>
              <w:rPr>
                <w:rFonts w:hint="eastAsia" w:ascii="宋体" w:hAnsi="宋体" w:eastAsia="宋体" w:cs="宋体"/>
                <w:color w:val="auto"/>
                <w:sz w:val="21"/>
                <w:szCs w:val="21"/>
                <w:highlight w:val="none"/>
              </w:rPr>
            </w:pPr>
          </w:p>
        </w:tc>
        <w:tc>
          <w:tcPr>
            <w:tcW w:w="6656" w:type="dxa"/>
            <w:gridSpan w:val="2"/>
            <w:vAlign w:val="center"/>
          </w:tcPr>
          <w:p w14:paraId="37BBADC1">
            <w:pPr>
              <w:keepNext w:val="0"/>
              <w:keepLines w:val="0"/>
              <w:pageBreakBefore w:val="0"/>
              <w:widowControl/>
              <w:suppressLineNumbers w:val="0"/>
              <w:wordWrap/>
              <w:overflowPunct/>
              <w:topLinePunct w:val="0"/>
              <w:bidi w:val="0"/>
              <w:spacing w:line="312" w:lineRule="auto"/>
              <w:ind w:left="0"/>
              <w:jc w:val="left"/>
              <w:textAlignment w:val="center"/>
              <w:rPr>
                <w:rFonts w:hint="eastAsia" w:ascii="宋体" w:hAnsi="宋体" w:eastAsia="宋体" w:cs="宋体"/>
                <w:b w:val="0"/>
                <w:bCs w:val="0"/>
                <w:color w:val="auto"/>
                <w:spacing w:val="-5"/>
                <w:sz w:val="21"/>
                <w:szCs w:val="21"/>
                <w:highlight w:val="none"/>
                <w:lang w:val="en-US" w:eastAsia="zh-CN"/>
              </w:rPr>
            </w:pPr>
            <w:r>
              <w:rPr>
                <w:rFonts w:hint="eastAsia" w:ascii="宋体" w:hAnsi="宋体" w:eastAsia="宋体" w:cs="宋体"/>
                <w:i w:val="0"/>
                <w:iCs w:val="0"/>
                <w:color w:val="auto"/>
                <w:kern w:val="0"/>
                <w:sz w:val="21"/>
                <w:szCs w:val="21"/>
                <w:highlight w:val="none"/>
                <w:u w:val="none"/>
                <w:lang w:val="en-US" w:eastAsia="zh-CN" w:bidi="ar"/>
              </w:rPr>
              <w:t>187.3配置：柜体分为上下两层双开四门，配置可调节层板。上柜内配不少2块活动层板，下柜配不少1块活动层板（层板数量根据各部门需求适当增加）层板需有不低于1条加强筋。框体外框采用薄边边框设计；</w:t>
            </w:r>
          </w:p>
        </w:tc>
      </w:tr>
      <w:tr w14:paraId="05149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719" w:type="dxa"/>
            <w:vMerge w:val="continue"/>
            <w:vAlign w:val="center"/>
          </w:tcPr>
          <w:p w14:paraId="6184E9A3">
            <w:pPr>
              <w:keepNext w:val="0"/>
              <w:keepLines w:val="0"/>
              <w:pageBreakBefore w:val="0"/>
              <w:widowControl w:val="0"/>
              <w:wordWrap/>
              <w:overflowPunct/>
              <w:topLinePunct w:val="0"/>
              <w:bidi w:val="0"/>
              <w:spacing w:line="312" w:lineRule="auto"/>
              <w:ind w:left="0" w:firstLine="0" w:firstLineChars="0"/>
              <w:jc w:val="center"/>
              <w:rPr>
                <w:rFonts w:hint="eastAsia" w:ascii="宋体" w:hAnsi="宋体" w:eastAsia="宋体" w:cs="宋体"/>
                <w:color w:val="auto"/>
                <w:sz w:val="21"/>
                <w:szCs w:val="21"/>
                <w:highlight w:val="none"/>
              </w:rPr>
            </w:pPr>
          </w:p>
        </w:tc>
        <w:tc>
          <w:tcPr>
            <w:tcW w:w="1678" w:type="dxa"/>
            <w:vMerge w:val="continue"/>
            <w:vAlign w:val="center"/>
          </w:tcPr>
          <w:p w14:paraId="4AE91F1F">
            <w:pPr>
              <w:keepNext w:val="0"/>
              <w:keepLines w:val="0"/>
              <w:pageBreakBefore w:val="0"/>
              <w:widowControl w:val="0"/>
              <w:wordWrap/>
              <w:overflowPunct/>
              <w:topLinePunct w:val="0"/>
              <w:bidi w:val="0"/>
              <w:spacing w:line="312" w:lineRule="auto"/>
              <w:ind w:left="0"/>
              <w:jc w:val="center"/>
              <w:rPr>
                <w:rFonts w:hint="eastAsia" w:ascii="宋体" w:hAnsi="宋体" w:eastAsia="宋体" w:cs="宋体"/>
                <w:color w:val="auto"/>
                <w:sz w:val="21"/>
                <w:szCs w:val="21"/>
                <w:highlight w:val="none"/>
              </w:rPr>
            </w:pPr>
          </w:p>
        </w:tc>
        <w:tc>
          <w:tcPr>
            <w:tcW w:w="6656" w:type="dxa"/>
            <w:gridSpan w:val="2"/>
            <w:vAlign w:val="center"/>
          </w:tcPr>
          <w:p w14:paraId="2218380C">
            <w:pPr>
              <w:keepNext w:val="0"/>
              <w:keepLines w:val="0"/>
              <w:pageBreakBefore w:val="0"/>
              <w:widowControl/>
              <w:suppressLineNumbers w:val="0"/>
              <w:wordWrap/>
              <w:overflowPunct/>
              <w:topLinePunct w:val="0"/>
              <w:bidi w:val="0"/>
              <w:spacing w:line="312" w:lineRule="auto"/>
              <w:ind w:left="0"/>
              <w:jc w:val="left"/>
              <w:textAlignment w:val="center"/>
              <w:rPr>
                <w:rFonts w:hint="eastAsia" w:ascii="宋体" w:hAnsi="宋体" w:eastAsia="宋体" w:cs="宋体"/>
                <w:b w:val="0"/>
                <w:bCs w:val="0"/>
                <w:color w:val="auto"/>
                <w:spacing w:val="-5"/>
                <w:sz w:val="21"/>
                <w:szCs w:val="21"/>
                <w:highlight w:val="none"/>
                <w:lang w:val="en-US" w:eastAsia="zh-CN"/>
              </w:rPr>
            </w:pPr>
            <w:r>
              <w:rPr>
                <w:rFonts w:hint="eastAsia" w:ascii="宋体" w:hAnsi="宋体" w:eastAsia="宋体" w:cs="宋体"/>
                <w:i w:val="0"/>
                <w:iCs w:val="0"/>
                <w:color w:val="auto"/>
                <w:kern w:val="0"/>
                <w:sz w:val="21"/>
                <w:szCs w:val="21"/>
                <w:highlight w:val="none"/>
                <w:u w:val="none"/>
                <w:lang w:val="en-US" w:eastAsia="zh-CN" w:bidi="ar"/>
              </w:rPr>
              <w:t>187.4五金配置：采用缓冲铰链、折叠机械锁具；</w:t>
            </w:r>
          </w:p>
        </w:tc>
      </w:tr>
      <w:tr w14:paraId="6EC15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719" w:type="dxa"/>
            <w:vMerge w:val="continue"/>
            <w:vAlign w:val="center"/>
          </w:tcPr>
          <w:p w14:paraId="47274ED4">
            <w:pPr>
              <w:keepNext w:val="0"/>
              <w:keepLines w:val="0"/>
              <w:pageBreakBefore w:val="0"/>
              <w:widowControl w:val="0"/>
              <w:wordWrap/>
              <w:overflowPunct/>
              <w:topLinePunct w:val="0"/>
              <w:bidi w:val="0"/>
              <w:spacing w:line="312" w:lineRule="auto"/>
              <w:ind w:left="0" w:firstLine="0" w:firstLineChars="0"/>
              <w:jc w:val="center"/>
              <w:rPr>
                <w:rFonts w:hint="eastAsia" w:ascii="宋体" w:hAnsi="宋体" w:eastAsia="宋体" w:cs="宋体"/>
                <w:color w:val="auto"/>
                <w:sz w:val="21"/>
                <w:szCs w:val="21"/>
                <w:highlight w:val="none"/>
              </w:rPr>
            </w:pPr>
          </w:p>
        </w:tc>
        <w:tc>
          <w:tcPr>
            <w:tcW w:w="1678" w:type="dxa"/>
            <w:vMerge w:val="continue"/>
            <w:vAlign w:val="center"/>
          </w:tcPr>
          <w:p w14:paraId="782D0D62">
            <w:pPr>
              <w:keepNext w:val="0"/>
              <w:keepLines w:val="0"/>
              <w:pageBreakBefore w:val="0"/>
              <w:widowControl w:val="0"/>
              <w:wordWrap/>
              <w:overflowPunct/>
              <w:topLinePunct w:val="0"/>
              <w:bidi w:val="0"/>
              <w:spacing w:line="312" w:lineRule="auto"/>
              <w:ind w:left="0"/>
              <w:jc w:val="center"/>
              <w:rPr>
                <w:rFonts w:hint="eastAsia" w:ascii="宋体" w:hAnsi="宋体" w:eastAsia="宋体" w:cs="宋体"/>
                <w:color w:val="auto"/>
                <w:sz w:val="21"/>
                <w:szCs w:val="21"/>
                <w:highlight w:val="none"/>
              </w:rPr>
            </w:pPr>
          </w:p>
        </w:tc>
        <w:tc>
          <w:tcPr>
            <w:tcW w:w="6656" w:type="dxa"/>
            <w:gridSpan w:val="2"/>
            <w:vAlign w:val="center"/>
          </w:tcPr>
          <w:p w14:paraId="64EFC741">
            <w:pPr>
              <w:keepNext w:val="0"/>
              <w:keepLines w:val="0"/>
              <w:pageBreakBefore w:val="0"/>
              <w:widowControl/>
              <w:suppressLineNumbers w:val="0"/>
              <w:wordWrap/>
              <w:overflowPunct/>
              <w:topLinePunct w:val="0"/>
              <w:bidi w:val="0"/>
              <w:spacing w:line="312" w:lineRule="auto"/>
              <w:ind w:left="0"/>
              <w:jc w:val="left"/>
              <w:textAlignment w:val="center"/>
              <w:rPr>
                <w:rFonts w:hint="eastAsia" w:ascii="宋体" w:hAnsi="宋体" w:eastAsia="宋体" w:cs="宋体"/>
                <w:b w:val="0"/>
                <w:bCs w:val="0"/>
                <w:color w:val="auto"/>
                <w:spacing w:val="-5"/>
                <w:sz w:val="21"/>
                <w:szCs w:val="21"/>
                <w:highlight w:val="none"/>
                <w:lang w:val="en-US" w:eastAsia="zh-CN"/>
              </w:rPr>
            </w:pPr>
            <w:r>
              <w:rPr>
                <w:rFonts w:hint="eastAsia" w:ascii="宋体" w:hAnsi="宋体" w:eastAsia="宋体" w:cs="宋体"/>
                <w:i w:val="0"/>
                <w:iCs w:val="0"/>
                <w:color w:val="auto"/>
                <w:kern w:val="0"/>
                <w:sz w:val="21"/>
                <w:szCs w:val="21"/>
                <w:highlight w:val="none"/>
                <w:u w:val="none"/>
                <w:lang w:val="en-US" w:eastAsia="zh-CN" w:bidi="ar"/>
              </w:rPr>
              <w:t>187.5工艺：整体采用电阻焊接工艺，门采用双层加工工艺，门板背面全封闭结构；全钢制门或钢化玻璃门（采用钢化玻璃带3c标识），由采购方选定；钢制表面采用环氧树脂静电抗菌粉末喷涂或木纹转印，颜色根据现场深化；</w:t>
            </w:r>
          </w:p>
        </w:tc>
      </w:tr>
      <w:tr w14:paraId="4A203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719" w:type="dxa"/>
            <w:vMerge w:val="restart"/>
            <w:vAlign w:val="center"/>
          </w:tcPr>
          <w:p w14:paraId="0C70AABF">
            <w:pPr>
              <w:keepNext w:val="0"/>
              <w:keepLines w:val="0"/>
              <w:pageBreakBefore w:val="0"/>
              <w:widowControl/>
              <w:numPr>
                <w:ilvl w:val="0"/>
                <w:numId w:val="19"/>
              </w:numPr>
              <w:suppressLineNumbers w:val="0"/>
              <w:wordWrap/>
              <w:overflowPunct/>
              <w:topLinePunct w:val="0"/>
              <w:bidi w:val="0"/>
              <w:spacing w:line="312" w:lineRule="auto"/>
              <w:ind w:left="425" w:leftChars="0" w:hanging="425" w:firstLineChars="0"/>
              <w:jc w:val="center"/>
              <w:textAlignment w:val="center"/>
              <w:rPr>
                <w:rFonts w:hint="eastAsia" w:ascii="宋体" w:hAnsi="宋体" w:eastAsia="宋体" w:cs="宋体"/>
                <w:color w:val="auto"/>
                <w:sz w:val="21"/>
                <w:szCs w:val="21"/>
                <w:highlight w:val="none"/>
              </w:rPr>
            </w:pPr>
          </w:p>
        </w:tc>
        <w:tc>
          <w:tcPr>
            <w:tcW w:w="1678" w:type="dxa"/>
            <w:vMerge w:val="restart"/>
            <w:vAlign w:val="center"/>
          </w:tcPr>
          <w:p w14:paraId="00E9F927">
            <w:pPr>
              <w:keepNext w:val="0"/>
              <w:keepLines w:val="0"/>
              <w:pageBreakBefore w:val="0"/>
              <w:widowControl/>
              <w:suppressLineNumbers w:val="0"/>
              <w:wordWrap/>
              <w:overflowPunct/>
              <w:topLinePunct w:val="0"/>
              <w:bidi w:val="0"/>
              <w:spacing w:line="312" w:lineRule="auto"/>
              <w:ind w:left="0"/>
              <w:jc w:val="center"/>
              <w:textAlignment w:val="top"/>
              <w:rPr>
                <w:rFonts w:hint="eastAsia"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i w:val="0"/>
                <w:iCs w:val="0"/>
                <w:color w:val="auto"/>
                <w:kern w:val="0"/>
                <w:sz w:val="21"/>
                <w:szCs w:val="21"/>
                <w:highlight w:val="none"/>
                <w:u w:val="none"/>
                <w:lang w:val="en-US" w:eastAsia="zh-CN" w:bidi="ar"/>
              </w:rPr>
              <w:t>定制文件柜２</w:t>
            </w:r>
          </w:p>
          <w:p w14:paraId="2E891813">
            <w:pPr>
              <w:pStyle w:val="18"/>
              <w:keepNext w:val="0"/>
              <w:keepLines w:val="0"/>
              <w:pageBreakBefore w:val="0"/>
              <w:widowControl w:val="0"/>
              <w:wordWrap/>
              <w:overflowPunct/>
              <w:topLinePunct w:val="0"/>
              <w:bidi w:val="0"/>
              <w:spacing w:line="312" w:lineRule="auto"/>
              <w:ind w:left="0"/>
              <w:jc w:val="center"/>
              <w:rPr>
                <w:rFonts w:hint="eastAsia"/>
                <w:color w:val="auto"/>
                <w:highlight w:val="none"/>
              </w:rPr>
            </w:pPr>
          </w:p>
        </w:tc>
        <w:tc>
          <w:tcPr>
            <w:tcW w:w="6656" w:type="dxa"/>
            <w:gridSpan w:val="2"/>
            <w:vAlign w:val="center"/>
          </w:tcPr>
          <w:p w14:paraId="5DB5A73C">
            <w:pPr>
              <w:keepNext w:val="0"/>
              <w:keepLines w:val="0"/>
              <w:pageBreakBefore w:val="0"/>
              <w:widowControl/>
              <w:suppressLineNumbers w:val="0"/>
              <w:wordWrap/>
              <w:overflowPunct/>
              <w:topLinePunct w:val="0"/>
              <w:bidi w:val="0"/>
              <w:spacing w:line="312" w:lineRule="auto"/>
              <w:ind w:left="0"/>
              <w:jc w:val="left"/>
              <w:textAlignment w:val="center"/>
              <w:rPr>
                <w:rFonts w:hint="eastAsia" w:ascii="宋体" w:hAnsi="宋体" w:eastAsia="宋体" w:cs="宋体"/>
                <w:b w:val="0"/>
                <w:bCs w:val="0"/>
                <w:color w:val="auto"/>
                <w:spacing w:val="-5"/>
                <w:sz w:val="21"/>
                <w:szCs w:val="21"/>
                <w:highlight w:val="none"/>
                <w:lang w:val="en-US" w:eastAsia="zh-CN"/>
              </w:rPr>
            </w:pPr>
            <w:r>
              <w:rPr>
                <w:rFonts w:hint="eastAsia" w:ascii="宋体" w:hAnsi="宋体" w:eastAsia="宋体" w:cs="宋体"/>
                <w:i w:val="0"/>
                <w:iCs w:val="0"/>
                <w:color w:val="auto"/>
                <w:kern w:val="0"/>
                <w:sz w:val="21"/>
                <w:szCs w:val="21"/>
                <w:highlight w:val="none"/>
                <w:u w:val="none"/>
                <w:lang w:val="en-US" w:eastAsia="zh-CN" w:bidi="ar"/>
              </w:rPr>
              <w:t>188.1规格：900W*400*2000H</w:t>
            </w:r>
          </w:p>
        </w:tc>
      </w:tr>
      <w:tr w14:paraId="07044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719" w:type="dxa"/>
            <w:vMerge w:val="continue"/>
            <w:vAlign w:val="center"/>
          </w:tcPr>
          <w:p w14:paraId="2C80F710">
            <w:pPr>
              <w:keepNext w:val="0"/>
              <w:keepLines w:val="0"/>
              <w:pageBreakBefore w:val="0"/>
              <w:widowControl w:val="0"/>
              <w:wordWrap/>
              <w:overflowPunct/>
              <w:topLinePunct w:val="0"/>
              <w:bidi w:val="0"/>
              <w:spacing w:line="312" w:lineRule="auto"/>
              <w:ind w:left="0" w:firstLine="0" w:firstLineChars="0"/>
              <w:jc w:val="center"/>
              <w:rPr>
                <w:rFonts w:hint="eastAsia" w:ascii="宋体" w:hAnsi="宋体" w:eastAsia="宋体" w:cs="宋体"/>
                <w:color w:val="auto"/>
                <w:sz w:val="21"/>
                <w:szCs w:val="21"/>
                <w:highlight w:val="none"/>
              </w:rPr>
            </w:pPr>
          </w:p>
        </w:tc>
        <w:tc>
          <w:tcPr>
            <w:tcW w:w="1678" w:type="dxa"/>
            <w:vMerge w:val="continue"/>
            <w:vAlign w:val="center"/>
          </w:tcPr>
          <w:p w14:paraId="283B6374">
            <w:pPr>
              <w:keepNext w:val="0"/>
              <w:keepLines w:val="0"/>
              <w:pageBreakBefore w:val="0"/>
              <w:widowControl w:val="0"/>
              <w:wordWrap/>
              <w:overflowPunct/>
              <w:topLinePunct w:val="0"/>
              <w:bidi w:val="0"/>
              <w:spacing w:line="312" w:lineRule="auto"/>
              <w:ind w:left="0"/>
              <w:jc w:val="center"/>
              <w:rPr>
                <w:rFonts w:hint="eastAsia" w:ascii="宋体" w:hAnsi="宋体" w:eastAsia="宋体" w:cs="宋体"/>
                <w:color w:val="auto"/>
                <w:sz w:val="21"/>
                <w:szCs w:val="21"/>
                <w:highlight w:val="none"/>
              </w:rPr>
            </w:pPr>
          </w:p>
        </w:tc>
        <w:tc>
          <w:tcPr>
            <w:tcW w:w="6656" w:type="dxa"/>
            <w:gridSpan w:val="2"/>
            <w:vAlign w:val="center"/>
          </w:tcPr>
          <w:p w14:paraId="0219918A">
            <w:pPr>
              <w:keepNext w:val="0"/>
              <w:keepLines w:val="0"/>
              <w:pageBreakBefore w:val="0"/>
              <w:widowControl/>
              <w:suppressLineNumbers w:val="0"/>
              <w:wordWrap/>
              <w:overflowPunct/>
              <w:topLinePunct w:val="0"/>
              <w:bidi w:val="0"/>
              <w:spacing w:line="312" w:lineRule="auto"/>
              <w:ind w:left="0"/>
              <w:jc w:val="left"/>
              <w:textAlignment w:val="center"/>
              <w:rPr>
                <w:rFonts w:hint="eastAsia" w:ascii="宋体" w:hAnsi="宋体" w:eastAsia="宋体" w:cs="宋体"/>
                <w:b w:val="0"/>
                <w:bCs w:val="0"/>
                <w:color w:val="auto"/>
                <w:spacing w:val="-5"/>
                <w:sz w:val="21"/>
                <w:szCs w:val="21"/>
                <w:highlight w:val="none"/>
                <w:lang w:val="en-US" w:eastAsia="zh-CN"/>
              </w:rPr>
            </w:pPr>
            <w:r>
              <w:rPr>
                <w:rFonts w:hint="eastAsia" w:ascii="宋体" w:hAnsi="宋体" w:eastAsia="宋体" w:cs="宋体"/>
                <w:i w:val="0"/>
                <w:iCs w:val="0"/>
                <w:color w:val="auto"/>
                <w:kern w:val="0"/>
                <w:sz w:val="21"/>
                <w:szCs w:val="21"/>
                <w:highlight w:val="none"/>
                <w:u w:val="none"/>
                <w:lang w:val="en-US" w:eastAsia="zh-CN" w:bidi="ar"/>
              </w:rPr>
              <w:t>188.2基材：板材采用</w:t>
            </w:r>
            <w:r>
              <w:rPr>
                <w:rFonts w:hint="eastAsia" w:ascii="宋体" w:hAnsi="宋体" w:eastAsia="宋体" w:cs="宋体"/>
                <w:b w:val="0"/>
                <w:bCs w:val="0"/>
                <w:i w:val="0"/>
                <w:iCs w:val="0"/>
                <w:color w:val="auto"/>
                <w:kern w:val="0"/>
                <w:sz w:val="21"/>
                <w:szCs w:val="21"/>
                <w:highlight w:val="none"/>
                <w:u w:val="none"/>
                <w:lang w:val="en-US" w:eastAsia="zh-CN" w:bidi="ar"/>
              </w:rPr>
              <w:t>新国标环保</w:t>
            </w:r>
            <w:r>
              <w:rPr>
                <w:rFonts w:hint="eastAsia" w:ascii="宋体" w:hAnsi="宋体" w:eastAsia="宋体" w:cs="宋体"/>
                <w:i w:val="0"/>
                <w:iCs w:val="0"/>
                <w:color w:val="auto"/>
                <w:kern w:val="0"/>
                <w:sz w:val="21"/>
                <w:szCs w:val="21"/>
                <w:highlight w:val="none"/>
                <w:u w:val="none"/>
                <w:lang w:val="en-US" w:eastAsia="zh-CN" w:bidi="ar"/>
              </w:rPr>
              <w:t>ENF级纤维板；，三聚氰胺饰面，顶板、层板厚度25mm，侧板、背板、门板为16mm。板材的胶合强度、含水率、浸渍剥离、静曲强度、弹性模量、甲醛释放量、挥发性有机化合物（72h）的苯、甲苯、二甲苯，TVOC符合 GB 18580-2017、GB/T 35601-2017、GB/T 9846-2015、GB/T 39600-2021标准要求。</w:t>
            </w:r>
          </w:p>
        </w:tc>
      </w:tr>
      <w:tr w14:paraId="1D377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719" w:type="dxa"/>
            <w:vMerge w:val="continue"/>
            <w:vAlign w:val="center"/>
          </w:tcPr>
          <w:p w14:paraId="170FA60A">
            <w:pPr>
              <w:keepNext w:val="0"/>
              <w:keepLines w:val="0"/>
              <w:pageBreakBefore w:val="0"/>
              <w:widowControl w:val="0"/>
              <w:wordWrap/>
              <w:overflowPunct/>
              <w:topLinePunct w:val="0"/>
              <w:bidi w:val="0"/>
              <w:spacing w:line="312" w:lineRule="auto"/>
              <w:ind w:left="0" w:firstLine="0" w:firstLineChars="0"/>
              <w:jc w:val="center"/>
              <w:rPr>
                <w:rFonts w:hint="eastAsia" w:ascii="宋体" w:hAnsi="宋体" w:eastAsia="宋体" w:cs="宋体"/>
                <w:color w:val="auto"/>
                <w:sz w:val="21"/>
                <w:szCs w:val="21"/>
                <w:highlight w:val="none"/>
              </w:rPr>
            </w:pPr>
          </w:p>
        </w:tc>
        <w:tc>
          <w:tcPr>
            <w:tcW w:w="1678" w:type="dxa"/>
            <w:vMerge w:val="continue"/>
            <w:vAlign w:val="center"/>
          </w:tcPr>
          <w:p w14:paraId="79F0A4A8">
            <w:pPr>
              <w:keepNext w:val="0"/>
              <w:keepLines w:val="0"/>
              <w:pageBreakBefore w:val="0"/>
              <w:widowControl w:val="0"/>
              <w:wordWrap/>
              <w:overflowPunct/>
              <w:topLinePunct w:val="0"/>
              <w:bidi w:val="0"/>
              <w:spacing w:line="312" w:lineRule="auto"/>
              <w:ind w:left="0"/>
              <w:jc w:val="center"/>
              <w:rPr>
                <w:rFonts w:hint="eastAsia" w:ascii="宋体" w:hAnsi="宋体" w:eastAsia="宋体" w:cs="宋体"/>
                <w:color w:val="auto"/>
                <w:sz w:val="21"/>
                <w:szCs w:val="21"/>
                <w:highlight w:val="none"/>
              </w:rPr>
            </w:pPr>
          </w:p>
        </w:tc>
        <w:tc>
          <w:tcPr>
            <w:tcW w:w="6656" w:type="dxa"/>
            <w:gridSpan w:val="2"/>
            <w:vAlign w:val="center"/>
          </w:tcPr>
          <w:p w14:paraId="7241E2B8">
            <w:pPr>
              <w:keepNext w:val="0"/>
              <w:keepLines w:val="0"/>
              <w:pageBreakBefore w:val="0"/>
              <w:widowControl/>
              <w:suppressLineNumbers w:val="0"/>
              <w:wordWrap/>
              <w:overflowPunct/>
              <w:topLinePunct w:val="0"/>
              <w:bidi w:val="0"/>
              <w:spacing w:line="312" w:lineRule="auto"/>
              <w:ind w:left="0"/>
              <w:jc w:val="left"/>
              <w:textAlignment w:val="center"/>
              <w:rPr>
                <w:rFonts w:hint="eastAsia" w:ascii="宋体" w:hAnsi="宋体" w:eastAsia="宋体" w:cs="宋体"/>
                <w:b w:val="0"/>
                <w:bCs w:val="0"/>
                <w:color w:val="auto"/>
                <w:spacing w:val="-5"/>
                <w:sz w:val="21"/>
                <w:szCs w:val="21"/>
                <w:highlight w:val="none"/>
                <w:lang w:val="en-US" w:eastAsia="zh-CN"/>
              </w:rPr>
            </w:pPr>
            <w:r>
              <w:rPr>
                <w:rFonts w:hint="eastAsia" w:ascii="宋体" w:hAnsi="宋体" w:eastAsia="宋体" w:cs="宋体"/>
                <w:i w:val="0"/>
                <w:iCs w:val="0"/>
                <w:color w:val="auto"/>
                <w:kern w:val="0"/>
                <w:sz w:val="21"/>
                <w:szCs w:val="21"/>
                <w:highlight w:val="none"/>
                <w:u w:val="none"/>
                <w:lang w:val="en-US" w:eastAsia="zh-CN" w:bidi="ar"/>
              </w:rPr>
              <w:t>188.3工艺：ABS激光封边制作，封边厚度≥2.0mm，封边倒角圆滑、经精修边，无外露胶痕。具有防水、防潮、防交叉感染、耐磨性能强；</w:t>
            </w:r>
          </w:p>
        </w:tc>
      </w:tr>
      <w:tr w14:paraId="361A8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3DA3C401">
            <w:pPr>
              <w:keepNext w:val="0"/>
              <w:keepLines w:val="0"/>
              <w:pageBreakBefore w:val="0"/>
              <w:widowControl w:val="0"/>
              <w:wordWrap/>
              <w:overflowPunct/>
              <w:topLinePunct w:val="0"/>
              <w:bidi w:val="0"/>
              <w:spacing w:line="312" w:lineRule="auto"/>
              <w:ind w:left="0" w:firstLine="0" w:firstLineChars="0"/>
              <w:jc w:val="center"/>
              <w:rPr>
                <w:rFonts w:hint="eastAsia" w:ascii="宋体" w:hAnsi="宋体" w:eastAsia="宋体" w:cs="宋体"/>
                <w:color w:val="auto"/>
                <w:sz w:val="21"/>
                <w:szCs w:val="21"/>
                <w:highlight w:val="none"/>
              </w:rPr>
            </w:pPr>
          </w:p>
        </w:tc>
        <w:tc>
          <w:tcPr>
            <w:tcW w:w="1678" w:type="dxa"/>
            <w:vMerge w:val="continue"/>
            <w:vAlign w:val="center"/>
          </w:tcPr>
          <w:p w14:paraId="3CB5A137">
            <w:pPr>
              <w:keepNext w:val="0"/>
              <w:keepLines w:val="0"/>
              <w:pageBreakBefore w:val="0"/>
              <w:widowControl w:val="0"/>
              <w:wordWrap/>
              <w:overflowPunct/>
              <w:topLinePunct w:val="0"/>
              <w:bidi w:val="0"/>
              <w:spacing w:line="312" w:lineRule="auto"/>
              <w:ind w:left="0"/>
              <w:jc w:val="center"/>
              <w:rPr>
                <w:rFonts w:hint="eastAsia" w:ascii="宋体" w:hAnsi="宋体" w:eastAsia="宋体" w:cs="宋体"/>
                <w:color w:val="auto"/>
                <w:sz w:val="21"/>
                <w:szCs w:val="21"/>
                <w:highlight w:val="none"/>
              </w:rPr>
            </w:pPr>
          </w:p>
        </w:tc>
        <w:tc>
          <w:tcPr>
            <w:tcW w:w="6575" w:type="dxa"/>
            <w:vAlign w:val="center"/>
          </w:tcPr>
          <w:p w14:paraId="5E10BAF7">
            <w:pPr>
              <w:keepNext w:val="0"/>
              <w:keepLines w:val="0"/>
              <w:pageBreakBefore w:val="0"/>
              <w:widowControl/>
              <w:suppressLineNumbers w:val="0"/>
              <w:wordWrap/>
              <w:overflowPunct/>
              <w:topLinePunct w:val="0"/>
              <w:bidi w:val="0"/>
              <w:spacing w:line="312" w:lineRule="auto"/>
              <w:ind w:left="0"/>
              <w:jc w:val="left"/>
              <w:textAlignment w:val="center"/>
              <w:rPr>
                <w:rFonts w:hint="eastAsia" w:ascii="宋体" w:hAnsi="宋体" w:eastAsia="宋体" w:cs="宋体"/>
                <w:b w:val="0"/>
                <w:bCs w:val="0"/>
                <w:color w:val="auto"/>
                <w:spacing w:val="-5"/>
                <w:sz w:val="21"/>
                <w:szCs w:val="21"/>
                <w:highlight w:val="none"/>
                <w:lang w:val="en-US" w:eastAsia="zh-CN"/>
              </w:rPr>
            </w:pPr>
            <w:r>
              <w:rPr>
                <w:rFonts w:hint="eastAsia" w:ascii="宋体" w:hAnsi="宋体" w:eastAsia="宋体" w:cs="宋体"/>
                <w:i w:val="0"/>
                <w:iCs w:val="0"/>
                <w:color w:val="auto"/>
                <w:kern w:val="0"/>
                <w:sz w:val="21"/>
                <w:szCs w:val="21"/>
                <w:highlight w:val="none"/>
                <w:u w:val="none"/>
                <w:lang w:val="en-US" w:eastAsia="zh-CN" w:bidi="ar"/>
              </w:rPr>
              <w:t>188.4结构：上对开铝框或木框玻璃掩门含二件活层，下对开木掩门含一件活层；钢化玻璃门带3c标识。</w:t>
            </w:r>
          </w:p>
        </w:tc>
      </w:tr>
      <w:tr w14:paraId="6A1A0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49D83965">
            <w:pPr>
              <w:keepNext w:val="0"/>
              <w:keepLines w:val="0"/>
              <w:pageBreakBefore w:val="0"/>
              <w:widowControl w:val="0"/>
              <w:wordWrap/>
              <w:overflowPunct/>
              <w:topLinePunct w:val="0"/>
              <w:bidi w:val="0"/>
              <w:spacing w:line="312" w:lineRule="auto"/>
              <w:ind w:left="0" w:firstLine="0" w:firstLineChars="0"/>
              <w:jc w:val="center"/>
              <w:rPr>
                <w:rFonts w:hint="eastAsia" w:ascii="宋体" w:hAnsi="宋体" w:eastAsia="宋体" w:cs="宋体"/>
                <w:color w:val="auto"/>
                <w:sz w:val="21"/>
                <w:szCs w:val="21"/>
                <w:highlight w:val="none"/>
              </w:rPr>
            </w:pPr>
          </w:p>
        </w:tc>
        <w:tc>
          <w:tcPr>
            <w:tcW w:w="1678" w:type="dxa"/>
            <w:vMerge w:val="continue"/>
            <w:vAlign w:val="center"/>
          </w:tcPr>
          <w:p w14:paraId="1596AB66">
            <w:pPr>
              <w:keepNext w:val="0"/>
              <w:keepLines w:val="0"/>
              <w:pageBreakBefore w:val="0"/>
              <w:widowControl w:val="0"/>
              <w:wordWrap/>
              <w:overflowPunct/>
              <w:topLinePunct w:val="0"/>
              <w:bidi w:val="0"/>
              <w:spacing w:line="312" w:lineRule="auto"/>
              <w:ind w:left="0"/>
              <w:jc w:val="center"/>
              <w:rPr>
                <w:rFonts w:hint="eastAsia" w:ascii="宋体" w:hAnsi="宋体" w:eastAsia="宋体" w:cs="宋体"/>
                <w:color w:val="auto"/>
                <w:sz w:val="21"/>
                <w:szCs w:val="21"/>
                <w:highlight w:val="none"/>
              </w:rPr>
            </w:pPr>
          </w:p>
        </w:tc>
        <w:tc>
          <w:tcPr>
            <w:tcW w:w="6575" w:type="dxa"/>
            <w:vAlign w:val="center"/>
          </w:tcPr>
          <w:p w14:paraId="62CC9ADF">
            <w:pPr>
              <w:keepNext w:val="0"/>
              <w:keepLines w:val="0"/>
              <w:pageBreakBefore w:val="0"/>
              <w:widowControl/>
              <w:suppressLineNumbers w:val="0"/>
              <w:wordWrap/>
              <w:overflowPunct/>
              <w:topLinePunct w:val="0"/>
              <w:bidi w:val="0"/>
              <w:spacing w:line="312" w:lineRule="auto"/>
              <w:ind w:left="0"/>
              <w:jc w:val="left"/>
              <w:textAlignment w:val="center"/>
              <w:rPr>
                <w:rFonts w:hint="eastAsia" w:ascii="宋体" w:hAnsi="宋体" w:eastAsia="宋体" w:cs="宋体"/>
                <w:b w:val="0"/>
                <w:bCs w:val="0"/>
                <w:color w:val="auto"/>
                <w:spacing w:val="-5"/>
                <w:sz w:val="21"/>
                <w:szCs w:val="21"/>
                <w:highlight w:val="none"/>
                <w:lang w:val="en-US" w:eastAsia="zh-CN"/>
              </w:rPr>
            </w:pPr>
            <w:r>
              <w:rPr>
                <w:rFonts w:hint="eastAsia" w:ascii="宋体" w:hAnsi="宋体" w:eastAsia="宋体" w:cs="宋体"/>
                <w:i w:val="0"/>
                <w:iCs w:val="0"/>
                <w:color w:val="auto"/>
                <w:kern w:val="0"/>
                <w:sz w:val="21"/>
                <w:szCs w:val="21"/>
                <w:highlight w:val="none"/>
                <w:u w:val="none"/>
                <w:lang w:val="en-US" w:eastAsia="zh-CN" w:bidi="ar"/>
              </w:rPr>
              <w:t>188.5配件：采用缓冲阻尼门铰；折叠机械锁具。</w:t>
            </w:r>
          </w:p>
        </w:tc>
      </w:tr>
      <w:tr w14:paraId="6AD61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506DAC3D">
            <w:pPr>
              <w:keepNext w:val="0"/>
              <w:keepLines w:val="0"/>
              <w:pageBreakBefore w:val="0"/>
              <w:widowControl/>
              <w:numPr>
                <w:ilvl w:val="0"/>
                <w:numId w:val="19"/>
              </w:numPr>
              <w:suppressLineNumbers w:val="0"/>
              <w:wordWrap/>
              <w:overflowPunct/>
              <w:topLinePunct w:val="0"/>
              <w:bidi w:val="0"/>
              <w:spacing w:line="312" w:lineRule="auto"/>
              <w:ind w:left="425" w:leftChars="0" w:hanging="425" w:firstLineChars="0"/>
              <w:jc w:val="center"/>
              <w:textAlignment w:val="center"/>
              <w:rPr>
                <w:rFonts w:hint="eastAsia" w:ascii="宋体" w:hAnsi="宋体" w:eastAsia="宋体" w:cs="宋体"/>
                <w:color w:val="auto"/>
                <w:sz w:val="21"/>
                <w:szCs w:val="21"/>
                <w:highlight w:val="none"/>
              </w:rPr>
            </w:pPr>
          </w:p>
        </w:tc>
        <w:tc>
          <w:tcPr>
            <w:tcW w:w="1678" w:type="dxa"/>
            <w:vMerge w:val="restart"/>
            <w:vAlign w:val="center"/>
          </w:tcPr>
          <w:p w14:paraId="4731E893">
            <w:pPr>
              <w:keepNext w:val="0"/>
              <w:keepLines w:val="0"/>
              <w:pageBreakBefore w:val="0"/>
              <w:widowControl/>
              <w:suppressLineNumbers w:val="0"/>
              <w:wordWrap/>
              <w:overflowPunct/>
              <w:topLinePunct w:val="0"/>
              <w:bidi w:val="0"/>
              <w:spacing w:line="312" w:lineRule="auto"/>
              <w:ind w:left="0"/>
              <w:jc w:val="center"/>
              <w:textAlignment w:val="top"/>
              <w:rPr>
                <w:rFonts w:hint="eastAsia"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i w:val="0"/>
                <w:iCs w:val="0"/>
                <w:color w:val="auto"/>
                <w:kern w:val="0"/>
                <w:sz w:val="21"/>
                <w:szCs w:val="21"/>
                <w:highlight w:val="none"/>
                <w:u w:val="none"/>
                <w:lang w:val="en-US" w:eastAsia="zh-CN" w:bidi="ar"/>
              </w:rPr>
              <w:t>钢制储物柜</w:t>
            </w:r>
          </w:p>
          <w:p w14:paraId="773BC375">
            <w:pPr>
              <w:pStyle w:val="18"/>
              <w:keepNext w:val="0"/>
              <w:keepLines w:val="0"/>
              <w:pageBreakBefore w:val="0"/>
              <w:widowControl w:val="0"/>
              <w:wordWrap/>
              <w:overflowPunct/>
              <w:topLinePunct w:val="0"/>
              <w:bidi w:val="0"/>
              <w:spacing w:line="312" w:lineRule="auto"/>
              <w:ind w:left="0"/>
              <w:jc w:val="center"/>
              <w:rPr>
                <w:rFonts w:hint="eastAsia"/>
                <w:color w:val="auto"/>
                <w:highlight w:val="none"/>
              </w:rPr>
            </w:pPr>
          </w:p>
        </w:tc>
        <w:tc>
          <w:tcPr>
            <w:tcW w:w="6575" w:type="dxa"/>
            <w:vAlign w:val="center"/>
          </w:tcPr>
          <w:p w14:paraId="68BC0350">
            <w:pPr>
              <w:keepNext w:val="0"/>
              <w:keepLines w:val="0"/>
              <w:pageBreakBefore w:val="0"/>
              <w:widowControl/>
              <w:suppressLineNumbers w:val="0"/>
              <w:wordWrap/>
              <w:overflowPunct/>
              <w:topLinePunct w:val="0"/>
              <w:bidi w:val="0"/>
              <w:spacing w:line="312" w:lineRule="auto"/>
              <w:ind w:left="0"/>
              <w:jc w:val="left"/>
              <w:textAlignment w:val="center"/>
              <w:rPr>
                <w:rFonts w:hint="eastAsia" w:ascii="宋体" w:hAnsi="宋体" w:eastAsia="宋体" w:cs="宋体"/>
                <w:b w:val="0"/>
                <w:bCs w:val="0"/>
                <w:color w:val="auto"/>
                <w:spacing w:val="-5"/>
                <w:sz w:val="21"/>
                <w:szCs w:val="21"/>
                <w:highlight w:val="none"/>
                <w:lang w:val="en-US" w:eastAsia="zh-CN"/>
              </w:rPr>
            </w:pPr>
            <w:r>
              <w:rPr>
                <w:rFonts w:hint="eastAsia" w:ascii="宋体" w:hAnsi="宋体" w:eastAsia="宋体" w:cs="宋体"/>
                <w:i w:val="0"/>
                <w:iCs w:val="0"/>
                <w:color w:val="auto"/>
                <w:kern w:val="0"/>
                <w:sz w:val="21"/>
                <w:szCs w:val="21"/>
                <w:highlight w:val="none"/>
                <w:u w:val="none"/>
                <w:lang w:val="en-US" w:eastAsia="zh-CN" w:bidi="ar"/>
              </w:rPr>
              <w:t>189.1规格：900W*400*2000H</w:t>
            </w:r>
          </w:p>
        </w:tc>
      </w:tr>
      <w:tr w14:paraId="5318F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0DC304F6">
            <w:pPr>
              <w:keepNext w:val="0"/>
              <w:keepLines w:val="0"/>
              <w:pageBreakBefore w:val="0"/>
              <w:widowControl w:val="0"/>
              <w:wordWrap/>
              <w:overflowPunct/>
              <w:topLinePunct w:val="0"/>
              <w:bidi w:val="0"/>
              <w:spacing w:line="312" w:lineRule="auto"/>
              <w:ind w:left="0" w:firstLine="0" w:firstLineChars="0"/>
              <w:jc w:val="center"/>
              <w:rPr>
                <w:rFonts w:hint="eastAsia" w:ascii="宋体" w:hAnsi="宋体" w:eastAsia="宋体" w:cs="宋体"/>
                <w:color w:val="auto"/>
                <w:sz w:val="21"/>
                <w:szCs w:val="21"/>
                <w:highlight w:val="none"/>
              </w:rPr>
            </w:pPr>
          </w:p>
        </w:tc>
        <w:tc>
          <w:tcPr>
            <w:tcW w:w="1678" w:type="dxa"/>
            <w:vMerge w:val="continue"/>
            <w:vAlign w:val="center"/>
          </w:tcPr>
          <w:p w14:paraId="078707D8">
            <w:pPr>
              <w:keepNext w:val="0"/>
              <w:keepLines w:val="0"/>
              <w:pageBreakBefore w:val="0"/>
              <w:widowControl w:val="0"/>
              <w:wordWrap/>
              <w:overflowPunct/>
              <w:topLinePunct w:val="0"/>
              <w:bidi w:val="0"/>
              <w:spacing w:line="312" w:lineRule="auto"/>
              <w:ind w:left="0"/>
              <w:jc w:val="center"/>
              <w:rPr>
                <w:rFonts w:hint="eastAsia" w:ascii="宋体" w:hAnsi="宋体" w:eastAsia="宋体" w:cs="宋体"/>
                <w:color w:val="auto"/>
                <w:sz w:val="21"/>
                <w:szCs w:val="21"/>
                <w:highlight w:val="none"/>
              </w:rPr>
            </w:pPr>
          </w:p>
        </w:tc>
        <w:tc>
          <w:tcPr>
            <w:tcW w:w="6575" w:type="dxa"/>
            <w:vAlign w:val="center"/>
          </w:tcPr>
          <w:p w14:paraId="17B1432F">
            <w:pPr>
              <w:keepNext w:val="0"/>
              <w:keepLines w:val="0"/>
              <w:pageBreakBefore w:val="0"/>
              <w:widowControl/>
              <w:suppressLineNumbers w:val="0"/>
              <w:wordWrap/>
              <w:overflowPunct/>
              <w:topLinePunct w:val="0"/>
              <w:bidi w:val="0"/>
              <w:spacing w:line="312" w:lineRule="auto"/>
              <w:ind w:left="0"/>
              <w:jc w:val="left"/>
              <w:textAlignment w:val="center"/>
              <w:rPr>
                <w:rFonts w:hint="eastAsia" w:ascii="宋体" w:hAnsi="宋体" w:eastAsia="宋体" w:cs="宋体"/>
                <w:b w:val="0"/>
                <w:bCs w:val="0"/>
                <w:color w:val="auto"/>
                <w:spacing w:val="-5"/>
                <w:sz w:val="21"/>
                <w:szCs w:val="21"/>
                <w:highlight w:val="none"/>
                <w:lang w:val="en-US" w:eastAsia="zh-CN"/>
              </w:rPr>
            </w:pPr>
            <w:r>
              <w:rPr>
                <w:rFonts w:hint="eastAsia" w:ascii="宋体" w:hAnsi="宋体" w:eastAsia="宋体" w:cs="宋体"/>
                <w:i w:val="0"/>
                <w:iCs w:val="0"/>
                <w:color w:val="auto"/>
                <w:kern w:val="0"/>
                <w:sz w:val="21"/>
                <w:szCs w:val="21"/>
                <w:highlight w:val="none"/>
                <w:u w:val="none"/>
                <w:lang w:val="en-US" w:eastAsia="zh-CN" w:bidi="ar"/>
              </w:rPr>
              <w:t>189.2基材：采用双面电解钢板；底板、顶板、侧板、层板、门板厚度≥0.8mm，背板厚度≥0.6mm。</w:t>
            </w:r>
          </w:p>
        </w:tc>
      </w:tr>
      <w:tr w14:paraId="2CD9E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78BD21EA">
            <w:pPr>
              <w:keepNext w:val="0"/>
              <w:keepLines w:val="0"/>
              <w:pageBreakBefore w:val="0"/>
              <w:widowControl w:val="0"/>
              <w:wordWrap/>
              <w:overflowPunct/>
              <w:topLinePunct w:val="0"/>
              <w:bidi w:val="0"/>
              <w:spacing w:line="312" w:lineRule="auto"/>
              <w:ind w:left="0" w:firstLine="0" w:firstLineChars="0"/>
              <w:jc w:val="center"/>
              <w:rPr>
                <w:rFonts w:hint="eastAsia" w:ascii="宋体" w:hAnsi="宋体" w:eastAsia="宋体" w:cs="宋体"/>
                <w:color w:val="auto"/>
                <w:sz w:val="21"/>
                <w:szCs w:val="21"/>
                <w:highlight w:val="none"/>
              </w:rPr>
            </w:pPr>
          </w:p>
        </w:tc>
        <w:tc>
          <w:tcPr>
            <w:tcW w:w="1678" w:type="dxa"/>
            <w:vMerge w:val="continue"/>
            <w:vAlign w:val="center"/>
          </w:tcPr>
          <w:p w14:paraId="5E254C99">
            <w:pPr>
              <w:keepNext w:val="0"/>
              <w:keepLines w:val="0"/>
              <w:pageBreakBefore w:val="0"/>
              <w:widowControl w:val="0"/>
              <w:wordWrap/>
              <w:overflowPunct/>
              <w:topLinePunct w:val="0"/>
              <w:bidi w:val="0"/>
              <w:spacing w:line="312" w:lineRule="auto"/>
              <w:ind w:left="0"/>
              <w:jc w:val="center"/>
              <w:rPr>
                <w:rFonts w:hint="eastAsia" w:ascii="宋体" w:hAnsi="宋体" w:eastAsia="宋体" w:cs="宋体"/>
                <w:color w:val="auto"/>
                <w:sz w:val="21"/>
                <w:szCs w:val="21"/>
                <w:highlight w:val="none"/>
              </w:rPr>
            </w:pPr>
          </w:p>
        </w:tc>
        <w:tc>
          <w:tcPr>
            <w:tcW w:w="6575" w:type="dxa"/>
            <w:vAlign w:val="center"/>
          </w:tcPr>
          <w:p w14:paraId="6FF6ED7C">
            <w:pPr>
              <w:keepNext w:val="0"/>
              <w:keepLines w:val="0"/>
              <w:pageBreakBefore w:val="0"/>
              <w:widowControl/>
              <w:suppressLineNumbers w:val="0"/>
              <w:wordWrap/>
              <w:overflowPunct/>
              <w:topLinePunct w:val="0"/>
              <w:bidi w:val="0"/>
              <w:spacing w:line="312" w:lineRule="auto"/>
              <w:ind w:left="0"/>
              <w:jc w:val="left"/>
              <w:textAlignment w:val="center"/>
              <w:rPr>
                <w:rFonts w:hint="eastAsia" w:ascii="宋体" w:hAnsi="宋体" w:eastAsia="宋体" w:cs="宋体"/>
                <w:b w:val="0"/>
                <w:bCs w:val="0"/>
                <w:color w:val="auto"/>
                <w:spacing w:val="-5"/>
                <w:sz w:val="21"/>
                <w:szCs w:val="21"/>
                <w:highlight w:val="none"/>
                <w:lang w:val="en-US" w:eastAsia="zh-CN"/>
              </w:rPr>
            </w:pPr>
            <w:r>
              <w:rPr>
                <w:rFonts w:hint="eastAsia" w:ascii="宋体" w:hAnsi="宋体" w:eastAsia="宋体" w:cs="宋体"/>
                <w:i w:val="0"/>
                <w:iCs w:val="0"/>
                <w:color w:val="auto"/>
                <w:kern w:val="0"/>
                <w:sz w:val="21"/>
                <w:szCs w:val="21"/>
                <w:highlight w:val="none"/>
                <w:u w:val="none"/>
                <w:lang w:val="en-US" w:eastAsia="zh-CN" w:bidi="ar"/>
              </w:rPr>
              <w:t>189.3配置：带锁，柜门内、层板下均配有加强筋，柜边采用薄边设计，颜色木纹转印；主柜+折叠机械锁具。柜体分为上下两层双开四门。活动层板四边折弯，可自由调节高度，层板挂钩采用加厚钢板制作，可自由拆卸，逐级调整高度，层板加强筋可承受50KG的压力；柜门内置磁吸功能；双层门板，门板背面全封闭结构；全钢制门或钢化玻璃门（采用钢化玻璃带3c标识），由采购方选定。上柜内配不少2块活动层板，下柜配不少1块活动层板，层板数量根据采购方需求选定。</w:t>
            </w:r>
          </w:p>
        </w:tc>
      </w:tr>
      <w:tr w14:paraId="67F18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36274723">
            <w:pPr>
              <w:keepNext w:val="0"/>
              <w:keepLines w:val="0"/>
              <w:pageBreakBefore w:val="0"/>
              <w:widowControl w:val="0"/>
              <w:wordWrap/>
              <w:overflowPunct/>
              <w:topLinePunct w:val="0"/>
              <w:bidi w:val="0"/>
              <w:spacing w:line="312" w:lineRule="auto"/>
              <w:ind w:left="0" w:firstLine="0" w:firstLineChars="0"/>
              <w:jc w:val="center"/>
              <w:rPr>
                <w:rFonts w:hint="eastAsia" w:ascii="宋体" w:hAnsi="宋体" w:eastAsia="宋体" w:cs="宋体"/>
                <w:color w:val="auto"/>
                <w:sz w:val="21"/>
                <w:szCs w:val="21"/>
                <w:highlight w:val="none"/>
              </w:rPr>
            </w:pPr>
          </w:p>
        </w:tc>
        <w:tc>
          <w:tcPr>
            <w:tcW w:w="1678" w:type="dxa"/>
            <w:vMerge w:val="continue"/>
            <w:vAlign w:val="center"/>
          </w:tcPr>
          <w:p w14:paraId="6225BD68">
            <w:pPr>
              <w:keepNext w:val="0"/>
              <w:keepLines w:val="0"/>
              <w:pageBreakBefore w:val="0"/>
              <w:widowControl w:val="0"/>
              <w:wordWrap/>
              <w:overflowPunct/>
              <w:topLinePunct w:val="0"/>
              <w:bidi w:val="0"/>
              <w:spacing w:line="312" w:lineRule="auto"/>
              <w:ind w:left="0"/>
              <w:jc w:val="center"/>
              <w:rPr>
                <w:rFonts w:hint="eastAsia" w:ascii="宋体" w:hAnsi="宋体" w:eastAsia="宋体" w:cs="宋体"/>
                <w:color w:val="auto"/>
                <w:sz w:val="21"/>
                <w:szCs w:val="21"/>
                <w:highlight w:val="none"/>
              </w:rPr>
            </w:pPr>
          </w:p>
        </w:tc>
        <w:tc>
          <w:tcPr>
            <w:tcW w:w="6575" w:type="dxa"/>
            <w:vAlign w:val="center"/>
          </w:tcPr>
          <w:p w14:paraId="73D633C3">
            <w:pPr>
              <w:keepNext w:val="0"/>
              <w:keepLines w:val="0"/>
              <w:pageBreakBefore w:val="0"/>
              <w:widowControl/>
              <w:suppressLineNumbers w:val="0"/>
              <w:wordWrap/>
              <w:overflowPunct/>
              <w:topLinePunct w:val="0"/>
              <w:bidi w:val="0"/>
              <w:spacing w:line="312" w:lineRule="auto"/>
              <w:ind w:left="0"/>
              <w:jc w:val="left"/>
              <w:textAlignment w:val="center"/>
              <w:rPr>
                <w:rFonts w:hint="eastAsia" w:ascii="宋体" w:hAnsi="宋体" w:eastAsia="宋体" w:cs="宋体"/>
                <w:b w:val="0"/>
                <w:bCs w:val="0"/>
                <w:color w:val="auto"/>
                <w:spacing w:val="-5"/>
                <w:sz w:val="21"/>
                <w:szCs w:val="21"/>
                <w:highlight w:val="none"/>
                <w:lang w:val="en-US" w:eastAsia="zh-CN"/>
              </w:rPr>
            </w:pPr>
            <w:r>
              <w:rPr>
                <w:rFonts w:hint="eastAsia" w:ascii="宋体" w:hAnsi="宋体" w:eastAsia="宋体" w:cs="宋体"/>
                <w:i w:val="0"/>
                <w:iCs w:val="0"/>
                <w:color w:val="auto"/>
                <w:kern w:val="0"/>
                <w:sz w:val="21"/>
                <w:szCs w:val="21"/>
                <w:highlight w:val="none"/>
                <w:u w:val="none"/>
                <w:lang w:val="en-US" w:eastAsia="zh-CN" w:bidi="ar"/>
              </w:rPr>
              <w:t>189.4工艺/其它说明：所有工件经数控激光切割、模具冲压、数控折弯、焊接、机器打磨而成，再经表洗、彩磷、清洗、烘干、静电喷涂、高温固化。</w:t>
            </w:r>
          </w:p>
        </w:tc>
      </w:tr>
      <w:tr w14:paraId="2DF86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7ED290BF">
            <w:pPr>
              <w:keepNext w:val="0"/>
              <w:keepLines w:val="0"/>
              <w:pageBreakBefore w:val="0"/>
              <w:widowControl w:val="0"/>
              <w:wordWrap/>
              <w:overflowPunct/>
              <w:topLinePunct w:val="0"/>
              <w:bidi w:val="0"/>
              <w:spacing w:line="312" w:lineRule="auto"/>
              <w:ind w:left="0" w:firstLine="0" w:firstLineChars="0"/>
              <w:jc w:val="center"/>
              <w:rPr>
                <w:rFonts w:hint="eastAsia" w:ascii="宋体" w:hAnsi="宋体" w:eastAsia="宋体" w:cs="宋体"/>
                <w:color w:val="auto"/>
                <w:sz w:val="21"/>
                <w:szCs w:val="21"/>
                <w:highlight w:val="none"/>
              </w:rPr>
            </w:pPr>
          </w:p>
        </w:tc>
        <w:tc>
          <w:tcPr>
            <w:tcW w:w="1678" w:type="dxa"/>
            <w:vMerge w:val="continue"/>
            <w:vAlign w:val="center"/>
          </w:tcPr>
          <w:p w14:paraId="78603053">
            <w:pPr>
              <w:keepNext w:val="0"/>
              <w:keepLines w:val="0"/>
              <w:pageBreakBefore w:val="0"/>
              <w:widowControl w:val="0"/>
              <w:wordWrap/>
              <w:overflowPunct/>
              <w:topLinePunct w:val="0"/>
              <w:bidi w:val="0"/>
              <w:spacing w:line="312" w:lineRule="auto"/>
              <w:ind w:left="0"/>
              <w:jc w:val="center"/>
              <w:rPr>
                <w:rFonts w:hint="eastAsia" w:ascii="宋体" w:hAnsi="宋体" w:eastAsia="宋体" w:cs="宋体"/>
                <w:color w:val="auto"/>
                <w:sz w:val="21"/>
                <w:szCs w:val="21"/>
                <w:highlight w:val="none"/>
              </w:rPr>
            </w:pPr>
          </w:p>
        </w:tc>
        <w:tc>
          <w:tcPr>
            <w:tcW w:w="6575" w:type="dxa"/>
            <w:vAlign w:val="center"/>
          </w:tcPr>
          <w:p w14:paraId="1748A55D">
            <w:pPr>
              <w:keepNext w:val="0"/>
              <w:keepLines w:val="0"/>
              <w:pageBreakBefore w:val="0"/>
              <w:widowControl/>
              <w:suppressLineNumbers w:val="0"/>
              <w:wordWrap/>
              <w:overflowPunct/>
              <w:topLinePunct w:val="0"/>
              <w:bidi w:val="0"/>
              <w:spacing w:line="312" w:lineRule="auto"/>
              <w:ind w:left="0"/>
              <w:jc w:val="left"/>
              <w:textAlignment w:val="center"/>
              <w:rPr>
                <w:rFonts w:hint="eastAsia" w:ascii="宋体" w:hAnsi="宋体" w:eastAsia="宋体" w:cs="宋体"/>
                <w:b w:val="0"/>
                <w:bCs w:val="0"/>
                <w:color w:val="auto"/>
                <w:spacing w:val="-5"/>
                <w:sz w:val="21"/>
                <w:szCs w:val="21"/>
                <w:highlight w:val="none"/>
                <w:lang w:val="en-US" w:eastAsia="zh-CN"/>
              </w:rPr>
            </w:pPr>
            <w:r>
              <w:rPr>
                <w:rFonts w:hint="eastAsia" w:ascii="宋体" w:hAnsi="宋体" w:eastAsia="宋体" w:cs="宋体"/>
                <w:i w:val="0"/>
                <w:iCs w:val="0"/>
                <w:color w:val="auto"/>
                <w:kern w:val="0"/>
                <w:sz w:val="21"/>
                <w:szCs w:val="21"/>
                <w:highlight w:val="none"/>
                <w:u w:val="none"/>
                <w:lang w:val="en-US" w:eastAsia="zh-CN" w:bidi="ar"/>
              </w:rPr>
              <w:t>189.5五金配件：柜门采用缓冲铰链，叶片转舌锁。</w:t>
            </w:r>
          </w:p>
        </w:tc>
      </w:tr>
      <w:tr w14:paraId="63B16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652D22F5">
            <w:pPr>
              <w:keepNext w:val="0"/>
              <w:keepLines w:val="0"/>
              <w:pageBreakBefore w:val="0"/>
              <w:widowControl/>
              <w:numPr>
                <w:ilvl w:val="0"/>
                <w:numId w:val="19"/>
              </w:numPr>
              <w:suppressLineNumbers w:val="0"/>
              <w:wordWrap/>
              <w:overflowPunct/>
              <w:topLinePunct w:val="0"/>
              <w:bidi w:val="0"/>
              <w:spacing w:line="312" w:lineRule="auto"/>
              <w:ind w:left="425" w:leftChars="0" w:hanging="425" w:firstLineChars="0"/>
              <w:jc w:val="center"/>
              <w:textAlignment w:val="center"/>
              <w:rPr>
                <w:rFonts w:hint="eastAsia" w:ascii="宋体" w:hAnsi="宋体" w:eastAsia="宋体" w:cs="宋体"/>
                <w:color w:val="auto"/>
                <w:sz w:val="21"/>
                <w:szCs w:val="21"/>
                <w:highlight w:val="none"/>
              </w:rPr>
            </w:pPr>
          </w:p>
        </w:tc>
        <w:tc>
          <w:tcPr>
            <w:tcW w:w="1678" w:type="dxa"/>
            <w:vMerge w:val="restart"/>
            <w:vAlign w:val="center"/>
          </w:tcPr>
          <w:p w14:paraId="02B3C5C7">
            <w:pPr>
              <w:keepNext w:val="0"/>
              <w:keepLines w:val="0"/>
              <w:pageBreakBefore w:val="0"/>
              <w:widowControl/>
              <w:suppressLineNumbers w:val="0"/>
              <w:wordWrap/>
              <w:overflowPunct/>
              <w:topLinePunct w:val="0"/>
              <w:bidi w:val="0"/>
              <w:spacing w:line="312" w:lineRule="auto"/>
              <w:ind w:left="0"/>
              <w:jc w:val="center"/>
              <w:textAlignment w:val="top"/>
              <w:rPr>
                <w:rFonts w:hint="eastAsia"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i w:val="0"/>
                <w:iCs w:val="0"/>
                <w:color w:val="auto"/>
                <w:kern w:val="0"/>
                <w:sz w:val="21"/>
                <w:szCs w:val="21"/>
                <w:highlight w:val="none"/>
                <w:u w:val="none"/>
                <w:lang w:val="en-US" w:eastAsia="zh-CN" w:bidi="ar"/>
              </w:rPr>
              <w:t>茶水柜</w:t>
            </w:r>
          </w:p>
          <w:p w14:paraId="46F3AEAA">
            <w:pPr>
              <w:pStyle w:val="18"/>
              <w:keepNext w:val="0"/>
              <w:keepLines w:val="0"/>
              <w:pageBreakBefore w:val="0"/>
              <w:widowControl w:val="0"/>
              <w:wordWrap/>
              <w:overflowPunct/>
              <w:topLinePunct w:val="0"/>
              <w:bidi w:val="0"/>
              <w:spacing w:line="312" w:lineRule="auto"/>
              <w:ind w:left="0"/>
              <w:rPr>
                <w:rFonts w:hint="eastAsia"/>
                <w:color w:val="auto"/>
                <w:highlight w:val="none"/>
                <w:lang w:val="en-US" w:eastAsia="zh-CN"/>
              </w:rPr>
            </w:pPr>
          </w:p>
          <w:p w14:paraId="2E51166E">
            <w:pPr>
              <w:pStyle w:val="18"/>
              <w:keepNext w:val="0"/>
              <w:keepLines w:val="0"/>
              <w:pageBreakBefore w:val="0"/>
              <w:widowControl w:val="0"/>
              <w:wordWrap/>
              <w:overflowPunct/>
              <w:topLinePunct w:val="0"/>
              <w:bidi w:val="0"/>
              <w:spacing w:line="312" w:lineRule="auto"/>
              <w:ind w:left="0"/>
              <w:jc w:val="center"/>
              <w:rPr>
                <w:rFonts w:hint="eastAsia"/>
                <w:color w:val="auto"/>
                <w:highlight w:val="none"/>
              </w:rPr>
            </w:pPr>
          </w:p>
        </w:tc>
        <w:tc>
          <w:tcPr>
            <w:tcW w:w="6575" w:type="dxa"/>
            <w:vAlign w:val="center"/>
          </w:tcPr>
          <w:p w14:paraId="214BA616">
            <w:pPr>
              <w:keepNext w:val="0"/>
              <w:keepLines w:val="0"/>
              <w:pageBreakBefore w:val="0"/>
              <w:widowControl/>
              <w:suppressLineNumbers w:val="0"/>
              <w:wordWrap/>
              <w:overflowPunct/>
              <w:topLinePunct w:val="0"/>
              <w:bidi w:val="0"/>
              <w:spacing w:line="312" w:lineRule="auto"/>
              <w:ind w:left="0"/>
              <w:jc w:val="left"/>
              <w:textAlignment w:val="center"/>
              <w:rPr>
                <w:rFonts w:hint="eastAsia" w:ascii="宋体" w:hAnsi="宋体" w:eastAsia="宋体" w:cs="宋体"/>
                <w:b w:val="0"/>
                <w:bCs w:val="0"/>
                <w:color w:val="auto"/>
                <w:spacing w:val="-5"/>
                <w:sz w:val="21"/>
                <w:szCs w:val="21"/>
                <w:highlight w:val="none"/>
                <w:lang w:val="en-US" w:eastAsia="zh-CN"/>
              </w:rPr>
            </w:pPr>
            <w:r>
              <w:rPr>
                <w:rFonts w:hint="eastAsia" w:ascii="宋体" w:hAnsi="宋体" w:eastAsia="宋体" w:cs="宋体"/>
                <w:i w:val="0"/>
                <w:iCs w:val="0"/>
                <w:color w:val="auto"/>
                <w:kern w:val="0"/>
                <w:sz w:val="21"/>
                <w:szCs w:val="21"/>
                <w:highlight w:val="none"/>
                <w:u w:val="none"/>
                <w:lang w:val="en-US" w:eastAsia="zh-CN" w:bidi="ar"/>
              </w:rPr>
              <w:t>190.1规格：600W*400D*800H</w:t>
            </w:r>
          </w:p>
        </w:tc>
      </w:tr>
      <w:tr w14:paraId="1C806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77CB8B3D">
            <w:pPr>
              <w:keepNext w:val="0"/>
              <w:keepLines w:val="0"/>
              <w:pageBreakBefore w:val="0"/>
              <w:widowControl w:val="0"/>
              <w:wordWrap/>
              <w:overflowPunct/>
              <w:topLinePunct w:val="0"/>
              <w:bidi w:val="0"/>
              <w:spacing w:line="312" w:lineRule="auto"/>
              <w:ind w:left="0" w:firstLine="0" w:firstLineChars="0"/>
              <w:jc w:val="center"/>
              <w:rPr>
                <w:rFonts w:hint="eastAsia" w:ascii="宋体" w:hAnsi="宋体" w:eastAsia="宋体" w:cs="宋体"/>
                <w:color w:val="auto"/>
                <w:sz w:val="21"/>
                <w:szCs w:val="21"/>
                <w:highlight w:val="none"/>
              </w:rPr>
            </w:pPr>
          </w:p>
        </w:tc>
        <w:tc>
          <w:tcPr>
            <w:tcW w:w="1678" w:type="dxa"/>
            <w:vMerge w:val="continue"/>
            <w:vAlign w:val="center"/>
          </w:tcPr>
          <w:p w14:paraId="59FCA040">
            <w:pPr>
              <w:keepNext w:val="0"/>
              <w:keepLines w:val="0"/>
              <w:pageBreakBefore w:val="0"/>
              <w:widowControl w:val="0"/>
              <w:wordWrap/>
              <w:overflowPunct/>
              <w:topLinePunct w:val="0"/>
              <w:bidi w:val="0"/>
              <w:spacing w:line="312" w:lineRule="auto"/>
              <w:ind w:left="0"/>
              <w:jc w:val="center"/>
              <w:rPr>
                <w:rFonts w:hint="eastAsia" w:ascii="宋体" w:hAnsi="宋体" w:eastAsia="宋体" w:cs="宋体"/>
                <w:color w:val="auto"/>
                <w:sz w:val="21"/>
                <w:szCs w:val="21"/>
                <w:highlight w:val="none"/>
              </w:rPr>
            </w:pPr>
          </w:p>
        </w:tc>
        <w:tc>
          <w:tcPr>
            <w:tcW w:w="6575" w:type="dxa"/>
            <w:vAlign w:val="center"/>
          </w:tcPr>
          <w:p w14:paraId="4D3F254A">
            <w:pPr>
              <w:keepNext w:val="0"/>
              <w:keepLines w:val="0"/>
              <w:pageBreakBefore w:val="0"/>
              <w:widowControl/>
              <w:suppressLineNumbers w:val="0"/>
              <w:wordWrap/>
              <w:overflowPunct/>
              <w:topLinePunct w:val="0"/>
              <w:bidi w:val="0"/>
              <w:spacing w:line="312" w:lineRule="auto"/>
              <w:ind w:left="0"/>
              <w:jc w:val="left"/>
              <w:textAlignment w:val="center"/>
              <w:rPr>
                <w:rFonts w:hint="eastAsia" w:ascii="宋体" w:hAnsi="宋体" w:eastAsia="宋体" w:cs="宋体"/>
                <w:b w:val="0"/>
                <w:bCs w:val="0"/>
                <w:color w:val="auto"/>
                <w:spacing w:val="-5"/>
                <w:sz w:val="21"/>
                <w:szCs w:val="21"/>
                <w:highlight w:val="none"/>
                <w:lang w:val="en-US" w:eastAsia="zh-CN"/>
              </w:rPr>
            </w:pPr>
            <w:r>
              <w:rPr>
                <w:rFonts w:hint="eastAsia" w:ascii="宋体" w:hAnsi="宋体" w:eastAsia="宋体" w:cs="宋体"/>
                <w:i w:val="0"/>
                <w:iCs w:val="0"/>
                <w:color w:val="auto"/>
                <w:kern w:val="0"/>
                <w:sz w:val="21"/>
                <w:szCs w:val="21"/>
                <w:highlight w:val="none"/>
                <w:u w:val="none"/>
                <w:lang w:val="en-US" w:eastAsia="zh-CN" w:bidi="ar"/>
              </w:rPr>
              <w:t>190.2基材：采用</w:t>
            </w:r>
            <w:r>
              <w:rPr>
                <w:rFonts w:hint="eastAsia" w:ascii="宋体" w:hAnsi="宋体" w:eastAsia="宋体" w:cs="宋体"/>
                <w:b w:val="0"/>
                <w:bCs w:val="0"/>
                <w:i w:val="0"/>
                <w:iCs w:val="0"/>
                <w:color w:val="auto"/>
                <w:kern w:val="0"/>
                <w:sz w:val="21"/>
                <w:szCs w:val="21"/>
                <w:highlight w:val="none"/>
                <w:u w:val="none"/>
                <w:lang w:val="en-US" w:eastAsia="zh-CN" w:bidi="ar"/>
              </w:rPr>
              <w:t>新国标环保</w:t>
            </w:r>
            <w:r>
              <w:rPr>
                <w:rFonts w:hint="eastAsia" w:ascii="宋体" w:hAnsi="宋体" w:eastAsia="宋体" w:cs="宋体"/>
                <w:i w:val="0"/>
                <w:iCs w:val="0"/>
                <w:color w:val="auto"/>
                <w:kern w:val="0"/>
                <w:sz w:val="21"/>
                <w:szCs w:val="21"/>
                <w:highlight w:val="none"/>
                <w:u w:val="none"/>
                <w:lang w:val="en-US" w:eastAsia="zh-CN" w:bidi="ar"/>
              </w:rPr>
              <w:t>ENF级纤维板；，贴面采用三聚氰氨板饰面，顶板、层板厚度为≥25mm，侧板≥18mm、门板≥16mm、背板≥9mm；板材的胶合强度、含水率、浸渍剥离、静曲强度、弹性模量、甲醛释放量、挥发性有机化合物（72h）的苯、甲苯、二甲苯，TVOC符合 GB 18580-2017、GB/T 35601-2017、GB/T 9846-2015、GB/T 39600-2021标准要求。</w:t>
            </w:r>
          </w:p>
        </w:tc>
      </w:tr>
      <w:tr w14:paraId="40ED5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21AEB962">
            <w:pPr>
              <w:keepNext w:val="0"/>
              <w:keepLines w:val="0"/>
              <w:pageBreakBefore w:val="0"/>
              <w:widowControl w:val="0"/>
              <w:wordWrap/>
              <w:overflowPunct/>
              <w:topLinePunct w:val="0"/>
              <w:bidi w:val="0"/>
              <w:spacing w:line="312" w:lineRule="auto"/>
              <w:ind w:left="0" w:firstLine="0" w:firstLineChars="0"/>
              <w:jc w:val="center"/>
              <w:rPr>
                <w:rFonts w:hint="eastAsia" w:ascii="宋体" w:hAnsi="宋体" w:eastAsia="宋体" w:cs="宋体"/>
                <w:color w:val="auto"/>
                <w:sz w:val="21"/>
                <w:szCs w:val="21"/>
                <w:highlight w:val="none"/>
              </w:rPr>
            </w:pPr>
          </w:p>
        </w:tc>
        <w:tc>
          <w:tcPr>
            <w:tcW w:w="1678" w:type="dxa"/>
            <w:vMerge w:val="continue"/>
            <w:vAlign w:val="center"/>
          </w:tcPr>
          <w:p w14:paraId="37205398">
            <w:pPr>
              <w:keepNext w:val="0"/>
              <w:keepLines w:val="0"/>
              <w:pageBreakBefore w:val="0"/>
              <w:widowControl w:val="0"/>
              <w:wordWrap/>
              <w:overflowPunct/>
              <w:topLinePunct w:val="0"/>
              <w:bidi w:val="0"/>
              <w:spacing w:line="312" w:lineRule="auto"/>
              <w:ind w:left="0"/>
              <w:jc w:val="center"/>
              <w:rPr>
                <w:rFonts w:hint="eastAsia" w:ascii="宋体" w:hAnsi="宋体" w:eastAsia="宋体" w:cs="宋体"/>
                <w:color w:val="auto"/>
                <w:sz w:val="21"/>
                <w:szCs w:val="21"/>
                <w:highlight w:val="none"/>
              </w:rPr>
            </w:pPr>
          </w:p>
        </w:tc>
        <w:tc>
          <w:tcPr>
            <w:tcW w:w="6575" w:type="dxa"/>
            <w:vAlign w:val="center"/>
          </w:tcPr>
          <w:p w14:paraId="3ED81487">
            <w:pPr>
              <w:keepNext w:val="0"/>
              <w:keepLines w:val="0"/>
              <w:pageBreakBefore w:val="0"/>
              <w:widowControl/>
              <w:suppressLineNumbers w:val="0"/>
              <w:wordWrap/>
              <w:overflowPunct/>
              <w:topLinePunct w:val="0"/>
              <w:bidi w:val="0"/>
              <w:spacing w:line="312" w:lineRule="auto"/>
              <w:ind w:left="0"/>
              <w:jc w:val="left"/>
              <w:textAlignment w:val="center"/>
              <w:rPr>
                <w:rFonts w:hint="eastAsia" w:ascii="宋体" w:hAnsi="宋体" w:eastAsia="宋体" w:cs="宋体"/>
                <w:b w:val="0"/>
                <w:bCs w:val="0"/>
                <w:color w:val="auto"/>
                <w:spacing w:val="-5"/>
                <w:sz w:val="21"/>
                <w:szCs w:val="21"/>
                <w:highlight w:val="none"/>
                <w:lang w:val="en-US" w:eastAsia="zh-CN"/>
              </w:rPr>
            </w:pPr>
            <w:r>
              <w:rPr>
                <w:rFonts w:hint="eastAsia" w:ascii="宋体" w:hAnsi="宋体" w:eastAsia="宋体" w:cs="宋体"/>
                <w:i w:val="0"/>
                <w:iCs w:val="0"/>
                <w:color w:val="auto"/>
                <w:kern w:val="0"/>
                <w:sz w:val="21"/>
                <w:szCs w:val="21"/>
                <w:highlight w:val="none"/>
                <w:u w:val="none"/>
                <w:lang w:val="en-US" w:eastAsia="zh-CN" w:bidi="ar"/>
              </w:rPr>
              <w:t>190.3功能配置：配掩门柜及抽屉柜，根据采购方需求可选用玻璃门，需为钢化玻璃带3c标识，内部配置不少于1块层板。</w:t>
            </w:r>
          </w:p>
        </w:tc>
      </w:tr>
      <w:tr w14:paraId="42F79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1F248627">
            <w:pPr>
              <w:keepNext w:val="0"/>
              <w:keepLines w:val="0"/>
              <w:pageBreakBefore w:val="0"/>
              <w:widowControl w:val="0"/>
              <w:wordWrap/>
              <w:overflowPunct/>
              <w:topLinePunct w:val="0"/>
              <w:bidi w:val="0"/>
              <w:spacing w:line="312" w:lineRule="auto"/>
              <w:ind w:left="0" w:firstLine="0" w:firstLineChars="0"/>
              <w:jc w:val="center"/>
              <w:rPr>
                <w:rFonts w:hint="eastAsia" w:ascii="宋体" w:hAnsi="宋体" w:eastAsia="宋体" w:cs="宋体"/>
                <w:color w:val="auto"/>
                <w:sz w:val="21"/>
                <w:szCs w:val="21"/>
                <w:highlight w:val="none"/>
              </w:rPr>
            </w:pPr>
          </w:p>
        </w:tc>
        <w:tc>
          <w:tcPr>
            <w:tcW w:w="1678" w:type="dxa"/>
            <w:vMerge w:val="continue"/>
            <w:vAlign w:val="center"/>
          </w:tcPr>
          <w:p w14:paraId="0F601F8B">
            <w:pPr>
              <w:keepNext w:val="0"/>
              <w:keepLines w:val="0"/>
              <w:pageBreakBefore w:val="0"/>
              <w:widowControl w:val="0"/>
              <w:wordWrap/>
              <w:overflowPunct/>
              <w:topLinePunct w:val="0"/>
              <w:bidi w:val="0"/>
              <w:spacing w:line="312" w:lineRule="auto"/>
              <w:ind w:left="0"/>
              <w:jc w:val="center"/>
              <w:rPr>
                <w:rFonts w:hint="eastAsia" w:ascii="宋体" w:hAnsi="宋体" w:eastAsia="宋体" w:cs="宋体"/>
                <w:color w:val="auto"/>
                <w:sz w:val="21"/>
                <w:szCs w:val="21"/>
                <w:highlight w:val="none"/>
              </w:rPr>
            </w:pPr>
          </w:p>
        </w:tc>
        <w:tc>
          <w:tcPr>
            <w:tcW w:w="6575" w:type="dxa"/>
            <w:vAlign w:val="center"/>
          </w:tcPr>
          <w:p w14:paraId="5A6340CA">
            <w:pPr>
              <w:keepNext w:val="0"/>
              <w:keepLines w:val="0"/>
              <w:pageBreakBefore w:val="0"/>
              <w:widowControl/>
              <w:suppressLineNumbers w:val="0"/>
              <w:wordWrap/>
              <w:overflowPunct/>
              <w:topLinePunct w:val="0"/>
              <w:bidi w:val="0"/>
              <w:spacing w:line="312" w:lineRule="auto"/>
              <w:ind w:left="0"/>
              <w:jc w:val="left"/>
              <w:textAlignment w:val="center"/>
              <w:rPr>
                <w:rFonts w:hint="eastAsia" w:ascii="宋体" w:hAnsi="宋体" w:eastAsia="宋体" w:cs="宋体"/>
                <w:b w:val="0"/>
                <w:bCs w:val="0"/>
                <w:color w:val="auto"/>
                <w:spacing w:val="-5"/>
                <w:sz w:val="21"/>
                <w:szCs w:val="21"/>
                <w:highlight w:val="none"/>
                <w:lang w:val="en-US" w:eastAsia="zh-CN"/>
              </w:rPr>
            </w:pPr>
            <w:r>
              <w:rPr>
                <w:rFonts w:hint="eastAsia" w:ascii="宋体" w:hAnsi="宋体" w:eastAsia="宋体" w:cs="宋体"/>
                <w:i w:val="0"/>
                <w:iCs w:val="0"/>
                <w:color w:val="auto"/>
                <w:kern w:val="0"/>
                <w:sz w:val="21"/>
                <w:szCs w:val="21"/>
                <w:highlight w:val="none"/>
                <w:u w:val="none"/>
                <w:lang w:val="en-US" w:eastAsia="zh-CN" w:bidi="ar"/>
              </w:rPr>
              <w:t>190.4五金配件：采用阻尼缓冲铰链、三节导轨，无锈蚀，具有足够的承载能力、耐腐蚀能力。导轨的过载要求（包括垂直向下静载荷（300N）、水平侧向静载荷（150N）、猛关或猛开）、功能要求（包括操作力、耐久性(80000次)、拉出安全性、下沉量、耐腐蚀均符合QB/T 2454-2013标准要求。</w:t>
            </w:r>
          </w:p>
        </w:tc>
      </w:tr>
      <w:tr w14:paraId="11CEB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2101ADCB">
            <w:pPr>
              <w:keepNext w:val="0"/>
              <w:keepLines w:val="0"/>
              <w:pageBreakBefore w:val="0"/>
              <w:widowControl w:val="0"/>
              <w:wordWrap/>
              <w:overflowPunct/>
              <w:topLinePunct w:val="0"/>
              <w:bidi w:val="0"/>
              <w:spacing w:line="312" w:lineRule="auto"/>
              <w:ind w:left="0" w:firstLine="0" w:firstLineChars="0"/>
              <w:jc w:val="center"/>
              <w:rPr>
                <w:rFonts w:hint="eastAsia" w:ascii="宋体" w:hAnsi="宋体" w:eastAsia="宋体" w:cs="宋体"/>
                <w:color w:val="auto"/>
                <w:sz w:val="21"/>
                <w:szCs w:val="21"/>
                <w:highlight w:val="none"/>
              </w:rPr>
            </w:pPr>
          </w:p>
        </w:tc>
        <w:tc>
          <w:tcPr>
            <w:tcW w:w="1678" w:type="dxa"/>
            <w:vMerge w:val="continue"/>
            <w:vAlign w:val="center"/>
          </w:tcPr>
          <w:p w14:paraId="5CA94603">
            <w:pPr>
              <w:keepNext w:val="0"/>
              <w:keepLines w:val="0"/>
              <w:pageBreakBefore w:val="0"/>
              <w:widowControl w:val="0"/>
              <w:wordWrap/>
              <w:overflowPunct/>
              <w:topLinePunct w:val="0"/>
              <w:bidi w:val="0"/>
              <w:spacing w:line="312" w:lineRule="auto"/>
              <w:ind w:left="0"/>
              <w:jc w:val="center"/>
              <w:rPr>
                <w:rFonts w:hint="eastAsia" w:ascii="宋体" w:hAnsi="宋体" w:eastAsia="宋体" w:cs="宋体"/>
                <w:color w:val="auto"/>
                <w:sz w:val="21"/>
                <w:szCs w:val="21"/>
                <w:highlight w:val="none"/>
              </w:rPr>
            </w:pPr>
          </w:p>
        </w:tc>
        <w:tc>
          <w:tcPr>
            <w:tcW w:w="6575" w:type="dxa"/>
            <w:vAlign w:val="center"/>
          </w:tcPr>
          <w:p w14:paraId="28E9E28A">
            <w:pPr>
              <w:keepNext w:val="0"/>
              <w:keepLines w:val="0"/>
              <w:pageBreakBefore w:val="0"/>
              <w:widowControl/>
              <w:suppressLineNumbers w:val="0"/>
              <w:wordWrap/>
              <w:overflowPunct/>
              <w:topLinePunct w:val="0"/>
              <w:bidi w:val="0"/>
              <w:spacing w:line="312" w:lineRule="auto"/>
              <w:ind w:left="0"/>
              <w:jc w:val="left"/>
              <w:textAlignment w:val="center"/>
              <w:rPr>
                <w:rFonts w:hint="eastAsia" w:ascii="宋体" w:hAnsi="宋体" w:eastAsia="宋体" w:cs="宋体"/>
                <w:b w:val="0"/>
                <w:bCs w:val="0"/>
                <w:color w:val="auto"/>
                <w:spacing w:val="-5"/>
                <w:sz w:val="21"/>
                <w:szCs w:val="21"/>
                <w:highlight w:val="none"/>
                <w:lang w:val="en-US" w:eastAsia="zh-CN"/>
              </w:rPr>
            </w:pPr>
            <w:r>
              <w:rPr>
                <w:rFonts w:hint="eastAsia" w:ascii="宋体" w:hAnsi="宋体" w:eastAsia="宋体" w:cs="宋体"/>
                <w:i w:val="0"/>
                <w:iCs w:val="0"/>
                <w:color w:val="auto"/>
                <w:kern w:val="0"/>
                <w:sz w:val="21"/>
                <w:szCs w:val="21"/>
                <w:highlight w:val="none"/>
                <w:u w:val="none"/>
                <w:lang w:val="en-US" w:eastAsia="zh-CN" w:bidi="ar"/>
              </w:rPr>
              <w:t>190.5封边：选用ABS激光封边条，封边平滑，颜色与板材一致。封边条的耐干热性，耐磨性，耐开裂性，耐老化性、耐冷热循环性、耐光色牢度均，甲醛释放量，氯乙烯单体，可迁移元素（可溶性重金属）的铅、镉、铬、汞、砷、锑、硒、钡，邻苯二甲酸酯的总量（包括DBP、BBP、DEHP、DNOP、DINP和DIDP）、多溴联苯、多溴联苯醚均符合QB/T 4463-2013标准要求。</w:t>
            </w:r>
          </w:p>
        </w:tc>
      </w:tr>
      <w:tr w14:paraId="7D71C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4C036F55">
            <w:pPr>
              <w:keepNext w:val="0"/>
              <w:keepLines w:val="0"/>
              <w:pageBreakBefore w:val="0"/>
              <w:widowControl w:val="0"/>
              <w:wordWrap/>
              <w:overflowPunct/>
              <w:topLinePunct w:val="0"/>
              <w:bidi w:val="0"/>
              <w:spacing w:line="312" w:lineRule="auto"/>
              <w:ind w:left="0" w:firstLine="0" w:firstLineChars="0"/>
              <w:jc w:val="center"/>
              <w:rPr>
                <w:rFonts w:hint="eastAsia" w:ascii="宋体" w:hAnsi="宋体" w:eastAsia="宋体" w:cs="宋体"/>
                <w:color w:val="auto"/>
                <w:sz w:val="21"/>
                <w:szCs w:val="21"/>
                <w:highlight w:val="none"/>
              </w:rPr>
            </w:pPr>
          </w:p>
        </w:tc>
        <w:tc>
          <w:tcPr>
            <w:tcW w:w="1678" w:type="dxa"/>
            <w:vMerge w:val="continue"/>
            <w:vAlign w:val="center"/>
          </w:tcPr>
          <w:p w14:paraId="1ABFE276">
            <w:pPr>
              <w:keepNext w:val="0"/>
              <w:keepLines w:val="0"/>
              <w:pageBreakBefore w:val="0"/>
              <w:widowControl w:val="0"/>
              <w:wordWrap/>
              <w:overflowPunct/>
              <w:topLinePunct w:val="0"/>
              <w:bidi w:val="0"/>
              <w:spacing w:line="312" w:lineRule="auto"/>
              <w:ind w:left="0"/>
              <w:jc w:val="center"/>
              <w:rPr>
                <w:rFonts w:hint="eastAsia" w:ascii="宋体" w:hAnsi="宋体" w:eastAsia="宋体" w:cs="宋体"/>
                <w:color w:val="auto"/>
                <w:sz w:val="21"/>
                <w:szCs w:val="21"/>
                <w:highlight w:val="none"/>
              </w:rPr>
            </w:pPr>
          </w:p>
        </w:tc>
        <w:tc>
          <w:tcPr>
            <w:tcW w:w="6575" w:type="dxa"/>
            <w:vAlign w:val="center"/>
          </w:tcPr>
          <w:p w14:paraId="7949E0FF">
            <w:pPr>
              <w:keepNext w:val="0"/>
              <w:keepLines w:val="0"/>
              <w:pageBreakBefore w:val="0"/>
              <w:widowControl/>
              <w:suppressLineNumbers w:val="0"/>
              <w:wordWrap/>
              <w:overflowPunct/>
              <w:topLinePunct w:val="0"/>
              <w:bidi w:val="0"/>
              <w:spacing w:line="312" w:lineRule="auto"/>
              <w:ind w:left="0"/>
              <w:jc w:val="left"/>
              <w:textAlignment w:val="center"/>
              <w:rPr>
                <w:rFonts w:hint="eastAsia" w:ascii="宋体" w:hAnsi="宋体" w:eastAsia="宋体" w:cs="宋体"/>
                <w:b w:val="0"/>
                <w:bCs w:val="0"/>
                <w:color w:val="auto"/>
                <w:spacing w:val="-5"/>
                <w:sz w:val="21"/>
                <w:szCs w:val="21"/>
                <w:highlight w:val="none"/>
                <w:lang w:val="en-US" w:eastAsia="zh-CN"/>
              </w:rPr>
            </w:pPr>
            <w:r>
              <w:rPr>
                <w:rFonts w:hint="eastAsia" w:ascii="宋体" w:hAnsi="宋体" w:eastAsia="宋体" w:cs="宋体"/>
                <w:i w:val="0"/>
                <w:iCs w:val="0"/>
                <w:color w:val="auto"/>
                <w:kern w:val="0"/>
                <w:sz w:val="21"/>
                <w:szCs w:val="21"/>
                <w:highlight w:val="none"/>
                <w:u w:val="none"/>
                <w:lang w:val="en-US" w:eastAsia="zh-CN" w:bidi="ar"/>
              </w:rPr>
              <w:t>190.6热熔胶：选用环保热熔胶，粘性强，久不分层，具有防水性、防潮性、耐油性、耐撞性等特点。胶粘剂的游离甲醛、苯、甲苯+二甲苯、总挥发性有机物均符合GB 18583-2008、SZJG 52-2016标准要求。</w:t>
            </w:r>
          </w:p>
        </w:tc>
      </w:tr>
      <w:tr w14:paraId="31B12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5712D48B">
            <w:pPr>
              <w:keepNext w:val="0"/>
              <w:keepLines w:val="0"/>
              <w:pageBreakBefore w:val="0"/>
              <w:widowControl/>
              <w:numPr>
                <w:ilvl w:val="0"/>
                <w:numId w:val="19"/>
              </w:numPr>
              <w:suppressLineNumbers w:val="0"/>
              <w:wordWrap/>
              <w:overflowPunct/>
              <w:topLinePunct w:val="0"/>
              <w:bidi w:val="0"/>
              <w:spacing w:line="312" w:lineRule="auto"/>
              <w:ind w:left="425" w:leftChars="0" w:hanging="425" w:firstLineChars="0"/>
              <w:jc w:val="center"/>
              <w:textAlignment w:val="center"/>
              <w:rPr>
                <w:rFonts w:hint="eastAsia" w:ascii="宋体" w:hAnsi="宋体" w:eastAsia="宋体" w:cs="宋体"/>
                <w:color w:val="auto"/>
                <w:sz w:val="21"/>
                <w:szCs w:val="21"/>
                <w:highlight w:val="none"/>
              </w:rPr>
            </w:pPr>
          </w:p>
        </w:tc>
        <w:tc>
          <w:tcPr>
            <w:tcW w:w="1678" w:type="dxa"/>
            <w:vMerge w:val="restart"/>
            <w:vAlign w:val="center"/>
          </w:tcPr>
          <w:p w14:paraId="792D8265">
            <w:pPr>
              <w:keepNext w:val="0"/>
              <w:keepLines w:val="0"/>
              <w:pageBreakBefore w:val="0"/>
              <w:widowControl/>
              <w:suppressLineNumbers w:val="0"/>
              <w:wordWrap/>
              <w:overflowPunct/>
              <w:topLinePunct w:val="0"/>
              <w:bidi w:val="0"/>
              <w:spacing w:line="312" w:lineRule="auto"/>
              <w:ind w:left="0"/>
              <w:jc w:val="center"/>
              <w:textAlignment w:val="top"/>
              <w:rPr>
                <w:rFonts w:hint="eastAsia"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i w:val="0"/>
                <w:iCs w:val="0"/>
                <w:color w:val="auto"/>
                <w:kern w:val="0"/>
                <w:sz w:val="21"/>
                <w:szCs w:val="21"/>
                <w:highlight w:val="none"/>
                <w:u w:val="none"/>
                <w:lang w:val="en-US" w:eastAsia="zh-CN" w:bidi="ar"/>
              </w:rPr>
              <w:t>茶水柜2</w:t>
            </w:r>
          </w:p>
          <w:p w14:paraId="1CE7DF19">
            <w:pPr>
              <w:pStyle w:val="18"/>
              <w:keepNext w:val="0"/>
              <w:keepLines w:val="0"/>
              <w:pageBreakBefore w:val="0"/>
              <w:widowControl w:val="0"/>
              <w:wordWrap/>
              <w:overflowPunct/>
              <w:topLinePunct w:val="0"/>
              <w:bidi w:val="0"/>
              <w:spacing w:line="312" w:lineRule="auto"/>
              <w:ind w:left="0"/>
              <w:rPr>
                <w:rFonts w:hint="eastAsia"/>
                <w:color w:val="auto"/>
                <w:highlight w:val="none"/>
              </w:rPr>
            </w:pPr>
          </w:p>
        </w:tc>
        <w:tc>
          <w:tcPr>
            <w:tcW w:w="6575" w:type="dxa"/>
            <w:vAlign w:val="center"/>
          </w:tcPr>
          <w:p w14:paraId="119D10D6">
            <w:pPr>
              <w:keepNext w:val="0"/>
              <w:keepLines w:val="0"/>
              <w:pageBreakBefore w:val="0"/>
              <w:widowControl/>
              <w:suppressLineNumbers w:val="0"/>
              <w:wordWrap/>
              <w:overflowPunct/>
              <w:topLinePunct w:val="0"/>
              <w:bidi w:val="0"/>
              <w:spacing w:line="312" w:lineRule="auto"/>
              <w:ind w:left="0"/>
              <w:jc w:val="left"/>
              <w:textAlignment w:val="center"/>
              <w:rPr>
                <w:rFonts w:hint="eastAsia" w:ascii="宋体" w:hAnsi="宋体" w:eastAsia="宋体" w:cs="宋体"/>
                <w:b w:val="0"/>
                <w:bCs w:val="0"/>
                <w:color w:val="auto"/>
                <w:spacing w:val="-5"/>
                <w:sz w:val="21"/>
                <w:szCs w:val="21"/>
                <w:highlight w:val="none"/>
                <w:lang w:val="en-US" w:eastAsia="zh-CN"/>
              </w:rPr>
            </w:pPr>
            <w:r>
              <w:rPr>
                <w:rFonts w:hint="eastAsia" w:ascii="宋体" w:hAnsi="宋体" w:eastAsia="宋体" w:cs="宋体"/>
                <w:i w:val="0"/>
                <w:iCs w:val="0"/>
                <w:color w:val="auto"/>
                <w:kern w:val="0"/>
                <w:sz w:val="21"/>
                <w:szCs w:val="21"/>
                <w:highlight w:val="none"/>
                <w:u w:val="none"/>
                <w:lang w:val="en-US" w:eastAsia="zh-CN" w:bidi="ar"/>
              </w:rPr>
              <w:t>191.1规格：800W*400D*800H</w:t>
            </w:r>
          </w:p>
        </w:tc>
      </w:tr>
      <w:tr w14:paraId="5A30B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78140E24">
            <w:pPr>
              <w:keepNext w:val="0"/>
              <w:keepLines w:val="0"/>
              <w:pageBreakBefore w:val="0"/>
              <w:widowControl w:val="0"/>
              <w:wordWrap/>
              <w:overflowPunct/>
              <w:topLinePunct w:val="0"/>
              <w:bidi w:val="0"/>
              <w:spacing w:line="312" w:lineRule="auto"/>
              <w:ind w:left="0" w:firstLine="0" w:firstLineChars="0"/>
              <w:jc w:val="center"/>
              <w:rPr>
                <w:rFonts w:hint="eastAsia" w:ascii="宋体" w:hAnsi="宋体" w:eastAsia="宋体" w:cs="宋体"/>
                <w:color w:val="auto"/>
                <w:sz w:val="21"/>
                <w:szCs w:val="21"/>
                <w:highlight w:val="none"/>
              </w:rPr>
            </w:pPr>
          </w:p>
        </w:tc>
        <w:tc>
          <w:tcPr>
            <w:tcW w:w="1678" w:type="dxa"/>
            <w:vMerge w:val="continue"/>
            <w:vAlign w:val="center"/>
          </w:tcPr>
          <w:p w14:paraId="20064551">
            <w:pPr>
              <w:keepNext w:val="0"/>
              <w:keepLines w:val="0"/>
              <w:pageBreakBefore w:val="0"/>
              <w:widowControl w:val="0"/>
              <w:wordWrap/>
              <w:overflowPunct/>
              <w:topLinePunct w:val="0"/>
              <w:bidi w:val="0"/>
              <w:spacing w:line="312" w:lineRule="auto"/>
              <w:ind w:left="0"/>
              <w:jc w:val="center"/>
              <w:rPr>
                <w:rFonts w:hint="eastAsia" w:ascii="宋体" w:hAnsi="宋体" w:eastAsia="宋体" w:cs="宋体"/>
                <w:color w:val="auto"/>
                <w:sz w:val="21"/>
                <w:szCs w:val="21"/>
                <w:highlight w:val="none"/>
              </w:rPr>
            </w:pPr>
          </w:p>
        </w:tc>
        <w:tc>
          <w:tcPr>
            <w:tcW w:w="6575" w:type="dxa"/>
            <w:vAlign w:val="center"/>
          </w:tcPr>
          <w:p w14:paraId="015D9344">
            <w:pPr>
              <w:keepNext w:val="0"/>
              <w:keepLines w:val="0"/>
              <w:pageBreakBefore w:val="0"/>
              <w:widowControl/>
              <w:suppressLineNumbers w:val="0"/>
              <w:wordWrap/>
              <w:overflowPunct/>
              <w:topLinePunct w:val="0"/>
              <w:bidi w:val="0"/>
              <w:spacing w:line="312" w:lineRule="auto"/>
              <w:ind w:left="0"/>
              <w:jc w:val="left"/>
              <w:textAlignment w:val="center"/>
              <w:rPr>
                <w:rFonts w:hint="eastAsia" w:ascii="宋体" w:hAnsi="宋体" w:eastAsia="宋体" w:cs="宋体"/>
                <w:b w:val="0"/>
                <w:bCs w:val="0"/>
                <w:color w:val="auto"/>
                <w:spacing w:val="-5"/>
                <w:sz w:val="21"/>
                <w:szCs w:val="21"/>
                <w:highlight w:val="none"/>
                <w:lang w:val="en-US" w:eastAsia="zh-CN"/>
              </w:rPr>
            </w:pPr>
            <w:r>
              <w:rPr>
                <w:rFonts w:hint="eastAsia" w:ascii="宋体" w:hAnsi="宋体" w:eastAsia="宋体" w:cs="宋体"/>
                <w:i w:val="0"/>
                <w:iCs w:val="0"/>
                <w:color w:val="auto"/>
                <w:kern w:val="0"/>
                <w:sz w:val="21"/>
                <w:szCs w:val="21"/>
                <w:highlight w:val="none"/>
                <w:u w:val="none"/>
                <w:lang w:val="en-US" w:eastAsia="zh-CN" w:bidi="ar"/>
              </w:rPr>
              <w:t>191.2基材：采用</w:t>
            </w:r>
            <w:r>
              <w:rPr>
                <w:rFonts w:hint="eastAsia" w:ascii="宋体" w:hAnsi="宋体" w:eastAsia="宋体" w:cs="宋体"/>
                <w:b w:val="0"/>
                <w:bCs w:val="0"/>
                <w:i w:val="0"/>
                <w:iCs w:val="0"/>
                <w:color w:val="auto"/>
                <w:kern w:val="0"/>
                <w:sz w:val="21"/>
                <w:szCs w:val="21"/>
                <w:highlight w:val="none"/>
                <w:u w:val="none"/>
                <w:lang w:val="en-US" w:eastAsia="zh-CN" w:bidi="ar"/>
              </w:rPr>
              <w:t>新国标环保</w:t>
            </w:r>
            <w:r>
              <w:rPr>
                <w:rFonts w:hint="eastAsia" w:ascii="宋体" w:hAnsi="宋体" w:eastAsia="宋体" w:cs="宋体"/>
                <w:i w:val="0"/>
                <w:iCs w:val="0"/>
                <w:color w:val="auto"/>
                <w:kern w:val="0"/>
                <w:sz w:val="21"/>
                <w:szCs w:val="21"/>
                <w:highlight w:val="none"/>
                <w:u w:val="none"/>
                <w:lang w:val="en-US" w:eastAsia="zh-CN" w:bidi="ar"/>
              </w:rPr>
              <w:t>ENF级纤维板，贴面采用三聚氰氨板饰面，顶板、层板厚度为≥25mm，侧板≥18mm、门板≥16mm、背板≥9mm；</w:t>
            </w:r>
          </w:p>
        </w:tc>
      </w:tr>
      <w:tr w14:paraId="45F20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78486498">
            <w:pPr>
              <w:keepNext w:val="0"/>
              <w:keepLines w:val="0"/>
              <w:pageBreakBefore w:val="0"/>
              <w:widowControl w:val="0"/>
              <w:wordWrap/>
              <w:overflowPunct/>
              <w:topLinePunct w:val="0"/>
              <w:bidi w:val="0"/>
              <w:spacing w:line="312" w:lineRule="auto"/>
              <w:ind w:left="0" w:firstLine="0" w:firstLineChars="0"/>
              <w:jc w:val="center"/>
              <w:rPr>
                <w:rFonts w:hint="eastAsia" w:ascii="宋体" w:hAnsi="宋体" w:eastAsia="宋体" w:cs="宋体"/>
                <w:color w:val="auto"/>
                <w:sz w:val="21"/>
                <w:szCs w:val="21"/>
                <w:highlight w:val="none"/>
              </w:rPr>
            </w:pPr>
          </w:p>
        </w:tc>
        <w:tc>
          <w:tcPr>
            <w:tcW w:w="1678" w:type="dxa"/>
            <w:vMerge w:val="continue"/>
            <w:vAlign w:val="center"/>
          </w:tcPr>
          <w:p w14:paraId="7A03852F">
            <w:pPr>
              <w:keepNext w:val="0"/>
              <w:keepLines w:val="0"/>
              <w:pageBreakBefore w:val="0"/>
              <w:widowControl w:val="0"/>
              <w:wordWrap/>
              <w:overflowPunct/>
              <w:topLinePunct w:val="0"/>
              <w:bidi w:val="0"/>
              <w:spacing w:line="312" w:lineRule="auto"/>
              <w:ind w:left="0"/>
              <w:jc w:val="center"/>
              <w:rPr>
                <w:rFonts w:hint="eastAsia" w:ascii="宋体" w:hAnsi="宋体" w:eastAsia="宋体" w:cs="宋体"/>
                <w:color w:val="auto"/>
                <w:sz w:val="21"/>
                <w:szCs w:val="21"/>
                <w:highlight w:val="none"/>
              </w:rPr>
            </w:pPr>
          </w:p>
        </w:tc>
        <w:tc>
          <w:tcPr>
            <w:tcW w:w="6575" w:type="dxa"/>
            <w:vAlign w:val="center"/>
          </w:tcPr>
          <w:p w14:paraId="37EBD29D">
            <w:pPr>
              <w:keepNext w:val="0"/>
              <w:keepLines w:val="0"/>
              <w:pageBreakBefore w:val="0"/>
              <w:widowControl/>
              <w:suppressLineNumbers w:val="0"/>
              <w:wordWrap/>
              <w:overflowPunct/>
              <w:topLinePunct w:val="0"/>
              <w:bidi w:val="0"/>
              <w:spacing w:line="312" w:lineRule="auto"/>
              <w:ind w:left="0"/>
              <w:jc w:val="left"/>
              <w:textAlignment w:val="center"/>
              <w:rPr>
                <w:rFonts w:hint="eastAsia" w:ascii="宋体" w:hAnsi="宋体" w:eastAsia="宋体" w:cs="宋体"/>
                <w:b w:val="0"/>
                <w:bCs w:val="0"/>
                <w:color w:val="auto"/>
                <w:spacing w:val="-5"/>
                <w:sz w:val="21"/>
                <w:szCs w:val="21"/>
                <w:highlight w:val="none"/>
                <w:lang w:val="en-US" w:eastAsia="zh-CN"/>
              </w:rPr>
            </w:pPr>
            <w:r>
              <w:rPr>
                <w:rFonts w:hint="eastAsia" w:ascii="宋体" w:hAnsi="宋体" w:eastAsia="宋体" w:cs="宋体"/>
                <w:i w:val="0"/>
                <w:iCs w:val="0"/>
                <w:color w:val="auto"/>
                <w:kern w:val="0"/>
                <w:sz w:val="21"/>
                <w:szCs w:val="21"/>
                <w:highlight w:val="none"/>
                <w:u w:val="none"/>
                <w:lang w:val="en-US" w:eastAsia="zh-CN" w:bidi="ar"/>
              </w:rPr>
              <w:t>191.3结构：配掩门柜及抽屉柜，如采用玻璃门，需为钢化玻璃带3c标识，内部配置不少于1块层板，功能及结构根据需求深化。</w:t>
            </w:r>
          </w:p>
        </w:tc>
      </w:tr>
      <w:tr w14:paraId="16878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2CD51273">
            <w:pPr>
              <w:keepNext w:val="0"/>
              <w:keepLines w:val="0"/>
              <w:pageBreakBefore w:val="0"/>
              <w:widowControl w:val="0"/>
              <w:wordWrap/>
              <w:overflowPunct/>
              <w:topLinePunct w:val="0"/>
              <w:bidi w:val="0"/>
              <w:spacing w:line="312" w:lineRule="auto"/>
              <w:ind w:left="0" w:firstLine="0" w:firstLineChars="0"/>
              <w:jc w:val="center"/>
              <w:rPr>
                <w:rFonts w:hint="eastAsia" w:ascii="宋体" w:hAnsi="宋体" w:eastAsia="宋体" w:cs="宋体"/>
                <w:color w:val="auto"/>
                <w:sz w:val="21"/>
                <w:szCs w:val="21"/>
                <w:highlight w:val="none"/>
              </w:rPr>
            </w:pPr>
          </w:p>
        </w:tc>
        <w:tc>
          <w:tcPr>
            <w:tcW w:w="1678" w:type="dxa"/>
            <w:vMerge w:val="continue"/>
            <w:vAlign w:val="center"/>
          </w:tcPr>
          <w:p w14:paraId="0FD41971">
            <w:pPr>
              <w:keepNext w:val="0"/>
              <w:keepLines w:val="0"/>
              <w:pageBreakBefore w:val="0"/>
              <w:widowControl w:val="0"/>
              <w:wordWrap/>
              <w:overflowPunct/>
              <w:topLinePunct w:val="0"/>
              <w:bidi w:val="0"/>
              <w:spacing w:line="312" w:lineRule="auto"/>
              <w:ind w:left="0"/>
              <w:jc w:val="center"/>
              <w:rPr>
                <w:rFonts w:hint="eastAsia" w:ascii="宋体" w:hAnsi="宋体" w:eastAsia="宋体" w:cs="宋体"/>
                <w:color w:val="auto"/>
                <w:sz w:val="21"/>
                <w:szCs w:val="21"/>
                <w:highlight w:val="none"/>
              </w:rPr>
            </w:pPr>
          </w:p>
        </w:tc>
        <w:tc>
          <w:tcPr>
            <w:tcW w:w="6575" w:type="dxa"/>
            <w:vAlign w:val="center"/>
          </w:tcPr>
          <w:p w14:paraId="31529CF0">
            <w:pPr>
              <w:keepNext w:val="0"/>
              <w:keepLines w:val="0"/>
              <w:pageBreakBefore w:val="0"/>
              <w:widowControl/>
              <w:suppressLineNumbers w:val="0"/>
              <w:wordWrap/>
              <w:overflowPunct/>
              <w:topLinePunct w:val="0"/>
              <w:bidi w:val="0"/>
              <w:spacing w:line="312" w:lineRule="auto"/>
              <w:ind w:left="0"/>
              <w:jc w:val="left"/>
              <w:textAlignment w:val="center"/>
              <w:rPr>
                <w:rFonts w:hint="eastAsia" w:ascii="宋体" w:hAnsi="宋体" w:eastAsia="宋体" w:cs="宋体"/>
                <w:b w:val="0"/>
                <w:bCs w:val="0"/>
                <w:color w:val="auto"/>
                <w:spacing w:val="-5"/>
                <w:sz w:val="21"/>
                <w:szCs w:val="21"/>
                <w:highlight w:val="none"/>
                <w:lang w:val="en-US" w:eastAsia="zh-CN"/>
              </w:rPr>
            </w:pPr>
            <w:r>
              <w:rPr>
                <w:rFonts w:hint="eastAsia" w:ascii="宋体" w:hAnsi="宋体" w:eastAsia="宋体" w:cs="宋体"/>
                <w:i w:val="0"/>
                <w:iCs w:val="0"/>
                <w:color w:val="auto"/>
                <w:kern w:val="0"/>
                <w:sz w:val="21"/>
                <w:szCs w:val="21"/>
                <w:highlight w:val="none"/>
                <w:u w:val="none"/>
                <w:lang w:val="en-US" w:eastAsia="zh-CN" w:bidi="ar"/>
              </w:rPr>
              <w:t>191.4五金配件：采用阻尼缓冲铰链、三节导轨，无锈蚀，具有足够的承载能力、耐腐蚀能力。导轨的过载要求（包括垂直向下静载荷（300N）、水平侧向静载荷（150N）、猛关或猛开）、功能要求（包括操作力、耐久性(80000次)、拉出安全性、下沉量、耐腐蚀均符合QB/T 2454-2013标准要求。</w:t>
            </w:r>
          </w:p>
        </w:tc>
      </w:tr>
      <w:tr w14:paraId="436FB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62C639EA">
            <w:pPr>
              <w:keepNext w:val="0"/>
              <w:keepLines w:val="0"/>
              <w:pageBreakBefore w:val="0"/>
              <w:widowControl w:val="0"/>
              <w:wordWrap/>
              <w:overflowPunct/>
              <w:topLinePunct w:val="0"/>
              <w:bidi w:val="0"/>
              <w:spacing w:line="312" w:lineRule="auto"/>
              <w:ind w:left="0" w:firstLine="0" w:firstLineChars="0"/>
              <w:jc w:val="center"/>
              <w:rPr>
                <w:rFonts w:hint="eastAsia" w:ascii="宋体" w:hAnsi="宋体" w:eastAsia="宋体" w:cs="宋体"/>
                <w:color w:val="auto"/>
                <w:sz w:val="21"/>
                <w:szCs w:val="21"/>
                <w:highlight w:val="none"/>
              </w:rPr>
            </w:pPr>
          </w:p>
        </w:tc>
        <w:tc>
          <w:tcPr>
            <w:tcW w:w="1678" w:type="dxa"/>
            <w:vMerge w:val="continue"/>
            <w:vAlign w:val="center"/>
          </w:tcPr>
          <w:p w14:paraId="30AE0B22">
            <w:pPr>
              <w:keepNext w:val="0"/>
              <w:keepLines w:val="0"/>
              <w:pageBreakBefore w:val="0"/>
              <w:widowControl w:val="0"/>
              <w:wordWrap/>
              <w:overflowPunct/>
              <w:topLinePunct w:val="0"/>
              <w:bidi w:val="0"/>
              <w:spacing w:line="312" w:lineRule="auto"/>
              <w:ind w:left="0"/>
              <w:jc w:val="center"/>
              <w:rPr>
                <w:rFonts w:hint="eastAsia" w:ascii="宋体" w:hAnsi="宋体" w:eastAsia="宋体" w:cs="宋体"/>
                <w:color w:val="auto"/>
                <w:sz w:val="21"/>
                <w:szCs w:val="21"/>
                <w:highlight w:val="none"/>
              </w:rPr>
            </w:pPr>
          </w:p>
        </w:tc>
        <w:tc>
          <w:tcPr>
            <w:tcW w:w="6575" w:type="dxa"/>
            <w:vAlign w:val="center"/>
          </w:tcPr>
          <w:p w14:paraId="15925298">
            <w:pPr>
              <w:keepNext w:val="0"/>
              <w:keepLines w:val="0"/>
              <w:pageBreakBefore w:val="0"/>
              <w:widowControl/>
              <w:suppressLineNumbers w:val="0"/>
              <w:wordWrap/>
              <w:overflowPunct/>
              <w:topLinePunct w:val="0"/>
              <w:bidi w:val="0"/>
              <w:spacing w:line="312" w:lineRule="auto"/>
              <w:ind w:left="0"/>
              <w:jc w:val="left"/>
              <w:textAlignment w:val="center"/>
              <w:rPr>
                <w:rFonts w:hint="eastAsia" w:ascii="宋体" w:hAnsi="宋体" w:eastAsia="宋体" w:cs="宋体"/>
                <w:b w:val="0"/>
                <w:bCs w:val="0"/>
                <w:color w:val="auto"/>
                <w:spacing w:val="-5"/>
                <w:sz w:val="21"/>
                <w:szCs w:val="21"/>
                <w:highlight w:val="none"/>
                <w:lang w:val="en-US" w:eastAsia="zh-CN"/>
              </w:rPr>
            </w:pPr>
            <w:r>
              <w:rPr>
                <w:rFonts w:hint="eastAsia" w:ascii="宋体" w:hAnsi="宋体" w:eastAsia="宋体" w:cs="宋体"/>
                <w:i w:val="0"/>
                <w:iCs w:val="0"/>
                <w:color w:val="auto"/>
                <w:kern w:val="0"/>
                <w:sz w:val="21"/>
                <w:szCs w:val="21"/>
                <w:highlight w:val="none"/>
                <w:u w:val="none"/>
                <w:lang w:val="en-US" w:eastAsia="zh-CN" w:bidi="ar"/>
              </w:rPr>
              <w:t>191.5封边：选用ABS激光封边条，封边平滑，颜色与板材一致。封边条的耐干热性，耐磨性，耐开裂性，耐老化性、耐冷热循环性、耐光色牢度均，甲醛释放量，氯乙烯单体，可迁移元素（可溶性重金属）的铅、镉、铬、汞、砷、锑、硒、钡，邻苯二甲酸酯的总量（包括DBP、BBP、DEHP、DNOP、DINP和DIDP）、多溴联苯、多溴联苯醚均符合QB/T 4463-2013标准要求。</w:t>
            </w:r>
          </w:p>
        </w:tc>
      </w:tr>
      <w:tr w14:paraId="13BD1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1E541BE9">
            <w:pPr>
              <w:keepNext w:val="0"/>
              <w:keepLines w:val="0"/>
              <w:pageBreakBefore w:val="0"/>
              <w:widowControl w:val="0"/>
              <w:wordWrap/>
              <w:overflowPunct/>
              <w:topLinePunct w:val="0"/>
              <w:bidi w:val="0"/>
              <w:spacing w:line="312" w:lineRule="auto"/>
              <w:ind w:left="0" w:firstLine="0" w:firstLineChars="0"/>
              <w:jc w:val="center"/>
              <w:rPr>
                <w:rFonts w:hint="eastAsia" w:ascii="宋体" w:hAnsi="宋体" w:eastAsia="宋体" w:cs="宋体"/>
                <w:color w:val="auto"/>
                <w:sz w:val="21"/>
                <w:szCs w:val="21"/>
                <w:highlight w:val="none"/>
              </w:rPr>
            </w:pPr>
          </w:p>
        </w:tc>
        <w:tc>
          <w:tcPr>
            <w:tcW w:w="1678" w:type="dxa"/>
            <w:vMerge w:val="continue"/>
            <w:vAlign w:val="center"/>
          </w:tcPr>
          <w:p w14:paraId="141A55AF">
            <w:pPr>
              <w:keepNext w:val="0"/>
              <w:keepLines w:val="0"/>
              <w:pageBreakBefore w:val="0"/>
              <w:widowControl w:val="0"/>
              <w:wordWrap/>
              <w:overflowPunct/>
              <w:topLinePunct w:val="0"/>
              <w:bidi w:val="0"/>
              <w:spacing w:line="312" w:lineRule="auto"/>
              <w:ind w:left="0"/>
              <w:jc w:val="center"/>
              <w:rPr>
                <w:rFonts w:hint="eastAsia" w:ascii="宋体" w:hAnsi="宋体" w:eastAsia="宋体" w:cs="宋体"/>
                <w:color w:val="auto"/>
                <w:sz w:val="21"/>
                <w:szCs w:val="21"/>
                <w:highlight w:val="none"/>
              </w:rPr>
            </w:pPr>
          </w:p>
        </w:tc>
        <w:tc>
          <w:tcPr>
            <w:tcW w:w="6575" w:type="dxa"/>
            <w:vAlign w:val="center"/>
          </w:tcPr>
          <w:p w14:paraId="7DCC9E4B">
            <w:pPr>
              <w:keepNext w:val="0"/>
              <w:keepLines w:val="0"/>
              <w:pageBreakBefore w:val="0"/>
              <w:widowControl/>
              <w:suppressLineNumbers w:val="0"/>
              <w:wordWrap/>
              <w:overflowPunct/>
              <w:topLinePunct w:val="0"/>
              <w:bidi w:val="0"/>
              <w:spacing w:line="312" w:lineRule="auto"/>
              <w:ind w:left="0"/>
              <w:jc w:val="left"/>
              <w:textAlignment w:val="center"/>
              <w:rPr>
                <w:rFonts w:hint="eastAsia" w:ascii="宋体" w:hAnsi="宋体" w:eastAsia="宋体" w:cs="宋体"/>
                <w:b w:val="0"/>
                <w:bCs w:val="0"/>
                <w:color w:val="auto"/>
                <w:spacing w:val="-5"/>
                <w:sz w:val="21"/>
                <w:szCs w:val="21"/>
                <w:highlight w:val="none"/>
                <w:lang w:val="en-US" w:eastAsia="zh-CN"/>
              </w:rPr>
            </w:pPr>
            <w:r>
              <w:rPr>
                <w:rFonts w:hint="eastAsia" w:ascii="宋体" w:hAnsi="宋体" w:eastAsia="宋体" w:cs="宋体"/>
                <w:i w:val="0"/>
                <w:iCs w:val="0"/>
                <w:color w:val="auto"/>
                <w:kern w:val="0"/>
                <w:sz w:val="21"/>
                <w:szCs w:val="21"/>
                <w:highlight w:val="none"/>
                <w:u w:val="none"/>
                <w:lang w:val="en-US" w:eastAsia="zh-CN" w:bidi="ar"/>
              </w:rPr>
              <w:t>191.6热熔胶：选用环保热熔胶，粘性强，久不分层，具有防水性、防潮性、耐油性、耐撞性等特点。胶粘剂的游离甲醛、苯、甲苯+二甲苯、总挥发性有机物均符合GB 18583-2008、SZJG 52-2016标准要求。</w:t>
            </w:r>
          </w:p>
        </w:tc>
      </w:tr>
      <w:tr w14:paraId="09F37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616D5547">
            <w:pPr>
              <w:keepNext w:val="0"/>
              <w:keepLines w:val="0"/>
              <w:pageBreakBefore w:val="0"/>
              <w:widowControl w:val="0"/>
              <w:wordWrap/>
              <w:overflowPunct/>
              <w:topLinePunct w:val="0"/>
              <w:bidi w:val="0"/>
              <w:spacing w:line="312" w:lineRule="auto"/>
              <w:ind w:left="0" w:firstLine="0" w:firstLineChars="0"/>
              <w:jc w:val="center"/>
              <w:rPr>
                <w:rFonts w:hint="eastAsia" w:ascii="宋体" w:hAnsi="宋体" w:eastAsia="宋体" w:cs="宋体"/>
                <w:color w:val="auto"/>
                <w:sz w:val="21"/>
                <w:szCs w:val="21"/>
                <w:highlight w:val="none"/>
              </w:rPr>
            </w:pPr>
          </w:p>
        </w:tc>
        <w:tc>
          <w:tcPr>
            <w:tcW w:w="1678" w:type="dxa"/>
            <w:vMerge w:val="continue"/>
            <w:vAlign w:val="center"/>
          </w:tcPr>
          <w:p w14:paraId="5F282945">
            <w:pPr>
              <w:keepNext w:val="0"/>
              <w:keepLines w:val="0"/>
              <w:pageBreakBefore w:val="0"/>
              <w:widowControl w:val="0"/>
              <w:wordWrap/>
              <w:overflowPunct/>
              <w:topLinePunct w:val="0"/>
              <w:bidi w:val="0"/>
              <w:spacing w:line="312" w:lineRule="auto"/>
              <w:ind w:left="0"/>
              <w:jc w:val="center"/>
              <w:rPr>
                <w:rFonts w:hint="eastAsia" w:ascii="宋体" w:hAnsi="宋体" w:eastAsia="宋体" w:cs="宋体"/>
                <w:color w:val="auto"/>
                <w:sz w:val="21"/>
                <w:szCs w:val="21"/>
                <w:highlight w:val="none"/>
              </w:rPr>
            </w:pPr>
          </w:p>
        </w:tc>
        <w:tc>
          <w:tcPr>
            <w:tcW w:w="6575" w:type="dxa"/>
            <w:vAlign w:val="center"/>
          </w:tcPr>
          <w:p w14:paraId="383185A4">
            <w:pPr>
              <w:keepNext w:val="0"/>
              <w:keepLines w:val="0"/>
              <w:pageBreakBefore w:val="0"/>
              <w:widowControl/>
              <w:suppressLineNumbers w:val="0"/>
              <w:wordWrap/>
              <w:overflowPunct/>
              <w:topLinePunct w:val="0"/>
              <w:bidi w:val="0"/>
              <w:spacing w:line="312" w:lineRule="auto"/>
              <w:ind w:left="0"/>
              <w:jc w:val="left"/>
              <w:textAlignment w:val="center"/>
              <w:rPr>
                <w:rFonts w:hint="eastAsia" w:ascii="宋体" w:hAnsi="宋体" w:eastAsia="宋体" w:cs="宋体"/>
                <w:b w:val="0"/>
                <w:bCs w:val="0"/>
                <w:color w:val="auto"/>
                <w:spacing w:val="-5"/>
                <w:sz w:val="21"/>
                <w:szCs w:val="21"/>
                <w:highlight w:val="none"/>
                <w:lang w:val="en-US" w:eastAsia="zh-CN"/>
              </w:rPr>
            </w:pPr>
            <w:r>
              <w:rPr>
                <w:rFonts w:hint="eastAsia" w:ascii="宋体" w:hAnsi="宋体" w:eastAsia="宋体" w:cs="宋体"/>
                <w:i w:val="0"/>
                <w:iCs w:val="0"/>
                <w:color w:val="auto"/>
                <w:kern w:val="0"/>
                <w:sz w:val="21"/>
                <w:szCs w:val="21"/>
                <w:highlight w:val="none"/>
                <w:u w:val="none"/>
                <w:lang w:val="en-US" w:eastAsia="zh-CN" w:bidi="ar"/>
              </w:rPr>
              <w:t>191.7五金配件：采用五金配件，无锈蚀，具有足够的承载能力、耐腐蚀能力。</w:t>
            </w:r>
          </w:p>
        </w:tc>
      </w:tr>
      <w:tr w14:paraId="6B753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6C30817D">
            <w:pPr>
              <w:keepNext w:val="0"/>
              <w:keepLines w:val="0"/>
              <w:pageBreakBefore w:val="0"/>
              <w:widowControl/>
              <w:numPr>
                <w:ilvl w:val="0"/>
                <w:numId w:val="19"/>
              </w:numPr>
              <w:suppressLineNumbers w:val="0"/>
              <w:wordWrap/>
              <w:overflowPunct/>
              <w:topLinePunct w:val="0"/>
              <w:bidi w:val="0"/>
              <w:spacing w:line="312" w:lineRule="auto"/>
              <w:ind w:left="425" w:leftChars="0" w:hanging="425" w:firstLineChars="0"/>
              <w:jc w:val="center"/>
              <w:textAlignment w:val="center"/>
              <w:rPr>
                <w:rFonts w:hint="eastAsia" w:ascii="宋体" w:hAnsi="宋体" w:eastAsia="宋体" w:cs="宋体"/>
                <w:color w:val="auto"/>
                <w:sz w:val="21"/>
                <w:szCs w:val="21"/>
                <w:highlight w:val="none"/>
              </w:rPr>
            </w:pPr>
          </w:p>
        </w:tc>
        <w:tc>
          <w:tcPr>
            <w:tcW w:w="1678" w:type="dxa"/>
            <w:vMerge w:val="restart"/>
            <w:vAlign w:val="center"/>
          </w:tcPr>
          <w:p w14:paraId="6786BAFD">
            <w:pPr>
              <w:keepNext w:val="0"/>
              <w:keepLines w:val="0"/>
              <w:pageBreakBefore w:val="0"/>
              <w:widowControl/>
              <w:suppressLineNumbers w:val="0"/>
              <w:wordWrap/>
              <w:overflowPunct/>
              <w:topLinePunct w:val="0"/>
              <w:bidi w:val="0"/>
              <w:spacing w:line="312" w:lineRule="auto"/>
              <w:ind w:left="0"/>
              <w:jc w:val="center"/>
              <w:textAlignment w:val="top"/>
              <w:rPr>
                <w:rFonts w:hint="eastAsia"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i w:val="0"/>
                <w:iCs w:val="0"/>
                <w:color w:val="auto"/>
                <w:kern w:val="0"/>
                <w:sz w:val="21"/>
                <w:szCs w:val="21"/>
                <w:highlight w:val="none"/>
                <w:u w:val="none"/>
                <w:lang w:val="en-US" w:eastAsia="zh-CN" w:bidi="ar"/>
              </w:rPr>
              <w:t>活动三抽柜</w:t>
            </w:r>
          </w:p>
          <w:p w14:paraId="38A8A2D4">
            <w:pPr>
              <w:pStyle w:val="18"/>
              <w:keepNext w:val="0"/>
              <w:keepLines w:val="0"/>
              <w:pageBreakBefore w:val="0"/>
              <w:widowControl w:val="0"/>
              <w:wordWrap/>
              <w:overflowPunct/>
              <w:topLinePunct w:val="0"/>
              <w:bidi w:val="0"/>
              <w:spacing w:line="312" w:lineRule="auto"/>
              <w:ind w:left="0"/>
              <w:rPr>
                <w:rFonts w:hint="eastAsia"/>
                <w:color w:val="auto"/>
                <w:highlight w:val="none"/>
              </w:rPr>
            </w:pPr>
          </w:p>
        </w:tc>
        <w:tc>
          <w:tcPr>
            <w:tcW w:w="6575" w:type="dxa"/>
            <w:vAlign w:val="center"/>
          </w:tcPr>
          <w:p w14:paraId="66D2E296">
            <w:pPr>
              <w:keepNext w:val="0"/>
              <w:keepLines w:val="0"/>
              <w:pageBreakBefore w:val="0"/>
              <w:widowControl/>
              <w:suppressLineNumbers w:val="0"/>
              <w:wordWrap/>
              <w:overflowPunct/>
              <w:topLinePunct w:val="0"/>
              <w:bidi w:val="0"/>
              <w:spacing w:line="312" w:lineRule="auto"/>
              <w:ind w:left="0"/>
              <w:jc w:val="left"/>
              <w:textAlignment w:val="center"/>
              <w:rPr>
                <w:rFonts w:hint="eastAsia" w:ascii="宋体" w:hAnsi="宋体" w:eastAsia="宋体" w:cs="宋体"/>
                <w:b w:val="0"/>
                <w:bCs w:val="0"/>
                <w:color w:val="auto"/>
                <w:spacing w:val="-5"/>
                <w:sz w:val="21"/>
                <w:szCs w:val="21"/>
                <w:highlight w:val="none"/>
                <w:lang w:val="en-US" w:eastAsia="zh-CN"/>
              </w:rPr>
            </w:pPr>
            <w:r>
              <w:rPr>
                <w:rFonts w:hint="eastAsia" w:ascii="宋体" w:hAnsi="宋体" w:eastAsia="宋体" w:cs="宋体"/>
                <w:i w:val="0"/>
                <w:iCs w:val="0"/>
                <w:color w:val="auto"/>
                <w:kern w:val="0"/>
                <w:sz w:val="21"/>
                <w:szCs w:val="21"/>
                <w:highlight w:val="none"/>
                <w:u w:val="none"/>
                <w:lang w:val="en-US" w:eastAsia="zh-CN" w:bidi="ar"/>
              </w:rPr>
              <w:t>192.1规格：（400W*500D*600H）mm±10mm；</w:t>
            </w:r>
          </w:p>
        </w:tc>
      </w:tr>
      <w:tr w14:paraId="354F9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33816DA3">
            <w:pPr>
              <w:keepNext w:val="0"/>
              <w:keepLines w:val="0"/>
              <w:pageBreakBefore w:val="0"/>
              <w:widowControl w:val="0"/>
              <w:wordWrap/>
              <w:overflowPunct/>
              <w:topLinePunct w:val="0"/>
              <w:bidi w:val="0"/>
              <w:spacing w:line="312" w:lineRule="auto"/>
              <w:ind w:left="0" w:firstLine="0" w:firstLineChars="0"/>
              <w:jc w:val="center"/>
              <w:rPr>
                <w:rFonts w:hint="eastAsia" w:ascii="宋体" w:hAnsi="宋体" w:eastAsia="宋体" w:cs="宋体"/>
                <w:color w:val="auto"/>
                <w:sz w:val="21"/>
                <w:szCs w:val="21"/>
                <w:highlight w:val="none"/>
              </w:rPr>
            </w:pPr>
          </w:p>
        </w:tc>
        <w:tc>
          <w:tcPr>
            <w:tcW w:w="1678" w:type="dxa"/>
            <w:vMerge w:val="continue"/>
            <w:vAlign w:val="center"/>
          </w:tcPr>
          <w:p w14:paraId="2F2EC2F0">
            <w:pPr>
              <w:keepNext w:val="0"/>
              <w:keepLines w:val="0"/>
              <w:pageBreakBefore w:val="0"/>
              <w:widowControl w:val="0"/>
              <w:wordWrap/>
              <w:overflowPunct/>
              <w:topLinePunct w:val="0"/>
              <w:bidi w:val="0"/>
              <w:spacing w:line="312" w:lineRule="auto"/>
              <w:ind w:left="0"/>
              <w:jc w:val="center"/>
              <w:rPr>
                <w:rFonts w:hint="eastAsia" w:ascii="宋体" w:hAnsi="宋体" w:eastAsia="宋体" w:cs="宋体"/>
                <w:color w:val="auto"/>
                <w:sz w:val="21"/>
                <w:szCs w:val="21"/>
                <w:highlight w:val="none"/>
              </w:rPr>
            </w:pPr>
          </w:p>
        </w:tc>
        <w:tc>
          <w:tcPr>
            <w:tcW w:w="6575" w:type="dxa"/>
            <w:vAlign w:val="center"/>
          </w:tcPr>
          <w:p w14:paraId="3D94AE88">
            <w:pPr>
              <w:keepNext w:val="0"/>
              <w:keepLines w:val="0"/>
              <w:pageBreakBefore w:val="0"/>
              <w:widowControl/>
              <w:suppressLineNumbers w:val="0"/>
              <w:wordWrap/>
              <w:overflowPunct/>
              <w:topLinePunct w:val="0"/>
              <w:bidi w:val="0"/>
              <w:spacing w:line="312" w:lineRule="auto"/>
              <w:ind w:left="0"/>
              <w:jc w:val="both"/>
              <w:textAlignment w:val="center"/>
              <w:rPr>
                <w:rFonts w:hint="eastAsia" w:ascii="宋体" w:hAnsi="宋体" w:eastAsia="宋体" w:cs="宋体"/>
                <w:b w:val="0"/>
                <w:bCs w:val="0"/>
                <w:color w:val="auto"/>
                <w:spacing w:val="-5"/>
                <w:sz w:val="21"/>
                <w:szCs w:val="21"/>
                <w:highlight w:val="none"/>
                <w:lang w:val="en-US" w:eastAsia="zh-CN"/>
              </w:rPr>
            </w:pPr>
            <w:r>
              <w:rPr>
                <w:rFonts w:hint="eastAsia" w:ascii="宋体" w:hAnsi="宋体" w:eastAsia="宋体" w:cs="宋体"/>
                <w:i w:val="0"/>
                <w:iCs w:val="0"/>
                <w:color w:val="auto"/>
                <w:kern w:val="0"/>
                <w:sz w:val="21"/>
                <w:szCs w:val="21"/>
                <w:highlight w:val="none"/>
                <w:u w:val="none"/>
                <w:lang w:val="en-US" w:eastAsia="zh-CN" w:bidi="ar"/>
              </w:rPr>
              <w:t>192.2基材：整体采用双面电解钢板，采用钢板厚度不低于0.8mm；</w:t>
            </w:r>
          </w:p>
        </w:tc>
      </w:tr>
      <w:tr w14:paraId="30ABB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4E186368">
            <w:pPr>
              <w:keepNext w:val="0"/>
              <w:keepLines w:val="0"/>
              <w:pageBreakBefore w:val="0"/>
              <w:widowControl w:val="0"/>
              <w:wordWrap/>
              <w:overflowPunct/>
              <w:topLinePunct w:val="0"/>
              <w:bidi w:val="0"/>
              <w:spacing w:line="312" w:lineRule="auto"/>
              <w:ind w:left="0" w:firstLine="0" w:firstLineChars="0"/>
              <w:jc w:val="center"/>
              <w:rPr>
                <w:rFonts w:hint="eastAsia" w:ascii="宋体" w:hAnsi="宋体" w:eastAsia="宋体" w:cs="宋体"/>
                <w:color w:val="auto"/>
                <w:sz w:val="21"/>
                <w:szCs w:val="21"/>
                <w:highlight w:val="none"/>
              </w:rPr>
            </w:pPr>
          </w:p>
        </w:tc>
        <w:tc>
          <w:tcPr>
            <w:tcW w:w="1678" w:type="dxa"/>
            <w:vMerge w:val="continue"/>
            <w:vAlign w:val="center"/>
          </w:tcPr>
          <w:p w14:paraId="7858852C">
            <w:pPr>
              <w:keepNext w:val="0"/>
              <w:keepLines w:val="0"/>
              <w:pageBreakBefore w:val="0"/>
              <w:widowControl w:val="0"/>
              <w:wordWrap/>
              <w:overflowPunct/>
              <w:topLinePunct w:val="0"/>
              <w:bidi w:val="0"/>
              <w:spacing w:line="312" w:lineRule="auto"/>
              <w:ind w:left="0"/>
              <w:jc w:val="center"/>
              <w:rPr>
                <w:rFonts w:hint="eastAsia" w:ascii="宋体" w:hAnsi="宋体" w:eastAsia="宋体" w:cs="宋体"/>
                <w:color w:val="auto"/>
                <w:sz w:val="21"/>
                <w:szCs w:val="21"/>
                <w:highlight w:val="none"/>
              </w:rPr>
            </w:pPr>
          </w:p>
        </w:tc>
        <w:tc>
          <w:tcPr>
            <w:tcW w:w="6575" w:type="dxa"/>
            <w:vAlign w:val="center"/>
          </w:tcPr>
          <w:p w14:paraId="57CEB359">
            <w:pPr>
              <w:keepNext w:val="0"/>
              <w:keepLines w:val="0"/>
              <w:pageBreakBefore w:val="0"/>
              <w:widowControl/>
              <w:suppressLineNumbers w:val="0"/>
              <w:wordWrap/>
              <w:overflowPunct/>
              <w:topLinePunct w:val="0"/>
              <w:bidi w:val="0"/>
              <w:spacing w:line="312" w:lineRule="auto"/>
              <w:ind w:left="0"/>
              <w:jc w:val="both"/>
              <w:textAlignment w:val="center"/>
              <w:rPr>
                <w:rFonts w:hint="eastAsia" w:ascii="宋体" w:hAnsi="宋体" w:eastAsia="宋体" w:cs="宋体"/>
                <w:b w:val="0"/>
                <w:bCs w:val="0"/>
                <w:color w:val="auto"/>
                <w:spacing w:val="-5"/>
                <w:sz w:val="21"/>
                <w:szCs w:val="21"/>
                <w:highlight w:val="none"/>
                <w:lang w:val="en-US" w:eastAsia="zh-CN"/>
              </w:rPr>
            </w:pPr>
            <w:r>
              <w:rPr>
                <w:rFonts w:hint="eastAsia" w:ascii="宋体" w:hAnsi="宋体" w:eastAsia="宋体" w:cs="宋体"/>
                <w:i w:val="0"/>
                <w:iCs w:val="0"/>
                <w:color w:val="auto"/>
                <w:kern w:val="0"/>
                <w:sz w:val="21"/>
                <w:szCs w:val="21"/>
                <w:highlight w:val="none"/>
                <w:u w:val="none"/>
                <w:lang w:val="en-US" w:eastAsia="zh-CN" w:bidi="ar"/>
              </w:rPr>
              <w:t>192.3工艺：钢板表面静电喷涂工艺；封底设计，防止老鼠、蟑螂等进入抽屉内部；整体薄边设计，采用流线型，凸出线条感；柜体表面颜色可选木纹色；</w:t>
            </w:r>
          </w:p>
        </w:tc>
      </w:tr>
      <w:tr w14:paraId="4BA6F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1B5A3BC2">
            <w:pPr>
              <w:keepNext w:val="0"/>
              <w:keepLines w:val="0"/>
              <w:pageBreakBefore w:val="0"/>
              <w:widowControl w:val="0"/>
              <w:wordWrap/>
              <w:overflowPunct/>
              <w:topLinePunct w:val="0"/>
              <w:bidi w:val="0"/>
              <w:spacing w:line="312" w:lineRule="auto"/>
              <w:ind w:left="0" w:firstLine="0" w:firstLineChars="0"/>
              <w:jc w:val="center"/>
              <w:rPr>
                <w:rFonts w:hint="eastAsia" w:ascii="宋体" w:hAnsi="宋体" w:eastAsia="宋体" w:cs="宋体"/>
                <w:color w:val="auto"/>
                <w:sz w:val="21"/>
                <w:szCs w:val="21"/>
                <w:highlight w:val="none"/>
              </w:rPr>
            </w:pPr>
          </w:p>
        </w:tc>
        <w:tc>
          <w:tcPr>
            <w:tcW w:w="1678" w:type="dxa"/>
            <w:vMerge w:val="continue"/>
            <w:vAlign w:val="center"/>
          </w:tcPr>
          <w:p w14:paraId="2B42CE2A">
            <w:pPr>
              <w:keepNext w:val="0"/>
              <w:keepLines w:val="0"/>
              <w:pageBreakBefore w:val="0"/>
              <w:widowControl w:val="0"/>
              <w:wordWrap/>
              <w:overflowPunct/>
              <w:topLinePunct w:val="0"/>
              <w:bidi w:val="0"/>
              <w:spacing w:line="312" w:lineRule="auto"/>
              <w:ind w:left="0"/>
              <w:jc w:val="center"/>
              <w:rPr>
                <w:rFonts w:hint="eastAsia" w:ascii="宋体" w:hAnsi="宋体" w:eastAsia="宋体" w:cs="宋体"/>
                <w:color w:val="auto"/>
                <w:sz w:val="21"/>
                <w:szCs w:val="21"/>
                <w:highlight w:val="none"/>
              </w:rPr>
            </w:pPr>
          </w:p>
        </w:tc>
        <w:tc>
          <w:tcPr>
            <w:tcW w:w="6575" w:type="dxa"/>
            <w:vAlign w:val="center"/>
          </w:tcPr>
          <w:p w14:paraId="750EB14F">
            <w:pPr>
              <w:keepNext w:val="0"/>
              <w:keepLines w:val="0"/>
              <w:pageBreakBefore w:val="0"/>
              <w:widowControl/>
              <w:suppressLineNumbers w:val="0"/>
              <w:wordWrap/>
              <w:overflowPunct/>
              <w:topLinePunct w:val="0"/>
              <w:bidi w:val="0"/>
              <w:spacing w:line="312" w:lineRule="auto"/>
              <w:ind w:left="0"/>
              <w:jc w:val="both"/>
              <w:textAlignment w:val="center"/>
              <w:rPr>
                <w:rFonts w:hint="eastAsia" w:ascii="宋体" w:hAnsi="宋体" w:eastAsia="宋体" w:cs="宋体"/>
                <w:b w:val="0"/>
                <w:bCs w:val="0"/>
                <w:color w:val="auto"/>
                <w:spacing w:val="-5"/>
                <w:sz w:val="21"/>
                <w:szCs w:val="21"/>
                <w:highlight w:val="none"/>
                <w:lang w:val="en-US" w:eastAsia="zh-CN"/>
              </w:rPr>
            </w:pPr>
            <w:r>
              <w:rPr>
                <w:rFonts w:hint="eastAsia" w:ascii="宋体" w:hAnsi="宋体" w:eastAsia="宋体" w:cs="宋体"/>
                <w:i w:val="0"/>
                <w:iCs w:val="0"/>
                <w:color w:val="auto"/>
                <w:kern w:val="0"/>
                <w:sz w:val="21"/>
                <w:szCs w:val="21"/>
                <w:highlight w:val="none"/>
                <w:u w:val="none"/>
                <w:lang w:val="en-US" w:eastAsia="zh-CN" w:bidi="ar"/>
              </w:rPr>
              <w:t>192.4功能配置：三抽屉，内扣式隐藏拉手，配尼龙活动论；</w:t>
            </w:r>
          </w:p>
        </w:tc>
      </w:tr>
      <w:tr w14:paraId="78378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776D41B8">
            <w:pPr>
              <w:keepNext w:val="0"/>
              <w:keepLines w:val="0"/>
              <w:pageBreakBefore w:val="0"/>
              <w:widowControl w:val="0"/>
              <w:wordWrap/>
              <w:overflowPunct/>
              <w:topLinePunct w:val="0"/>
              <w:bidi w:val="0"/>
              <w:spacing w:line="312" w:lineRule="auto"/>
              <w:ind w:left="0" w:firstLine="0" w:firstLineChars="0"/>
              <w:jc w:val="center"/>
              <w:rPr>
                <w:rFonts w:hint="eastAsia" w:ascii="宋体" w:hAnsi="宋体" w:eastAsia="宋体" w:cs="宋体"/>
                <w:color w:val="auto"/>
                <w:sz w:val="21"/>
                <w:szCs w:val="21"/>
                <w:highlight w:val="none"/>
              </w:rPr>
            </w:pPr>
          </w:p>
        </w:tc>
        <w:tc>
          <w:tcPr>
            <w:tcW w:w="1678" w:type="dxa"/>
            <w:vMerge w:val="continue"/>
            <w:vAlign w:val="center"/>
          </w:tcPr>
          <w:p w14:paraId="1FAA4095">
            <w:pPr>
              <w:keepNext w:val="0"/>
              <w:keepLines w:val="0"/>
              <w:pageBreakBefore w:val="0"/>
              <w:widowControl w:val="0"/>
              <w:wordWrap/>
              <w:overflowPunct/>
              <w:topLinePunct w:val="0"/>
              <w:bidi w:val="0"/>
              <w:spacing w:line="312" w:lineRule="auto"/>
              <w:ind w:left="0"/>
              <w:jc w:val="center"/>
              <w:rPr>
                <w:rFonts w:hint="eastAsia" w:ascii="宋体" w:hAnsi="宋体" w:eastAsia="宋体" w:cs="宋体"/>
                <w:color w:val="auto"/>
                <w:sz w:val="21"/>
                <w:szCs w:val="21"/>
                <w:highlight w:val="none"/>
              </w:rPr>
            </w:pPr>
          </w:p>
        </w:tc>
        <w:tc>
          <w:tcPr>
            <w:tcW w:w="6575" w:type="dxa"/>
            <w:vAlign w:val="center"/>
          </w:tcPr>
          <w:p w14:paraId="164BD5B2">
            <w:pPr>
              <w:keepNext w:val="0"/>
              <w:keepLines w:val="0"/>
              <w:pageBreakBefore w:val="0"/>
              <w:widowControl/>
              <w:suppressLineNumbers w:val="0"/>
              <w:wordWrap/>
              <w:overflowPunct/>
              <w:topLinePunct w:val="0"/>
              <w:bidi w:val="0"/>
              <w:spacing w:line="312" w:lineRule="auto"/>
              <w:ind w:left="0"/>
              <w:jc w:val="left"/>
              <w:textAlignment w:val="center"/>
              <w:rPr>
                <w:rFonts w:hint="eastAsia" w:ascii="宋体" w:hAnsi="宋体" w:eastAsia="宋体" w:cs="宋体"/>
                <w:b w:val="0"/>
                <w:bCs w:val="0"/>
                <w:color w:val="auto"/>
                <w:spacing w:val="-5"/>
                <w:sz w:val="21"/>
                <w:szCs w:val="21"/>
                <w:highlight w:val="none"/>
                <w:lang w:val="en-US" w:eastAsia="zh-CN"/>
              </w:rPr>
            </w:pPr>
            <w:r>
              <w:rPr>
                <w:rFonts w:hint="eastAsia" w:ascii="宋体" w:hAnsi="宋体" w:eastAsia="宋体" w:cs="宋体"/>
                <w:i w:val="0"/>
                <w:iCs w:val="0"/>
                <w:color w:val="auto"/>
                <w:kern w:val="0"/>
                <w:sz w:val="21"/>
                <w:szCs w:val="21"/>
                <w:highlight w:val="none"/>
                <w:u w:val="none"/>
                <w:lang w:val="en-US" w:eastAsia="zh-CN" w:bidi="ar"/>
              </w:rPr>
              <w:t>192.5五金配件：采用三节路轨，导轨的过载要求（包括垂直向下静载荷（300N）、水平侧向静载荷（150N）、猛关或猛开）、功能要求（包括操作力、耐久性(80000次)、拉出安全性、下沉量、耐腐蚀均符合QB/T 2454-2013标准要求；配联动锁，各抽屉设计互锁功能。</w:t>
            </w:r>
          </w:p>
        </w:tc>
      </w:tr>
      <w:tr w14:paraId="01AC7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43AFE10C">
            <w:pPr>
              <w:keepNext w:val="0"/>
              <w:keepLines w:val="0"/>
              <w:pageBreakBefore w:val="0"/>
              <w:widowControl/>
              <w:numPr>
                <w:ilvl w:val="0"/>
                <w:numId w:val="19"/>
              </w:numPr>
              <w:suppressLineNumbers w:val="0"/>
              <w:wordWrap/>
              <w:overflowPunct/>
              <w:topLinePunct w:val="0"/>
              <w:bidi w:val="0"/>
              <w:spacing w:line="312" w:lineRule="auto"/>
              <w:ind w:left="425" w:leftChars="0" w:hanging="425" w:firstLineChars="0"/>
              <w:jc w:val="center"/>
              <w:textAlignment w:val="center"/>
              <w:rPr>
                <w:rFonts w:hint="eastAsia" w:ascii="宋体" w:hAnsi="宋体" w:eastAsia="宋体" w:cs="宋体"/>
                <w:color w:val="auto"/>
                <w:sz w:val="21"/>
                <w:szCs w:val="21"/>
                <w:highlight w:val="none"/>
              </w:rPr>
            </w:pPr>
          </w:p>
        </w:tc>
        <w:tc>
          <w:tcPr>
            <w:tcW w:w="1678" w:type="dxa"/>
            <w:vMerge w:val="restart"/>
            <w:vAlign w:val="center"/>
          </w:tcPr>
          <w:p w14:paraId="3706FFF9">
            <w:pPr>
              <w:keepNext w:val="0"/>
              <w:keepLines w:val="0"/>
              <w:pageBreakBefore w:val="0"/>
              <w:widowControl/>
              <w:suppressLineNumbers w:val="0"/>
              <w:wordWrap/>
              <w:overflowPunct/>
              <w:topLinePunct w:val="0"/>
              <w:bidi w:val="0"/>
              <w:spacing w:line="312" w:lineRule="auto"/>
              <w:ind w:left="0"/>
              <w:jc w:val="center"/>
              <w:textAlignment w:val="top"/>
              <w:rPr>
                <w:rFonts w:hint="eastAsia"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i w:val="0"/>
                <w:iCs w:val="0"/>
                <w:color w:val="auto"/>
                <w:kern w:val="0"/>
                <w:sz w:val="21"/>
                <w:szCs w:val="21"/>
                <w:highlight w:val="none"/>
                <w:u w:val="none"/>
                <w:lang w:val="en-US" w:eastAsia="zh-CN" w:bidi="ar"/>
              </w:rPr>
              <w:t>小会议桌</w:t>
            </w:r>
          </w:p>
          <w:p w14:paraId="01C33676">
            <w:pPr>
              <w:pStyle w:val="18"/>
              <w:keepNext w:val="0"/>
              <w:keepLines w:val="0"/>
              <w:pageBreakBefore w:val="0"/>
              <w:widowControl w:val="0"/>
              <w:wordWrap/>
              <w:overflowPunct/>
              <w:topLinePunct w:val="0"/>
              <w:bidi w:val="0"/>
              <w:spacing w:line="312" w:lineRule="auto"/>
              <w:ind w:left="0"/>
              <w:jc w:val="center"/>
              <w:rPr>
                <w:rFonts w:hint="eastAsia"/>
                <w:color w:val="auto"/>
                <w:highlight w:val="none"/>
              </w:rPr>
            </w:pPr>
          </w:p>
        </w:tc>
        <w:tc>
          <w:tcPr>
            <w:tcW w:w="6575" w:type="dxa"/>
            <w:vAlign w:val="center"/>
          </w:tcPr>
          <w:p w14:paraId="7EC434CE">
            <w:pPr>
              <w:keepNext w:val="0"/>
              <w:keepLines w:val="0"/>
              <w:pageBreakBefore w:val="0"/>
              <w:widowControl/>
              <w:suppressLineNumbers w:val="0"/>
              <w:wordWrap/>
              <w:overflowPunct/>
              <w:topLinePunct w:val="0"/>
              <w:bidi w:val="0"/>
              <w:spacing w:line="312" w:lineRule="auto"/>
              <w:ind w:left="0"/>
              <w:jc w:val="left"/>
              <w:textAlignment w:val="center"/>
              <w:rPr>
                <w:rFonts w:hint="eastAsia" w:ascii="宋体" w:hAnsi="宋体" w:eastAsia="宋体" w:cs="宋体"/>
                <w:b w:val="0"/>
                <w:bCs w:val="0"/>
                <w:color w:val="auto"/>
                <w:spacing w:val="-5"/>
                <w:sz w:val="21"/>
                <w:szCs w:val="21"/>
                <w:highlight w:val="none"/>
                <w:lang w:val="en-US" w:eastAsia="zh-CN"/>
              </w:rPr>
            </w:pPr>
            <w:r>
              <w:rPr>
                <w:rFonts w:hint="eastAsia" w:ascii="宋体" w:hAnsi="宋体" w:eastAsia="宋体" w:cs="宋体"/>
                <w:i w:val="0"/>
                <w:iCs w:val="0"/>
                <w:color w:val="auto"/>
                <w:kern w:val="0"/>
                <w:sz w:val="21"/>
                <w:szCs w:val="21"/>
                <w:highlight w:val="none"/>
                <w:u w:val="none"/>
                <w:lang w:val="en-US" w:eastAsia="zh-CN" w:bidi="ar"/>
              </w:rPr>
              <w:t xml:space="preserve">193.1规格：3000*1500*750                                         </w:t>
            </w:r>
          </w:p>
        </w:tc>
      </w:tr>
      <w:tr w14:paraId="575A8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76B113F2">
            <w:pPr>
              <w:keepNext w:val="0"/>
              <w:keepLines w:val="0"/>
              <w:pageBreakBefore w:val="0"/>
              <w:widowControl w:val="0"/>
              <w:wordWrap/>
              <w:overflowPunct/>
              <w:topLinePunct w:val="0"/>
              <w:bidi w:val="0"/>
              <w:spacing w:line="312" w:lineRule="auto"/>
              <w:ind w:left="0" w:firstLine="0" w:firstLineChars="0"/>
              <w:jc w:val="center"/>
              <w:rPr>
                <w:rFonts w:hint="eastAsia" w:ascii="宋体" w:hAnsi="宋体" w:eastAsia="宋体" w:cs="宋体"/>
                <w:color w:val="auto"/>
                <w:sz w:val="21"/>
                <w:szCs w:val="21"/>
                <w:highlight w:val="none"/>
              </w:rPr>
            </w:pPr>
          </w:p>
        </w:tc>
        <w:tc>
          <w:tcPr>
            <w:tcW w:w="1678" w:type="dxa"/>
            <w:vMerge w:val="continue"/>
            <w:vAlign w:val="center"/>
          </w:tcPr>
          <w:p w14:paraId="309B90D2">
            <w:pPr>
              <w:keepNext w:val="0"/>
              <w:keepLines w:val="0"/>
              <w:pageBreakBefore w:val="0"/>
              <w:widowControl w:val="0"/>
              <w:wordWrap/>
              <w:overflowPunct/>
              <w:topLinePunct w:val="0"/>
              <w:bidi w:val="0"/>
              <w:spacing w:line="312" w:lineRule="auto"/>
              <w:ind w:left="0"/>
              <w:jc w:val="center"/>
              <w:rPr>
                <w:rFonts w:hint="eastAsia" w:ascii="宋体" w:hAnsi="宋体" w:eastAsia="宋体" w:cs="宋体"/>
                <w:color w:val="auto"/>
                <w:sz w:val="21"/>
                <w:szCs w:val="21"/>
                <w:highlight w:val="none"/>
              </w:rPr>
            </w:pPr>
          </w:p>
        </w:tc>
        <w:tc>
          <w:tcPr>
            <w:tcW w:w="6575" w:type="dxa"/>
            <w:vAlign w:val="center"/>
          </w:tcPr>
          <w:p w14:paraId="4D6253DF">
            <w:pPr>
              <w:keepNext w:val="0"/>
              <w:keepLines w:val="0"/>
              <w:pageBreakBefore w:val="0"/>
              <w:widowControl/>
              <w:suppressLineNumbers w:val="0"/>
              <w:wordWrap/>
              <w:overflowPunct/>
              <w:topLinePunct w:val="0"/>
              <w:bidi w:val="0"/>
              <w:spacing w:line="312" w:lineRule="auto"/>
              <w:ind w:left="0"/>
              <w:jc w:val="left"/>
              <w:textAlignment w:val="center"/>
              <w:rPr>
                <w:rFonts w:hint="eastAsia" w:ascii="宋体" w:hAnsi="宋体" w:eastAsia="宋体" w:cs="宋体"/>
                <w:b w:val="0"/>
                <w:bCs w:val="0"/>
                <w:color w:val="auto"/>
                <w:spacing w:val="-5"/>
                <w:sz w:val="21"/>
                <w:szCs w:val="21"/>
                <w:highlight w:val="none"/>
                <w:lang w:val="en-US" w:eastAsia="zh-CN"/>
              </w:rPr>
            </w:pPr>
            <w:r>
              <w:rPr>
                <w:rFonts w:hint="eastAsia" w:ascii="宋体" w:hAnsi="宋体" w:eastAsia="宋体" w:cs="宋体"/>
                <w:i w:val="0"/>
                <w:iCs w:val="0"/>
                <w:color w:val="auto"/>
                <w:kern w:val="0"/>
                <w:sz w:val="21"/>
                <w:szCs w:val="21"/>
                <w:highlight w:val="none"/>
                <w:u w:val="none"/>
                <w:lang w:val="en-US" w:eastAsia="zh-CN" w:bidi="ar"/>
              </w:rPr>
              <w:t>193.2基材：板材采用</w:t>
            </w:r>
            <w:r>
              <w:rPr>
                <w:rFonts w:hint="eastAsia" w:ascii="宋体" w:hAnsi="宋体" w:eastAsia="宋体" w:cs="宋体"/>
                <w:b w:val="0"/>
                <w:bCs w:val="0"/>
                <w:i w:val="0"/>
                <w:iCs w:val="0"/>
                <w:color w:val="auto"/>
                <w:kern w:val="0"/>
                <w:sz w:val="21"/>
                <w:szCs w:val="21"/>
                <w:highlight w:val="none"/>
                <w:u w:val="none"/>
                <w:lang w:val="en-US" w:eastAsia="zh-CN" w:bidi="ar"/>
              </w:rPr>
              <w:t>新国标环保</w:t>
            </w:r>
            <w:r>
              <w:rPr>
                <w:rFonts w:hint="eastAsia" w:ascii="宋体" w:hAnsi="宋体" w:eastAsia="宋体" w:cs="宋体"/>
                <w:i w:val="0"/>
                <w:iCs w:val="0"/>
                <w:color w:val="auto"/>
                <w:kern w:val="0"/>
                <w:sz w:val="21"/>
                <w:szCs w:val="21"/>
                <w:highlight w:val="none"/>
                <w:u w:val="none"/>
                <w:lang w:val="en-US" w:eastAsia="zh-CN" w:bidi="ar"/>
              </w:rPr>
              <w:t>ENF级纤维板；三聚氰胺浸渍胶膜纸饰面；,台面厚度≥25mm；甲醛释放限量符合国家标准，板材的胶合强度、含水率、浸渍剥离、静曲强度、弹性模量、甲醛释放量、挥发性有机化合物（72h）的苯、甲苯、二甲苯，TVOC符合 GB 18580-2017、GB/T 35601-2017、GB/T 9846-2015、GB/T 39600-2021标准要求。</w:t>
            </w:r>
          </w:p>
        </w:tc>
      </w:tr>
      <w:tr w14:paraId="64F83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5B320F46">
            <w:pPr>
              <w:keepNext w:val="0"/>
              <w:keepLines w:val="0"/>
              <w:pageBreakBefore w:val="0"/>
              <w:widowControl w:val="0"/>
              <w:wordWrap/>
              <w:overflowPunct/>
              <w:topLinePunct w:val="0"/>
              <w:bidi w:val="0"/>
              <w:spacing w:line="312" w:lineRule="auto"/>
              <w:ind w:left="0" w:firstLine="0" w:firstLineChars="0"/>
              <w:jc w:val="center"/>
              <w:rPr>
                <w:rFonts w:hint="eastAsia" w:ascii="宋体" w:hAnsi="宋体" w:eastAsia="宋体" w:cs="宋体"/>
                <w:color w:val="auto"/>
                <w:sz w:val="21"/>
                <w:szCs w:val="21"/>
                <w:highlight w:val="none"/>
              </w:rPr>
            </w:pPr>
          </w:p>
        </w:tc>
        <w:tc>
          <w:tcPr>
            <w:tcW w:w="1678" w:type="dxa"/>
            <w:vMerge w:val="continue"/>
            <w:vAlign w:val="center"/>
          </w:tcPr>
          <w:p w14:paraId="020241B0">
            <w:pPr>
              <w:keepNext w:val="0"/>
              <w:keepLines w:val="0"/>
              <w:pageBreakBefore w:val="0"/>
              <w:widowControl w:val="0"/>
              <w:wordWrap/>
              <w:overflowPunct/>
              <w:topLinePunct w:val="0"/>
              <w:bidi w:val="0"/>
              <w:spacing w:line="312" w:lineRule="auto"/>
              <w:ind w:left="0"/>
              <w:jc w:val="center"/>
              <w:rPr>
                <w:rFonts w:hint="eastAsia" w:ascii="宋体" w:hAnsi="宋体" w:eastAsia="宋体" w:cs="宋体"/>
                <w:color w:val="auto"/>
                <w:sz w:val="21"/>
                <w:szCs w:val="21"/>
                <w:highlight w:val="none"/>
              </w:rPr>
            </w:pPr>
          </w:p>
        </w:tc>
        <w:tc>
          <w:tcPr>
            <w:tcW w:w="6575" w:type="dxa"/>
            <w:vAlign w:val="center"/>
          </w:tcPr>
          <w:p w14:paraId="7BA54AEB">
            <w:pPr>
              <w:keepNext w:val="0"/>
              <w:keepLines w:val="0"/>
              <w:pageBreakBefore w:val="0"/>
              <w:widowControl/>
              <w:suppressLineNumbers w:val="0"/>
              <w:wordWrap/>
              <w:overflowPunct/>
              <w:topLinePunct w:val="0"/>
              <w:bidi w:val="0"/>
              <w:spacing w:line="312" w:lineRule="auto"/>
              <w:ind w:left="0"/>
              <w:jc w:val="left"/>
              <w:textAlignment w:val="center"/>
              <w:rPr>
                <w:rFonts w:hint="eastAsia" w:ascii="宋体" w:hAnsi="宋体" w:eastAsia="宋体" w:cs="宋体"/>
                <w:b w:val="0"/>
                <w:bCs w:val="0"/>
                <w:color w:val="auto"/>
                <w:spacing w:val="-5"/>
                <w:sz w:val="21"/>
                <w:szCs w:val="21"/>
                <w:highlight w:val="none"/>
                <w:lang w:val="en-US" w:eastAsia="zh-CN"/>
              </w:rPr>
            </w:pPr>
            <w:r>
              <w:rPr>
                <w:rFonts w:hint="eastAsia" w:ascii="宋体" w:hAnsi="宋体" w:eastAsia="宋体" w:cs="宋体"/>
                <w:i w:val="0"/>
                <w:iCs w:val="0"/>
                <w:color w:val="auto"/>
                <w:kern w:val="0"/>
                <w:sz w:val="21"/>
                <w:szCs w:val="21"/>
                <w:highlight w:val="none"/>
                <w:u w:val="none"/>
                <w:lang w:val="en-US" w:eastAsia="zh-CN" w:bidi="ar"/>
              </w:rPr>
              <w:t>193.3粘合剂：环保水性白乳胶；胶粘剂的游离甲醛、苯、甲苯+二甲苯、总挥发性有机物均符合GB 18583-2008、SZJG 52-2016标准要求。</w:t>
            </w:r>
          </w:p>
        </w:tc>
      </w:tr>
      <w:tr w14:paraId="3DF17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29DD6D25">
            <w:pPr>
              <w:keepNext w:val="0"/>
              <w:keepLines w:val="0"/>
              <w:pageBreakBefore w:val="0"/>
              <w:widowControl w:val="0"/>
              <w:wordWrap/>
              <w:overflowPunct/>
              <w:topLinePunct w:val="0"/>
              <w:bidi w:val="0"/>
              <w:spacing w:line="312" w:lineRule="auto"/>
              <w:ind w:left="0" w:firstLine="0" w:firstLineChars="0"/>
              <w:jc w:val="center"/>
              <w:rPr>
                <w:rFonts w:hint="eastAsia" w:ascii="宋体" w:hAnsi="宋体" w:eastAsia="宋体" w:cs="宋体"/>
                <w:color w:val="auto"/>
                <w:sz w:val="21"/>
                <w:szCs w:val="21"/>
                <w:highlight w:val="none"/>
              </w:rPr>
            </w:pPr>
          </w:p>
        </w:tc>
        <w:tc>
          <w:tcPr>
            <w:tcW w:w="1678" w:type="dxa"/>
            <w:vMerge w:val="continue"/>
            <w:vAlign w:val="center"/>
          </w:tcPr>
          <w:p w14:paraId="2493589E">
            <w:pPr>
              <w:keepNext w:val="0"/>
              <w:keepLines w:val="0"/>
              <w:pageBreakBefore w:val="0"/>
              <w:widowControl w:val="0"/>
              <w:wordWrap/>
              <w:overflowPunct/>
              <w:topLinePunct w:val="0"/>
              <w:bidi w:val="0"/>
              <w:spacing w:line="312" w:lineRule="auto"/>
              <w:ind w:left="0"/>
              <w:jc w:val="center"/>
              <w:rPr>
                <w:rFonts w:hint="eastAsia" w:ascii="宋体" w:hAnsi="宋体" w:eastAsia="宋体" w:cs="宋体"/>
                <w:color w:val="auto"/>
                <w:sz w:val="21"/>
                <w:szCs w:val="21"/>
                <w:highlight w:val="none"/>
              </w:rPr>
            </w:pPr>
          </w:p>
        </w:tc>
        <w:tc>
          <w:tcPr>
            <w:tcW w:w="6575" w:type="dxa"/>
            <w:vAlign w:val="center"/>
          </w:tcPr>
          <w:p w14:paraId="193868B4">
            <w:pPr>
              <w:keepNext w:val="0"/>
              <w:keepLines w:val="0"/>
              <w:pageBreakBefore w:val="0"/>
              <w:widowControl/>
              <w:suppressLineNumbers w:val="0"/>
              <w:wordWrap/>
              <w:overflowPunct/>
              <w:topLinePunct w:val="0"/>
              <w:bidi w:val="0"/>
              <w:spacing w:line="312" w:lineRule="auto"/>
              <w:ind w:left="0"/>
              <w:jc w:val="left"/>
              <w:textAlignment w:val="center"/>
              <w:rPr>
                <w:rFonts w:hint="eastAsia" w:ascii="宋体" w:hAnsi="宋体" w:eastAsia="宋体" w:cs="宋体"/>
                <w:b w:val="0"/>
                <w:bCs w:val="0"/>
                <w:color w:val="auto"/>
                <w:spacing w:val="-5"/>
                <w:sz w:val="21"/>
                <w:szCs w:val="21"/>
                <w:highlight w:val="none"/>
                <w:lang w:val="en-US" w:eastAsia="zh-CN"/>
              </w:rPr>
            </w:pPr>
            <w:r>
              <w:rPr>
                <w:rFonts w:hint="eastAsia" w:ascii="宋体" w:hAnsi="宋体" w:eastAsia="宋体" w:cs="宋体"/>
                <w:i w:val="0"/>
                <w:iCs w:val="0"/>
                <w:color w:val="auto"/>
                <w:kern w:val="0"/>
                <w:sz w:val="21"/>
                <w:szCs w:val="21"/>
                <w:highlight w:val="none"/>
                <w:u w:val="none"/>
                <w:lang w:val="en-US" w:eastAsia="zh-CN" w:bidi="ar"/>
              </w:rPr>
              <w:t>193.4封边：2mm厚PVC胶边，热熔胶，封边倒角圆滑、经精修边，无外露胶痕。胶粘剂的游离甲醛、苯、甲苯+二甲苯、总挥发性有机物均符合GB 18583-2008、SZJG 52-2016标准要求。封边条的耐干热性，耐磨性，耐开裂性，耐老化性、耐冷热循环性、耐光色牢度均，甲醛释放量，氯乙烯单体，可迁移元素（可溶性重金属）的铅、镉、铬、汞、砷、锑、硒、钡，邻苯二甲酸酯的总量（包括DBP、BBP、DEHP、DNOP、DINP和DIDP）、多溴联苯、多溴联苯醚均符合QB/T 4463-2013标准要求。</w:t>
            </w:r>
          </w:p>
        </w:tc>
      </w:tr>
      <w:tr w14:paraId="3CA7E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5125E8DC">
            <w:pPr>
              <w:keepNext w:val="0"/>
              <w:keepLines w:val="0"/>
              <w:pageBreakBefore w:val="0"/>
              <w:widowControl w:val="0"/>
              <w:wordWrap/>
              <w:overflowPunct/>
              <w:topLinePunct w:val="0"/>
              <w:bidi w:val="0"/>
              <w:spacing w:line="312" w:lineRule="auto"/>
              <w:ind w:left="0" w:firstLine="0" w:firstLineChars="0"/>
              <w:jc w:val="center"/>
              <w:rPr>
                <w:rFonts w:hint="eastAsia" w:ascii="宋体" w:hAnsi="宋体" w:eastAsia="宋体" w:cs="宋体"/>
                <w:color w:val="auto"/>
                <w:sz w:val="21"/>
                <w:szCs w:val="21"/>
                <w:highlight w:val="none"/>
              </w:rPr>
            </w:pPr>
          </w:p>
        </w:tc>
        <w:tc>
          <w:tcPr>
            <w:tcW w:w="1678" w:type="dxa"/>
            <w:vMerge w:val="continue"/>
            <w:vAlign w:val="center"/>
          </w:tcPr>
          <w:p w14:paraId="25016AA4">
            <w:pPr>
              <w:keepNext w:val="0"/>
              <w:keepLines w:val="0"/>
              <w:pageBreakBefore w:val="0"/>
              <w:widowControl w:val="0"/>
              <w:wordWrap/>
              <w:overflowPunct/>
              <w:topLinePunct w:val="0"/>
              <w:bidi w:val="0"/>
              <w:spacing w:line="312" w:lineRule="auto"/>
              <w:ind w:left="0"/>
              <w:jc w:val="center"/>
              <w:rPr>
                <w:rFonts w:hint="eastAsia" w:ascii="宋体" w:hAnsi="宋体" w:eastAsia="宋体" w:cs="宋体"/>
                <w:color w:val="auto"/>
                <w:sz w:val="21"/>
                <w:szCs w:val="21"/>
                <w:highlight w:val="none"/>
              </w:rPr>
            </w:pPr>
          </w:p>
        </w:tc>
        <w:tc>
          <w:tcPr>
            <w:tcW w:w="6575" w:type="dxa"/>
            <w:vAlign w:val="center"/>
          </w:tcPr>
          <w:p w14:paraId="4A2A1D60">
            <w:pPr>
              <w:keepNext w:val="0"/>
              <w:keepLines w:val="0"/>
              <w:pageBreakBefore w:val="0"/>
              <w:widowControl/>
              <w:suppressLineNumbers w:val="0"/>
              <w:wordWrap/>
              <w:overflowPunct/>
              <w:topLinePunct w:val="0"/>
              <w:bidi w:val="0"/>
              <w:spacing w:line="312" w:lineRule="auto"/>
              <w:ind w:left="0"/>
              <w:jc w:val="left"/>
              <w:textAlignment w:val="center"/>
              <w:rPr>
                <w:rFonts w:hint="eastAsia" w:ascii="宋体" w:hAnsi="宋体" w:eastAsia="宋体" w:cs="宋体"/>
                <w:b w:val="0"/>
                <w:bCs w:val="0"/>
                <w:color w:val="auto"/>
                <w:spacing w:val="-5"/>
                <w:sz w:val="21"/>
                <w:szCs w:val="21"/>
                <w:highlight w:val="none"/>
                <w:lang w:val="en-US" w:eastAsia="zh-CN"/>
              </w:rPr>
            </w:pPr>
            <w:r>
              <w:rPr>
                <w:rFonts w:hint="eastAsia" w:ascii="宋体" w:hAnsi="宋体" w:eastAsia="宋体" w:cs="宋体"/>
                <w:i w:val="0"/>
                <w:iCs w:val="0"/>
                <w:color w:val="auto"/>
                <w:kern w:val="0"/>
                <w:sz w:val="21"/>
                <w:szCs w:val="21"/>
                <w:highlight w:val="none"/>
                <w:u w:val="none"/>
                <w:lang w:val="en-US" w:eastAsia="zh-CN" w:bidi="ar"/>
              </w:rPr>
              <w:t>193.5脚架：钢制脚架，壁厚≥1.5mm，配有防滑脚垫，如现场具有出线点，需配置上线脚。</w:t>
            </w:r>
          </w:p>
        </w:tc>
      </w:tr>
      <w:tr w14:paraId="7E34F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651B341B">
            <w:pPr>
              <w:keepNext w:val="0"/>
              <w:keepLines w:val="0"/>
              <w:pageBreakBefore w:val="0"/>
              <w:widowControl w:val="0"/>
              <w:wordWrap/>
              <w:overflowPunct/>
              <w:topLinePunct w:val="0"/>
              <w:bidi w:val="0"/>
              <w:spacing w:line="312" w:lineRule="auto"/>
              <w:ind w:left="0" w:firstLine="0" w:firstLineChars="0"/>
              <w:jc w:val="center"/>
              <w:rPr>
                <w:rFonts w:hint="eastAsia" w:ascii="宋体" w:hAnsi="宋体" w:eastAsia="宋体" w:cs="宋体"/>
                <w:color w:val="auto"/>
                <w:sz w:val="21"/>
                <w:szCs w:val="21"/>
                <w:highlight w:val="none"/>
              </w:rPr>
            </w:pPr>
          </w:p>
        </w:tc>
        <w:tc>
          <w:tcPr>
            <w:tcW w:w="1678" w:type="dxa"/>
            <w:vMerge w:val="continue"/>
            <w:vAlign w:val="center"/>
          </w:tcPr>
          <w:p w14:paraId="42280453">
            <w:pPr>
              <w:keepNext w:val="0"/>
              <w:keepLines w:val="0"/>
              <w:pageBreakBefore w:val="0"/>
              <w:widowControl w:val="0"/>
              <w:wordWrap/>
              <w:overflowPunct/>
              <w:topLinePunct w:val="0"/>
              <w:bidi w:val="0"/>
              <w:spacing w:line="312" w:lineRule="auto"/>
              <w:ind w:left="0"/>
              <w:jc w:val="center"/>
              <w:rPr>
                <w:rFonts w:hint="eastAsia" w:ascii="宋体" w:hAnsi="宋体" w:eastAsia="宋体" w:cs="宋体"/>
                <w:color w:val="auto"/>
                <w:sz w:val="21"/>
                <w:szCs w:val="21"/>
                <w:highlight w:val="none"/>
              </w:rPr>
            </w:pPr>
          </w:p>
        </w:tc>
        <w:tc>
          <w:tcPr>
            <w:tcW w:w="6575" w:type="dxa"/>
            <w:vAlign w:val="center"/>
          </w:tcPr>
          <w:p w14:paraId="0D31CE14">
            <w:pPr>
              <w:keepNext w:val="0"/>
              <w:keepLines w:val="0"/>
              <w:pageBreakBefore w:val="0"/>
              <w:widowControl/>
              <w:suppressLineNumbers w:val="0"/>
              <w:wordWrap/>
              <w:overflowPunct/>
              <w:topLinePunct w:val="0"/>
              <w:bidi w:val="0"/>
              <w:spacing w:line="312" w:lineRule="auto"/>
              <w:ind w:left="0"/>
              <w:jc w:val="left"/>
              <w:textAlignment w:val="center"/>
              <w:rPr>
                <w:rFonts w:hint="eastAsia" w:ascii="宋体" w:hAnsi="宋体" w:eastAsia="宋体" w:cs="宋体"/>
                <w:b w:val="0"/>
                <w:bCs w:val="0"/>
                <w:color w:val="auto"/>
                <w:spacing w:val="-5"/>
                <w:sz w:val="21"/>
                <w:szCs w:val="21"/>
                <w:highlight w:val="none"/>
                <w:lang w:val="en-US" w:eastAsia="zh-CN"/>
              </w:rPr>
            </w:pPr>
            <w:r>
              <w:rPr>
                <w:rFonts w:hint="eastAsia" w:ascii="宋体" w:hAnsi="宋体" w:eastAsia="宋体" w:cs="宋体"/>
                <w:i w:val="0"/>
                <w:iCs w:val="0"/>
                <w:color w:val="auto"/>
                <w:kern w:val="0"/>
                <w:sz w:val="21"/>
                <w:szCs w:val="21"/>
                <w:highlight w:val="none"/>
                <w:u w:val="none"/>
                <w:lang w:val="en-US" w:eastAsia="zh-CN" w:bidi="ar"/>
              </w:rPr>
              <w:t>193.6线盒：配多功能翻盖式集成电源，包含五孔插座、USB插座、弱电插口（根据现场线路及采购方需求配置）。</w:t>
            </w:r>
          </w:p>
        </w:tc>
      </w:tr>
      <w:tr w14:paraId="3A5E9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45CA0B82">
            <w:pPr>
              <w:keepNext w:val="0"/>
              <w:keepLines w:val="0"/>
              <w:pageBreakBefore w:val="0"/>
              <w:widowControl/>
              <w:numPr>
                <w:ilvl w:val="0"/>
                <w:numId w:val="19"/>
              </w:numPr>
              <w:suppressLineNumbers w:val="0"/>
              <w:wordWrap/>
              <w:overflowPunct/>
              <w:topLinePunct w:val="0"/>
              <w:bidi w:val="0"/>
              <w:spacing w:line="312" w:lineRule="auto"/>
              <w:ind w:left="425" w:leftChars="0" w:hanging="425" w:firstLineChars="0"/>
              <w:jc w:val="center"/>
              <w:textAlignment w:val="center"/>
              <w:rPr>
                <w:rFonts w:hint="eastAsia" w:ascii="宋体" w:hAnsi="宋体" w:eastAsia="宋体" w:cs="宋体"/>
                <w:color w:val="auto"/>
                <w:sz w:val="21"/>
                <w:szCs w:val="21"/>
                <w:highlight w:val="none"/>
              </w:rPr>
            </w:pPr>
          </w:p>
        </w:tc>
        <w:tc>
          <w:tcPr>
            <w:tcW w:w="1678" w:type="dxa"/>
            <w:vMerge w:val="restart"/>
            <w:vAlign w:val="center"/>
          </w:tcPr>
          <w:p w14:paraId="5B7F4EC8">
            <w:pPr>
              <w:keepNext w:val="0"/>
              <w:keepLines w:val="0"/>
              <w:pageBreakBefore w:val="0"/>
              <w:widowControl/>
              <w:suppressLineNumbers w:val="0"/>
              <w:wordWrap/>
              <w:overflowPunct/>
              <w:topLinePunct w:val="0"/>
              <w:bidi w:val="0"/>
              <w:spacing w:line="312" w:lineRule="auto"/>
              <w:ind w:left="0"/>
              <w:jc w:val="center"/>
              <w:textAlignment w:val="top"/>
              <w:rPr>
                <w:rFonts w:hint="eastAsia"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i w:val="0"/>
                <w:iCs w:val="0"/>
                <w:color w:val="auto"/>
                <w:kern w:val="0"/>
                <w:sz w:val="21"/>
                <w:szCs w:val="21"/>
                <w:highlight w:val="none"/>
                <w:u w:val="none"/>
                <w:lang w:val="en-US" w:eastAsia="zh-CN" w:bidi="ar"/>
              </w:rPr>
              <w:t>会议桌</w:t>
            </w:r>
          </w:p>
          <w:p w14:paraId="6E5797A3">
            <w:pPr>
              <w:pStyle w:val="18"/>
              <w:keepNext w:val="0"/>
              <w:keepLines w:val="0"/>
              <w:pageBreakBefore w:val="0"/>
              <w:widowControl w:val="0"/>
              <w:wordWrap/>
              <w:overflowPunct/>
              <w:topLinePunct w:val="0"/>
              <w:bidi w:val="0"/>
              <w:spacing w:line="312" w:lineRule="auto"/>
              <w:ind w:left="0"/>
              <w:jc w:val="center"/>
              <w:rPr>
                <w:rFonts w:hint="eastAsia"/>
                <w:color w:val="auto"/>
                <w:highlight w:val="none"/>
              </w:rPr>
            </w:pPr>
          </w:p>
        </w:tc>
        <w:tc>
          <w:tcPr>
            <w:tcW w:w="6575" w:type="dxa"/>
            <w:vAlign w:val="center"/>
          </w:tcPr>
          <w:p w14:paraId="66034417">
            <w:pPr>
              <w:keepNext w:val="0"/>
              <w:keepLines w:val="0"/>
              <w:pageBreakBefore w:val="0"/>
              <w:widowControl/>
              <w:suppressLineNumbers w:val="0"/>
              <w:wordWrap/>
              <w:overflowPunct/>
              <w:topLinePunct w:val="0"/>
              <w:bidi w:val="0"/>
              <w:spacing w:line="312" w:lineRule="auto"/>
              <w:ind w:left="0"/>
              <w:jc w:val="left"/>
              <w:textAlignment w:val="center"/>
              <w:rPr>
                <w:rFonts w:hint="eastAsia" w:ascii="宋体" w:hAnsi="宋体" w:eastAsia="宋体" w:cs="宋体"/>
                <w:b w:val="0"/>
                <w:bCs w:val="0"/>
                <w:color w:val="auto"/>
                <w:spacing w:val="-5"/>
                <w:sz w:val="21"/>
                <w:szCs w:val="21"/>
                <w:highlight w:val="none"/>
                <w:lang w:val="en-US" w:eastAsia="zh-CN"/>
              </w:rPr>
            </w:pPr>
            <w:r>
              <w:rPr>
                <w:rFonts w:hint="eastAsia" w:ascii="宋体" w:hAnsi="宋体" w:eastAsia="宋体" w:cs="宋体"/>
                <w:i w:val="0"/>
                <w:iCs w:val="0"/>
                <w:color w:val="auto"/>
                <w:kern w:val="0"/>
                <w:sz w:val="21"/>
                <w:szCs w:val="21"/>
                <w:highlight w:val="none"/>
                <w:u w:val="none"/>
                <w:lang w:val="en-US" w:eastAsia="zh-CN" w:bidi="ar"/>
              </w:rPr>
              <w:t>194.1规格：3000W*1200D*750H</w:t>
            </w:r>
          </w:p>
        </w:tc>
      </w:tr>
      <w:tr w14:paraId="78DE4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75AD80A7">
            <w:pPr>
              <w:keepNext w:val="0"/>
              <w:keepLines w:val="0"/>
              <w:pageBreakBefore w:val="0"/>
              <w:widowControl w:val="0"/>
              <w:wordWrap/>
              <w:overflowPunct/>
              <w:topLinePunct w:val="0"/>
              <w:bidi w:val="0"/>
              <w:spacing w:line="312" w:lineRule="auto"/>
              <w:ind w:left="0" w:firstLine="0" w:firstLineChars="0"/>
              <w:jc w:val="center"/>
              <w:rPr>
                <w:rFonts w:hint="eastAsia" w:ascii="宋体" w:hAnsi="宋体" w:eastAsia="宋体" w:cs="宋体"/>
                <w:color w:val="auto"/>
                <w:sz w:val="21"/>
                <w:szCs w:val="21"/>
                <w:highlight w:val="none"/>
              </w:rPr>
            </w:pPr>
          </w:p>
        </w:tc>
        <w:tc>
          <w:tcPr>
            <w:tcW w:w="1678" w:type="dxa"/>
            <w:vMerge w:val="continue"/>
            <w:vAlign w:val="center"/>
          </w:tcPr>
          <w:p w14:paraId="05361D30">
            <w:pPr>
              <w:keepNext w:val="0"/>
              <w:keepLines w:val="0"/>
              <w:pageBreakBefore w:val="0"/>
              <w:widowControl w:val="0"/>
              <w:wordWrap/>
              <w:overflowPunct/>
              <w:topLinePunct w:val="0"/>
              <w:bidi w:val="0"/>
              <w:spacing w:line="312" w:lineRule="auto"/>
              <w:ind w:left="0"/>
              <w:jc w:val="center"/>
              <w:rPr>
                <w:rFonts w:hint="eastAsia" w:ascii="宋体" w:hAnsi="宋体" w:eastAsia="宋体" w:cs="宋体"/>
                <w:color w:val="auto"/>
                <w:sz w:val="21"/>
                <w:szCs w:val="21"/>
                <w:highlight w:val="none"/>
              </w:rPr>
            </w:pPr>
          </w:p>
        </w:tc>
        <w:tc>
          <w:tcPr>
            <w:tcW w:w="6575" w:type="dxa"/>
            <w:vAlign w:val="center"/>
          </w:tcPr>
          <w:p w14:paraId="354DF348">
            <w:pPr>
              <w:keepNext w:val="0"/>
              <w:keepLines w:val="0"/>
              <w:pageBreakBefore w:val="0"/>
              <w:widowControl/>
              <w:suppressLineNumbers w:val="0"/>
              <w:wordWrap/>
              <w:overflowPunct/>
              <w:topLinePunct w:val="0"/>
              <w:bidi w:val="0"/>
              <w:spacing w:line="312" w:lineRule="auto"/>
              <w:ind w:left="0"/>
              <w:jc w:val="left"/>
              <w:textAlignment w:val="center"/>
              <w:rPr>
                <w:rFonts w:hint="eastAsia" w:ascii="宋体" w:hAnsi="宋体" w:eastAsia="宋体" w:cs="宋体"/>
                <w:b w:val="0"/>
                <w:bCs w:val="0"/>
                <w:color w:val="auto"/>
                <w:spacing w:val="-5"/>
                <w:sz w:val="21"/>
                <w:szCs w:val="21"/>
                <w:highlight w:val="none"/>
                <w:lang w:val="en-US" w:eastAsia="zh-CN"/>
              </w:rPr>
            </w:pPr>
            <w:r>
              <w:rPr>
                <w:rFonts w:hint="eastAsia" w:ascii="宋体" w:hAnsi="宋体" w:eastAsia="宋体" w:cs="宋体"/>
                <w:i w:val="0"/>
                <w:iCs w:val="0"/>
                <w:color w:val="auto"/>
                <w:kern w:val="0"/>
                <w:sz w:val="21"/>
                <w:szCs w:val="21"/>
                <w:highlight w:val="none"/>
                <w:u w:val="none"/>
                <w:lang w:val="en-US" w:eastAsia="zh-CN" w:bidi="ar"/>
              </w:rPr>
              <w:t>194.2基材：板材采用</w:t>
            </w:r>
            <w:r>
              <w:rPr>
                <w:rFonts w:hint="eastAsia" w:ascii="宋体" w:hAnsi="宋体" w:eastAsia="宋体" w:cs="宋体"/>
                <w:b w:val="0"/>
                <w:bCs w:val="0"/>
                <w:i w:val="0"/>
                <w:iCs w:val="0"/>
                <w:color w:val="auto"/>
                <w:kern w:val="0"/>
                <w:sz w:val="21"/>
                <w:szCs w:val="21"/>
                <w:highlight w:val="none"/>
                <w:u w:val="none"/>
                <w:lang w:val="en-US" w:eastAsia="zh-CN" w:bidi="ar"/>
              </w:rPr>
              <w:t>新国标环保</w:t>
            </w:r>
            <w:r>
              <w:rPr>
                <w:rFonts w:hint="eastAsia" w:ascii="宋体" w:hAnsi="宋体" w:eastAsia="宋体" w:cs="宋体"/>
                <w:i w:val="0"/>
                <w:iCs w:val="0"/>
                <w:color w:val="auto"/>
                <w:kern w:val="0"/>
                <w:sz w:val="21"/>
                <w:szCs w:val="21"/>
                <w:highlight w:val="none"/>
                <w:u w:val="none"/>
                <w:lang w:val="en-US" w:eastAsia="zh-CN" w:bidi="ar"/>
              </w:rPr>
              <w:t>ENF级纤维板；三聚氰胺浸渍胶膜纸饰面； ,甲醛释放限量符合国家标准，台面厚度≥25mm；板材的胶合强度、含水率、浸渍剥离、静曲强度、弹性模量、甲醛释放量、挥发性有机化合物（72h）的苯、甲苯、二甲苯，TVOC符合 GB 18580-2017、GB/T 35601-2017、GB/T 9846-2015、GB/T 39600-2021标准要求。</w:t>
            </w:r>
          </w:p>
        </w:tc>
      </w:tr>
      <w:tr w14:paraId="26598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15F60552">
            <w:pPr>
              <w:keepNext w:val="0"/>
              <w:keepLines w:val="0"/>
              <w:pageBreakBefore w:val="0"/>
              <w:widowControl w:val="0"/>
              <w:wordWrap/>
              <w:overflowPunct/>
              <w:topLinePunct w:val="0"/>
              <w:bidi w:val="0"/>
              <w:spacing w:line="312" w:lineRule="auto"/>
              <w:ind w:left="0" w:firstLine="0" w:firstLineChars="0"/>
              <w:jc w:val="center"/>
              <w:rPr>
                <w:rFonts w:hint="eastAsia" w:ascii="宋体" w:hAnsi="宋体" w:eastAsia="宋体" w:cs="宋体"/>
                <w:color w:val="auto"/>
                <w:sz w:val="21"/>
                <w:szCs w:val="21"/>
                <w:highlight w:val="none"/>
              </w:rPr>
            </w:pPr>
          </w:p>
        </w:tc>
        <w:tc>
          <w:tcPr>
            <w:tcW w:w="1678" w:type="dxa"/>
            <w:vMerge w:val="continue"/>
            <w:vAlign w:val="center"/>
          </w:tcPr>
          <w:p w14:paraId="238265AF">
            <w:pPr>
              <w:keepNext w:val="0"/>
              <w:keepLines w:val="0"/>
              <w:pageBreakBefore w:val="0"/>
              <w:widowControl w:val="0"/>
              <w:wordWrap/>
              <w:overflowPunct/>
              <w:topLinePunct w:val="0"/>
              <w:bidi w:val="0"/>
              <w:spacing w:line="312" w:lineRule="auto"/>
              <w:ind w:left="0"/>
              <w:jc w:val="center"/>
              <w:rPr>
                <w:rFonts w:hint="eastAsia" w:ascii="宋体" w:hAnsi="宋体" w:eastAsia="宋体" w:cs="宋体"/>
                <w:color w:val="auto"/>
                <w:sz w:val="21"/>
                <w:szCs w:val="21"/>
                <w:highlight w:val="none"/>
              </w:rPr>
            </w:pPr>
          </w:p>
        </w:tc>
        <w:tc>
          <w:tcPr>
            <w:tcW w:w="6575" w:type="dxa"/>
            <w:vAlign w:val="center"/>
          </w:tcPr>
          <w:p w14:paraId="604A8968">
            <w:pPr>
              <w:keepNext w:val="0"/>
              <w:keepLines w:val="0"/>
              <w:pageBreakBefore w:val="0"/>
              <w:widowControl/>
              <w:suppressLineNumbers w:val="0"/>
              <w:wordWrap/>
              <w:overflowPunct/>
              <w:topLinePunct w:val="0"/>
              <w:bidi w:val="0"/>
              <w:spacing w:line="312" w:lineRule="auto"/>
              <w:ind w:left="0"/>
              <w:jc w:val="left"/>
              <w:textAlignment w:val="center"/>
              <w:rPr>
                <w:rFonts w:hint="eastAsia" w:ascii="宋体" w:hAnsi="宋体" w:eastAsia="宋体" w:cs="宋体"/>
                <w:b w:val="0"/>
                <w:bCs w:val="0"/>
                <w:color w:val="auto"/>
                <w:spacing w:val="-5"/>
                <w:sz w:val="21"/>
                <w:szCs w:val="21"/>
                <w:highlight w:val="none"/>
                <w:lang w:val="en-US" w:eastAsia="zh-CN"/>
              </w:rPr>
            </w:pPr>
            <w:r>
              <w:rPr>
                <w:rFonts w:hint="eastAsia" w:ascii="宋体" w:hAnsi="宋体" w:eastAsia="宋体" w:cs="宋体"/>
                <w:i w:val="0"/>
                <w:iCs w:val="0"/>
                <w:color w:val="auto"/>
                <w:kern w:val="0"/>
                <w:sz w:val="21"/>
                <w:szCs w:val="21"/>
                <w:highlight w:val="none"/>
                <w:u w:val="none"/>
                <w:lang w:val="en-US" w:eastAsia="zh-CN" w:bidi="ar"/>
              </w:rPr>
              <w:t>194.3粘合剂：环保水性白乳胶；胶粘剂的游离甲醛、苯、甲苯+二甲苯、总挥发性有机物均符合GB 18583-2008、SZJG 52-2016标准要求。</w:t>
            </w:r>
          </w:p>
        </w:tc>
      </w:tr>
      <w:tr w14:paraId="21D25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07736AA1">
            <w:pPr>
              <w:keepNext w:val="0"/>
              <w:keepLines w:val="0"/>
              <w:pageBreakBefore w:val="0"/>
              <w:widowControl w:val="0"/>
              <w:wordWrap/>
              <w:overflowPunct/>
              <w:topLinePunct w:val="0"/>
              <w:bidi w:val="0"/>
              <w:spacing w:line="312" w:lineRule="auto"/>
              <w:ind w:left="0" w:firstLine="0" w:firstLineChars="0"/>
              <w:jc w:val="center"/>
              <w:rPr>
                <w:rFonts w:hint="eastAsia" w:ascii="宋体" w:hAnsi="宋体" w:eastAsia="宋体" w:cs="宋体"/>
                <w:color w:val="auto"/>
                <w:sz w:val="21"/>
                <w:szCs w:val="21"/>
                <w:highlight w:val="none"/>
              </w:rPr>
            </w:pPr>
          </w:p>
        </w:tc>
        <w:tc>
          <w:tcPr>
            <w:tcW w:w="1678" w:type="dxa"/>
            <w:vMerge w:val="continue"/>
            <w:vAlign w:val="center"/>
          </w:tcPr>
          <w:p w14:paraId="5BF40522">
            <w:pPr>
              <w:keepNext w:val="0"/>
              <w:keepLines w:val="0"/>
              <w:pageBreakBefore w:val="0"/>
              <w:widowControl w:val="0"/>
              <w:wordWrap/>
              <w:overflowPunct/>
              <w:topLinePunct w:val="0"/>
              <w:bidi w:val="0"/>
              <w:spacing w:line="312" w:lineRule="auto"/>
              <w:ind w:left="0"/>
              <w:jc w:val="center"/>
              <w:rPr>
                <w:rFonts w:hint="eastAsia" w:ascii="宋体" w:hAnsi="宋体" w:eastAsia="宋体" w:cs="宋体"/>
                <w:color w:val="auto"/>
                <w:sz w:val="21"/>
                <w:szCs w:val="21"/>
                <w:highlight w:val="none"/>
              </w:rPr>
            </w:pPr>
          </w:p>
        </w:tc>
        <w:tc>
          <w:tcPr>
            <w:tcW w:w="6575" w:type="dxa"/>
            <w:vAlign w:val="center"/>
          </w:tcPr>
          <w:p w14:paraId="029E6EC1">
            <w:pPr>
              <w:keepNext w:val="0"/>
              <w:keepLines w:val="0"/>
              <w:pageBreakBefore w:val="0"/>
              <w:widowControl/>
              <w:suppressLineNumbers w:val="0"/>
              <w:wordWrap/>
              <w:overflowPunct/>
              <w:topLinePunct w:val="0"/>
              <w:bidi w:val="0"/>
              <w:spacing w:line="312" w:lineRule="auto"/>
              <w:ind w:left="0"/>
              <w:jc w:val="left"/>
              <w:textAlignment w:val="center"/>
              <w:rPr>
                <w:rFonts w:hint="eastAsia" w:ascii="宋体" w:hAnsi="宋体" w:eastAsia="宋体" w:cs="宋体"/>
                <w:b w:val="0"/>
                <w:bCs w:val="0"/>
                <w:color w:val="auto"/>
                <w:spacing w:val="-5"/>
                <w:sz w:val="21"/>
                <w:szCs w:val="21"/>
                <w:highlight w:val="none"/>
                <w:lang w:val="en-US" w:eastAsia="zh-CN"/>
              </w:rPr>
            </w:pPr>
            <w:r>
              <w:rPr>
                <w:rFonts w:hint="eastAsia" w:ascii="宋体" w:hAnsi="宋体" w:eastAsia="宋体" w:cs="宋体"/>
                <w:i w:val="0"/>
                <w:iCs w:val="0"/>
                <w:color w:val="auto"/>
                <w:kern w:val="0"/>
                <w:sz w:val="21"/>
                <w:szCs w:val="21"/>
                <w:highlight w:val="none"/>
                <w:u w:val="none"/>
                <w:lang w:val="en-US" w:eastAsia="zh-CN" w:bidi="ar"/>
              </w:rPr>
              <w:t>194.4封边用材：2mm厚PVC胶边，热熔胶，封边倒角圆滑、经精修边，无外露胶痕。胶粘剂的游离甲醛、苯、甲苯+二甲苯、总挥发性有机物均符合GB 18583-2008、SZJG 52-2016标准要求。封边条的耐干热性，耐磨性，耐开裂性，耐老化性、耐冷热循环性、耐光色牢度均，甲醛释放量，氯乙烯单体，可迁移元素（可溶性重金属）的铅、镉、铬、汞、砷、锑、硒、钡，邻苯二甲酸酯的总量（包括DBP、BBP、DEHP、DNOP、DINP和DIDP）、多溴联苯、多溴联苯醚均符合QB/T 4463-2013标准要求。</w:t>
            </w:r>
          </w:p>
        </w:tc>
      </w:tr>
      <w:tr w14:paraId="18045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33548040">
            <w:pPr>
              <w:keepNext w:val="0"/>
              <w:keepLines w:val="0"/>
              <w:pageBreakBefore w:val="0"/>
              <w:widowControl w:val="0"/>
              <w:wordWrap/>
              <w:overflowPunct/>
              <w:topLinePunct w:val="0"/>
              <w:bidi w:val="0"/>
              <w:spacing w:line="312" w:lineRule="auto"/>
              <w:ind w:left="0" w:firstLine="0" w:firstLineChars="0"/>
              <w:jc w:val="center"/>
              <w:rPr>
                <w:rFonts w:hint="eastAsia" w:ascii="宋体" w:hAnsi="宋体" w:eastAsia="宋体" w:cs="宋体"/>
                <w:color w:val="auto"/>
                <w:sz w:val="21"/>
                <w:szCs w:val="21"/>
                <w:highlight w:val="none"/>
              </w:rPr>
            </w:pPr>
          </w:p>
        </w:tc>
        <w:tc>
          <w:tcPr>
            <w:tcW w:w="1678" w:type="dxa"/>
            <w:vMerge w:val="continue"/>
            <w:vAlign w:val="center"/>
          </w:tcPr>
          <w:p w14:paraId="3C72A5FB">
            <w:pPr>
              <w:keepNext w:val="0"/>
              <w:keepLines w:val="0"/>
              <w:pageBreakBefore w:val="0"/>
              <w:widowControl w:val="0"/>
              <w:wordWrap/>
              <w:overflowPunct/>
              <w:topLinePunct w:val="0"/>
              <w:bidi w:val="0"/>
              <w:spacing w:line="312" w:lineRule="auto"/>
              <w:ind w:left="0"/>
              <w:jc w:val="center"/>
              <w:rPr>
                <w:rFonts w:hint="eastAsia" w:ascii="宋体" w:hAnsi="宋体" w:eastAsia="宋体" w:cs="宋体"/>
                <w:color w:val="auto"/>
                <w:sz w:val="21"/>
                <w:szCs w:val="21"/>
                <w:highlight w:val="none"/>
              </w:rPr>
            </w:pPr>
          </w:p>
        </w:tc>
        <w:tc>
          <w:tcPr>
            <w:tcW w:w="6575" w:type="dxa"/>
            <w:vAlign w:val="center"/>
          </w:tcPr>
          <w:p w14:paraId="68B4DD85">
            <w:pPr>
              <w:keepNext w:val="0"/>
              <w:keepLines w:val="0"/>
              <w:pageBreakBefore w:val="0"/>
              <w:widowControl/>
              <w:suppressLineNumbers w:val="0"/>
              <w:wordWrap/>
              <w:overflowPunct/>
              <w:topLinePunct w:val="0"/>
              <w:bidi w:val="0"/>
              <w:spacing w:line="312" w:lineRule="auto"/>
              <w:ind w:left="0"/>
              <w:jc w:val="left"/>
              <w:textAlignment w:val="center"/>
              <w:rPr>
                <w:rFonts w:hint="eastAsia" w:ascii="宋体" w:hAnsi="宋体" w:eastAsia="宋体" w:cs="宋体"/>
                <w:b w:val="0"/>
                <w:bCs w:val="0"/>
                <w:color w:val="auto"/>
                <w:spacing w:val="-5"/>
                <w:sz w:val="21"/>
                <w:szCs w:val="21"/>
                <w:highlight w:val="none"/>
                <w:lang w:val="en-US" w:eastAsia="zh-CN"/>
              </w:rPr>
            </w:pPr>
            <w:r>
              <w:rPr>
                <w:rFonts w:hint="eastAsia" w:ascii="宋体" w:hAnsi="宋体" w:eastAsia="宋体" w:cs="宋体"/>
                <w:i w:val="0"/>
                <w:iCs w:val="0"/>
                <w:color w:val="auto"/>
                <w:kern w:val="0"/>
                <w:sz w:val="21"/>
                <w:szCs w:val="21"/>
                <w:highlight w:val="none"/>
                <w:u w:val="none"/>
                <w:lang w:val="en-US" w:eastAsia="zh-CN" w:bidi="ar"/>
              </w:rPr>
              <w:t>194.5脚架：钢制脚架，壁厚≥1.5mm，配有防滑脚垫，如现场具有出线点，需配置上线脚。</w:t>
            </w:r>
          </w:p>
        </w:tc>
      </w:tr>
      <w:tr w14:paraId="77322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57F4455E">
            <w:pPr>
              <w:keepNext w:val="0"/>
              <w:keepLines w:val="0"/>
              <w:pageBreakBefore w:val="0"/>
              <w:widowControl w:val="0"/>
              <w:wordWrap/>
              <w:overflowPunct/>
              <w:topLinePunct w:val="0"/>
              <w:bidi w:val="0"/>
              <w:spacing w:line="312" w:lineRule="auto"/>
              <w:ind w:left="0" w:firstLine="0" w:firstLineChars="0"/>
              <w:jc w:val="center"/>
              <w:rPr>
                <w:rFonts w:hint="eastAsia" w:ascii="宋体" w:hAnsi="宋体" w:eastAsia="宋体" w:cs="宋体"/>
                <w:color w:val="auto"/>
                <w:sz w:val="21"/>
                <w:szCs w:val="21"/>
                <w:highlight w:val="none"/>
              </w:rPr>
            </w:pPr>
          </w:p>
        </w:tc>
        <w:tc>
          <w:tcPr>
            <w:tcW w:w="1678" w:type="dxa"/>
            <w:vMerge w:val="continue"/>
            <w:vAlign w:val="center"/>
          </w:tcPr>
          <w:p w14:paraId="004E9480">
            <w:pPr>
              <w:keepNext w:val="0"/>
              <w:keepLines w:val="0"/>
              <w:pageBreakBefore w:val="0"/>
              <w:widowControl w:val="0"/>
              <w:wordWrap/>
              <w:overflowPunct/>
              <w:topLinePunct w:val="0"/>
              <w:bidi w:val="0"/>
              <w:spacing w:line="312" w:lineRule="auto"/>
              <w:ind w:left="0"/>
              <w:jc w:val="center"/>
              <w:rPr>
                <w:rFonts w:hint="eastAsia" w:ascii="宋体" w:hAnsi="宋体" w:eastAsia="宋体" w:cs="宋体"/>
                <w:color w:val="auto"/>
                <w:sz w:val="21"/>
                <w:szCs w:val="21"/>
                <w:highlight w:val="none"/>
              </w:rPr>
            </w:pPr>
          </w:p>
        </w:tc>
        <w:tc>
          <w:tcPr>
            <w:tcW w:w="6575" w:type="dxa"/>
            <w:vAlign w:val="center"/>
          </w:tcPr>
          <w:p w14:paraId="2BFFB9B2">
            <w:pPr>
              <w:keepNext w:val="0"/>
              <w:keepLines w:val="0"/>
              <w:pageBreakBefore w:val="0"/>
              <w:widowControl/>
              <w:suppressLineNumbers w:val="0"/>
              <w:wordWrap/>
              <w:overflowPunct/>
              <w:topLinePunct w:val="0"/>
              <w:bidi w:val="0"/>
              <w:spacing w:line="312" w:lineRule="auto"/>
              <w:ind w:left="0"/>
              <w:jc w:val="left"/>
              <w:textAlignment w:val="center"/>
              <w:rPr>
                <w:rFonts w:hint="eastAsia" w:ascii="宋体" w:hAnsi="宋体" w:eastAsia="宋体" w:cs="宋体"/>
                <w:b w:val="0"/>
                <w:bCs w:val="0"/>
                <w:color w:val="auto"/>
                <w:spacing w:val="-5"/>
                <w:sz w:val="21"/>
                <w:szCs w:val="21"/>
                <w:highlight w:val="none"/>
                <w:lang w:val="en-US" w:eastAsia="zh-CN"/>
              </w:rPr>
            </w:pPr>
            <w:r>
              <w:rPr>
                <w:rFonts w:hint="eastAsia" w:ascii="宋体" w:hAnsi="宋体" w:eastAsia="宋体" w:cs="宋体"/>
                <w:i w:val="0"/>
                <w:iCs w:val="0"/>
                <w:color w:val="auto"/>
                <w:kern w:val="0"/>
                <w:sz w:val="21"/>
                <w:szCs w:val="21"/>
                <w:highlight w:val="none"/>
                <w:u w:val="none"/>
                <w:lang w:val="en-US" w:eastAsia="zh-CN" w:bidi="ar"/>
              </w:rPr>
              <w:t>194.6线盒：配多功能翻盖式集成电源，包含五孔插座、USB插座、弱电插口（根据现场线路及采购方需求配置）。</w:t>
            </w:r>
          </w:p>
        </w:tc>
      </w:tr>
      <w:tr w14:paraId="247F9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6CED69C6">
            <w:pPr>
              <w:keepNext w:val="0"/>
              <w:keepLines w:val="0"/>
              <w:pageBreakBefore w:val="0"/>
              <w:widowControl/>
              <w:numPr>
                <w:ilvl w:val="0"/>
                <w:numId w:val="19"/>
              </w:numPr>
              <w:suppressLineNumbers w:val="0"/>
              <w:wordWrap/>
              <w:overflowPunct/>
              <w:topLinePunct w:val="0"/>
              <w:bidi w:val="0"/>
              <w:spacing w:line="312" w:lineRule="auto"/>
              <w:ind w:left="425" w:leftChars="0" w:hanging="425" w:firstLineChars="0"/>
              <w:jc w:val="center"/>
              <w:textAlignment w:val="center"/>
              <w:rPr>
                <w:rFonts w:hint="eastAsia" w:ascii="宋体" w:hAnsi="宋体" w:eastAsia="宋体" w:cs="宋体"/>
                <w:color w:val="auto"/>
                <w:sz w:val="21"/>
                <w:szCs w:val="21"/>
                <w:highlight w:val="none"/>
              </w:rPr>
            </w:pPr>
          </w:p>
        </w:tc>
        <w:tc>
          <w:tcPr>
            <w:tcW w:w="1678" w:type="dxa"/>
            <w:vMerge w:val="restart"/>
            <w:vAlign w:val="center"/>
          </w:tcPr>
          <w:p w14:paraId="402C8C77">
            <w:pPr>
              <w:keepNext w:val="0"/>
              <w:keepLines w:val="0"/>
              <w:pageBreakBefore w:val="0"/>
              <w:widowControl/>
              <w:suppressLineNumbers w:val="0"/>
              <w:wordWrap/>
              <w:overflowPunct/>
              <w:topLinePunct w:val="0"/>
              <w:bidi w:val="0"/>
              <w:spacing w:line="312" w:lineRule="auto"/>
              <w:ind w:left="0"/>
              <w:jc w:val="center"/>
              <w:textAlignment w:val="top"/>
              <w:rPr>
                <w:rFonts w:hint="eastAsia"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i w:val="0"/>
                <w:iCs w:val="0"/>
                <w:color w:val="auto"/>
                <w:kern w:val="0"/>
                <w:sz w:val="21"/>
                <w:szCs w:val="21"/>
                <w:highlight w:val="none"/>
                <w:u w:val="none"/>
                <w:lang w:val="en-US" w:eastAsia="zh-CN" w:bidi="ar"/>
              </w:rPr>
              <w:t>会议桌1</w:t>
            </w:r>
          </w:p>
          <w:p w14:paraId="1A533018">
            <w:pPr>
              <w:pStyle w:val="18"/>
              <w:keepNext w:val="0"/>
              <w:keepLines w:val="0"/>
              <w:pageBreakBefore w:val="0"/>
              <w:widowControl w:val="0"/>
              <w:wordWrap/>
              <w:overflowPunct/>
              <w:topLinePunct w:val="0"/>
              <w:bidi w:val="0"/>
              <w:spacing w:line="312" w:lineRule="auto"/>
              <w:ind w:left="0"/>
              <w:jc w:val="center"/>
              <w:rPr>
                <w:rFonts w:hint="eastAsia"/>
                <w:color w:val="auto"/>
                <w:highlight w:val="none"/>
              </w:rPr>
            </w:pPr>
          </w:p>
        </w:tc>
        <w:tc>
          <w:tcPr>
            <w:tcW w:w="6575" w:type="dxa"/>
            <w:vAlign w:val="center"/>
          </w:tcPr>
          <w:p w14:paraId="7F6F2870">
            <w:pPr>
              <w:keepNext w:val="0"/>
              <w:keepLines w:val="0"/>
              <w:pageBreakBefore w:val="0"/>
              <w:widowControl/>
              <w:suppressLineNumbers w:val="0"/>
              <w:wordWrap/>
              <w:overflowPunct/>
              <w:topLinePunct w:val="0"/>
              <w:bidi w:val="0"/>
              <w:spacing w:line="312" w:lineRule="auto"/>
              <w:ind w:left="0"/>
              <w:jc w:val="left"/>
              <w:textAlignment w:val="center"/>
              <w:rPr>
                <w:rFonts w:hint="eastAsia" w:ascii="宋体" w:hAnsi="宋体" w:eastAsia="宋体" w:cs="宋体"/>
                <w:b w:val="0"/>
                <w:bCs w:val="0"/>
                <w:color w:val="auto"/>
                <w:spacing w:val="-5"/>
                <w:sz w:val="21"/>
                <w:szCs w:val="21"/>
                <w:highlight w:val="none"/>
                <w:lang w:val="en-US" w:eastAsia="zh-CN"/>
              </w:rPr>
            </w:pPr>
            <w:r>
              <w:rPr>
                <w:rFonts w:hint="eastAsia" w:ascii="宋体" w:hAnsi="宋体" w:eastAsia="宋体" w:cs="宋体"/>
                <w:i w:val="0"/>
                <w:iCs w:val="0"/>
                <w:color w:val="auto"/>
                <w:kern w:val="0"/>
                <w:sz w:val="21"/>
                <w:szCs w:val="21"/>
                <w:highlight w:val="none"/>
                <w:u w:val="none"/>
                <w:lang w:val="en-US" w:eastAsia="zh-CN" w:bidi="ar"/>
              </w:rPr>
              <w:t>195.1规格：3200W*1500D*750H</w:t>
            </w:r>
          </w:p>
        </w:tc>
      </w:tr>
      <w:tr w14:paraId="012BD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69B20933">
            <w:pPr>
              <w:keepNext w:val="0"/>
              <w:keepLines w:val="0"/>
              <w:pageBreakBefore w:val="0"/>
              <w:widowControl w:val="0"/>
              <w:wordWrap/>
              <w:overflowPunct/>
              <w:topLinePunct w:val="0"/>
              <w:bidi w:val="0"/>
              <w:spacing w:line="312" w:lineRule="auto"/>
              <w:ind w:left="0" w:firstLine="0" w:firstLineChars="0"/>
              <w:jc w:val="center"/>
              <w:rPr>
                <w:rFonts w:hint="eastAsia" w:ascii="宋体" w:hAnsi="宋体" w:eastAsia="宋体" w:cs="宋体"/>
                <w:color w:val="auto"/>
                <w:sz w:val="21"/>
                <w:szCs w:val="21"/>
                <w:highlight w:val="none"/>
              </w:rPr>
            </w:pPr>
          </w:p>
        </w:tc>
        <w:tc>
          <w:tcPr>
            <w:tcW w:w="1678" w:type="dxa"/>
            <w:vMerge w:val="continue"/>
            <w:vAlign w:val="center"/>
          </w:tcPr>
          <w:p w14:paraId="7B301BA7">
            <w:pPr>
              <w:keepNext w:val="0"/>
              <w:keepLines w:val="0"/>
              <w:pageBreakBefore w:val="0"/>
              <w:widowControl w:val="0"/>
              <w:wordWrap/>
              <w:overflowPunct/>
              <w:topLinePunct w:val="0"/>
              <w:bidi w:val="0"/>
              <w:spacing w:line="312" w:lineRule="auto"/>
              <w:ind w:left="0"/>
              <w:jc w:val="center"/>
              <w:rPr>
                <w:rFonts w:hint="eastAsia" w:ascii="宋体" w:hAnsi="宋体" w:eastAsia="宋体" w:cs="宋体"/>
                <w:color w:val="auto"/>
                <w:sz w:val="21"/>
                <w:szCs w:val="21"/>
                <w:highlight w:val="none"/>
              </w:rPr>
            </w:pPr>
          </w:p>
        </w:tc>
        <w:tc>
          <w:tcPr>
            <w:tcW w:w="6575" w:type="dxa"/>
            <w:vAlign w:val="center"/>
          </w:tcPr>
          <w:p w14:paraId="05C161F8">
            <w:pPr>
              <w:keepNext w:val="0"/>
              <w:keepLines w:val="0"/>
              <w:pageBreakBefore w:val="0"/>
              <w:widowControl/>
              <w:suppressLineNumbers w:val="0"/>
              <w:wordWrap/>
              <w:overflowPunct/>
              <w:topLinePunct w:val="0"/>
              <w:bidi w:val="0"/>
              <w:spacing w:line="312" w:lineRule="auto"/>
              <w:ind w:left="0"/>
              <w:jc w:val="left"/>
              <w:textAlignment w:val="center"/>
              <w:rPr>
                <w:rFonts w:hint="eastAsia" w:ascii="宋体" w:hAnsi="宋体" w:eastAsia="宋体" w:cs="宋体"/>
                <w:b w:val="0"/>
                <w:bCs w:val="0"/>
                <w:color w:val="auto"/>
                <w:spacing w:val="-5"/>
                <w:sz w:val="21"/>
                <w:szCs w:val="21"/>
                <w:highlight w:val="none"/>
                <w:lang w:val="en-US" w:eastAsia="zh-CN"/>
              </w:rPr>
            </w:pPr>
            <w:r>
              <w:rPr>
                <w:rFonts w:hint="eastAsia" w:ascii="宋体" w:hAnsi="宋体" w:eastAsia="宋体" w:cs="宋体"/>
                <w:i w:val="0"/>
                <w:iCs w:val="0"/>
                <w:color w:val="auto"/>
                <w:kern w:val="0"/>
                <w:sz w:val="21"/>
                <w:szCs w:val="21"/>
                <w:highlight w:val="none"/>
                <w:u w:val="none"/>
                <w:lang w:val="en-US" w:eastAsia="zh-CN" w:bidi="ar"/>
              </w:rPr>
              <w:t>195.2基材：采用</w:t>
            </w:r>
            <w:r>
              <w:rPr>
                <w:rFonts w:hint="eastAsia" w:ascii="宋体" w:hAnsi="宋体" w:eastAsia="宋体" w:cs="宋体"/>
                <w:b w:val="0"/>
                <w:bCs w:val="0"/>
                <w:i w:val="0"/>
                <w:iCs w:val="0"/>
                <w:color w:val="auto"/>
                <w:kern w:val="0"/>
                <w:sz w:val="21"/>
                <w:szCs w:val="21"/>
                <w:highlight w:val="none"/>
                <w:u w:val="none"/>
                <w:lang w:val="en-US" w:eastAsia="zh-CN" w:bidi="ar"/>
              </w:rPr>
              <w:t>新国标环保</w:t>
            </w:r>
            <w:r>
              <w:rPr>
                <w:rFonts w:hint="eastAsia" w:ascii="宋体" w:hAnsi="宋体" w:eastAsia="宋体" w:cs="宋体"/>
                <w:i w:val="0"/>
                <w:iCs w:val="0"/>
                <w:color w:val="auto"/>
                <w:kern w:val="0"/>
                <w:sz w:val="21"/>
                <w:szCs w:val="21"/>
                <w:highlight w:val="none"/>
                <w:u w:val="none"/>
                <w:lang w:val="en-US" w:eastAsia="zh-CN" w:bidi="ar"/>
              </w:rPr>
              <w:t>ENF级纤维板；板材的胶合强度、含水率、浸渍剥离、静曲强度、弹性模量、甲醛释放量、挥发性有机化合物（72h）的苯、甲苯、二甲苯，TVOC符合 GB 18580-2017、GB/T 35601-2017、GB/T 9846-2015、GB/T 39600-2021标准要求。经过防潮、防虫、防腐等化学处理；</w:t>
            </w:r>
          </w:p>
        </w:tc>
      </w:tr>
      <w:tr w14:paraId="6F167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1057" w:hRule="atLeast"/>
        </w:trPr>
        <w:tc>
          <w:tcPr>
            <w:tcW w:w="719" w:type="dxa"/>
            <w:vMerge w:val="continue"/>
            <w:vAlign w:val="center"/>
          </w:tcPr>
          <w:p w14:paraId="66150FC7">
            <w:pPr>
              <w:keepNext w:val="0"/>
              <w:keepLines w:val="0"/>
              <w:pageBreakBefore w:val="0"/>
              <w:widowControl w:val="0"/>
              <w:wordWrap/>
              <w:overflowPunct/>
              <w:topLinePunct w:val="0"/>
              <w:bidi w:val="0"/>
              <w:spacing w:line="312" w:lineRule="auto"/>
              <w:ind w:left="0" w:firstLine="0" w:firstLineChars="0"/>
              <w:jc w:val="center"/>
              <w:rPr>
                <w:rFonts w:hint="eastAsia" w:ascii="宋体" w:hAnsi="宋体" w:eastAsia="宋体" w:cs="宋体"/>
                <w:color w:val="auto"/>
                <w:sz w:val="21"/>
                <w:szCs w:val="21"/>
                <w:highlight w:val="none"/>
              </w:rPr>
            </w:pPr>
          </w:p>
        </w:tc>
        <w:tc>
          <w:tcPr>
            <w:tcW w:w="1678" w:type="dxa"/>
            <w:vMerge w:val="continue"/>
            <w:vAlign w:val="center"/>
          </w:tcPr>
          <w:p w14:paraId="2416524D">
            <w:pPr>
              <w:keepNext w:val="0"/>
              <w:keepLines w:val="0"/>
              <w:pageBreakBefore w:val="0"/>
              <w:widowControl w:val="0"/>
              <w:wordWrap/>
              <w:overflowPunct/>
              <w:topLinePunct w:val="0"/>
              <w:bidi w:val="0"/>
              <w:spacing w:line="312" w:lineRule="auto"/>
              <w:ind w:left="0"/>
              <w:jc w:val="center"/>
              <w:rPr>
                <w:rFonts w:hint="eastAsia" w:ascii="宋体" w:hAnsi="宋体" w:eastAsia="宋体" w:cs="宋体"/>
                <w:color w:val="auto"/>
                <w:sz w:val="21"/>
                <w:szCs w:val="21"/>
                <w:highlight w:val="none"/>
              </w:rPr>
            </w:pPr>
          </w:p>
        </w:tc>
        <w:tc>
          <w:tcPr>
            <w:tcW w:w="6575" w:type="dxa"/>
            <w:vAlign w:val="center"/>
          </w:tcPr>
          <w:p w14:paraId="0BC4BAB5">
            <w:pPr>
              <w:keepNext w:val="0"/>
              <w:keepLines w:val="0"/>
              <w:pageBreakBefore w:val="0"/>
              <w:widowControl/>
              <w:suppressLineNumbers w:val="0"/>
              <w:wordWrap/>
              <w:overflowPunct/>
              <w:topLinePunct w:val="0"/>
              <w:bidi w:val="0"/>
              <w:spacing w:line="312" w:lineRule="auto"/>
              <w:ind w:left="0"/>
              <w:jc w:val="left"/>
              <w:textAlignment w:val="center"/>
              <w:rPr>
                <w:rFonts w:hint="eastAsia" w:ascii="宋体" w:hAnsi="宋体" w:eastAsia="宋体" w:cs="宋体"/>
                <w:b w:val="0"/>
                <w:bCs w:val="0"/>
                <w:color w:val="auto"/>
                <w:spacing w:val="-5"/>
                <w:sz w:val="21"/>
                <w:szCs w:val="21"/>
                <w:highlight w:val="none"/>
                <w:lang w:val="en-US" w:eastAsia="zh-CN"/>
              </w:rPr>
            </w:pPr>
            <w:r>
              <w:rPr>
                <w:rFonts w:hint="eastAsia" w:ascii="宋体" w:hAnsi="宋体" w:eastAsia="宋体" w:cs="宋体"/>
                <w:i w:val="0"/>
                <w:iCs w:val="0"/>
                <w:color w:val="auto"/>
                <w:kern w:val="0"/>
                <w:sz w:val="21"/>
                <w:szCs w:val="21"/>
                <w:highlight w:val="none"/>
                <w:u w:val="none"/>
                <w:lang w:val="en-US" w:eastAsia="zh-CN" w:bidi="ar"/>
              </w:rPr>
              <w:t xml:space="preserve">195.3工艺：采用实木贴面，木皮厚度≥0.6mm，宽度≥200mm；木皮与封边拼接紧密，线条均匀整齐，转角过度顺畅，整套产品或同批产品木材纹理，颜色基本一致。采用实木封边条，封边颜色与木皮一致，经倒角圆滑、经精修边。                                                                          </w:t>
            </w:r>
          </w:p>
        </w:tc>
      </w:tr>
      <w:tr w14:paraId="354DF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638" w:hRule="atLeast"/>
        </w:trPr>
        <w:tc>
          <w:tcPr>
            <w:tcW w:w="719" w:type="dxa"/>
            <w:vMerge w:val="continue"/>
            <w:vAlign w:val="center"/>
          </w:tcPr>
          <w:p w14:paraId="7BF52201">
            <w:pPr>
              <w:keepNext w:val="0"/>
              <w:keepLines w:val="0"/>
              <w:pageBreakBefore w:val="0"/>
              <w:widowControl/>
              <w:suppressLineNumbers w:val="0"/>
              <w:wordWrap/>
              <w:overflowPunct/>
              <w:topLinePunct w:val="0"/>
              <w:bidi w:val="0"/>
              <w:spacing w:line="312" w:lineRule="auto"/>
              <w:ind w:left="0" w:firstLineChars="0"/>
              <w:jc w:val="left"/>
              <w:textAlignment w:val="center"/>
              <w:rPr>
                <w:color w:val="auto"/>
                <w:highlight w:val="none"/>
              </w:rPr>
            </w:pPr>
          </w:p>
        </w:tc>
        <w:tc>
          <w:tcPr>
            <w:tcW w:w="1678" w:type="dxa"/>
            <w:vMerge w:val="continue"/>
            <w:vAlign w:val="center"/>
          </w:tcPr>
          <w:p w14:paraId="4AA442C9">
            <w:pPr>
              <w:keepNext w:val="0"/>
              <w:keepLines w:val="0"/>
              <w:pageBreakBefore w:val="0"/>
              <w:widowControl/>
              <w:suppressLineNumbers w:val="0"/>
              <w:wordWrap/>
              <w:overflowPunct/>
              <w:topLinePunct w:val="0"/>
              <w:bidi w:val="0"/>
              <w:spacing w:line="312" w:lineRule="auto"/>
              <w:ind w:left="0"/>
              <w:jc w:val="left"/>
              <w:textAlignment w:val="center"/>
              <w:rPr>
                <w:color w:val="auto"/>
                <w:highlight w:val="none"/>
              </w:rPr>
            </w:pPr>
          </w:p>
        </w:tc>
        <w:tc>
          <w:tcPr>
            <w:tcW w:w="6575" w:type="dxa"/>
            <w:vAlign w:val="center"/>
          </w:tcPr>
          <w:p w14:paraId="006F8DF9">
            <w:pPr>
              <w:keepNext w:val="0"/>
              <w:keepLines w:val="0"/>
              <w:pageBreakBefore w:val="0"/>
              <w:widowControl/>
              <w:suppressLineNumbers w:val="0"/>
              <w:wordWrap/>
              <w:overflowPunct/>
              <w:topLinePunct w:val="0"/>
              <w:bidi w:val="0"/>
              <w:spacing w:line="312" w:lineRule="auto"/>
              <w:ind w:left="0"/>
              <w:jc w:val="left"/>
              <w:textAlignment w:val="center"/>
              <w:rPr>
                <w:rFonts w:hint="eastAsia"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i w:val="0"/>
                <w:iCs w:val="0"/>
                <w:color w:val="auto"/>
                <w:kern w:val="0"/>
                <w:sz w:val="21"/>
                <w:szCs w:val="21"/>
                <w:highlight w:val="none"/>
                <w:u w:val="none"/>
                <w:lang w:val="en-US" w:eastAsia="zh-CN" w:bidi="ar"/>
              </w:rPr>
              <w:t>195.4配置铝合金线盒，方便各类电子器材线路整理+四周带收纳功能；</w:t>
            </w:r>
          </w:p>
        </w:tc>
      </w:tr>
      <w:tr w14:paraId="27323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591F379B">
            <w:pPr>
              <w:keepNext w:val="0"/>
              <w:keepLines w:val="0"/>
              <w:pageBreakBefore w:val="0"/>
              <w:widowControl w:val="0"/>
              <w:wordWrap/>
              <w:overflowPunct/>
              <w:topLinePunct w:val="0"/>
              <w:bidi w:val="0"/>
              <w:spacing w:line="312" w:lineRule="auto"/>
              <w:ind w:left="0" w:firstLine="0" w:firstLineChars="0"/>
              <w:jc w:val="center"/>
              <w:rPr>
                <w:rFonts w:hint="eastAsia" w:ascii="宋体" w:hAnsi="宋体" w:eastAsia="宋体" w:cs="宋体"/>
                <w:color w:val="auto"/>
                <w:sz w:val="21"/>
                <w:szCs w:val="21"/>
                <w:highlight w:val="none"/>
              </w:rPr>
            </w:pPr>
          </w:p>
        </w:tc>
        <w:tc>
          <w:tcPr>
            <w:tcW w:w="1678" w:type="dxa"/>
            <w:vMerge w:val="continue"/>
            <w:vAlign w:val="center"/>
          </w:tcPr>
          <w:p w14:paraId="1439D2C0">
            <w:pPr>
              <w:keepNext w:val="0"/>
              <w:keepLines w:val="0"/>
              <w:pageBreakBefore w:val="0"/>
              <w:widowControl w:val="0"/>
              <w:wordWrap/>
              <w:overflowPunct/>
              <w:topLinePunct w:val="0"/>
              <w:bidi w:val="0"/>
              <w:spacing w:line="312" w:lineRule="auto"/>
              <w:ind w:left="0"/>
              <w:jc w:val="center"/>
              <w:rPr>
                <w:rFonts w:hint="eastAsia" w:ascii="宋体" w:hAnsi="宋体" w:eastAsia="宋体" w:cs="宋体"/>
                <w:color w:val="auto"/>
                <w:sz w:val="21"/>
                <w:szCs w:val="21"/>
                <w:highlight w:val="none"/>
              </w:rPr>
            </w:pPr>
          </w:p>
        </w:tc>
        <w:tc>
          <w:tcPr>
            <w:tcW w:w="6575" w:type="dxa"/>
            <w:vAlign w:val="center"/>
          </w:tcPr>
          <w:p w14:paraId="6C7B15ED">
            <w:pPr>
              <w:keepNext w:val="0"/>
              <w:keepLines w:val="0"/>
              <w:pageBreakBefore w:val="0"/>
              <w:widowControl/>
              <w:suppressLineNumbers w:val="0"/>
              <w:wordWrap/>
              <w:overflowPunct/>
              <w:topLinePunct w:val="0"/>
              <w:bidi w:val="0"/>
              <w:spacing w:line="312" w:lineRule="auto"/>
              <w:ind w:left="0"/>
              <w:jc w:val="left"/>
              <w:textAlignment w:val="center"/>
              <w:rPr>
                <w:rFonts w:hint="eastAsia" w:ascii="宋体" w:hAnsi="宋体" w:eastAsia="宋体" w:cs="宋体"/>
                <w:b w:val="0"/>
                <w:bCs w:val="0"/>
                <w:color w:val="auto"/>
                <w:spacing w:val="-5"/>
                <w:sz w:val="21"/>
                <w:szCs w:val="21"/>
                <w:highlight w:val="none"/>
                <w:lang w:val="en-US" w:eastAsia="zh-CN"/>
              </w:rPr>
            </w:pPr>
            <w:r>
              <w:rPr>
                <w:rFonts w:hint="eastAsia" w:ascii="宋体" w:hAnsi="宋体" w:eastAsia="宋体" w:cs="宋体"/>
                <w:i w:val="0"/>
                <w:iCs w:val="0"/>
                <w:color w:val="auto"/>
                <w:kern w:val="0"/>
                <w:sz w:val="21"/>
                <w:szCs w:val="21"/>
                <w:highlight w:val="none"/>
                <w:u w:val="none"/>
                <w:lang w:val="en-US" w:eastAsia="zh-CN" w:bidi="ar"/>
              </w:rPr>
              <w:t>195.5油漆：采用环保水性漆（包括底漆和面漆），三底两面工艺，经防虫、防腐等化学处理。油漆表面无尘粒、气泡、渣点、边缘及立面无流挂等现象。水性漆的重金属元素含量（包括铅、镉、六价铬、汞、砷、钡、硒、锑、钴）均未检出；VOC含量、甲醛含量、乙二醇醚及醚酯总和含量、苯系物总和含量、烷基酚聚氧乙烯醚总和含量均符合GB 18581-2020、GB/T 35602-2017标准要求。</w:t>
            </w:r>
          </w:p>
        </w:tc>
      </w:tr>
      <w:tr w14:paraId="4C6E5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1C594EEE">
            <w:pPr>
              <w:keepNext w:val="0"/>
              <w:keepLines w:val="0"/>
              <w:pageBreakBefore w:val="0"/>
              <w:widowControl w:val="0"/>
              <w:wordWrap/>
              <w:overflowPunct/>
              <w:topLinePunct w:val="0"/>
              <w:bidi w:val="0"/>
              <w:spacing w:line="312" w:lineRule="auto"/>
              <w:ind w:left="0" w:firstLine="0" w:firstLineChars="0"/>
              <w:jc w:val="center"/>
              <w:rPr>
                <w:rFonts w:hint="eastAsia" w:ascii="宋体" w:hAnsi="宋体" w:eastAsia="宋体" w:cs="宋体"/>
                <w:color w:val="auto"/>
                <w:sz w:val="21"/>
                <w:szCs w:val="21"/>
                <w:highlight w:val="none"/>
              </w:rPr>
            </w:pPr>
          </w:p>
        </w:tc>
        <w:tc>
          <w:tcPr>
            <w:tcW w:w="1678" w:type="dxa"/>
            <w:vMerge w:val="continue"/>
            <w:vAlign w:val="center"/>
          </w:tcPr>
          <w:p w14:paraId="1C0DBF5A">
            <w:pPr>
              <w:keepNext w:val="0"/>
              <w:keepLines w:val="0"/>
              <w:pageBreakBefore w:val="0"/>
              <w:widowControl w:val="0"/>
              <w:wordWrap/>
              <w:overflowPunct/>
              <w:topLinePunct w:val="0"/>
              <w:bidi w:val="0"/>
              <w:spacing w:line="312" w:lineRule="auto"/>
              <w:ind w:left="0"/>
              <w:jc w:val="center"/>
              <w:rPr>
                <w:rFonts w:hint="eastAsia" w:ascii="宋体" w:hAnsi="宋体" w:eastAsia="宋体" w:cs="宋体"/>
                <w:color w:val="auto"/>
                <w:sz w:val="21"/>
                <w:szCs w:val="21"/>
                <w:highlight w:val="none"/>
              </w:rPr>
            </w:pPr>
          </w:p>
        </w:tc>
        <w:tc>
          <w:tcPr>
            <w:tcW w:w="6575" w:type="dxa"/>
            <w:vAlign w:val="center"/>
          </w:tcPr>
          <w:p w14:paraId="7A6C5123">
            <w:pPr>
              <w:keepNext w:val="0"/>
              <w:keepLines w:val="0"/>
              <w:pageBreakBefore w:val="0"/>
              <w:widowControl/>
              <w:suppressLineNumbers w:val="0"/>
              <w:wordWrap/>
              <w:overflowPunct/>
              <w:topLinePunct w:val="0"/>
              <w:bidi w:val="0"/>
              <w:spacing w:line="312" w:lineRule="auto"/>
              <w:ind w:left="0"/>
              <w:jc w:val="left"/>
              <w:textAlignment w:val="center"/>
              <w:rPr>
                <w:rFonts w:hint="eastAsia" w:ascii="宋体" w:hAnsi="宋体" w:eastAsia="宋体" w:cs="宋体"/>
                <w:b w:val="0"/>
                <w:bCs w:val="0"/>
                <w:color w:val="auto"/>
                <w:spacing w:val="-5"/>
                <w:sz w:val="21"/>
                <w:szCs w:val="21"/>
                <w:highlight w:val="none"/>
                <w:lang w:val="en-US" w:eastAsia="zh-CN"/>
              </w:rPr>
            </w:pPr>
            <w:r>
              <w:rPr>
                <w:rFonts w:hint="eastAsia" w:ascii="宋体" w:hAnsi="宋体" w:eastAsia="宋体" w:cs="宋体"/>
                <w:i w:val="0"/>
                <w:iCs w:val="0"/>
                <w:color w:val="auto"/>
                <w:kern w:val="0"/>
                <w:sz w:val="21"/>
                <w:szCs w:val="21"/>
                <w:highlight w:val="none"/>
                <w:u w:val="none"/>
                <w:lang w:val="en-US" w:eastAsia="zh-CN" w:bidi="ar"/>
              </w:rPr>
              <w:t>195.6配置：台面厚度为≥60mm,，分段拼装组合设计。台面中间配有≥8mm厚钢化磨砂玻璃装饰面。</w:t>
            </w:r>
          </w:p>
        </w:tc>
      </w:tr>
      <w:tr w14:paraId="1FB49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0E8C1383">
            <w:pPr>
              <w:keepNext w:val="0"/>
              <w:keepLines w:val="0"/>
              <w:pageBreakBefore w:val="0"/>
              <w:widowControl w:val="0"/>
              <w:wordWrap/>
              <w:overflowPunct/>
              <w:topLinePunct w:val="0"/>
              <w:bidi w:val="0"/>
              <w:spacing w:line="312" w:lineRule="auto"/>
              <w:ind w:left="0" w:firstLine="0" w:firstLineChars="0"/>
              <w:jc w:val="center"/>
              <w:rPr>
                <w:rFonts w:hint="eastAsia" w:ascii="宋体" w:hAnsi="宋体" w:eastAsia="宋体" w:cs="宋体"/>
                <w:color w:val="auto"/>
                <w:sz w:val="21"/>
                <w:szCs w:val="21"/>
                <w:highlight w:val="none"/>
              </w:rPr>
            </w:pPr>
          </w:p>
        </w:tc>
        <w:tc>
          <w:tcPr>
            <w:tcW w:w="1678" w:type="dxa"/>
            <w:vMerge w:val="continue"/>
            <w:vAlign w:val="center"/>
          </w:tcPr>
          <w:p w14:paraId="6663D1A1">
            <w:pPr>
              <w:keepNext w:val="0"/>
              <w:keepLines w:val="0"/>
              <w:pageBreakBefore w:val="0"/>
              <w:widowControl w:val="0"/>
              <w:wordWrap/>
              <w:overflowPunct/>
              <w:topLinePunct w:val="0"/>
              <w:bidi w:val="0"/>
              <w:spacing w:line="312" w:lineRule="auto"/>
              <w:ind w:left="0"/>
              <w:jc w:val="center"/>
              <w:rPr>
                <w:rFonts w:hint="eastAsia" w:ascii="宋体" w:hAnsi="宋体" w:eastAsia="宋体" w:cs="宋体"/>
                <w:color w:val="auto"/>
                <w:sz w:val="21"/>
                <w:szCs w:val="21"/>
                <w:highlight w:val="none"/>
              </w:rPr>
            </w:pPr>
          </w:p>
        </w:tc>
        <w:tc>
          <w:tcPr>
            <w:tcW w:w="6575" w:type="dxa"/>
            <w:vAlign w:val="center"/>
          </w:tcPr>
          <w:p w14:paraId="151A08F3">
            <w:pPr>
              <w:keepNext w:val="0"/>
              <w:keepLines w:val="0"/>
              <w:pageBreakBefore w:val="0"/>
              <w:widowControl/>
              <w:suppressLineNumbers w:val="0"/>
              <w:wordWrap/>
              <w:overflowPunct/>
              <w:topLinePunct w:val="0"/>
              <w:bidi w:val="0"/>
              <w:spacing w:line="312" w:lineRule="auto"/>
              <w:ind w:left="0"/>
              <w:jc w:val="left"/>
              <w:textAlignment w:val="center"/>
              <w:rPr>
                <w:rFonts w:hint="eastAsia" w:ascii="宋体" w:hAnsi="宋体" w:eastAsia="宋体" w:cs="宋体"/>
                <w:b w:val="0"/>
                <w:bCs w:val="0"/>
                <w:color w:val="auto"/>
                <w:spacing w:val="-5"/>
                <w:sz w:val="21"/>
                <w:szCs w:val="21"/>
                <w:highlight w:val="none"/>
                <w:lang w:val="en-US" w:eastAsia="zh-CN"/>
              </w:rPr>
            </w:pPr>
            <w:r>
              <w:rPr>
                <w:rFonts w:hint="eastAsia" w:ascii="宋体" w:hAnsi="宋体" w:eastAsia="宋体" w:cs="宋体"/>
                <w:i w:val="0"/>
                <w:iCs w:val="0"/>
                <w:color w:val="auto"/>
                <w:kern w:val="0"/>
                <w:sz w:val="21"/>
                <w:szCs w:val="21"/>
                <w:highlight w:val="none"/>
                <w:u w:val="none"/>
                <w:lang w:val="en-US" w:eastAsia="zh-CN" w:bidi="ar"/>
              </w:rPr>
              <w:t>195.7线盒：配多功能翻盖式集成电源，包含五孔插座、USB插座、弱电插口（根据现场线路及采购方需求配置）。所有开孔的边缘均采用实木皮进行封边处理。</w:t>
            </w:r>
          </w:p>
        </w:tc>
      </w:tr>
      <w:tr w14:paraId="07CD8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7A162371">
            <w:pPr>
              <w:keepNext w:val="0"/>
              <w:keepLines w:val="0"/>
              <w:pageBreakBefore w:val="0"/>
              <w:widowControl/>
              <w:numPr>
                <w:ilvl w:val="0"/>
                <w:numId w:val="19"/>
              </w:numPr>
              <w:suppressLineNumbers w:val="0"/>
              <w:wordWrap/>
              <w:overflowPunct/>
              <w:topLinePunct w:val="0"/>
              <w:bidi w:val="0"/>
              <w:spacing w:line="312" w:lineRule="auto"/>
              <w:ind w:left="425" w:leftChars="0" w:hanging="425" w:firstLineChars="0"/>
              <w:jc w:val="center"/>
              <w:textAlignment w:val="center"/>
              <w:rPr>
                <w:rFonts w:hint="eastAsia" w:ascii="宋体" w:hAnsi="宋体" w:eastAsia="宋体" w:cs="宋体"/>
                <w:color w:val="auto"/>
                <w:sz w:val="21"/>
                <w:szCs w:val="21"/>
                <w:highlight w:val="none"/>
              </w:rPr>
            </w:pPr>
          </w:p>
        </w:tc>
        <w:tc>
          <w:tcPr>
            <w:tcW w:w="1678" w:type="dxa"/>
            <w:vMerge w:val="restart"/>
            <w:vAlign w:val="center"/>
          </w:tcPr>
          <w:p w14:paraId="191AC006">
            <w:pPr>
              <w:keepNext w:val="0"/>
              <w:keepLines w:val="0"/>
              <w:pageBreakBefore w:val="0"/>
              <w:widowControl/>
              <w:suppressLineNumbers w:val="0"/>
              <w:wordWrap/>
              <w:overflowPunct/>
              <w:topLinePunct w:val="0"/>
              <w:bidi w:val="0"/>
              <w:spacing w:line="312" w:lineRule="auto"/>
              <w:ind w:left="0"/>
              <w:jc w:val="center"/>
              <w:textAlignment w:val="top"/>
              <w:rPr>
                <w:rFonts w:hint="eastAsia"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i w:val="0"/>
                <w:iCs w:val="0"/>
                <w:color w:val="auto"/>
                <w:kern w:val="0"/>
                <w:sz w:val="21"/>
                <w:szCs w:val="21"/>
                <w:highlight w:val="none"/>
                <w:u w:val="none"/>
                <w:lang w:val="en-US" w:eastAsia="zh-CN" w:bidi="ar"/>
              </w:rPr>
              <w:t>会议桌２</w:t>
            </w:r>
          </w:p>
          <w:p w14:paraId="17045840">
            <w:pPr>
              <w:pStyle w:val="18"/>
              <w:keepNext w:val="0"/>
              <w:keepLines w:val="0"/>
              <w:pageBreakBefore w:val="0"/>
              <w:widowControl w:val="0"/>
              <w:wordWrap/>
              <w:overflowPunct/>
              <w:topLinePunct w:val="0"/>
              <w:bidi w:val="0"/>
              <w:spacing w:line="312" w:lineRule="auto"/>
              <w:ind w:left="0"/>
              <w:jc w:val="center"/>
              <w:rPr>
                <w:rFonts w:hint="eastAsia"/>
                <w:color w:val="auto"/>
                <w:highlight w:val="none"/>
              </w:rPr>
            </w:pPr>
          </w:p>
        </w:tc>
        <w:tc>
          <w:tcPr>
            <w:tcW w:w="6575" w:type="dxa"/>
            <w:vAlign w:val="center"/>
          </w:tcPr>
          <w:p w14:paraId="39910596">
            <w:pPr>
              <w:keepNext w:val="0"/>
              <w:keepLines w:val="0"/>
              <w:pageBreakBefore w:val="0"/>
              <w:widowControl/>
              <w:suppressLineNumbers w:val="0"/>
              <w:wordWrap/>
              <w:overflowPunct/>
              <w:topLinePunct w:val="0"/>
              <w:bidi w:val="0"/>
              <w:spacing w:line="312" w:lineRule="auto"/>
              <w:ind w:left="0"/>
              <w:jc w:val="left"/>
              <w:textAlignment w:val="center"/>
              <w:rPr>
                <w:rFonts w:hint="eastAsia" w:ascii="宋体" w:hAnsi="宋体" w:eastAsia="宋体" w:cs="宋体"/>
                <w:b w:val="0"/>
                <w:bCs w:val="0"/>
                <w:color w:val="auto"/>
                <w:spacing w:val="-5"/>
                <w:sz w:val="21"/>
                <w:szCs w:val="21"/>
                <w:highlight w:val="none"/>
                <w:lang w:val="en-US" w:eastAsia="zh-CN"/>
              </w:rPr>
            </w:pPr>
            <w:r>
              <w:rPr>
                <w:rFonts w:hint="eastAsia" w:ascii="宋体" w:hAnsi="宋体" w:eastAsia="宋体" w:cs="宋体"/>
                <w:i w:val="0"/>
                <w:iCs w:val="0"/>
                <w:color w:val="auto"/>
                <w:kern w:val="0"/>
                <w:sz w:val="21"/>
                <w:szCs w:val="21"/>
                <w:highlight w:val="none"/>
                <w:u w:val="none"/>
                <w:lang w:val="en-US" w:eastAsia="zh-CN" w:bidi="ar"/>
              </w:rPr>
              <w:t>196.1规格：4400W*1500D*750H</w:t>
            </w:r>
          </w:p>
        </w:tc>
      </w:tr>
      <w:tr w14:paraId="47C96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2DCFA43E">
            <w:pPr>
              <w:keepNext w:val="0"/>
              <w:keepLines w:val="0"/>
              <w:pageBreakBefore w:val="0"/>
              <w:widowControl w:val="0"/>
              <w:wordWrap/>
              <w:overflowPunct/>
              <w:topLinePunct w:val="0"/>
              <w:bidi w:val="0"/>
              <w:spacing w:line="312" w:lineRule="auto"/>
              <w:ind w:left="0" w:firstLine="0" w:firstLineChars="0"/>
              <w:jc w:val="center"/>
              <w:rPr>
                <w:rFonts w:hint="eastAsia" w:ascii="宋体" w:hAnsi="宋体" w:eastAsia="宋体" w:cs="宋体"/>
                <w:color w:val="auto"/>
                <w:sz w:val="21"/>
                <w:szCs w:val="21"/>
                <w:highlight w:val="none"/>
              </w:rPr>
            </w:pPr>
          </w:p>
        </w:tc>
        <w:tc>
          <w:tcPr>
            <w:tcW w:w="1678" w:type="dxa"/>
            <w:vMerge w:val="continue"/>
            <w:vAlign w:val="center"/>
          </w:tcPr>
          <w:p w14:paraId="5C419029">
            <w:pPr>
              <w:keepNext w:val="0"/>
              <w:keepLines w:val="0"/>
              <w:pageBreakBefore w:val="0"/>
              <w:widowControl w:val="0"/>
              <w:wordWrap/>
              <w:overflowPunct/>
              <w:topLinePunct w:val="0"/>
              <w:bidi w:val="0"/>
              <w:spacing w:line="312" w:lineRule="auto"/>
              <w:ind w:left="0"/>
              <w:jc w:val="center"/>
              <w:rPr>
                <w:rFonts w:hint="eastAsia" w:ascii="宋体" w:hAnsi="宋体" w:eastAsia="宋体" w:cs="宋体"/>
                <w:color w:val="auto"/>
                <w:sz w:val="21"/>
                <w:szCs w:val="21"/>
                <w:highlight w:val="none"/>
              </w:rPr>
            </w:pPr>
          </w:p>
        </w:tc>
        <w:tc>
          <w:tcPr>
            <w:tcW w:w="6575" w:type="dxa"/>
            <w:vAlign w:val="center"/>
          </w:tcPr>
          <w:p w14:paraId="0DC99312">
            <w:pPr>
              <w:keepNext w:val="0"/>
              <w:keepLines w:val="0"/>
              <w:pageBreakBefore w:val="0"/>
              <w:widowControl/>
              <w:suppressLineNumbers w:val="0"/>
              <w:wordWrap/>
              <w:overflowPunct/>
              <w:topLinePunct w:val="0"/>
              <w:bidi w:val="0"/>
              <w:spacing w:line="312" w:lineRule="auto"/>
              <w:ind w:left="0"/>
              <w:jc w:val="left"/>
              <w:textAlignment w:val="center"/>
              <w:rPr>
                <w:rFonts w:hint="eastAsia" w:ascii="宋体" w:hAnsi="宋体" w:eastAsia="宋体" w:cs="宋体"/>
                <w:b w:val="0"/>
                <w:bCs w:val="0"/>
                <w:color w:val="auto"/>
                <w:spacing w:val="-5"/>
                <w:sz w:val="21"/>
                <w:szCs w:val="21"/>
                <w:highlight w:val="none"/>
                <w:lang w:val="en-US" w:eastAsia="zh-CN"/>
              </w:rPr>
            </w:pPr>
            <w:r>
              <w:rPr>
                <w:rFonts w:hint="eastAsia" w:ascii="宋体" w:hAnsi="宋体" w:eastAsia="宋体" w:cs="宋体"/>
                <w:i w:val="0"/>
                <w:iCs w:val="0"/>
                <w:color w:val="auto"/>
                <w:kern w:val="0"/>
                <w:sz w:val="21"/>
                <w:szCs w:val="21"/>
                <w:highlight w:val="none"/>
                <w:u w:val="none"/>
                <w:lang w:val="en-US" w:eastAsia="zh-CN" w:bidi="ar"/>
              </w:rPr>
              <w:t>196.2基材：采用</w:t>
            </w:r>
            <w:r>
              <w:rPr>
                <w:rFonts w:hint="eastAsia" w:ascii="宋体" w:hAnsi="宋体" w:eastAsia="宋体" w:cs="宋体"/>
                <w:b w:val="0"/>
                <w:bCs w:val="0"/>
                <w:i w:val="0"/>
                <w:iCs w:val="0"/>
                <w:color w:val="auto"/>
                <w:kern w:val="0"/>
                <w:sz w:val="21"/>
                <w:szCs w:val="21"/>
                <w:highlight w:val="none"/>
                <w:u w:val="none"/>
                <w:lang w:val="en-US" w:eastAsia="zh-CN" w:bidi="ar"/>
              </w:rPr>
              <w:t>新国标环保</w:t>
            </w:r>
            <w:r>
              <w:rPr>
                <w:rFonts w:hint="eastAsia" w:ascii="宋体" w:hAnsi="宋体" w:eastAsia="宋体" w:cs="宋体"/>
                <w:i w:val="0"/>
                <w:iCs w:val="0"/>
                <w:color w:val="auto"/>
                <w:kern w:val="0"/>
                <w:sz w:val="21"/>
                <w:szCs w:val="21"/>
                <w:highlight w:val="none"/>
                <w:u w:val="none"/>
                <w:lang w:val="en-US" w:eastAsia="zh-CN" w:bidi="ar"/>
              </w:rPr>
              <w:t>ENF级纤维板；板材的胶合强度、含水率、浸渍剥离、静曲强度、弹性模量、甲醛释放量、挥发性有机化合物（72h）的苯、甲苯、二甲苯，TVOC符合 GB 18580-2017、GB/T 35601-2017、GB/T 9846-2015、GB/T 39600-2021标准要求。经过防潮、防虫、防腐等化学处理；采用实木贴面，木皮厚度≥0.6mm，宽度≥200mm；木皮与封边拼接紧密，线条均匀整齐，转角过度顺畅，整套产品或同批产品木材纹理，颜色基本一致。</w:t>
            </w:r>
          </w:p>
        </w:tc>
      </w:tr>
      <w:tr w14:paraId="7E309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7F78605A">
            <w:pPr>
              <w:keepNext w:val="0"/>
              <w:keepLines w:val="0"/>
              <w:pageBreakBefore w:val="0"/>
              <w:widowControl w:val="0"/>
              <w:wordWrap/>
              <w:overflowPunct/>
              <w:topLinePunct w:val="0"/>
              <w:bidi w:val="0"/>
              <w:spacing w:line="312" w:lineRule="auto"/>
              <w:ind w:left="0" w:firstLine="0" w:firstLineChars="0"/>
              <w:jc w:val="center"/>
              <w:rPr>
                <w:rFonts w:hint="eastAsia" w:ascii="宋体" w:hAnsi="宋体" w:eastAsia="宋体" w:cs="宋体"/>
                <w:color w:val="auto"/>
                <w:sz w:val="21"/>
                <w:szCs w:val="21"/>
                <w:highlight w:val="none"/>
              </w:rPr>
            </w:pPr>
          </w:p>
        </w:tc>
        <w:tc>
          <w:tcPr>
            <w:tcW w:w="1678" w:type="dxa"/>
            <w:vMerge w:val="continue"/>
            <w:vAlign w:val="center"/>
          </w:tcPr>
          <w:p w14:paraId="63192CE9">
            <w:pPr>
              <w:keepNext w:val="0"/>
              <w:keepLines w:val="0"/>
              <w:pageBreakBefore w:val="0"/>
              <w:widowControl w:val="0"/>
              <w:wordWrap/>
              <w:overflowPunct/>
              <w:topLinePunct w:val="0"/>
              <w:bidi w:val="0"/>
              <w:spacing w:line="312" w:lineRule="auto"/>
              <w:ind w:left="0"/>
              <w:jc w:val="center"/>
              <w:rPr>
                <w:rFonts w:hint="eastAsia" w:ascii="宋体" w:hAnsi="宋体" w:eastAsia="宋体" w:cs="宋体"/>
                <w:color w:val="auto"/>
                <w:sz w:val="21"/>
                <w:szCs w:val="21"/>
                <w:highlight w:val="none"/>
              </w:rPr>
            </w:pPr>
          </w:p>
        </w:tc>
        <w:tc>
          <w:tcPr>
            <w:tcW w:w="6575" w:type="dxa"/>
            <w:vAlign w:val="center"/>
          </w:tcPr>
          <w:p w14:paraId="6F9B3FCF">
            <w:pPr>
              <w:keepNext w:val="0"/>
              <w:keepLines w:val="0"/>
              <w:pageBreakBefore w:val="0"/>
              <w:widowControl/>
              <w:suppressLineNumbers w:val="0"/>
              <w:wordWrap/>
              <w:overflowPunct/>
              <w:topLinePunct w:val="0"/>
              <w:bidi w:val="0"/>
              <w:spacing w:line="312" w:lineRule="auto"/>
              <w:ind w:left="0"/>
              <w:jc w:val="left"/>
              <w:textAlignment w:val="center"/>
              <w:rPr>
                <w:rFonts w:hint="eastAsia" w:ascii="宋体" w:hAnsi="宋体" w:eastAsia="宋体" w:cs="宋体"/>
                <w:b w:val="0"/>
                <w:bCs w:val="0"/>
                <w:color w:val="auto"/>
                <w:spacing w:val="-5"/>
                <w:sz w:val="21"/>
                <w:szCs w:val="21"/>
                <w:highlight w:val="none"/>
                <w:lang w:val="en-US" w:eastAsia="zh-CN"/>
              </w:rPr>
            </w:pPr>
            <w:r>
              <w:rPr>
                <w:rFonts w:hint="eastAsia" w:ascii="宋体" w:hAnsi="宋体" w:eastAsia="宋体" w:cs="宋体"/>
                <w:i w:val="0"/>
                <w:iCs w:val="0"/>
                <w:color w:val="auto"/>
                <w:kern w:val="0"/>
                <w:sz w:val="21"/>
                <w:szCs w:val="21"/>
                <w:highlight w:val="none"/>
                <w:u w:val="none"/>
                <w:lang w:val="en-US" w:eastAsia="zh-CN" w:bidi="ar"/>
              </w:rPr>
              <w:t xml:space="preserve">196.3封边：采用≥5mm厚实木封边条，封边颜色与木皮一致，经倒角圆滑、经精修边。                                                                          </w:t>
            </w:r>
          </w:p>
        </w:tc>
      </w:tr>
      <w:tr w14:paraId="4E3F7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4C3F80ED">
            <w:pPr>
              <w:keepNext w:val="0"/>
              <w:keepLines w:val="0"/>
              <w:pageBreakBefore w:val="0"/>
              <w:widowControl w:val="0"/>
              <w:wordWrap/>
              <w:overflowPunct/>
              <w:topLinePunct w:val="0"/>
              <w:bidi w:val="0"/>
              <w:spacing w:line="312" w:lineRule="auto"/>
              <w:ind w:left="0" w:firstLine="0" w:firstLineChars="0"/>
              <w:jc w:val="center"/>
              <w:rPr>
                <w:rFonts w:hint="eastAsia" w:ascii="宋体" w:hAnsi="宋体" w:eastAsia="宋体" w:cs="宋体"/>
                <w:color w:val="auto"/>
                <w:sz w:val="21"/>
                <w:szCs w:val="21"/>
                <w:highlight w:val="none"/>
              </w:rPr>
            </w:pPr>
          </w:p>
        </w:tc>
        <w:tc>
          <w:tcPr>
            <w:tcW w:w="1678" w:type="dxa"/>
            <w:vMerge w:val="continue"/>
            <w:vAlign w:val="center"/>
          </w:tcPr>
          <w:p w14:paraId="0FE7992C">
            <w:pPr>
              <w:keepNext w:val="0"/>
              <w:keepLines w:val="0"/>
              <w:pageBreakBefore w:val="0"/>
              <w:widowControl w:val="0"/>
              <w:wordWrap/>
              <w:overflowPunct/>
              <w:topLinePunct w:val="0"/>
              <w:bidi w:val="0"/>
              <w:spacing w:line="312" w:lineRule="auto"/>
              <w:ind w:left="0"/>
              <w:jc w:val="center"/>
              <w:rPr>
                <w:rFonts w:hint="eastAsia" w:ascii="宋体" w:hAnsi="宋体" w:eastAsia="宋体" w:cs="宋体"/>
                <w:color w:val="auto"/>
                <w:sz w:val="21"/>
                <w:szCs w:val="21"/>
                <w:highlight w:val="none"/>
              </w:rPr>
            </w:pPr>
          </w:p>
        </w:tc>
        <w:tc>
          <w:tcPr>
            <w:tcW w:w="6575" w:type="dxa"/>
            <w:vAlign w:val="center"/>
          </w:tcPr>
          <w:p w14:paraId="045D130C">
            <w:pPr>
              <w:keepNext w:val="0"/>
              <w:keepLines w:val="0"/>
              <w:pageBreakBefore w:val="0"/>
              <w:widowControl/>
              <w:suppressLineNumbers w:val="0"/>
              <w:wordWrap/>
              <w:overflowPunct/>
              <w:topLinePunct w:val="0"/>
              <w:bidi w:val="0"/>
              <w:spacing w:line="312" w:lineRule="auto"/>
              <w:ind w:left="0"/>
              <w:jc w:val="left"/>
              <w:textAlignment w:val="center"/>
              <w:rPr>
                <w:rFonts w:hint="eastAsia" w:ascii="宋体" w:hAnsi="宋体" w:eastAsia="宋体" w:cs="宋体"/>
                <w:b w:val="0"/>
                <w:bCs w:val="0"/>
                <w:color w:val="auto"/>
                <w:spacing w:val="-5"/>
                <w:sz w:val="21"/>
                <w:szCs w:val="21"/>
                <w:highlight w:val="none"/>
                <w:lang w:val="en-US" w:eastAsia="zh-CN"/>
              </w:rPr>
            </w:pPr>
            <w:r>
              <w:rPr>
                <w:rFonts w:hint="eastAsia" w:ascii="宋体" w:hAnsi="宋体" w:eastAsia="宋体" w:cs="宋体"/>
                <w:i w:val="0"/>
                <w:iCs w:val="0"/>
                <w:color w:val="auto"/>
                <w:kern w:val="0"/>
                <w:sz w:val="21"/>
                <w:szCs w:val="21"/>
                <w:highlight w:val="none"/>
                <w:u w:val="none"/>
                <w:lang w:val="en-US" w:eastAsia="zh-CN" w:bidi="ar"/>
              </w:rPr>
              <w:t>196.4油漆：采用环保水性漆（包括底漆和面漆），三底两面工艺，经防虫、防腐等化学处理。油漆表面无尘粒、气泡、渣点、边缘及立面无流挂等现象。水性漆的重金属元素含量（包括铅、镉、六价铬、汞、砷、钡、硒、锑、钴）均未检出；VOC含量、甲醛含量、乙二醇醚及醚酯总和含量、苯系物总和含量、烷基酚聚氧乙烯醚总和含量均符合GB 18581-2020、GB/T 35602-2017标准要求。</w:t>
            </w:r>
          </w:p>
        </w:tc>
      </w:tr>
      <w:tr w14:paraId="659E1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147BC8D6">
            <w:pPr>
              <w:keepNext w:val="0"/>
              <w:keepLines w:val="0"/>
              <w:pageBreakBefore w:val="0"/>
              <w:widowControl w:val="0"/>
              <w:wordWrap/>
              <w:overflowPunct/>
              <w:topLinePunct w:val="0"/>
              <w:bidi w:val="0"/>
              <w:spacing w:line="312" w:lineRule="auto"/>
              <w:ind w:left="0" w:firstLine="0" w:firstLineChars="0"/>
              <w:jc w:val="center"/>
              <w:rPr>
                <w:rFonts w:hint="eastAsia" w:ascii="宋体" w:hAnsi="宋体" w:eastAsia="宋体" w:cs="宋体"/>
                <w:color w:val="auto"/>
                <w:sz w:val="21"/>
                <w:szCs w:val="21"/>
                <w:highlight w:val="none"/>
              </w:rPr>
            </w:pPr>
          </w:p>
        </w:tc>
        <w:tc>
          <w:tcPr>
            <w:tcW w:w="1678" w:type="dxa"/>
            <w:vMerge w:val="continue"/>
            <w:vAlign w:val="center"/>
          </w:tcPr>
          <w:p w14:paraId="5E728A92">
            <w:pPr>
              <w:keepNext w:val="0"/>
              <w:keepLines w:val="0"/>
              <w:pageBreakBefore w:val="0"/>
              <w:widowControl w:val="0"/>
              <w:wordWrap/>
              <w:overflowPunct/>
              <w:topLinePunct w:val="0"/>
              <w:bidi w:val="0"/>
              <w:spacing w:line="312" w:lineRule="auto"/>
              <w:ind w:left="0"/>
              <w:jc w:val="center"/>
              <w:rPr>
                <w:rFonts w:hint="eastAsia" w:ascii="宋体" w:hAnsi="宋体" w:eastAsia="宋体" w:cs="宋体"/>
                <w:color w:val="auto"/>
                <w:sz w:val="21"/>
                <w:szCs w:val="21"/>
                <w:highlight w:val="none"/>
              </w:rPr>
            </w:pPr>
          </w:p>
        </w:tc>
        <w:tc>
          <w:tcPr>
            <w:tcW w:w="6575" w:type="dxa"/>
            <w:vAlign w:val="center"/>
          </w:tcPr>
          <w:p w14:paraId="101DCE49">
            <w:pPr>
              <w:keepNext w:val="0"/>
              <w:keepLines w:val="0"/>
              <w:pageBreakBefore w:val="0"/>
              <w:widowControl/>
              <w:suppressLineNumbers w:val="0"/>
              <w:wordWrap/>
              <w:overflowPunct/>
              <w:topLinePunct w:val="0"/>
              <w:bidi w:val="0"/>
              <w:spacing w:line="312" w:lineRule="auto"/>
              <w:ind w:left="0"/>
              <w:jc w:val="left"/>
              <w:textAlignment w:val="center"/>
              <w:rPr>
                <w:rFonts w:hint="eastAsia" w:ascii="宋体" w:hAnsi="宋体" w:eastAsia="宋体" w:cs="宋体"/>
                <w:b w:val="0"/>
                <w:bCs w:val="0"/>
                <w:color w:val="auto"/>
                <w:spacing w:val="-5"/>
                <w:sz w:val="21"/>
                <w:szCs w:val="21"/>
                <w:highlight w:val="none"/>
                <w:lang w:val="en-US" w:eastAsia="zh-CN"/>
              </w:rPr>
            </w:pPr>
            <w:r>
              <w:rPr>
                <w:rFonts w:hint="eastAsia" w:ascii="宋体" w:hAnsi="宋体" w:eastAsia="宋体" w:cs="宋体"/>
                <w:i w:val="0"/>
                <w:iCs w:val="0"/>
                <w:color w:val="auto"/>
                <w:kern w:val="0"/>
                <w:sz w:val="21"/>
                <w:szCs w:val="21"/>
                <w:highlight w:val="none"/>
                <w:u w:val="none"/>
                <w:lang w:val="en-US" w:eastAsia="zh-CN" w:bidi="ar"/>
              </w:rPr>
              <w:t>196.5功能配置：台面厚度为≥60mm,，分段拼装组合设计。台面中间配有≥8mm厚钢化磨砂玻璃装饰面。配置铝合金线盒，方便各类电子器材线路整理+四周带收纳功能，配集成电源，包含五孔插座、USB插座、弱电插口（根据现场线路及采购方需求配置）。</w:t>
            </w:r>
          </w:p>
        </w:tc>
      </w:tr>
      <w:tr w14:paraId="7D63C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0DECB79E">
            <w:pPr>
              <w:keepNext w:val="0"/>
              <w:keepLines w:val="0"/>
              <w:pageBreakBefore w:val="0"/>
              <w:widowControl/>
              <w:numPr>
                <w:ilvl w:val="0"/>
                <w:numId w:val="19"/>
              </w:numPr>
              <w:suppressLineNumbers w:val="0"/>
              <w:wordWrap/>
              <w:overflowPunct/>
              <w:topLinePunct w:val="0"/>
              <w:bidi w:val="0"/>
              <w:spacing w:line="312" w:lineRule="auto"/>
              <w:ind w:left="425" w:leftChars="0" w:hanging="425" w:firstLineChars="0"/>
              <w:jc w:val="center"/>
              <w:textAlignment w:val="center"/>
              <w:rPr>
                <w:rFonts w:hint="eastAsia" w:ascii="宋体" w:hAnsi="宋体" w:eastAsia="宋体" w:cs="宋体"/>
                <w:color w:val="auto"/>
                <w:sz w:val="21"/>
                <w:szCs w:val="21"/>
                <w:highlight w:val="none"/>
              </w:rPr>
            </w:pPr>
          </w:p>
        </w:tc>
        <w:tc>
          <w:tcPr>
            <w:tcW w:w="1678" w:type="dxa"/>
            <w:vMerge w:val="restart"/>
            <w:vAlign w:val="center"/>
          </w:tcPr>
          <w:p w14:paraId="69A46FD4">
            <w:pPr>
              <w:keepNext w:val="0"/>
              <w:keepLines w:val="0"/>
              <w:pageBreakBefore w:val="0"/>
              <w:widowControl/>
              <w:suppressLineNumbers w:val="0"/>
              <w:wordWrap/>
              <w:overflowPunct/>
              <w:topLinePunct w:val="0"/>
              <w:bidi w:val="0"/>
              <w:spacing w:line="312" w:lineRule="auto"/>
              <w:ind w:left="0"/>
              <w:jc w:val="center"/>
              <w:textAlignment w:val="top"/>
              <w:rPr>
                <w:rFonts w:hint="eastAsia"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i w:val="0"/>
                <w:iCs w:val="0"/>
                <w:color w:val="auto"/>
                <w:kern w:val="0"/>
                <w:sz w:val="21"/>
                <w:szCs w:val="21"/>
                <w:highlight w:val="none"/>
                <w:u w:val="none"/>
                <w:lang w:val="en-US" w:eastAsia="zh-CN" w:bidi="ar"/>
              </w:rPr>
              <w:t>会议椅１</w:t>
            </w:r>
          </w:p>
          <w:p w14:paraId="05968DC6">
            <w:pPr>
              <w:pStyle w:val="18"/>
              <w:keepNext w:val="0"/>
              <w:keepLines w:val="0"/>
              <w:pageBreakBefore w:val="0"/>
              <w:widowControl w:val="0"/>
              <w:wordWrap/>
              <w:overflowPunct/>
              <w:topLinePunct w:val="0"/>
              <w:bidi w:val="0"/>
              <w:spacing w:line="312" w:lineRule="auto"/>
              <w:ind w:left="0"/>
              <w:jc w:val="center"/>
              <w:rPr>
                <w:rFonts w:hint="eastAsia"/>
                <w:color w:val="auto"/>
                <w:highlight w:val="none"/>
              </w:rPr>
            </w:pPr>
          </w:p>
        </w:tc>
        <w:tc>
          <w:tcPr>
            <w:tcW w:w="6575" w:type="dxa"/>
            <w:vAlign w:val="center"/>
          </w:tcPr>
          <w:p w14:paraId="47816B03">
            <w:pPr>
              <w:keepNext w:val="0"/>
              <w:keepLines w:val="0"/>
              <w:pageBreakBefore w:val="0"/>
              <w:widowControl/>
              <w:suppressLineNumbers w:val="0"/>
              <w:wordWrap/>
              <w:overflowPunct/>
              <w:topLinePunct w:val="0"/>
              <w:bidi w:val="0"/>
              <w:spacing w:line="312" w:lineRule="auto"/>
              <w:ind w:left="0"/>
              <w:jc w:val="left"/>
              <w:textAlignment w:val="center"/>
              <w:rPr>
                <w:rFonts w:hint="eastAsia" w:ascii="宋体" w:hAnsi="宋体" w:eastAsia="宋体" w:cs="宋体"/>
                <w:b w:val="0"/>
                <w:bCs w:val="0"/>
                <w:color w:val="auto"/>
                <w:spacing w:val="-5"/>
                <w:sz w:val="21"/>
                <w:szCs w:val="21"/>
                <w:highlight w:val="none"/>
                <w:lang w:val="en-US" w:eastAsia="zh-CN"/>
              </w:rPr>
            </w:pPr>
            <w:r>
              <w:rPr>
                <w:rFonts w:hint="eastAsia" w:ascii="宋体" w:hAnsi="宋体" w:eastAsia="宋体" w:cs="宋体"/>
                <w:i w:val="0"/>
                <w:iCs w:val="0"/>
                <w:color w:val="auto"/>
                <w:kern w:val="0"/>
                <w:sz w:val="21"/>
                <w:szCs w:val="21"/>
                <w:highlight w:val="none"/>
                <w:u w:val="none"/>
                <w:lang w:val="en-US" w:eastAsia="zh-CN" w:bidi="ar"/>
              </w:rPr>
              <w:t>197.1规格：常规</w:t>
            </w:r>
          </w:p>
        </w:tc>
      </w:tr>
      <w:tr w14:paraId="1490C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456798A4">
            <w:pPr>
              <w:keepNext w:val="0"/>
              <w:keepLines w:val="0"/>
              <w:pageBreakBefore w:val="0"/>
              <w:widowControl w:val="0"/>
              <w:wordWrap/>
              <w:overflowPunct/>
              <w:topLinePunct w:val="0"/>
              <w:bidi w:val="0"/>
              <w:spacing w:line="312" w:lineRule="auto"/>
              <w:ind w:left="0" w:firstLine="0" w:firstLineChars="0"/>
              <w:jc w:val="center"/>
              <w:rPr>
                <w:rFonts w:hint="eastAsia" w:ascii="宋体" w:hAnsi="宋体" w:eastAsia="宋体" w:cs="宋体"/>
                <w:color w:val="auto"/>
                <w:sz w:val="21"/>
                <w:szCs w:val="21"/>
                <w:highlight w:val="none"/>
              </w:rPr>
            </w:pPr>
          </w:p>
        </w:tc>
        <w:tc>
          <w:tcPr>
            <w:tcW w:w="1678" w:type="dxa"/>
            <w:vMerge w:val="continue"/>
            <w:vAlign w:val="center"/>
          </w:tcPr>
          <w:p w14:paraId="4C330D5D">
            <w:pPr>
              <w:keepNext w:val="0"/>
              <w:keepLines w:val="0"/>
              <w:pageBreakBefore w:val="0"/>
              <w:widowControl w:val="0"/>
              <w:wordWrap/>
              <w:overflowPunct/>
              <w:topLinePunct w:val="0"/>
              <w:bidi w:val="0"/>
              <w:spacing w:line="312" w:lineRule="auto"/>
              <w:ind w:left="0"/>
              <w:jc w:val="center"/>
              <w:rPr>
                <w:rFonts w:hint="eastAsia" w:ascii="宋体" w:hAnsi="宋体" w:eastAsia="宋体" w:cs="宋体"/>
                <w:color w:val="auto"/>
                <w:sz w:val="21"/>
                <w:szCs w:val="21"/>
                <w:highlight w:val="none"/>
              </w:rPr>
            </w:pPr>
          </w:p>
        </w:tc>
        <w:tc>
          <w:tcPr>
            <w:tcW w:w="6575" w:type="dxa"/>
            <w:vAlign w:val="center"/>
          </w:tcPr>
          <w:p w14:paraId="2001A675">
            <w:pPr>
              <w:keepNext w:val="0"/>
              <w:keepLines w:val="0"/>
              <w:pageBreakBefore w:val="0"/>
              <w:widowControl/>
              <w:suppressLineNumbers w:val="0"/>
              <w:wordWrap/>
              <w:overflowPunct/>
              <w:topLinePunct w:val="0"/>
              <w:bidi w:val="0"/>
              <w:spacing w:line="312" w:lineRule="auto"/>
              <w:ind w:left="0"/>
              <w:jc w:val="left"/>
              <w:textAlignment w:val="center"/>
              <w:rPr>
                <w:rFonts w:hint="eastAsia" w:ascii="宋体" w:hAnsi="宋体" w:eastAsia="宋体" w:cs="宋体"/>
                <w:b w:val="0"/>
                <w:bCs w:val="0"/>
                <w:color w:val="auto"/>
                <w:spacing w:val="-5"/>
                <w:sz w:val="21"/>
                <w:szCs w:val="21"/>
                <w:highlight w:val="none"/>
                <w:lang w:val="en-US" w:eastAsia="zh-CN"/>
              </w:rPr>
            </w:pPr>
            <w:r>
              <w:rPr>
                <w:rFonts w:hint="eastAsia" w:ascii="宋体" w:hAnsi="宋体" w:eastAsia="宋体" w:cs="宋体"/>
                <w:i w:val="0"/>
                <w:iCs w:val="0"/>
                <w:color w:val="auto"/>
                <w:kern w:val="0"/>
                <w:sz w:val="21"/>
                <w:szCs w:val="21"/>
                <w:highlight w:val="none"/>
                <w:u w:val="none"/>
                <w:lang w:val="en-US" w:eastAsia="zh-CN" w:bidi="ar"/>
              </w:rPr>
              <w:t>197.2材质：表面医用抑菌皮革,抑菌透气；摩擦色牢度、耐光性、涂层粘着牢度、耐折牢度（50000次）、耐磨性、撕裂力、气味、禁用偶氮染料、游离甲醛、挥发性有机物均符合GB/T 16799-201、HJ 507-2009、SZJG 52-2016标准要求；高回弹中软切割海绵；海绵的表观密度偏差、40%压陷硬度偏差、回弹率、75%压缩永久变形、65%/25%压陷比、气味等级、拉伸强度、断裂伸长率、撕裂强度、干热老化后拉伸强度、干热老化后拉伸强度变化率、湿热老化后拉伸强度、湿热老化后拉伸强度变化率、甲醛散发均符合GB/T 10802-2023标准要求。气压棒：采用防爆气压杆，带旋转功能，座面最低高度450mm,气压棒行程为≥80mm。气压棒的密封性能、耐高低温性能、循环寿命符合GB/T 29525-2013标准要求。铝合金压铸成型五星脚架</w:t>
            </w:r>
          </w:p>
        </w:tc>
      </w:tr>
      <w:tr w14:paraId="62214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5D8BF44E">
            <w:pPr>
              <w:keepNext w:val="0"/>
              <w:keepLines w:val="0"/>
              <w:pageBreakBefore w:val="0"/>
              <w:widowControl w:val="0"/>
              <w:wordWrap/>
              <w:overflowPunct/>
              <w:topLinePunct w:val="0"/>
              <w:bidi w:val="0"/>
              <w:spacing w:line="312" w:lineRule="auto"/>
              <w:ind w:left="0" w:firstLine="0" w:firstLineChars="0"/>
              <w:jc w:val="center"/>
              <w:rPr>
                <w:rFonts w:hint="eastAsia" w:ascii="宋体" w:hAnsi="宋体" w:eastAsia="宋体" w:cs="宋体"/>
                <w:color w:val="auto"/>
                <w:sz w:val="21"/>
                <w:szCs w:val="21"/>
                <w:highlight w:val="none"/>
              </w:rPr>
            </w:pPr>
          </w:p>
        </w:tc>
        <w:tc>
          <w:tcPr>
            <w:tcW w:w="1678" w:type="dxa"/>
            <w:vMerge w:val="continue"/>
            <w:vAlign w:val="center"/>
          </w:tcPr>
          <w:p w14:paraId="0C46418C">
            <w:pPr>
              <w:keepNext w:val="0"/>
              <w:keepLines w:val="0"/>
              <w:pageBreakBefore w:val="0"/>
              <w:widowControl w:val="0"/>
              <w:wordWrap/>
              <w:overflowPunct/>
              <w:topLinePunct w:val="0"/>
              <w:bidi w:val="0"/>
              <w:spacing w:line="312" w:lineRule="auto"/>
              <w:ind w:left="0"/>
              <w:jc w:val="center"/>
              <w:rPr>
                <w:rFonts w:hint="eastAsia" w:ascii="宋体" w:hAnsi="宋体" w:eastAsia="宋体" w:cs="宋体"/>
                <w:color w:val="auto"/>
                <w:sz w:val="21"/>
                <w:szCs w:val="21"/>
                <w:highlight w:val="none"/>
              </w:rPr>
            </w:pPr>
          </w:p>
        </w:tc>
        <w:tc>
          <w:tcPr>
            <w:tcW w:w="6575" w:type="dxa"/>
            <w:vAlign w:val="center"/>
          </w:tcPr>
          <w:p w14:paraId="338EAE9A">
            <w:pPr>
              <w:keepNext w:val="0"/>
              <w:keepLines w:val="0"/>
              <w:pageBreakBefore w:val="0"/>
              <w:widowControl/>
              <w:suppressLineNumbers w:val="0"/>
              <w:wordWrap/>
              <w:overflowPunct/>
              <w:topLinePunct w:val="0"/>
              <w:bidi w:val="0"/>
              <w:spacing w:line="312" w:lineRule="auto"/>
              <w:ind w:left="0"/>
              <w:jc w:val="left"/>
              <w:textAlignment w:val="center"/>
              <w:rPr>
                <w:rFonts w:hint="eastAsia" w:ascii="宋体" w:hAnsi="宋体" w:eastAsia="宋体" w:cs="宋体"/>
                <w:b w:val="0"/>
                <w:bCs w:val="0"/>
                <w:color w:val="auto"/>
                <w:spacing w:val="-5"/>
                <w:sz w:val="21"/>
                <w:szCs w:val="21"/>
                <w:highlight w:val="none"/>
                <w:lang w:val="en-US" w:eastAsia="zh-CN"/>
              </w:rPr>
            </w:pPr>
            <w:r>
              <w:rPr>
                <w:rFonts w:hint="eastAsia" w:ascii="宋体" w:hAnsi="宋体" w:eastAsia="宋体" w:cs="宋体"/>
                <w:i w:val="0"/>
                <w:iCs w:val="0"/>
                <w:color w:val="auto"/>
                <w:kern w:val="0"/>
                <w:sz w:val="21"/>
                <w:szCs w:val="21"/>
                <w:highlight w:val="none"/>
                <w:u w:val="none"/>
                <w:lang w:val="en-US" w:eastAsia="zh-CN" w:bidi="ar"/>
              </w:rPr>
              <w:t>197.3工艺：靠背仿木纹设计；</w:t>
            </w:r>
          </w:p>
        </w:tc>
      </w:tr>
      <w:tr w14:paraId="15F32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14A01AAA">
            <w:pPr>
              <w:keepNext w:val="0"/>
              <w:keepLines w:val="0"/>
              <w:pageBreakBefore w:val="0"/>
              <w:widowControl w:val="0"/>
              <w:wordWrap/>
              <w:overflowPunct/>
              <w:topLinePunct w:val="0"/>
              <w:bidi w:val="0"/>
              <w:spacing w:line="312" w:lineRule="auto"/>
              <w:ind w:left="0" w:firstLine="0" w:firstLineChars="0"/>
              <w:jc w:val="center"/>
              <w:rPr>
                <w:rFonts w:hint="eastAsia" w:ascii="宋体" w:hAnsi="宋体" w:eastAsia="宋体" w:cs="宋体"/>
                <w:color w:val="auto"/>
                <w:sz w:val="21"/>
                <w:szCs w:val="21"/>
                <w:highlight w:val="none"/>
              </w:rPr>
            </w:pPr>
          </w:p>
        </w:tc>
        <w:tc>
          <w:tcPr>
            <w:tcW w:w="1678" w:type="dxa"/>
            <w:vMerge w:val="continue"/>
            <w:vAlign w:val="center"/>
          </w:tcPr>
          <w:p w14:paraId="07C68B82">
            <w:pPr>
              <w:keepNext w:val="0"/>
              <w:keepLines w:val="0"/>
              <w:pageBreakBefore w:val="0"/>
              <w:widowControl w:val="0"/>
              <w:wordWrap/>
              <w:overflowPunct/>
              <w:topLinePunct w:val="0"/>
              <w:bidi w:val="0"/>
              <w:spacing w:line="312" w:lineRule="auto"/>
              <w:ind w:left="0"/>
              <w:jc w:val="center"/>
              <w:rPr>
                <w:rFonts w:hint="eastAsia" w:ascii="宋体" w:hAnsi="宋体" w:eastAsia="宋体" w:cs="宋体"/>
                <w:color w:val="auto"/>
                <w:sz w:val="21"/>
                <w:szCs w:val="21"/>
                <w:highlight w:val="none"/>
              </w:rPr>
            </w:pPr>
          </w:p>
        </w:tc>
        <w:tc>
          <w:tcPr>
            <w:tcW w:w="6575" w:type="dxa"/>
            <w:vAlign w:val="center"/>
          </w:tcPr>
          <w:p w14:paraId="134AA11E">
            <w:pPr>
              <w:keepNext w:val="0"/>
              <w:keepLines w:val="0"/>
              <w:pageBreakBefore w:val="0"/>
              <w:widowControl/>
              <w:suppressLineNumbers w:val="0"/>
              <w:wordWrap/>
              <w:overflowPunct/>
              <w:topLinePunct w:val="0"/>
              <w:bidi w:val="0"/>
              <w:spacing w:line="312" w:lineRule="auto"/>
              <w:ind w:left="0"/>
              <w:jc w:val="left"/>
              <w:textAlignment w:val="center"/>
              <w:rPr>
                <w:rFonts w:hint="eastAsia" w:ascii="宋体" w:hAnsi="宋体" w:eastAsia="宋体" w:cs="宋体"/>
                <w:b w:val="0"/>
                <w:bCs w:val="0"/>
                <w:color w:val="auto"/>
                <w:spacing w:val="-5"/>
                <w:sz w:val="21"/>
                <w:szCs w:val="21"/>
                <w:highlight w:val="none"/>
                <w:lang w:val="en-US" w:eastAsia="zh-CN"/>
              </w:rPr>
            </w:pPr>
            <w:r>
              <w:rPr>
                <w:rFonts w:hint="eastAsia" w:ascii="宋体" w:hAnsi="宋体" w:eastAsia="宋体" w:cs="宋体"/>
                <w:i w:val="0"/>
                <w:iCs w:val="0"/>
                <w:color w:val="auto"/>
                <w:kern w:val="0"/>
                <w:sz w:val="21"/>
                <w:szCs w:val="21"/>
                <w:highlight w:val="none"/>
                <w:u w:val="none"/>
                <w:lang w:val="en-US" w:eastAsia="zh-CN" w:bidi="ar"/>
              </w:rPr>
              <w:t>197.4功能：座位可升降及左右转动。</w:t>
            </w:r>
          </w:p>
        </w:tc>
      </w:tr>
      <w:tr w14:paraId="37483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70AE1908">
            <w:pPr>
              <w:keepNext w:val="0"/>
              <w:keepLines w:val="0"/>
              <w:pageBreakBefore w:val="0"/>
              <w:widowControl w:val="0"/>
              <w:wordWrap/>
              <w:overflowPunct/>
              <w:topLinePunct w:val="0"/>
              <w:bidi w:val="0"/>
              <w:spacing w:line="312" w:lineRule="auto"/>
              <w:ind w:left="0" w:firstLine="0" w:firstLineChars="0"/>
              <w:jc w:val="center"/>
              <w:rPr>
                <w:rFonts w:hint="eastAsia" w:ascii="宋体" w:hAnsi="宋体" w:eastAsia="宋体" w:cs="宋体"/>
                <w:color w:val="auto"/>
                <w:sz w:val="21"/>
                <w:szCs w:val="21"/>
                <w:highlight w:val="none"/>
              </w:rPr>
            </w:pPr>
          </w:p>
        </w:tc>
        <w:tc>
          <w:tcPr>
            <w:tcW w:w="1678" w:type="dxa"/>
            <w:vMerge w:val="continue"/>
            <w:vAlign w:val="center"/>
          </w:tcPr>
          <w:p w14:paraId="65BCAF0F">
            <w:pPr>
              <w:keepNext w:val="0"/>
              <w:keepLines w:val="0"/>
              <w:pageBreakBefore w:val="0"/>
              <w:widowControl w:val="0"/>
              <w:wordWrap/>
              <w:overflowPunct/>
              <w:topLinePunct w:val="0"/>
              <w:bidi w:val="0"/>
              <w:spacing w:line="312" w:lineRule="auto"/>
              <w:ind w:left="0"/>
              <w:jc w:val="center"/>
              <w:rPr>
                <w:rFonts w:hint="eastAsia" w:ascii="宋体" w:hAnsi="宋体" w:eastAsia="宋体" w:cs="宋体"/>
                <w:color w:val="auto"/>
                <w:sz w:val="21"/>
                <w:szCs w:val="21"/>
                <w:highlight w:val="none"/>
              </w:rPr>
            </w:pPr>
          </w:p>
        </w:tc>
        <w:tc>
          <w:tcPr>
            <w:tcW w:w="6575" w:type="dxa"/>
            <w:vAlign w:val="center"/>
          </w:tcPr>
          <w:p w14:paraId="2C1E9431">
            <w:pPr>
              <w:keepNext w:val="0"/>
              <w:keepLines w:val="0"/>
              <w:pageBreakBefore w:val="0"/>
              <w:widowControl/>
              <w:suppressLineNumbers w:val="0"/>
              <w:wordWrap/>
              <w:overflowPunct/>
              <w:topLinePunct w:val="0"/>
              <w:bidi w:val="0"/>
              <w:spacing w:line="312" w:lineRule="auto"/>
              <w:ind w:left="0"/>
              <w:jc w:val="left"/>
              <w:textAlignment w:val="center"/>
              <w:rPr>
                <w:rFonts w:hint="eastAsia" w:ascii="宋体" w:hAnsi="宋体" w:eastAsia="宋体" w:cs="宋体"/>
                <w:b w:val="0"/>
                <w:bCs w:val="0"/>
                <w:color w:val="auto"/>
                <w:spacing w:val="-5"/>
                <w:sz w:val="21"/>
                <w:szCs w:val="21"/>
                <w:highlight w:val="none"/>
                <w:lang w:val="en-US" w:eastAsia="zh-CN"/>
              </w:rPr>
            </w:pPr>
            <w:r>
              <w:rPr>
                <w:rFonts w:hint="eastAsia" w:ascii="宋体" w:hAnsi="宋体" w:eastAsia="宋体" w:cs="宋体"/>
                <w:i w:val="0"/>
                <w:iCs w:val="0"/>
                <w:color w:val="auto"/>
                <w:kern w:val="0"/>
                <w:sz w:val="21"/>
                <w:szCs w:val="21"/>
                <w:highlight w:val="none"/>
                <w:u w:val="none"/>
                <w:lang w:val="en-US" w:eastAsia="zh-CN" w:bidi="ar"/>
              </w:rPr>
              <w:t>197.5五金配件：钢质螺帽、螺丝，表面镀镍。</w:t>
            </w:r>
          </w:p>
        </w:tc>
      </w:tr>
      <w:tr w14:paraId="5C426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655B8A84">
            <w:pPr>
              <w:keepNext w:val="0"/>
              <w:keepLines w:val="0"/>
              <w:pageBreakBefore w:val="0"/>
              <w:widowControl/>
              <w:numPr>
                <w:ilvl w:val="0"/>
                <w:numId w:val="19"/>
              </w:numPr>
              <w:suppressLineNumbers w:val="0"/>
              <w:wordWrap/>
              <w:overflowPunct/>
              <w:topLinePunct w:val="0"/>
              <w:bidi w:val="0"/>
              <w:spacing w:line="312" w:lineRule="auto"/>
              <w:ind w:left="425" w:leftChars="0" w:hanging="425" w:firstLineChars="0"/>
              <w:jc w:val="center"/>
              <w:textAlignment w:val="center"/>
              <w:rPr>
                <w:rFonts w:hint="eastAsia" w:ascii="宋体" w:hAnsi="宋体" w:eastAsia="宋体" w:cs="宋体"/>
                <w:color w:val="auto"/>
                <w:sz w:val="21"/>
                <w:szCs w:val="21"/>
                <w:highlight w:val="none"/>
              </w:rPr>
            </w:pPr>
          </w:p>
        </w:tc>
        <w:tc>
          <w:tcPr>
            <w:tcW w:w="1678" w:type="dxa"/>
            <w:vMerge w:val="restart"/>
            <w:vAlign w:val="center"/>
          </w:tcPr>
          <w:p w14:paraId="0BD14680">
            <w:pPr>
              <w:keepNext w:val="0"/>
              <w:keepLines w:val="0"/>
              <w:pageBreakBefore w:val="0"/>
              <w:widowControl/>
              <w:suppressLineNumbers w:val="0"/>
              <w:wordWrap/>
              <w:overflowPunct/>
              <w:topLinePunct w:val="0"/>
              <w:bidi w:val="0"/>
              <w:spacing w:line="312" w:lineRule="auto"/>
              <w:ind w:left="0"/>
              <w:jc w:val="center"/>
              <w:textAlignment w:val="top"/>
              <w:rPr>
                <w:rFonts w:hint="eastAsia"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i w:val="0"/>
                <w:iCs w:val="0"/>
                <w:color w:val="auto"/>
                <w:kern w:val="0"/>
                <w:sz w:val="21"/>
                <w:szCs w:val="21"/>
                <w:highlight w:val="none"/>
                <w:u w:val="none"/>
                <w:lang w:val="en-US" w:eastAsia="zh-CN" w:bidi="ar"/>
              </w:rPr>
              <w:t>示教桌（带轮可折叠）</w:t>
            </w:r>
          </w:p>
          <w:p w14:paraId="2B994224">
            <w:pPr>
              <w:pStyle w:val="18"/>
              <w:keepNext w:val="0"/>
              <w:keepLines w:val="0"/>
              <w:pageBreakBefore w:val="0"/>
              <w:widowControl w:val="0"/>
              <w:wordWrap/>
              <w:overflowPunct/>
              <w:topLinePunct w:val="0"/>
              <w:bidi w:val="0"/>
              <w:spacing w:line="312" w:lineRule="auto"/>
              <w:ind w:left="0"/>
              <w:rPr>
                <w:rFonts w:hint="eastAsia"/>
                <w:color w:val="auto"/>
                <w:highlight w:val="none"/>
              </w:rPr>
            </w:pPr>
          </w:p>
        </w:tc>
        <w:tc>
          <w:tcPr>
            <w:tcW w:w="6575" w:type="dxa"/>
            <w:vAlign w:val="center"/>
          </w:tcPr>
          <w:p w14:paraId="4096146E">
            <w:pPr>
              <w:keepNext w:val="0"/>
              <w:keepLines w:val="0"/>
              <w:pageBreakBefore w:val="0"/>
              <w:widowControl/>
              <w:suppressLineNumbers w:val="0"/>
              <w:wordWrap/>
              <w:overflowPunct/>
              <w:topLinePunct w:val="0"/>
              <w:bidi w:val="0"/>
              <w:spacing w:line="312" w:lineRule="auto"/>
              <w:ind w:left="0"/>
              <w:jc w:val="left"/>
              <w:textAlignment w:val="center"/>
              <w:rPr>
                <w:rFonts w:hint="eastAsia" w:ascii="宋体" w:hAnsi="宋体" w:eastAsia="宋体" w:cs="宋体"/>
                <w:b w:val="0"/>
                <w:bCs w:val="0"/>
                <w:color w:val="auto"/>
                <w:spacing w:val="-5"/>
                <w:sz w:val="21"/>
                <w:szCs w:val="21"/>
                <w:highlight w:val="none"/>
                <w:lang w:val="en-US" w:eastAsia="zh-CN"/>
              </w:rPr>
            </w:pPr>
            <w:r>
              <w:rPr>
                <w:rFonts w:hint="eastAsia" w:ascii="宋体" w:hAnsi="宋体" w:eastAsia="宋体" w:cs="宋体"/>
                <w:i w:val="0"/>
                <w:iCs w:val="0"/>
                <w:color w:val="auto"/>
                <w:kern w:val="0"/>
                <w:sz w:val="21"/>
                <w:szCs w:val="21"/>
                <w:highlight w:val="none"/>
                <w:u w:val="none"/>
                <w:lang w:val="en-US" w:eastAsia="zh-CN" w:bidi="ar"/>
              </w:rPr>
              <w:t>198.1规格：（1200W*450D*750H）mm±10mm；</w:t>
            </w:r>
          </w:p>
        </w:tc>
      </w:tr>
      <w:tr w14:paraId="4A03B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604471AE">
            <w:pPr>
              <w:keepNext w:val="0"/>
              <w:keepLines w:val="0"/>
              <w:pageBreakBefore w:val="0"/>
              <w:widowControl w:val="0"/>
              <w:wordWrap/>
              <w:overflowPunct/>
              <w:topLinePunct w:val="0"/>
              <w:bidi w:val="0"/>
              <w:spacing w:line="312" w:lineRule="auto"/>
              <w:ind w:left="0" w:firstLine="0" w:firstLineChars="0"/>
              <w:jc w:val="center"/>
              <w:rPr>
                <w:rFonts w:hint="eastAsia" w:ascii="宋体" w:hAnsi="宋体" w:eastAsia="宋体" w:cs="宋体"/>
                <w:color w:val="auto"/>
                <w:sz w:val="21"/>
                <w:szCs w:val="21"/>
                <w:highlight w:val="none"/>
              </w:rPr>
            </w:pPr>
          </w:p>
        </w:tc>
        <w:tc>
          <w:tcPr>
            <w:tcW w:w="1678" w:type="dxa"/>
            <w:vMerge w:val="continue"/>
            <w:vAlign w:val="center"/>
          </w:tcPr>
          <w:p w14:paraId="5B3E2F89">
            <w:pPr>
              <w:keepNext w:val="0"/>
              <w:keepLines w:val="0"/>
              <w:pageBreakBefore w:val="0"/>
              <w:widowControl w:val="0"/>
              <w:wordWrap/>
              <w:overflowPunct/>
              <w:topLinePunct w:val="0"/>
              <w:bidi w:val="0"/>
              <w:spacing w:line="312" w:lineRule="auto"/>
              <w:ind w:left="0"/>
              <w:jc w:val="center"/>
              <w:rPr>
                <w:rFonts w:hint="eastAsia" w:ascii="宋体" w:hAnsi="宋体" w:eastAsia="宋体" w:cs="宋体"/>
                <w:color w:val="auto"/>
                <w:sz w:val="21"/>
                <w:szCs w:val="21"/>
                <w:highlight w:val="none"/>
              </w:rPr>
            </w:pPr>
          </w:p>
        </w:tc>
        <w:tc>
          <w:tcPr>
            <w:tcW w:w="6575" w:type="dxa"/>
            <w:vAlign w:val="center"/>
          </w:tcPr>
          <w:p w14:paraId="1F0DCF17">
            <w:pPr>
              <w:keepNext w:val="0"/>
              <w:keepLines w:val="0"/>
              <w:pageBreakBefore w:val="0"/>
              <w:widowControl/>
              <w:suppressLineNumbers w:val="0"/>
              <w:wordWrap/>
              <w:overflowPunct/>
              <w:topLinePunct w:val="0"/>
              <w:bidi w:val="0"/>
              <w:spacing w:line="312" w:lineRule="auto"/>
              <w:ind w:left="0"/>
              <w:jc w:val="left"/>
              <w:textAlignment w:val="center"/>
              <w:rPr>
                <w:rFonts w:hint="eastAsia" w:ascii="宋体" w:hAnsi="宋体" w:eastAsia="宋体" w:cs="宋体"/>
                <w:b w:val="0"/>
                <w:bCs w:val="0"/>
                <w:color w:val="auto"/>
                <w:spacing w:val="-5"/>
                <w:sz w:val="21"/>
                <w:szCs w:val="21"/>
                <w:highlight w:val="none"/>
                <w:lang w:val="en-US" w:eastAsia="zh-CN"/>
              </w:rPr>
            </w:pPr>
            <w:r>
              <w:rPr>
                <w:rFonts w:hint="eastAsia" w:ascii="宋体" w:hAnsi="宋体" w:eastAsia="宋体" w:cs="宋体"/>
                <w:i w:val="0"/>
                <w:iCs w:val="0"/>
                <w:color w:val="auto"/>
                <w:kern w:val="0"/>
                <w:sz w:val="21"/>
                <w:szCs w:val="21"/>
                <w:highlight w:val="none"/>
                <w:u w:val="none"/>
                <w:lang w:val="en-US" w:eastAsia="zh-CN" w:bidi="ar"/>
              </w:rPr>
              <w:t>198.2基材：台面采用</w:t>
            </w:r>
            <w:r>
              <w:rPr>
                <w:rFonts w:hint="eastAsia" w:ascii="宋体" w:hAnsi="宋体" w:eastAsia="宋体" w:cs="宋体"/>
                <w:b w:val="0"/>
                <w:bCs w:val="0"/>
                <w:i w:val="0"/>
                <w:iCs w:val="0"/>
                <w:color w:val="auto"/>
                <w:kern w:val="0"/>
                <w:sz w:val="21"/>
                <w:szCs w:val="21"/>
                <w:highlight w:val="none"/>
                <w:u w:val="none"/>
                <w:lang w:val="en-US" w:eastAsia="zh-CN" w:bidi="ar"/>
              </w:rPr>
              <w:t>新国标环保</w:t>
            </w:r>
            <w:r>
              <w:rPr>
                <w:rFonts w:hint="eastAsia" w:ascii="宋体" w:hAnsi="宋体" w:eastAsia="宋体" w:cs="宋体"/>
                <w:i w:val="0"/>
                <w:iCs w:val="0"/>
                <w:color w:val="auto"/>
                <w:kern w:val="0"/>
                <w:sz w:val="21"/>
                <w:szCs w:val="21"/>
                <w:highlight w:val="none"/>
                <w:u w:val="none"/>
                <w:lang w:val="en-US" w:eastAsia="zh-CN" w:bidi="ar"/>
              </w:rPr>
              <w:t>ENF级纤维板；台面厚度≥25mm，三聚氰胺饰面，具有防水、防潮、防交叉感染、耐磨性能强；板材的胶合强度、含水率、浸渍剥离、静曲强度、弹性模量、甲醛释放量、挥发性有机化合物（72h）的苯、甲苯、二甲苯，TVOC符合 GB 18580-2017、GB/T 35601-2017、GB/T 9846-2015、GB/T 39600-2021标准要求。钢制脚架及框架，壁厚≥1.5mm。前档板采用冷轧钢板，经冲压、折弯成型，表面冲有孔型装饰。</w:t>
            </w:r>
          </w:p>
        </w:tc>
      </w:tr>
      <w:tr w14:paraId="45FFF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059F18F6">
            <w:pPr>
              <w:keepNext w:val="0"/>
              <w:keepLines w:val="0"/>
              <w:pageBreakBefore w:val="0"/>
              <w:widowControl w:val="0"/>
              <w:wordWrap/>
              <w:overflowPunct/>
              <w:topLinePunct w:val="0"/>
              <w:bidi w:val="0"/>
              <w:spacing w:line="312" w:lineRule="auto"/>
              <w:ind w:left="0" w:firstLine="0" w:firstLineChars="0"/>
              <w:jc w:val="center"/>
              <w:rPr>
                <w:rFonts w:hint="eastAsia" w:ascii="宋体" w:hAnsi="宋体" w:eastAsia="宋体" w:cs="宋体"/>
                <w:color w:val="auto"/>
                <w:sz w:val="21"/>
                <w:szCs w:val="21"/>
                <w:highlight w:val="none"/>
              </w:rPr>
            </w:pPr>
          </w:p>
        </w:tc>
        <w:tc>
          <w:tcPr>
            <w:tcW w:w="1678" w:type="dxa"/>
            <w:vMerge w:val="continue"/>
            <w:vAlign w:val="center"/>
          </w:tcPr>
          <w:p w14:paraId="293ABB8C">
            <w:pPr>
              <w:keepNext w:val="0"/>
              <w:keepLines w:val="0"/>
              <w:pageBreakBefore w:val="0"/>
              <w:widowControl w:val="0"/>
              <w:wordWrap/>
              <w:overflowPunct/>
              <w:topLinePunct w:val="0"/>
              <w:bidi w:val="0"/>
              <w:spacing w:line="312" w:lineRule="auto"/>
              <w:ind w:left="0"/>
              <w:jc w:val="center"/>
              <w:rPr>
                <w:rFonts w:hint="eastAsia" w:ascii="宋体" w:hAnsi="宋体" w:eastAsia="宋体" w:cs="宋体"/>
                <w:color w:val="auto"/>
                <w:sz w:val="21"/>
                <w:szCs w:val="21"/>
                <w:highlight w:val="none"/>
              </w:rPr>
            </w:pPr>
          </w:p>
        </w:tc>
        <w:tc>
          <w:tcPr>
            <w:tcW w:w="6575" w:type="dxa"/>
            <w:vAlign w:val="center"/>
          </w:tcPr>
          <w:p w14:paraId="0521C39A">
            <w:pPr>
              <w:keepNext w:val="0"/>
              <w:keepLines w:val="0"/>
              <w:pageBreakBefore w:val="0"/>
              <w:widowControl/>
              <w:suppressLineNumbers w:val="0"/>
              <w:wordWrap/>
              <w:overflowPunct/>
              <w:topLinePunct w:val="0"/>
              <w:bidi w:val="0"/>
              <w:spacing w:line="312" w:lineRule="auto"/>
              <w:ind w:left="0"/>
              <w:jc w:val="left"/>
              <w:textAlignment w:val="center"/>
              <w:rPr>
                <w:rFonts w:hint="eastAsia" w:ascii="宋体" w:hAnsi="宋体" w:eastAsia="宋体" w:cs="宋体"/>
                <w:b w:val="0"/>
                <w:bCs w:val="0"/>
                <w:color w:val="auto"/>
                <w:spacing w:val="-5"/>
                <w:sz w:val="21"/>
                <w:szCs w:val="21"/>
                <w:highlight w:val="none"/>
                <w:lang w:val="en-US" w:eastAsia="zh-CN"/>
              </w:rPr>
            </w:pPr>
            <w:r>
              <w:rPr>
                <w:rFonts w:hint="eastAsia" w:ascii="宋体" w:hAnsi="宋体" w:eastAsia="宋体" w:cs="宋体"/>
                <w:i w:val="0"/>
                <w:iCs w:val="0"/>
                <w:color w:val="auto"/>
                <w:kern w:val="0"/>
                <w:sz w:val="21"/>
                <w:szCs w:val="21"/>
                <w:highlight w:val="none"/>
                <w:u w:val="none"/>
                <w:lang w:val="en-US" w:eastAsia="zh-CN" w:bidi="ar"/>
              </w:rPr>
              <w:t>198.3工艺：ABS激光封边。封边厚度≥2.0mm，封边倒角圆滑、经精修边，无外露胶痕；封边条的耐干热性，耐磨性，耐开裂性，耐老化性、耐冷热循环性、耐光色牢度均，甲醛释放量，氯乙烯单体，可迁移元素（可溶性重金属）的铅、镉、铬、汞、砷、锑、硒、钡，邻苯二甲酸酯的总量（包括DBP、BBP、DEHP、DNOP、DINP和DIDP）、多溴联苯、多溴联苯醚均符合QB/T 4463-2013标准要求。台架主支撑脚钢管共同焊接成型，并打磨抛光处理；表面采用环氧树脂静电抗菌粉末喷涂。</w:t>
            </w:r>
          </w:p>
        </w:tc>
      </w:tr>
      <w:tr w14:paraId="5F4CD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4B6C9A2F">
            <w:pPr>
              <w:keepNext w:val="0"/>
              <w:keepLines w:val="0"/>
              <w:pageBreakBefore w:val="0"/>
              <w:widowControl w:val="0"/>
              <w:wordWrap/>
              <w:overflowPunct/>
              <w:topLinePunct w:val="0"/>
              <w:bidi w:val="0"/>
              <w:spacing w:line="312" w:lineRule="auto"/>
              <w:ind w:left="0" w:firstLine="0" w:firstLineChars="0"/>
              <w:jc w:val="center"/>
              <w:rPr>
                <w:rFonts w:hint="eastAsia" w:ascii="宋体" w:hAnsi="宋体" w:eastAsia="宋体" w:cs="宋体"/>
                <w:color w:val="auto"/>
                <w:sz w:val="21"/>
                <w:szCs w:val="21"/>
                <w:highlight w:val="none"/>
              </w:rPr>
            </w:pPr>
          </w:p>
        </w:tc>
        <w:tc>
          <w:tcPr>
            <w:tcW w:w="1678" w:type="dxa"/>
            <w:vMerge w:val="continue"/>
            <w:vAlign w:val="center"/>
          </w:tcPr>
          <w:p w14:paraId="02B490EC">
            <w:pPr>
              <w:keepNext w:val="0"/>
              <w:keepLines w:val="0"/>
              <w:pageBreakBefore w:val="0"/>
              <w:widowControl w:val="0"/>
              <w:wordWrap/>
              <w:overflowPunct/>
              <w:topLinePunct w:val="0"/>
              <w:bidi w:val="0"/>
              <w:spacing w:line="312" w:lineRule="auto"/>
              <w:ind w:left="0"/>
              <w:jc w:val="center"/>
              <w:rPr>
                <w:rFonts w:hint="eastAsia" w:ascii="宋体" w:hAnsi="宋体" w:eastAsia="宋体" w:cs="宋体"/>
                <w:color w:val="auto"/>
                <w:sz w:val="21"/>
                <w:szCs w:val="21"/>
                <w:highlight w:val="none"/>
              </w:rPr>
            </w:pPr>
          </w:p>
        </w:tc>
        <w:tc>
          <w:tcPr>
            <w:tcW w:w="6575" w:type="dxa"/>
            <w:vAlign w:val="center"/>
          </w:tcPr>
          <w:p w14:paraId="021B6DBE">
            <w:pPr>
              <w:keepNext w:val="0"/>
              <w:keepLines w:val="0"/>
              <w:pageBreakBefore w:val="0"/>
              <w:widowControl/>
              <w:suppressLineNumbers w:val="0"/>
              <w:wordWrap/>
              <w:overflowPunct/>
              <w:topLinePunct w:val="0"/>
              <w:bidi w:val="0"/>
              <w:spacing w:line="312" w:lineRule="auto"/>
              <w:ind w:left="0"/>
              <w:jc w:val="left"/>
              <w:textAlignment w:val="center"/>
              <w:rPr>
                <w:rFonts w:hint="eastAsia" w:ascii="宋体" w:hAnsi="宋体" w:eastAsia="宋体" w:cs="宋体"/>
                <w:b w:val="0"/>
                <w:bCs w:val="0"/>
                <w:color w:val="auto"/>
                <w:spacing w:val="-5"/>
                <w:sz w:val="21"/>
                <w:szCs w:val="21"/>
                <w:highlight w:val="none"/>
                <w:lang w:val="en-US" w:eastAsia="zh-CN"/>
              </w:rPr>
            </w:pPr>
            <w:r>
              <w:rPr>
                <w:rFonts w:hint="eastAsia" w:ascii="宋体" w:hAnsi="宋体" w:eastAsia="宋体" w:cs="宋体"/>
                <w:i w:val="0"/>
                <w:iCs w:val="0"/>
                <w:color w:val="auto"/>
                <w:kern w:val="0"/>
                <w:sz w:val="21"/>
                <w:szCs w:val="21"/>
                <w:highlight w:val="none"/>
                <w:u w:val="none"/>
                <w:lang w:val="en-US" w:eastAsia="zh-CN" w:bidi="ar"/>
              </w:rPr>
              <w:t>198.4功能配置：支撑脚底部带有PU万向轮，并且有刹车功能，台架带折叠功能。</w:t>
            </w:r>
          </w:p>
        </w:tc>
      </w:tr>
      <w:tr w14:paraId="22871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7358DF85">
            <w:pPr>
              <w:keepNext w:val="0"/>
              <w:keepLines w:val="0"/>
              <w:pageBreakBefore w:val="0"/>
              <w:widowControl/>
              <w:numPr>
                <w:ilvl w:val="0"/>
                <w:numId w:val="19"/>
              </w:numPr>
              <w:suppressLineNumbers w:val="0"/>
              <w:wordWrap/>
              <w:overflowPunct/>
              <w:topLinePunct w:val="0"/>
              <w:bidi w:val="0"/>
              <w:spacing w:line="312" w:lineRule="auto"/>
              <w:ind w:left="425" w:leftChars="0" w:hanging="425" w:firstLineChars="0"/>
              <w:jc w:val="center"/>
              <w:textAlignment w:val="center"/>
              <w:rPr>
                <w:rFonts w:hint="eastAsia" w:ascii="宋体" w:hAnsi="宋体" w:eastAsia="宋体" w:cs="宋体"/>
                <w:color w:val="auto"/>
                <w:sz w:val="21"/>
                <w:szCs w:val="21"/>
                <w:highlight w:val="none"/>
              </w:rPr>
            </w:pPr>
          </w:p>
        </w:tc>
        <w:tc>
          <w:tcPr>
            <w:tcW w:w="1678" w:type="dxa"/>
            <w:vMerge w:val="restart"/>
            <w:vAlign w:val="center"/>
          </w:tcPr>
          <w:p w14:paraId="4088A5CD">
            <w:pPr>
              <w:keepNext w:val="0"/>
              <w:keepLines w:val="0"/>
              <w:pageBreakBefore w:val="0"/>
              <w:widowControl/>
              <w:suppressLineNumbers w:val="0"/>
              <w:wordWrap/>
              <w:overflowPunct/>
              <w:topLinePunct w:val="0"/>
              <w:bidi w:val="0"/>
              <w:spacing w:line="312" w:lineRule="auto"/>
              <w:ind w:left="0"/>
              <w:jc w:val="center"/>
              <w:textAlignment w:val="top"/>
              <w:rPr>
                <w:rFonts w:hint="eastAsia"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i w:val="0"/>
                <w:iCs w:val="0"/>
                <w:color w:val="auto"/>
                <w:kern w:val="0"/>
                <w:sz w:val="21"/>
                <w:szCs w:val="21"/>
                <w:highlight w:val="none"/>
                <w:u w:val="none"/>
                <w:lang w:val="en-US" w:eastAsia="zh-CN" w:bidi="ar"/>
              </w:rPr>
              <w:t>培训椅</w:t>
            </w:r>
          </w:p>
          <w:p w14:paraId="4E5BC6A5">
            <w:pPr>
              <w:pStyle w:val="18"/>
              <w:keepNext w:val="0"/>
              <w:keepLines w:val="0"/>
              <w:pageBreakBefore w:val="0"/>
              <w:widowControl w:val="0"/>
              <w:wordWrap/>
              <w:overflowPunct/>
              <w:topLinePunct w:val="0"/>
              <w:bidi w:val="0"/>
              <w:spacing w:line="312" w:lineRule="auto"/>
              <w:ind w:left="0"/>
              <w:jc w:val="center"/>
              <w:rPr>
                <w:rFonts w:hint="eastAsia"/>
                <w:color w:val="auto"/>
                <w:highlight w:val="none"/>
              </w:rPr>
            </w:pPr>
          </w:p>
        </w:tc>
        <w:tc>
          <w:tcPr>
            <w:tcW w:w="6575" w:type="dxa"/>
            <w:vAlign w:val="center"/>
          </w:tcPr>
          <w:p w14:paraId="73B23A07">
            <w:pPr>
              <w:keepNext w:val="0"/>
              <w:keepLines w:val="0"/>
              <w:pageBreakBefore w:val="0"/>
              <w:widowControl/>
              <w:suppressLineNumbers w:val="0"/>
              <w:wordWrap/>
              <w:overflowPunct/>
              <w:topLinePunct w:val="0"/>
              <w:bidi w:val="0"/>
              <w:spacing w:line="312" w:lineRule="auto"/>
              <w:ind w:left="0"/>
              <w:jc w:val="left"/>
              <w:textAlignment w:val="center"/>
              <w:rPr>
                <w:rFonts w:hint="eastAsia" w:ascii="宋体" w:hAnsi="宋体" w:eastAsia="宋体" w:cs="宋体"/>
                <w:b w:val="0"/>
                <w:bCs w:val="0"/>
                <w:color w:val="auto"/>
                <w:spacing w:val="-5"/>
                <w:sz w:val="21"/>
                <w:szCs w:val="21"/>
                <w:highlight w:val="none"/>
                <w:lang w:val="en-US" w:eastAsia="zh-CN"/>
              </w:rPr>
            </w:pPr>
            <w:r>
              <w:rPr>
                <w:rFonts w:hint="eastAsia" w:ascii="宋体" w:hAnsi="宋体" w:eastAsia="宋体" w:cs="宋体"/>
                <w:i w:val="0"/>
                <w:iCs w:val="0"/>
                <w:color w:val="auto"/>
                <w:kern w:val="0"/>
                <w:sz w:val="21"/>
                <w:szCs w:val="21"/>
                <w:highlight w:val="none"/>
                <w:u w:val="none"/>
                <w:lang w:val="en-US" w:eastAsia="zh-CN" w:bidi="ar"/>
              </w:rPr>
              <w:t>199.1规格：常规</w:t>
            </w:r>
          </w:p>
        </w:tc>
      </w:tr>
      <w:tr w14:paraId="04F08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36CE982F">
            <w:pPr>
              <w:keepNext w:val="0"/>
              <w:keepLines w:val="0"/>
              <w:pageBreakBefore w:val="0"/>
              <w:widowControl w:val="0"/>
              <w:wordWrap/>
              <w:overflowPunct/>
              <w:topLinePunct w:val="0"/>
              <w:bidi w:val="0"/>
              <w:spacing w:line="312" w:lineRule="auto"/>
              <w:ind w:left="0" w:firstLine="0" w:firstLineChars="0"/>
              <w:jc w:val="center"/>
              <w:rPr>
                <w:rFonts w:hint="eastAsia" w:ascii="宋体" w:hAnsi="宋体" w:eastAsia="宋体" w:cs="宋体"/>
                <w:color w:val="auto"/>
                <w:sz w:val="21"/>
                <w:szCs w:val="21"/>
                <w:highlight w:val="none"/>
              </w:rPr>
            </w:pPr>
          </w:p>
        </w:tc>
        <w:tc>
          <w:tcPr>
            <w:tcW w:w="1678" w:type="dxa"/>
            <w:vMerge w:val="continue"/>
            <w:vAlign w:val="center"/>
          </w:tcPr>
          <w:p w14:paraId="79A0CBF6">
            <w:pPr>
              <w:keepNext w:val="0"/>
              <w:keepLines w:val="0"/>
              <w:pageBreakBefore w:val="0"/>
              <w:widowControl w:val="0"/>
              <w:wordWrap/>
              <w:overflowPunct/>
              <w:topLinePunct w:val="0"/>
              <w:bidi w:val="0"/>
              <w:spacing w:line="312" w:lineRule="auto"/>
              <w:ind w:left="0"/>
              <w:jc w:val="center"/>
              <w:rPr>
                <w:rFonts w:hint="eastAsia" w:ascii="宋体" w:hAnsi="宋体" w:eastAsia="宋体" w:cs="宋体"/>
                <w:color w:val="auto"/>
                <w:sz w:val="21"/>
                <w:szCs w:val="21"/>
                <w:highlight w:val="none"/>
              </w:rPr>
            </w:pPr>
          </w:p>
        </w:tc>
        <w:tc>
          <w:tcPr>
            <w:tcW w:w="6575" w:type="dxa"/>
            <w:vAlign w:val="center"/>
          </w:tcPr>
          <w:p w14:paraId="4355FD88">
            <w:pPr>
              <w:keepNext w:val="0"/>
              <w:keepLines w:val="0"/>
              <w:pageBreakBefore w:val="0"/>
              <w:widowControl/>
              <w:suppressLineNumbers w:val="0"/>
              <w:wordWrap/>
              <w:overflowPunct/>
              <w:topLinePunct w:val="0"/>
              <w:bidi w:val="0"/>
              <w:spacing w:line="312" w:lineRule="auto"/>
              <w:ind w:left="0"/>
              <w:jc w:val="left"/>
              <w:textAlignment w:val="center"/>
              <w:rPr>
                <w:rFonts w:hint="eastAsia" w:ascii="宋体" w:hAnsi="宋体" w:eastAsia="宋体" w:cs="宋体"/>
                <w:b w:val="0"/>
                <w:bCs w:val="0"/>
                <w:color w:val="auto"/>
                <w:spacing w:val="-5"/>
                <w:sz w:val="21"/>
                <w:szCs w:val="21"/>
                <w:highlight w:val="none"/>
                <w:lang w:val="en-US" w:eastAsia="zh-CN"/>
              </w:rPr>
            </w:pPr>
            <w:r>
              <w:rPr>
                <w:rFonts w:hint="eastAsia" w:ascii="宋体" w:hAnsi="宋体" w:eastAsia="宋体" w:cs="宋体"/>
                <w:i w:val="0"/>
                <w:iCs w:val="0"/>
                <w:color w:val="auto"/>
                <w:kern w:val="0"/>
                <w:sz w:val="21"/>
                <w:szCs w:val="21"/>
                <w:highlight w:val="none"/>
                <w:u w:val="none"/>
                <w:lang w:val="en-US" w:eastAsia="zh-CN" w:bidi="ar"/>
              </w:rPr>
              <w:t>199.2材质：椅背采用高强度尼龙。扶手本体材料为尼龙加纤维。邻苯二甲酸酯（包括DBP、BBP、DEHP、DNOP、DINP、DIDP）、重金属含量（包括可溶性铅、可溶性镉、可溶性铬、可溶性汞）、多环芳烃（包括苯并[a]芘、16种多环芳烃（PAH）总量）均符合GB 28481-2012标准要求。座垫采用高密度定型绵。座面采用三防布面。纺织品甲醛含量、可分解致癌芳香胺染料、可萃取重金属（包括砷As、铅Pb、铬Cr、钴Co、铜Cu、镍Ni、镉Cd、锑Sb、汞Hg、铬Cr（VI））、五氯苯酚均符合GB 18401-2010、HJ 2546-2016、SZJG 52-2016标准要求。座部采用E0及多层板，水性喷胶。多层板的胶合强度、含水率、浸渍剥离、静曲强度、弹性模量、甲醛释放量、挥发性有机化合物（72h）的苯、甲苯、二甲苯，TVOC符合 GB 18580-2017、GB/T 35601-2017、GB/T 9846-2015、GB/T 39600-2021标准要求。椅脚为尼龙材料，可以避免鉄製类產品的刮花现像，保持產品美观度。椅子框架铁管为烤漆管，壁厚≥1.5mm；</w:t>
            </w:r>
          </w:p>
        </w:tc>
      </w:tr>
      <w:tr w14:paraId="62841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34C55306">
            <w:pPr>
              <w:keepNext w:val="0"/>
              <w:keepLines w:val="0"/>
              <w:pageBreakBefore w:val="0"/>
              <w:widowControl w:val="0"/>
              <w:wordWrap/>
              <w:overflowPunct/>
              <w:topLinePunct w:val="0"/>
              <w:bidi w:val="0"/>
              <w:spacing w:line="312" w:lineRule="auto"/>
              <w:ind w:left="0" w:firstLine="0" w:firstLineChars="0"/>
              <w:jc w:val="center"/>
              <w:rPr>
                <w:rFonts w:hint="eastAsia" w:ascii="宋体" w:hAnsi="宋体" w:eastAsia="宋体" w:cs="宋体"/>
                <w:color w:val="auto"/>
                <w:sz w:val="21"/>
                <w:szCs w:val="21"/>
                <w:highlight w:val="none"/>
              </w:rPr>
            </w:pPr>
          </w:p>
        </w:tc>
        <w:tc>
          <w:tcPr>
            <w:tcW w:w="1678" w:type="dxa"/>
            <w:vMerge w:val="continue"/>
            <w:vAlign w:val="center"/>
          </w:tcPr>
          <w:p w14:paraId="156A9A9C">
            <w:pPr>
              <w:keepNext w:val="0"/>
              <w:keepLines w:val="0"/>
              <w:pageBreakBefore w:val="0"/>
              <w:widowControl w:val="0"/>
              <w:wordWrap/>
              <w:overflowPunct/>
              <w:topLinePunct w:val="0"/>
              <w:bidi w:val="0"/>
              <w:spacing w:line="312" w:lineRule="auto"/>
              <w:ind w:left="0"/>
              <w:jc w:val="center"/>
              <w:rPr>
                <w:rFonts w:hint="eastAsia" w:ascii="宋体" w:hAnsi="宋体" w:eastAsia="宋体" w:cs="宋体"/>
                <w:color w:val="auto"/>
                <w:sz w:val="21"/>
                <w:szCs w:val="21"/>
                <w:highlight w:val="none"/>
              </w:rPr>
            </w:pPr>
          </w:p>
        </w:tc>
        <w:tc>
          <w:tcPr>
            <w:tcW w:w="6575" w:type="dxa"/>
            <w:vAlign w:val="center"/>
          </w:tcPr>
          <w:p w14:paraId="792EFCA0">
            <w:pPr>
              <w:keepNext w:val="0"/>
              <w:keepLines w:val="0"/>
              <w:pageBreakBefore w:val="0"/>
              <w:widowControl/>
              <w:suppressLineNumbers w:val="0"/>
              <w:wordWrap/>
              <w:overflowPunct/>
              <w:topLinePunct w:val="0"/>
              <w:bidi w:val="0"/>
              <w:spacing w:line="312" w:lineRule="auto"/>
              <w:ind w:left="0"/>
              <w:jc w:val="left"/>
              <w:textAlignment w:val="center"/>
              <w:rPr>
                <w:rFonts w:hint="eastAsia" w:ascii="宋体" w:hAnsi="宋体" w:eastAsia="宋体" w:cs="宋体"/>
                <w:b w:val="0"/>
                <w:bCs w:val="0"/>
                <w:color w:val="auto"/>
                <w:spacing w:val="-5"/>
                <w:sz w:val="21"/>
                <w:szCs w:val="21"/>
                <w:highlight w:val="none"/>
                <w:lang w:val="en-US" w:eastAsia="zh-CN"/>
              </w:rPr>
            </w:pPr>
            <w:r>
              <w:rPr>
                <w:rFonts w:hint="eastAsia" w:ascii="宋体" w:hAnsi="宋体" w:eastAsia="宋体" w:cs="宋体"/>
                <w:i w:val="0"/>
                <w:iCs w:val="0"/>
                <w:color w:val="auto"/>
                <w:kern w:val="0"/>
                <w:sz w:val="21"/>
                <w:szCs w:val="21"/>
                <w:highlight w:val="none"/>
                <w:u w:val="none"/>
                <w:lang w:val="en-US" w:eastAsia="zh-CN" w:bidi="ar"/>
              </w:rPr>
              <w:t>199.3功能：椅脚前带轮后固定，可折叠收纳，稳固性强，椅面椅背颜色可选择。</w:t>
            </w:r>
          </w:p>
        </w:tc>
      </w:tr>
      <w:tr w14:paraId="57A7C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5092BE66">
            <w:pPr>
              <w:keepNext w:val="0"/>
              <w:keepLines w:val="0"/>
              <w:pageBreakBefore w:val="0"/>
              <w:widowControl/>
              <w:numPr>
                <w:ilvl w:val="0"/>
                <w:numId w:val="19"/>
              </w:numPr>
              <w:suppressLineNumbers w:val="0"/>
              <w:wordWrap/>
              <w:overflowPunct/>
              <w:topLinePunct w:val="0"/>
              <w:bidi w:val="0"/>
              <w:spacing w:line="312" w:lineRule="auto"/>
              <w:ind w:left="425" w:leftChars="0" w:hanging="425" w:firstLineChars="0"/>
              <w:jc w:val="center"/>
              <w:textAlignment w:val="center"/>
              <w:rPr>
                <w:rFonts w:hint="eastAsia" w:ascii="宋体" w:hAnsi="宋体" w:eastAsia="宋体" w:cs="宋体"/>
                <w:color w:val="auto"/>
                <w:sz w:val="21"/>
                <w:szCs w:val="21"/>
                <w:highlight w:val="none"/>
              </w:rPr>
            </w:pPr>
          </w:p>
        </w:tc>
        <w:tc>
          <w:tcPr>
            <w:tcW w:w="1678" w:type="dxa"/>
            <w:vMerge w:val="restart"/>
            <w:vAlign w:val="center"/>
          </w:tcPr>
          <w:p w14:paraId="46227740">
            <w:pPr>
              <w:keepNext w:val="0"/>
              <w:keepLines w:val="0"/>
              <w:pageBreakBefore w:val="0"/>
              <w:widowControl/>
              <w:suppressLineNumbers w:val="0"/>
              <w:wordWrap/>
              <w:overflowPunct/>
              <w:topLinePunct w:val="0"/>
              <w:bidi w:val="0"/>
              <w:spacing w:line="312" w:lineRule="auto"/>
              <w:ind w:left="0"/>
              <w:jc w:val="center"/>
              <w:textAlignment w:val="top"/>
              <w:rPr>
                <w:rFonts w:hint="eastAsia"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i w:val="0"/>
                <w:iCs w:val="0"/>
                <w:color w:val="auto"/>
                <w:kern w:val="0"/>
                <w:sz w:val="21"/>
                <w:szCs w:val="21"/>
                <w:highlight w:val="none"/>
                <w:u w:val="none"/>
                <w:lang w:val="en-US" w:eastAsia="zh-CN" w:bidi="ar"/>
              </w:rPr>
              <w:t>可移动示教椅</w:t>
            </w:r>
          </w:p>
          <w:p w14:paraId="048693E5">
            <w:pPr>
              <w:pStyle w:val="18"/>
              <w:keepNext w:val="0"/>
              <w:keepLines w:val="0"/>
              <w:pageBreakBefore w:val="0"/>
              <w:widowControl w:val="0"/>
              <w:wordWrap/>
              <w:overflowPunct/>
              <w:topLinePunct w:val="0"/>
              <w:bidi w:val="0"/>
              <w:spacing w:line="312" w:lineRule="auto"/>
              <w:ind w:left="0"/>
              <w:jc w:val="center"/>
              <w:rPr>
                <w:rFonts w:hint="eastAsia"/>
                <w:color w:val="auto"/>
                <w:highlight w:val="none"/>
              </w:rPr>
            </w:pPr>
          </w:p>
        </w:tc>
        <w:tc>
          <w:tcPr>
            <w:tcW w:w="6575" w:type="dxa"/>
            <w:vAlign w:val="center"/>
          </w:tcPr>
          <w:p w14:paraId="73D23A45">
            <w:pPr>
              <w:keepNext w:val="0"/>
              <w:keepLines w:val="0"/>
              <w:pageBreakBefore w:val="0"/>
              <w:widowControl/>
              <w:suppressLineNumbers w:val="0"/>
              <w:wordWrap/>
              <w:overflowPunct/>
              <w:topLinePunct w:val="0"/>
              <w:bidi w:val="0"/>
              <w:spacing w:line="312" w:lineRule="auto"/>
              <w:ind w:left="0"/>
              <w:jc w:val="left"/>
              <w:textAlignment w:val="center"/>
              <w:rPr>
                <w:rFonts w:hint="eastAsia" w:ascii="宋体" w:hAnsi="宋体" w:eastAsia="宋体" w:cs="宋体"/>
                <w:b w:val="0"/>
                <w:bCs w:val="0"/>
                <w:color w:val="auto"/>
                <w:spacing w:val="-5"/>
                <w:sz w:val="21"/>
                <w:szCs w:val="21"/>
                <w:highlight w:val="none"/>
                <w:lang w:val="en-US" w:eastAsia="zh-CN"/>
              </w:rPr>
            </w:pPr>
            <w:r>
              <w:rPr>
                <w:rFonts w:hint="eastAsia" w:ascii="宋体" w:hAnsi="宋体" w:eastAsia="宋体" w:cs="宋体"/>
                <w:i w:val="0"/>
                <w:iCs w:val="0"/>
                <w:color w:val="auto"/>
                <w:kern w:val="0"/>
                <w:sz w:val="21"/>
                <w:szCs w:val="21"/>
                <w:highlight w:val="none"/>
                <w:u w:val="none"/>
                <w:lang w:val="en-US" w:eastAsia="zh-CN" w:bidi="ar"/>
              </w:rPr>
              <w:t>200.1规格：常规</w:t>
            </w:r>
          </w:p>
        </w:tc>
      </w:tr>
      <w:tr w14:paraId="4C87D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51A12FB3">
            <w:pPr>
              <w:keepNext w:val="0"/>
              <w:keepLines w:val="0"/>
              <w:pageBreakBefore w:val="0"/>
              <w:widowControl w:val="0"/>
              <w:wordWrap/>
              <w:overflowPunct/>
              <w:topLinePunct w:val="0"/>
              <w:bidi w:val="0"/>
              <w:spacing w:line="312" w:lineRule="auto"/>
              <w:ind w:left="0" w:firstLine="0" w:firstLineChars="0"/>
              <w:jc w:val="center"/>
              <w:rPr>
                <w:rFonts w:hint="eastAsia" w:ascii="宋体" w:hAnsi="宋体" w:eastAsia="宋体" w:cs="宋体"/>
                <w:color w:val="auto"/>
                <w:sz w:val="21"/>
                <w:szCs w:val="21"/>
                <w:highlight w:val="none"/>
              </w:rPr>
            </w:pPr>
          </w:p>
        </w:tc>
        <w:tc>
          <w:tcPr>
            <w:tcW w:w="1678" w:type="dxa"/>
            <w:vMerge w:val="continue"/>
            <w:vAlign w:val="center"/>
          </w:tcPr>
          <w:p w14:paraId="446F99E0">
            <w:pPr>
              <w:keepNext w:val="0"/>
              <w:keepLines w:val="0"/>
              <w:pageBreakBefore w:val="0"/>
              <w:widowControl w:val="0"/>
              <w:wordWrap/>
              <w:overflowPunct/>
              <w:topLinePunct w:val="0"/>
              <w:bidi w:val="0"/>
              <w:spacing w:line="312" w:lineRule="auto"/>
              <w:ind w:left="0"/>
              <w:jc w:val="center"/>
              <w:rPr>
                <w:rFonts w:hint="eastAsia" w:ascii="宋体" w:hAnsi="宋体" w:eastAsia="宋体" w:cs="宋体"/>
                <w:color w:val="auto"/>
                <w:sz w:val="21"/>
                <w:szCs w:val="21"/>
                <w:highlight w:val="none"/>
              </w:rPr>
            </w:pPr>
          </w:p>
        </w:tc>
        <w:tc>
          <w:tcPr>
            <w:tcW w:w="6575" w:type="dxa"/>
            <w:vAlign w:val="center"/>
          </w:tcPr>
          <w:p w14:paraId="15C08916">
            <w:pPr>
              <w:keepNext w:val="0"/>
              <w:keepLines w:val="0"/>
              <w:pageBreakBefore w:val="0"/>
              <w:widowControl/>
              <w:suppressLineNumbers w:val="0"/>
              <w:wordWrap/>
              <w:overflowPunct/>
              <w:topLinePunct w:val="0"/>
              <w:bidi w:val="0"/>
              <w:spacing w:line="312" w:lineRule="auto"/>
              <w:ind w:left="0"/>
              <w:jc w:val="left"/>
              <w:textAlignment w:val="center"/>
              <w:rPr>
                <w:rFonts w:hint="eastAsia" w:ascii="宋体" w:hAnsi="宋体" w:eastAsia="宋体" w:cs="宋体"/>
                <w:b w:val="0"/>
                <w:bCs w:val="0"/>
                <w:color w:val="auto"/>
                <w:spacing w:val="-5"/>
                <w:sz w:val="21"/>
                <w:szCs w:val="21"/>
                <w:highlight w:val="none"/>
                <w:lang w:val="en-US" w:eastAsia="zh-CN"/>
              </w:rPr>
            </w:pPr>
            <w:r>
              <w:rPr>
                <w:rFonts w:hint="eastAsia" w:ascii="宋体" w:hAnsi="宋体" w:eastAsia="宋体" w:cs="宋体"/>
                <w:i w:val="0"/>
                <w:iCs w:val="0"/>
                <w:color w:val="auto"/>
                <w:kern w:val="0"/>
                <w:sz w:val="21"/>
                <w:szCs w:val="21"/>
                <w:highlight w:val="none"/>
                <w:u w:val="none"/>
                <w:lang w:val="en-US" w:eastAsia="zh-CN" w:bidi="ar"/>
              </w:rPr>
              <w:t>200.2基材：椅背采用高强度尼龙；扶手本体材料为尼龙加纤维。邻苯二甲酸酯（包括DBP、BBP、DEHP、DNOP、DINP、DIDP）、重金属含量（包括可溶性铅、可溶性镉、可溶性铬、可溶性汞）、多环芳烃（包括苯并[a]芘、16种多环芳烃（PAH）总量）均符合GB 28481-2012标准要求；座板采用E0级实木多层板，多层板的胶合强度、含水率、浸渍剥离、静曲强度、弹性模量、甲醛释放量、挥发性有机化合物（72h）的苯、甲苯、二甲苯，TVOC符合 GB 18580-2017、GB/T 35601-2017、GB/T 9846-2015、GB/T 39600-2021标准要求；座垫采用高密度定型绵。座面采用三防布面，甲醛含量、可分解致癌芳香胺染料、可萃取重金属（包括砷As、铅Pb、铬Cr、钴Co、铜Cu、镍Ni、镉Cd、锑Sb、汞Hg、铬Cr（VI））、五氯苯酚均符合GB 18401-2010、HJ 2546-2016、SZJG 52-2016标准要求；椅子框架铁管为烤漆管，壁厚≥1.5mm，连结扣件为铝合金；椅脚为尼龙材料；椅面椅背颜色可选择；</w:t>
            </w:r>
          </w:p>
        </w:tc>
      </w:tr>
      <w:tr w14:paraId="25B8A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54C66430">
            <w:pPr>
              <w:keepNext w:val="0"/>
              <w:keepLines w:val="0"/>
              <w:pageBreakBefore w:val="0"/>
              <w:widowControl w:val="0"/>
              <w:wordWrap/>
              <w:overflowPunct/>
              <w:topLinePunct w:val="0"/>
              <w:bidi w:val="0"/>
              <w:spacing w:line="312" w:lineRule="auto"/>
              <w:ind w:left="0" w:firstLine="0" w:firstLineChars="0"/>
              <w:jc w:val="center"/>
              <w:rPr>
                <w:rFonts w:hint="eastAsia" w:ascii="宋体" w:hAnsi="宋体" w:eastAsia="宋体" w:cs="宋体"/>
                <w:color w:val="auto"/>
                <w:sz w:val="21"/>
                <w:szCs w:val="21"/>
                <w:highlight w:val="none"/>
              </w:rPr>
            </w:pPr>
          </w:p>
        </w:tc>
        <w:tc>
          <w:tcPr>
            <w:tcW w:w="1678" w:type="dxa"/>
            <w:vMerge w:val="continue"/>
            <w:vAlign w:val="center"/>
          </w:tcPr>
          <w:p w14:paraId="1DA0F99B">
            <w:pPr>
              <w:keepNext w:val="0"/>
              <w:keepLines w:val="0"/>
              <w:pageBreakBefore w:val="0"/>
              <w:widowControl w:val="0"/>
              <w:wordWrap/>
              <w:overflowPunct/>
              <w:topLinePunct w:val="0"/>
              <w:bidi w:val="0"/>
              <w:spacing w:line="312" w:lineRule="auto"/>
              <w:ind w:left="0"/>
              <w:jc w:val="center"/>
              <w:rPr>
                <w:rFonts w:hint="eastAsia" w:ascii="宋体" w:hAnsi="宋体" w:eastAsia="宋体" w:cs="宋体"/>
                <w:color w:val="auto"/>
                <w:sz w:val="21"/>
                <w:szCs w:val="21"/>
                <w:highlight w:val="none"/>
              </w:rPr>
            </w:pPr>
          </w:p>
        </w:tc>
        <w:tc>
          <w:tcPr>
            <w:tcW w:w="6575" w:type="dxa"/>
            <w:vAlign w:val="center"/>
          </w:tcPr>
          <w:p w14:paraId="588404DA">
            <w:pPr>
              <w:keepNext w:val="0"/>
              <w:keepLines w:val="0"/>
              <w:pageBreakBefore w:val="0"/>
              <w:widowControl/>
              <w:suppressLineNumbers w:val="0"/>
              <w:wordWrap/>
              <w:overflowPunct/>
              <w:topLinePunct w:val="0"/>
              <w:bidi w:val="0"/>
              <w:spacing w:line="312" w:lineRule="auto"/>
              <w:ind w:left="0"/>
              <w:jc w:val="left"/>
              <w:textAlignment w:val="center"/>
              <w:rPr>
                <w:rFonts w:hint="eastAsia" w:ascii="宋体" w:hAnsi="宋体" w:eastAsia="宋体" w:cs="宋体"/>
                <w:b w:val="0"/>
                <w:bCs w:val="0"/>
                <w:color w:val="auto"/>
                <w:spacing w:val="-5"/>
                <w:sz w:val="21"/>
                <w:szCs w:val="21"/>
                <w:highlight w:val="none"/>
                <w:lang w:val="en-US" w:eastAsia="zh-CN"/>
              </w:rPr>
            </w:pPr>
            <w:r>
              <w:rPr>
                <w:rFonts w:hint="eastAsia" w:ascii="宋体" w:hAnsi="宋体" w:eastAsia="宋体" w:cs="宋体"/>
                <w:i w:val="0"/>
                <w:iCs w:val="0"/>
                <w:color w:val="auto"/>
                <w:kern w:val="0"/>
                <w:sz w:val="21"/>
                <w:szCs w:val="21"/>
                <w:highlight w:val="none"/>
                <w:u w:val="none"/>
                <w:lang w:val="en-US" w:eastAsia="zh-CN" w:bidi="ar"/>
              </w:rPr>
              <w:t>200.3五金配件：椅脚前带轮后固定，可折叠收纳。</w:t>
            </w:r>
          </w:p>
        </w:tc>
      </w:tr>
      <w:tr w14:paraId="7A690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1C58F87F">
            <w:pPr>
              <w:keepNext w:val="0"/>
              <w:keepLines w:val="0"/>
              <w:pageBreakBefore w:val="0"/>
              <w:widowControl/>
              <w:numPr>
                <w:ilvl w:val="0"/>
                <w:numId w:val="19"/>
              </w:numPr>
              <w:suppressLineNumbers w:val="0"/>
              <w:wordWrap/>
              <w:overflowPunct/>
              <w:topLinePunct w:val="0"/>
              <w:bidi w:val="0"/>
              <w:spacing w:line="312" w:lineRule="auto"/>
              <w:ind w:left="425" w:leftChars="0" w:hanging="425" w:firstLineChars="0"/>
              <w:jc w:val="center"/>
              <w:textAlignment w:val="center"/>
              <w:rPr>
                <w:rFonts w:hint="eastAsia" w:ascii="宋体" w:hAnsi="宋体" w:eastAsia="宋体" w:cs="宋体"/>
                <w:color w:val="auto"/>
                <w:sz w:val="21"/>
                <w:szCs w:val="21"/>
                <w:highlight w:val="none"/>
              </w:rPr>
            </w:pPr>
          </w:p>
        </w:tc>
        <w:tc>
          <w:tcPr>
            <w:tcW w:w="1678" w:type="dxa"/>
            <w:vMerge w:val="restart"/>
            <w:vAlign w:val="center"/>
          </w:tcPr>
          <w:p w14:paraId="4E621049">
            <w:pPr>
              <w:keepNext w:val="0"/>
              <w:keepLines w:val="0"/>
              <w:pageBreakBefore w:val="0"/>
              <w:widowControl/>
              <w:suppressLineNumbers w:val="0"/>
              <w:wordWrap/>
              <w:overflowPunct/>
              <w:topLinePunct w:val="0"/>
              <w:bidi w:val="0"/>
              <w:spacing w:line="312" w:lineRule="auto"/>
              <w:ind w:left="0"/>
              <w:jc w:val="center"/>
              <w:textAlignment w:val="top"/>
              <w:rPr>
                <w:rFonts w:hint="eastAsia"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i w:val="0"/>
                <w:iCs w:val="0"/>
                <w:color w:val="auto"/>
                <w:kern w:val="0"/>
                <w:sz w:val="21"/>
                <w:szCs w:val="21"/>
                <w:highlight w:val="none"/>
                <w:u w:val="none"/>
                <w:lang w:val="en-US" w:eastAsia="zh-CN" w:bidi="ar"/>
              </w:rPr>
              <w:t>讲台</w:t>
            </w:r>
          </w:p>
          <w:p w14:paraId="3FFE5D93">
            <w:pPr>
              <w:pStyle w:val="18"/>
              <w:keepNext w:val="0"/>
              <w:keepLines w:val="0"/>
              <w:pageBreakBefore w:val="0"/>
              <w:widowControl w:val="0"/>
              <w:wordWrap/>
              <w:overflowPunct/>
              <w:topLinePunct w:val="0"/>
              <w:bidi w:val="0"/>
              <w:spacing w:line="312" w:lineRule="auto"/>
              <w:ind w:left="0"/>
              <w:jc w:val="center"/>
              <w:rPr>
                <w:rFonts w:hint="eastAsia"/>
                <w:color w:val="auto"/>
                <w:highlight w:val="none"/>
              </w:rPr>
            </w:pPr>
          </w:p>
        </w:tc>
        <w:tc>
          <w:tcPr>
            <w:tcW w:w="6575" w:type="dxa"/>
            <w:vAlign w:val="center"/>
          </w:tcPr>
          <w:p w14:paraId="3C8CE6D8">
            <w:pPr>
              <w:keepNext w:val="0"/>
              <w:keepLines w:val="0"/>
              <w:pageBreakBefore w:val="0"/>
              <w:widowControl/>
              <w:suppressLineNumbers w:val="0"/>
              <w:wordWrap/>
              <w:overflowPunct/>
              <w:topLinePunct w:val="0"/>
              <w:bidi w:val="0"/>
              <w:spacing w:line="312" w:lineRule="auto"/>
              <w:ind w:left="0"/>
              <w:jc w:val="left"/>
              <w:textAlignment w:val="center"/>
              <w:rPr>
                <w:rFonts w:hint="eastAsia" w:ascii="宋体" w:hAnsi="宋体" w:eastAsia="宋体" w:cs="宋体"/>
                <w:b w:val="0"/>
                <w:bCs w:val="0"/>
                <w:color w:val="auto"/>
                <w:spacing w:val="-5"/>
                <w:sz w:val="21"/>
                <w:szCs w:val="21"/>
                <w:highlight w:val="none"/>
                <w:lang w:val="en-US" w:eastAsia="zh-CN"/>
              </w:rPr>
            </w:pPr>
            <w:r>
              <w:rPr>
                <w:rFonts w:hint="eastAsia" w:ascii="宋体" w:hAnsi="宋体" w:eastAsia="宋体" w:cs="宋体"/>
                <w:i w:val="0"/>
                <w:iCs w:val="0"/>
                <w:color w:val="auto"/>
                <w:kern w:val="0"/>
                <w:sz w:val="21"/>
                <w:szCs w:val="21"/>
                <w:highlight w:val="none"/>
                <w:u w:val="none"/>
                <w:lang w:val="en-US" w:eastAsia="zh-CN" w:bidi="ar"/>
              </w:rPr>
              <w:t>201.1规格：常规</w:t>
            </w:r>
          </w:p>
        </w:tc>
      </w:tr>
      <w:tr w14:paraId="51F65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0354C772">
            <w:pPr>
              <w:keepNext w:val="0"/>
              <w:keepLines w:val="0"/>
              <w:pageBreakBefore w:val="0"/>
              <w:widowControl w:val="0"/>
              <w:wordWrap/>
              <w:overflowPunct/>
              <w:topLinePunct w:val="0"/>
              <w:bidi w:val="0"/>
              <w:spacing w:line="312" w:lineRule="auto"/>
              <w:ind w:left="0" w:firstLine="0" w:firstLineChars="0"/>
              <w:jc w:val="center"/>
              <w:rPr>
                <w:rFonts w:hint="eastAsia" w:ascii="宋体" w:hAnsi="宋体" w:eastAsia="宋体" w:cs="宋体"/>
                <w:color w:val="auto"/>
                <w:sz w:val="21"/>
                <w:szCs w:val="21"/>
                <w:highlight w:val="none"/>
              </w:rPr>
            </w:pPr>
          </w:p>
        </w:tc>
        <w:tc>
          <w:tcPr>
            <w:tcW w:w="1678" w:type="dxa"/>
            <w:vMerge w:val="continue"/>
            <w:vAlign w:val="center"/>
          </w:tcPr>
          <w:p w14:paraId="36987C1E">
            <w:pPr>
              <w:keepNext w:val="0"/>
              <w:keepLines w:val="0"/>
              <w:pageBreakBefore w:val="0"/>
              <w:widowControl w:val="0"/>
              <w:wordWrap/>
              <w:overflowPunct/>
              <w:topLinePunct w:val="0"/>
              <w:bidi w:val="0"/>
              <w:spacing w:line="312" w:lineRule="auto"/>
              <w:ind w:left="0"/>
              <w:jc w:val="center"/>
              <w:rPr>
                <w:rFonts w:hint="eastAsia" w:ascii="宋体" w:hAnsi="宋体" w:eastAsia="宋体" w:cs="宋体"/>
                <w:color w:val="auto"/>
                <w:sz w:val="21"/>
                <w:szCs w:val="21"/>
                <w:highlight w:val="none"/>
              </w:rPr>
            </w:pPr>
          </w:p>
        </w:tc>
        <w:tc>
          <w:tcPr>
            <w:tcW w:w="6575" w:type="dxa"/>
            <w:vAlign w:val="center"/>
          </w:tcPr>
          <w:p w14:paraId="79580888">
            <w:pPr>
              <w:keepNext w:val="0"/>
              <w:keepLines w:val="0"/>
              <w:pageBreakBefore w:val="0"/>
              <w:widowControl/>
              <w:suppressLineNumbers w:val="0"/>
              <w:wordWrap/>
              <w:overflowPunct/>
              <w:topLinePunct w:val="0"/>
              <w:bidi w:val="0"/>
              <w:spacing w:line="312" w:lineRule="auto"/>
              <w:ind w:left="0"/>
              <w:jc w:val="left"/>
              <w:textAlignment w:val="center"/>
              <w:rPr>
                <w:rFonts w:hint="eastAsia" w:ascii="宋体" w:hAnsi="宋体" w:eastAsia="宋体" w:cs="宋体"/>
                <w:b w:val="0"/>
                <w:bCs w:val="0"/>
                <w:color w:val="auto"/>
                <w:spacing w:val="-5"/>
                <w:sz w:val="21"/>
                <w:szCs w:val="21"/>
                <w:highlight w:val="none"/>
                <w:lang w:val="en-US" w:eastAsia="zh-CN"/>
              </w:rPr>
            </w:pPr>
            <w:r>
              <w:rPr>
                <w:rFonts w:hint="eastAsia" w:ascii="宋体" w:hAnsi="宋体" w:eastAsia="宋体" w:cs="宋体"/>
                <w:i w:val="0"/>
                <w:iCs w:val="0"/>
                <w:color w:val="auto"/>
                <w:kern w:val="0"/>
                <w:sz w:val="21"/>
                <w:szCs w:val="21"/>
                <w:highlight w:val="none"/>
                <w:u w:val="none"/>
                <w:lang w:val="en-US" w:eastAsia="zh-CN" w:bidi="ar"/>
              </w:rPr>
              <w:t>201.2基材：采用框架榫卯结构，边框用白蜡木实木框架，中间芯板采用E0级以上实木多层板（胶合板），多层板的胶合强度、含水率、浸渍剥离、静曲强度、弹性模量、甲醛释放量、挥发性有机化合物（72h）的苯、甲苯、二甲1.基材：采用框架榫卯结构，边框用白蜡木实木框架，中间芯板采用E0级以上实木多层板（胶合板），多层板的胶合强度、含水率、浸渍剥离、静曲强度、弹性模量、甲醛释放量、挥发性有机化合物（72h）的苯、甲苯、二甲苯，TVOC符合 GB 18580-2017、GB/T 35601-2017、GB/T 9846-2015、GB/T 39600-2021标准要求。</w:t>
            </w:r>
          </w:p>
        </w:tc>
      </w:tr>
      <w:tr w14:paraId="6F5D0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1399FEE1">
            <w:pPr>
              <w:keepNext w:val="0"/>
              <w:keepLines w:val="0"/>
              <w:pageBreakBefore w:val="0"/>
              <w:widowControl w:val="0"/>
              <w:wordWrap/>
              <w:overflowPunct/>
              <w:topLinePunct w:val="0"/>
              <w:bidi w:val="0"/>
              <w:spacing w:line="312" w:lineRule="auto"/>
              <w:ind w:left="0" w:firstLine="0" w:firstLineChars="0"/>
              <w:jc w:val="center"/>
              <w:rPr>
                <w:rFonts w:hint="eastAsia" w:ascii="宋体" w:hAnsi="宋体" w:eastAsia="宋体" w:cs="宋体"/>
                <w:color w:val="auto"/>
                <w:sz w:val="21"/>
                <w:szCs w:val="21"/>
                <w:highlight w:val="none"/>
              </w:rPr>
            </w:pPr>
          </w:p>
        </w:tc>
        <w:tc>
          <w:tcPr>
            <w:tcW w:w="1678" w:type="dxa"/>
            <w:vMerge w:val="continue"/>
            <w:vAlign w:val="center"/>
          </w:tcPr>
          <w:p w14:paraId="1B1AC089">
            <w:pPr>
              <w:keepNext w:val="0"/>
              <w:keepLines w:val="0"/>
              <w:pageBreakBefore w:val="0"/>
              <w:widowControl w:val="0"/>
              <w:wordWrap/>
              <w:overflowPunct/>
              <w:topLinePunct w:val="0"/>
              <w:bidi w:val="0"/>
              <w:spacing w:line="312" w:lineRule="auto"/>
              <w:ind w:left="0"/>
              <w:jc w:val="center"/>
              <w:rPr>
                <w:rFonts w:hint="eastAsia" w:ascii="宋体" w:hAnsi="宋体" w:eastAsia="宋体" w:cs="宋体"/>
                <w:color w:val="auto"/>
                <w:sz w:val="21"/>
                <w:szCs w:val="21"/>
                <w:highlight w:val="none"/>
              </w:rPr>
            </w:pPr>
          </w:p>
        </w:tc>
        <w:tc>
          <w:tcPr>
            <w:tcW w:w="6575" w:type="dxa"/>
            <w:vAlign w:val="center"/>
          </w:tcPr>
          <w:p w14:paraId="0E900E1A">
            <w:pPr>
              <w:keepNext w:val="0"/>
              <w:keepLines w:val="0"/>
              <w:pageBreakBefore w:val="0"/>
              <w:widowControl/>
              <w:suppressLineNumbers w:val="0"/>
              <w:wordWrap/>
              <w:overflowPunct/>
              <w:topLinePunct w:val="0"/>
              <w:bidi w:val="0"/>
              <w:spacing w:line="312" w:lineRule="auto"/>
              <w:ind w:left="0"/>
              <w:jc w:val="left"/>
              <w:textAlignment w:val="center"/>
              <w:rPr>
                <w:rFonts w:hint="eastAsia" w:ascii="宋体" w:hAnsi="宋体" w:eastAsia="宋体" w:cs="宋体"/>
                <w:b w:val="0"/>
                <w:bCs w:val="0"/>
                <w:color w:val="auto"/>
                <w:spacing w:val="-5"/>
                <w:sz w:val="21"/>
                <w:szCs w:val="21"/>
                <w:highlight w:val="none"/>
                <w:lang w:val="en-US" w:eastAsia="zh-CN"/>
              </w:rPr>
            </w:pPr>
            <w:r>
              <w:rPr>
                <w:rFonts w:hint="eastAsia" w:ascii="宋体" w:hAnsi="宋体" w:eastAsia="宋体" w:cs="宋体"/>
                <w:i w:val="0"/>
                <w:iCs w:val="0"/>
                <w:color w:val="auto"/>
                <w:kern w:val="0"/>
                <w:sz w:val="21"/>
                <w:szCs w:val="21"/>
                <w:highlight w:val="none"/>
                <w:u w:val="none"/>
                <w:lang w:val="en-US" w:eastAsia="zh-CN" w:bidi="ar"/>
              </w:rPr>
              <w:t>201.3工艺：饰面表面贴天然实木皮≥0.6mm，木皮宽度≥200mm，封边倒角圆滑、经精修边，无外露胶痕。</w:t>
            </w:r>
          </w:p>
        </w:tc>
      </w:tr>
      <w:tr w14:paraId="4C0EB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6678AE85">
            <w:pPr>
              <w:keepNext w:val="0"/>
              <w:keepLines w:val="0"/>
              <w:pageBreakBefore w:val="0"/>
              <w:widowControl w:val="0"/>
              <w:wordWrap/>
              <w:overflowPunct/>
              <w:topLinePunct w:val="0"/>
              <w:bidi w:val="0"/>
              <w:spacing w:line="312" w:lineRule="auto"/>
              <w:ind w:left="0" w:firstLine="0" w:firstLineChars="0"/>
              <w:jc w:val="center"/>
              <w:rPr>
                <w:rFonts w:hint="eastAsia" w:ascii="宋体" w:hAnsi="宋体" w:eastAsia="宋体" w:cs="宋体"/>
                <w:color w:val="auto"/>
                <w:sz w:val="21"/>
                <w:szCs w:val="21"/>
                <w:highlight w:val="none"/>
              </w:rPr>
            </w:pPr>
          </w:p>
        </w:tc>
        <w:tc>
          <w:tcPr>
            <w:tcW w:w="1678" w:type="dxa"/>
            <w:vMerge w:val="continue"/>
            <w:vAlign w:val="center"/>
          </w:tcPr>
          <w:p w14:paraId="395DAF53">
            <w:pPr>
              <w:keepNext w:val="0"/>
              <w:keepLines w:val="0"/>
              <w:pageBreakBefore w:val="0"/>
              <w:widowControl w:val="0"/>
              <w:wordWrap/>
              <w:overflowPunct/>
              <w:topLinePunct w:val="0"/>
              <w:bidi w:val="0"/>
              <w:spacing w:line="312" w:lineRule="auto"/>
              <w:ind w:left="0"/>
              <w:jc w:val="center"/>
              <w:rPr>
                <w:rFonts w:hint="eastAsia" w:ascii="宋体" w:hAnsi="宋体" w:eastAsia="宋体" w:cs="宋体"/>
                <w:color w:val="auto"/>
                <w:sz w:val="21"/>
                <w:szCs w:val="21"/>
                <w:highlight w:val="none"/>
              </w:rPr>
            </w:pPr>
          </w:p>
        </w:tc>
        <w:tc>
          <w:tcPr>
            <w:tcW w:w="6575" w:type="dxa"/>
            <w:vAlign w:val="center"/>
          </w:tcPr>
          <w:p w14:paraId="6A6F8D10">
            <w:pPr>
              <w:keepNext w:val="0"/>
              <w:keepLines w:val="0"/>
              <w:pageBreakBefore w:val="0"/>
              <w:widowControl/>
              <w:suppressLineNumbers w:val="0"/>
              <w:wordWrap/>
              <w:overflowPunct/>
              <w:topLinePunct w:val="0"/>
              <w:bidi w:val="0"/>
              <w:spacing w:line="312" w:lineRule="auto"/>
              <w:ind w:left="0"/>
              <w:jc w:val="left"/>
              <w:textAlignment w:val="center"/>
              <w:rPr>
                <w:rFonts w:hint="eastAsia" w:ascii="宋体" w:hAnsi="宋体" w:eastAsia="宋体" w:cs="宋体"/>
                <w:b w:val="0"/>
                <w:bCs w:val="0"/>
                <w:color w:val="auto"/>
                <w:spacing w:val="-5"/>
                <w:sz w:val="21"/>
                <w:szCs w:val="21"/>
                <w:highlight w:val="none"/>
                <w:lang w:val="en-US" w:eastAsia="zh-CN"/>
              </w:rPr>
            </w:pPr>
            <w:r>
              <w:rPr>
                <w:rFonts w:hint="eastAsia" w:ascii="宋体" w:hAnsi="宋体" w:eastAsia="宋体" w:cs="宋体"/>
                <w:i w:val="0"/>
                <w:iCs w:val="0"/>
                <w:color w:val="auto"/>
                <w:kern w:val="0"/>
                <w:sz w:val="21"/>
                <w:szCs w:val="21"/>
                <w:highlight w:val="none"/>
                <w:u w:val="none"/>
                <w:lang w:val="en-US" w:eastAsia="zh-CN" w:bidi="ar"/>
              </w:rPr>
              <w:t>201.4功能配置：上下结构，配置储物区，按照需要选择是否定制logo；隐藏走线孔放置话筒。</w:t>
            </w:r>
          </w:p>
        </w:tc>
      </w:tr>
      <w:tr w14:paraId="52BD9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6E204EAE">
            <w:pPr>
              <w:keepNext w:val="0"/>
              <w:keepLines w:val="0"/>
              <w:pageBreakBefore w:val="0"/>
              <w:widowControl w:val="0"/>
              <w:wordWrap/>
              <w:overflowPunct/>
              <w:topLinePunct w:val="0"/>
              <w:bidi w:val="0"/>
              <w:spacing w:line="312" w:lineRule="auto"/>
              <w:ind w:left="0" w:firstLine="0" w:firstLineChars="0"/>
              <w:jc w:val="center"/>
              <w:rPr>
                <w:rFonts w:hint="eastAsia" w:ascii="宋体" w:hAnsi="宋体" w:eastAsia="宋体" w:cs="宋体"/>
                <w:color w:val="auto"/>
                <w:sz w:val="21"/>
                <w:szCs w:val="21"/>
                <w:highlight w:val="none"/>
              </w:rPr>
            </w:pPr>
          </w:p>
        </w:tc>
        <w:tc>
          <w:tcPr>
            <w:tcW w:w="1678" w:type="dxa"/>
            <w:vMerge w:val="continue"/>
            <w:vAlign w:val="center"/>
          </w:tcPr>
          <w:p w14:paraId="3CF432FE">
            <w:pPr>
              <w:keepNext w:val="0"/>
              <w:keepLines w:val="0"/>
              <w:pageBreakBefore w:val="0"/>
              <w:widowControl w:val="0"/>
              <w:wordWrap/>
              <w:overflowPunct/>
              <w:topLinePunct w:val="0"/>
              <w:bidi w:val="0"/>
              <w:spacing w:line="312" w:lineRule="auto"/>
              <w:ind w:left="0"/>
              <w:jc w:val="center"/>
              <w:rPr>
                <w:rFonts w:hint="eastAsia" w:ascii="宋体" w:hAnsi="宋体" w:eastAsia="宋体" w:cs="宋体"/>
                <w:color w:val="auto"/>
                <w:sz w:val="21"/>
                <w:szCs w:val="21"/>
                <w:highlight w:val="none"/>
              </w:rPr>
            </w:pPr>
          </w:p>
        </w:tc>
        <w:tc>
          <w:tcPr>
            <w:tcW w:w="6575" w:type="dxa"/>
            <w:vAlign w:val="center"/>
          </w:tcPr>
          <w:p w14:paraId="510E4A10">
            <w:pPr>
              <w:keepNext w:val="0"/>
              <w:keepLines w:val="0"/>
              <w:pageBreakBefore w:val="0"/>
              <w:widowControl/>
              <w:suppressLineNumbers w:val="0"/>
              <w:wordWrap/>
              <w:overflowPunct/>
              <w:topLinePunct w:val="0"/>
              <w:bidi w:val="0"/>
              <w:spacing w:line="312" w:lineRule="auto"/>
              <w:ind w:left="0"/>
              <w:jc w:val="left"/>
              <w:textAlignment w:val="center"/>
              <w:rPr>
                <w:rFonts w:hint="eastAsia" w:ascii="宋体" w:hAnsi="宋体" w:eastAsia="宋体" w:cs="宋体"/>
                <w:b w:val="0"/>
                <w:bCs w:val="0"/>
                <w:color w:val="auto"/>
                <w:spacing w:val="-5"/>
                <w:sz w:val="21"/>
                <w:szCs w:val="21"/>
                <w:highlight w:val="none"/>
                <w:lang w:val="en-US" w:eastAsia="zh-CN"/>
              </w:rPr>
            </w:pPr>
            <w:r>
              <w:rPr>
                <w:rFonts w:hint="eastAsia" w:ascii="宋体" w:hAnsi="宋体" w:eastAsia="宋体" w:cs="宋体"/>
                <w:i w:val="0"/>
                <w:iCs w:val="0"/>
                <w:color w:val="auto"/>
                <w:kern w:val="0"/>
                <w:sz w:val="21"/>
                <w:szCs w:val="21"/>
                <w:highlight w:val="none"/>
                <w:u w:val="none"/>
                <w:lang w:val="en-US" w:eastAsia="zh-CN" w:bidi="ar"/>
              </w:rPr>
              <w:t>201.5油漆：采用环保水性油漆，经过三底两面油漆工序，木纹纹理清晰，色泽均匀、光滑耐用。油漆表面无尘粒、气泡、渣点、边缘及立面无流挂等现象。水性漆的重金属元素含量（包括铅、镉、六价铬、汞、砷、钡、硒、锑、钴）均未检出；VOC含量、甲醛含量、乙二醇醚及醚酯总和含量、苯系物总和含量、烷基酚聚氧乙烯醚总和含量均符合GB 18581-2020、GB/T 35602-2017标准要求。苯，TVOC符合 GB 18580-2017、GB/T 35601-2017、GB/T 9846-2015、GB/T 39600-2021标准要求。。</w:t>
            </w:r>
          </w:p>
        </w:tc>
      </w:tr>
      <w:tr w14:paraId="0D3D0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543341A9">
            <w:pPr>
              <w:keepNext w:val="0"/>
              <w:keepLines w:val="0"/>
              <w:pageBreakBefore w:val="0"/>
              <w:widowControl w:val="0"/>
              <w:wordWrap/>
              <w:overflowPunct/>
              <w:topLinePunct w:val="0"/>
              <w:bidi w:val="0"/>
              <w:spacing w:line="312" w:lineRule="auto"/>
              <w:ind w:left="0" w:firstLine="0" w:firstLineChars="0"/>
              <w:jc w:val="center"/>
              <w:rPr>
                <w:rFonts w:hint="eastAsia" w:ascii="宋体" w:hAnsi="宋体" w:eastAsia="宋体" w:cs="宋体"/>
                <w:color w:val="auto"/>
                <w:sz w:val="21"/>
                <w:szCs w:val="21"/>
                <w:highlight w:val="none"/>
              </w:rPr>
            </w:pPr>
          </w:p>
        </w:tc>
        <w:tc>
          <w:tcPr>
            <w:tcW w:w="1678" w:type="dxa"/>
            <w:vMerge w:val="continue"/>
            <w:vAlign w:val="center"/>
          </w:tcPr>
          <w:p w14:paraId="7871B9DE">
            <w:pPr>
              <w:keepNext w:val="0"/>
              <w:keepLines w:val="0"/>
              <w:pageBreakBefore w:val="0"/>
              <w:widowControl w:val="0"/>
              <w:wordWrap/>
              <w:overflowPunct/>
              <w:topLinePunct w:val="0"/>
              <w:bidi w:val="0"/>
              <w:spacing w:line="312" w:lineRule="auto"/>
              <w:ind w:left="0"/>
              <w:jc w:val="center"/>
              <w:rPr>
                <w:rFonts w:hint="eastAsia" w:ascii="宋体" w:hAnsi="宋体" w:eastAsia="宋体" w:cs="宋体"/>
                <w:color w:val="auto"/>
                <w:sz w:val="21"/>
                <w:szCs w:val="21"/>
                <w:highlight w:val="none"/>
              </w:rPr>
            </w:pPr>
          </w:p>
        </w:tc>
        <w:tc>
          <w:tcPr>
            <w:tcW w:w="6575" w:type="dxa"/>
            <w:vAlign w:val="center"/>
          </w:tcPr>
          <w:p w14:paraId="1B19A361">
            <w:pPr>
              <w:keepNext w:val="0"/>
              <w:keepLines w:val="0"/>
              <w:pageBreakBefore w:val="0"/>
              <w:widowControl/>
              <w:suppressLineNumbers w:val="0"/>
              <w:wordWrap/>
              <w:overflowPunct/>
              <w:topLinePunct w:val="0"/>
              <w:bidi w:val="0"/>
              <w:spacing w:line="312" w:lineRule="auto"/>
              <w:ind w:left="0"/>
              <w:jc w:val="left"/>
              <w:textAlignment w:val="center"/>
              <w:rPr>
                <w:rFonts w:hint="eastAsia" w:ascii="宋体" w:hAnsi="宋体" w:eastAsia="宋体" w:cs="宋体"/>
                <w:b w:val="0"/>
                <w:bCs w:val="0"/>
                <w:color w:val="auto"/>
                <w:spacing w:val="-5"/>
                <w:sz w:val="21"/>
                <w:szCs w:val="21"/>
                <w:highlight w:val="none"/>
                <w:lang w:val="en-US" w:eastAsia="zh-CN"/>
              </w:rPr>
            </w:pPr>
            <w:r>
              <w:rPr>
                <w:rFonts w:hint="eastAsia" w:ascii="宋体" w:hAnsi="宋体" w:eastAsia="宋体" w:cs="宋体"/>
                <w:i w:val="0"/>
                <w:iCs w:val="0"/>
                <w:color w:val="auto"/>
                <w:kern w:val="0"/>
                <w:sz w:val="21"/>
                <w:szCs w:val="21"/>
                <w:highlight w:val="none"/>
                <w:u w:val="none"/>
                <w:lang w:val="en-US" w:eastAsia="zh-CN" w:bidi="ar"/>
              </w:rPr>
              <w:t>201.6饰面：表面贴天然实木皮≥0.6mm，木皮宽度≥200mm，封边倒角圆滑、经精修边，无外露胶痕。</w:t>
            </w:r>
          </w:p>
        </w:tc>
      </w:tr>
      <w:tr w14:paraId="3B07B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7FD76DA8">
            <w:pPr>
              <w:keepNext w:val="0"/>
              <w:keepLines w:val="0"/>
              <w:pageBreakBefore w:val="0"/>
              <w:widowControl w:val="0"/>
              <w:wordWrap/>
              <w:overflowPunct/>
              <w:topLinePunct w:val="0"/>
              <w:bidi w:val="0"/>
              <w:spacing w:line="312" w:lineRule="auto"/>
              <w:ind w:left="0" w:firstLine="0" w:firstLineChars="0"/>
              <w:jc w:val="center"/>
              <w:rPr>
                <w:rFonts w:hint="eastAsia" w:ascii="宋体" w:hAnsi="宋体" w:eastAsia="宋体" w:cs="宋体"/>
                <w:color w:val="auto"/>
                <w:sz w:val="21"/>
                <w:szCs w:val="21"/>
                <w:highlight w:val="none"/>
              </w:rPr>
            </w:pPr>
          </w:p>
        </w:tc>
        <w:tc>
          <w:tcPr>
            <w:tcW w:w="1678" w:type="dxa"/>
            <w:vMerge w:val="continue"/>
            <w:vAlign w:val="center"/>
          </w:tcPr>
          <w:p w14:paraId="303190B7">
            <w:pPr>
              <w:keepNext w:val="0"/>
              <w:keepLines w:val="0"/>
              <w:pageBreakBefore w:val="0"/>
              <w:widowControl w:val="0"/>
              <w:wordWrap/>
              <w:overflowPunct/>
              <w:topLinePunct w:val="0"/>
              <w:bidi w:val="0"/>
              <w:spacing w:line="312" w:lineRule="auto"/>
              <w:ind w:left="0"/>
              <w:jc w:val="center"/>
              <w:rPr>
                <w:rFonts w:hint="eastAsia" w:ascii="宋体" w:hAnsi="宋体" w:eastAsia="宋体" w:cs="宋体"/>
                <w:color w:val="auto"/>
                <w:sz w:val="21"/>
                <w:szCs w:val="21"/>
                <w:highlight w:val="none"/>
              </w:rPr>
            </w:pPr>
          </w:p>
        </w:tc>
        <w:tc>
          <w:tcPr>
            <w:tcW w:w="6575" w:type="dxa"/>
            <w:vAlign w:val="center"/>
          </w:tcPr>
          <w:p w14:paraId="3B50763C">
            <w:pPr>
              <w:keepNext w:val="0"/>
              <w:keepLines w:val="0"/>
              <w:pageBreakBefore w:val="0"/>
              <w:widowControl/>
              <w:suppressLineNumbers w:val="0"/>
              <w:wordWrap/>
              <w:overflowPunct/>
              <w:topLinePunct w:val="0"/>
              <w:bidi w:val="0"/>
              <w:spacing w:line="312" w:lineRule="auto"/>
              <w:ind w:left="0"/>
              <w:jc w:val="left"/>
              <w:textAlignment w:val="center"/>
              <w:rPr>
                <w:rFonts w:hint="eastAsia" w:ascii="宋体" w:hAnsi="宋体" w:eastAsia="宋体" w:cs="宋体"/>
                <w:b w:val="0"/>
                <w:bCs w:val="0"/>
                <w:color w:val="auto"/>
                <w:spacing w:val="-5"/>
                <w:sz w:val="21"/>
                <w:szCs w:val="21"/>
                <w:highlight w:val="none"/>
                <w:lang w:val="en-US" w:eastAsia="zh-CN"/>
              </w:rPr>
            </w:pPr>
            <w:r>
              <w:rPr>
                <w:rFonts w:hint="eastAsia" w:ascii="宋体" w:hAnsi="宋体" w:eastAsia="宋体" w:cs="宋体"/>
                <w:i w:val="0"/>
                <w:iCs w:val="0"/>
                <w:color w:val="auto"/>
                <w:kern w:val="0"/>
                <w:sz w:val="21"/>
                <w:szCs w:val="21"/>
                <w:highlight w:val="none"/>
                <w:u w:val="none"/>
                <w:lang w:val="en-US" w:eastAsia="zh-CN" w:bidi="ar"/>
              </w:rPr>
              <w:t>201.7涂装：采用环保水性油漆，经过三底两面油漆工序，木纹纹理清晰，色泽均匀、光滑耐用。油漆表面无尘粒、气泡、渣点、边缘及立面无流挂等现象。水性漆的重金属元素含量（包括铅、镉、六价铬、汞、砷、钡、硒、锑、钴）均未检出；VOC含量、甲醛含量、乙二醇醚及醚酯总和含量、苯系物总和含量、烷基酚聚氧乙烯醚总和含量均符合GB 18581-2020、GB/T 35602-2017标准要求。</w:t>
            </w:r>
          </w:p>
        </w:tc>
      </w:tr>
      <w:tr w14:paraId="45BD5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0A0D55E6">
            <w:pPr>
              <w:keepNext w:val="0"/>
              <w:keepLines w:val="0"/>
              <w:pageBreakBefore w:val="0"/>
              <w:widowControl w:val="0"/>
              <w:wordWrap/>
              <w:overflowPunct/>
              <w:topLinePunct w:val="0"/>
              <w:bidi w:val="0"/>
              <w:spacing w:line="312" w:lineRule="auto"/>
              <w:ind w:left="0" w:firstLine="0" w:firstLineChars="0"/>
              <w:jc w:val="center"/>
              <w:rPr>
                <w:rFonts w:hint="eastAsia" w:ascii="宋体" w:hAnsi="宋体" w:eastAsia="宋体" w:cs="宋体"/>
                <w:color w:val="auto"/>
                <w:sz w:val="21"/>
                <w:szCs w:val="21"/>
                <w:highlight w:val="none"/>
              </w:rPr>
            </w:pPr>
          </w:p>
        </w:tc>
        <w:tc>
          <w:tcPr>
            <w:tcW w:w="1678" w:type="dxa"/>
            <w:vMerge w:val="continue"/>
            <w:vAlign w:val="center"/>
          </w:tcPr>
          <w:p w14:paraId="6A7F458F">
            <w:pPr>
              <w:keepNext w:val="0"/>
              <w:keepLines w:val="0"/>
              <w:pageBreakBefore w:val="0"/>
              <w:widowControl w:val="0"/>
              <w:wordWrap/>
              <w:overflowPunct/>
              <w:topLinePunct w:val="0"/>
              <w:bidi w:val="0"/>
              <w:spacing w:line="312" w:lineRule="auto"/>
              <w:ind w:left="0"/>
              <w:jc w:val="center"/>
              <w:rPr>
                <w:rFonts w:hint="eastAsia" w:ascii="宋体" w:hAnsi="宋体" w:eastAsia="宋体" w:cs="宋体"/>
                <w:color w:val="auto"/>
                <w:sz w:val="21"/>
                <w:szCs w:val="21"/>
                <w:highlight w:val="none"/>
              </w:rPr>
            </w:pPr>
          </w:p>
        </w:tc>
        <w:tc>
          <w:tcPr>
            <w:tcW w:w="6575" w:type="dxa"/>
            <w:vAlign w:val="center"/>
          </w:tcPr>
          <w:p w14:paraId="51FE4950">
            <w:pPr>
              <w:keepNext w:val="0"/>
              <w:keepLines w:val="0"/>
              <w:pageBreakBefore w:val="0"/>
              <w:widowControl/>
              <w:suppressLineNumbers w:val="0"/>
              <w:wordWrap/>
              <w:overflowPunct/>
              <w:topLinePunct w:val="0"/>
              <w:bidi w:val="0"/>
              <w:spacing w:line="312" w:lineRule="auto"/>
              <w:ind w:left="0"/>
              <w:jc w:val="left"/>
              <w:textAlignment w:val="center"/>
              <w:rPr>
                <w:rFonts w:hint="eastAsia" w:ascii="宋体" w:hAnsi="宋体" w:eastAsia="宋体" w:cs="宋体"/>
                <w:b w:val="0"/>
                <w:bCs w:val="0"/>
                <w:color w:val="auto"/>
                <w:spacing w:val="-5"/>
                <w:sz w:val="21"/>
                <w:szCs w:val="21"/>
                <w:highlight w:val="none"/>
                <w:lang w:val="en-US" w:eastAsia="zh-CN"/>
              </w:rPr>
            </w:pPr>
            <w:r>
              <w:rPr>
                <w:rFonts w:hint="eastAsia" w:ascii="宋体" w:hAnsi="宋体" w:eastAsia="宋体" w:cs="宋体"/>
                <w:i w:val="0"/>
                <w:iCs w:val="0"/>
                <w:color w:val="auto"/>
                <w:kern w:val="0"/>
                <w:sz w:val="21"/>
                <w:szCs w:val="21"/>
                <w:highlight w:val="none"/>
                <w:u w:val="none"/>
                <w:lang w:val="en-US" w:eastAsia="zh-CN" w:bidi="ar"/>
              </w:rPr>
              <w:t>201.8配置：上下结构，配置储物区，按照需要选择是否定制logo；</w:t>
            </w:r>
          </w:p>
        </w:tc>
      </w:tr>
      <w:tr w14:paraId="322B6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003251F5">
            <w:pPr>
              <w:keepNext w:val="0"/>
              <w:keepLines w:val="0"/>
              <w:pageBreakBefore w:val="0"/>
              <w:widowControl w:val="0"/>
              <w:wordWrap/>
              <w:overflowPunct/>
              <w:topLinePunct w:val="0"/>
              <w:bidi w:val="0"/>
              <w:spacing w:line="312" w:lineRule="auto"/>
              <w:ind w:left="0" w:firstLine="0" w:firstLineChars="0"/>
              <w:jc w:val="center"/>
              <w:rPr>
                <w:rFonts w:hint="eastAsia" w:ascii="宋体" w:hAnsi="宋体" w:eastAsia="宋体" w:cs="宋体"/>
                <w:color w:val="auto"/>
                <w:sz w:val="21"/>
                <w:szCs w:val="21"/>
                <w:highlight w:val="none"/>
              </w:rPr>
            </w:pPr>
          </w:p>
        </w:tc>
        <w:tc>
          <w:tcPr>
            <w:tcW w:w="1678" w:type="dxa"/>
            <w:vMerge w:val="continue"/>
            <w:vAlign w:val="center"/>
          </w:tcPr>
          <w:p w14:paraId="29A77513">
            <w:pPr>
              <w:keepNext w:val="0"/>
              <w:keepLines w:val="0"/>
              <w:pageBreakBefore w:val="0"/>
              <w:widowControl w:val="0"/>
              <w:wordWrap/>
              <w:overflowPunct/>
              <w:topLinePunct w:val="0"/>
              <w:bidi w:val="0"/>
              <w:spacing w:line="312" w:lineRule="auto"/>
              <w:ind w:left="0"/>
              <w:jc w:val="center"/>
              <w:rPr>
                <w:rFonts w:hint="eastAsia" w:ascii="宋体" w:hAnsi="宋体" w:eastAsia="宋体" w:cs="宋体"/>
                <w:color w:val="auto"/>
                <w:sz w:val="21"/>
                <w:szCs w:val="21"/>
                <w:highlight w:val="none"/>
              </w:rPr>
            </w:pPr>
          </w:p>
        </w:tc>
        <w:tc>
          <w:tcPr>
            <w:tcW w:w="6575" w:type="dxa"/>
            <w:vAlign w:val="center"/>
          </w:tcPr>
          <w:p w14:paraId="42F28AE9">
            <w:pPr>
              <w:keepNext w:val="0"/>
              <w:keepLines w:val="0"/>
              <w:pageBreakBefore w:val="0"/>
              <w:widowControl/>
              <w:suppressLineNumbers w:val="0"/>
              <w:wordWrap/>
              <w:overflowPunct/>
              <w:topLinePunct w:val="0"/>
              <w:bidi w:val="0"/>
              <w:spacing w:line="312" w:lineRule="auto"/>
              <w:ind w:left="0"/>
              <w:jc w:val="left"/>
              <w:textAlignment w:val="center"/>
              <w:rPr>
                <w:rFonts w:hint="eastAsia" w:ascii="宋体" w:hAnsi="宋体" w:eastAsia="宋体" w:cs="宋体"/>
                <w:b w:val="0"/>
                <w:bCs w:val="0"/>
                <w:color w:val="auto"/>
                <w:spacing w:val="-5"/>
                <w:sz w:val="21"/>
                <w:szCs w:val="21"/>
                <w:highlight w:val="none"/>
                <w:lang w:val="en-US" w:eastAsia="zh-CN"/>
              </w:rPr>
            </w:pPr>
            <w:r>
              <w:rPr>
                <w:rFonts w:hint="eastAsia" w:ascii="宋体" w:hAnsi="宋体" w:eastAsia="宋体" w:cs="宋体"/>
                <w:i w:val="0"/>
                <w:iCs w:val="0"/>
                <w:color w:val="auto"/>
                <w:kern w:val="0"/>
                <w:sz w:val="21"/>
                <w:szCs w:val="21"/>
                <w:highlight w:val="none"/>
                <w:u w:val="none"/>
                <w:lang w:val="en-US" w:eastAsia="zh-CN" w:bidi="ar"/>
              </w:rPr>
              <w:t>201.9隐藏走线孔放置话筒。</w:t>
            </w:r>
          </w:p>
        </w:tc>
      </w:tr>
      <w:tr w14:paraId="15EFF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380" w:hRule="atLeast"/>
        </w:trPr>
        <w:tc>
          <w:tcPr>
            <w:tcW w:w="719" w:type="dxa"/>
            <w:vMerge w:val="restart"/>
            <w:vAlign w:val="center"/>
          </w:tcPr>
          <w:p w14:paraId="01B2F654">
            <w:pPr>
              <w:keepNext w:val="0"/>
              <w:keepLines w:val="0"/>
              <w:pageBreakBefore w:val="0"/>
              <w:widowControl/>
              <w:numPr>
                <w:ilvl w:val="0"/>
                <w:numId w:val="19"/>
              </w:numPr>
              <w:kinsoku w:val="0"/>
              <w:wordWrap/>
              <w:overflowPunct/>
              <w:topLinePunct w:val="0"/>
              <w:autoSpaceDE w:val="0"/>
              <w:autoSpaceDN w:val="0"/>
              <w:bidi w:val="0"/>
              <w:adjustRightInd w:val="0"/>
              <w:snapToGrid w:val="0"/>
              <w:spacing w:line="312" w:lineRule="auto"/>
              <w:ind w:left="425" w:leftChars="0" w:hanging="425" w:firstLineChars="0"/>
              <w:jc w:val="center"/>
              <w:rPr>
                <w:rFonts w:hint="eastAsia" w:ascii="宋体" w:hAnsi="宋体" w:eastAsia="宋体" w:cs="宋体"/>
                <w:color w:val="auto"/>
                <w:sz w:val="21"/>
                <w:szCs w:val="21"/>
                <w:highlight w:val="none"/>
              </w:rPr>
            </w:pPr>
          </w:p>
        </w:tc>
        <w:tc>
          <w:tcPr>
            <w:tcW w:w="1678" w:type="dxa"/>
            <w:vMerge w:val="restart"/>
            <w:vAlign w:val="center"/>
          </w:tcPr>
          <w:p w14:paraId="1FFAF787">
            <w:pPr>
              <w:keepNext w:val="0"/>
              <w:keepLines w:val="0"/>
              <w:pageBreakBefore w:val="0"/>
              <w:widowControl/>
              <w:kinsoku w:val="0"/>
              <w:wordWrap/>
              <w:overflowPunct/>
              <w:topLinePunct w:val="0"/>
              <w:autoSpaceDE w:val="0"/>
              <w:autoSpaceDN w:val="0"/>
              <w:bidi w:val="0"/>
              <w:adjustRightInd w:val="0"/>
              <w:snapToGrid w:val="0"/>
              <w:spacing w:line="312" w:lineRule="auto"/>
              <w:jc w:val="center"/>
              <w:rPr>
                <w:rFonts w:hint="eastAsia" w:ascii="宋体" w:hAnsi="宋体" w:eastAsia="宋体" w:cs="宋体"/>
                <w:b w:val="0"/>
                <w:bCs w:val="0"/>
                <w:color w:val="auto"/>
                <w:sz w:val="21"/>
                <w:szCs w:val="21"/>
                <w:highlight w:val="none"/>
                <w:lang w:val="en-US" w:eastAsia="zh-CN"/>
              </w:rPr>
            </w:pPr>
            <w:bookmarkStart w:id="45" w:name="OLE_LINK17"/>
            <w:r>
              <w:rPr>
                <w:rFonts w:hint="eastAsia" w:ascii="宋体" w:hAnsi="宋体" w:eastAsia="宋体" w:cs="宋体"/>
                <w:b w:val="0"/>
                <w:bCs w:val="0"/>
                <w:color w:val="auto"/>
                <w:sz w:val="21"/>
                <w:szCs w:val="21"/>
                <w:highlight w:val="none"/>
                <w:lang w:val="en-US" w:eastAsia="zh-CN"/>
              </w:rPr>
              <w:t>谈话桌</w:t>
            </w:r>
            <w:bookmarkEnd w:id="45"/>
          </w:p>
          <w:p w14:paraId="22C56D24">
            <w:pPr>
              <w:keepNext w:val="0"/>
              <w:keepLines w:val="0"/>
              <w:pageBreakBefore w:val="0"/>
              <w:widowControl/>
              <w:kinsoku w:val="0"/>
              <w:wordWrap/>
              <w:overflowPunct/>
              <w:topLinePunct w:val="0"/>
              <w:autoSpaceDE w:val="0"/>
              <w:autoSpaceDN w:val="0"/>
              <w:bidi w:val="0"/>
              <w:adjustRightInd w:val="0"/>
              <w:snapToGrid w:val="0"/>
              <w:spacing w:line="312" w:lineRule="auto"/>
              <w:ind w:left="0"/>
              <w:jc w:val="center"/>
              <w:rPr>
                <w:rFonts w:hint="eastAsia" w:ascii="宋体" w:hAnsi="宋体" w:eastAsia="宋体" w:cs="宋体"/>
                <w:color w:val="auto"/>
                <w:sz w:val="21"/>
                <w:szCs w:val="21"/>
                <w:highlight w:val="none"/>
              </w:rPr>
            </w:pPr>
          </w:p>
        </w:tc>
        <w:tc>
          <w:tcPr>
            <w:tcW w:w="6575" w:type="dxa"/>
            <w:vAlign w:val="center"/>
          </w:tcPr>
          <w:p w14:paraId="41AF8928">
            <w:pPr>
              <w:keepNext w:val="0"/>
              <w:keepLines w:val="0"/>
              <w:pageBreakBefore w:val="0"/>
              <w:widowControl/>
              <w:suppressLineNumbers w:val="0"/>
              <w:kinsoku w:val="0"/>
              <w:wordWrap/>
              <w:overflowPunct/>
              <w:topLinePunct w:val="0"/>
              <w:autoSpaceDE w:val="0"/>
              <w:autoSpaceDN w:val="0"/>
              <w:bidi w:val="0"/>
              <w:adjustRightInd w:val="0"/>
              <w:snapToGrid w:val="0"/>
              <w:spacing w:line="312" w:lineRule="auto"/>
              <w:jc w:val="left"/>
              <w:textAlignment w:val="center"/>
              <w:rPr>
                <w:rFonts w:hint="eastAsia"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i w:val="0"/>
                <w:iCs w:val="0"/>
                <w:color w:val="auto"/>
                <w:kern w:val="0"/>
                <w:sz w:val="21"/>
                <w:szCs w:val="21"/>
                <w:highlight w:val="none"/>
                <w:u w:val="none"/>
                <w:lang w:val="en-US" w:eastAsia="zh-CN" w:bidi="ar"/>
              </w:rPr>
              <w:t>202.1规格：1200W*650D*750H</w:t>
            </w:r>
          </w:p>
        </w:tc>
      </w:tr>
      <w:tr w14:paraId="2422C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380" w:hRule="atLeast"/>
        </w:trPr>
        <w:tc>
          <w:tcPr>
            <w:tcW w:w="719" w:type="dxa"/>
            <w:vMerge w:val="continue"/>
            <w:vAlign w:val="center"/>
          </w:tcPr>
          <w:p w14:paraId="7C2963F2">
            <w:pPr>
              <w:keepNext w:val="0"/>
              <w:keepLines w:val="0"/>
              <w:pageBreakBefore w:val="0"/>
              <w:widowControl/>
              <w:suppressLineNumbers w:val="0"/>
              <w:kinsoku w:val="0"/>
              <w:wordWrap/>
              <w:overflowPunct/>
              <w:topLinePunct w:val="0"/>
              <w:autoSpaceDE w:val="0"/>
              <w:autoSpaceDN w:val="0"/>
              <w:bidi w:val="0"/>
              <w:adjustRightInd w:val="0"/>
              <w:snapToGrid w:val="0"/>
              <w:spacing w:line="312" w:lineRule="auto"/>
              <w:ind w:left="0" w:firstLineChars="0"/>
              <w:jc w:val="center"/>
              <w:textAlignment w:val="center"/>
              <w:rPr>
                <w:rFonts w:hint="eastAsia" w:ascii="宋体" w:hAnsi="宋体" w:eastAsia="宋体" w:cs="宋体"/>
                <w:color w:val="auto"/>
                <w:sz w:val="21"/>
                <w:szCs w:val="21"/>
                <w:highlight w:val="none"/>
              </w:rPr>
            </w:pPr>
          </w:p>
        </w:tc>
        <w:tc>
          <w:tcPr>
            <w:tcW w:w="1678" w:type="dxa"/>
            <w:vMerge w:val="continue"/>
            <w:vAlign w:val="center"/>
          </w:tcPr>
          <w:p w14:paraId="14424938">
            <w:pPr>
              <w:keepNext w:val="0"/>
              <w:keepLines w:val="0"/>
              <w:pageBreakBefore w:val="0"/>
              <w:widowControl/>
              <w:suppressLineNumbers w:val="0"/>
              <w:kinsoku w:val="0"/>
              <w:wordWrap/>
              <w:overflowPunct/>
              <w:topLinePunct w:val="0"/>
              <w:autoSpaceDE w:val="0"/>
              <w:autoSpaceDN w:val="0"/>
              <w:bidi w:val="0"/>
              <w:adjustRightInd w:val="0"/>
              <w:snapToGrid w:val="0"/>
              <w:spacing w:line="312" w:lineRule="auto"/>
              <w:ind w:left="0"/>
              <w:jc w:val="center"/>
              <w:textAlignment w:val="center"/>
              <w:rPr>
                <w:rFonts w:hint="eastAsia" w:ascii="宋体" w:hAnsi="宋体" w:eastAsia="宋体" w:cs="宋体"/>
                <w:color w:val="auto"/>
                <w:sz w:val="21"/>
                <w:szCs w:val="21"/>
                <w:highlight w:val="none"/>
              </w:rPr>
            </w:pPr>
          </w:p>
        </w:tc>
        <w:tc>
          <w:tcPr>
            <w:tcW w:w="6575" w:type="dxa"/>
            <w:vAlign w:val="center"/>
          </w:tcPr>
          <w:p w14:paraId="785B4296">
            <w:pPr>
              <w:keepNext w:val="0"/>
              <w:keepLines w:val="0"/>
              <w:pageBreakBefore w:val="0"/>
              <w:widowControl/>
              <w:suppressLineNumbers w:val="0"/>
              <w:kinsoku w:val="0"/>
              <w:wordWrap/>
              <w:overflowPunct/>
              <w:topLinePunct w:val="0"/>
              <w:autoSpaceDE w:val="0"/>
              <w:autoSpaceDN w:val="0"/>
              <w:bidi w:val="0"/>
              <w:adjustRightInd w:val="0"/>
              <w:snapToGrid w:val="0"/>
              <w:spacing w:line="312" w:lineRule="auto"/>
              <w:jc w:val="left"/>
              <w:textAlignment w:val="center"/>
              <w:rPr>
                <w:rFonts w:hint="eastAsia"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i w:val="0"/>
                <w:iCs w:val="0"/>
                <w:color w:val="auto"/>
                <w:kern w:val="0"/>
                <w:sz w:val="21"/>
                <w:szCs w:val="21"/>
                <w:highlight w:val="none"/>
                <w:u w:val="none"/>
                <w:lang w:val="en-US" w:eastAsia="zh-CN" w:bidi="ar"/>
              </w:rPr>
              <w:t>202.2基材：采用</w:t>
            </w:r>
            <w:r>
              <w:rPr>
                <w:rFonts w:hint="eastAsia" w:ascii="宋体" w:hAnsi="宋体" w:eastAsia="宋体" w:cs="宋体"/>
                <w:b w:val="0"/>
                <w:bCs w:val="0"/>
                <w:i w:val="0"/>
                <w:iCs w:val="0"/>
                <w:color w:val="auto"/>
                <w:kern w:val="0"/>
                <w:sz w:val="21"/>
                <w:szCs w:val="21"/>
                <w:highlight w:val="none"/>
                <w:u w:val="none"/>
                <w:lang w:val="en-US" w:eastAsia="zh-CN" w:bidi="ar"/>
              </w:rPr>
              <w:t>新国标环保</w:t>
            </w:r>
            <w:r>
              <w:rPr>
                <w:rFonts w:hint="eastAsia" w:ascii="宋体" w:hAnsi="宋体" w:eastAsia="宋体" w:cs="宋体"/>
                <w:i w:val="0"/>
                <w:iCs w:val="0"/>
                <w:color w:val="auto"/>
                <w:kern w:val="0"/>
                <w:sz w:val="21"/>
                <w:szCs w:val="21"/>
                <w:highlight w:val="none"/>
                <w:u w:val="none"/>
                <w:lang w:val="en-US" w:eastAsia="zh-CN" w:bidi="ar"/>
              </w:rPr>
              <w:t>ENF级纤维板，贴面采用三聚氰氨板饰面，台面板厚度为≥25mm；采用三聚氰胺浸渍纸饰面。板材的胶合强度、含水率、浸渍剥离、静曲强度、弹性模量、甲醛释放量、挥发性有机化合物（72h）的苯、甲苯、二甲苯，TVOC符合 GB 18580-2017、GB/T 35601-2017、GB/T 9846-2015、GB/T 39600-2021标准要求。钢脚架，壁厚≥1.5mm，表面静电喷涂工艺。</w:t>
            </w:r>
          </w:p>
        </w:tc>
      </w:tr>
      <w:tr w14:paraId="1A762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380" w:hRule="atLeast"/>
        </w:trPr>
        <w:tc>
          <w:tcPr>
            <w:tcW w:w="719" w:type="dxa"/>
            <w:vMerge w:val="continue"/>
            <w:vAlign w:val="center"/>
          </w:tcPr>
          <w:p w14:paraId="790A29B3">
            <w:pPr>
              <w:keepNext w:val="0"/>
              <w:keepLines w:val="0"/>
              <w:pageBreakBefore w:val="0"/>
              <w:widowControl/>
              <w:suppressLineNumbers w:val="0"/>
              <w:kinsoku w:val="0"/>
              <w:wordWrap/>
              <w:overflowPunct/>
              <w:topLinePunct w:val="0"/>
              <w:autoSpaceDE w:val="0"/>
              <w:autoSpaceDN w:val="0"/>
              <w:bidi w:val="0"/>
              <w:adjustRightInd w:val="0"/>
              <w:snapToGrid w:val="0"/>
              <w:spacing w:line="312" w:lineRule="auto"/>
              <w:ind w:left="0" w:firstLineChars="0"/>
              <w:jc w:val="center"/>
              <w:textAlignment w:val="center"/>
              <w:rPr>
                <w:rFonts w:hint="eastAsia" w:ascii="宋体" w:hAnsi="宋体" w:eastAsia="宋体" w:cs="宋体"/>
                <w:i w:val="0"/>
                <w:iCs w:val="0"/>
                <w:color w:val="auto"/>
                <w:kern w:val="0"/>
                <w:sz w:val="21"/>
                <w:szCs w:val="21"/>
                <w:highlight w:val="none"/>
                <w:u w:val="none"/>
                <w:lang w:val="en-US" w:eastAsia="zh-CN" w:bidi="ar"/>
              </w:rPr>
            </w:pPr>
          </w:p>
        </w:tc>
        <w:tc>
          <w:tcPr>
            <w:tcW w:w="1678" w:type="dxa"/>
            <w:vMerge w:val="continue"/>
            <w:vAlign w:val="center"/>
          </w:tcPr>
          <w:p w14:paraId="104BE8B3">
            <w:pPr>
              <w:keepNext w:val="0"/>
              <w:keepLines w:val="0"/>
              <w:pageBreakBefore w:val="0"/>
              <w:widowControl/>
              <w:suppressLineNumbers w:val="0"/>
              <w:kinsoku w:val="0"/>
              <w:wordWrap/>
              <w:overflowPunct/>
              <w:topLinePunct w:val="0"/>
              <w:autoSpaceDE w:val="0"/>
              <w:autoSpaceDN w:val="0"/>
              <w:bidi w:val="0"/>
              <w:adjustRightInd w:val="0"/>
              <w:snapToGrid w:val="0"/>
              <w:spacing w:line="312" w:lineRule="auto"/>
              <w:ind w:left="0"/>
              <w:jc w:val="center"/>
              <w:textAlignment w:val="center"/>
              <w:rPr>
                <w:rFonts w:hint="eastAsia" w:ascii="宋体" w:hAnsi="宋体" w:eastAsia="宋体" w:cs="宋体"/>
                <w:i w:val="0"/>
                <w:iCs w:val="0"/>
                <w:color w:val="auto"/>
                <w:kern w:val="0"/>
                <w:sz w:val="21"/>
                <w:szCs w:val="21"/>
                <w:highlight w:val="none"/>
                <w:u w:val="none"/>
                <w:lang w:val="en-US" w:eastAsia="zh-CN" w:bidi="ar"/>
              </w:rPr>
            </w:pPr>
          </w:p>
        </w:tc>
        <w:tc>
          <w:tcPr>
            <w:tcW w:w="6575" w:type="dxa"/>
            <w:vAlign w:val="center"/>
          </w:tcPr>
          <w:p w14:paraId="300F4A6C">
            <w:pPr>
              <w:keepNext w:val="0"/>
              <w:keepLines w:val="0"/>
              <w:pageBreakBefore w:val="0"/>
              <w:widowControl/>
              <w:suppressLineNumbers w:val="0"/>
              <w:kinsoku w:val="0"/>
              <w:wordWrap/>
              <w:overflowPunct/>
              <w:topLinePunct w:val="0"/>
              <w:autoSpaceDE w:val="0"/>
              <w:autoSpaceDN w:val="0"/>
              <w:bidi w:val="0"/>
              <w:adjustRightInd w:val="0"/>
              <w:snapToGrid w:val="0"/>
              <w:spacing w:line="312" w:lineRule="auto"/>
              <w:jc w:val="left"/>
              <w:textAlignment w:val="center"/>
              <w:rPr>
                <w:rFonts w:hint="eastAsia"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i w:val="0"/>
                <w:iCs w:val="0"/>
                <w:color w:val="auto"/>
                <w:kern w:val="0"/>
                <w:sz w:val="21"/>
                <w:szCs w:val="21"/>
                <w:highlight w:val="none"/>
                <w:u w:val="none"/>
                <w:lang w:val="en-US" w:eastAsia="zh-CN" w:bidi="ar"/>
              </w:rPr>
              <w:t>202.3工艺：采用ABS激光封边条，2mm厚封边倒角圆滑、经精修边，无外露胶痕。封边条的耐干热性，耐磨性，耐开裂性，耐老化性、耐冷热循环性、耐光色牢度均，甲醛释放量，氯乙烯单体，可迁移元素（可溶性重金属）的铅、镉、铬、汞、砷、锑、硒、钡，邻苯二甲酸酯的总量（包括DBP、BBP、DEHP、DNOP、DINP和DIDP）、多溴联苯、多溴联苯醚均符合QB/T 4463-2013标准要求。</w:t>
            </w:r>
          </w:p>
        </w:tc>
      </w:tr>
      <w:tr w14:paraId="1F0F5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380" w:hRule="atLeast"/>
        </w:trPr>
        <w:tc>
          <w:tcPr>
            <w:tcW w:w="719" w:type="dxa"/>
            <w:vMerge w:val="continue"/>
            <w:vAlign w:val="center"/>
          </w:tcPr>
          <w:p w14:paraId="56191716">
            <w:pPr>
              <w:keepNext w:val="0"/>
              <w:keepLines w:val="0"/>
              <w:pageBreakBefore w:val="0"/>
              <w:widowControl/>
              <w:suppressLineNumbers w:val="0"/>
              <w:kinsoku w:val="0"/>
              <w:wordWrap/>
              <w:overflowPunct/>
              <w:topLinePunct w:val="0"/>
              <w:autoSpaceDE w:val="0"/>
              <w:autoSpaceDN w:val="0"/>
              <w:bidi w:val="0"/>
              <w:adjustRightInd w:val="0"/>
              <w:snapToGrid w:val="0"/>
              <w:spacing w:line="312" w:lineRule="auto"/>
              <w:ind w:left="0" w:firstLineChars="0"/>
              <w:jc w:val="center"/>
              <w:textAlignment w:val="center"/>
              <w:rPr>
                <w:rFonts w:hint="eastAsia" w:ascii="宋体" w:hAnsi="宋体" w:eastAsia="宋体" w:cs="宋体"/>
                <w:i w:val="0"/>
                <w:iCs w:val="0"/>
                <w:color w:val="auto"/>
                <w:kern w:val="0"/>
                <w:sz w:val="21"/>
                <w:szCs w:val="21"/>
                <w:highlight w:val="none"/>
                <w:u w:val="none"/>
                <w:lang w:val="en-US" w:eastAsia="zh-CN" w:bidi="ar"/>
              </w:rPr>
            </w:pPr>
          </w:p>
        </w:tc>
        <w:tc>
          <w:tcPr>
            <w:tcW w:w="1678" w:type="dxa"/>
            <w:vMerge w:val="continue"/>
            <w:vAlign w:val="center"/>
          </w:tcPr>
          <w:p w14:paraId="51ED480D">
            <w:pPr>
              <w:keepNext w:val="0"/>
              <w:keepLines w:val="0"/>
              <w:pageBreakBefore w:val="0"/>
              <w:widowControl/>
              <w:suppressLineNumbers w:val="0"/>
              <w:kinsoku w:val="0"/>
              <w:wordWrap/>
              <w:overflowPunct/>
              <w:topLinePunct w:val="0"/>
              <w:autoSpaceDE w:val="0"/>
              <w:autoSpaceDN w:val="0"/>
              <w:bidi w:val="0"/>
              <w:adjustRightInd w:val="0"/>
              <w:snapToGrid w:val="0"/>
              <w:spacing w:line="312" w:lineRule="auto"/>
              <w:ind w:left="0"/>
              <w:jc w:val="center"/>
              <w:textAlignment w:val="center"/>
              <w:rPr>
                <w:rFonts w:hint="eastAsia" w:ascii="宋体" w:hAnsi="宋体" w:eastAsia="宋体" w:cs="宋体"/>
                <w:i w:val="0"/>
                <w:iCs w:val="0"/>
                <w:color w:val="auto"/>
                <w:kern w:val="0"/>
                <w:sz w:val="21"/>
                <w:szCs w:val="21"/>
                <w:highlight w:val="none"/>
                <w:u w:val="none"/>
                <w:lang w:val="en-US" w:eastAsia="zh-CN" w:bidi="ar"/>
              </w:rPr>
            </w:pPr>
          </w:p>
        </w:tc>
        <w:tc>
          <w:tcPr>
            <w:tcW w:w="6575" w:type="dxa"/>
            <w:vAlign w:val="center"/>
          </w:tcPr>
          <w:p w14:paraId="4228A4DB">
            <w:pPr>
              <w:keepNext w:val="0"/>
              <w:keepLines w:val="0"/>
              <w:pageBreakBefore w:val="0"/>
              <w:widowControl/>
              <w:suppressLineNumbers w:val="0"/>
              <w:kinsoku w:val="0"/>
              <w:wordWrap/>
              <w:overflowPunct/>
              <w:topLinePunct w:val="0"/>
              <w:autoSpaceDE w:val="0"/>
              <w:autoSpaceDN w:val="0"/>
              <w:bidi w:val="0"/>
              <w:adjustRightInd w:val="0"/>
              <w:snapToGrid w:val="0"/>
              <w:spacing w:line="312" w:lineRule="auto"/>
              <w:jc w:val="left"/>
              <w:textAlignment w:val="center"/>
              <w:rPr>
                <w:rFonts w:hint="eastAsia"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i w:val="0"/>
                <w:iCs w:val="0"/>
                <w:color w:val="auto"/>
                <w:kern w:val="0"/>
                <w:sz w:val="21"/>
                <w:szCs w:val="21"/>
                <w:highlight w:val="none"/>
                <w:u w:val="none"/>
                <w:lang w:val="en-US" w:eastAsia="zh-CN" w:bidi="ar"/>
              </w:rPr>
              <w:t>202.4热熔胶：采用环保热熔胶。胶粘剂的游离甲醛、苯、甲苯+二甲苯、总挥发性有机物均符合GB 18583-2008、SZJG 52-2016标准要求。</w:t>
            </w:r>
          </w:p>
        </w:tc>
      </w:tr>
      <w:tr w14:paraId="3511D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190" w:hRule="atLeast"/>
        </w:trPr>
        <w:tc>
          <w:tcPr>
            <w:tcW w:w="719" w:type="dxa"/>
            <w:vMerge w:val="restart"/>
            <w:vAlign w:val="center"/>
          </w:tcPr>
          <w:p w14:paraId="71BA3EB9">
            <w:pPr>
              <w:keepNext w:val="0"/>
              <w:keepLines w:val="0"/>
              <w:pageBreakBefore w:val="0"/>
              <w:widowControl/>
              <w:numPr>
                <w:ilvl w:val="0"/>
                <w:numId w:val="19"/>
              </w:numPr>
              <w:kinsoku w:val="0"/>
              <w:wordWrap/>
              <w:overflowPunct/>
              <w:topLinePunct w:val="0"/>
              <w:autoSpaceDE w:val="0"/>
              <w:autoSpaceDN w:val="0"/>
              <w:bidi w:val="0"/>
              <w:adjustRightInd w:val="0"/>
              <w:snapToGrid w:val="0"/>
              <w:spacing w:line="312" w:lineRule="auto"/>
              <w:ind w:left="425" w:leftChars="0" w:hanging="425" w:firstLineChars="0"/>
              <w:jc w:val="center"/>
              <w:rPr>
                <w:rFonts w:hint="eastAsia" w:ascii="宋体" w:hAnsi="宋体" w:eastAsia="宋体" w:cs="宋体"/>
                <w:color w:val="auto"/>
                <w:sz w:val="21"/>
                <w:szCs w:val="21"/>
                <w:highlight w:val="none"/>
              </w:rPr>
            </w:pPr>
          </w:p>
        </w:tc>
        <w:tc>
          <w:tcPr>
            <w:tcW w:w="1678" w:type="dxa"/>
            <w:vMerge w:val="restart"/>
            <w:vAlign w:val="center"/>
          </w:tcPr>
          <w:p w14:paraId="5A17624A">
            <w:pPr>
              <w:keepNext w:val="0"/>
              <w:keepLines w:val="0"/>
              <w:pageBreakBefore w:val="0"/>
              <w:widowControl/>
              <w:kinsoku w:val="0"/>
              <w:wordWrap/>
              <w:overflowPunct/>
              <w:topLinePunct w:val="0"/>
              <w:autoSpaceDE w:val="0"/>
              <w:autoSpaceDN w:val="0"/>
              <w:bidi w:val="0"/>
              <w:adjustRightInd w:val="0"/>
              <w:snapToGrid w:val="0"/>
              <w:spacing w:line="312" w:lineRule="auto"/>
              <w:ind w:left="0"/>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谈话椅1</w:t>
            </w:r>
          </w:p>
          <w:p w14:paraId="0452FF24">
            <w:pPr>
              <w:keepNext w:val="0"/>
              <w:keepLines w:val="0"/>
              <w:pageBreakBefore w:val="0"/>
              <w:widowControl/>
              <w:kinsoku w:val="0"/>
              <w:wordWrap/>
              <w:overflowPunct/>
              <w:topLinePunct w:val="0"/>
              <w:autoSpaceDE w:val="0"/>
              <w:autoSpaceDN w:val="0"/>
              <w:bidi w:val="0"/>
              <w:adjustRightInd w:val="0"/>
              <w:snapToGrid w:val="0"/>
              <w:spacing w:line="312" w:lineRule="auto"/>
              <w:ind w:left="0"/>
              <w:jc w:val="center"/>
              <w:rPr>
                <w:rFonts w:hint="eastAsia" w:ascii="宋体" w:hAnsi="宋体" w:eastAsia="宋体" w:cs="宋体"/>
                <w:color w:val="auto"/>
                <w:sz w:val="21"/>
                <w:szCs w:val="21"/>
                <w:highlight w:val="none"/>
              </w:rPr>
            </w:pPr>
          </w:p>
        </w:tc>
        <w:tc>
          <w:tcPr>
            <w:tcW w:w="6575" w:type="dxa"/>
            <w:vAlign w:val="center"/>
          </w:tcPr>
          <w:p w14:paraId="48C4F5FA">
            <w:pPr>
              <w:keepNext w:val="0"/>
              <w:keepLines w:val="0"/>
              <w:pageBreakBefore w:val="0"/>
              <w:widowControl/>
              <w:suppressLineNumbers w:val="0"/>
              <w:kinsoku w:val="0"/>
              <w:wordWrap/>
              <w:overflowPunct/>
              <w:topLinePunct w:val="0"/>
              <w:autoSpaceDE w:val="0"/>
              <w:autoSpaceDN w:val="0"/>
              <w:bidi w:val="0"/>
              <w:adjustRightInd w:val="0"/>
              <w:snapToGrid w:val="0"/>
              <w:spacing w:line="312" w:lineRule="auto"/>
              <w:jc w:val="left"/>
              <w:textAlignment w:val="center"/>
              <w:rPr>
                <w:rFonts w:hint="eastAsia"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i w:val="0"/>
                <w:iCs w:val="0"/>
                <w:color w:val="auto"/>
                <w:kern w:val="0"/>
                <w:sz w:val="21"/>
                <w:szCs w:val="21"/>
                <w:highlight w:val="none"/>
                <w:u w:val="none"/>
                <w:lang w:val="en-US" w:eastAsia="zh-CN" w:bidi="ar"/>
              </w:rPr>
              <w:t>203.1规格：常规</w:t>
            </w:r>
          </w:p>
        </w:tc>
      </w:tr>
      <w:tr w14:paraId="5BFC5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190" w:hRule="atLeast"/>
        </w:trPr>
        <w:tc>
          <w:tcPr>
            <w:tcW w:w="719" w:type="dxa"/>
            <w:vMerge w:val="continue"/>
            <w:vAlign w:val="center"/>
          </w:tcPr>
          <w:p w14:paraId="4512B30C">
            <w:pPr>
              <w:keepNext w:val="0"/>
              <w:keepLines w:val="0"/>
              <w:pageBreakBefore w:val="0"/>
              <w:widowControl/>
              <w:suppressLineNumbers w:val="0"/>
              <w:kinsoku w:val="0"/>
              <w:wordWrap/>
              <w:overflowPunct/>
              <w:topLinePunct w:val="0"/>
              <w:autoSpaceDE w:val="0"/>
              <w:autoSpaceDN w:val="0"/>
              <w:bidi w:val="0"/>
              <w:adjustRightInd w:val="0"/>
              <w:snapToGrid w:val="0"/>
              <w:spacing w:line="312" w:lineRule="auto"/>
              <w:ind w:left="0" w:firstLineChars="0"/>
              <w:jc w:val="center"/>
              <w:textAlignment w:val="center"/>
              <w:rPr>
                <w:rFonts w:hint="eastAsia" w:ascii="宋体" w:hAnsi="宋体" w:eastAsia="宋体" w:cs="宋体"/>
                <w:color w:val="auto"/>
                <w:sz w:val="21"/>
                <w:szCs w:val="21"/>
                <w:highlight w:val="none"/>
              </w:rPr>
            </w:pPr>
          </w:p>
        </w:tc>
        <w:tc>
          <w:tcPr>
            <w:tcW w:w="1678" w:type="dxa"/>
            <w:vMerge w:val="continue"/>
            <w:vAlign w:val="center"/>
          </w:tcPr>
          <w:p w14:paraId="33AC63D8">
            <w:pPr>
              <w:keepNext w:val="0"/>
              <w:keepLines w:val="0"/>
              <w:pageBreakBefore w:val="0"/>
              <w:widowControl/>
              <w:suppressLineNumbers w:val="0"/>
              <w:kinsoku w:val="0"/>
              <w:wordWrap/>
              <w:overflowPunct/>
              <w:topLinePunct w:val="0"/>
              <w:autoSpaceDE w:val="0"/>
              <w:autoSpaceDN w:val="0"/>
              <w:bidi w:val="0"/>
              <w:adjustRightInd w:val="0"/>
              <w:snapToGrid w:val="0"/>
              <w:spacing w:line="312" w:lineRule="auto"/>
              <w:ind w:left="0"/>
              <w:jc w:val="center"/>
              <w:textAlignment w:val="center"/>
              <w:rPr>
                <w:rFonts w:hint="eastAsia" w:ascii="宋体" w:hAnsi="宋体" w:eastAsia="宋体" w:cs="宋体"/>
                <w:color w:val="auto"/>
                <w:sz w:val="21"/>
                <w:szCs w:val="21"/>
                <w:highlight w:val="none"/>
              </w:rPr>
            </w:pPr>
          </w:p>
        </w:tc>
        <w:tc>
          <w:tcPr>
            <w:tcW w:w="6575" w:type="dxa"/>
            <w:vAlign w:val="center"/>
          </w:tcPr>
          <w:p w14:paraId="5790712A">
            <w:pPr>
              <w:keepNext w:val="0"/>
              <w:keepLines w:val="0"/>
              <w:pageBreakBefore w:val="0"/>
              <w:widowControl/>
              <w:suppressLineNumbers w:val="0"/>
              <w:kinsoku w:val="0"/>
              <w:wordWrap/>
              <w:overflowPunct/>
              <w:topLinePunct w:val="0"/>
              <w:autoSpaceDE w:val="0"/>
              <w:autoSpaceDN w:val="0"/>
              <w:bidi w:val="0"/>
              <w:adjustRightInd w:val="0"/>
              <w:snapToGrid w:val="0"/>
              <w:spacing w:line="312" w:lineRule="auto"/>
              <w:jc w:val="left"/>
              <w:textAlignment w:val="center"/>
              <w:rPr>
                <w:rFonts w:hint="eastAsia"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i w:val="0"/>
                <w:iCs w:val="0"/>
                <w:color w:val="auto"/>
                <w:kern w:val="0"/>
                <w:sz w:val="21"/>
                <w:szCs w:val="21"/>
                <w:highlight w:val="none"/>
                <w:u w:val="none"/>
                <w:lang w:val="en-US" w:eastAsia="zh-CN" w:bidi="ar"/>
              </w:rPr>
              <w:t>203.2基材：靠背面料高弹网布。网布甲醛含量、可分解致癌芳香胺染料、可萃取重金属（包括砷As、铅Pb、铬Cr、钴Co、铜Cu、镍Ni、镉Cd、锑Sb、汞Hg、铬Cr（VI））、五氯苯酚均符合GB 18401-2010、HJ 2546-2016、SZJG 52-2016标准要求。座面面覆透气网布，内衬高弹定型泡棉；表观密度偏差、40%压陷硬度偏差、回弹率、75%压缩永久变形、65%/25%压陷比、气味等级、拉伸强度、断裂伸长率、撕裂强度、干热老化后拉伸强度、干热老化后拉伸强度变化率、湿热老化后拉伸强度、湿热老化后拉伸强度变化率、甲醛散发均符合GB/T 10802-2023标准要求。背框座框深灰色框架，尼龙注塑成型，抗冲击、防老化；深灰色升降3D扶手，深灰色PU扶手面盖；采用压铸成型铝合金五星脚，半径≥350MM；PU尼龙静音脚轮,直径不小于50mm，耐磨度高；脚轮的外观、装配、抗冲击性、动载荷、滚动阻力、旋转阻力、静载荷等均符合QB/T 4765-2014标准要求。85#沉口50mm黑色烤漆气杆；</w:t>
            </w:r>
          </w:p>
        </w:tc>
      </w:tr>
      <w:tr w14:paraId="350AF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386" w:hRule="atLeast"/>
        </w:trPr>
        <w:tc>
          <w:tcPr>
            <w:tcW w:w="719" w:type="dxa"/>
            <w:vMerge w:val="continue"/>
            <w:vAlign w:val="center"/>
          </w:tcPr>
          <w:p w14:paraId="64414BD4">
            <w:pPr>
              <w:keepNext w:val="0"/>
              <w:keepLines w:val="0"/>
              <w:pageBreakBefore w:val="0"/>
              <w:widowControl/>
              <w:suppressLineNumbers w:val="0"/>
              <w:kinsoku w:val="0"/>
              <w:wordWrap/>
              <w:overflowPunct/>
              <w:topLinePunct w:val="0"/>
              <w:autoSpaceDE w:val="0"/>
              <w:autoSpaceDN w:val="0"/>
              <w:bidi w:val="0"/>
              <w:adjustRightInd w:val="0"/>
              <w:snapToGrid w:val="0"/>
              <w:spacing w:line="312" w:lineRule="auto"/>
              <w:ind w:left="0" w:firstLineChars="0"/>
              <w:jc w:val="center"/>
              <w:textAlignment w:val="center"/>
              <w:rPr>
                <w:rFonts w:hint="eastAsia" w:ascii="宋体" w:hAnsi="宋体" w:eastAsia="宋体" w:cs="宋体"/>
                <w:i w:val="0"/>
                <w:iCs w:val="0"/>
                <w:color w:val="auto"/>
                <w:kern w:val="0"/>
                <w:sz w:val="21"/>
                <w:szCs w:val="21"/>
                <w:highlight w:val="none"/>
                <w:u w:val="none"/>
                <w:lang w:val="en-US" w:eastAsia="zh-CN" w:bidi="ar"/>
              </w:rPr>
            </w:pPr>
          </w:p>
        </w:tc>
        <w:tc>
          <w:tcPr>
            <w:tcW w:w="1678" w:type="dxa"/>
            <w:vMerge w:val="continue"/>
            <w:vAlign w:val="center"/>
          </w:tcPr>
          <w:p w14:paraId="31CE15E1">
            <w:pPr>
              <w:keepNext w:val="0"/>
              <w:keepLines w:val="0"/>
              <w:pageBreakBefore w:val="0"/>
              <w:widowControl/>
              <w:suppressLineNumbers w:val="0"/>
              <w:kinsoku w:val="0"/>
              <w:wordWrap/>
              <w:overflowPunct/>
              <w:topLinePunct w:val="0"/>
              <w:autoSpaceDE w:val="0"/>
              <w:autoSpaceDN w:val="0"/>
              <w:bidi w:val="0"/>
              <w:adjustRightInd w:val="0"/>
              <w:snapToGrid w:val="0"/>
              <w:spacing w:line="312" w:lineRule="auto"/>
              <w:ind w:left="0"/>
              <w:jc w:val="center"/>
              <w:textAlignment w:val="center"/>
              <w:rPr>
                <w:rFonts w:hint="eastAsia" w:ascii="宋体" w:hAnsi="宋体" w:eastAsia="宋体" w:cs="宋体"/>
                <w:i w:val="0"/>
                <w:iCs w:val="0"/>
                <w:color w:val="auto"/>
                <w:kern w:val="0"/>
                <w:sz w:val="21"/>
                <w:szCs w:val="21"/>
                <w:highlight w:val="none"/>
                <w:u w:val="none"/>
                <w:lang w:val="en-US" w:eastAsia="zh-CN" w:bidi="ar"/>
              </w:rPr>
            </w:pPr>
          </w:p>
        </w:tc>
        <w:tc>
          <w:tcPr>
            <w:tcW w:w="6575" w:type="dxa"/>
            <w:vAlign w:val="center"/>
          </w:tcPr>
          <w:p w14:paraId="786A628D">
            <w:pPr>
              <w:keepNext w:val="0"/>
              <w:keepLines w:val="0"/>
              <w:pageBreakBefore w:val="0"/>
              <w:widowControl/>
              <w:suppressLineNumbers w:val="0"/>
              <w:kinsoku w:val="0"/>
              <w:wordWrap/>
              <w:overflowPunct/>
              <w:topLinePunct w:val="0"/>
              <w:autoSpaceDE w:val="0"/>
              <w:autoSpaceDN w:val="0"/>
              <w:bidi w:val="0"/>
              <w:adjustRightInd w:val="0"/>
              <w:snapToGrid w:val="0"/>
              <w:spacing w:line="312" w:lineRule="auto"/>
              <w:jc w:val="left"/>
              <w:textAlignment w:val="center"/>
              <w:rPr>
                <w:rFonts w:hint="eastAsia"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i w:val="0"/>
                <w:iCs w:val="0"/>
                <w:color w:val="auto"/>
                <w:kern w:val="0"/>
                <w:sz w:val="21"/>
                <w:szCs w:val="21"/>
                <w:highlight w:val="none"/>
                <w:u w:val="none"/>
                <w:lang w:val="en-US" w:eastAsia="zh-CN" w:bidi="ar"/>
              </w:rPr>
              <w:t>203.3功能配置：可倾仰、可旋转、可升降，人性化后仰弹力调整；米色、咖色，可根据不同楼栋来确定颜色。</w:t>
            </w:r>
          </w:p>
        </w:tc>
      </w:tr>
      <w:tr w14:paraId="2BA68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190" w:hRule="atLeast"/>
        </w:trPr>
        <w:tc>
          <w:tcPr>
            <w:tcW w:w="719" w:type="dxa"/>
            <w:vMerge w:val="continue"/>
            <w:vAlign w:val="center"/>
          </w:tcPr>
          <w:p w14:paraId="6F3CC2DC">
            <w:pPr>
              <w:keepNext w:val="0"/>
              <w:keepLines w:val="0"/>
              <w:pageBreakBefore w:val="0"/>
              <w:widowControl/>
              <w:suppressLineNumbers w:val="0"/>
              <w:kinsoku w:val="0"/>
              <w:wordWrap/>
              <w:overflowPunct/>
              <w:topLinePunct w:val="0"/>
              <w:autoSpaceDE w:val="0"/>
              <w:autoSpaceDN w:val="0"/>
              <w:bidi w:val="0"/>
              <w:adjustRightInd w:val="0"/>
              <w:snapToGrid w:val="0"/>
              <w:spacing w:line="312" w:lineRule="auto"/>
              <w:ind w:left="0" w:firstLineChars="0"/>
              <w:jc w:val="center"/>
              <w:textAlignment w:val="center"/>
              <w:rPr>
                <w:rFonts w:hint="eastAsia" w:ascii="宋体" w:hAnsi="宋体" w:eastAsia="宋体" w:cs="宋体"/>
                <w:i w:val="0"/>
                <w:iCs w:val="0"/>
                <w:color w:val="auto"/>
                <w:kern w:val="0"/>
                <w:sz w:val="21"/>
                <w:szCs w:val="21"/>
                <w:highlight w:val="none"/>
                <w:u w:val="none"/>
                <w:lang w:val="en-US" w:eastAsia="zh-CN" w:bidi="ar"/>
              </w:rPr>
            </w:pPr>
          </w:p>
        </w:tc>
        <w:tc>
          <w:tcPr>
            <w:tcW w:w="1678" w:type="dxa"/>
            <w:vMerge w:val="continue"/>
            <w:vAlign w:val="center"/>
          </w:tcPr>
          <w:p w14:paraId="2938FA67">
            <w:pPr>
              <w:keepNext w:val="0"/>
              <w:keepLines w:val="0"/>
              <w:pageBreakBefore w:val="0"/>
              <w:widowControl/>
              <w:suppressLineNumbers w:val="0"/>
              <w:kinsoku w:val="0"/>
              <w:wordWrap/>
              <w:overflowPunct/>
              <w:topLinePunct w:val="0"/>
              <w:autoSpaceDE w:val="0"/>
              <w:autoSpaceDN w:val="0"/>
              <w:bidi w:val="0"/>
              <w:adjustRightInd w:val="0"/>
              <w:snapToGrid w:val="0"/>
              <w:spacing w:line="312" w:lineRule="auto"/>
              <w:ind w:left="0"/>
              <w:jc w:val="center"/>
              <w:textAlignment w:val="center"/>
              <w:rPr>
                <w:rFonts w:hint="eastAsia" w:ascii="宋体" w:hAnsi="宋体" w:eastAsia="宋体" w:cs="宋体"/>
                <w:i w:val="0"/>
                <w:iCs w:val="0"/>
                <w:color w:val="auto"/>
                <w:kern w:val="0"/>
                <w:sz w:val="21"/>
                <w:szCs w:val="21"/>
                <w:highlight w:val="none"/>
                <w:u w:val="none"/>
                <w:lang w:val="en-US" w:eastAsia="zh-CN" w:bidi="ar"/>
              </w:rPr>
            </w:pPr>
          </w:p>
        </w:tc>
        <w:tc>
          <w:tcPr>
            <w:tcW w:w="6575" w:type="dxa"/>
            <w:vAlign w:val="center"/>
          </w:tcPr>
          <w:p w14:paraId="61ACECB4">
            <w:pPr>
              <w:keepNext w:val="0"/>
              <w:keepLines w:val="0"/>
              <w:pageBreakBefore w:val="0"/>
              <w:widowControl/>
              <w:suppressLineNumbers w:val="0"/>
              <w:kinsoku w:val="0"/>
              <w:wordWrap/>
              <w:overflowPunct/>
              <w:topLinePunct w:val="0"/>
              <w:autoSpaceDE w:val="0"/>
              <w:autoSpaceDN w:val="0"/>
              <w:bidi w:val="0"/>
              <w:adjustRightInd w:val="0"/>
              <w:snapToGrid w:val="0"/>
              <w:spacing w:line="312" w:lineRule="auto"/>
              <w:jc w:val="left"/>
              <w:textAlignment w:val="center"/>
              <w:rPr>
                <w:rFonts w:hint="eastAsia"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i w:val="0"/>
                <w:iCs w:val="0"/>
                <w:color w:val="auto"/>
                <w:kern w:val="0"/>
                <w:sz w:val="21"/>
                <w:szCs w:val="21"/>
                <w:highlight w:val="none"/>
                <w:u w:val="none"/>
                <w:lang w:val="en-US" w:eastAsia="zh-CN" w:bidi="ar"/>
              </w:rPr>
              <w:t>203.4五金配件：钢质螺帽、螺丝，表面镀镍。</w:t>
            </w:r>
          </w:p>
        </w:tc>
      </w:tr>
      <w:tr w14:paraId="54E06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314" w:hRule="atLeast"/>
        </w:trPr>
        <w:tc>
          <w:tcPr>
            <w:tcW w:w="719" w:type="dxa"/>
            <w:vMerge w:val="restart"/>
            <w:vAlign w:val="center"/>
          </w:tcPr>
          <w:p w14:paraId="2C28F74B">
            <w:pPr>
              <w:keepNext w:val="0"/>
              <w:keepLines w:val="0"/>
              <w:pageBreakBefore w:val="0"/>
              <w:widowControl/>
              <w:numPr>
                <w:ilvl w:val="0"/>
                <w:numId w:val="19"/>
              </w:numPr>
              <w:kinsoku w:val="0"/>
              <w:wordWrap/>
              <w:overflowPunct/>
              <w:topLinePunct w:val="0"/>
              <w:autoSpaceDE w:val="0"/>
              <w:autoSpaceDN w:val="0"/>
              <w:bidi w:val="0"/>
              <w:adjustRightInd w:val="0"/>
              <w:snapToGrid w:val="0"/>
              <w:spacing w:line="312" w:lineRule="auto"/>
              <w:ind w:left="425" w:leftChars="0" w:hanging="425" w:firstLineChars="0"/>
              <w:jc w:val="center"/>
              <w:rPr>
                <w:rFonts w:hint="eastAsia" w:ascii="宋体" w:hAnsi="宋体" w:eastAsia="宋体" w:cs="宋体"/>
                <w:color w:val="auto"/>
                <w:sz w:val="21"/>
                <w:szCs w:val="21"/>
                <w:highlight w:val="none"/>
              </w:rPr>
            </w:pPr>
          </w:p>
        </w:tc>
        <w:tc>
          <w:tcPr>
            <w:tcW w:w="1678" w:type="dxa"/>
            <w:vMerge w:val="restart"/>
            <w:vAlign w:val="center"/>
          </w:tcPr>
          <w:p w14:paraId="30113179">
            <w:pPr>
              <w:keepNext w:val="0"/>
              <w:keepLines w:val="0"/>
              <w:pageBreakBefore w:val="0"/>
              <w:widowControl/>
              <w:kinsoku w:val="0"/>
              <w:wordWrap/>
              <w:overflowPunct/>
              <w:topLinePunct w:val="0"/>
              <w:autoSpaceDE w:val="0"/>
              <w:autoSpaceDN w:val="0"/>
              <w:bidi w:val="0"/>
              <w:adjustRightInd w:val="0"/>
              <w:snapToGrid w:val="0"/>
              <w:spacing w:line="312" w:lineRule="auto"/>
              <w:jc w:val="center"/>
              <w:rPr>
                <w:rFonts w:hint="eastAsia" w:ascii="宋体" w:hAnsi="宋体" w:eastAsia="宋体" w:cs="宋体"/>
                <w:b w:val="0"/>
                <w:bCs w:val="0"/>
                <w:color w:val="auto"/>
                <w:sz w:val="21"/>
                <w:szCs w:val="21"/>
                <w:highlight w:val="none"/>
                <w:lang w:val="en-US" w:eastAsia="zh-CN"/>
              </w:rPr>
            </w:pPr>
            <w:r>
              <w:rPr>
                <w:rFonts w:hint="eastAsia" w:ascii="宋体" w:hAnsi="宋体" w:eastAsia="宋体" w:cs="宋体"/>
                <w:b w:val="0"/>
                <w:bCs w:val="0"/>
                <w:color w:val="auto"/>
                <w:sz w:val="21"/>
                <w:szCs w:val="21"/>
                <w:highlight w:val="none"/>
                <w:lang w:val="en-US" w:eastAsia="zh-CN"/>
              </w:rPr>
              <w:t>谈话椅2</w:t>
            </w:r>
          </w:p>
          <w:p w14:paraId="0A0B66BF">
            <w:pPr>
              <w:keepNext w:val="0"/>
              <w:keepLines w:val="0"/>
              <w:pageBreakBefore w:val="0"/>
              <w:widowControl/>
              <w:kinsoku w:val="0"/>
              <w:wordWrap/>
              <w:overflowPunct/>
              <w:topLinePunct w:val="0"/>
              <w:autoSpaceDE w:val="0"/>
              <w:autoSpaceDN w:val="0"/>
              <w:bidi w:val="0"/>
              <w:adjustRightInd w:val="0"/>
              <w:snapToGrid w:val="0"/>
              <w:spacing w:line="312" w:lineRule="auto"/>
              <w:ind w:left="0"/>
              <w:jc w:val="center"/>
              <w:rPr>
                <w:rFonts w:hint="eastAsia" w:ascii="宋体" w:hAnsi="宋体" w:eastAsia="宋体" w:cs="宋体"/>
                <w:color w:val="auto"/>
                <w:sz w:val="21"/>
                <w:szCs w:val="21"/>
                <w:highlight w:val="none"/>
              </w:rPr>
            </w:pPr>
          </w:p>
        </w:tc>
        <w:tc>
          <w:tcPr>
            <w:tcW w:w="6575" w:type="dxa"/>
            <w:vAlign w:val="center"/>
          </w:tcPr>
          <w:p w14:paraId="3C7E7EF9">
            <w:pPr>
              <w:keepNext w:val="0"/>
              <w:keepLines w:val="0"/>
              <w:pageBreakBefore w:val="0"/>
              <w:widowControl/>
              <w:suppressLineNumbers w:val="0"/>
              <w:kinsoku w:val="0"/>
              <w:wordWrap/>
              <w:overflowPunct/>
              <w:topLinePunct w:val="0"/>
              <w:autoSpaceDE w:val="0"/>
              <w:autoSpaceDN w:val="0"/>
              <w:bidi w:val="0"/>
              <w:adjustRightInd w:val="0"/>
              <w:snapToGrid w:val="0"/>
              <w:spacing w:line="312" w:lineRule="auto"/>
              <w:jc w:val="left"/>
              <w:textAlignment w:val="center"/>
              <w:rPr>
                <w:rFonts w:hint="eastAsia"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i w:val="0"/>
                <w:iCs w:val="0"/>
                <w:color w:val="auto"/>
                <w:kern w:val="0"/>
                <w:sz w:val="21"/>
                <w:szCs w:val="21"/>
                <w:highlight w:val="none"/>
                <w:u w:val="none"/>
                <w:lang w:val="en-US" w:eastAsia="zh-CN" w:bidi="ar"/>
              </w:rPr>
              <w:t>204.1规格：常规</w:t>
            </w:r>
          </w:p>
        </w:tc>
      </w:tr>
      <w:tr w14:paraId="46E7E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314" w:hRule="atLeast"/>
        </w:trPr>
        <w:tc>
          <w:tcPr>
            <w:tcW w:w="719" w:type="dxa"/>
            <w:vMerge w:val="continue"/>
            <w:vAlign w:val="center"/>
          </w:tcPr>
          <w:p w14:paraId="1422F5B3">
            <w:pPr>
              <w:keepNext w:val="0"/>
              <w:keepLines w:val="0"/>
              <w:pageBreakBefore w:val="0"/>
              <w:widowControl/>
              <w:suppressLineNumbers w:val="0"/>
              <w:kinsoku w:val="0"/>
              <w:wordWrap/>
              <w:overflowPunct/>
              <w:topLinePunct w:val="0"/>
              <w:autoSpaceDE w:val="0"/>
              <w:autoSpaceDN w:val="0"/>
              <w:bidi w:val="0"/>
              <w:adjustRightInd w:val="0"/>
              <w:snapToGrid w:val="0"/>
              <w:spacing w:line="312" w:lineRule="auto"/>
              <w:ind w:left="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56A5BF50">
            <w:pPr>
              <w:keepNext w:val="0"/>
              <w:keepLines w:val="0"/>
              <w:pageBreakBefore w:val="0"/>
              <w:widowControl/>
              <w:suppressLineNumbers w:val="0"/>
              <w:kinsoku w:val="0"/>
              <w:wordWrap/>
              <w:overflowPunct/>
              <w:topLinePunct w:val="0"/>
              <w:autoSpaceDE w:val="0"/>
              <w:autoSpaceDN w:val="0"/>
              <w:bidi w:val="0"/>
              <w:adjustRightInd w:val="0"/>
              <w:snapToGrid w:val="0"/>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5050A11F">
            <w:pPr>
              <w:keepNext w:val="0"/>
              <w:keepLines w:val="0"/>
              <w:pageBreakBefore w:val="0"/>
              <w:widowControl/>
              <w:suppressLineNumbers w:val="0"/>
              <w:kinsoku w:val="0"/>
              <w:wordWrap/>
              <w:overflowPunct/>
              <w:topLinePunct w:val="0"/>
              <w:autoSpaceDE w:val="0"/>
              <w:autoSpaceDN w:val="0"/>
              <w:bidi w:val="0"/>
              <w:adjustRightInd w:val="0"/>
              <w:snapToGrid w:val="0"/>
              <w:spacing w:line="312" w:lineRule="auto"/>
              <w:jc w:val="left"/>
              <w:textAlignment w:val="center"/>
              <w:rPr>
                <w:rFonts w:hint="eastAsia"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i w:val="0"/>
                <w:iCs w:val="0"/>
                <w:color w:val="auto"/>
                <w:kern w:val="0"/>
                <w:sz w:val="21"/>
                <w:szCs w:val="21"/>
                <w:highlight w:val="none"/>
                <w:u w:val="none"/>
                <w:lang w:val="en-US" w:eastAsia="zh-CN" w:bidi="ar"/>
              </w:rPr>
              <w:t>204.2座内板：采用E0级曲木板。</w:t>
            </w:r>
          </w:p>
        </w:tc>
      </w:tr>
      <w:tr w14:paraId="2C4F3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314" w:hRule="atLeast"/>
        </w:trPr>
        <w:tc>
          <w:tcPr>
            <w:tcW w:w="719" w:type="dxa"/>
            <w:vMerge w:val="continue"/>
            <w:vAlign w:val="center"/>
          </w:tcPr>
          <w:p w14:paraId="4591072D">
            <w:pPr>
              <w:keepNext w:val="0"/>
              <w:keepLines w:val="0"/>
              <w:pageBreakBefore w:val="0"/>
              <w:widowControl/>
              <w:suppressLineNumbers w:val="0"/>
              <w:kinsoku w:val="0"/>
              <w:wordWrap/>
              <w:overflowPunct/>
              <w:topLinePunct w:val="0"/>
              <w:autoSpaceDE w:val="0"/>
              <w:autoSpaceDN w:val="0"/>
              <w:bidi w:val="0"/>
              <w:adjustRightInd w:val="0"/>
              <w:snapToGrid w:val="0"/>
              <w:spacing w:line="312" w:lineRule="auto"/>
              <w:ind w:left="0" w:firstLineChars="0"/>
              <w:jc w:val="left"/>
              <w:textAlignment w:val="center"/>
              <w:rPr>
                <w:rFonts w:hint="eastAsia" w:ascii="宋体" w:hAnsi="宋体" w:eastAsia="宋体" w:cs="宋体"/>
                <w:i w:val="0"/>
                <w:iCs w:val="0"/>
                <w:color w:val="auto"/>
                <w:kern w:val="0"/>
                <w:sz w:val="21"/>
                <w:szCs w:val="21"/>
                <w:highlight w:val="none"/>
                <w:u w:val="none"/>
                <w:lang w:val="en-US" w:eastAsia="zh-CN" w:bidi="ar"/>
              </w:rPr>
            </w:pPr>
          </w:p>
        </w:tc>
        <w:tc>
          <w:tcPr>
            <w:tcW w:w="1678" w:type="dxa"/>
            <w:vMerge w:val="continue"/>
            <w:vAlign w:val="center"/>
          </w:tcPr>
          <w:p w14:paraId="777E7735">
            <w:pPr>
              <w:keepNext w:val="0"/>
              <w:keepLines w:val="0"/>
              <w:pageBreakBefore w:val="0"/>
              <w:widowControl/>
              <w:suppressLineNumbers w:val="0"/>
              <w:kinsoku w:val="0"/>
              <w:wordWrap/>
              <w:overflowPunct/>
              <w:topLinePunct w:val="0"/>
              <w:autoSpaceDE w:val="0"/>
              <w:autoSpaceDN w:val="0"/>
              <w:bidi w:val="0"/>
              <w:adjustRightInd w:val="0"/>
              <w:snapToGrid w:val="0"/>
              <w:spacing w:line="312" w:lineRule="auto"/>
              <w:ind w:left="0"/>
              <w:jc w:val="left"/>
              <w:textAlignment w:val="center"/>
              <w:rPr>
                <w:rFonts w:hint="eastAsia" w:ascii="宋体" w:hAnsi="宋体" w:eastAsia="宋体" w:cs="宋体"/>
                <w:i w:val="0"/>
                <w:iCs w:val="0"/>
                <w:color w:val="auto"/>
                <w:kern w:val="0"/>
                <w:sz w:val="21"/>
                <w:szCs w:val="21"/>
                <w:highlight w:val="none"/>
                <w:u w:val="none"/>
                <w:lang w:val="en-US" w:eastAsia="zh-CN" w:bidi="ar"/>
              </w:rPr>
            </w:pPr>
          </w:p>
        </w:tc>
        <w:tc>
          <w:tcPr>
            <w:tcW w:w="6575" w:type="dxa"/>
            <w:vAlign w:val="center"/>
          </w:tcPr>
          <w:p w14:paraId="31D64292">
            <w:pPr>
              <w:keepNext w:val="0"/>
              <w:keepLines w:val="0"/>
              <w:pageBreakBefore w:val="0"/>
              <w:widowControl/>
              <w:suppressLineNumbers w:val="0"/>
              <w:kinsoku w:val="0"/>
              <w:wordWrap/>
              <w:overflowPunct/>
              <w:topLinePunct w:val="0"/>
              <w:autoSpaceDE w:val="0"/>
              <w:autoSpaceDN w:val="0"/>
              <w:bidi w:val="0"/>
              <w:adjustRightInd w:val="0"/>
              <w:snapToGrid w:val="0"/>
              <w:spacing w:line="312" w:lineRule="auto"/>
              <w:jc w:val="left"/>
              <w:textAlignment w:val="center"/>
              <w:rPr>
                <w:rFonts w:hint="eastAsia"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i w:val="0"/>
                <w:iCs w:val="0"/>
                <w:color w:val="auto"/>
                <w:kern w:val="0"/>
                <w:sz w:val="21"/>
                <w:szCs w:val="21"/>
                <w:highlight w:val="none"/>
                <w:u w:val="none"/>
                <w:lang w:val="en-US" w:eastAsia="zh-CN" w:bidi="ar"/>
              </w:rPr>
              <w:t>204.3脚架：白蜡木原木方加工成型，木方直径不低于40mm；</w:t>
            </w:r>
          </w:p>
        </w:tc>
      </w:tr>
      <w:tr w14:paraId="67C13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314" w:hRule="atLeast"/>
        </w:trPr>
        <w:tc>
          <w:tcPr>
            <w:tcW w:w="719" w:type="dxa"/>
            <w:vMerge w:val="continue"/>
            <w:vAlign w:val="center"/>
          </w:tcPr>
          <w:p w14:paraId="1534A8F5">
            <w:pPr>
              <w:keepNext w:val="0"/>
              <w:keepLines w:val="0"/>
              <w:pageBreakBefore w:val="0"/>
              <w:widowControl/>
              <w:suppressLineNumbers w:val="0"/>
              <w:kinsoku w:val="0"/>
              <w:wordWrap/>
              <w:overflowPunct/>
              <w:topLinePunct w:val="0"/>
              <w:autoSpaceDE w:val="0"/>
              <w:autoSpaceDN w:val="0"/>
              <w:bidi w:val="0"/>
              <w:adjustRightInd w:val="0"/>
              <w:snapToGrid w:val="0"/>
              <w:spacing w:line="312" w:lineRule="auto"/>
              <w:ind w:left="0" w:firstLineChars="0"/>
              <w:jc w:val="left"/>
              <w:textAlignment w:val="center"/>
              <w:rPr>
                <w:rFonts w:hint="eastAsia" w:ascii="宋体" w:hAnsi="宋体" w:eastAsia="宋体" w:cs="宋体"/>
                <w:i w:val="0"/>
                <w:iCs w:val="0"/>
                <w:color w:val="auto"/>
                <w:kern w:val="0"/>
                <w:sz w:val="21"/>
                <w:szCs w:val="21"/>
                <w:highlight w:val="none"/>
                <w:u w:val="none"/>
                <w:lang w:val="en-US" w:eastAsia="zh-CN" w:bidi="ar"/>
              </w:rPr>
            </w:pPr>
          </w:p>
        </w:tc>
        <w:tc>
          <w:tcPr>
            <w:tcW w:w="1678" w:type="dxa"/>
            <w:vMerge w:val="continue"/>
            <w:vAlign w:val="center"/>
          </w:tcPr>
          <w:p w14:paraId="02B7951C">
            <w:pPr>
              <w:keepNext w:val="0"/>
              <w:keepLines w:val="0"/>
              <w:pageBreakBefore w:val="0"/>
              <w:widowControl/>
              <w:suppressLineNumbers w:val="0"/>
              <w:kinsoku w:val="0"/>
              <w:wordWrap/>
              <w:overflowPunct/>
              <w:topLinePunct w:val="0"/>
              <w:autoSpaceDE w:val="0"/>
              <w:autoSpaceDN w:val="0"/>
              <w:bidi w:val="0"/>
              <w:adjustRightInd w:val="0"/>
              <w:snapToGrid w:val="0"/>
              <w:spacing w:line="312" w:lineRule="auto"/>
              <w:ind w:left="0"/>
              <w:jc w:val="left"/>
              <w:textAlignment w:val="center"/>
              <w:rPr>
                <w:rFonts w:hint="eastAsia" w:ascii="宋体" w:hAnsi="宋体" w:eastAsia="宋体" w:cs="宋体"/>
                <w:i w:val="0"/>
                <w:iCs w:val="0"/>
                <w:color w:val="auto"/>
                <w:kern w:val="0"/>
                <w:sz w:val="21"/>
                <w:szCs w:val="21"/>
                <w:highlight w:val="none"/>
                <w:u w:val="none"/>
                <w:lang w:val="en-US" w:eastAsia="zh-CN" w:bidi="ar"/>
              </w:rPr>
            </w:pPr>
          </w:p>
        </w:tc>
        <w:tc>
          <w:tcPr>
            <w:tcW w:w="6575" w:type="dxa"/>
            <w:vAlign w:val="center"/>
          </w:tcPr>
          <w:p w14:paraId="731BFF63">
            <w:pPr>
              <w:keepNext w:val="0"/>
              <w:keepLines w:val="0"/>
              <w:pageBreakBefore w:val="0"/>
              <w:widowControl/>
              <w:suppressLineNumbers w:val="0"/>
              <w:kinsoku w:val="0"/>
              <w:wordWrap/>
              <w:overflowPunct/>
              <w:topLinePunct w:val="0"/>
              <w:autoSpaceDE w:val="0"/>
              <w:autoSpaceDN w:val="0"/>
              <w:bidi w:val="0"/>
              <w:adjustRightInd w:val="0"/>
              <w:snapToGrid w:val="0"/>
              <w:spacing w:line="312" w:lineRule="auto"/>
              <w:jc w:val="left"/>
              <w:textAlignment w:val="center"/>
              <w:rPr>
                <w:rFonts w:hint="eastAsia"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i w:val="0"/>
                <w:iCs w:val="0"/>
                <w:color w:val="auto"/>
                <w:kern w:val="0"/>
                <w:sz w:val="21"/>
                <w:szCs w:val="21"/>
                <w:highlight w:val="none"/>
                <w:u w:val="none"/>
                <w:lang w:val="en-US" w:eastAsia="zh-CN" w:bidi="ar"/>
              </w:rPr>
              <w:t>204.4工艺：采用榫卯结构连接工艺。环保水性漆三底两面，水性漆的重金属元素含量（包括铅、镉、六价铬、汞、砷、钡、硒、锑、钴）均未检出；VOC含量、甲醛含量、乙二醇醚及醚酯总和含量、苯系物总和含量、烷基酚聚氧乙烯醚总和含量均符合GB 18581-2020、GB/T 35602-2017标准要求。</w:t>
            </w:r>
          </w:p>
        </w:tc>
      </w:tr>
      <w:tr w14:paraId="09FB6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314" w:hRule="atLeast"/>
        </w:trPr>
        <w:tc>
          <w:tcPr>
            <w:tcW w:w="719" w:type="dxa"/>
            <w:vMerge w:val="continue"/>
            <w:vAlign w:val="center"/>
          </w:tcPr>
          <w:p w14:paraId="333E9AEB">
            <w:pPr>
              <w:keepNext w:val="0"/>
              <w:keepLines w:val="0"/>
              <w:pageBreakBefore w:val="0"/>
              <w:widowControl/>
              <w:suppressLineNumbers w:val="0"/>
              <w:kinsoku w:val="0"/>
              <w:wordWrap/>
              <w:overflowPunct/>
              <w:topLinePunct w:val="0"/>
              <w:autoSpaceDE w:val="0"/>
              <w:autoSpaceDN w:val="0"/>
              <w:bidi w:val="0"/>
              <w:adjustRightInd w:val="0"/>
              <w:snapToGrid w:val="0"/>
              <w:spacing w:line="312" w:lineRule="auto"/>
              <w:ind w:left="0" w:firstLineChars="0"/>
              <w:jc w:val="left"/>
              <w:textAlignment w:val="center"/>
              <w:rPr>
                <w:rFonts w:hint="eastAsia" w:ascii="宋体" w:hAnsi="宋体" w:eastAsia="宋体" w:cs="宋体"/>
                <w:i w:val="0"/>
                <w:iCs w:val="0"/>
                <w:color w:val="auto"/>
                <w:kern w:val="0"/>
                <w:sz w:val="21"/>
                <w:szCs w:val="21"/>
                <w:highlight w:val="none"/>
                <w:u w:val="none"/>
                <w:lang w:val="en-US" w:eastAsia="zh-CN" w:bidi="ar"/>
              </w:rPr>
            </w:pPr>
          </w:p>
        </w:tc>
        <w:tc>
          <w:tcPr>
            <w:tcW w:w="1678" w:type="dxa"/>
            <w:vMerge w:val="continue"/>
            <w:vAlign w:val="center"/>
          </w:tcPr>
          <w:p w14:paraId="64F80F16">
            <w:pPr>
              <w:keepNext w:val="0"/>
              <w:keepLines w:val="0"/>
              <w:pageBreakBefore w:val="0"/>
              <w:widowControl/>
              <w:suppressLineNumbers w:val="0"/>
              <w:kinsoku w:val="0"/>
              <w:wordWrap/>
              <w:overflowPunct/>
              <w:topLinePunct w:val="0"/>
              <w:autoSpaceDE w:val="0"/>
              <w:autoSpaceDN w:val="0"/>
              <w:bidi w:val="0"/>
              <w:adjustRightInd w:val="0"/>
              <w:snapToGrid w:val="0"/>
              <w:spacing w:line="312" w:lineRule="auto"/>
              <w:ind w:left="0"/>
              <w:jc w:val="left"/>
              <w:textAlignment w:val="center"/>
              <w:rPr>
                <w:rFonts w:hint="eastAsia" w:ascii="宋体" w:hAnsi="宋体" w:eastAsia="宋体" w:cs="宋体"/>
                <w:i w:val="0"/>
                <w:iCs w:val="0"/>
                <w:color w:val="auto"/>
                <w:kern w:val="0"/>
                <w:sz w:val="21"/>
                <w:szCs w:val="21"/>
                <w:highlight w:val="none"/>
                <w:u w:val="none"/>
                <w:lang w:val="en-US" w:eastAsia="zh-CN" w:bidi="ar"/>
              </w:rPr>
            </w:pPr>
          </w:p>
        </w:tc>
        <w:tc>
          <w:tcPr>
            <w:tcW w:w="6575" w:type="dxa"/>
            <w:vAlign w:val="center"/>
          </w:tcPr>
          <w:p w14:paraId="10475545">
            <w:pPr>
              <w:keepNext w:val="0"/>
              <w:keepLines w:val="0"/>
              <w:pageBreakBefore w:val="0"/>
              <w:widowControl/>
              <w:suppressLineNumbers w:val="0"/>
              <w:kinsoku w:val="0"/>
              <w:wordWrap/>
              <w:overflowPunct/>
              <w:topLinePunct w:val="0"/>
              <w:autoSpaceDE w:val="0"/>
              <w:autoSpaceDN w:val="0"/>
              <w:bidi w:val="0"/>
              <w:adjustRightInd w:val="0"/>
              <w:snapToGrid w:val="0"/>
              <w:spacing w:line="312" w:lineRule="auto"/>
              <w:jc w:val="left"/>
              <w:textAlignment w:val="center"/>
              <w:rPr>
                <w:rFonts w:hint="eastAsia"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i w:val="0"/>
                <w:iCs w:val="0"/>
                <w:color w:val="auto"/>
                <w:kern w:val="0"/>
                <w:sz w:val="21"/>
                <w:szCs w:val="21"/>
                <w:highlight w:val="none"/>
                <w:u w:val="none"/>
                <w:lang w:val="en-US" w:eastAsia="zh-CN" w:bidi="ar"/>
              </w:rPr>
              <w:t>204.5面料：医用抑菌仿布皮。摩擦色牢度、耐光性、涂层粘着牢度、耐折牢度（50000次）、耐磨性、撕裂力、气味、禁用偶氮染料、游离甲醛、挥发性有机物均符合GB/T 16799-201、HJ 507-2009、SZJG 52-2016标准要求；</w:t>
            </w:r>
          </w:p>
        </w:tc>
      </w:tr>
      <w:tr w14:paraId="4EE9A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90" w:hRule="atLeast"/>
        </w:trPr>
        <w:tc>
          <w:tcPr>
            <w:tcW w:w="719" w:type="dxa"/>
            <w:vMerge w:val="restart"/>
            <w:vAlign w:val="center"/>
          </w:tcPr>
          <w:p w14:paraId="7737EB87">
            <w:pPr>
              <w:keepNext w:val="0"/>
              <w:keepLines w:val="0"/>
              <w:pageBreakBefore w:val="0"/>
              <w:widowControl/>
              <w:numPr>
                <w:ilvl w:val="0"/>
                <w:numId w:val="19"/>
              </w:numPr>
              <w:kinsoku w:val="0"/>
              <w:wordWrap/>
              <w:overflowPunct/>
              <w:topLinePunct w:val="0"/>
              <w:autoSpaceDE w:val="0"/>
              <w:autoSpaceDN w:val="0"/>
              <w:bidi w:val="0"/>
              <w:adjustRightInd w:val="0"/>
              <w:snapToGrid w:val="0"/>
              <w:spacing w:line="312" w:lineRule="auto"/>
              <w:ind w:left="425" w:leftChars="0" w:hanging="425" w:firstLineChars="0"/>
              <w:jc w:val="center"/>
              <w:rPr>
                <w:rFonts w:hint="eastAsia" w:ascii="宋体" w:hAnsi="宋体" w:eastAsia="宋体" w:cs="宋体"/>
                <w:color w:val="auto"/>
                <w:sz w:val="21"/>
                <w:szCs w:val="21"/>
                <w:highlight w:val="none"/>
              </w:rPr>
            </w:pPr>
          </w:p>
        </w:tc>
        <w:tc>
          <w:tcPr>
            <w:tcW w:w="1678" w:type="dxa"/>
            <w:vMerge w:val="restart"/>
            <w:vAlign w:val="center"/>
          </w:tcPr>
          <w:p w14:paraId="35325864">
            <w:pPr>
              <w:keepNext w:val="0"/>
              <w:keepLines w:val="0"/>
              <w:pageBreakBefore w:val="0"/>
              <w:widowControl/>
              <w:kinsoku w:val="0"/>
              <w:wordWrap/>
              <w:overflowPunct/>
              <w:topLinePunct w:val="0"/>
              <w:autoSpaceDE w:val="0"/>
              <w:autoSpaceDN w:val="0"/>
              <w:bidi w:val="0"/>
              <w:adjustRightInd w:val="0"/>
              <w:snapToGrid w:val="0"/>
              <w:spacing w:line="312" w:lineRule="auto"/>
              <w:ind w:left="0"/>
              <w:jc w:val="center"/>
              <w:rPr>
                <w:rFonts w:hint="eastAsia" w:ascii="宋体" w:hAnsi="宋体" w:eastAsia="宋体" w:cs="宋体"/>
                <w:b w:val="0"/>
                <w:bCs w:val="0"/>
                <w:color w:val="auto"/>
                <w:sz w:val="21"/>
                <w:szCs w:val="21"/>
                <w:highlight w:val="none"/>
                <w:lang w:val="en-US" w:eastAsia="zh-CN"/>
              </w:rPr>
            </w:pPr>
            <w:r>
              <w:rPr>
                <w:rFonts w:hint="eastAsia" w:ascii="宋体" w:hAnsi="宋体" w:eastAsia="宋体" w:cs="宋体"/>
                <w:b w:val="0"/>
                <w:bCs w:val="0"/>
                <w:color w:val="auto"/>
                <w:sz w:val="21"/>
                <w:szCs w:val="21"/>
                <w:highlight w:val="none"/>
                <w:lang w:val="en-US" w:eastAsia="zh-CN"/>
              </w:rPr>
              <w:t>休闲桌</w:t>
            </w:r>
          </w:p>
          <w:p w14:paraId="2F1211AB">
            <w:pPr>
              <w:pStyle w:val="18"/>
              <w:keepNext w:val="0"/>
              <w:keepLines w:val="0"/>
              <w:pageBreakBefore w:val="0"/>
              <w:widowControl/>
              <w:kinsoku w:val="0"/>
              <w:wordWrap/>
              <w:overflowPunct/>
              <w:topLinePunct w:val="0"/>
              <w:autoSpaceDE w:val="0"/>
              <w:autoSpaceDN w:val="0"/>
              <w:bidi w:val="0"/>
              <w:adjustRightInd w:val="0"/>
              <w:snapToGrid w:val="0"/>
              <w:spacing w:line="312" w:lineRule="auto"/>
              <w:jc w:val="center"/>
              <w:rPr>
                <w:rFonts w:hint="eastAsia" w:ascii="宋体" w:hAnsi="宋体" w:eastAsia="宋体" w:cs="宋体"/>
                <w:color w:val="auto"/>
                <w:sz w:val="21"/>
                <w:szCs w:val="21"/>
                <w:highlight w:val="none"/>
              </w:rPr>
            </w:pPr>
          </w:p>
        </w:tc>
        <w:tc>
          <w:tcPr>
            <w:tcW w:w="6575" w:type="dxa"/>
            <w:vAlign w:val="top"/>
          </w:tcPr>
          <w:p w14:paraId="05D487AF">
            <w:pPr>
              <w:keepNext w:val="0"/>
              <w:keepLines w:val="0"/>
              <w:pageBreakBefore w:val="0"/>
              <w:widowControl/>
              <w:kinsoku w:val="0"/>
              <w:wordWrap/>
              <w:overflowPunct/>
              <w:topLinePunct w:val="0"/>
              <w:autoSpaceDE w:val="0"/>
              <w:autoSpaceDN w:val="0"/>
              <w:bidi w:val="0"/>
              <w:adjustRightInd w:val="0"/>
              <w:snapToGrid w:val="0"/>
              <w:spacing w:line="312" w:lineRule="auto"/>
              <w:rPr>
                <w:rFonts w:hint="eastAsia"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205.1规格：（Φ800*720H）mm±10mm；</w:t>
            </w:r>
          </w:p>
        </w:tc>
      </w:tr>
      <w:tr w14:paraId="7A0DB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577" w:hRule="atLeast"/>
        </w:trPr>
        <w:tc>
          <w:tcPr>
            <w:tcW w:w="719" w:type="dxa"/>
            <w:vMerge w:val="continue"/>
            <w:vAlign w:val="center"/>
          </w:tcPr>
          <w:p w14:paraId="71375B0D">
            <w:pPr>
              <w:keepNext w:val="0"/>
              <w:keepLines w:val="0"/>
              <w:pageBreakBefore w:val="0"/>
              <w:widowControl/>
              <w:suppressLineNumbers w:val="0"/>
              <w:kinsoku w:val="0"/>
              <w:wordWrap/>
              <w:overflowPunct/>
              <w:topLinePunct w:val="0"/>
              <w:autoSpaceDE w:val="0"/>
              <w:autoSpaceDN w:val="0"/>
              <w:bidi w:val="0"/>
              <w:adjustRightInd w:val="0"/>
              <w:snapToGrid w:val="0"/>
              <w:spacing w:line="312" w:lineRule="auto"/>
              <w:ind w:left="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637C8D60">
            <w:pPr>
              <w:keepNext w:val="0"/>
              <w:keepLines w:val="0"/>
              <w:pageBreakBefore w:val="0"/>
              <w:widowControl/>
              <w:suppressLineNumbers w:val="0"/>
              <w:kinsoku w:val="0"/>
              <w:wordWrap/>
              <w:overflowPunct/>
              <w:topLinePunct w:val="0"/>
              <w:autoSpaceDE w:val="0"/>
              <w:autoSpaceDN w:val="0"/>
              <w:bidi w:val="0"/>
              <w:adjustRightInd w:val="0"/>
              <w:snapToGrid w:val="0"/>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top"/>
          </w:tcPr>
          <w:p w14:paraId="1DFAB47C">
            <w:pPr>
              <w:keepNext w:val="0"/>
              <w:keepLines w:val="0"/>
              <w:pageBreakBefore w:val="0"/>
              <w:widowControl/>
              <w:kinsoku w:val="0"/>
              <w:wordWrap/>
              <w:overflowPunct/>
              <w:topLinePunct w:val="0"/>
              <w:autoSpaceDE w:val="0"/>
              <w:autoSpaceDN w:val="0"/>
              <w:bidi w:val="0"/>
              <w:adjustRightInd w:val="0"/>
              <w:snapToGrid w:val="0"/>
              <w:spacing w:line="312" w:lineRule="auto"/>
              <w:rPr>
                <w:rFonts w:hint="eastAsia"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b w:val="0"/>
                <w:bCs w:val="0"/>
                <w:i w:val="0"/>
                <w:iCs w:val="0"/>
                <w:color w:val="auto"/>
                <w:kern w:val="0"/>
                <w:sz w:val="21"/>
                <w:szCs w:val="21"/>
                <w:highlight w:val="none"/>
                <w:u w:val="none"/>
                <w:lang w:val="en-US" w:eastAsia="zh-CN" w:bidi="ar"/>
              </w:rPr>
              <w:t>205.2基材：板材采用新国标环保</w:t>
            </w:r>
            <w:r>
              <w:rPr>
                <w:rFonts w:hint="eastAsia" w:ascii="宋体" w:hAnsi="宋体" w:eastAsia="宋体" w:cs="宋体"/>
                <w:i w:val="0"/>
                <w:iCs w:val="0"/>
                <w:color w:val="auto"/>
                <w:kern w:val="0"/>
                <w:sz w:val="21"/>
                <w:szCs w:val="21"/>
                <w:highlight w:val="none"/>
                <w:u w:val="none"/>
                <w:lang w:val="en-US" w:eastAsia="zh-CN" w:bidi="ar"/>
              </w:rPr>
              <w:t>ENF级纤维板</w:t>
            </w:r>
            <w:r>
              <w:rPr>
                <w:rFonts w:hint="eastAsia" w:ascii="宋体" w:hAnsi="宋体" w:eastAsia="宋体" w:cs="宋体"/>
                <w:b w:val="0"/>
                <w:bCs w:val="0"/>
                <w:i w:val="0"/>
                <w:iCs w:val="0"/>
                <w:color w:val="auto"/>
                <w:kern w:val="0"/>
                <w:sz w:val="21"/>
                <w:szCs w:val="21"/>
                <w:highlight w:val="none"/>
                <w:u w:val="none"/>
                <w:lang w:val="en-US" w:eastAsia="zh-CN" w:bidi="ar"/>
              </w:rPr>
              <w:t>，板材的胶合强度、含水率、浸渍剥离、静曲强度、弹性模量、甲醛释放量、挥发性有机化合物（72h）的苯、甲苯、二甲苯，TVOC符合 GB 18580-2017、GB/T 35601-2017、GB/T 9846-2015、GB/T 39600-2021标准要求。三聚氰胺饰面，具有防水、防潮、防交叉感染、耐磨性能强；台面厚度≥25mm,台面斜边工艺。金属脚架，壁厚不低于1.5mm，表面经酸洗、磷洗、静电粉末喷涂，颜色牢固，不易刮花。</w:t>
            </w:r>
          </w:p>
        </w:tc>
      </w:tr>
      <w:tr w14:paraId="14F39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90" w:hRule="atLeast"/>
        </w:trPr>
        <w:tc>
          <w:tcPr>
            <w:tcW w:w="719" w:type="dxa"/>
            <w:vMerge w:val="restart"/>
            <w:vAlign w:val="center"/>
          </w:tcPr>
          <w:p w14:paraId="04424D77">
            <w:pPr>
              <w:keepNext w:val="0"/>
              <w:keepLines w:val="0"/>
              <w:pageBreakBefore w:val="0"/>
              <w:widowControl/>
              <w:numPr>
                <w:ilvl w:val="0"/>
                <w:numId w:val="19"/>
              </w:numPr>
              <w:kinsoku w:val="0"/>
              <w:wordWrap/>
              <w:overflowPunct/>
              <w:topLinePunct w:val="0"/>
              <w:autoSpaceDE w:val="0"/>
              <w:autoSpaceDN w:val="0"/>
              <w:bidi w:val="0"/>
              <w:adjustRightInd w:val="0"/>
              <w:snapToGrid w:val="0"/>
              <w:spacing w:line="312" w:lineRule="auto"/>
              <w:ind w:left="425" w:leftChars="0" w:hanging="425" w:firstLineChars="0"/>
              <w:jc w:val="center"/>
              <w:rPr>
                <w:rFonts w:hint="eastAsia" w:ascii="宋体" w:hAnsi="宋体" w:eastAsia="宋体" w:cs="宋体"/>
                <w:color w:val="auto"/>
                <w:sz w:val="21"/>
                <w:szCs w:val="21"/>
                <w:highlight w:val="none"/>
              </w:rPr>
            </w:pPr>
          </w:p>
        </w:tc>
        <w:tc>
          <w:tcPr>
            <w:tcW w:w="1678" w:type="dxa"/>
            <w:vMerge w:val="restart"/>
            <w:vAlign w:val="center"/>
          </w:tcPr>
          <w:p w14:paraId="76471FFF">
            <w:pPr>
              <w:keepNext w:val="0"/>
              <w:keepLines w:val="0"/>
              <w:pageBreakBefore w:val="0"/>
              <w:widowControl/>
              <w:kinsoku w:val="0"/>
              <w:wordWrap/>
              <w:overflowPunct/>
              <w:topLinePunct w:val="0"/>
              <w:autoSpaceDE w:val="0"/>
              <w:autoSpaceDN w:val="0"/>
              <w:bidi w:val="0"/>
              <w:adjustRightInd w:val="0"/>
              <w:snapToGrid w:val="0"/>
              <w:spacing w:line="312" w:lineRule="auto"/>
              <w:jc w:val="center"/>
              <w:rPr>
                <w:rFonts w:hint="eastAsia" w:ascii="宋体" w:hAnsi="宋体" w:eastAsia="宋体" w:cs="宋体"/>
                <w:color w:val="auto"/>
                <w:sz w:val="21"/>
                <w:szCs w:val="21"/>
                <w:highlight w:val="none"/>
              </w:rPr>
            </w:pPr>
            <w:r>
              <w:rPr>
                <w:rFonts w:hint="eastAsia" w:ascii="宋体" w:hAnsi="宋体" w:eastAsia="宋体" w:cs="宋体"/>
                <w:b w:val="0"/>
                <w:bCs w:val="0"/>
                <w:color w:val="auto"/>
                <w:sz w:val="21"/>
                <w:szCs w:val="21"/>
                <w:highlight w:val="none"/>
                <w:lang w:val="en-US" w:eastAsia="zh-CN"/>
              </w:rPr>
              <w:t>休闲椅</w:t>
            </w:r>
          </w:p>
          <w:p w14:paraId="49BF59E4">
            <w:pPr>
              <w:keepNext w:val="0"/>
              <w:keepLines w:val="0"/>
              <w:pageBreakBefore w:val="0"/>
              <w:widowControl/>
              <w:kinsoku w:val="0"/>
              <w:wordWrap/>
              <w:overflowPunct/>
              <w:topLinePunct w:val="0"/>
              <w:autoSpaceDE w:val="0"/>
              <w:autoSpaceDN w:val="0"/>
              <w:bidi w:val="0"/>
              <w:adjustRightInd w:val="0"/>
              <w:snapToGrid w:val="0"/>
              <w:spacing w:line="312" w:lineRule="auto"/>
              <w:ind w:left="0"/>
              <w:jc w:val="center"/>
              <w:rPr>
                <w:rFonts w:hint="eastAsia" w:ascii="宋体" w:hAnsi="宋体" w:eastAsia="宋体" w:cs="宋体"/>
                <w:color w:val="auto"/>
                <w:sz w:val="21"/>
                <w:szCs w:val="21"/>
                <w:highlight w:val="none"/>
              </w:rPr>
            </w:pPr>
          </w:p>
        </w:tc>
        <w:tc>
          <w:tcPr>
            <w:tcW w:w="6575" w:type="dxa"/>
            <w:vAlign w:val="center"/>
          </w:tcPr>
          <w:p w14:paraId="46A023BB">
            <w:pPr>
              <w:keepNext w:val="0"/>
              <w:keepLines w:val="0"/>
              <w:pageBreakBefore w:val="0"/>
              <w:widowControl/>
              <w:suppressLineNumbers w:val="0"/>
              <w:kinsoku w:val="0"/>
              <w:wordWrap/>
              <w:overflowPunct/>
              <w:topLinePunct w:val="0"/>
              <w:autoSpaceDE w:val="0"/>
              <w:autoSpaceDN w:val="0"/>
              <w:bidi w:val="0"/>
              <w:adjustRightInd w:val="0"/>
              <w:snapToGrid w:val="0"/>
              <w:spacing w:line="312" w:lineRule="auto"/>
              <w:jc w:val="left"/>
              <w:textAlignment w:val="center"/>
              <w:rPr>
                <w:rFonts w:hint="eastAsia"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i w:val="0"/>
                <w:iCs w:val="0"/>
                <w:color w:val="auto"/>
                <w:kern w:val="0"/>
                <w:sz w:val="21"/>
                <w:szCs w:val="21"/>
                <w:highlight w:val="none"/>
                <w:u w:val="none"/>
                <w:lang w:val="en-US" w:eastAsia="zh-CN" w:bidi="ar"/>
              </w:rPr>
              <w:t>206.1规格：常规</w:t>
            </w:r>
          </w:p>
        </w:tc>
      </w:tr>
      <w:tr w14:paraId="1FC10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440" w:hRule="atLeast"/>
        </w:trPr>
        <w:tc>
          <w:tcPr>
            <w:tcW w:w="719" w:type="dxa"/>
            <w:vMerge w:val="continue"/>
            <w:vAlign w:val="center"/>
          </w:tcPr>
          <w:p w14:paraId="146E0442">
            <w:pPr>
              <w:keepNext w:val="0"/>
              <w:keepLines w:val="0"/>
              <w:pageBreakBefore w:val="0"/>
              <w:widowControl/>
              <w:suppressLineNumbers w:val="0"/>
              <w:kinsoku w:val="0"/>
              <w:wordWrap/>
              <w:overflowPunct/>
              <w:topLinePunct w:val="0"/>
              <w:autoSpaceDE w:val="0"/>
              <w:autoSpaceDN w:val="0"/>
              <w:bidi w:val="0"/>
              <w:adjustRightInd w:val="0"/>
              <w:snapToGrid w:val="0"/>
              <w:spacing w:line="312" w:lineRule="auto"/>
              <w:ind w:left="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56C0A1E9">
            <w:pPr>
              <w:keepNext w:val="0"/>
              <w:keepLines w:val="0"/>
              <w:pageBreakBefore w:val="0"/>
              <w:widowControl/>
              <w:suppressLineNumbers w:val="0"/>
              <w:kinsoku w:val="0"/>
              <w:wordWrap/>
              <w:overflowPunct/>
              <w:topLinePunct w:val="0"/>
              <w:autoSpaceDE w:val="0"/>
              <w:autoSpaceDN w:val="0"/>
              <w:bidi w:val="0"/>
              <w:adjustRightInd w:val="0"/>
              <w:snapToGrid w:val="0"/>
              <w:spacing w:line="312" w:lineRule="auto"/>
              <w:ind w:left="0"/>
              <w:jc w:val="center"/>
              <w:textAlignment w:val="center"/>
              <w:rPr>
                <w:rFonts w:hint="eastAsia" w:ascii="宋体" w:hAnsi="宋体" w:eastAsia="宋体" w:cs="宋体"/>
                <w:color w:val="auto"/>
                <w:sz w:val="21"/>
                <w:szCs w:val="21"/>
                <w:highlight w:val="none"/>
              </w:rPr>
            </w:pPr>
          </w:p>
        </w:tc>
        <w:tc>
          <w:tcPr>
            <w:tcW w:w="6575" w:type="dxa"/>
            <w:vAlign w:val="center"/>
          </w:tcPr>
          <w:p w14:paraId="020EEA43">
            <w:pPr>
              <w:keepNext w:val="0"/>
              <w:keepLines w:val="0"/>
              <w:pageBreakBefore w:val="0"/>
              <w:widowControl/>
              <w:suppressLineNumbers w:val="0"/>
              <w:kinsoku w:val="0"/>
              <w:wordWrap/>
              <w:overflowPunct/>
              <w:topLinePunct w:val="0"/>
              <w:autoSpaceDE w:val="0"/>
              <w:autoSpaceDN w:val="0"/>
              <w:bidi w:val="0"/>
              <w:adjustRightInd w:val="0"/>
              <w:snapToGrid w:val="0"/>
              <w:spacing w:line="312" w:lineRule="auto"/>
              <w:jc w:val="left"/>
              <w:textAlignment w:val="center"/>
              <w:rPr>
                <w:rFonts w:hint="eastAsia"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i w:val="0"/>
                <w:iCs w:val="0"/>
                <w:color w:val="auto"/>
                <w:kern w:val="0"/>
                <w:sz w:val="21"/>
                <w:szCs w:val="21"/>
                <w:highlight w:val="none"/>
                <w:u w:val="none"/>
                <w:lang w:val="en-US" w:eastAsia="zh-CN" w:bidi="ar"/>
              </w:rPr>
              <w:t>206.2基材：曲木成型脚架，通过钢制管材与椅座连接固定。座背框采用全新PP材料一体注塑成型。座面为PP全新料。防滑耐落螺丝。脚垫为PA尼龙材质。</w:t>
            </w:r>
          </w:p>
        </w:tc>
      </w:tr>
      <w:tr w14:paraId="19511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440" w:hRule="atLeast"/>
        </w:trPr>
        <w:tc>
          <w:tcPr>
            <w:tcW w:w="719" w:type="dxa"/>
            <w:vMerge w:val="restart"/>
            <w:vAlign w:val="center"/>
          </w:tcPr>
          <w:p w14:paraId="48D64333">
            <w:pPr>
              <w:keepNext w:val="0"/>
              <w:keepLines w:val="0"/>
              <w:pageBreakBefore w:val="0"/>
              <w:widowControl/>
              <w:numPr>
                <w:ilvl w:val="0"/>
                <w:numId w:val="19"/>
              </w:numPr>
              <w:kinsoku w:val="0"/>
              <w:wordWrap/>
              <w:overflowPunct/>
              <w:topLinePunct w:val="0"/>
              <w:autoSpaceDE w:val="0"/>
              <w:autoSpaceDN w:val="0"/>
              <w:bidi w:val="0"/>
              <w:adjustRightInd w:val="0"/>
              <w:snapToGrid w:val="0"/>
              <w:spacing w:line="312" w:lineRule="auto"/>
              <w:ind w:left="425" w:leftChars="0" w:hanging="425" w:firstLineChars="0"/>
              <w:jc w:val="center"/>
              <w:rPr>
                <w:rFonts w:hint="eastAsia" w:ascii="宋体" w:hAnsi="宋体" w:eastAsia="宋体" w:cs="宋体"/>
                <w:color w:val="auto"/>
                <w:sz w:val="21"/>
                <w:szCs w:val="21"/>
                <w:highlight w:val="none"/>
              </w:rPr>
            </w:pPr>
          </w:p>
        </w:tc>
        <w:tc>
          <w:tcPr>
            <w:tcW w:w="1678" w:type="dxa"/>
            <w:vMerge w:val="restart"/>
            <w:vAlign w:val="center"/>
          </w:tcPr>
          <w:p w14:paraId="10802B1D">
            <w:pPr>
              <w:keepNext w:val="0"/>
              <w:keepLines w:val="0"/>
              <w:pageBreakBefore w:val="0"/>
              <w:widowControl/>
              <w:kinsoku w:val="0"/>
              <w:wordWrap/>
              <w:overflowPunct/>
              <w:topLinePunct w:val="0"/>
              <w:autoSpaceDE w:val="0"/>
              <w:autoSpaceDN w:val="0"/>
              <w:bidi w:val="0"/>
              <w:adjustRightInd w:val="0"/>
              <w:snapToGrid w:val="0"/>
              <w:spacing w:line="312" w:lineRule="auto"/>
              <w:jc w:val="center"/>
              <w:rPr>
                <w:rFonts w:hint="eastAsia" w:ascii="宋体" w:hAnsi="宋体" w:eastAsia="宋体" w:cs="宋体"/>
                <w:b w:val="0"/>
                <w:bCs w:val="0"/>
                <w:color w:val="auto"/>
                <w:sz w:val="21"/>
                <w:szCs w:val="21"/>
                <w:highlight w:val="none"/>
                <w:lang w:val="en-US" w:eastAsia="zh-CN"/>
              </w:rPr>
            </w:pPr>
            <w:r>
              <w:rPr>
                <w:rFonts w:hint="eastAsia" w:ascii="宋体" w:hAnsi="宋体" w:eastAsia="宋体" w:cs="宋体"/>
                <w:b w:val="0"/>
                <w:bCs w:val="0"/>
                <w:color w:val="auto"/>
                <w:sz w:val="21"/>
                <w:szCs w:val="21"/>
                <w:highlight w:val="none"/>
                <w:lang w:val="en-US" w:eastAsia="zh-CN"/>
              </w:rPr>
              <w:t>休闲桌</w:t>
            </w:r>
          </w:p>
          <w:p w14:paraId="2BD86E39">
            <w:pPr>
              <w:keepNext w:val="0"/>
              <w:keepLines w:val="0"/>
              <w:pageBreakBefore w:val="0"/>
              <w:widowControl/>
              <w:kinsoku w:val="0"/>
              <w:wordWrap/>
              <w:overflowPunct/>
              <w:topLinePunct w:val="0"/>
              <w:autoSpaceDE w:val="0"/>
              <w:autoSpaceDN w:val="0"/>
              <w:bidi w:val="0"/>
              <w:adjustRightInd w:val="0"/>
              <w:snapToGrid w:val="0"/>
              <w:spacing w:line="312" w:lineRule="auto"/>
              <w:ind w:left="0"/>
              <w:jc w:val="center"/>
              <w:rPr>
                <w:rFonts w:hint="eastAsia" w:ascii="宋体" w:hAnsi="宋体" w:eastAsia="宋体" w:cs="宋体"/>
                <w:color w:val="auto"/>
                <w:sz w:val="21"/>
                <w:szCs w:val="21"/>
                <w:highlight w:val="none"/>
              </w:rPr>
            </w:pPr>
          </w:p>
        </w:tc>
        <w:tc>
          <w:tcPr>
            <w:tcW w:w="6575" w:type="dxa"/>
            <w:vAlign w:val="center"/>
          </w:tcPr>
          <w:p w14:paraId="1CB02CB4">
            <w:pPr>
              <w:keepNext w:val="0"/>
              <w:keepLines w:val="0"/>
              <w:pageBreakBefore w:val="0"/>
              <w:widowControl/>
              <w:suppressLineNumbers w:val="0"/>
              <w:kinsoku w:val="0"/>
              <w:wordWrap/>
              <w:overflowPunct/>
              <w:topLinePunct w:val="0"/>
              <w:autoSpaceDE w:val="0"/>
              <w:autoSpaceDN w:val="0"/>
              <w:bidi w:val="0"/>
              <w:adjustRightInd w:val="0"/>
              <w:snapToGrid w:val="0"/>
              <w:spacing w:line="312" w:lineRule="auto"/>
              <w:jc w:val="left"/>
              <w:textAlignment w:val="center"/>
              <w:rPr>
                <w:rFonts w:hint="eastAsia"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i w:val="0"/>
                <w:iCs w:val="0"/>
                <w:color w:val="auto"/>
                <w:kern w:val="0"/>
                <w:sz w:val="21"/>
                <w:szCs w:val="21"/>
                <w:highlight w:val="none"/>
                <w:u w:val="none"/>
                <w:lang w:val="en-US" w:eastAsia="zh-CN" w:bidi="ar"/>
              </w:rPr>
              <w:t>207.1规格：（Φ800*750H）mm±10mm；</w:t>
            </w:r>
          </w:p>
        </w:tc>
      </w:tr>
      <w:tr w14:paraId="70867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440" w:hRule="atLeast"/>
        </w:trPr>
        <w:tc>
          <w:tcPr>
            <w:tcW w:w="719" w:type="dxa"/>
            <w:vMerge w:val="continue"/>
            <w:vAlign w:val="center"/>
          </w:tcPr>
          <w:p w14:paraId="373D3813">
            <w:pPr>
              <w:keepNext w:val="0"/>
              <w:keepLines w:val="0"/>
              <w:pageBreakBefore w:val="0"/>
              <w:widowControl/>
              <w:suppressLineNumbers w:val="0"/>
              <w:kinsoku w:val="0"/>
              <w:wordWrap/>
              <w:overflowPunct/>
              <w:topLinePunct w:val="0"/>
              <w:autoSpaceDE w:val="0"/>
              <w:autoSpaceDN w:val="0"/>
              <w:bidi w:val="0"/>
              <w:adjustRightInd w:val="0"/>
              <w:snapToGrid w:val="0"/>
              <w:spacing w:line="312" w:lineRule="auto"/>
              <w:ind w:left="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2EB9A180">
            <w:pPr>
              <w:keepNext w:val="0"/>
              <w:keepLines w:val="0"/>
              <w:pageBreakBefore w:val="0"/>
              <w:widowControl/>
              <w:suppressLineNumbers w:val="0"/>
              <w:kinsoku w:val="0"/>
              <w:wordWrap/>
              <w:overflowPunct/>
              <w:topLinePunct w:val="0"/>
              <w:autoSpaceDE w:val="0"/>
              <w:autoSpaceDN w:val="0"/>
              <w:bidi w:val="0"/>
              <w:adjustRightInd w:val="0"/>
              <w:snapToGrid w:val="0"/>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6F18097C">
            <w:pPr>
              <w:keepNext w:val="0"/>
              <w:keepLines w:val="0"/>
              <w:pageBreakBefore w:val="0"/>
              <w:widowControl/>
              <w:suppressLineNumbers w:val="0"/>
              <w:kinsoku w:val="0"/>
              <w:wordWrap/>
              <w:overflowPunct/>
              <w:topLinePunct w:val="0"/>
              <w:autoSpaceDE w:val="0"/>
              <w:autoSpaceDN w:val="0"/>
              <w:bidi w:val="0"/>
              <w:adjustRightInd w:val="0"/>
              <w:snapToGrid w:val="0"/>
              <w:spacing w:line="312" w:lineRule="auto"/>
              <w:jc w:val="left"/>
              <w:textAlignment w:val="center"/>
              <w:rPr>
                <w:rFonts w:hint="eastAsia"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i w:val="0"/>
                <w:iCs w:val="0"/>
                <w:color w:val="auto"/>
                <w:kern w:val="0"/>
                <w:sz w:val="21"/>
                <w:szCs w:val="21"/>
                <w:highlight w:val="none"/>
                <w:u w:val="none"/>
                <w:lang w:val="en-US" w:eastAsia="zh-CN" w:bidi="ar"/>
              </w:rPr>
              <w:t>207.2基材：板材采用</w:t>
            </w:r>
            <w:r>
              <w:rPr>
                <w:rFonts w:hint="eastAsia" w:ascii="宋体" w:hAnsi="宋体" w:eastAsia="宋体" w:cs="宋体"/>
                <w:b w:val="0"/>
                <w:bCs w:val="0"/>
                <w:i w:val="0"/>
                <w:iCs w:val="0"/>
                <w:color w:val="auto"/>
                <w:kern w:val="0"/>
                <w:sz w:val="21"/>
                <w:szCs w:val="21"/>
                <w:highlight w:val="none"/>
                <w:u w:val="none"/>
                <w:lang w:val="en-US" w:eastAsia="zh-CN" w:bidi="ar"/>
              </w:rPr>
              <w:t>新国标环保</w:t>
            </w:r>
            <w:r>
              <w:rPr>
                <w:rFonts w:hint="eastAsia" w:ascii="宋体" w:hAnsi="宋体" w:eastAsia="宋体" w:cs="宋体"/>
                <w:i w:val="0"/>
                <w:iCs w:val="0"/>
                <w:color w:val="auto"/>
                <w:kern w:val="0"/>
                <w:sz w:val="21"/>
                <w:szCs w:val="21"/>
                <w:highlight w:val="none"/>
                <w:u w:val="none"/>
                <w:lang w:val="en-US" w:eastAsia="zh-CN" w:bidi="ar"/>
              </w:rPr>
              <w:t>ENF级纤维板</w:t>
            </w:r>
            <w:r>
              <w:rPr>
                <w:rFonts w:hint="eastAsia" w:ascii="宋体" w:hAnsi="宋体" w:eastAsia="宋体" w:cs="宋体"/>
                <w:b w:val="0"/>
                <w:bCs w:val="0"/>
                <w:i w:val="0"/>
                <w:iCs w:val="0"/>
                <w:color w:val="auto"/>
                <w:kern w:val="0"/>
                <w:sz w:val="21"/>
                <w:szCs w:val="21"/>
                <w:highlight w:val="none"/>
                <w:u w:val="none"/>
                <w:lang w:val="en-US" w:eastAsia="zh-CN" w:bidi="ar"/>
              </w:rPr>
              <w:t>，板材</w:t>
            </w:r>
            <w:r>
              <w:rPr>
                <w:rFonts w:hint="eastAsia" w:ascii="宋体" w:hAnsi="宋体" w:eastAsia="宋体" w:cs="宋体"/>
                <w:i w:val="0"/>
                <w:iCs w:val="0"/>
                <w:color w:val="auto"/>
                <w:kern w:val="0"/>
                <w:sz w:val="21"/>
                <w:szCs w:val="21"/>
                <w:highlight w:val="none"/>
                <w:u w:val="none"/>
                <w:lang w:val="en-US" w:eastAsia="zh-CN" w:bidi="ar"/>
              </w:rPr>
              <w:t>的胶合强度、含水率、浸渍剥离、静曲强度、弹性模量、甲醛释放量、挥发性有机化合物（72h）的苯、甲苯、二甲苯，TVOC符合 GB 18580-2017、GB/T 35601-2017、GB/T 9846-2015、GB/T 39600-2021标准要求。三聚氰胺饰面，具有防水、防潮、防交叉感染、耐磨性能强；台面厚度≥25mm,台面斜边工艺。金属脚架，壁厚不低于1.5mm，表面经酸洗、磷洗、静电粉末喷涂，颜色牢固，不易刮花。</w:t>
            </w:r>
          </w:p>
        </w:tc>
      </w:tr>
      <w:tr w14:paraId="4F446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278" w:hRule="atLeast"/>
        </w:trPr>
        <w:tc>
          <w:tcPr>
            <w:tcW w:w="719" w:type="dxa"/>
            <w:vMerge w:val="restart"/>
            <w:vAlign w:val="center"/>
          </w:tcPr>
          <w:p w14:paraId="7A88FAB8">
            <w:pPr>
              <w:keepNext w:val="0"/>
              <w:keepLines w:val="0"/>
              <w:pageBreakBefore w:val="0"/>
              <w:widowControl/>
              <w:numPr>
                <w:ilvl w:val="0"/>
                <w:numId w:val="19"/>
              </w:numPr>
              <w:kinsoku w:val="0"/>
              <w:wordWrap/>
              <w:overflowPunct/>
              <w:topLinePunct w:val="0"/>
              <w:autoSpaceDE w:val="0"/>
              <w:autoSpaceDN w:val="0"/>
              <w:bidi w:val="0"/>
              <w:adjustRightInd w:val="0"/>
              <w:snapToGrid w:val="0"/>
              <w:spacing w:line="312" w:lineRule="auto"/>
              <w:ind w:left="425" w:leftChars="0" w:hanging="425" w:firstLineChars="0"/>
              <w:jc w:val="center"/>
              <w:rPr>
                <w:rFonts w:hint="eastAsia" w:ascii="宋体" w:hAnsi="宋体" w:eastAsia="宋体" w:cs="宋体"/>
                <w:color w:val="auto"/>
                <w:sz w:val="21"/>
                <w:szCs w:val="21"/>
                <w:highlight w:val="none"/>
              </w:rPr>
            </w:pPr>
          </w:p>
        </w:tc>
        <w:tc>
          <w:tcPr>
            <w:tcW w:w="1678" w:type="dxa"/>
            <w:vMerge w:val="restart"/>
            <w:vAlign w:val="center"/>
          </w:tcPr>
          <w:p w14:paraId="4DD5EB29">
            <w:pPr>
              <w:keepNext w:val="0"/>
              <w:keepLines w:val="0"/>
              <w:pageBreakBefore w:val="0"/>
              <w:widowControl/>
              <w:kinsoku w:val="0"/>
              <w:wordWrap/>
              <w:overflowPunct/>
              <w:topLinePunct w:val="0"/>
              <w:autoSpaceDE w:val="0"/>
              <w:autoSpaceDN w:val="0"/>
              <w:bidi w:val="0"/>
              <w:adjustRightInd w:val="0"/>
              <w:snapToGrid w:val="0"/>
              <w:spacing w:line="312" w:lineRule="auto"/>
              <w:jc w:val="center"/>
              <w:rPr>
                <w:rFonts w:hint="eastAsia" w:ascii="宋体" w:hAnsi="宋体" w:eastAsia="宋体" w:cs="宋体"/>
                <w:b w:val="0"/>
                <w:bCs w:val="0"/>
                <w:color w:val="auto"/>
                <w:sz w:val="21"/>
                <w:szCs w:val="21"/>
                <w:highlight w:val="none"/>
                <w:lang w:val="en-US" w:eastAsia="zh-CN"/>
              </w:rPr>
            </w:pPr>
            <w:r>
              <w:rPr>
                <w:rFonts w:hint="eastAsia" w:ascii="宋体" w:hAnsi="宋体" w:eastAsia="宋体" w:cs="宋体"/>
                <w:b w:val="0"/>
                <w:bCs w:val="0"/>
                <w:color w:val="auto"/>
                <w:sz w:val="21"/>
                <w:szCs w:val="21"/>
                <w:highlight w:val="none"/>
                <w:lang w:val="en-US" w:eastAsia="zh-CN"/>
              </w:rPr>
              <w:t>休闲沙发</w:t>
            </w:r>
          </w:p>
          <w:p w14:paraId="51FDF784">
            <w:pPr>
              <w:keepNext w:val="0"/>
              <w:keepLines w:val="0"/>
              <w:pageBreakBefore w:val="0"/>
              <w:widowControl/>
              <w:kinsoku w:val="0"/>
              <w:wordWrap/>
              <w:overflowPunct/>
              <w:topLinePunct w:val="0"/>
              <w:autoSpaceDE w:val="0"/>
              <w:autoSpaceDN w:val="0"/>
              <w:bidi w:val="0"/>
              <w:adjustRightInd w:val="0"/>
              <w:snapToGrid w:val="0"/>
              <w:spacing w:line="312" w:lineRule="auto"/>
              <w:ind w:left="0"/>
              <w:jc w:val="center"/>
              <w:rPr>
                <w:rFonts w:hint="eastAsia" w:ascii="宋体" w:hAnsi="宋体" w:eastAsia="宋体" w:cs="宋体"/>
                <w:color w:val="auto"/>
                <w:sz w:val="21"/>
                <w:szCs w:val="21"/>
                <w:highlight w:val="none"/>
              </w:rPr>
            </w:pPr>
          </w:p>
        </w:tc>
        <w:tc>
          <w:tcPr>
            <w:tcW w:w="6575" w:type="dxa"/>
            <w:vAlign w:val="center"/>
          </w:tcPr>
          <w:p w14:paraId="2D6838E3">
            <w:pPr>
              <w:keepNext w:val="0"/>
              <w:keepLines w:val="0"/>
              <w:pageBreakBefore w:val="0"/>
              <w:widowControl/>
              <w:suppressLineNumbers w:val="0"/>
              <w:kinsoku w:val="0"/>
              <w:wordWrap/>
              <w:overflowPunct/>
              <w:topLinePunct w:val="0"/>
              <w:autoSpaceDE w:val="0"/>
              <w:autoSpaceDN w:val="0"/>
              <w:bidi w:val="0"/>
              <w:adjustRightInd w:val="0"/>
              <w:snapToGrid w:val="0"/>
              <w:spacing w:line="312" w:lineRule="auto"/>
              <w:jc w:val="left"/>
              <w:textAlignment w:val="center"/>
              <w:rPr>
                <w:rFonts w:hint="eastAsia"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i w:val="0"/>
                <w:iCs w:val="0"/>
                <w:color w:val="auto"/>
                <w:kern w:val="0"/>
                <w:sz w:val="21"/>
                <w:szCs w:val="21"/>
                <w:highlight w:val="none"/>
                <w:u w:val="none"/>
                <w:lang w:val="en-US" w:eastAsia="zh-CN" w:bidi="ar"/>
              </w:rPr>
              <w:t>208.1规格：单人位</w:t>
            </w:r>
          </w:p>
        </w:tc>
      </w:tr>
      <w:tr w14:paraId="7B94C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278" w:hRule="atLeast"/>
        </w:trPr>
        <w:tc>
          <w:tcPr>
            <w:tcW w:w="719" w:type="dxa"/>
            <w:vMerge w:val="continue"/>
            <w:vAlign w:val="center"/>
          </w:tcPr>
          <w:p w14:paraId="25CAF69A">
            <w:pPr>
              <w:keepNext w:val="0"/>
              <w:keepLines w:val="0"/>
              <w:pageBreakBefore w:val="0"/>
              <w:widowControl/>
              <w:suppressLineNumbers w:val="0"/>
              <w:kinsoku w:val="0"/>
              <w:wordWrap/>
              <w:overflowPunct/>
              <w:topLinePunct w:val="0"/>
              <w:autoSpaceDE w:val="0"/>
              <w:autoSpaceDN w:val="0"/>
              <w:bidi w:val="0"/>
              <w:adjustRightInd w:val="0"/>
              <w:snapToGrid w:val="0"/>
              <w:spacing w:line="312" w:lineRule="auto"/>
              <w:ind w:left="0" w:firstLineChars="0"/>
              <w:jc w:val="left"/>
              <w:textAlignment w:val="center"/>
              <w:rPr>
                <w:rFonts w:hint="eastAsia" w:ascii="宋体" w:hAnsi="宋体" w:eastAsia="宋体" w:cs="宋体"/>
                <w:color w:val="auto"/>
                <w:sz w:val="21"/>
                <w:szCs w:val="21"/>
                <w:highlight w:val="none"/>
              </w:rPr>
            </w:pPr>
          </w:p>
        </w:tc>
        <w:tc>
          <w:tcPr>
            <w:tcW w:w="1678" w:type="dxa"/>
            <w:vMerge w:val="continue"/>
            <w:vAlign w:val="center"/>
          </w:tcPr>
          <w:p w14:paraId="5898248E">
            <w:pPr>
              <w:keepNext w:val="0"/>
              <w:keepLines w:val="0"/>
              <w:pageBreakBefore w:val="0"/>
              <w:widowControl/>
              <w:suppressLineNumbers w:val="0"/>
              <w:kinsoku w:val="0"/>
              <w:wordWrap/>
              <w:overflowPunct/>
              <w:topLinePunct w:val="0"/>
              <w:autoSpaceDE w:val="0"/>
              <w:autoSpaceDN w:val="0"/>
              <w:bidi w:val="0"/>
              <w:adjustRightInd w:val="0"/>
              <w:snapToGrid w:val="0"/>
              <w:spacing w:line="312" w:lineRule="auto"/>
              <w:ind w:left="0"/>
              <w:jc w:val="left"/>
              <w:textAlignment w:val="center"/>
              <w:rPr>
                <w:rFonts w:hint="eastAsia" w:ascii="宋体" w:hAnsi="宋体" w:eastAsia="宋体" w:cs="宋体"/>
                <w:color w:val="auto"/>
                <w:sz w:val="21"/>
                <w:szCs w:val="21"/>
                <w:highlight w:val="none"/>
              </w:rPr>
            </w:pPr>
          </w:p>
        </w:tc>
        <w:tc>
          <w:tcPr>
            <w:tcW w:w="6575" w:type="dxa"/>
            <w:vAlign w:val="center"/>
          </w:tcPr>
          <w:p w14:paraId="539263E4">
            <w:pPr>
              <w:keepNext w:val="0"/>
              <w:keepLines w:val="0"/>
              <w:pageBreakBefore w:val="0"/>
              <w:widowControl/>
              <w:suppressLineNumbers w:val="0"/>
              <w:kinsoku w:val="0"/>
              <w:wordWrap/>
              <w:overflowPunct/>
              <w:topLinePunct w:val="0"/>
              <w:autoSpaceDE w:val="0"/>
              <w:autoSpaceDN w:val="0"/>
              <w:bidi w:val="0"/>
              <w:adjustRightInd w:val="0"/>
              <w:snapToGrid w:val="0"/>
              <w:spacing w:line="312" w:lineRule="auto"/>
              <w:jc w:val="left"/>
              <w:textAlignment w:val="center"/>
              <w:rPr>
                <w:rFonts w:hint="eastAsia"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i w:val="0"/>
                <w:iCs w:val="0"/>
                <w:color w:val="auto"/>
                <w:kern w:val="0"/>
                <w:sz w:val="21"/>
                <w:szCs w:val="21"/>
                <w:highlight w:val="none"/>
                <w:u w:val="none"/>
                <w:lang w:val="en-US" w:eastAsia="zh-CN" w:bidi="ar"/>
              </w:rPr>
              <w:t>208.2基材：框架及面板采用白蜡木原木制作，框架为白蜡木原木方加工成型，木方直径40mm-80mm之间（后期根据款式及结构深化）；面板及座低板采用白蜡木直拼板，厚度不低于18mm；面板底部需有木方加固支撑。座面、椅背面选用头层牛皮，皮质柔软，舒适，透气性好，无异味；经液态浸色及防潮、防污等工艺处理，纹路细致、色泽均匀。车缝线路均匀、线条顺畅、针距均匀，扪面整体感观流畅，转角平滑。高回弹高密度原生海绵，座面密度≥25kg/m³,其他部位密度≥20kg/m³，海绵回弹力≥35%，能均匀承托负重，反复坐压不变形、不塌陷，厚实座包，舒适稳固。</w:t>
            </w:r>
          </w:p>
        </w:tc>
      </w:tr>
      <w:tr w14:paraId="1958F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278" w:hRule="atLeast"/>
        </w:trPr>
        <w:tc>
          <w:tcPr>
            <w:tcW w:w="719" w:type="dxa"/>
            <w:vMerge w:val="continue"/>
            <w:vAlign w:val="center"/>
          </w:tcPr>
          <w:p w14:paraId="42719A5E">
            <w:pPr>
              <w:keepNext w:val="0"/>
              <w:keepLines w:val="0"/>
              <w:pageBreakBefore w:val="0"/>
              <w:widowControl/>
              <w:suppressLineNumbers w:val="0"/>
              <w:kinsoku w:val="0"/>
              <w:wordWrap/>
              <w:overflowPunct/>
              <w:topLinePunct w:val="0"/>
              <w:autoSpaceDE w:val="0"/>
              <w:autoSpaceDN w:val="0"/>
              <w:bidi w:val="0"/>
              <w:adjustRightInd w:val="0"/>
              <w:snapToGrid w:val="0"/>
              <w:spacing w:line="312" w:lineRule="auto"/>
              <w:ind w:left="0" w:firstLineChars="0"/>
              <w:jc w:val="left"/>
              <w:textAlignment w:val="center"/>
              <w:rPr>
                <w:rFonts w:hint="eastAsia" w:ascii="宋体" w:hAnsi="宋体" w:eastAsia="宋体" w:cs="宋体"/>
                <w:i w:val="0"/>
                <w:iCs w:val="0"/>
                <w:color w:val="auto"/>
                <w:kern w:val="0"/>
                <w:sz w:val="21"/>
                <w:szCs w:val="21"/>
                <w:highlight w:val="none"/>
                <w:u w:val="none"/>
                <w:lang w:val="en-US" w:eastAsia="zh-CN" w:bidi="ar"/>
              </w:rPr>
            </w:pPr>
          </w:p>
        </w:tc>
        <w:tc>
          <w:tcPr>
            <w:tcW w:w="1678" w:type="dxa"/>
            <w:vMerge w:val="continue"/>
            <w:vAlign w:val="center"/>
          </w:tcPr>
          <w:p w14:paraId="09ADC977">
            <w:pPr>
              <w:keepNext w:val="0"/>
              <w:keepLines w:val="0"/>
              <w:pageBreakBefore w:val="0"/>
              <w:widowControl/>
              <w:suppressLineNumbers w:val="0"/>
              <w:kinsoku w:val="0"/>
              <w:wordWrap/>
              <w:overflowPunct/>
              <w:topLinePunct w:val="0"/>
              <w:autoSpaceDE w:val="0"/>
              <w:autoSpaceDN w:val="0"/>
              <w:bidi w:val="0"/>
              <w:adjustRightInd w:val="0"/>
              <w:snapToGrid w:val="0"/>
              <w:spacing w:line="312" w:lineRule="auto"/>
              <w:ind w:left="0"/>
              <w:jc w:val="left"/>
              <w:textAlignment w:val="center"/>
              <w:rPr>
                <w:rFonts w:hint="eastAsia" w:ascii="宋体" w:hAnsi="宋体" w:eastAsia="宋体" w:cs="宋体"/>
                <w:i w:val="0"/>
                <w:iCs w:val="0"/>
                <w:color w:val="auto"/>
                <w:kern w:val="0"/>
                <w:sz w:val="21"/>
                <w:szCs w:val="21"/>
                <w:highlight w:val="none"/>
                <w:u w:val="none"/>
                <w:lang w:val="en-US" w:eastAsia="zh-CN" w:bidi="ar"/>
              </w:rPr>
            </w:pPr>
          </w:p>
        </w:tc>
        <w:tc>
          <w:tcPr>
            <w:tcW w:w="6575" w:type="dxa"/>
            <w:vAlign w:val="center"/>
          </w:tcPr>
          <w:p w14:paraId="0239D81A">
            <w:pPr>
              <w:keepNext w:val="0"/>
              <w:keepLines w:val="0"/>
              <w:pageBreakBefore w:val="0"/>
              <w:widowControl/>
              <w:suppressLineNumbers w:val="0"/>
              <w:kinsoku w:val="0"/>
              <w:wordWrap/>
              <w:overflowPunct/>
              <w:topLinePunct w:val="0"/>
              <w:autoSpaceDE w:val="0"/>
              <w:autoSpaceDN w:val="0"/>
              <w:bidi w:val="0"/>
              <w:adjustRightInd w:val="0"/>
              <w:snapToGrid w:val="0"/>
              <w:spacing w:line="312" w:lineRule="auto"/>
              <w:jc w:val="left"/>
              <w:textAlignment w:val="center"/>
              <w:rPr>
                <w:rFonts w:hint="eastAsia"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i w:val="0"/>
                <w:iCs w:val="0"/>
                <w:color w:val="auto"/>
                <w:kern w:val="0"/>
                <w:sz w:val="21"/>
                <w:szCs w:val="21"/>
                <w:highlight w:val="none"/>
                <w:u w:val="none"/>
                <w:lang w:val="en-US" w:eastAsia="zh-CN" w:bidi="ar"/>
              </w:rPr>
              <w:t>208.3工艺：采用榫卯结构连接工艺。木材充分烘干，保证含水率符合要求；木材纹理美观，无明显节子、虫眼，不得使用腐朽材，木制件外观达到国家合格标准。</w:t>
            </w:r>
          </w:p>
        </w:tc>
      </w:tr>
      <w:tr w14:paraId="027D9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278" w:hRule="atLeast"/>
        </w:trPr>
        <w:tc>
          <w:tcPr>
            <w:tcW w:w="719" w:type="dxa"/>
            <w:vMerge w:val="continue"/>
            <w:vAlign w:val="center"/>
          </w:tcPr>
          <w:p w14:paraId="72482D7D">
            <w:pPr>
              <w:keepNext w:val="0"/>
              <w:keepLines w:val="0"/>
              <w:pageBreakBefore w:val="0"/>
              <w:widowControl/>
              <w:suppressLineNumbers w:val="0"/>
              <w:kinsoku w:val="0"/>
              <w:wordWrap/>
              <w:overflowPunct/>
              <w:topLinePunct w:val="0"/>
              <w:autoSpaceDE w:val="0"/>
              <w:autoSpaceDN w:val="0"/>
              <w:bidi w:val="0"/>
              <w:adjustRightInd w:val="0"/>
              <w:snapToGrid w:val="0"/>
              <w:spacing w:line="312" w:lineRule="auto"/>
              <w:ind w:left="0" w:firstLineChars="0"/>
              <w:jc w:val="left"/>
              <w:textAlignment w:val="center"/>
              <w:rPr>
                <w:rFonts w:hint="eastAsia" w:ascii="宋体" w:hAnsi="宋体" w:eastAsia="宋体" w:cs="宋体"/>
                <w:i w:val="0"/>
                <w:iCs w:val="0"/>
                <w:color w:val="auto"/>
                <w:kern w:val="0"/>
                <w:sz w:val="21"/>
                <w:szCs w:val="21"/>
                <w:highlight w:val="none"/>
                <w:u w:val="none"/>
                <w:lang w:val="en-US" w:eastAsia="zh-CN" w:bidi="ar"/>
              </w:rPr>
            </w:pPr>
          </w:p>
        </w:tc>
        <w:tc>
          <w:tcPr>
            <w:tcW w:w="1678" w:type="dxa"/>
            <w:vMerge w:val="continue"/>
            <w:vAlign w:val="center"/>
          </w:tcPr>
          <w:p w14:paraId="11166C63">
            <w:pPr>
              <w:keepNext w:val="0"/>
              <w:keepLines w:val="0"/>
              <w:pageBreakBefore w:val="0"/>
              <w:widowControl/>
              <w:suppressLineNumbers w:val="0"/>
              <w:kinsoku w:val="0"/>
              <w:wordWrap/>
              <w:overflowPunct/>
              <w:topLinePunct w:val="0"/>
              <w:autoSpaceDE w:val="0"/>
              <w:autoSpaceDN w:val="0"/>
              <w:bidi w:val="0"/>
              <w:adjustRightInd w:val="0"/>
              <w:snapToGrid w:val="0"/>
              <w:spacing w:line="312" w:lineRule="auto"/>
              <w:ind w:left="0"/>
              <w:jc w:val="left"/>
              <w:textAlignment w:val="center"/>
              <w:rPr>
                <w:rFonts w:hint="eastAsia" w:ascii="宋体" w:hAnsi="宋体" w:eastAsia="宋体" w:cs="宋体"/>
                <w:i w:val="0"/>
                <w:iCs w:val="0"/>
                <w:color w:val="auto"/>
                <w:kern w:val="0"/>
                <w:sz w:val="21"/>
                <w:szCs w:val="21"/>
                <w:highlight w:val="none"/>
                <w:u w:val="none"/>
                <w:lang w:val="en-US" w:eastAsia="zh-CN" w:bidi="ar"/>
              </w:rPr>
            </w:pPr>
          </w:p>
        </w:tc>
        <w:tc>
          <w:tcPr>
            <w:tcW w:w="6575" w:type="dxa"/>
            <w:vAlign w:val="center"/>
          </w:tcPr>
          <w:p w14:paraId="187A3D15">
            <w:pPr>
              <w:keepNext w:val="0"/>
              <w:keepLines w:val="0"/>
              <w:pageBreakBefore w:val="0"/>
              <w:widowControl/>
              <w:suppressLineNumbers w:val="0"/>
              <w:kinsoku w:val="0"/>
              <w:wordWrap/>
              <w:overflowPunct/>
              <w:topLinePunct w:val="0"/>
              <w:autoSpaceDE w:val="0"/>
              <w:autoSpaceDN w:val="0"/>
              <w:bidi w:val="0"/>
              <w:adjustRightInd w:val="0"/>
              <w:snapToGrid w:val="0"/>
              <w:spacing w:line="312" w:lineRule="auto"/>
              <w:jc w:val="left"/>
              <w:textAlignment w:val="center"/>
              <w:rPr>
                <w:rFonts w:hint="eastAsia"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i w:val="0"/>
                <w:iCs w:val="0"/>
                <w:color w:val="auto"/>
                <w:kern w:val="0"/>
                <w:sz w:val="21"/>
                <w:szCs w:val="21"/>
                <w:highlight w:val="none"/>
                <w:u w:val="none"/>
                <w:lang w:val="en-US" w:eastAsia="zh-CN" w:bidi="ar"/>
              </w:rPr>
              <w:t>208.4胶黏剂：水基型胶粘剂胶粘剂的游离甲醛、苯、甲苯+二甲苯、总挥发性有机物均符合GB 18583-2008、SZJG 52-2016标准要求。</w:t>
            </w:r>
          </w:p>
        </w:tc>
      </w:tr>
      <w:tr w14:paraId="26816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278" w:hRule="atLeast"/>
        </w:trPr>
        <w:tc>
          <w:tcPr>
            <w:tcW w:w="719" w:type="dxa"/>
            <w:vMerge w:val="continue"/>
            <w:vAlign w:val="center"/>
          </w:tcPr>
          <w:p w14:paraId="7DE5CFDE">
            <w:pPr>
              <w:keepNext w:val="0"/>
              <w:keepLines w:val="0"/>
              <w:pageBreakBefore w:val="0"/>
              <w:widowControl/>
              <w:suppressLineNumbers w:val="0"/>
              <w:kinsoku w:val="0"/>
              <w:wordWrap/>
              <w:overflowPunct/>
              <w:topLinePunct w:val="0"/>
              <w:autoSpaceDE w:val="0"/>
              <w:autoSpaceDN w:val="0"/>
              <w:bidi w:val="0"/>
              <w:adjustRightInd w:val="0"/>
              <w:snapToGrid w:val="0"/>
              <w:spacing w:line="312" w:lineRule="auto"/>
              <w:ind w:left="0" w:firstLineChars="0"/>
              <w:jc w:val="left"/>
              <w:textAlignment w:val="center"/>
              <w:rPr>
                <w:rFonts w:hint="eastAsia" w:ascii="宋体" w:hAnsi="宋体" w:eastAsia="宋体" w:cs="宋体"/>
                <w:i w:val="0"/>
                <w:iCs w:val="0"/>
                <w:color w:val="auto"/>
                <w:kern w:val="0"/>
                <w:sz w:val="21"/>
                <w:szCs w:val="21"/>
                <w:highlight w:val="none"/>
                <w:u w:val="none"/>
                <w:lang w:val="en-US" w:eastAsia="zh-CN" w:bidi="ar"/>
              </w:rPr>
            </w:pPr>
          </w:p>
        </w:tc>
        <w:tc>
          <w:tcPr>
            <w:tcW w:w="1678" w:type="dxa"/>
            <w:vMerge w:val="continue"/>
            <w:vAlign w:val="center"/>
          </w:tcPr>
          <w:p w14:paraId="14283F9A">
            <w:pPr>
              <w:keepNext w:val="0"/>
              <w:keepLines w:val="0"/>
              <w:pageBreakBefore w:val="0"/>
              <w:widowControl/>
              <w:suppressLineNumbers w:val="0"/>
              <w:kinsoku w:val="0"/>
              <w:wordWrap/>
              <w:overflowPunct/>
              <w:topLinePunct w:val="0"/>
              <w:autoSpaceDE w:val="0"/>
              <w:autoSpaceDN w:val="0"/>
              <w:bidi w:val="0"/>
              <w:adjustRightInd w:val="0"/>
              <w:snapToGrid w:val="0"/>
              <w:spacing w:line="312" w:lineRule="auto"/>
              <w:ind w:left="0"/>
              <w:jc w:val="left"/>
              <w:textAlignment w:val="center"/>
              <w:rPr>
                <w:rFonts w:hint="eastAsia" w:ascii="宋体" w:hAnsi="宋体" w:eastAsia="宋体" w:cs="宋体"/>
                <w:i w:val="0"/>
                <w:iCs w:val="0"/>
                <w:color w:val="auto"/>
                <w:kern w:val="0"/>
                <w:sz w:val="21"/>
                <w:szCs w:val="21"/>
                <w:highlight w:val="none"/>
                <w:u w:val="none"/>
                <w:lang w:val="en-US" w:eastAsia="zh-CN" w:bidi="ar"/>
              </w:rPr>
            </w:pPr>
          </w:p>
        </w:tc>
        <w:tc>
          <w:tcPr>
            <w:tcW w:w="6575" w:type="dxa"/>
            <w:vAlign w:val="center"/>
          </w:tcPr>
          <w:p w14:paraId="58B4E395">
            <w:pPr>
              <w:keepNext w:val="0"/>
              <w:keepLines w:val="0"/>
              <w:pageBreakBefore w:val="0"/>
              <w:widowControl/>
              <w:suppressLineNumbers w:val="0"/>
              <w:kinsoku w:val="0"/>
              <w:wordWrap/>
              <w:overflowPunct/>
              <w:topLinePunct w:val="0"/>
              <w:autoSpaceDE w:val="0"/>
              <w:autoSpaceDN w:val="0"/>
              <w:bidi w:val="0"/>
              <w:adjustRightInd w:val="0"/>
              <w:snapToGrid w:val="0"/>
              <w:spacing w:line="312" w:lineRule="auto"/>
              <w:jc w:val="left"/>
              <w:textAlignment w:val="center"/>
              <w:rPr>
                <w:rFonts w:hint="eastAsia"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i w:val="0"/>
                <w:iCs w:val="0"/>
                <w:color w:val="auto"/>
                <w:kern w:val="0"/>
                <w:sz w:val="21"/>
                <w:szCs w:val="21"/>
                <w:highlight w:val="none"/>
                <w:u w:val="none"/>
                <w:lang w:val="en-US" w:eastAsia="zh-CN" w:bidi="ar"/>
              </w:rPr>
              <w:t>208.5油漆：采用环保水性油漆，经过三底两面油漆工序，木纹纹理清晰，色泽均匀、光滑耐用。油漆表面无尘粒、气泡、渣点、边缘及立面无流挂等现象。</w:t>
            </w:r>
          </w:p>
        </w:tc>
      </w:tr>
      <w:tr w14:paraId="207E7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59134F93">
            <w:pPr>
              <w:keepNext w:val="0"/>
              <w:keepLines w:val="0"/>
              <w:pageBreakBefore w:val="0"/>
              <w:widowControl/>
              <w:numPr>
                <w:ilvl w:val="0"/>
                <w:numId w:val="19"/>
              </w:numPr>
              <w:suppressLineNumbers w:val="0"/>
              <w:wordWrap/>
              <w:overflowPunct/>
              <w:topLinePunct w:val="0"/>
              <w:bidi w:val="0"/>
              <w:spacing w:line="312" w:lineRule="auto"/>
              <w:ind w:left="425" w:leftChars="0" w:hanging="425" w:firstLineChars="0"/>
              <w:jc w:val="center"/>
              <w:textAlignment w:val="center"/>
              <w:rPr>
                <w:rFonts w:hint="eastAsia" w:ascii="宋体" w:hAnsi="宋体" w:eastAsia="宋体" w:cs="宋体"/>
                <w:color w:val="auto"/>
                <w:sz w:val="21"/>
                <w:szCs w:val="21"/>
                <w:highlight w:val="none"/>
              </w:rPr>
            </w:pPr>
          </w:p>
        </w:tc>
        <w:tc>
          <w:tcPr>
            <w:tcW w:w="1678" w:type="dxa"/>
            <w:vMerge w:val="restart"/>
            <w:vAlign w:val="center"/>
          </w:tcPr>
          <w:p w14:paraId="1334C5BA">
            <w:pPr>
              <w:keepNext w:val="0"/>
              <w:keepLines w:val="0"/>
              <w:pageBreakBefore w:val="0"/>
              <w:widowControl/>
              <w:suppressLineNumbers w:val="0"/>
              <w:wordWrap/>
              <w:overflowPunct/>
              <w:topLinePunct w:val="0"/>
              <w:bidi w:val="0"/>
              <w:spacing w:line="312" w:lineRule="auto"/>
              <w:ind w:left="0"/>
              <w:jc w:val="center"/>
              <w:textAlignment w:val="top"/>
              <w:rPr>
                <w:rFonts w:hint="eastAsia"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i w:val="0"/>
                <w:iCs w:val="0"/>
                <w:color w:val="auto"/>
                <w:kern w:val="0"/>
                <w:sz w:val="21"/>
                <w:szCs w:val="21"/>
                <w:highlight w:val="none"/>
                <w:u w:val="none"/>
                <w:lang w:val="en-US" w:eastAsia="zh-CN" w:bidi="ar"/>
              </w:rPr>
              <w:t>定制边柜2</w:t>
            </w:r>
          </w:p>
          <w:p w14:paraId="1B3B2A9E">
            <w:pPr>
              <w:pStyle w:val="18"/>
              <w:keepNext w:val="0"/>
              <w:keepLines w:val="0"/>
              <w:pageBreakBefore w:val="0"/>
              <w:widowControl w:val="0"/>
              <w:wordWrap/>
              <w:overflowPunct/>
              <w:topLinePunct w:val="0"/>
              <w:bidi w:val="0"/>
              <w:spacing w:line="312" w:lineRule="auto"/>
              <w:ind w:left="0"/>
              <w:jc w:val="center"/>
              <w:rPr>
                <w:rFonts w:hint="eastAsia"/>
                <w:color w:val="auto"/>
                <w:highlight w:val="none"/>
              </w:rPr>
            </w:pPr>
          </w:p>
        </w:tc>
        <w:tc>
          <w:tcPr>
            <w:tcW w:w="6575" w:type="dxa"/>
            <w:vAlign w:val="center"/>
          </w:tcPr>
          <w:p w14:paraId="7B21436F">
            <w:pPr>
              <w:keepNext w:val="0"/>
              <w:keepLines w:val="0"/>
              <w:pageBreakBefore w:val="0"/>
              <w:widowControl/>
              <w:suppressLineNumbers w:val="0"/>
              <w:wordWrap/>
              <w:overflowPunct/>
              <w:topLinePunct w:val="0"/>
              <w:bidi w:val="0"/>
              <w:spacing w:line="312" w:lineRule="auto"/>
              <w:ind w:left="0"/>
              <w:jc w:val="left"/>
              <w:textAlignment w:val="center"/>
              <w:rPr>
                <w:rFonts w:hint="eastAsia" w:ascii="宋体" w:hAnsi="宋体" w:eastAsia="宋体" w:cs="宋体"/>
                <w:b w:val="0"/>
                <w:bCs w:val="0"/>
                <w:color w:val="auto"/>
                <w:spacing w:val="-5"/>
                <w:sz w:val="21"/>
                <w:szCs w:val="21"/>
                <w:highlight w:val="none"/>
                <w:lang w:val="en-US" w:eastAsia="zh-CN"/>
              </w:rPr>
            </w:pPr>
            <w:r>
              <w:rPr>
                <w:rFonts w:hint="eastAsia" w:ascii="宋体" w:hAnsi="宋体" w:eastAsia="宋体" w:cs="宋体"/>
                <w:i w:val="0"/>
                <w:iCs w:val="0"/>
                <w:color w:val="auto"/>
                <w:kern w:val="0"/>
                <w:sz w:val="21"/>
                <w:szCs w:val="21"/>
                <w:highlight w:val="none"/>
                <w:u w:val="none"/>
                <w:lang w:val="en-US" w:eastAsia="zh-CN" w:bidi="ar"/>
              </w:rPr>
              <w:t>209.1规格：1400W*400D*850H</w:t>
            </w:r>
          </w:p>
        </w:tc>
      </w:tr>
      <w:tr w14:paraId="5C875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52DDA735">
            <w:pPr>
              <w:keepNext w:val="0"/>
              <w:keepLines w:val="0"/>
              <w:pageBreakBefore w:val="0"/>
              <w:widowControl w:val="0"/>
              <w:wordWrap/>
              <w:overflowPunct/>
              <w:topLinePunct w:val="0"/>
              <w:bidi w:val="0"/>
              <w:spacing w:line="312" w:lineRule="auto"/>
              <w:ind w:left="0" w:firstLine="0" w:firstLineChars="0"/>
              <w:jc w:val="center"/>
              <w:rPr>
                <w:rFonts w:hint="eastAsia" w:ascii="宋体" w:hAnsi="宋体" w:eastAsia="宋体" w:cs="宋体"/>
                <w:color w:val="auto"/>
                <w:sz w:val="21"/>
                <w:szCs w:val="21"/>
                <w:highlight w:val="none"/>
              </w:rPr>
            </w:pPr>
          </w:p>
        </w:tc>
        <w:tc>
          <w:tcPr>
            <w:tcW w:w="1678" w:type="dxa"/>
            <w:vMerge w:val="continue"/>
            <w:vAlign w:val="center"/>
          </w:tcPr>
          <w:p w14:paraId="56DCD708">
            <w:pPr>
              <w:keepNext w:val="0"/>
              <w:keepLines w:val="0"/>
              <w:pageBreakBefore w:val="0"/>
              <w:widowControl w:val="0"/>
              <w:wordWrap/>
              <w:overflowPunct/>
              <w:topLinePunct w:val="0"/>
              <w:bidi w:val="0"/>
              <w:spacing w:line="312" w:lineRule="auto"/>
              <w:ind w:left="0"/>
              <w:jc w:val="center"/>
              <w:rPr>
                <w:rFonts w:hint="eastAsia" w:ascii="宋体" w:hAnsi="宋体" w:eastAsia="宋体" w:cs="宋体"/>
                <w:color w:val="auto"/>
                <w:sz w:val="21"/>
                <w:szCs w:val="21"/>
                <w:highlight w:val="none"/>
              </w:rPr>
            </w:pPr>
          </w:p>
        </w:tc>
        <w:tc>
          <w:tcPr>
            <w:tcW w:w="6575" w:type="dxa"/>
            <w:vAlign w:val="center"/>
          </w:tcPr>
          <w:p w14:paraId="05DCA768">
            <w:pPr>
              <w:keepNext w:val="0"/>
              <w:keepLines w:val="0"/>
              <w:pageBreakBefore w:val="0"/>
              <w:widowControl/>
              <w:suppressLineNumbers w:val="0"/>
              <w:wordWrap/>
              <w:overflowPunct/>
              <w:topLinePunct w:val="0"/>
              <w:bidi w:val="0"/>
              <w:spacing w:line="312" w:lineRule="auto"/>
              <w:ind w:left="0"/>
              <w:jc w:val="left"/>
              <w:textAlignment w:val="center"/>
              <w:rPr>
                <w:rFonts w:hint="eastAsia" w:ascii="宋体" w:hAnsi="宋体" w:eastAsia="宋体" w:cs="宋体"/>
                <w:b w:val="0"/>
                <w:bCs w:val="0"/>
                <w:color w:val="auto"/>
                <w:spacing w:val="-5"/>
                <w:sz w:val="21"/>
                <w:szCs w:val="21"/>
                <w:highlight w:val="none"/>
                <w:lang w:val="en-US" w:eastAsia="zh-CN"/>
              </w:rPr>
            </w:pPr>
            <w:r>
              <w:rPr>
                <w:rFonts w:hint="eastAsia" w:ascii="宋体" w:hAnsi="宋体" w:eastAsia="宋体" w:cs="宋体"/>
                <w:i w:val="0"/>
                <w:iCs w:val="0"/>
                <w:color w:val="auto"/>
                <w:kern w:val="0"/>
                <w:sz w:val="21"/>
                <w:szCs w:val="21"/>
                <w:highlight w:val="none"/>
                <w:u w:val="none"/>
                <w:lang w:val="en-US" w:eastAsia="zh-CN" w:bidi="ar"/>
              </w:rPr>
              <w:t>209.2基材：板材采用</w:t>
            </w:r>
            <w:r>
              <w:rPr>
                <w:rFonts w:hint="eastAsia" w:ascii="宋体" w:hAnsi="宋体" w:eastAsia="宋体" w:cs="宋体"/>
                <w:b w:val="0"/>
                <w:bCs w:val="0"/>
                <w:i w:val="0"/>
                <w:iCs w:val="0"/>
                <w:color w:val="auto"/>
                <w:kern w:val="0"/>
                <w:sz w:val="21"/>
                <w:szCs w:val="21"/>
                <w:highlight w:val="none"/>
                <w:u w:val="none"/>
                <w:lang w:val="en-US" w:eastAsia="zh-CN" w:bidi="ar"/>
              </w:rPr>
              <w:t>新国标环保</w:t>
            </w:r>
            <w:r>
              <w:rPr>
                <w:rFonts w:hint="eastAsia" w:ascii="宋体" w:hAnsi="宋体" w:eastAsia="宋体" w:cs="宋体"/>
                <w:i w:val="0"/>
                <w:iCs w:val="0"/>
                <w:color w:val="auto"/>
                <w:kern w:val="0"/>
                <w:sz w:val="21"/>
                <w:szCs w:val="21"/>
                <w:highlight w:val="none"/>
                <w:u w:val="none"/>
                <w:lang w:val="en-US" w:eastAsia="zh-CN" w:bidi="ar"/>
              </w:rPr>
              <w:t>ENF级纤维板；板材的胶合强度、含水率、浸渍剥离、静曲强度、弹性模量、甲醛释放量、挥发性有机化合物（72h）的苯、甲苯、二甲苯，TVOC符合 GB 18580-2017、GB/T 35601-2017、GB/T 9846-2015、GB/T 39600-2021标准要求。厚度层板≥25mm，侧板≥18mm、门板≥16mm、背板≥9mm；</w:t>
            </w:r>
          </w:p>
        </w:tc>
      </w:tr>
      <w:tr w14:paraId="65F58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40A741A8">
            <w:pPr>
              <w:keepNext w:val="0"/>
              <w:keepLines w:val="0"/>
              <w:pageBreakBefore w:val="0"/>
              <w:widowControl w:val="0"/>
              <w:wordWrap/>
              <w:overflowPunct/>
              <w:topLinePunct w:val="0"/>
              <w:bidi w:val="0"/>
              <w:spacing w:line="312" w:lineRule="auto"/>
              <w:ind w:left="0" w:firstLine="0" w:firstLineChars="0"/>
              <w:jc w:val="center"/>
              <w:rPr>
                <w:rFonts w:hint="eastAsia" w:ascii="宋体" w:hAnsi="宋体" w:eastAsia="宋体" w:cs="宋体"/>
                <w:color w:val="auto"/>
                <w:sz w:val="21"/>
                <w:szCs w:val="21"/>
                <w:highlight w:val="none"/>
              </w:rPr>
            </w:pPr>
          </w:p>
        </w:tc>
        <w:tc>
          <w:tcPr>
            <w:tcW w:w="1678" w:type="dxa"/>
            <w:vMerge w:val="continue"/>
            <w:vAlign w:val="center"/>
          </w:tcPr>
          <w:p w14:paraId="249B3DE6">
            <w:pPr>
              <w:keepNext w:val="0"/>
              <w:keepLines w:val="0"/>
              <w:pageBreakBefore w:val="0"/>
              <w:widowControl w:val="0"/>
              <w:wordWrap/>
              <w:overflowPunct/>
              <w:topLinePunct w:val="0"/>
              <w:bidi w:val="0"/>
              <w:spacing w:line="312" w:lineRule="auto"/>
              <w:ind w:left="0"/>
              <w:jc w:val="center"/>
              <w:rPr>
                <w:rFonts w:hint="eastAsia" w:ascii="宋体" w:hAnsi="宋体" w:eastAsia="宋体" w:cs="宋体"/>
                <w:color w:val="auto"/>
                <w:sz w:val="21"/>
                <w:szCs w:val="21"/>
                <w:highlight w:val="none"/>
              </w:rPr>
            </w:pPr>
          </w:p>
        </w:tc>
        <w:tc>
          <w:tcPr>
            <w:tcW w:w="6575" w:type="dxa"/>
            <w:vAlign w:val="center"/>
          </w:tcPr>
          <w:p w14:paraId="6B42EDF9">
            <w:pPr>
              <w:keepNext w:val="0"/>
              <w:keepLines w:val="0"/>
              <w:pageBreakBefore w:val="0"/>
              <w:widowControl/>
              <w:suppressLineNumbers w:val="0"/>
              <w:wordWrap/>
              <w:overflowPunct/>
              <w:topLinePunct w:val="0"/>
              <w:bidi w:val="0"/>
              <w:spacing w:line="312" w:lineRule="auto"/>
              <w:ind w:left="0"/>
              <w:jc w:val="left"/>
              <w:textAlignment w:val="center"/>
              <w:rPr>
                <w:rFonts w:hint="eastAsia" w:ascii="宋体" w:hAnsi="宋体" w:eastAsia="宋体" w:cs="宋体"/>
                <w:b w:val="0"/>
                <w:bCs w:val="0"/>
                <w:color w:val="auto"/>
                <w:spacing w:val="-5"/>
                <w:sz w:val="21"/>
                <w:szCs w:val="21"/>
                <w:highlight w:val="none"/>
                <w:lang w:val="en-US" w:eastAsia="zh-CN"/>
              </w:rPr>
            </w:pPr>
            <w:r>
              <w:rPr>
                <w:rFonts w:hint="eastAsia" w:ascii="宋体" w:hAnsi="宋体" w:eastAsia="宋体" w:cs="宋体"/>
                <w:i w:val="0"/>
                <w:iCs w:val="0"/>
                <w:color w:val="auto"/>
                <w:kern w:val="0"/>
                <w:sz w:val="21"/>
                <w:szCs w:val="21"/>
                <w:highlight w:val="none"/>
                <w:u w:val="none"/>
                <w:lang w:val="en-US" w:eastAsia="zh-CN" w:bidi="ar"/>
              </w:rPr>
              <w:t>209.3工艺：三聚氰胺饰面，ABS封边制作，顶板封边厚度≥2.0mm，其他封边厚度≥1.0mm，封边倒角圆滑、经精修边，无外露胶痕。封边条的耐干热性，耐磨性，耐开裂性，耐老化性、耐冷热循环性、耐光色牢度均，甲醛释放量，氯乙烯单体，可迁移元素（可溶性重金属）的铅、镉、铬、汞、砷、锑、硒、钡，邻苯二甲酸酯的总量（包括DBP、BBP、DEHP、DNOP、DINP和DIDP）、多溴联苯、多溴联苯醚均符合QB/T 4463-2013标准要求。具有防水、防潮、防交叉感染、耐磨性能强；</w:t>
            </w:r>
          </w:p>
        </w:tc>
      </w:tr>
      <w:tr w14:paraId="5A76F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51C17964">
            <w:pPr>
              <w:keepNext w:val="0"/>
              <w:keepLines w:val="0"/>
              <w:pageBreakBefore w:val="0"/>
              <w:widowControl w:val="0"/>
              <w:wordWrap/>
              <w:overflowPunct/>
              <w:topLinePunct w:val="0"/>
              <w:bidi w:val="0"/>
              <w:spacing w:line="312" w:lineRule="auto"/>
              <w:ind w:left="0" w:firstLine="0" w:firstLineChars="0"/>
              <w:jc w:val="center"/>
              <w:rPr>
                <w:rFonts w:hint="eastAsia" w:ascii="宋体" w:hAnsi="宋体" w:eastAsia="宋体" w:cs="宋体"/>
                <w:color w:val="auto"/>
                <w:sz w:val="21"/>
                <w:szCs w:val="21"/>
                <w:highlight w:val="none"/>
              </w:rPr>
            </w:pPr>
          </w:p>
        </w:tc>
        <w:tc>
          <w:tcPr>
            <w:tcW w:w="1678" w:type="dxa"/>
            <w:vMerge w:val="continue"/>
            <w:vAlign w:val="center"/>
          </w:tcPr>
          <w:p w14:paraId="31542674">
            <w:pPr>
              <w:keepNext w:val="0"/>
              <w:keepLines w:val="0"/>
              <w:pageBreakBefore w:val="0"/>
              <w:widowControl w:val="0"/>
              <w:wordWrap/>
              <w:overflowPunct/>
              <w:topLinePunct w:val="0"/>
              <w:bidi w:val="0"/>
              <w:spacing w:line="312" w:lineRule="auto"/>
              <w:ind w:left="0"/>
              <w:jc w:val="center"/>
              <w:rPr>
                <w:rFonts w:hint="eastAsia" w:ascii="宋体" w:hAnsi="宋体" w:eastAsia="宋体" w:cs="宋体"/>
                <w:color w:val="auto"/>
                <w:sz w:val="21"/>
                <w:szCs w:val="21"/>
                <w:highlight w:val="none"/>
              </w:rPr>
            </w:pPr>
          </w:p>
        </w:tc>
        <w:tc>
          <w:tcPr>
            <w:tcW w:w="6575" w:type="dxa"/>
            <w:vAlign w:val="center"/>
          </w:tcPr>
          <w:p w14:paraId="247B8658">
            <w:pPr>
              <w:keepNext w:val="0"/>
              <w:keepLines w:val="0"/>
              <w:pageBreakBefore w:val="0"/>
              <w:widowControl/>
              <w:suppressLineNumbers w:val="0"/>
              <w:wordWrap/>
              <w:overflowPunct/>
              <w:topLinePunct w:val="0"/>
              <w:bidi w:val="0"/>
              <w:spacing w:line="312" w:lineRule="auto"/>
              <w:ind w:left="0"/>
              <w:jc w:val="left"/>
              <w:textAlignment w:val="center"/>
              <w:rPr>
                <w:rFonts w:hint="eastAsia" w:ascii="宋体" w:hAnsi="宋体" w:eastAsia="宋体" w:cs="宋体"/>
                <w:b w:val="0"/>
                <w:bCs w:val="0"/>
                <w:color w:val="auto"/>
                <w:spacing w:val="-5"/>
                <w:sz w:val="21"/>
                <w:szCs w:val="21"/>
                <w:highlight w:val="none"/>
                <w:lang w:val="en-US" w:eastAsia="zh-CN"/>
              </w:rPr>
            </w:pPr>
            <w:r>
              <w:rPr>
                <w:rFonts w:hint="eastAsia" w:ascii="宋体" w:hAnsi="宋体" w:eastAsia="宋体" w:cs="宋体"/>
                <w:i w:val="0"/>
                <w:iCs w:val="0"/>
                <w:color w:val="auto"/>
                <w:kern w:val="0"/>
                <w:sz w:val="21"/>
                <w:szCs w:val="21"/>
                <w:highlight w:val="none"/>
                <w:u w:val="none"/>
                <w:lang w:val="en-US" w:eastAsia="zh-CN" w:bidi="ar"/>
              </w:rPr>
              <w:t>209.4功能配置：配置掩门柜及抽屉，柜内部配置不少于1块活动层板。功能及结构根据需求深化设计。</w:t>
            </w:r>
          </w:p>
        </w:tc>
      </w:tr>
      <w:tr w14:paraId="25660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7A7E8034">
            <w:pPr>
              <w:keepNext w:val="0"/>
              <w:keepLines w:val="0"/>
              <w:pageBreakBefore w:val="0"/>
              <w:widowControl w:val="0"/>
              <w:wordWrap/>
              <w:overflowPunct/>
              <w:topLinePunct w:val="0"/>
              <w:bidi w:val="0"/>
              <w:spacing w:line="312" w:lineRule="auto"/>
              <w:ind w:left="0" w:firstLine="0" w:firstLineChars="0"/>
              <w:jc w:val="center"/>
              <w:rPr>
                <w:rFonts w:hint="eastAsia" w:ascii="宋体" w:hAnsi="宋体" w:eastAsia="宋体" w:cs="宋体"/>
                <w:color w:val="auto"/>
                <w:sz w:val="21"/>
                <w:szCs w:val="21"/>
                <w:highlight w:val="none"/>
              </w:rPr>
            </w:pPr>
          </w:p>
        </w:tc>
        <w:tc>
          <w:tcPr>
            <w:tcW w:w="1678" w:type="dxa"/>
            <w:vMerge w:val="continue"/>
            <w:vAlign w:val="center"/>
          </w:tcPr>
          <w:p w14:paraId="17A3AB17">
            <w:pPr>
              <w:keepNext w:val="0"/>
              <w:keepLines w:val="0"/>
              <w:pageBreakBefore w:val="0"/>
              <w:widowControl w:val="0"/>
              <w:wordWrap/>
              <w:overflowPunct/>
              <w:topLinePunct w:val="0"/>
              <w:bidi w:val="0"/>
              <w:spacing w:line="312" w:lineRule="auto"/>
              <w:ind w:left="0"/>
              <w:jc w:val="center"/>
              <w:rPr>
                <w:rFonts w:hint="eastAsia" w:ascii="宋体" w:hAnsi="宋体" w:eastAsia="宋体" w:cs="宋体"/>
                <w:color w:val="auto"/>
                <w:sz w:val="21"/>
                <w:szCs w:val="21"/>
                <w:highlight w:val="none"/>
              </w:rPr>
            </w:pPr>
          </w:p>
        </w:tc>
        <w:tc>
          <w:tcPr>
            <w:tcW w:w="6575" w:type="dxa"/>
            <w:vAlign w:val="center"/>
          </w:tcPr>
          <w:p w14:paraId="4D69B806">
            <w:pPr>
              <w:keepNext w:val="0"/>
              <w:keepLines w:val="0"/>
              <w:pageBreakBefore w:val="0"/>
              <w:widowControl/>
              <w:suppressLineNumbers w:val="0"/>
              <w:wordWrap/>
              <w:overflowPunct/>
              <w:topLinePunct w:val="0"/>
              <w:bidi w:val="0"/>
              <w:spacing w:line="312" w:lineRule="auto"/>
              <w:ind w:left="0"/>
              <w:jc w:val="left"/>
              <w:textAlignment w:val="center"/>
              <w:rPr>
                <w:rFonts w:hint="eastAsia" w:ascii="宋体" w:hAnsi="宋体" w:eastAsia="宋体" w:cs="宋体"/>
                <w:b w:val="0"/>
                <w:bCs w:val="0"/>
                <w:color w:val="auto"/>
                <w:spacing w:val="-5"/>
                <w:sz w:val="21"/>
                <w:szCs w:val="21"/>
                <w:highlight w:val="none"/>
                <w:lang w:val="en-US" w:eastAsia="zh-CN"/>
              </w:rPr>
            </w:pPr>
            <w:r>
              <w:rPr>
                <w:rFonts w:hint="eastAsia" w:ascii="宋体" w:hAnsi="宋体" w:eastAsia="宋体" w:cs="宋体"/>
                <w:i w:val="0"/>
                <w:iCs w:val="0"/>
                <w:color w:val="auto"/>
                <w:kern w:val="0"/>
                <w:sz w:val="21"/>
                <w:szCs w:val="21"/>
                <w:highlight w:val="none"/>
                <w:u w:val="none"/>
                <w:lang w:val="en-US" w:eastAsia="zh-CN" w:bidi="ar"/>
              </w:rPr>
              <w:t>209.5胶黏剂：采用热熔胶。胶粘剂的游离甲醛、苯、甲苯+二甲苯、总挥发性有机物均符合GB 18583-2008、SZJG 52-2016标准要求。</w:t>
            </w:r>
          </w:p>
        </w:tc>
      </w:tr>
      <w:tr w14:paraId="677A9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37C5722E">
            <w:pPr>
              <w:keepNext w:val="0"/>
              <w:keepLines w:val="0"/>
              <w:pageBreakBefore w:val="0"/>
              <w:widowControl w:val="0"/>
              <w:wordWrap/>
              <w:overflowPunct/>
              <w:topLinePunct w:val="0"/>
              <w:bidi w:val="0"/>
              <w:spacing w:line="312" w:lineRule="auto"/>
              <w:ind w:left="0" w:firstLine="0" w:firstLineChars="0"/>
              <w:jc w:val="center"/>
              <w:rPr>
                <w:rFonts w:hint="eastAsia" w:ascii="宋体" w:hAnsi="宋体" w:eastAsia="宋体" w:cs="宋体"/>
                <w:color w:val="auto"/>
                <w:sz w:val="21"/>
                <w:szCs w:val="21"/>
                <w:highlight w:val="none"/>
              </w:rPr>
            </w:pPr>
          </w:p>
        </w:tc>
        <w:tc>
          <w:tcPr>
            <w:tcW w:w="1678" w:type="dxa"/>
            <w:vMerge w:val="continue"/>
            <w:vAlign w:val="center"/>
          </w:tcPr>
          <w:p w14:paraId="3EB903CB">
            <w:pPr>
              <w:keepNext w:val="0"/>
              <w:keepLines w:val="0"/>
              <w:pageBreakBefore w:val="0"/>
              <w:widowControl w:val="0"/>
              <w:wordWrap/>
              <w:overflowPunct/>
              <w:topLinePunct w:val="0"/>
              <w:bidi w:val="0"/>
              <w:spacing w:line="312" w:lineRule="auto"/>
              <w:ind w:left="0"/>
              <w:jc w:val="center"/>
              <w:rPr>
                <w:rFonts w:hint="eastAsia" w:ascii="宋体" w:hAnsi="宋体" w:eastAsia="宋体" w:cs="宋体"/>
                <w:color w:val="auto"/>
                <w:sz w:val="21"/>
                <w:szCs w:val="21"/>
                <w:highlight w:val="none"/>
              </w:rPr>
            </w:pPr>
          </w:p>
        </w:tc>
        <w:tc>
          <w:tcPr>
            <w:tcW w:w="6575" w:type="dxa"/>
            <w:vAlign w:val="center"/>
          </w:tcPr>
          <w:p w14:paraId="41D66FD8">
            <w:pPr>
              <w:keepNext w:val="0"/>
              <w:keepLines w:val="0"/>
              <w:pageBreakBefore w:val="0"/>
              <w:widowControl/>
              <w:suppressLineNumbers w:val="0"/>
              <w:wordWrap/>
              <w:overflowPunct/>
              <w:topLinePunct w:val="0"/>
              <w:bidi w:val="0"/>
              <w:spacing w:line="312" w:lineRule="auto"/>
              <w:ind w:left="0"/>
              <w:jc w:val="left"/>
              <w:textAlignment w:val="center"/>
              <w:rPr>
                <w:rFonts w:hint="eastAsia" w:ascii="宋体" w:hAnsi="宋体" w:eastAsia="宋体" w:cs="宋体"/>
                <w:b w:val="0"/>
                <w:bCs w:val="0"/>
                <w:color w:val="auto"/>
                <w:spacing w:val="-5"/>
                <w:sz w:val="21"/>
                <w:szCs w:val="21"/>
                <w:highlight w:val="none"/>
                <w:lang w:val="en-US" w:eastAsia="zh-CN"/>
              </w:rPr>
            </w:pPr>
            <w:r>
              <w:rPr>
                <w:rFonts w:hint="eastAsia" w:ascii="宋体" w:hAnsi="宋体" w:eastAsia="宋体" w:cs="宋体"/>
                <w:i w:val="0"/>
                <w:iCs w:val="0"/>
                <w:color w:val="auto"/>
                <w:kern w:val="0"/>
                <w:sz w:val="21"/>
                <w:szCs w:val="21"/>
                <w:highlight w:val="none"/>
                <w:u w:val="none"/>
                <w:lang w:val="en-US" w:eastAsia="zh-CN" w:bidi="ar"/>
              </w:rPr>
              <w:t>209.6五金配件：采用三节导轨、阻尼缓冲铰链、三合一连接件。导轨的过载要求（包括垂直向下静载荷（300N）、水平侧向静载荷（150N）、猛关或猛开）、功能要求（包括操作力、耐久性(80000次)、拉出安全性、下沉量、耐腐蚀均符合QB/T 2454-2013标准要求。</w:t>
            </w:r>
          </w:p>
        </w:tc>
      </w:tr>
      <w:tr w14:paraId="7DD7E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3BBC2A05">
            <w:pPr>
              <w:keepNext w:val="0"/>
              <w:keepLines w:val="0"/>
              <w:pageBreakBefore w:val="0"/>
              <w:widowControl/>
              <w:numPr>
                <w:ilvl w:val="0"/>
                <w:numId w:val="19"/>
              </w:numPr>
              <w:suppressLineNumbers w:val="0"/>
              <w:wordWrap/>
              <w:overflowPunct/>
              <w:topLinePunct w:val="0"/>
              <w:bidi w:val="0"/>
              <w:spacing w:line="312" w:lineRule="auto"/>
              <w:ind w:left="425" w:leftChars="0" w:hanging="425" w:firstLineChars="0"/>
              <w:jc w:val="center"/>
              <w:textAlignment w:val="center"/>
              <w:rPr>
                <w:rFonts w:hint="eastAsia" w:ascii="宋体" w:hAnsi="宋体" w:eastAsia="宋体" w:cs="宋体"/>
                <w:color w:val="auto"/>
                <w:sz w:val="21"/>
                <w:szCs w:val="21"/>
                <w:highlight w:val="none"/>
              </w:rPr>
            </w:pPr>
          </w:p>
        </w:tc>
        <w:tc>
          <w:tcPr>
            <w:tcW w:w="1678" w:type="dxa"/>
            <w:vMerge w:val="restart"/>
            <w:vAlign w:val="center"/>
          </w:tcPr>
          <w:p w14:paraId="5958C43F">
            <w:pPr>
              <w:keepNext w:val="0"/>
              <w:keepLines w:val="0"/>
              <w:pageBreakBefore w:val="0"/>
              <w:widowControl/>
              <w:suppressLineNumbers w:val="0"/>
              <w:wordWrap/>
              <w:overflowPunct/>
              <w:topLinePunct w:val="0"/>
              <w:bidi w:val="0"/>
              <w:spacing w:line="312" w:lineRule="auto"/>
              <w:ind w:left="0"/>
              <w:jc w:val="center"/>
              <w:textAlignment w:val="top"/>
              <w:rPr>
                <w:rFonts w:hint="eastAsia"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i w:val="0"/>
                <w:iCs w:val="0"/>
                <w:color w:val="auto"/>
                <w:kern w:val="0"/>
                <w:sz w:val="21"/>
                <w:szCs w:val="21"/>
                <w:highlight w:val="none"/>
                <w:u w:val="none"/>
                <w:lang w:val="en-US" w:eastAsia="zh-CN" w:bidi="ar"/>
              </w:rPr>
              <w:t>定制边柜3</w:t>
            </w:r>
          </w:p>
          <w:p w14:paraId="26FA83CB">
            <w:pPr>
              <w:pStyle w:val="18"/>
              <w:keepNext w:val="0"/>
              <w:keepLines w:val="0"/>
              <w:pageBreakBefore w:val="0"/>
              <w:widowControl w:val="0"/>
              <w:wordWrap/>
              <w:overflowPunct/>
              <w:topLinePunct w:val="0"/>
              <w:bidi w:val="0"/>
              <w:spacing w:line="312" w:lineRule="auto"/>
              <w:ind w:left="0"/>
              <w:jc w:val="center"/>
              <w:rPr>
                <w:rFonts w:hint="eastAsia"/>
                <w:color w:val="auto"/>
                <w:highlight w:val="none"/>
              </w:rPr>
            </w:pPr>
          </w:p>
        </w:tc>
        <w:tc>
          <w:tcPr>
            <w:tcW w:w="6575" w:type="dxa"/>
            <w:vAlign w:val="center"/>
          </w:tcPr>
          <w:p w14:paraId="25ED961D">
            <w:pPr>
              <w:keepNext w:val="0"/>
              <w:keepLines w:val="0"/>
              <w:pageBreakBefore w:val="0"/>
              <w:widowControl/>
              <w:suppressLineNumbers w:val="0"/>
              <w:wordWrap/>
              <w:overflowPunct/>
              <w:topLinePunct w:val="0"/>
              <w:bidi w:val="0"/>
              <w:spacing w:line="312" w:lineRule="auto"/>
              <w:ind w:left="0"/>
              <w:jc w:val="left"/>
              <w:textAlignment w:val="center"/>
              <w:rPr>
                <w:rFonts w:hint="eastAsia" w:ascii="宋体" w:hAnsi="宋体" w:eastAsia="宋体" w:cs="宋体"/>
                <w:b w:val="0"/>
                <w:bCs w:val="0"/>
                <w:color w:val="auto"/>
                <w:spacing w:val="-5"/>
                <w:sz w:val="21"/>
                <w:szCs w:val="21"/>
                <w:highlight w:val="none"/>
                <w:lang w:val="en-US" w:eastAsia="zh-CN"/>
              </w:rPr>
            </w:pPr>
            <w:r>
              <w:rPr>
                <w:rFonts w:hint="eastAsia" w:ascii="宋体" w:hAnsi="宋体" w:eastAsia="宋体" w:cs="宋体"/>
                <w:i w:val="0"/>
                <w:iCs w:val="0"/>
                <w:color w:val="auto"/>
                <w:kern w:val="0"/>
                <w:sz w:val="21"/>
                <w:szCs w:val="21"/>
                <w:highlight w:val="none"/>
                <w:u w:val="none"/>
                <w:lang w:val="en-US" w:eastAsia="zh-CN" w:bidi="ar"/>
              </w:rPr>
              <w:t>210.1规格：900W*450D*1100H</w:t>
            </w:r>
          </w:p>
        </w:tc>
      </w:tr>
      <w:tr w14:paraId="7A690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4DEF6A9C">
            <w:pPr>
              <w:keepNext w:val="0"/>
              <w:keepLines w:val="0"/>
              <w:pageBreakBefore w:val="0"/>
              <w:widowControl w:val="0"/>
              <w:wordWrap/>
              <w:overflowPunct/>
              <w:topLinePunct w:val="0"/>
              <w:bidi w:val="0"/>
              <w:spacing w:line="312" w:lineRule="auto"/>
              <w:ind w:left="0" w:firstLine="0" w:firstLineChars="0"/>
              <w:jc w:val="center"/>
              <w:rPr>
                <w:rFonts w:hint="eastAsia" w:ascii="宋体" w:hAnsi="宋体" w:eastAsia="宋体" w:cs="宋体"/>
                <w:color w:val="auto"/>
                <w:sz w:val="21"/>
                <w:szCs w:val="21"/>
                <w:highlight w:val="none"/>
              </w:rPr>
            </w:pPr>
          </w:p>
        </w:tc>
        <w:tc>
          <w:tcPr>
            <w:tcW w:w="1678" w:type="dxa"/>
            <w:vMerge w:val="continue"/>
            <w:vAlign w:val="center"/>
          </w:tcPr>
          <w:p w14:paraId="5C29D291">
            <w:pPr>
              <w:keepNext w:val="0"/>
              <w:keepLines w:val="0"/>
              <w:pageBreakBefore w:val="0"/>
              <w:widowControl w:val="0"/>
              <w:wordWrap/>
              <w:overflowPunct/>
              <w:topLinePunct w:val="0"/>
              <w:bidi w:val="0"/>
              <w:spacing w:line="312" w:lineRule="auto"/>
              <w:ind w:left="0"/>
              <w:jc w:val="center"/>
              <w:rPr>
                <w:rFonts w:hint="eastAsia" w:ascii="宋体" w:hAnsi="宋体" w:eastAsia="宋体" w:cs="宋体"/>
                <w:color w:val="auto"/>
                <w:sz w:val="21"/>
                <w:szCs w:val="21"/>
                <w:highlight w:val="none"/>
              </w:rPr>
            </w:pPr>
          </w:p>
        </w:tc>
        <w:tc>
          <w:tcPr>
            <w:tcW w:w="6575" w:type="dxa"/>
            <w:vAlign w:val="center"/>
          </w:tcPr>
          <w:p w14:paraId="2443DC42">
            <w:pPr>
              <w:keepNext w:val="0"/>
              <w:keepLines w:val="0"/>
              <w:pageBreakBefore w:val="0"/>
              <w:widowControl/>
              <w:suppressLineNumbers w:val="0"/>
              <w:wordWrap/>
              <w:overflowPunct/>
              <w:topLinePunct w:val="0"/>
              <w:bidi w:val="0"/>
              <w:spacing w:line="312" w:lineRule="auto"/>
              <w:ind w:left="0"/>
              <w:jc w:val="left"/>
              <w:textAlignment w:val="center"/>
              <w:rPr>
                <w:rFonts w:hint="eastAsia" w:ascii="宋体" w:hAnsi="宋体" w:eastAsia="宋体" w:cs="宋体"/>
                <w:b w:val="0"/>
                <w:bCs w:val="0"/>
                <w:color w:val="auto"/>
                <w:spacing w:val="-5"/>
                <w:sz w:val="21"/>
                <w:szCs w:val="21"/>
                <w:highlight w:val="none"/>
                <w:lang w:val="en-US" w:eastAsia="zh-CN"/>
              </w:rPr>
            </w:pPr>
            <w:r>
              <w:rPr>
                <w:rFonts w:hint="eastAsia" w:ascii="宋体" w:hAnsi="宋体" w:eastAsia="宋体" w:cs="宋体"/>
                <w:i w:val="0"/>
                <w:iCs w:val="0"/>
                <w:color w:val="auto"/>
                <w:kern w:val="0"/>
                <w:sz w:val="21"/>
                <w:szCs w:val="21"/>
                <w:highlight w:val="none"/>
                <w:u w:val="none"/>
                <w:lang w:val="en-US" w:eastAsia="zh-CN" w:bidi="ar"/>
              </w:rPr>
              <w:t>210.2基材：板材采用</w:t>
            </w:r>
            <w:r>
              <w:rPr>
                <w:rFonts w:hint="eastAsia" w:ascii="宋体" w:hAnsi="宋体" w:eastAsia="宋体" w:cs="宋体"/>
                <w:b w:val="0"/>
                <w:bCs w:val="0"/>
                <w:i w:val="0"/>
                <w:iCs w:val="0"/>
                <w:color w:val="auto"/>
                <w:kern w:val="0"/>
                <w:sz w:val="21"/>
                <w:szCs w:val="21"/>
                <w:highlight w:val="none"/>
                <w:u w:val="none"/>
                <w:lang w:val="en-US" w:eastAsia="zh-CN" w:bidi="ar"/>
              </w:rPr>
              <w:t>新国标环保</w:t>
            </w:r>
            <w:r>
              <w:rPr>
                <w:rFonts w:hint="eastAsia" w:ascii="宋体" w:hAnsi="宋体" w:eastAsia="宋体" w:cs="宋体"/>
                <w:i w:val="0"/>
                <w:iCs w:val="0"/>
                <w:color w:val="auto"/>
                <w:kern w:val="0"/>
                <w:sz w:val="21"/>
                <w:szCs w:val="21"/>
                <w:highlight w:val="none"/>
                <w:u w:val="none"/>
                <w:lang w:val="en-US" w:eastAsia="zh-CN" w:bidi="ar"/>
              </w:rPr>
              <w:t>ENF级纤维板；板材的胶合强度、含水率、浸渍剥离、静曲强度、弹性模量、甲醛释放量、挥发性有机化合物（72h）的苯、甲苯、二甲苯，TVOC符合 GB 18580-2017、GB/T 35601-2017、GB/T 9846-2015、GB/T 39600-2021标准要求。厚度层板≥25mm，侧板≥18mm、门板≥16mm、背板≥9mm；</w:t>
            </w:r>
          </w:p>
        </w:tc>
      </w:tr>
      <w:tr w14:paraId="0D8E5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311F8B92">
            <w:pPr>
              <w:keepNext w:val="0"/>
              <w:keepLines w:val="0"/>
              <w:pageBreakBefore w:val="0"/>
              <w:widowControl w:val="0"/>
              <w:wordWrap/>
              <w:overflowPunct/>
              <w:topLinePunct w:val="0"/>
              <w:bidi w:val="0"/>
              <w:spacing w:line="312" w:lineRule="auto"/>
              <w:ind w:left="0" w:firstLine="0" w:firstLineChars="0"/>
              <w:jc w:val="center"/>
              <w:rPr>
                <w:rFonts w:hint="eastAsia" w:ascii="宋体" w:hAnsi="宋体" w:eastAsia="宋体" w:cs="宋体"/>
                <w:color w:val="auto"/>
                <w:sz w:val="21"/>
                <w:szCs w:val="21"/>
                <w:highlight w:val="none"/>
              </w:rPr>
            </w:pPr>
          </w:p>
        </w:tc>
        <w:tc>
          <w:tcPr>
            <w:tcW w:w="1678" w:type="dxa"/>
            <w:vMerge w:val="continue"/>
            <w:vAlign w:val="center"/>
          </w:tcPr>
          <w:p w14:paraId="3523573E">
            <w:pPr>
              <w:keepNext w:val="0"/>
              <w:keepLines w:val="0"/>
              <w:pageBreakBefore w:val="0"/>
              <w:widowControl w:val="0"/>
              <w:wordWrap/>
              <w:overflowPunct/>
              <w:topLinePunct w:val="0"/>
              <w:bidi w:val="0"/>
              <w:spacing w:line="312" w:lineRule="auto"/>
              <w:ind w:left="0"/>
              <w:jc w:val="center"/>
              <w:rPr>
                <w:rFonts w:hint="eastAsia" w:ascii="宋体" w:hAnsi="宋体" w:eastAsia="宋体" w:cs="宋体"/>
                <w:color w:val="auto"/>
                <w:sz w:val="21"/>
                <w:szCs w:val="21"/>
                <w:highlight w:val="none"/>
              </w:rPr>
            </w:pPr>
          </w:p>
        </w:tc>
        <w:tc>
          <w:tcPr>
            <w:tcW w:w="6575" w:type="dxa"/>
            <w:vAlign w:val="center"/>
          </w:tcPr>
          <w:p w14:paraId="5F280B2F">
            <w:pPr>
              <w:keepNext w:val="0"/>
              <w:keepLines w:val="0"/>
              <w:pageBreakBefore w:val="0"/>
              <w:widowControl/>
              <w:suppressLineNumbers w:val="0"/>
              <w:wordWrap/>
              <w:overflowPunct/>
              <w:topLinePunct w:val="0"/>
              <w:bidi w:val="0"/>
              <w:spacing w:line="312" w:lineRule="auto"/>
              <w:ind w:left="0"/>
              <w:jc w:val="left"/>
              <w:textAlignment w:val="center"/>
              <w:rPr>
                <w:rFonts w:hint="eastAsia" w:ascii="宋体" w:hAnsi="宋体" w:eastAsia="宋体" w:cs="宋体"/>
                <w:b w:val="0"/>
                <w:bCs w:val="0"/>
                <w:color w:val="auto"/>
                <w:spacing w:val="-5"/>
                <w:sz w:val="21"/>
                <w:szCs w:val="21"/>
                <w:highlight w:val="none"/>
                <w:lang w:val="en-US" w:eastAsia="zh-CN"/>
              </w:rPr>
            </w:pPr>
            <w:r>
              <w:rPr>
                <w:rFonts w:hint="eastAsia" w:ascii="宋体" w:hAnsi="宋体" w:eastAsia="宋体" w:cs="宋体"/>
                <w:i w:val="0"/>
                <w:iCs w:val="0"/>
                <w:color w:val="auto"/>
                <w:kern w:val="0"/>
                <w:sz w:val="21"/>
                <w:szCs w:val="21"/>
                <w:highlight w:val="none"/>
                <w:u w:val="none"/>
                <w:lang w:val="en-US" w:eastAsia="zh-CN" w:bidi="ar"/>
              </w:rPr>
              <w:t>210.3工艺：三聚氰胺饰面，ABS封边制作，顶板封边厚度≥2.0mm，其他封边厚度≥1.0mm，封边倒角圆滑、经精修边，无外露胶痕。封边条的耐干热性，耐磨性，耐开裂性，耐老化性、耐冷热循环性、耐光色牢度均，甲醛释放量，氯乙烯单体，可迁移元素（可溶性重金属）的铅、镉、铬、汞、砷、锑、硒、钡，邻苯二甲酸酯的总量（包括DBP、BBP、DEHP、DNOP、DINP和DIDP）、多溴联苯、多溴联苯醚均符合QB/T 4463-2013标准要求。具有防水、防潮、防交叉感染、耐磨性能强；</w:t>
            </w:r>
          </w:p>
        </w:tc>
      </w:tr>
      <w:tr w14:paraId="5895F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4BE1594E">
            <w:pPr>
              <w:keepNext w:val="0"/>
              <w:keepLines w:val="0"/>
              <w:pageBreakBefore w:val="0"/>
              <w:widowControl w:val="0"/>
              <w:wordWrap/>
              <w:overflowPunct/>
              <w:topLinePunct w:val="0"/>
              <w:bidi w:val="0"/>
              <w:spacing w:line="312" w:lineRule="auto"/>
              <w:ind w:left="0" w:firstLine="0" w:firstLineChars="0"/>
              <w:jc w:val="center"/>
              <w:rPr>
                <w:rFonts w:hint="eastAsia" w:ascii="宋体" w:hAnsi="宋体" w:eastAsia="宋体" w:cs="宋体"/>
                <w:color w:val="auto"/>
                <w:sz w:val="21"/>
                <w:szCs w:val="21"/>
                <w:highlight w:val="none"/>
              </w:rPr>
            </w:pPr>
          </w:p>
        </w:tc>
        <w:tc>
          <w:tcPr>
            <w:tcW w:w="1678" w:type="dxa"/>
            <w:vMerge w:val="continue"/>
            <w:vAlign w:val="center"/>
          </w:tcPr>
          <w:p w14:paraId="70AF6BF8">
            <w:pPr>
              <w:keepNext w:val="0"/>
              <w:keepLines w:val="0"/>
              <w:pageBreakBefore w:val="0"/>
              <w:widowControl w:val="0"/>
              <w:wordWrap/>
              <w:overflowPunct/>
              <w:topLinePunct w:val="0"/>
              <w:bidi w:val="0"/>
              <w:spacing w:line="312" w:lineRule="auto"/>
              <w:ind w:left="0"/>
              <w:jc w:val="center"/>
              <w:rPr>
                <w:rFonts w:hint="eastAsia" w:ascii="宋体" w:hAnsi="宋体" w:eastAsia="宋体" w:cs="宋体"/>
                <w:color w:val="auto"/>
                <w:sz w:val="21"/>
                <w:szCs w:val="21"/>
                <w:highlight w:val="none"/>
              </w:rPr>
            </w:pPr>
          </w:p>
        </w:tc>
        <w:tc>
          <w:tcPr>
            <w:tcW w:w="6575" w:type="dxa"/>
            <w:vAlign w:val="center"/>
          </w:tcPr>
          <w:p w14:paraId="2365E9EB">
            <w:pPr>
              <w:keepNext w:val="0"/>
              <w:keepLines w:val="0"/>
              <w:pageBreakBefore w:val="0"/>
              <w:widowControl/>
              <w:suppressLineNumbers w:val="0"/>
              <w:wordWrap/>
              <w:overflowPunct/>
              <w:topLinePunct w:val="0"/>
              <w:bidi w:val="0"/>
              <w:spacing w:line="312" w:lineRule="auto"/>
              <w:ind w:left="0"/>
              <w:jc w:val="left"/>
              <w:textAlignment w:val="center"/>
              <w:rPr>
                <w:rFonts w:hint="eastAsia" w:ascii="宋体" w:hAnsi="宋体" w:eastAsia="宋体" w:cs="宋体"/>
                <w:b w:val="0"/>
                <w:bCs w:val="0"/>
                <w:color w:val="auto"/>
                <w:spacing w:val="-5"/>
                <w:sz w:val="21"/>
                <w:szCs w:val="21"/>
                <w:highlight w:val="none"/>
                <w:lang w:val="en-US" w:eastAsia="zh-CN"/>
              </w:rPr>
            </w:pPr>
            <w:r>
              <w:rPr>
                <w:rFonts w:hint="eastAsia" w:ascii="宋体" w:hAnsi="宋体" w:eastAsia="宋体" w:cs="宋体"/>
                <w:i w:val="0"/>
                <w:iCs w:val="0"/>
                <w:color w:val="auto"/>
                <w:kern w:val="0"/>
                <w:sz w:val="21"/>
                <w:szCs w:val="21"/>
                <w:highlight w:val="none"/>
                <w:u w:val="none"/>
                <w:lang w:val="en-US" w:eastAsia="zh-CN" w:bidi="ar"/>
              </w:rPr>
              <w:t>210.4功能配置：配置掩门柜及抽屉，柜内部配置不少于1块活动层板。功能及结构根据需求深化设计。</w:t>
            </w:r>
          </w:p>
        </w:tc>
      </w:tr>
      <w:tr w14:paraId="398E6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67CB4E10">
            <w:pPr>
              <w:keepNext w:val="0"/>
              <w:keepLines w:val="0"/>
              <w:pageBreakBefore w:val="0"/>
              <w:widowControl w:val="0"/>
              <w:wordWrap/>
              <w:overflowPunct/>
              <w:topLinePunct w:val="0"/>
              <w:bidi w:val="0"/>
              <w:spacing w:line="312" w:lineRule="auto"/>
              <w:ind w:left="0" w:firstLine="0" w:firstLineChars="0"/>
              <w:jc w:val="center"/>
              <w:rPr>
                <w:rFonts w:hint="eastAsia" w:ascii="宋体" w:hAnsi="宋体" w:eastAsia="宋体" w:cs="宋体"/>
                <w:color w:val="auto"/>
                <w:sz w:val="21"/>
                <w:szCs w:val="21"/>
                <w:highlight w:val="none"/>
              </w:rPr>
            </w:pPr>
          </w:p>
        </w:tc>
        <w:tc>
          <w:tcPr>
            <w:tcW w:w="1678" w:type="dxa"/>
            <w:vMerge w:val="continue"/>
            <w:vAlign w:val="center"/>
          </w:tcPr>
          <w:p w14:paraId="5674BD49">
            <w:pPr>
              <w:keepNext w:val="0"/>
              <w:keepLines w:val="0"/>
              <w:pageBreakBefore w:val="0"/>
              <w:widowControl w:val="0"/>
              <w:wordWrap/>
              <w:overflowPunct/>
              <w:topLinePunct w:val="0"/>
              <w:bidi w:val="0"/>
              <w:spacing w:line="312" w:lineRule="auto"/>
              <w:ind w:left="0"/>
              <w:jc w:val="center"/>
              <w:rPr>
                <w:rFonts w:hint="eastAsia" w:ascii="宋体" w:hAnsi="宋体" w:eastAsia="宋体" w:cs="宋体"/>
                <w:color w:val="auto"/>
                <w:sz w:val="21"/>
                <w:szCs w:val="21"/>
                <w:highlight w:val="none"/>
              </w:rPr>
            </w:pPr>
          </w:p>
        </w:tc>
        <w:tc>
          <w:tcPr>
            <w:tcW w:w="6575" w:type="dxa"/>
            <w:vAlign w:val="center"/>
          </w:tcPr>
          <w:p w14:paraId="0E13F91B">
            <w:pPr>
              <w:keepNext w:val="0"/>
              <w:keepLines w:val="0"/>
              <w:pageBreakBefore w:val="0"/>
              <w:widowControl/>
              <w:suppressLineNumbers w:val="0"/>
              <w:wordWrap/>
              <w:overflowPunct/>
              <w:topLinePunct w:val="0"/>
              <w:bidi w:val="0"/>
              <w:spacing w:line="312" w:lineRule="auto"/>
              <w:ind w:left="0"/>
              <w:jc w:val="left"/>
              <w:textAlignment w:val="center"/>
              <w:rPr>
                <w:rFonts w:hint="eastAsia" w:ascii="宋体" w:hAnsi="宋体" w:eastAsia="宋体" w:cs="宋体"/>
                <w:b w:val="0"/>
                <w:bCs w:val="0"/>
                <w:color w:val="auto"/>
                <w:spacing w:val="-5"/>
                <w:sz w:val="21"/>
                <w:szCs w:val="21"/>
                <w:highlight w:val="none"/>
                <w:lang w:val="en-US" w:eastAsia="zh-CN"/>
              </w:rPr>
            </w:pPr>
            <w:r>
              <w:rPr>
                <w:rFonts w:hint="eastAsia" w:ascii="宋体" w:hAnsi="宋体" w:eastAsia="宋体" w:cs="宋体"/>
                <w:i w:val="0"/>
                <w:iCs w:val="0"/>
                <w:color w:val="auto"/>
                <w:kern w:val="0"/>
                <w:sz w:val="21"/>
                <w:szCs w:val="21"/>
                <w:highlight w:val="none"/>
                <w:u w:val="none"/>
                <w:lang w:val="en-US" w:eastAsia="zh-CN" w:bidi="ar"/>
              </w:rPr>
              <w:t>210.5胶黏剂：采用热熔胶。胶粘剂的游离甲醛、苯、甲苯+二甲苯、总挥发性有机物均符合GB 18583-2008、SZJG 52-2016标准要求。</w:t>
            </w:r>
          </w:p>
        </w:tc>
      </w:tr>
      <w:tr w14:paraId="1D359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04344699">
            <w:pPr>
              <w:keepNext w:val="0"/>
              <w:keepLines w:val="0"/>
              <w:pageBreakBefore w:val="0"/>
              <w:widowControl w:val="0"/>
              <w:wordWrap/>
              <w:overflowPunct/>
              <w:topLinePunct w:val="0"/>
              <w:bidi w:val="0"/>
              <w:spacing w:line="312" w:lineRule="auto"/>
              <w:ind w:left="0" w:firstLine="0" w:firstLineChars="0"/>
              <w:jc w:val="center"/>
              <w:rPr>
                <w:rFonts w:hint="eastAsia" w:ascii="宋体" w:hAnsi="宋体" w:eastAsia="宋体" w:cs="宋体"/>
                <w:color w:val="auto"/>
                <w:sz w:val="21"/>
                <w:szCs w:val="21"/>
                <w:highlight w:val="none"/>
              </w:rPr>
            </w:pPr>
          </w:p>
        </w:tc>
        <w:tc>
          <w:tcPr>
            <w:tcW w:w="1678" w:type="dxa"/>
            <w:vMerge w:val="continue"/>
            <w:vAlign w:val="center"/>
          </w:tcPr>
          <w:p w14:paraId="5F1F68BD">
            <w:pPr>
              <w:keepNext w:val="0"/>
              <w:keepLines w:val="0"/>
              <w:pageBreakBefore w:val="0"/>
              <w:widowControl w:val="0"/>
              <w:wordWrap/>
              <w:overflowPunct/>
              <w:topLinePunct w:val="0"/>
              <w:bidi w:val="0"/>
              <w:spacing w:line="312" w:lineRule="auto"/>
              <w:ind w:left="0"/>
              <w:jc w:val="center"/>
              <w:rPr>
                <w:rFonts w:hint="eastAsia" w:ascii="宋体" w:hAnsi="宋体" w:eastAsia="宋体" w:cs="宋体"/>
                <w:color w:val="auto"/>
                <w:sz w:val="21"/>
                <w:szCs w:val="21"/>
                <w:highlight w:val="none"/>
              </w:rPr>
            </w:pPr>
          </w:p>
        </w:tc>
        <w:tc>
          <w:tcPr>
            <w:tcW w:w="6575" w:type="dxa"/>
            <w:vAlign w:val="center"/>
          </w:tcPr>
          <w:p w14:paraId="056652F7">
            <w:pPr>
              <w:keepNext w:val="0"/>
              <w:keepLines w:val="0"/>
              <w:pageBreakBefore w:val="0"/>
              <w:widowControl/>
              <w:suppressLineNumbers w:val="0"/>
              <w:wordWrap/>
              <w:overflowPunct/>
              <w:topLinePunct w:val="0"/>
              <w:bidi w:val="0"/>
              <w:spacing w:line="312" w:lineRule="auto"/>
              <w:ind w:left="0"/>
              <w:jc w:val="left"/>
              <w:textAlignment w:val="center"/>
              <w:rPr>
                <w:rFonts w:hint="eastAsia" w:ascii="宋体" w:hAnsi="宋体" w:eastAsia="宋体" w:cs="宋体"/>
                <w:b w:val="0"/>
                <w:bCs w:val="0"/>
                <w:color w:val="auto"/>
                <w:spacing w:val="-5"/>
                <w:sz w:val="21"/>
                <w:szCs w:val="21"/>
                <w:highlight w:val="none"/>
                <w:lang w:val="en-US" w:eastAsia="zh-CN"/>
              </w:rPr>
            </w:pPr>
            <w:r>
              <w:rPr>
                <w:rFonts w:hint="eastAsia" w:ascii="宋体" w:hAnsi="宋体" w:eastAsia="宋体" w:cs="宋体"/>
                <w:i w:val="0"/>
                <w:iCs w:val="0"/>
                <w:color w:val="auto"/>
                <w:kern w:val="0"/>
                <w:sz w:val="21"/>
                <w:szCs w:val="21"/>
                <w:highlight w:val="none"/>
                <w:u w:val="none"/>
                <w:lang w:val="en-US" w:eastAsia="zh-CN" w:bidi="ar"/>
              </w:rPr>
              <w:t>210.6五金配件：采用三节导轨、阻尼缓冲铰链、三合一连接件。导轨的过载要求（包括垂直向下静载荷（300N）、水平侧向静载荷（150N）、猛关或猛开）、功能要求（包括操作力、耐久性(80000次)、拉出安全性、下沉量、耐腐蚀均符合QB/T 2454-2013标准要求。</w:t>
            </w:r>
          </w:p>
        </w:tc>
      </w:tr>
      <w:tr w14:paraId="41A20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5B43BF81">
            <w:pPr>
              <w:keepNext w:val="0"/>
              <w:keepLines w:val="0"/>
              <w:pageBreakBefore w:val="0"/>
              <w:widowControl/>
              <w:numPr>
                <w:ilvl w:val="0"/>
                <w:numId w:val="19"/>
              </w:numPr>
              <w:suppressLineNumbers w:val="0"/>
              <w:wordWrap/>
              <w:overflowPunct/>
              <w:topLinePunct w:val="0"/>
              <w:bidi w:val="0"/>
              <w:spacing w:line="312" w:lineRule="auto"/>
              <w:ind w:left="425" w:leftChars="0" w:hanging="425" w:firstLineChars="0"/>
              <w:jc w:val="center"/>
              <w:textAlignment w:val="center"/>
              <w:rPr>
                <w:rFonts w:hint="eastAsia" w:ascii="宋体" w:hAnsi="宋体" w:eastAsia="宋体" w:cs="宋体"/>
                <w:color w:val="auto"/>
                <w:sz w:val="21"/>
                <w:szCs w:val="21"/>
                <w:highlight w:val="none"/>
              </w:rPr>
            </w:pPr>
          </w:p>
        </w:tc>
        <w:tc>
          <w:tcPr>
            <w:tcW w:w="1678" w:type="dxa"/>
            <w:vMerge w:val="restart"/>
            <w:vAlign w:val="center"/>
          </w:tcPr>
          <w:p w14:paraId="207B5A8B">
            <w:pPr>
              <w:keepNext w:val="0"/>
              <w:keepLines w:val="0"/>
              <w:pageBreakBefore w:val="0"/>
              <w:widowControl/>
              <w:suppressLineNumbers w:val="0"/>
              <w:wordWrap/>
              <w:overflowPunct/>
              <w:topLinePunct w:val="0"/>
              <w:bidi w:val="0"/>
              <w:spacing w:line="312" w:lineRule="auto"/>
              <w:ind w:left="0"/>
              <w:jc w:val="center"/>
              <w:textAlignment w:val="top"/>
              <w:rPr>
                <w:rFonts w:hint="eastAsia"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i w:val="0"/>
                <w:iCs w:val="0"/>
                <w:color w:val="auto"/>
                <w:kern w:val="0"/>
                <w:sz w:val="21"/>
                <w:szCs w:val="21"/>
                <w:highlight w:val="none"/>
                <w:u w:val="none"/>
                <w:lang w:val="en-US" w:eastAsia="zh-CN" w:bidi="ar"/>
              </w:rPr>
              <w:t>定制餐台1</w:t>
            </w:r>
          </w:p>
          <w:p w14:paraId="1AD6826B">
            <w:pPr>
              <w:pStyle w:val="18"/>
              <w:keepNext w:val="0"/>
              <w:keepLines w:val="0"/>
              <w:pageBreakBefore w:val="0"/>
              <w:widowControl w:val="0"/>
              <w:wordWrap/>
              <w:overflowPunct/>
              <w:topLinePunct w:val="0"/>
              <w:bidi w:val="0"/>
              <w:spacing w:line="312" w:lineRule="auto"/>
              <w:ind w:left="0"/>
              <w:jc w:val="center"/>
              <w:rPr>
                <w:rFonts w:hint="eastAsia"/>
                <w:color w:val="auto"/>
                <w:highlight w:val="none"/>
              </w:rPr>
            </w:pPr>
          </w:p>
        </w:tc>
        <w:tc>
          <w:tcPr>
            <w:tcW w:w="6575" w:type="dxa"/>
            <w:vAlign w:val="center"/>
          </w:tcPr>
          <w:p w14:paraId="0423026E">
            <w:pPr>
              <w:keepNext w:val="0"/>
              <w:keepLines w:val="0"/>
              <w:pageBreakBefore w:val="0"/>
              <w:widowControl/>
              <w:suppressLineNumbers w:val="0"/>
              <w:wordWrap/>
              <w:overflowPunct/>
              <w:topLinePunct w:val="0"/>
              <w:bidi w:val="0"/>
              <w:spacing w:line="312" w:lineRule="auto"/>
              <w:ind w:left="0"/>
              <w:jc w:val="left"/>
              <w:textAlignment w:val="center"/>
              <w:rPr>
                <w:rFonts w:hint="eastAsia" w:ascii="宋体" w:hAnsi="宋体" w:eastAsia="宋体" w:cs="宋体"/>
                <w:b w:val="0"/>
                <w:bCs w:val="0"/>
                <w:color w:val="auto"/>
                <w:spacing w:val="-5"/>
                <w:sz w:val="21"/>
                <w:szCs w:val="21"/>
                <w:highlight w:val="none"/>
                <w:lang w:val="en-US" w:eastAsia="zh-CN"/>
              </w:rPr>
            </w:pPr>
            <w:r>
              <w:rPr>
                <w:rFonts w:hint="eastAsia" w:ascii="宋体" w:hAnsi="宋体" w:eastAsia="宋体" w:cs="宋体"/>
                <w:i w:val="0"/>
                <w:iCs w:val="0"/>
                <w:color w:val="auto"/>
                <w:kern w:val="0"/>
                <w:sz w:val="21"/>
                <w:szCs w:val="21"/>
                <w:highlight w:val="none"/>
                <w:u w:val="none"/>
                <w:lang w:val="en-US" w:eastAsia="zh-CN" w:bidi="ar"/>
              </w:rPr>
              <w:t>211.1规格：L*400D*1050H</w:t>
            </w:r>
          </w:p>
        </w:tc>
      </w:tr>
      <w:tr w14:paraId="7E2C7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5F4DABB0">
            <w:pPr>
              <w:keepNext w:val="0"/>
              <w:keepLines w:val="0"/>
              <w:pageBreakBefore w:val="0"/>
              <w:widowControl w:val="0"/>
              <w:wordWrap/>
              <w:overflowPunct/>
              <w:topLinePunct w:val="0"/>
              <w:bidi w:val="0"/>
              <w:spacing w:line="312" w:lineRule="auto"/>
              <w:ind w:left="0" w:firstLine="0" w:firstLineChars="0"/>
              <w:jc w:val="center"/>
              <w:rPr>
                <w:rFonts w:hint="eastAsia" w:ascii="宋体" w:hAnsi="宋体" w:eastAsia="宋体" w:cs="宋体"/>
                <w:color w:val="auto"/>
                <w:sz w:val="21"/>
                <w:szCs w:val="21"/>
                <w:highlight w:val="none"/>
              </w:rPr>
            </w:pPr>
          </w:p>
        </w:tc>
        <w:tc>
          <w:tcPr>
            <w:tcW w:w="1678" w:type="dxa"/>
            <w:vMerge w:val="continue"/>
            <w:vAlign w:val="center"/>
          </w:tcPr>
          <w:p w14:paraId="0F137A9A">
            <w:pPr>
              <w:keepNext w:val="0"/>
              <w:keepLines w:val="0"/>
              <w:pageBreakBefore w:val="0"/>
              <w:widowControl w:val="0"/>
              <w:wordWrap/>
              <w:overflowPunct/>
              <w:topLinePunct w:val="0"/>
              <w:bidi w:val="0"/>
              <w:spacing w:line="312" w:lineRule="auto"/>
              <w:ind w:left="0"/>
              <w:jc w:val="center"/>
              <w:rPr>
                <w:rFonts w:hint="eastAsia" w:ascii="宋体" w:hAnsi="宋体" w:eastAsia="宋体" w:cs="宋体"/>
                <w:color w:val="auto"/>
                <w:sz w:val="21"/>
                <w:szCs w:val="21"/>
                <w:highlight w:val="none"/>
              </w:rPr>
            </w:pPr>
          </w:p>
        </w:tc>
        <w:tc>
          <w:tcPr>
            <w:tcW w:w="6575" w:type="dxa"/>
            <w:vAlign w:val="center"/>
          </w:tcPr>
          <w:p w14:paraId="48DE6D5E">
            <w:pPr>
              <w:keepNext w:val="0"/>
              <w:keepLines w:val="0"/>
              <w:pageBreakBefore w:val="0"/>
              <w:widowControl/>
              <w:suppressLineNumbers w:val="0"/>
              <w:wordWrap/>
              <w:overflowPunct/>
              <w:topLinePunct w:val="0"/>
              <w:bidi w:val="0"/>
              <w:spacing w:line="312" w:lineRule="auto"/>
              <w:ind w:left="0"/>
              <w:jc w:val="left"/>
              <w:textAlignment w:val="center"/>
              <w:rPr>
                <w:rFonts w:hint="eastAsia" w:ascii="宋体" w:hAnsi="宋体" w:eastAsia="宋体" w:cs="宋体"/>
                <w:b w:val="0"/>
                <w:bCs w:val="0"/>
                <w:color w:val="auto"/>
                <w:spacing w:val="-5"/>
                <w:sz w:val="21"/>
                <w:szCs w:val="21"/>
                <w:highlight w:val="none"/>
                <w:lang w:val="en-US" w:eastAsia="zh-CN"/>
              </w:rPr>
            </w:pPr>
            <w:r>
              <w:rPr>
                <w:rFonts w:hint="eastAsia" w:ascii="宋体" w:hAnsi="宋体" w:eastAsia="宋体" w:cs="宋体"/>
                <w:i w:val="0"/>
                <w:iCs w:val="0"/>
                <w:color w:val="auto"/>
                <w:kern w:val="0"/>
                <w:sz w:val="21"/>
                <w:szCs w:val="21"/>
                <w:highlight w:val="none"/>
                <w:u w:val="none"/>
                <w:lang w:val="en-US" w:eastAsia="zh-CN" w:bidi="ar"/>
              </w:rPr>
              <w:t>211.2基材：采用</w:t>
            </w:r>
            <w:r>
              <w:rPr>
                <w:rFonts w:hint="eastAsia" w:ascii="宋体" w:hAnsi="宋体" w:eastAsia="宋体" w:cs="宋体"/>
                <w:b w:val="0"/>
                <w:bCs w:val="0"/>
                <w:i w:val="0"/>
                <w:iCs w:val="0"/>
                <w:color w:val="auto"/>
                <w:kern w:val="0"/>
                <w:sz w:val="21"/>
                <w:szCs w:val="21"/>
                <w:highlight w:val="none"/>
                <w:u w:val="none"/>
                <w:lang w:val="en-US" w:eastAsia="zh-CN" w:bidi="ar"/>
              </w:rPr>
              <w:t>新国标环保</w:t>
            </w:r>
            <w:r>
              <w:rPr>
                <w:rFonts w:hint="eastAsia" w:ascii="宋体" w:hAnsi="宋体" w:eastAsia="宋体" w:cs="宋体"/>
                <w:i w:val="0"/>
                <w:iCs w:val="0"/>
                <w:color w:val="auto"/>
                <w:kern w:val="0"/>
                <w:sz w:val="21"/>
                <w:szCs w:val="21"/>
                <w:highlight w:val="none"/>
                <w:u w:val="none"/>
                <w:lang w:val="en-US" w:eastAsia="zh-CN" w:bidi="ar"/>
              </w:rPr>
              <w:t>ENF级纤维板；台面厚度≥25mm，采用优质三聚氰胺浸渍纸饰面。脚架：采用优质白蜡木实木脚架。木方直径不低于50mm（±2mm）。</w:t>
            </w:r>
          </w:p>
        </w:tc>
      </w:tr>
      <w:tr w14:paraId="62192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3C6E3273">
            <w:pPr>
              <w:keepNext w:val="0"/>
              <w:keepLines w:val="0"/>
              <w:pageBreakBefore w:val="0"/>
              <w:widowControl w:val="0"/>
              <w:wordWrap/>
              <w:overflowPunct/>
              <w:topLinePunct w:val="0"/>
              <w:bidi w:val="0"/>
              <w:spacing w:line="312" w:lineRule="auto"/>
              <w:ind w:left="0" w:firstLine="0" w:firstLineChars="0"/>
              <w:jc w:val="center"/>
              <w:rPr>
                <w:rFonts w:hint="eastAsia" w:ascii="宋体" w:hAnsi="宋体" w:eastAsia="宋体" w:cs="宋体"/>
                <w:color w:val="auto"/>
                <w:sz w:val="21"/>
                <w:szCs w:val="21"/>
                <w:highlight w:val="none"/>
              </w:rPr>
            </w:pPr>
          </w:p>
        </w:tc>
        <w:tc>
          <w:tcPr>
            <w:tcW w:w="1678" w:type="dxa"/>
            <w:vMerge w:val="continue"/>
            <w:vAlign w:val="center"/>
          </w:tcPr>
          <w:p w14:paraId="2875227E">
            <w:pPr>
              <w:keepNext w:val="0"/>
              <w:keepLines w:val="0"/>
              <w:pageBreakBefore w:val="0"/>
              <w:widowControl w:val="0"/>
              <w:wordWrap/>
              <w:overflowPunct/>
              <w:topLinePunct w:val="0"/>
              <w:bidi w:val="0"/>
              <w:spacing w:line="312" w:lineRule="auto"/>
              <w:ind w:left="0"/>
              <w:jc w:val="center"/>
              <w:rPr>
                <w:rFonts w:hint="eastAsia" w:ascii="宋体" w:hAnsi="宋体" w:eastAsia="宋体" w:cs="宋体"/>
                <w:color w:val="auto"/>
                <w:sz w:val="21"/>
                <w:szCs w:val="21"/>
                <w:highlight w:val="none"/>
              </w:rPr>
            </w:pPr>
          </w:p>
        </w:tc>
        <w:tc>
          <w:tcPr>
            <w:tcW w:w="6575" w:type="dxa"/>
            <w:vAlign w:val="center"/>
          </w:tcPr>
          <w:p w14:paraId="0BA0C56C">
            <w:pPr>
              <w:keepNext w:val="0"/>
              <w:keepLines w:val="0"/>
              <w:pageBreakBefore w:val="0"/>
              <w:widowControl/>
              <w:suppressLineNumbers w:val="0"/>
              <w:wordWrap/>
              <w:overflowPunct/>
              <w:topLinePunct w:val="0"/>
              <w:bidi w:val="0"/>
              <w:spacing w:line="312" w:lineRule="auto"/>
              <w:ind w:left="0"/>
              <w:jc w:val="left"/>
              <w:textAlignment w:val="center"/>
              <w:rPr>
                <w:rFonts w:hint="eastAsia" w:ascii="宋体" w:hAnsi="宋体" w:eastAsia="宋体" w:cs="宋体"/>
                <w:b w:val="0"/>
                <w:bCs w:val="0"/>
                <w:color w:val="auto"/>
                <w:spacing w:val="-5"/>
                <w:sz w:val="21"/>
                <w:szCs w:val="21"/>
                <w:highlight w:val="none"/>
                <w:lang w:val="en-US" w:eastAsia="zh-CN"/>
              </w:rPr>
            </w:pPr>
            <w:r>
              <w:rPr>
                <w:rFonts w:hint="eastAsia" w:ascii="宋体" w:hAnsi="宋体" w:eastAsia="宋体" w:cs="宋体"/>
                <w:i w:val="0"/>
                <w:iCs w:val="0"/>
                <w:color w:val="auto"/>
                <w:kern w:val="0"/>
                <w:sz w:val="21"/>
                <w:szCs w:val="21"/>
                <w:highlight w:val="none"/>
                <w:u w:val="none"/>
                <w:lang w:val="en-US" w:eastAsia="zh-CN" w:bidi="ar"/>
              </w:rPr>
              <w:t>211.3工艺：脚架采用榫卯结构连接工艺。台面采用优质2mm厚ABS激光封边条。封边倒角圆滑、经精修边，无外露胶痕。具有防水、防潮、防交叉感染、耐磨性能强。</w:t>
            </w:r>
          </w:p>
        </w:tc>
      </w:tr>
      <w:tr w14:paraId="55FD1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76DA4975">
            <w:pPr>
              <w:keepNext w:val="0"/>
              <w:keepLines w:val="0"/>
              <w:pageBreakBefore w:val="0"/>
              <w:widowControl w:val="0"/>
              <w:wordWrap/>
              <w:overflowPunct/>
              <w:topLinePunct w:val="0"/>
              <w:bidi w:val="0"/>
              <w:spacing w:line="312" w:lineRule="auto"/>
              <w:ind w:left="0" w:firstLine="0" w:firstLineChars="0"/>
              <w:jc w:val="center"/>
              <w:rPr>
                <w:rFonts w:hint="eastAsia" w:ascii="宋体" w:hAnsi="宋体" w:eastAsia="宋体" w:cs="宋体"/>
                <w:color w:val="auto"/>
                <w:sz w:val="21"/>
                <w:szCs w:val="21"/>
                <w:highlight w:val="none"/>
              </w:rPr>
            </w:pPr>
          </w:p>
        </w:tc>
        <w:tc>
          <w:tcPr>
            <w:tcW w:w="1678" w:type="dxa"/>
            <w:vMerge w:val="continue"/>
            <w:vAlign w:val="center"/>
          </w:tcPr>
          <w:p w14:paraId="3E7AE123">
            <w:pPr>
              <w:keepNext w:val="0"/>
              <w:keepLines w:val="0"/>
              <w:pageBreakBefore w:val="0"/>
              <w:widowControl w:val="0"/>
              <w:wordWrap/>
              <w:overflowPunct/>
              <w:topLinePunct w:val="0"/>
              <w:bidi w:val="0"/>
              <w:spacing w:line="312" w:lineRule="auto"/>
              <w:ind w:left="0"/>
              <w:jc w:val="center"/>
              <w:rPr>
                <w:rFonts w:hint="eastAsia" w:ascii="宋体" w:hAnsi="宋体" w:eastAsia="宋体" w:cs="宋体"/>
                <w:color w:val="auto"/>
                <w:sz w:val="21"/>
                <w:szCs w:val="21"/>
                <w:highlight w:val="none"/>
              </w:rPr>
            </w:pPr>
          </w:p>
        </w:tc>
        <w:tc>
          <w:tcPr>
            <w:tcW w:w="6575" w:type="dxa"/>
            <w:vAlign w:val="center"/>
          </w:tcPr>
          <w:p w14:paraId="57B4E9AB">
            <w:pPr>
              <w:keepNext w:val="0"/>
              <w:keepLines w:val="0"/>
              <w:pageBreakBefore w:val="0"/>
              <w:widowControl/>
              <w:suppressLineNumbers w:val="0"/>
              <w:wordWrap/>
              <w:overflowPunct/>
              <w:topLinePunct w:val="0"/>
              <w:bidi w:val="0"/>
              <w:spacing w:line="312" w:lineRule="auto"/>
              <w:ind w:left="0"/>
              <w:jc w:val="left"/>
              <w:textAlignment w:val="center"/>
              <w:rPr>
                <w:rFonts w:hint="eastAsia" w:ascii="宋体" w:hAnsi="宋体" w:eastAsia="宋体" w:cs="宋体"/>
                <w:b w:val="0"/>
                <w:bCs w:val="0"/>
                <w:color w:val="auto"/>
                <w:spacing w:val="-5"/>
                <w:sz w:val="21"/>
                <w:szCs w:val="21"/>
                <w:highlight w:val="none"/>
                <w:lang w:val="en-US" w:eastAsia="zh-CN"/>
              </w:rPr>
            </w:pPr>
            <w:r>
              <w:rPr>
                <w:rFonts w:hint="eastAsia" w:ascii="宋体" w:hAnsi="宋体" w:eastAsia="宋体" w:cs="宋体"/>
                <w:i w:val="0"/>
                <w:iCs w:val="0"/>
                <w:color w:val="auto"/>
                <w:kern w:val="0"/>
                <w:sz w:val="21"/>
                <w:szCs w:val="21"/>
                <w:highlight w:val="none"/>
                <w:u w:val="none"/>
                <w:lang w:val="en-US" w:eastAsia="zh-CN" w:bidi="ar"/>
              </w:rPr>
              <w:t>211.4油漆：采用环保水性油漆，经过三底两面油漆工序，木纹纹理清晰，色泽均匀、光滑耐用。油漆表面无尘粒、气泡、渣点、边缘及立面无流挂等现象。水性漆的重金属元素含量（包括铅、镉、六价铬、汞、砷、钡、硒、锑、钴）均未检出；VOC含量、甲醛含量、乙二醇醚及醚酯总和含量、苯系物总和含量、烷基酚聚氧乙烯醚总和含量均符合GB 18581-2020、GB/T 35602-2017标准要求。</w:t>
            </w:r>
          </w:p>
        </w:tc>
      </w:tr>
      <w:tr w14:paraId="53C6F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24010255">
            <w:pPr>
              <w:keepNext w:val="0"/>
              <w:keepLines w:val="0"/>
              <w:pageBreakBefore w:val="0"/>
              <w:widowControl/>
              <w:numPr>
                <w:ilvl w:val="0"/>
                <w:numId w:val="19"/>
              </w:numPr>
              <w:suppressLineNumbers w:val="0"/>
              <w:wordWrap/>
              <w:overflowPunct/>
              <w:topLinePunct w:val="0"/>
              <w:bidi w:val="0"/>
              <w:spacing w:line="312" w:lineRule="auto"/>
              <w:ind w:left="425" w:leftChars="0" w:hanging="425" w:firstLineChars="0"/>
              <w:jc w:val="center"/>
              <w:textAlignment w:val="center"/>
              <w:rPr>
                <w:rFonts w:hint="eastAsia" w:ascii="宋体" w:hAnsi="宋体" w:eastAsia="宋体" w:cs="宋体"/>
                <w:color w:val="auto"/>
                <w:sz w:val="21"/>
                <w:szCs w:val="21"/>
                <w:highlight w:val="none"/>
              </w:rPr>
            </w:pPr>
          </w:p>
        </w:tc>
        <w:tc>
          <w:tcPr>
            <w:tcW w:w="1678" w:type="dxa"/>
            <w:vMerge w:val="restart"/>
            <w:vAlign w:val="center"/>
          </w:tcPr>
          <w:p w14:paraId="52AB4FC5">
            <w:pPr>
              <w:keepNext w:val="0"/>
              <w:keepLines w:val="0"/>
              <w:pageBreakBefore w:val="0"/>
              <w:widowControl/>
              <w:suppressLineNumbers w:val="0"/>
              <w:wordWrap/>
              <w:overflowPunct/>
              <w:topLinePunct w:val="0"/>
              <w:bidi w:val="0"/>
              <w:spacing w:line="312" w:lineRule="auto"/>
              <w:ind w:left="0"/>
              <w:jc w:val="center"/>
              <w:textAlignment w:val="top"/>
              <w:rPr>
                <w:rFonts w:hint="eastAsia"/>
                <w:color w:val="auto"/>
                <w:highlight w:val="none"/>
              </w:rPr>
            </w:pPr>
            <w:r>
              <w:rPr>
                <w:rFonts w:hint="eastAsia" w:ascii="宋体" w:hAnsi="宋体" w:eastAsia="宋体" w:cs="宋体"/>
                <w:i w:val="0"/>
                <w:iCs w:val="0"/>
                <w:color w:val="auto"/>
                <w:kern w:val="0"/>
                <w:sz w:val="21"/>
                <w:szCs w:val="21"/>
                <w:highlight w:val="none"/>
                <w:u w:val="none"/>
                <w:lang w:val="en-US" w:eastAsia="zh-CN" w:bidi="ar"/>
              </w:rPr>
              <w:t>定制餐桌2</w:t>
            </w:r>
          </w:p>
        </w:tc>
        <w:tc>
          <w:tcPr>
            <w:tcW w:w="6575" w:type="dxa"/>
            <w:vAlign w:val="center"/>
          </w:tcPr>
          <w:p w14:paraId="20F220F6">
            <w:pPr>
              <w:keepNext w:val="0"/>
              <w:keepLines w:val="0"/>
              <w:pageBreakBefore w:val="0"/>
              <w:widowControl/>
              <w:suppressLineNumbers w:val="0"/>
              <w:wordWrap/>
              <w:overflowPunct/>
              <w:topLinePunct w:val="0"/>
              <w:bidi w:val="0"/>
              <w:spacing w:line="312" w:lineRule="auto"/>
              <w:ind w:left="0"/>
              <w:jc w:val="left"/>
              <w:textAlignment w:val="center"/>
              <w:rPr>
                <w:rFonts w:hint="eastAsia" w:ascii="宋体" w:hAnsi="宋体" w:eastAsia="宋体" w:cs="宋体"/>
                <w:b w:val="0"/>
                <w:bCs w:val="0"/>
                <w:color w:val="auto"/>
                <w:spacing w:val="-5"/>
                <w:sz w:val="21"/>
                <w:szCs w:val="21"/>
                <w:highlight w:val="none"/>
                <w:lang w:val="en-US" w:eastAsia="zh-CN"/>
              </w:rPr>
            </w:pPr>
            <w:r>
              <w:rPr>
                <w:rFonts w:hint="eastAsia" w:ascii="宋体" w:hAnsi="宋体" w:eastAsia="宋体" w:cs="宋体"/>
                <w:i w:val="0"/>
                <w:iCs w:val="0"/>
                <w:color w:val="auto"/>
                <w:kern w:val="0"/>
                <w:sz w:val="21"/>
                <w:szCs w:val="21"/>
                <w:highlight w:val="none"/>
                <w:u w:val="none"/>
                <w:lang w:val="en-US" w:eastAsia="zh-CN" w:bidi="ar"/>
              </w:rPr>
              <w:t>212.1规格：L*400D*1050H</w:t>
            </w:r>
          </w:p>
        </w:tc>
      </w:tr>
      <w:tr w14:paraId="2F1A4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6A612346">
            <w:pPr>
              <w:keepNext w:val="0"/>
              <w:keepLines w:val="0"/>
              <w:pageBreakBefore w:val="0"/>
              <w:widowControl w:val="0"/>
              <w:wordWrap/>
              <w:overflowPunct/>
              <w:topLinePunct w:val="0"/>
              <w:bidi w:val="0"/>
              <w:spacing w:line="312" w:lineRule="auto"/>
              <w:ind w:left="0" w:firstLine="0" w:firstLineChars="0"/>
              <w:jc w:val="center"/>
              <w:rPr>
                <w:rFonts w:hint="eastAsia" w:ascii="宋体" w:hAnsi="宋体" w:eastAsia="宋体" w:cs="宋体"/>
                <w:color w:val="auto"/>
                <w:sz w:val="21"/>
                <w:szCs w:val="21"/>
                <w:highlight w:val="none"/>
              </w:rPr>
            </w:pPr>
          </w:p>
        </w:tc>
        <w:tc>
          <w:tcPr>
            <w:tcW w:w="1678" w:type="dxa"/>
            <w:vMerge w:val="continue"/>
            <w:vAlign w:val="center"/>
          </w:tcPr>
          <w:p w14:paraId="4BA8FF3C">
            <w:pPr>
              <w:keepNext w:val="0"/>
              <w:keepLines w:val="0"/>
              <w:pageBreakBefore w:val="0"/>
              <w:widowControl w:val="0"/>
              <w:wordWrap/>
              <w:overflowPunct/>
              <w:topLinePunct w:val="0"/>
              <w:bidi w:val="0"/>
              <w:spacing w:line="312" w:lineRule="auto"/>
              <w:ind w:left="0"/>
              <w:jc w:val="center"/>
              <w:rPr>
                <w:rFonts w:hint="eastAsia" w:ascii="宋体" w:hAnsi="宋体" w:eastAsia="宋体" w:cs="宋体"/>
                <w:color w:val="auto"/>
                <w:sz w:val="21"/>
                <w:szCs w:val="21"/>
                <w:highlight w:val="none"/>
              </w:rPr>
            </w:pPr>
          </w:p>
        </w:tc>
        <w:tc>
          <w:tcPr>
            <w:tcW w:w="6575" w:type="dxa"/>
            <w:vAlign w:val="center"/>
          </w:tcPr>
          <w:p w14:paraId="412909A6">
            <w:pPr>
              <w:keepNext w:val="0"/>
              <w:keepLines w:val="0"/>
              <w:pageBreakBefore w:val="0"/>
              <w:widowControl/>
              <w:suppressLineNumbers w:val="0"/>
              <w:wordWrap/>
              <w:overflowPunct/>
              <w:topLinePunct w:val="0"/>
              <w:bidi w:val="0"/>
              <w:spacing w:line="312" w:lineRule="auto"/>
              <w:ind w:left="0"/>
              <w:jc w:val="left"/>
              <w:textAlignment w:val="center"/>
              <w:rPr>
                <w:rFonts w:hint="eastAsia" w:ascii="宋体" w:hAnsi="宋体" w:eastAsia="宋体" w:cs="宋体"/>
                <w:b w:val="0"/>
                <w:bCs w:val="0"/>
                <w:color w:val="auto"/>
                <w:spacing w:val="-5"/>
                <w:sz w:val="21"/>
                <w:szCs w:val="21"/>
                <w:highlight w:val="none"/>
                <w:lang w:val="en-US" w:eastAsia="zh-CN"/>
              </w:rPr>
            </w:pPr>
            <w:r>
              <w:rPr>
                <w:rFonts w:hint="eastAsia" w:ascii="宋体" w:hAnsi="宋体" w:eastAsia="宋体" w:cs="宋体"/>
                <w:i w:val="0"/>
                <w:iCs w:val="0"/>
                <w:color w:val="auto"/>
                <w:kern w:val="0"/>
                <w:sz w:val="21"/>
                <w:szCs w:val="21"/>
                <w:highlight w:val="none"/>
                <w:u w:val="none"/>
                <w:lang w:val="en-US" w:eastAsia="zh-CN" w:bidi="ar"/>
              </w:rPr>
              <w:t>212.2基材：台面采用</w:t>
            </w:r>
            <w:r>
              <w:rPr>
                <w:rFonts w:hint="eastAsia" w:ascii="宋体" w:hAnsi="宋体" w:eastAsia="宋体" w:cs="宋体"/>
                <w:b w:val="0"/>
                <w:bCs w:val="0"/>
                <w:i w:val="0"/>
                <w:iCs w:val="0"/>
                <w:color w:val="auto"/>
                <w:kern w:val="0"/>
                <w:sz w:val="21"/>
                <w:szCs w:val="21"/>
                <w:highlight w:val="none"/>
                <w:u w:val="none"/>
                <w:lang w:val="en-US" w:eastAsia="zh-CN" w:bidi="ar"/>
              </w:rPr>
              <w:t>新国标环保</w:t>
            </w:r>
            <w:r>
              <w:rPr>
                <w:rFonts w:hint="eastAsia" w:ascii="宋体" w:hAnsi="宋体" w:eastAsia="宋体" w:cs="宋体"/>
                <w:i w:val="0"/>
                <w:iCs w:val="0"/>
                <w:color w:val="auto"/>
                <w:kern w:val="0"/>
                <w:sz w:val="21"/>
                <w:szCs w:val="21"/>
                <w:highlight w:val="none"/>
                <w:u w:val="none"/>
                <w:lang w:val="en-US" w:eastAsia="zh-CN" w:bidi="ar"/>
              </w:rPr>
              <w:t>ENF级纤维板；饰面：采用优质三聚氰胺浸渍纸饰面。台面厚度≥25mm。脚架：采用优质白蜡木实木脚架。木方直径不低于50mm（±2mm）。封边：采用优质2mm厚ABS激光封边条。</w:t>
            </w:r>
          </w:p>
        </w:tc>
      </w:tr>
      <w:tr w14:paraId="015C5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2C07E668">
            <w:pPr>
              <w:keepNext w:val="0"/>
              <w:keepLines w:val="0"/>
              <w:pageBreakBefore w:val="0"/>
              <w:widowControl w:val="0"/>
              <w:wordWrap/>
              <w:overflowPunct/>
              <w:topLinePunct w:val="0"/>
              <w:bidi w:val="0"/>
              <w:spacing w:line="312" w:lineRule="auto"/>
              <w:ind w:left="0" w:firstLine="0" w:firstLineChars="0"/>
              <w:jc w:val="center"/>
              <w:rPr>
                <w:rFonts w:hint="eastAsia" w:ascii="宋体" w:hAnsi="宋体" w:eastAsia="宋体" w:cs="宋体"/>
                <w:color w:val="auto"/>
                <w:sz w:val="21"/>
                <w:szCs w:val="21"/>
                <w:highlight w:val="none"/>
              </w:rPr>
            </w:pPr>
          </w:p>
        </w:tc>
        <w:tc>
          <w:tcPr>
            <w:tcW w:w="1678" w:type="dxa"/>
            <w:vMerge w:val="continue"/>
            <w:vAlign w:val="center"/>
          </w:tcPr>
          <w:p w14:paraId="09CCDAB4">
            <w:pPr>
              <w:keepNext w:val="0"/>
              <w:keepLines w:val="0"/>
              <w:pageBreakBefore w:val="0"/>
              <w:widowControl w:val="0"/>
              <w:wordWrap/>
              <w:overflowPunct/>
              <w:topLinePunct w:val="0"/>
              <w:bidi w:val="0"/>
              <w:spacing w:line="312" w:lineRule="auto"/>
              <w:ind w:left="0"/>
              <w:jc w:val="center"/>
              <w:rPr>
                <w:rFonts w:hint="eastAsia" w:ascii="宋体" w:hAnsi="宋体" w:eastAsia="宋体" w:cs="宋体"/>
                <w:color w:val="auto"/>
                <w:sz w:val="21"/>
                <w:szCs w:val="21"/>
                <w:highlight w:val="none"/>
              </w:rPr>
            </w:pPr>
          </w:p>
        </w:tc>
        <w:tc>
          <w:tcPr>
            <w:tcW w:w="6575" w:type="dxa"/>
            <w:vAlign w:val="center"/>
          </w:tcPr>
          <w:p w14:paraId="0F75E467">
            <w:pPr>
              <w:keepNext w:val="0"/>
              <w:keepLines w:val="0"/>
              <w:pageBreakBefore w:val="0"/>
              <w:widowControl/>
              <w:suppressLineNumbers w:val="0"/>
              <w:wordWrap/>
              <w:overflowPunct/>
              <w:topLinePunct w:val="0"/>
              <w:bidi w:val="0"/>
              <w:spacing w:line="312" w:lineRule="auto"/>
              <w:ind w:left="0"/>
              <w:jc w:val="left"/>
              <w:textAlignment w:val="center"/>
              <w:rPr>
                <w:rFonts w:hint="eastAsia" w:ascii="宋体" w:hAnsi="宋体" w:eastAsia="宋体" w:cs="宋体"/>
                <w:b w:val="0"/>
                <w:bCs w:val="0"/>
                <w:color w:val="auto"/>
                <w:spacing w:val="-5"/>
                <w:sz w:val="21"/>
                <w:szCs w:val="21"/>
                <w:highlight w:val="none"/>
                <w:lang w:val="en-US" w:eastAsia="zh-CN"/>
              </w:rPr>
            </w:pPr>
            <w:r>
              <w:rPr>
                <w:rFonts w:hint="eastAsia" w:ascii="宋体" w:hAnsi="宋体" w:eastAsia="宋体" w:cs="宋体"/>
                <w:i w:val="0"/>
                <w:iCs w:val="0"/>
                <w:color w:val="auto"/>
                <w:kern w:val="0"/>
                <w:sz w:val="21"/>
                <w:szCs w:val="21"/>
                <w:highlight w:val="none"/>
                <w:u w:val="none"/>
                <w:lang w:val="en-US" w:eastAsia="zh-CN" w:bidi="ar"/>
              </w:rPr>
              <w:t>212.3工艺：采用榫卯结构连接工艺。表面采用环保水性漆（包括底漆和面漆），三底两面工艺，经防虫、防腐等化学处理；油漆表面无尘粒、气泡、渣点、边缘及立面无流挂等现象。</w:t>
            </w:r>
          </w:p>
        </w:tc>
      </w:tr>
      <w:tr w14:paraId="2241A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1B021C2B">
            <w:pPr>
              <w:keepNext w:val="0"/>
              <w:keepLines w:val="0"/>
              <w:pageBreakBefore w:val="0"/>
              <w:widowControl/>
              <w:numPr>
                <w:ilvl w:val="0"/>
                <w:numId w:val="19"/>
              </w:numPr>
              <w:suppressLineNumbers w:val="0"/>
              <w:wordWrap/>
              <w:overflowPunct/>
              <w:topLinePunct w:val="0"/>
              <w:bidi w:val="0"/>
              <w:spacing w:line="312" w:lineRule="auto"/>
              <w:ind w:left="425" w:leftChars="0" w:hanging="425" w:firstLineChars="0"/>
              <w:jc w:val="center"/>
              <w:textAlignment w:val="center"/>
              <w:rPr>
                <w:rFonts w:hint="eastAsia" w:ascii="宋体" w:hAnsi="宋体" w:eastAsia="宋体" w:cs="宋体"/>
                <w:color w:val="auto"/>
                <w:sz w:val="21"/>
                <w:szCs w:val="21"/>
                <w:highlight w:val="none"/>
              </w:rPr>
            </w:pPr>
          </w:p>
        </w:tc>
        <w:tc>
          <w:tcPr>
            <w:tcW w:w="1678" w:type="dxa"/>
            <w:vMerge w:val="restart"/>
            <w:vAlign w:val="center"/>
          </w:tcPr>
          <w:p w14:paraId="3319D590">
            <w:pPr>
              <w:keepNext w:val="0"/>
              <w:keepLines w:val="0"/>
              <w:pageBreakBefore w:val="0"/>
              <w:widowControl/>
              <w:suppressLineNumbers w:val="0"/>
              <w:wordWrap/>
              <w:overflowPunct/>
              <w:topLinePunct w:val="0"/>
              <w:bidi w:val="0"/>
              <w:spacing w:line="312" w:lineRule="auto"/>
              <w:ind w:left="0"/>
              <w:jc w:val="center"/>
              <w:textAlignment w:val="top"/>
              <w:rPr>
                <w:rFonts w:hint="eastAsia"/>
                <w:color w:val="auto"/>
                <w:highlight w:val="none"/>
              </w:rPr>
            </w:pPr>
            <w:r>
              <w:rPr>
                <w:rFonts w:hint="eastAsia" w:ascii="宋体" w:hAnsi="宋体" w:eastAsia="宋体" w:cs="宋体"/>
                <w:i w:val="0"/>
                <w:iCs w:val="0"/>
                <w:color w:val="auto"/>
                <w:kern w:val="0"/>
                <w:sz w:val="21"/>
                <w:szCs w:val="21"/>
                <w:highlight w:val="none"/>
                <w:u w:val="none"/>
                <w:lang w:val="en-US" w:eastAsia="zh-CN" w:bidi="ar"/>
              </w:rPr>
              <w:t>餐桌</w:t>
            </w:r>
          </w:p>
        </w:tc>
        <w:tc>
          <w:tcPr>
            <w:tcW w:w="6575" w:type="dxa"/>
            <w:vAlign w:val="center"/>
          </w:tcPr>
          <w:p w14:paraId="51963672">
            <w:pPr>
              <w:keepNext w:val="0"/>
              <w:keepLines w:val="0"/>
              <w:pageBreakBefore w:val="0"/>
              <w:widowControl/>
              <w:suppressLineNumbers w:val="0"/>
              <w:wordWrap/>
              <w:overflowPunct/>
              <w:topLinePunct w:val="0"/>
              <w:bidi w:val="0"/>
              <w:spacing w:line="312" w:lineRule="auto"/>
              <w:ind w:left="0"/>
              <w:jc w:val="left"/>
              <w:textAlignment w:val="center"/>
              <w:rPr>
                <w:rFonts w:hint="eastAsia" w:ascii="宋体" w:hAnsi="宋体" w:eastAsia="宋体" w:cs="宋体"/>
                <w:b w:val="0"/>
                <w:bCs w:val="0"/>
                <w:color w:val="auto"/>
                <w:spacing w:val="-5"/>
                <w:sz w:val="21"/>
                <w:szCs w:val="21"/>
                <w:highlight w:val="none"/>
                <w:lang w:val="en-US" w:eastAsia="zh-CN"/>
              </w:rPr>
            </w:pPr>
            <w:r>
              <w:rPr>
                <w:rFonts w:hint="eastAsia" w:ascii="宋体" w:hAnsi="宋体" w:eastAsia="宋体" w:cs="宋体"/>
                <w:i w:val="0"/>
                <w:iCs w:val="0"/>
                <w:color w:val="auto"/>
                <w:kern w:val="0"/>
                <w:sz w:val="21"/>
                <w:szCs w:val="21"/>
                <w:highlight w:val="none"/>
                <w:u w:val="none"/>
                <w:lang w:val="en-US" w:eastAsia="zh-CN" w:bidi="ar"/>
              </w:rPr>
              <w:t>213.1规格：（1200W*650D*750H）mm±10mm；</w:t>
            </w:r>
          </w:p>
        </w:tc>
      </w:tr>
      <w:tr w14:paraId="038F1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4FA944A0">
            <w:pPr>
              <w:keepNext w:val="0"/>
              <w:keepLines w:val="0"/>
              <w:pageBreakBefore w:val="0"/>
              <w:widowControl w:val="0"/>
              <w:wordWrap/>
              <w:overflowPunct/>
              <w:topLinePunct w:val="0"/>
              <w:bidi w:val="0"/>
              <w:spacing w:line="312" w:lineRule="auto"/>
              <w:ind w:left="0" w:firstLine="0" w:firstLineChars="0"/>
              <w:jc w:val="center"/>
              <w:rPr>
                <w:rFonts w:hint="eastAsia" w:ascii="宋体" w:hAnsi="宋体" w:eastAsia="宋体" w:cs="宋体"/>
                <w:color w:val="auto"/>
                <w:sz w:val="21"/>
                <w:szCs w:val="21"/>
                <w:highlight w:val="none"/>
              </w:rPr>
            </w:pPr>
          </w:p>
        </w:tc>
        <w:tc>
          <w:tcPr>
            <w:tcW w:w="1678" w:type="dxa"/>
            <w:vMerge w:val="continue"/>
            <w:vAlign w:val="center"/>
          </w:tcPr>
          <w:p w14:paraId="4F376CEA">
            <w:pPr>
              <w:keepNext w:val="0"/>
              <w:keepLines w:val="0"/>
              <w:pageBreakBefore w:val="0"/>
              <w:widowControl w:val="0"/>
              <w:wordWrap/>
              <w:overflowPunct/>
              <w:topLinePunct w:val="0"/>
              <w:bidi w:val="0"/>
              <w:spacing w:line="312" w:lineRule="auto"/>
              <w:ind w:left="0"/>
              <w:jc w:val="center"/>
              <w:rPr>
                <w:rFonts w:hint="eastAsia" w:ascii="宋体" w:hAnsi="宋体" w:eastAsia="宋体" w:cs="宋体"/>
                <w:color w:val="auto"/>
                <w:sz w:val="21"/>
                <w:szCs w:val="21"/>
                <w:highlight w:val="none"/>
              </w:rPr>
            </w:pPr>
          </w:p>
        </w:tc>
        <w:tc>
          <w:tcPr>
            <w:tcW w:w="6575" w:type="dxa"/>
            <w:vAlign w:val="center"/>
          </w:tcPr>
          <w:p w14:paraId="556586D2">
            <w:pPr>
              <w:keepNext w:val="0"/>
              <w:keepLines w:val="0"/>
              <w:pageBreakBefore w:val="0"/>
              <w:widowControl/>
              <w:suppressLineNumbers w:val="0"/>
              <w:wordWrap/>
              <w:overflowPunct/>
              <w:topLinePunct w:val="0"/>
              <w:bidi w:val="0"/>
              <w:spacing w:line="312" w:lineRule="auto"/>
              <w:ind w:left="0"/>
              <w:jc w:val="left"/>
              <w:textAlignment w:val="center"/>
              <w:rPr>
                <w:rFonts w:hint="eastAsia" w:ascii="宋体" w:hAnsi="宋体" w:eastAsia="宋体" w:cs="宋体"/>
                <w:b w:val="0"/>
                <w:bCs w:val="0"/>
                <w:color w:val="auto"/>
                <w:spacing w:val="-5"/>
                <w:sz w:val="21"/>
                <w:szCs w:val="21"/>
                <w:highlight w:val="none"/>
                <w:lang w:val="en-US" w:eastAsia="zh-CN"/>
              </w:rPr>
            </w:pPr>
            <w:r>
              <w:rPr>
                <w:rFonts w:hint="eastAsia" w:ascii="宋体" w:hAnsi="宋体" w:eastAsia="宋体" w:cs="宋体"/>
                <w:i w:val="0"/>
                <w:iCs w:val="0"/>
                <w:color w:val="auto"/>
                <w:kern w:val="0"/>
                <w:sz w:val="21"/>
                <w:szCs w:val="21"/>
                <w:highlight w:val="none"/>
                <w:u w:val="none"/>
                <w:lang w:val="en-US" w:eastAsia="zh-CN" w:bidi="ar"/>
              </w:rPr>
              <w:t>213.2基材：脚架及框架采用白蜡木原木方加工成型，木方直径不低于50mm（±2mm）；餐桌面板采用</w:t>
            </w:r>
            <w:r>
              <w:rPr>
                <w:rFonts w:hint="eastAsia" w:ascii="宋体" w:hAnsi="宋体" w:eastAsia="宋体" w:cs="宋体"/>
                <w:b w:val="0"/>
                <w:bCs w:val="0"/>
                <w:i w:val="0"/>
                <w:iCs w:val="0"/>
                <w:color w:val="auto"/>
                <w:kern w:val="0"/>
                <w:sz w:val="21"/>
                <w:szCs w:val="21"/>
                <w:highlight w:val="none"/>
                <w:u w:val="none"/>
                <w:lang w:val="en-US" w:eastAsia="zh-CN" w:bidi="ar"/>
              </w:rPr>
              <w:t>新国标环保</w:t>
            </w:r>
            <w:r>
              <w:rPr>
                <w:rFonts w:hint="eastAsia" w:ascii="宋体" w:hAnsi="宋体" w:eastAsia="宋体" w:cs="宋体"/>
                <w:i w:val="0"/>
                <w:iCs w:val="0"/>
                <w:color w:val="auto"/>
                <w:kern w:val="0"/>
                <w:sz w:val="21"/>
                <w:szCs w:val="21"/>
                <w:highlight w:val="none"/>
                <w:u w:val="none"/>
                <w:lang w:val="en-US" w:eastAsia="zh-CN" w:bidi="ar"/>
              </w:rPr>
              <w:t>ENF级纤维板；，三聚氰胺饰面，厚度≥25mm；</w:t>
            </w:r>
          </w:p>
        </w:tc>
      </w:tr>
      <w:tr w14:paraId="60821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56E6D902">
            <w:pPr>
              <w:keepNext w:val="0"/>
              <w:keepLines w:val="0"/>
              <w:pageBreakBefore w:val="0"/>
              <w:widowControl w:val="0"/>
              <w:wordWrap/>
              <w:overflowPunct/>
              <w:topLinePunct w:val="0"/>
              <w:bidi w:val="0"/>
              <w:spacing w:line="312" w:lineRule="auto"/>
              <w:ind w:left="0" w:firstLine="0" w:firstLineChars="0"/>
              <w:jc w:val="center"/>
              <w:rPr>
                <w:rFonts w:hint="eastAsia" w:ascii="宋体" w:hAnsi="宋体" w:eastAsia="宋体" w:cs="宋体"/>
                <w:color w:val="auto"/>
                <w:sz w:val="21"/>
                <w:szCs w:val="21"/>
                <w:highlight w:val="none"/>
              </w:rPr>
            </w:pPr>
          </w:p>
        </w:tc>
        <w:tc>
          <w:tcPr>
            <w:tcW w:w="1678" w:type="dxa"/>
            <w:vMerge w:val="continue"/>
            <w:vAlign w:val="center"/>
          </w:tcPr>
          <w:p w14:paraId="6457F967">
            <w:pPr>
              <w:keepNext w:val="0"/>
              <w:keepLines w:val="0"/>
              <w:pageBreakBefore w:val="0"/>
              <w:widowControl w:val="0"/>
              <w:wordWrap/>
              <w:overflowPunct/>
              <w:topLinePunct w:val="0"/>
              <w:bidi w:val="0"/>
              <w:spacing w:line="312" w:lineRule="auto"/>
              <w:ind w:left="0"/>
              <w:jc w:val="center"/>
              <w:rPr>
                <w:rFonts w:hint="eastAsia" w:ascii="宋体" w:hAnsi="宋体" w:eastAsia="宋体" w:cs="宋体"/>
                <w:color w:val="auto"/>
                <w:sz w:val="21"/>
                <w:szCs w:val="21"/>
                <w:highlight w:val="none"/>
              </w:rPr>
            </w:pPr>
          </w:p>
        </w:tc>
        <w:tc>
          <w:tcPr>
            <w:tcW w:w="6575" w:type="dxa"/>
            <w:vAlign w:val="center"/>
          </w:tcPr>
          <w:p w14:paraId="0D3BDD58">
            <w:pPr>
              <w:keepNext w:val="0"/>
              <w:keepLines w:val="0"/>
              <w:pageBreakBefore w:val="0"/>
              <w:widowControl/>
              <w:suppressLineNumbers w:val="0"/>
              <w:wordWrap/>
              <w:overflowPunct/>
              <w:topLinePunct w:val="0"/>
              <w:bidi w:val="0"/>
              <w:spacing w:line="312" w:lineRule="auto"/>
              <w:ind w:left="0"/>
              <w:jc w:val="left"/>
              <w:textAlignment w:val="center"/>
              <w:rPr>
                <w:rFonts w:hint="eastAsia" w:ascii="宋体" w:hAnsi="宋体" w:eastAsia="宋体" w:cs="宋体"/>
                <w:b w:val="0"/>
                <w:bCs w:val="0"/>
                <w:color w:val="auto"/>
                <w:spacing w:val="-5"/>
                <w:sz w:val="21"/>
                <w:szCs w:val="21"/>
                <w:highlight w:val="none"/>
                <w:lang w:val="en-US" w:eastAsia="zh-CN"/>
              </w:rPr>
            </w:pPr>
            <w:r>
              <w:rPr>
                <w:rFonts w:hint="eastAsia" w:ascii="宋体" w:hAnsi="宋体" w:eastAsia="宋体" w:cs="宋体"/>
                <w:i w:val="0"/>
                <w:iCs w:val="0"/>
                <w:color w:val="auto"/>
                <w:kern w:val="0"/>
                <w:sz w:val="21"/>
                <w:szCs w:val="21"/>
                <w:highlight w:val="none"/>
                <w:u w:val="none"/>
                <w:lang w:val="en-US" w:eastAsia="zh-CN" w:bidi="ar"/>
              </w:rPr>
              <w:t>213.3工艺：</w:t>
            </w:r>
            <w:r>
              <w:rPr>
                <w:rFonts w:hint="eastAsia" w:ascii="宋体" w:hAnsi="宋体" w:eastAsia="宋体" w:cs="宋体"/>
                <w:b w:val="0"/>
                <w:bCs w:val="0"/>
                <w:i w:val="0"/>
                <w:iCs w:val="0"/>
                <w:color w:val="auto"/>
                <w:kern w:val="0"/>
                <w:sz w:val="21"/>
                <w:szCs w:val="21"/>
                <w:highlight w:val="none"/>
                <w:u w:val="none"/>
                <w:lang w:val="en-US" w:eastAsia="zh-CN" w:bidi="ar"/>
              </w:rPr>
              <w:t>脚架采用榫卯结构连接工艺。</w:t>
            </w:r>
            <w:r>
              <w:rPr>
                <w:rFonts w:hint="eastAsia" w:ascii="宋体" w:hAnsi="宋体" w:eastAsia="宋体" w:cs="宋体"/>
                <w:b w:val="0"/>
                <w:bCs w:val="0"/>
                <w:i w:val="0"/>
                <w:iCs w:val="0"/>
                <w:color w:val="auto"/>
                <w:kern w:val="0"/>
                <w:sz w:val="21"/>
                <w:szCs w:val="21"/>
                <w:highlight w:val="none"/>
                <w:lang w:val="en-US" w:eastAsia="zh-CN" w:bidi="ar"/>
              </w:rPr>
              <w:t>三聚氰胺饰面，厚度≥25mm；ABS封边制作，顶板封边厚度</w:t>
            </w:r>
            <w:r>
              <w:rPr>
                <w:rFonts w:hint="eastAsia" w:ascii="宋体" w:hAnsi="宋体" w:eastAsia="宋体" w:cs="宋体"/>
                <w:b w:val="0"/>
                <w:bCs w:val="0"/>
                <w:i w:val="0"/>
                <w:iCs w:val="0"/>
                <w:color w:val="auto"/>
                <w:kern w:val="0"/>
                <w:sz w:val="21"/>
                <w:szCs w:val="21"/>
                <w:highlight w:val="none"/>
                <w:u w:val="none"/>
                <w:lang w:val="en-US" w:eastAsia="zh-CN" w:bidi="ar"/>
              </w:rPr>
              <w:t>≥2.0mm，其他封边厚度≥1.0mm，封边倒角圆滑、经精修边，无外露胶痕</w:t>
            </w:r>
            <w:r>
              <w:rPr>
                <w:rFonts w:hint="eastAsia" w:ascii="宋体" w:hAnsi="宋体" w:eastAsia="宋体" w:cs="宋体"/>
                <w:b w:val="0"/>
                <w:bCs w:val="0"/>
                <w:i w:val="0"/>
                <w:iCs w:val="0"/>
                <w:color w:val="auto"/>
                <w:kern w:val="0"/>
                <w:sz w:val="21"/>
                <w:szCs w:val="21"/>
                <w:highlight w:val="none"/>
                <w:lang w:val="en-US" w:eastAsia="zh-CN" w:bidi="ar"/>
              </w:rPr>
              <w:t>。</w:t>
            </w:r>
            <w:r>
              <w:rPr>
                <w:rFonts w:hint="eastAsia" w:ascii="宋体" w:hAnsi="宋体" w:eastAsia="宋体" w:cs="宋体"/>
                <w:b w:val="0"/>
                <w:bCs w:val="0"/>
                <w:color w:val="auto"/>
                <w:kern w:val="0"/>
                <w:sz w:val="21"/>
                <w:szCs w:val="21"/>
                <w:highlight w:val="none"/>
                <w:u w:val="none"/>
                <w:lang w:bidi="ar"/>
              </w:rPr>
              <w:t>封边条的耐干热性，耐磨性，耐开裂性，耐老化性、耐冷热循环性、耐光色牢度均，甲醛释放量，氯乙烯单体，可迁移元素（可溶性重金属）的铅、镉、铬、汞、砷、锑、硒、钡，邻苯二甲酸酯的总量（包括DBP、BBP、DEHP、DNOP、DINP和DIDP）、多溴联苯、多溴联苯醚均符合QB/T 4463-2013标准要求。</w:t>
            </w:r>
          </w:p>
        </w:tc>
      </w:tr>
      <w:tr w14:paraId="7C58E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0BFFC651">
            <w:pPr>
              <w:keepNext w:val="0"/>
              <w:keepLines w:val="0"/>
              <w:pageBreakBefore w:val="0"/>
              <w:widowControl w:val="0"/>
              <w:wordWrap/>
              <w:overflowPunct/>
              <w:topLinePunct w:val="0"/>
              <w:bidi w:val="0"/>
              <w:spacing w:line="312" w:lineRule="auto"/>
              <w:ind w:left="0" w:firstLine="0" w:firstLineChars="0"/>
              <w:jc w:val="center"/>
              <w:rPr>
                <w:rFonts w:hint="eastAsia" w:ascii="宋体" w:hAnsi="宋体" w:eastAsia="宋体" w:cs="宋体"/>
                <w:color w:val="auto"/>
                <w:sz w:val="21"/>
                <w:szCs w:val="21"/>
                <w:highlight w:val="none"/>
              </w:rPr>
            </w:pPr>
          </w:p>
        </w:tc>
        <w:tc>
          <w:tcPr>
            <w:tcW w:w="1678" w:type="dxa"/>
            <w:vMerge w:val="continue"/>
            <w:vAlign w:val="center"/>
          </w:tcPr>
          <w:p w14:paraId="5338DD3D">
            <w:pPr>
              <w:keepNext w:val="0"/>
              <w:keepLines w:val="0"/>
              <w:pageBreakBefore w:val="0"/>
              <w:widowControl w:val="0"/>
              <w:wordWrap/>
              <w:overflowPunct/>
              <w:topLinePunct w:val="0"/>
              <w:bidi w:val="0"/>
              <w:spacing w:line="312" w:lineRule="auto"/>
              <w:ind w:left="0"/>
              <w:jc w:val="center"/>
              <w:rPr>
                <w:rFonts w:hint="eastAsia" w:ascii="宋体" w:hAnsi="宋体" w:eastAsia="宋体" w:cs="宋体"/>
                <w:color w:val="auto"/>
                <w:sz w:val="21"/>
                <w:szCs w:val="21"/>
                <w:highlight w:val="none"/>
              </w:rPr>
            </w:pPr>
          </w:p>
        </w:tc>
        <w:tc>
          <w:tcPr>
            <w:tcW w:w="6575" w:type="dxa"/>
            <w:vAlign w:val="center"/>
          </w:tcPr>
          <w:p w14:paraId="046B8734">
            <w:pPr>
              <w:keepNext w:val="0"/>
              <w:keepLines w:val="0"/>
              <w:pageBreakBefore w:val="0"/>
              <w:widowControl/>
              <w:suppressLineNumbers w:val="0"/>
              <w:wordWrap/>
              <w:overflowPunct/>
              <w:topLinePunct w:val="0"/>
              <w:bidi w:val="0"/>
              <w:spacing w:line="312" w:lineRule="auto"/>
              <w:ind w:left="0"/>
              <w:jc w:val="left"/>
              <w:textAlignment w:val="center"/>
              <w:rPr>
                <w:rFonts w:hint="eastAsia" w:ascii="宋体" w:hAnsi="宋体" w:eastAsia="宋体" w:cs="宋体"/>
                <w:b w:val="0"/>
                <w:bCs w:val="0"/>
                <w:color w:val="auto"/>
                <w:spacing w:val="-5"/>
                <w:sz w:val="21"/>
                <w:szCs w:val="21"/>
                <w:highlight w:val="none"/>
                <w:lang w:val="en-US" w:eastAsia="zh-CN"/>
              </w:rPr>
            </w:pPr>
            <w:r>
              <w:rPr>
                <w:rFonts w:hint="eastAsia" w:ascii="宋体" w:hAnsi="宋体" w:eastAsia="宋体" w:cs="宋体"/>
                <w:i w:val="0"/>
                <w:iCs w:val="0"/>
                <w:color w:val="auto"/>
                <w:kern w:val="0"/>
                <w:sz w:val="21"/>
                <w:szCs w:val="21"/>
                <w:highlight w:val="none"/>
                <w:u w:val="none"/>
                <w:lang w:val="en-US" w:eastAsia="zh-CN" w:bidi="ar"/>
              </w:rPr>
              <w:t>213.4油漆：采用环保水性油漆，经过三底两面油漆工序，木纹纹理清晰，色泽均匀、光滑耐用。油漆表面无尘粒、气泡、渣点、边缘及立面无流挂等现象。水性漆的重金属元素含量（包括铅、镉、六价铬、汞、砷、钡、硒、锑、钴）均未检出；VOC含量、甲醛含量、乙二醇醚及醚酯总和含量、苯系物总和含量、烷基酚聚氧乙烯醚总和含量均符合GB 18581-2020、GB/T 35602-2017标准要求。</w:t>
            </w:r>
          </w:p>
        </w:tc>
      </w:tr>
      <w:tr w14:paraId="1B198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3F0C6AC9">
            <w:pPr>
              <w:keepNext w:val="0"/>
              <w:keepLines w:val="0"/>
              <w:pageBreakBefore w:val="0"/>
              <w:widowControl/>
              <w:numPr>
                <w:ilvl w:val="0"/>
                <w:numId w:val="19"/>
              </w:numPr>
              <w:suppressLineNumbers w:val="0"/>
              <w:wordWrap/>
              <w:overflowPunct/>
              <w:topLinePunct w:val="0"/>
              <w:bidi w:val="0"/>
              <w:spacing w:line="312" w:lineRule="auto"/>
              <w:ind w:left="425" w:leftChars="0" w:hanging="425" w:firstLineChars="0"/>
              <w:jc w:val="center"/>
              <w:textAlignment w:val="center"/>
              <w:rPr>
                <w:rFonts w:hint="eastAsia" w:ascii="宋体" w:hAnsi="宋体" w:eastAsia="宋体" w:cs="宋体"/>
                <w:color w:val="auto"/>
                <w:sz w:val="21"/>
                <w:szCs w:val="21"/>
                <w:highlight w:val="none"/>
              </w:rPr>
            </w:pPr>
          </w:p>
        </w:tc>
        <w:tc>
          <w:tcPr>
            <w:tcW w:w="1678" w:type="dxa"/>
            <w:vMerge w:val="restart"/>
            <w:vAlign w:val="center"/>
          </w:tcPr>
          <w:p w14:paraId="6B1C4B85">
            <w:pPr>
              <w:keepNext w:val="0"/>
              <w:keepLines w:val="0"/>
              <w:pageBreakBefore w:val="0"/>
              <w:widowControl/>
              <w:suppressLineNumbers w:val="0"/>
              <w:wordWrap/>
              <w:overflowPunct/>
              <w:topLinePunct w:val="0"/>
              <w:bidi w:val="0"/>
              <w:spacing w:line="312" w:lineRule="auto"/>
              <w:ind w:left="0"/>
              <w:jc w:val="center"/>
              <w:textAlignment w:val="top"/>
              <w:rPr>
                <w:rFonts w:hint="eastAsia"/>
                <w:color w:val="auto"/>
                <w:highlight w:val="none"/>
              </w:rPr>
            </w:pPr>
            <w:r>
              <w:rPr>
                <w:rFonts w:hint="eastAsia" w:ascii="宋体" w:hAnsi="宋体" w:eastAsia="宋体" w:cs="宋体"/>
                <w:i w:val="0"/>
                <w:iCs w:val="0"/>
                <w:color w:val="auto"/>
                <w:kern w:val="0"/>
                <w:sz w:val="21"/>
                <w:szCs w:val="21"/>
                <w:highlight w:val="none"/>
                <w:u w:val="none"/>
                <w:lang w:val="en-US" w:eastAsia="zh-CN" w:bidi="ar"/>
              </w:rPr>
              <w:t>餐桌5</w:t>
            </w:r>
          </w:p>
        </w:tc>
        <w:tc>
          <w:tcPr>
            <w:tcW w:w="6575" w:type="dxa"/>
            <w:vAlign w:val="center"/>
          </w:tcPr>
          <w:p w14:paraId="01EAA81C">
            <w:pPr>
              <w:keepNext w:val="0"/>
              <w:keepLines w:val="0"/>
              <w:pageBreakBefore w:val="0"/>
              <w:widowControl/>
              <w:suppressLineNumbers w:val="0"/>
              <w:wordWrap/>
              <w:overflowPunct/>
              <w:topLinePunct w:val="0"/>
              <w:bidi w:val="0"/>
              <w:spacing w:line="312" w:lineRule="auto"/>
              <w:ind w:left="0"/>
              <w:jc w:val="left"/>
              <w:textAlignment w:val="center"/>
              <w:rPr>
                <w:rFonts w:hint="eastAsia" w:ascii="宋体" w:hAnsi="宋体" w:eastAsia="宋体" w:cs="宋体"/>
                <w:b w:val="0"/>
                <w:bCs w:val="0"/>
                <w:color w:val="auto"/>
                <w:spacing w:val="-5"/>
                <w:sz w:val="21"/>
                <w:szCs w:val="21"/>
                <w:highlight w:val="none"/>
                <w:lang w:val="en-US" w:eastAsia="zh-CN"/>
              </w:rPr>
            </w:pPr>
            <w:r>
              <w:rPr>
                <w:rFonts w:hint="eastAsia" w:ascii="宋体" w:hAnsi="宋体" w:eastAsia="宋体" w:cs="宋体"/>
                <w:i w:val="0"/>
                <w:iCs w:val="0"/>
                <w:color w:val="auto"/>
                <w:kern w:val="0"/>
                <w:sz w:val="21"/>
                <w:szCs w:val="21"/>
                <w:highlight w:val="none"/>
                <w:u w:val="none"/>
                <w:lang w:val="en-US" w:eastAsia="zh-CN" w:bidi="ar"/>
              </w:rPr>
              <w:t>214.1规格：∅800*750</w:t>
            </w:r>
          </w:p>
        </w:tc>
      </w:tr>
      <w:tr w14:paraId="7C227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28F02DF6">
            <w:pPr>
              <w:keepNext w:val="0"/>
              <w:keepLines w:val="0"/>
              <w:pageBreakBefore w:val="0"/>
              <w:widowControl w:val="0"/>
              <w:wordWrap/>
              <w:overflowPunct/>
              <w:topLinePunct w:val="0"/>
              <w:bidi w:val="0"/>
              <w:spacing w:line="312" w:lineRule="auto"/>
              <w:ind w:left="0" w:firstLine="0" w:firstLineChars="0"/>
              <w:jc w:val="center"/>
              <w:rPr>
                <w:rFonts w:hint="eastAsia" w:ascii="宋体" w:hAnsi="宋体" w:eastAsia="宋体" w:cs="宋体"/>
                <w:color w:val="auto"/>
                <w:sz w:val="21"/>
                <w:szCs w:val="21"/>
                <w:highlight w:val="none"/>
              </w:rPr>
            </w:pPr>
          </w:p>
        </w:tc>
        <w:tc>
          <w:tcPr>
            <w:tcW w:w="1678" w:type="dxa"/>
            <w:vMerge w:val="continue"/>
            <w:vAlign w:val="center"/>
          </w:tcPr>
          <w:p w14:paraId="43C56366">
            <w:pPr>
              <w:keepNext w:val="0"/>
              <w:keepLines w:val="0"/>
              <w:pageBreakBefore w:val="0"/>
              <w:widowControl w:val="0"/>
              <w:wordWrap/>
              <w:overflowPunct/>
              <w:topLinePunct w:val="0"/>
              <w:bidi w:val="0"/>
              <w:spacing w:line="312" w:lineRule="auto"/>
              <w:ind w:left="0"/>
              <w:jc w:val="center"/>
              <w:rPr>
                <w:rFonts w:hint="eastAsia" w:ascii="宋体" w:hAnsi="宋体" w:eastAsia="宋体" w:cs="宋体"/>
                <w:color w:val="auto"/>
                <w:sz w:val="21"/>
                <w:szCs w:val="21"/>
                <w:highlight w:val="none"/>
              </w:rPr>
            </w:pPr>
          </w:p>
        </w:tc>
        <w:tc>
          <w:tcPr>
            <w:tcW w:w="6575" w:type="dxa"/>
            <w:vAlign w:val="center"/>
          </w:tcPr>
          <w:p w14:paraId="7501D704">
            <w:pPr>
              <w:keepNext w:val="0"/>
              <w:keepLines w:val="0"/>
              <w:pageBreakBefore w:val="0"/>
              <w:widowControl/>
              <w:suppressLineNumbers w:val="0"/>
              <w:wordWrap/>
              <w:overflowPunct/>
              <w:topLinePunct w:val="0"/>
              <w:bidi w:val="0"/>
              <w:spacing w:line="312" w:lineRule="auto"/>
              <w:ind w:left="0"/>
              <w:jc w:val="left"/>
              <w:textAlignment w:val="center"/>
              <w:rPr>
                <w:rFonts w:hint="eastAsia" w:ascii="宋体" w:hAnsi="宋体" w:eastAsia="宋体" w:cs="宋体"/>
                <w:b w:val="0"/>
                <w:bCs w:val="0"/>
                <w:color w:val="auto"/>
                <w:spacing w:val="-5"/>
                <w:sz w:val="21"/>
                <w:szCs w:val="21"/>
                <w:highlight w:val="none"/>
                <w:lang w:val="en-US" w:eastAsia="zh-CN"/>
              </w:rPr>
            </w:pPr>
            <w:r>
              <w:rPr>
                <w:rFonts w:hint="eastAsia" w:ascii="宋体" w:hAnsi="宋体" w:eastAsia="宋体" w:cs="宋体"/>
                <w:i w:val="0"/>
                <w:iCs w:val="0"/>
                <w:color w:val="auto"/>
                <w:kern w:val="0"/>
                <w:sz w:val="21"/>
                <w:szCs w:val="21"/>
                <w:highlight w:val="none"/>
                <w:u w:val="none"/>
                <w:lang w:val="en-US" w:eastAsia="zh-CN" w:bidi="ar"/>
              </w:rPr>
              <w:t>214.2基材：脚架及框架采用白蜡木原木方加工成型，木方直径不低于50mm（±2mm）；餐桌面板采用</w:t>
            </w:r>
            <w:r>
              <w:rPr>
                <w:rFonts w:hint="eastAsia" w:ascii="宋体" w:hAnsi="宋体" w:eastAsia="宋体" w:cs="宋体"/>
                <w:b w:val="0"/>
                <w:bCs w:val="0"/>
                <w:i w:val="0"/>
                <w:iCs w:val="0"/>
                <w:color w:val="auto"/>
                <w:kern w:val="0"/>
                <w:sz w:val="21"/>
                <w:szCs w:val="21"/>
                <w:highlight w:val="none"/>
                <w:u w:val="none"/>
                <w:lang w:val="en-US" w:eastAsia="zh-CN" w:bidi="ar"/>
              </w:rPr>
              <w:t>新国标环保</w:t>
            </w:r>
            <w:r>
              <w:rPr>
                <w:rFonts w:hint="eastAsia" w:ascii="宋体" w:hAnsi="宋体" w:eastAsia="宋体" w:cs="宋体"/>
                <w:i w:val="0"/>
                <w:iCs w:val="0"/>
                <w:color w:val="auto"/>
                <w:kern w:val="0"/>
                <w:sz w:val="21"/>
                <w:szCs w:val="21"/>
                <w:highlight w:val="none"/>
                <w:u w:val="none"/>
                <w:lang w:val="en-US" w:eastAsia="zh-CN" w:bidi="ar"/>
              </w:rPr>
              <w:t>ENF级纤维板；三聚氰胺饰面，厚度≥25mm；</w:t>
            </w:r>
          </w:p>
        </w:tc>
      </w:tr>
      <w:tr w14:paraId="61745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5EF8C488">
            <w:pPr>
              <w:keepNext w:val="0"/>
              <w:keepLines w:val="0"/>
              <w:pageBreakBefore w:val="0"/>
              <w:widowControl w:val="0"/>
              <w:wordWrap/>
              <w:overflowPunct/>
              <w:topLinePunct w:val="0"/>
              <w:bidi w:val="0"/>
              <w:spacing w:line="312" w:lineRule="auto"/>
              <w:ind w:left="0" w:firstLine="0" w:firstLineChars="0"/>
              <w:jc w:val="center"/>
              <w:rPr>
                <w:rFonts w:hint="eastAsia" w:ascii="宋体" w:hAnsi="宋体" w:eastAsia="宋体" w:cs="宋体"/>
                <w:color w:val="auto"/>
                <w:sz w:val="21"/>
                <w:szCs w:val="21"/>
                <w:highlight w:val="none"/>
              </w:rPr>
            </w:pPr>
          </w:p>
        </w:tc>
        <w:tc>
          <w:tcPr>
            <w:tcW w:w="1678" w:type="dxa"/>
            <w:vMerge w:val="continue"/>
            <w:vAlign w:val="center"/>
          </w:tcPr>
          <w:p w14:paraId="4FC5682A">
            <w:pPr>
              <w:keepNext w:val="0"/>
              <w:keepLines w:val="0"/>
              <w:pageBreakBefore w:val="0"/>
              <w:widowControl w:val="0"/>
              <w:wordWrap/>
              <w:overflowPunct/>
              <w:topLinePunct w:val="0"/>
              <w:bidi w:val="0"/>
              <w:spacing w:line="312" w:lineRule="auto"/>
              <w:ind w:left="0"/>
              <w:jc w:val="center"/>
              <w:rPr>
                <w:rFonts w:hint="eastAsia" w:ascii="宋体" w:hAnsi="宋体" w:eastAsia="宋体" w:cs="宋体"/>
                <w:color w:val="auto"/>
                <w:sz w:val="21"/>
                <w:szCs w:val="21"/>
                <w:highlight w:val="none"/>
              </w:rPr>
            </w:pPr>
          </w:p>
        </w:tc>
        <w:tc>
          <w:tcPr>
            <w:tcW w:w="6575" w:type="dxa"/>
            <w:vAlign w:val="center"/>
          </w:tcPr>
          <w:p w14:paraId="30D7ED96">
            <w:pPr>
              <w:keepNext w:val="0"/>
              <w:keepLines w:val="0"/>
              <w:pageBreakBefore w:val="0"/>
              <w:widowControl/>
              <w:suppressLineNumbers w:val="0"/>
              <w:wordWrap/>
              <w:overflowPunct/>
              <w:topLinePunct w:val="0"/>
              <w:bidi w:val="0"/>
              <w:spacing w:line="312" w:lineRule="auto"/>
              <w:ind w:left="0"/>
              <w:jc w:val="left"/>
              <w:textAlignment w:val="center"/>
              <w:rPr>
                <w:rFonts w:hint="eastAsia" w:ascii="宋体" w:hAnsi="宋体" w:eastAsia="宋体" w:cs="宋体"/>
                <w:b w:val="0"/>
                <w:bCs w:val="0"/>
                <w:color w:val="auto"/>
                <w:spacing w:val="-5"/>
                <w:sz w:val="21"/>
                <w:szCs w:val="21"/>
                <w:highlight w:val="none"/>
                <w:lang w:val="en-US" w:eastAsia="zh-CN"/>
              </w:rPr>
            </w:pPr>
            <w:r>
              <w:rPr>
                <w:rFonts w:hint="eastAsia" w:ascii="宋体" w:hAnsi="宋体" w:eastAsia="宋体" w:cs="宋体"/>
                <w:i w:val="0"/>
                <w:iCs w:val="0"/>
                <w:color w:val="auto"/>
                <w:kern w:val="0"/>
                <w:sz w:val="21"/>
                <w:szCs w:val="21"/>
                <w:highlight w:val="none"/>
                <w:u w:val="none"/>
                <w:lang w:val="en-US" w:eastAsia="zh-CN" w:bidi="ar"/>
              </w:rPr>
              <w:t>214.3工艺：脚架采用榫卯结构连接工艺；台面采用ABS封边制作，封边厚度≥2.0mm，封边倒角圆滑、经精修边，无外露胶痕；结构为榫卯工艺；</w:t>
            </w:r>
          </w:p>
        </w:tc>
      </w:tr>
      <w:tr w14:paraId="6F5B6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38D24B0C">
            <w:pPr>
              <w:keepNext w:val="0"/>
              <w:keepLines w:val="0"/>
              <w:pageBreakBefore w:val="0"/>
              <w:widowControl/>
              <w:numPr>
                <w:ilvl w:val="0"/>
                <w:numId w:val="19"/>
              </w:numPr>
              <w:suppressLineNumbers w:val="0"/>
              <w:wordWrap/>
              <w:overflowPunct/>
              <w:topLinePunct w:val="0"/>
              <w:bidi w:val="0"/>
              <w:spacing w:line="312" w:lineRule="auto"/>
              <w:ind w:left="425" w:leftChars="0" w:hanging="425" w:firstLineChars="0"/>
              <w:jc w:val="center"/>
              <w:textAlignment w:val="center"/>
              <w:rPr>
                <w:rFonts w:hint="eastAsia" w:ascii="宋体" w:hAnsi="宋体" w:eastAsia="宋体" w:cs="宋体"/>
                <w:color w:val="auto"/>
                <w:sz w:val="21"/>
                <w:szCs w:val="21"/>
                <w:highlight w:val="none"/>
              </w:rPr>
            </w:pPr>
          </w:p>
        </w:tc>
        <w:tc>
          <w:tcPr>
            <w:tcW w:w="1678" w:type="dxa"/>
            <w:vMerge w:val="restart"/>
            <w:vAlign w:val="center"/>
          </w:tcPr>
          <w:p w14:paraId="2D4BADA7">
            <w:pPr>
              <w:keepNext w:val="0"/>
              <w:keepLines w:val="0"/>
              <w:pageBreakBefore w:val="0"/>
              <w:widowControl/>
              <w:suppressLineNumbers w:val="0"/>
              <w:wordWrap/>
              <w:overflowPunct/>
              <w:topLinePunct w:val="0"/>
              <w:bidi w:val="0"/>
              <w:spacing w:line="312" w:lineRule="auto"/>
              <w:ind w:left="0"/>
              <w:jc w:val="center"/>
              <w:textAlignment w:val="top"/>
              <w:rPr>
                <w:rFonts w:hint="eastAsia"/>
                <w:color w:val="auto"/>
                <w:highlight w:val="none"/>
              </w:rPr>
            </w:pPr>
            <w:r>
              <w:rPr>
                <w:rFonts w:hint="eastAsia" w:ascii="宋体" w:hAnsi="宋体" w:eastAsia="宋体" w:cs="宋体"/>
                <w:i w:val="0"/>
                <w:iCs w:val="0"/>
                <w:color w:val="auto"/>
                <w:kern w:val="0"/>
                <w:sz w:val="21"/>
                <w:szCs w:val="21"/>
                <w:highlight w:val="none"/>
                <w:u w:val="none"/>
                <w:lang w:val="en-US" w:eastAsia="zh-CN" w:bidi="ar"/>
              </w:rPr>
              <w:t>就餐椅</w:t>
            </w:r>
          </w:p>
        </w:tc>
        <w:tc>
          <w:tcPr>
            <w:tcW w:w="6575" w:type="dxa"/>
            <w:vAlign w:val="center"/>
          </w:tcPr>
          <w:p w14:paraId="69682C16">
            <w:pPr>
              <w:keepNext w:val="0"/>
              <w:keepLines w:val="0"/>
              <w:pageBreakBefore w:val="0"/>
              <w:widowControl/>
              <w:suppressLineNumbers w:val="0"/>
              <w:wordWrap/>
              <w:overflowPunct/>
              <w:topLinePunct w:val="0"/>
              <w:bidi w:val="0"/>
              <w:spacing w:line="312" w:lineRule="auto"/>
              <w:ind w:left="0"/>
              <w:jc w:val="both"/>
              <w:textAlignment w:val="center"/>
              <w:rPr>
                <w:rFonts w:hint="eastAsia" w:ascii="宋体" w:hAnsi="宋体" w:eastAsia="宋体" w:cs="宋体"/>
                <w:b w:val="0"/>
                <w:bCs w:val="0"/>
                <w:color w:val="auto"/>
                <w:spacing w:val="-5"/>
                <w:sz w:val="21"/>
                <w:szCs w:val="21"/>
                <w:highlight w:val="none"/>
                <w:lang w:val="en-US" w:eastAsia="zh-CN"/>
              </w:rPr>
            </w:pPr>
            <w:r>
              <w:rPr>
                <w:rFonts w:hint="eastAsia" w:ascii="宋体" w:hAnsi="宋体" w:eastAsia="宋体" w:cs="宋体"/>
                <w:i w:val="0"/>
                <w:iCs w:val="0"/>
                <w:color w:val="auto"/>
                <w:kern w:val="0"/>
                <w:sz w:val="21"/>
                <w:szCs w:val="21"/>
                <w:highlight w:val="none"/>
                <w:u w:val="none"/>
                <w:lang w:val="en-US" w:eastAsia="zh-CN" w:bidi="ar"/>
              </w:rPr>
              <w:t>215.1规格：常规</w:t>
            </w:r>
          </w:p>
        </w:tc>
      </w:tr>
      <w:tr w14:paraId="7885D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03574EEB">
            <w:pPr>
              <w:keepNext w:val="0"/>
              <w:keepLines w:val="0"/>
              <w:pageBreakBefore w:val="0"/>
              <w:widowControl w:val="0"/>
              <w:wordWrap/>
              <w:overflowPunct/>
              <w:topLinePunct w:val="0"/>
              <w:bidi w:val="0"/>
              <w:spacing w:line="312" w:lineRule="auto"/>
              <w:ind w:left="0" w:firstLine="0" w:firstLineChars="0"/>
              <w:jc w:val="center"/>
              <w:rPr>
                <w:rFonts w:hint="eastAsia" w:ascii="宋体" w:hAnsi="宋体" w:eastAsia="宋体" w:cs="宋体"/>
                <w:color w:val="auto"/>
                <w:sz w:val="21"/>
                <w:szCs w:val="21"/>
                <w:highlight w:val="none"/>
              </w:rPr>
            </w:pPr>
          </w:p>
        </w:tc>
        <w:tc>
          <w:tcPr>
            <w:tcW w:w="1678" w:type="dxa"/>
            <w:vMerge w:val="continue"/>
            <w:vAlign w:val="center"/>
          </w:tcPr>
          <w:p w14:paraId="35E62B2F">
            <w:pPr>
              <w:keepNext w:val="0"/>
              <w:keepLines w:val="0"/>
              <w:pageBreakBefore w:val="0"/>
              <w:widowControl w:val="0"/>
              <w:wordWrap/>
              <w:overflowPunct/>
              <w:topLinePunct w:val="0"/>
              <w:bidi w:val="0"/>
              <w:spacing w:line="312" w:lineRule="auto"/>
              <w:ind w:left="0"/>
              <w:jc w:val="center"/>
              <w:rPr>
                <w:rFonts w:hint="eastAsia" w:ascii="宋体" w:hAnsi="宋体" w:eastAsia="宋体" w:cs="宋体"/>
                <w:color w:val="auto"/>
                <w:sz w:val="21"/>
                <w:szCs w:val="21"/>
                <w:highlight w:val="none"/>
              </w:rPr>
            </w:pPr>
          </w:p>
        </w:tc>
        <w:tc>
          <w:tcPr>
            <w:tcW w:w="6575" w:type="dxa"/>
            <w:vAlign w:val="center"/>
          </w:tcPr>
          <w:p w14:paraId="61BB335C">
            <w:pPr>
              <w:keepNext w:val="0"/>
              <w:keepLines w:val="0"/>
              <w:pageBreakBefore w:val="0"/>
              <w:widowControl/>
              <w:suppressLineNumbers w:val="0"/>
              <w:wordWrap/>
              <w:overflowPunct/>
              <w:topLinePunct w:val="0"/>
              <w:bidi w:val="0"/>
              <w:spacing w:line="312" w:lineRule="auto"/>
              <w:ind w:left="0"/>
              <w:jc w:val="both"/>
              <w:textAlignment w:val="center"/>
              <w:rPr>
                <w:rFonts w:hint="eastAsia"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i w:val="0"/>
                <w:iCs w:val="0"/>
                <w:color w:val="auto"/>
                <w:kern w:val="0"/>
                <w:sz w:val="21"/>
                <w:szCs w:val="21"/>
                <w:highlight w:val="none"/>
                <w:u w:val="none"/>
                <w:lang w:val="en-US" w:eastAsia="zh-CN" w:bidi="ar"/>
              </w:rPr>
              <w:t>215.2基材：内衬E0级实木多层板，表面医用抗菌皮革；采用原生环保海绵，柔软性能好、软硬适中，回弹性能好，密度座位大于35kg/m3；内框架采用钢架，壁厚不低于1.5mm。</w:t>
            </w:r>
          </w:p>
        </w:tc>
      </w:tr>
      <w:tr w14:paraId="036A0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1DDE0DB2">
            <w:pPr>
              <w:keepNext w:val="0"/>
              <w:keepLines w:val="0"/>
              <w:pageBreakBefore w:val="0"/>
              <w:widowControl/>
              <w:numPr>
                <w:ilvl w:val="0"/>
                <w:numId w:val="19"/>
              </w:numPr>
              <w:suppressLineNumbers w:val="0"/>
              <w:wordWrap/>
              <w:overflowPunct/>
              <w:topLinePunct w:val="0"/>
              <w:bidi w:val="0"/>
              <w:spacing w:line="312" w:lineRule="auto"/>
              <w:ind w:left="425" w:leftChars="0" w:hanging="425" w:firstLineChars="0"/>
              <w:jc w:val="both"/>
              <w:textAlignment w:val="center"/>
              <w:rPr>
                <w:rFonts w:hint="eastAsia" w:ascii="宋体" w:hAnsi="宋体" w:eastAsia="宋体" w:cs="宋体"/>
                <w:color w:val="auto"/>
                <w:sz w:val="21"/>
                <w:szCs w:val="21"/>
                <w:highlight w:val="none"/>
              </w:rPr>
            </w:pPr>
          </w:p>
        </w:tc>
        <w:tc>
          <w:tcPr>
            <w:tcW w:w="1678" w:type="dxa"/>
            <w:vMerge w:val="restart"/>
            <w:vAlign w:val="center"/>
          </w:tcPr>
          <w:p w14:paraId="2A93ACA8">
            <w:pPr>
              <w:keepNext w:val="0"/>
              <w:keepLines w:val="0"/>
              <w:pageBreakBefore w:val="0"/>
              <w:widowControl/>
              <w:suppressLineNumbers w:val="0"/>
              <w:wordWrap/>
              <w:overflowPunct/>
              <w:topLinePunct w:val="0"/>
              <w:bidi w:val="0"/>
              <w:spacing w:line="312" w:lineRule="auto"/>
              <w:ind w:left="0"/>
              <w:jc w:val="center"/>
              <w:textAlignment w:val="top"/>
              <w:rPr>
                <w:rFonts w:hint="eastAsia"/>
                <w:color w:val="auto"/>
                <w:highlight w:val="none"/>
              </w:rPr>
            </w:pPr>
            <w:r>
              <w:rPr>
                <w:rFonts w:hint="eastAsia" w:ascii="宋体" w:hAnsi="宋体" w:eastAsia="宋体" w:cs="宋体"/>
                <w:i w:val="0"/>
                <w:iCs w:val="0"/>
                <w:color w:val="auto"/>
                <w:kern w:val="0"/>
                <w:sz w:val="21"/>
                <w:szCs w:val="21"/>
                <w:highlight w:val="none"/>
                <w:u w:val="none"/>
                <w:lang w:val="en-US" w:eastAsia="zh-CN" w:bidi="ar"/>
              </w:rPr>
              <w:t>定制吧台</w:t>
            </w:r>
          </w:p>
        </w:tc>
        <w:tc>
          <w:tcPr>
            <w:tcW w:w="6575" w:type="dxa"/>
            <w:vAlign w:val="center"/>
          </w:tcPr>
          <w:p w14:paraId="3CA04286">
            <w:pPr>
              <w:keepNext w:val="0"/>
              <w:keepLines w:val="0"/>
              <w:pageBreakBefore w:val="0"/>
              <w:widowControl/>
              <w:suppressLineNumbers w:val="0"/>
              <w:wordWrap/>
              <w:overflowPunct/>
              <w:topLinePunct w:val="0"/>
              <w:bidi w:val="0"/>
              <w:spacing w:line="312" w:lineRule="auto"/>
              <w:ind w:left="0"/>
              <w:jc w:val="both"/>
              <w:textAlignment w:val="center"/>
              <w:rPr>
                <w:rFonts w:hint="eastAsia"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i w:val="0"/>
                <w:iCs w:val="0"/>
                <w:color w:val="auto"/>
                <w:kern w:val="0"/>
                <w:sz w:val="21"/>
                <w:szCs w:val="21"/>
                <w:highlight w:val="none"/>
                <w:u w:val="none"/>
                <w:lang w:val="en-US" w:eastAsia="zh-CN" w:bidi="ar"/>
              </w:rPr>
              <w:t>216.1规格：（L*600*900mm）±10mm</w:t>
            </w:r>
          </w:p>
        </w:tc>
      </w:tr>
      <w:tr w14:paraId="570EB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center"/>
          </w:tcPr>
          <w:p w14:paraId="1B5A9652">
            <w:pPr>
              <w:keepNext w:val="0"/>
              <w:keepLines w:val="0"/>
              <w:pageBreakBefore w:val="0"/>
              <w:widowControl w:val="0"/>
              <w:wordWrap/>
              <w:overflowPunct/>
              <w:topLinePunct w:val="0"/>
              <w:bidi w:val="0"/>
              <w:spacing w:line="312" w:lineRule="auto"/>
              <w:ind w:left="0" w:firstLine="0" w:firstLineChars="0"/>
              <w:jc w:val="center"/>
              <w:rPr>
                <w:rFonts w:hint="eastAsia" w:ascii="宋体" w:hAnsi="宋体" w:eastAsia="宋体" w:cs="宋体"/>
                <w:color w:val="auto"/>
                <w:sz w:val="21"/>
                <w:szCs w:val="21"/>
                <w:highlight w:val="none"/>
              </w:rPr>
            </w:pPr>
          </w:p>
        </w:tc>
        <w:tc>
          <w:tcPr>
            <w:tcW w:w="1678" w:type="dxa"/>
            <w:vMerge w:val="continue"/>
            <w:vAlign w:val="center"/>
          </w:tcPr>
          <w:p w14:paraId="33069EC2">
            <w:pPr>
              <w:keepNext w:val="0"/>
              <w:keepLines w:val="0"/>
              <w:pageBreakBefore w:val="0"/>
              <w:widowControl w:val="0"/>
              <w:wordWrap/>
              <w:overflowPunct/>
              <w:topLinePunct w:val="0"/>
              <w:bidi w:val="0"/>
              <w:spacing w:line="312" w:lineRule="auto"/>
              <w:ind w:left="0"/>
              <w:jc w:val="center"/>
              <w:rPr>
                <w:rFonts w:hint="eastAsia" w:ascii="宋体" w:hAnsi="宋体" w:eastAsia="宋体" w:cs="宋体"/>
                <w:color w:val="auto"/>
                <w:sz w:val="21"/>
                <w:szCs w:val="21"/>
                <w:highlight w:val="none"/>
              </w:rPr>
            </w:pPr>
          </w:p>
        </w:tc>
        <w:tc>
          <w:tcPr>
            <w:tcW w:w="6575" w:type="dxa"/>
            <w:vAlign w:val="center"/>
          </w:tcPr>
          <w:p w14:paraId="700E7D97">
            <w:pPr>
              <w:keepNext w:val="0"/>
              <w:keepLines w:val="0"/>
              <w:pageBreakBefore w:val="0"/>
              <w:widowControl/>
              <w:suppressLineNumbers w:val="0"/>
              <w:wordWrap/>
              <w:overflowPunct/>
              <w:topLinePunct w:val="0"/>
              <w:bidi w:val="0"/>
              <w:spacing w:line="312" w:lineRule="auto"/>
              <w:ind w:left="0"/>
              <w:jc w:val="both"/>
              <w:textAlignment w:val="center"/>
              <w:rPr>
                <w:rFonts w:hint="eastAsia"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i w:val="0"/>
                <w:iCs w:val="0"/>
                <w:color w:val="auto"/>
                <w:kern w:val="0"/>
                <w:sz w:val="21"/>
                <w:szCs w:val="21"/>
                <w:highlight w:val="none"/>
                <w:u w:val="none"/>
                <w:lang w:val="en-US" w:eastAsia="zh-CN" w:bidi="ar"/>
              </w:rPr>
              <w:t>216.2基材：台面整体主材为采用新国标环保</w:t>
            </w:r>
            <w:r>
              <w:rPr>
                <w:rFonts w:hint="eastAsia" w:ascii="宋体" w:hAnsi="宋体" w:eastAsia="宋体" w:cs="宋体"/>
                <w:i w:val="0"/>
                <w:iCs w:val="0"/>
                <w:color w:val="auto"/>
                <w:kern w:val="0"/>
                <w:sz w:val="21"/>
                <w:szCs w:val="21"/>
                <w:highlight w:val="none"/>
                <w:u w:val="none"/>
                <w:lang w:val="en-US" w:eastAsia="zh-CN" w:bidi="ar"/>
              </w:rPr>
              <w:t>ENF级纤维板，贴面采用三聚氰氨板饰面，ABS激光封边，台面板厚度为≥25mm。采用钢管作支撑脚，壁厚≥1.5mm，横杆采用钢管，表面静电抗菌粉末喷涂。</w:t>
            </w:r>
          </w:p>
        </w:tc>
      </w:tr>
      <w:tr w14:paraId="1E9B0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restart"/>
            <w:vAlign w:val="center"/>
          </w:tcPr>
          <w:p w14:paraId="1DA3CDF5">
            <w:pPr>
              <w:keepNext w:val="0"/>
              <w:keepLines w:val="0"/>
              <w:pageBreakBefore w:val="0"/>
              <w:widowControl/>
              <w:numPr>
                <w:ilvl w:val="0"/>
                <w:numId w:val="19"/>
              </w:numPr>
              <w:suppressLineNumbers w:val="0"/>
              <w:wordWrap/>
              <w:overflowPunct/>
              <w:topLinePunct w:val="0"/>
              <w:bidi w:val="0"/>
              <w:spacing w:line="312" w:lineRule="auto"/>
              <w:ind w:left="425" w:leftChars="0" w:hanging="425" w:firstLineChars="0"/>
              <w:jc w:val="center"/>
              <w:textAlignment w:val="center"/>
              <w:rPr>
                <w:rFonts w:hint="eastAsia" w:ascii="宋体" w:hAnsi="宋体" w:eastAsia="宋体" w:cs="宋体"/>
                <w:color w:val="auto"/>
                <w:sz w:val="21"/>
                <w:szCs w:val="21"/>
                <w:highlight w:val="none"/>
              </w:rPr>
            </w:pPr>
          </w:p>
        </w:tc>
        <w:tc>
          <w:tcPr>
            <w:tcW w:w="1678" w:type="dxa"/>
            <w:vMerge w:val="restart"/>
            <w:vAlign w:val="center"/>
          </w:tcPr>
          <w:p w14:paraId="22D50551">
            <w:pPr>
              <w:keepNext w:val="0"/>
              <w:keepLines w:val="0"/>
              <w:pageBreakBefore w:val="0"/>
              <w:widowControl/>
              <w:suppressLineNumbers w:val="0"/>
              <w:wordWrap/>
              <w:overflowPunct/>
              <w:topLinePunct w:val="0"/>
              <w:bidi w:val="0"/>
              <w:spacing w:line="312" w:lineRule="auto"/>
              <w:ind w:left="0"/>
              <w:jc w:val="center"/>
              <w:textAlignment w:val="top"/>
              <w:rPr>
                <w:rFonts w:hint="eastAsia"/>
                <w:color w:val="auto"/>
                <w:highlight w:val="none"/>
              </w:rPr>
            </w:pPr>
            <w:r>
              <w:rPr>
                <w:rFonts w:hint="eastAsia" w:ascii="宋体" w:hAnsi="宋体" w:eastAsia="宋体" w:cs="宋体"/>
                <w:i w:val="0"/>
                <w:iCs w:val="0"/>
                <w:color w:val="auto"/>
                <w:kern w:val="0"/>
                <w:sz w:val="21"/>
                <w:szCs w:val="21"/>
                <w:highlight w:val="none"/>
                <w:u w:val="none"/>
                <w:lang w:val="en-US" w:eastAsia="zh-CN" w:bidi="ar"/>
              </w:rPr>
              <w:t>吧椅</w:t>
            </w:r>
          </w:p>
        </w:tc>
        <w:tc>
          <w:tcPr>
            <w:tcW w:w="6575" w:type="dxa"/>
            <w:vAlign w:val="center"/>
          </w:tcPr>
          <w:p w14:paraId="2D3DC383">
            <w:pPr>
              <w:keepNext w:val="0"/>
              <w:keepLines w:val="0"/>
              <w:pageBreakBefore w:val="0"/>
              <w:widowControl/>
              <w:suppressLineNumbers w:val="0"/>
              <w:wordWrap/>
              <w:overflowPunct/>
              <w:topLinePunct w:val="0"/>
              <w:bidi w:val="0"/>
              <w:spacing w:line="312" w:lineRule="auto"/>
              <w:ind w:left="0"/>
              <w:jc w:val="both"/>
              <w:textAlignment w:val="center"/>
              <w:rPr>
                <w:rFonts w:hint="eastAsia"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i w:val="0"/>
                <w:iCs w:val="0"/>
                <w:color w:val="auto"/>
                <w:kern w:val="0"/>
                <w:sz w:val="21"/>
                <w:szCs w:val="21"/>
                <w:highlight w:val="none"/>
                <w:u w:val="none"/>
                <w:lang w:val="en-US" w:eastAsia="zh-CN" w:bidi="ar"/>
              </w:rPr>
              <w:t>217.1规格：常规</w:t>
            </w:r>
          </w:p>
        </w:tc>
      </w:tr>
      <w:tr w14:paraId="05959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top"/>
          </w:tcPr>
          <w:p w14:paraId="7B1100FD">
            <w:pPr>
              <w:keepNext w:val="0"/>
              <w:keepLines w:val="0"/>
              <w:pageBreakBefore w:val="0"/>
              <w:widowControl w:val="0"/>
              <w:wordWrap/>
              <w:overflowPunct/>
              <w:topLinePunct w:val="0"/>
              <w:bidi w:val="0"/>
              <w:spacing w:line="312" w:lineRule="auto"/>
              <w:ind w:left="0"/>
              <w:jc w:val="center"/>
              <w:rPr>
                <w:rFonts w:hint="eastAsia" w:ascii="宋体" w:hAnsi="宋体" w:eastAsia="宋体" w:cs="宋体"/>
                <w:color w:val="auto"/>
                <w:sz w:val="21"/>
                <w:szCs w:val="21"/>
                <w:highlight w:val="none"/>
              </w:rPr>
            </w:pPr>
          </w:p>
        </w:tc>
        <w:tc>
          <w:tcPr>
            <w:tcW w:w="1678" w:type="dxa"/>
            <w:vMerge w:val="continue"/>
            <w:vAlign w:val="top"/>
          </w:tcPr>
          <w:p w14:paraId="7693E0EC">
            <w:pPr>
              <w:keepNext w:val="0"/>
              <w:keepLines w:val="0"/>
              <w:pageBreakBefore w:val="0"/>
              <w:widowControl w:val="0"/>
              <w:wordWrap/>
              <w:overflowPunct/>
              <w:topLinePunct w:val="0"/>
              <w:bidi w:val="0"/>
              <w:spacing w:line="312" w:lineRule="auto"/>
              <w:ind w:left="0"/>
              <w:jc w:val="center"/>
              <w:rPr>
                <w:rFonts w:hint="eastAsia" w:ascii="宋体" w:hAnsi="宋体" w:eastAsia="宋体" w:cs="宋体"/>
                <w:color w:val="auto"/>
                <w:sz w:val="21"/>
                <w:szCs w:val="21"/>
                <w:highlight w:val="none"/>
              </w:rPr>
            </w:pPr>
          </w:p>
        </w:tc>
        <w:tc>
          <w:tcPr>
            <w:tcW w:w="6575" w:type="dxa"/>
            <w:vAlign w:val="center"/>
          </w:tcPr>
          <w:p w14:paraId="3B1395AD">
            <w:pPr>
              <w:keepNext w:val="0"/>
              <w:keepLines w:val="0"/>
              <w:pageBreakBefore w:val="0"/>
              <w:widowControl/>
              <w:suppressLineNumbers w:val="0"/>
              <w:wordWrap/>
              <w:overflowPunct/>
              <w:topLinePunct w:val="0"/>
              <w:bidi w:val="0"/>
              <w:spacing w:line="312" w:lineRule="auto"/>
              <w:ind w:left="0"/>
              <w:jc w:val="both"/>
              <w:textAlignment w:val="center"/>
              <w:rPr>
                <w:rFonts w:hint="eastAsia"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i w:val="0"/>
                <w:iCs w:val="0"/>
                <w:color w:val="auto"/>
                <w:kern w:val="0"/>
                <w:sz w:val="21"/>
                <w:szCs w:val="21"/>
                <w:highlight w:val="none"/>
                <w:u w:val="none"/>
                <w:lang w:val="en-US" w:eastAsia="zh-CN" w:bidi="ar"/>
              </w:rPr>
              <w:t>217.2基材：椅架采用白蜡木原木方加工成型，椅腿之间带加固连接杆；座、背采用高回弹海绵加超纤皮。3.工艺：采用榫卯结构连接工艺。木材充分烘干，保证含水率符合要求；木材纹理美观，无明显节子、虫眼，不得使用腐朽材，木制件外观达到国家合格标准。</w:t>
            </w:r>
          </w:p>
        </w:tc>
      </w:tr>
      <w:tr w14:paraId="37930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90" w:hRule="atLeast"/>
        </w:trPr>
        <w:tc>
          <w:tcPr>
            <w:tcW w:w="719" w:type="dxa"/>
            <w:vMerge w:val="continue"/>
            <w:vAlign w:val="top"/>
          </w:tcPr>
          <w:p w14:paraId="075925B8">
            <w:pPr>
              <w:keepNext w:val="0"/>
              <w:keepLines w:val="0"/>
              <w:pageBreakBefore w:val="0"/>
              <w:widowControl w:val="0"/>
              <w:wordWrap/>
              <w:overflowPunct/>
              <w:topLinePunct w:val="0"/>
              <w:bidi w:val="0"/>
              <w:spacing w:line="312" w:lineRule="auto"/>
              <w:ind w:left="0"/>
              <w:jc w:val="center"/>
              <w:rPr>
                <w:rFonts w:hint="eastAsia" w:ascii="宋体" w:hAnsi="宋体" w:eastAsia="宋体" w:cs="宋体"/>
                <w:color w:val="auto"/>
                <w:sz w:val="21"/>
                <w:szCs w:val="21"/>
                <w:highlight w:val="none"/>
              </w:rPr>
            </w:pPr>
          </w:p>
        </w:tc>
        <w:tc>
          <w:tcPr>
            <w:tcW w:w="1678" w:type="dxa"/>
            <w:vMerge w:val="continue"/>
            <w:vAlign w:val="top"/>
          </w:tcPr>
          <w:p w14:paraId="12550BDB">
            <w:pPr>
              <w:keepNext w:val="0"/>
              <w:keepLines w:val="0"/>
              <w:pageBreakBefore w:val="0"/>
              <w:widowControl w:val="0"/>
              <w:wordWrap/>
              <w:overflowPunct/>
              <w:topLinePunct w:val="0"/>
              <w:bidi w:val="0"/>
              <w:spacing w:line="312" w:lineRule="auto"/>
              <w:ind w:left="0"/>
              <w:jc w:val="center"/>
              <w:rPr>
                <w:rFonts w:hint="eastAsia" w:ascii="宋体" w:hAnsi="宋体" w:eastAsia="宋体" w:cs="宋体"/>
                <w:color w:val="auto"/>
                <w:sz w:val="21"/>
                <w:szCs w:val="21"/>
                <w:highlight w:val="none"/>
              </w:rPr>
            </w:pPr>
          </w:p>
        </w:tc>
        <w:tc>
          <w:tcPr>
            <w:tcW w:w="6575" w:type="dxa"/>
            <w:vAlign w:val="center"/>
          </w:tcPr>
          <w:p w14:paraId="5224AC79">
            <w:pPr>
              <w:keepNext w:val="0"/>
              <w:keepLines w:val="0"/>
              <w:pageBreakBefore w:val="0"/>
              <w:widowControl/>
              <w:suppressLineNumbers w:val="0"/>
              <w:wordWrap/>
              <w:overflowPunct/>
              <w:topLinePunct w:val="0"/>
              <w:bidi w:val="0"/>
              <w:spacing w:line="312" w:lineRule="auto"/>
              <w:ind w:left="0"/>
              <w:jc w:val="both"/>
              <w:textAlignment w:val="center"/>
              <w:rPr>
                <w:rFonts w:hint="eastAsia"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i w:val="0"/>
                <w:iCs w:val="0"/>
                <w:color w:val="auto"/>
                <w:kern w:val="0"/>
                <w:sz w:val="21"/>
                <w:szCs w:val="21"/>
                <w:highlight w:val="none"/>
                <w:u w:val="none"/>
                <w:lang w:val="en-US" w:eastAsia="zh-CN" w:bidi="ar"/>
              </w:rPr>
              <w:t>217.3胶粘剂：采用环保水基型胶粘剂。</w:t>
            </w:r>
          </w:p>
        </w:tc>
      </w:tr>
      <w:tr w14:paraId="5788C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1" w:type="dxa"/>
          <w:trHeight w:val="0" w:hRule="atLeast"/>
        </w:trPr>
        <w:tc>
          <w:tcPr>
            <w:tcW w:w="719" w:type="dxa"/>
            <w:vMerge w:val="continue"/>
            <w:vAlign w:val="top"/>
          </w:tcPr>
          <w:p w14:paraId="26871F88">
            <w:pPr>
              <w:keepNext w:val="0"/>
              <w:keepLines w:val="0"/>
              <w:pageBreakBefore w:val="0"/>
              <w:widowControl w:val="0"/>
              <w:wordWrap/>
              <w:overflowPunct/>
              <w:topLinePunct w:val="0"/>
              <w:bidi w:val="0"/>
              <w:spacing w:line="312" w:lineRule="auto"/>
              <w:ind w:left="0"/>
              <w:jc w:val="center"/>
              <w:rPr>
                <w:rFonts w:hint="eastAsia" w:ascii="宋体" w:hAnsi="宋体" w:eastAsia="宋体" w:cs="宋体"/>
                <w:color w:val="auto"/>
                <w:sz w:val="21"/>
                <w:szCs w:val="21"/>
                <w:highlight w:val="none"/>
              </w:rPr>
            </w:pPr>
          </w:p>
        </w:tc>
        <w:tc>
          <w:tcPr>
            <w:tcW w:w="1678" w:type="dxa"/>
            <w:vMerge w:val="continue"/>
            <w:vAlign w:val="top"/>
          </w:tcPr>
          <w:p w14:paraId="49E654D5">
            <w:pPr>
              <w:keepNext w:val="0"/>
              <w:keepLines w:val="0"/>
              <w:pageBreakBefore w:val="0"/>
              <w:widowControl w:val="0"/>
              <w:wordWrap/>
              <w:overflowPunct/>
              <w:topLinePunct w:val="0"/>
              <w:bidi w:val="0"/>
              <w:spacing w:line="312" w:lineRule="auto"/>
              <w:ind w:left="0"/>
              <w:jc w:val="center"/>
              <w:rPr>
                <w:rFonts w:hint="eastAsia" w:ascii="宋体" w:hAnsi="宋体" w:eastAsia="宋体" w:cs="宋体"/>
                <w:color w:val="auto"/>
                <w:sz w:val="21"/>
                <w:szCs w:val="21"/>
                <w:highlight w:val="none"/>
              </w:rPr>
            </w:pPr>
          </w:p>
        </w:tc>
        <w:tc>
          <w:tcPr>
            <w:tcW w:w="6575" w:type="dxa"/>
            <w:vAlign w:val="center"/>
          </w:tcPr>
          <w:p w14:paraId="7B3C5A6C">
            <w:pPr>
              <w:keepNext w:val="0"/>
              <w:keepLines w:val="0"/>
              <w:pageBreakBefore w:val="0"/>
              <w:widowControl/>
              <w:suppressLineNumbers w:val="0"/>
              <w:wordWrap/>
              <w:overflowPunct/>
              <w:topLinePunct w:val="0"/>
              <w:bidi w:val="0"/>
              <w:spacing w:line="312" w:lineRule="auto"/>
              <w:ind w:left="0"/>
              <w:jc w:val="both"/>
              <w:textAlignment w:val="center"/>
              <w:rPr>
                <w:rFonts w:hint="eastAsia"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i w:val="0"/>
                <w:iCs w:val="0"/>
                <w:color w:val="auto"/>
                <w:kern w:val="0"/>
                <w:sz w:val="21"/>
                <w:szCs w:val="21"/>
                <w:highlight w:val="none"/>
                <w:u w:val="none"/>
                <w:lang w:val="en-US" w:eastAsia="zh-CN" w:bidi="ar"/>
              </w:rPr>
              <w:t>217.4油漆：采用环保水性油漆，经过三底两面油漆工序，木纹纹理清晰，色泽均匀、光滑耐用。油漆表面无尘粒、气泡、渣点、边缘及立面无流挂等现象。</w:t>
            </w:r>
          </w:p>
        </w:tc>
      </w:tr>
    </w:tbl>
    <w:p w14:paraId="3251BF31">
      <w:pPr>
        <w:pStyle w:val="19"/>
        <w:rPr>
          <w:highlight w:val="none"/>
        </w:rPr>
      </w:pPr>
    </w:p>
    <w:bookmarkEnd w:id="43"/>
    <w:p w14:paraId="435CF87F">
      <w:pPr>
        <w:rPr>
          <w:b/>
          <w:szCs w:val="21"/>
          <w:highlight w:val="none"/>
        </w:rPr>
      </w:pPr>
    </w:p>
    <w:p w14:paraId="7FDD8CE9">
      <w:pPr>
        <w:rPr>
          <w:b/>
          <w:szCs w:val="21"/>
          <w:highlight w:val="none"/>
        </w:rPr>
      </w:pPr>
    </w:p>
    <w:p w14:paraId="6AE4AF1C">
      <w:pPr>
        <w:pStyle w:val="5"/>
        <w:spacing w:before="120" w:beforeLines="50" w:after="120" w:afterLines="50"/>
        <w:rPr>
          <w:sz w:val="28"/>
          <w:szCs w:val="28"/>
          <w:highlight w:val="none"/>
        </w:rPr>
      </w:pPr>
      <w:r>
        <w:rPr>
          <w:rFonts w:hint="eastAsia"/>
          <w:sz w:val="28"/>
          <w:szCs w:val="28"/>
          <w:highlight w:val="none"/>
        </w:rPr>
        <w:t>五、商务要求</w:t>
      </w:r>
    </w:p>
    <w:p w14:paraId="466152DE">
      <w:pPr>
        <w:ind w:firstLine="422" w:firstLineChars="200"/>
        <w:rPr>
          <w:b/>
          <w:highlight w:val="none"/>
        </w:rPr>
      </w:pPr>
      <w:r>
        <w:rPr>
          <w:rFonts w:hint="eastAsia"/>
          <w:b/>
          <w:szCs w:val="21"/>
          <w:highlight w:val="none"/>
        </w:rPr>
        <w:t>说明：</w:t>
      </w:r>
      <w:r>
        <w:rPr>
          <w:b/>
          <w:highlight w:val="none"/>
        </w:rPr>
        <w:t>1</w:t>
      </w:r>
      <w:r>
        <w:rPr>
          <w:rFonts w:hint="eastAsia"/>
          <w:b/>
          <w:highlight w:val="none"/>
        </w:rPr>
        <w:t>、评分时，如对一项招标商务要求（以划分框为准）中的内容存在两处（或以上）负偏离的，在评分时只作一项负偏离扣分。</w:t>
      </w:r>
    </w:p>
    <w:p w14:paraId="662DFE98">
      <w:pPr>
        <w:ind w:firstLine="422" w:firstLineChars="200"/>
        <w:rPr>
          <w:b/>
          <w:szCs w:val="21"/>
          <w:highlight w:val="none"/>
        </w:rPr>
      </w:pPr>
      <w:r>
        <w:rPr>
          <w:b/>
          <w:szCs w:val="21"/>
          <w:highlight w:val="none"/>
        </w:rPr>
        <w:t>2</w:t>
      </w:r>
      <w:r>
        <w:rPr>
          <w:rFonts w:hint="eastAsia"/>
          <w:b/>
          <w:szCs w:val="21"/>
          <w:highlight w:val="none"/>
        </w:rPr>
        <w:t>、带★号条款为不可偏离条款，不作为评分准则中的评分内容</w:t>
      </w:r>
      <w:r>
        <w:rPr>
          <w:rFonts w:hint="eastAsia"/>
          <w:b/>
          <w:szCs w:val="21"/>
          <w:highlight w:val="none"/>
          <w:lang w:eastAsia="zh-CN"/>
        </w:rPr>
        <w:t>，</w:t>
      </w:r>
      <w:r>
        <w:rPr>
          <w:rFonts w:hint="eastAsia"/>
          <w:b/>
          <w:szCs w:val="21"/>
          <w:highlight w:val="none"/>
        </w:rPr>
        <w:t>如未响应或出现负偏离的，将作投标无效处理；带“</w:t>
      </w:r>
      <w:r>
        <w:rPr>
          <w:highlight w:val="none"/>
        </w:rPr>
        <w:t>▲</w:t>
      </w:r>
      <w:r>
        <w:rPr>
          <w:rFonts w:hint="eastAsia"/>
          <w:b/>
          <w:szCs w:val="21"/>
          <w:highlight w:val="none"/>
        </w:rPr>
        <w:t>”指标项为重要参数，负偏离时依相关评分准则内容作重点扣分处理。</w:t>
      </w:r>
    </w:p>
    <w:tbl>
      <w:tblPr>
        <w:tblStyle w:val="479"/>
        <w:tblpPr w:leftFromText="180" w:rightFromText="180" w:vertAnchor="text" w:horzAnchor="page" w:tblpX="1576" w:tblpY="72"/>
        <w:tblOverlap w:val="never"/>
        <w:tblW w:w="924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905"/>
        <w:gridCol w:w="1550"/>
        <w:gridCol w:w="6788"/>
        <w:tblGridChange w:id="131">
          <w:tblGrid>
            <w:gridCol w:w="905"/>
            <w:gridCol w:w="1550"/>
            <w:gridCol w:w="6788"/>
          </w:tblGrid>
        </w:tblGridChange>
      </w:tblGrid>
      <w:tr w14:paraId="47394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454" w:hRule="atLeast"/>
        </w:trPr>
        <w:tc>
          <w:tcPr>
            <w:tcW w:w="905" w:type="dxa"/>
            <w:vAlign w:val="top"/>
          </w:tcPr>
          <w:p w14:paraId="00706AD9">
            <w:pPr>
              <w:pStyle w:val="478"/>
              <w:keepNext w:val="0"/>
              <w:keepLines w:val="0"/>
              <w:pageBreakBefore w:val="0"/>
              <w:wordWrap/>
              <w:overflowPunct/>
              <w:topLinePunct w:val="0"/>
              <w:bidi w:val="0"/>
              <w:snapToGrid w:val="0"/>
              <w:spacing w:line="240" w:lineRule="auto"/>
              <w:ind w:left="174"/>
              <w:rPr>
                <w:b/>
                <w:bCs/>
                <w:color w:val="auto"/>
                <w:sz w:val="21"/>
                <w:szCs w:val="21"/>
                <w:highlight w:val="none"/>
              </w:rPr>
            </w:pPr>
            <w:r>
              <w:rPr>
                <w:b/>
                <w:bCs/>
                <w:color w:val="auto"/>
                <w:spacing w:val="6"/>
                <w:sz w:val="21"/>
                <w:szCs w:val="21"/>
                <w:highlight w:val="none"/>
              </w:rPr>
              <w:t>序号</w:t>
            </w:r>
          </w:p>
        </w:tc>
        <w:tc>
          <w:tcPr>
            <w:tcW w:w="1550" w:type="dxa"/>
            <w:vAlign w:val="top"/>
          </w:tcPr>
          <w:p w14:paraId="43B653AA">
            <w:pPr>
              <w:pStyle w:val="478"/>
              <w:keepNext w:val="0"/>
              <w:keepLines w:val="0"/>
              <w:pageBreakBefore w:val="0"/>
              <w:wordWrap/>
              <w:overflowPunct/>
              <w:topLinePunct w:val="0"/>
              <w:bidi w:val="0"/>
              <w:snapToGrid w:val="0"/>
              <w:spacing w:line="240" w:lineRule="auto"/>
              <w:ind w:left="500"/>
              <w:rPr>
                <w:b/>
                <w:bCs/>
                <w:color w:val="auto"/>
                <w:sz w:val="21"/>
                <w:szCs w:val="21"/>
                <w:highlight w:val="none"/>
              </w:rPr>
            </w:pPr>
            <w:r>
              <w:rPr>
                <w:b/>
                <w:bCs/>
                <w:color w:val="auto"/>
                <w:spacing w:val="9"/>
                <w:sz w:val="21"/>
                <w:szCs w:val="21"/>
                <w:highlight w:val="none"/>
              </w:rPr>
              <w:t>目录</w:t>
            </w:r>
          </w:p>
        </w:tc>
        <w:tc>
          <w:tcPr>
            <w:tcW w:w="6788" w:type="dxa"/>
            <w:vAlign w:val="top"/>
          </w:tcPr>
          <w:p w14:paraId="1BDADEAA">
            <w:pPr>
              <w:pStyle w:val="478"/>
              <w:keepNext w:val="0"/>
              <w:keepLines w:val="0"/>
              <w:pageBreakBefore w:val="0"/>
              <w:wordWrap/>
              <w:overflowPunct/>
              <w:topLinePunct w:val="0"/>
              <w:bidi w:val="0"/>
              <w:snapToGrid w:val="0"/>
              <w:spacing w:line="240" w:lineRule="auto"/>
              <w:ind w:left="2522"/>
              <w:rPr>
                <w:b/>
                <w:bCs/>
                <w:color w:val="auto"/>
                <w:sz w:val="21"/>
                <w:szCs w:val="21"/>
                <w:highlight w:val="none"/>
              </w:rPr>
            </w:pPr>
            <w:r>
              <w:rPr>
                <w:b/>
                <w:bCs/>
                <w:color w:val="auto"/>
                <w:spacing w:val="2"/>
                <w:sz w:val="21"/>
                <w:szCs w:val="21"/>
                <w:highlight w:val="none"/>
              </w:rPr>
              <w:t>商务需求</w:t>
            </w:r>
          </w:p>
        </w:tc>
      </w:tr>
      <w:tr w14:paraId="5FE55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439" w:hRule="atLeast"/>
        </w:trPr>
        <w:tc>
          <w:tcPr>
            <w:tcW w:w="9243" w:type="dxa"/>
            <w:gridSpan w:val="3"/>
            <w:vAlign w:val="top"/>
          </w:tcPr>
          <w:p w14:paraId="56C020F0">
            <w:pPr>
              <w:pStyle w:val="478"/>
              <w:keepNext w:val="0"/>
              <w:keepLines w:val="0"/>
              <w:pageBreakBefore w:val="0"/>
              <w:wordWrap/>
              <w:overflowPunct/>
              <w:topLinePunct w:val="0"/>
              <w:bidi w:val="0"/>
              <w:snapToGrid w:val="0"/>
              <w:spacing w:line="240" w:lineRule="auto"/>
              <w:ind w:left="2634"/>
              <w:rPr>
                <w:color w:val="auto"/>
                <w:sz w:val="21"/>
                <w:szCs w:val="21"/>
                <w:highlight w:val="none"/>
              </w:rPr>
            </w:pPr>
            <w:r>
              <w:rPr>
                <w:b/>
                <w:bCs/>
                <w:color w:val="auto"/>
                <w:sz w:val="21"/>
                <w:szCs w:val="21"/>
                <w:highlight w:val="none"/>
              </w:rPr>
              <w:t>(一)免费保修期内售后服务要求</w:t>
            </w:r>
          </w:p>
        </w:tc>
      </w:tr>
      <w:tr w14:paraId="6DEC4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90" w:hRule="atLeast"/>
        </w:trPr>
        <w:tc>
          <w:tcPr>
            <w:tcW w:w="905" w:type="dxa"/>
            <w:vAlign w:val="center"/>
          </w:tcPr>
          <w:p w14:paraId="23267AB1">
            <w:pPr>
              <w:pStyle w:val="478"/>
              <w:keepNext w:val="0"/>
              <w:keepLines w:val="0"/>
              <w:pageBreakBefore w:val="0"/>
              <w:wordWrap/>
              <w:overflowPunct/>
              <w:topLinePunct w:val="0"/>
              <w:bidi w:val="0"/>
              <w:snapToGrid w:val="0"/>
              <w:spacing w:line="240" w:lineRule="auto"/>
              <w:ind w:left="334"/>
              <w:jc w:val="both"/>
              <w:rPr>
                <w:color w:val="auto"/>
                <w:sz w:val="21"/>
                <w:szCs w:val="21"/>
                <w:highlight w:val="none"/>
              </w:rPr>
            </w:pPr>
            <w:r>
              <w:rPr>
                <w:color w:val="auto"/>
                <w:sz w:val="21"/>
                <w:szCs w:val="21"/>
                <w:highlight w:val="none"/>
              </w:rPr>
              <w:t>1</w:t>
            </w:r>
          </w:p>
        </w:tc>
        <w:tc>
          <w:tcPr>
            <w:tcW w:w="1550" w:type="dxa"/>
            <w:vAlign w:val="center"/>
          </w:tcPr>
          <w:p w14:paraId="30366A8B">
            <w:pPr>
              <w:pStyle w:val="478"/>
              <w:keepNext w:val="0"/>
              <w:keepLines w:val="0"/>
              <w:pageBreakBefore w:val="0"/>
              <w:wordWrap/>
              <w:overflowPunct/>
              <w:topLinePunct w:val="0"/>
              <w:bidi w:val="0"/>
              <w:snapToGrid w:val="0"/>
              <w:spacing w:line="240" w:lineRule="auto"/>
              <w:ind w:left="81"/>
              <w:jc w:val="both"/>
              <w:rPr>
                <w:color w:val="auto"/>
                <w:sz w:val="21"/>
                <w:szCs w:val="21"/>
                <w:highlight w:val="none"/>
              </w:rPr>
            </w:pPr>
            <w:r>
              <w:rPr>
                <w:rFonts w:hint="eastAsia" w:ascii="等线" w:hAnsi="等线" w:eastAsia="等线" w:cs="等线"/>
                <w:color w:val="auto"/>
                <w:spacing w:val="2"/>
                <w:sz w:val="21"/>
                <w:szCs w:val="21"/>
                <w:highlight w:val="none"/>
              </w:rPr>
              <w:t>★</w:t>
            </w:r>
            <w:r>
              <w:rPr>
                <w:color w:val="auto"/>
                <w:spacing w:val="2"/>
                <w:sz w:val="21"/>
                <w:szCs w:val="21"/>
                <w:highlight w:val="none"/>
              </w:rPr>
              <w:t>免费</w:t>
            </w:r>
            <w:commentRangeStart w:id="39"/>
            <w:r>
              <w:rPr>
                <w:color w:val="auto"/>
                <w:spacing w:val="2"/>
                <w:sz w:val="21"/>
                <w:szCs w:val="21"/>
                <w:highlight w:val="none"/>
              </w:rPr>
              <w:t>质保期</w:t>
            </w:r>
            <w:commentRangeEnd w:id="39"/>
            <w:r>
              <w:commentReference w:id="39"/>
            </w:r>
          </w:p>
        </w:tc>
        <w:tc>
          <w:tcPr>
            <w:tcW w:w="6788" w:type="dxa"/>
            <w:vAlign w:val="center"/>
          </w:tcPr>
          <w:p w14:paraId="59E6CC94">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113"/>
              <w:jc w:val="both"/>
              <w:textAlignment w:val="baseline"/>
              <w:rPr>
                <w:color w:val="auto"/>
                <w:sz w:val="21"/>
                <w:szCs w:val="21"/>
                <w:highlight w:val="none"/>
              </w:rPr>
            </w:pPr>
            <w:r>
              <w:rPr>
                <w:color w:val="auto"/>
                <w:spacing w:val="1"/>
                <w:sz w:val="21"/>
                <w:szCs w:val="21"/>
                <w:highlight w:val="none"/>
              </w:rPr>
              <w:t>货物免费质保期</w:t>
            </w:r>
            <w:r>
              <w:rPr>
                <w:rFonts w:hint="eastAsia"/>
                <w:color w:val="auto"/>
                <w:spacing w:val="1"/>
                <w:sz w:val="21"/>
                <w:szCs w:val="21"/>
                <w:highlight w:val="none"/>
                <w:u w:val="single" w:color="auto"/>
                <w:lang w:val="en-US" w:eastAsia="zh-CN"/>
              </w:rPr>
              <w:t>5</w:t>
            </w:r>
            <w:r>
              <w:rPr>
                <w:color w:val="auto"/>
                <w:spacing w:val="1"/>
                <w:sz w:val="21"/>
                <w:szCs w:val="21"/>
                <w:highlight w:val="none"/>
              </w:rPr>
              <w:t>年，时间自最终验收合格并交付使用之日</w:t>
            </w:r>
            <w:r>
              <w:rPr>
                <w:color w:val="auto"/>
                <w:spacing w:val="-9"/>
                <w:sz w:val="21"/>
                <w:szCs w:val="21"/>
                <w:highlight w:val="none"/>
              </w:rPr>
              <w:t>起计算。中标人向采购人提供上门免费质保服务和技术支持。免</w:t>
            </w:r>
            <w:r>
              <w:rPr>
                <w:color w:val="auto"/>
                <w:spacing w:val="-2"/>
                <w:sz w:val="21"/>
                <w:szCs w:val="21"/>
                <w:highlight w:val="none"/>
              </w:rPr>
              <w:t>费质保期内，所有货物保修服务方式均为中标人派员到用户货</w:t>
            </w:r>
            <w:r>
              <w:rPr>
                <w:color w:val="auto"/>
                <w:spacing w:val="-10"/>
                <w:sz w:val="21"/>
                <w:szCs w:val="21"/>
                <w:highlight w:val="none"/>
              </w:rPr>
              <w:t>物使用现场进行保修，保期内产生的一切费用均由中标人承担含</w:t>
            </w:r>
            <w:r>
              <w:rPr>
                <w:color w:val="auto"/>
                <w:spacing w:val="8"/>
                <w:sz w:val="21"/>
                <w:szCs w:val="21"/>
                <w:highlight w:val="none"/>
              </w:rPr>
              <w:t xml:space="preserve"> </w:t>
            </w:r>
            <w:r>
              <w:rPr>
                <w:color w:val="auto"/>
                <w:spacing w:val="2"/>
                <w:sz w:val="21"/>
                <w:szCs w:val="21"/>
                <w:highlight w:val="none"/>
              </w:rPr>
              <w:t>需要返原厂修理的所有费用)</w:t>
            </w:r>
          </w:p>
        </w:tc>
      </w:tr>
      <w:tr w14:paraId="06A87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878" w:hRule="atLeast"/>
        </w:trPr>
        <w:tc>
          <w:tcPr>
            <w:tcW w:w="905" w:type="dxa"/>
            <w:vAlign w:val="center"/>
          </w:tcPr>
          <w:p w14:paraId="20A04231">
            <w:pPr>
              <w:pStyle w:val="478"/>
              <w:keepNext w:val="0"/>
              <w:keepLines w:val="0"/>
              <w:pageBreakBefore w:val="0"/>
              <w:wordWrap/>
              <w:overflowPunct/>
              <w:topLinePunct w:val="0"/>
              <w:bidi w:val="0"/>
              <w:snapToGrid w:val="0"/>
              <w:spacing w:line="240" w:lineRule="auto"/>
              <w:ind w:left="334"/>
              <w:jc w:val="both"/>
              <w:rPr>
                <w:color w:val="auto"/>
                <w:sz w:val="21"/>
                <w:szCs w:val="21"/>
                <w:highlight w:val="none"/>
              </w:rPr>
            </w:pPr>
            <w:r>
              <w:rPr>
                <w:color w:val="auto"/>
                <w:sz w:val="21"/>
                <w:szCs w:val="21"/>
                <w:highlight w:val="none"/>
              </w:rPr>
              <w:t>2</w:t>
            </w:r>
          </w:p>
        </w:tc>
        <w:tc>
          <w:tcPr>
            <w:tcW w:w="1550" w:type="dxa"/>
            <w:vAlign w:val="center"/>
          </w:tcPr>
          <w:p w14:paraId="5A4BAFA7">
            <w:pPr>
              <w:pStyle w:val="478"/>
              <w:keepNext w:val="0"/>
              <w:keepLines w:val="0"/>
              <w:pageBreakBefore w:val="0"/>
              <w:wordWrap/>
              <w:overflowPunct/>
              <w:topLinePunct w:val="0"/>
              <w:bidi w:val="0"/>
              <w:snapToGrid w:val="0"/>
              <w:spacing w:line="240" w:lineRule="auto"/>
              <w:ind w:left="180" w:right="77" w:hanging="99"/>
              <w:jc w:val="both"/>
              <w:rPr>
                <w:color w:val="auto"/>
                <w:spacing w:val="1"/>
                <w:sz w:val="21"/>
                <w:szCs w:val="21"/>
                <w:highlight w:val="none"/>
              </w:rPr>
            </w:pPr>
            <w:r>
              <w:rPr>
                <w:color w:val="auto"/>
                <w:spacing w:val="1"/>
                <w:sz w:val="21"/>
                <w:szCs w:val="21"/>
                <w:highlight w:val="none"/>
              </w:rPr>
              <w:t>维修响应及故</w:t>
            </w:r>
          </w:p>
          <w:p w14:paraId="50B5F706">
            <w:pPr>
              <w:pStyle w:val="478"/>
              <w:keepNext w:val="0"/>
              <w:keepLines w:val="0"/>
              <w:pageBreakBefore w:val="0"/>
              <w:wordWrap/>
              <w:overflowPunct/>
              <w:topLinePunct w:val="0"/>
              <w:bidi w:val="0"/>
              <w:snapToGrid w:val="0"/>
              <w:spacing w:line="240" w:lineRule="auto"/>
              <w:ind w:left="180" w:right="77" w:hanging="99"/>
              <w:jc w:val="both"/>
              <w:rPr>
                <w:color w:val="auto"/>
                <w:sz w:val="21"/>
                <w:szCs w:val="21"/>
                <w:highlight w:val="none"/>
              </w:rPr>
            </w:pPr>
            <w:r>
              <w:rPr>
                <w:color w:val="auto"/>
                <w:spacing w:val="4"/>
                <w:sz w:val="21"/>
                <w:szCs w:val="21"/>
                <w:highlight w:val="none"/>
              </w:rPr>
              <w:t>障解决时间</w:t>
            </w:r>
          </w:p>
        </w:tc>
        <w:tc>
          <w:tcPr>
            <w:tcW w:w="6788" w:type="dxa"/>
            <w:vAlign w:val="center"/>
          </w:tcPr>
          <w:p w14:paraId="3CEA3D80">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113" w:firstLine="39"/>
              <w:jc w:val="both"/>
              <w:textAlignment w:val="baseline"/>
              <w:rPr>
                <w:color w:val="auto"/>
                <w:sz w:val="21"/>
                <w:szCs w:val="21"/>
                <w:highlight w:val="none"/>
              </w:rPr>
            </w:pPr>
            <w:r>
              <w:rPr>
                <w:color w:val="auto"/>
                <w:sz w:val="21"/>
                <w:szCs w:val="21"/>
                <w:highlight w:val="none"/>
              </w:rPr>
              <w:t>在质保期内，一旦发生质量问题，投标人保证在接到通知</w:t>
            </w:r>
            <w:r>
              <w:rPr>
                <w:color w:val="auto"/>
                <w:sz w:val="21"/>
                <w:szCs w:val="21"/>
                <w:highlight w:val="none"/>
                <w:u w:val="single" w:color="auto"/>
              </w:rPr>
              <w:t>24小</w:t>
            </w:r>
            <w:r>
              <w:rPr>
                <w:color w:val="auto"/>
                <w:spacing w:val="-1"/>
                <w:sz w:val="21"/>
                <w:szCs w:val="21"/>
                <w:highlight w:val="none"/>
              </w:rPr>
              <w:t>时内赶到现场进行修理或更换。</w:t>
            </w:r>
          </w:p>
        </w:tc>
      </w:tr>
      <w:tr w14:paraId="4A0BD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299" w:hRule="atLeast"/>
        </w:trPr>
        <w:tc>
          <w:tcPr>
            <w:tcW w:w="905" w:type="dxa"/>
            <w:vMerge w:val="restart"/>
            <w:vAlign w:val="center"/>
          </w:tcPr>
          <w:p w14:paraId="6EB2B1E1">
            <w:pPr>
              <w:pStyle w:val="478"/>
              <w:keepNext w:val="0"/>
              <w:keepLines w:val="0"/>
              <w:pageBreakBefore w:val="0"/>
              <w:wordWrap/>
              <w:overflowPunct/>
              <w:topLinePunct w:val="0"/>
              <w:bidi w:val="0"/>
              <w:snapToGrid w:val="0"/>
              <w:spacing w:line="240" w:lineRule="auto"/>
              <w:ind w:left="334"/>
              <w:jc w:val="both"/>
              <w:rPr>
                <w:color w:val="auto"/>
                <w:sz w:val="21"/>
                <w:szCs w:val="21"/>
                <w:highlight w:val="none"/>
              </w:rPr>
            </w:pPr>
            <w:r>
              <w:rPr>
                <w:color w:val="auto"/>
                <w:sz w:val="21"/>
                <w:szCs w:val="21"/>
                <w:highlight w:val="none"/>
              </w:rPr>
              <w:t>3</w:t>
            </w:r>
          </w:p>
        </w:tc>
        <w:tc>
          <w:tcPr>
            <w:tcW w:w="1550" w:type="dxa"/>
            <w:vMerge w:val="restart"/>
            <w:vAlign w:val="center"/>
          </w:tcPr>
          <w:p w14:paraId="4957E87E">
            <w:pPr>
              <w:pStyle w:val="478"/>
              <w:keepNext w:val="0"/>
              <w:keepLines w:val="0"/>
              <w:pageBreakBefore w:val="0"/>
              <w:wordWrap/>
              <w:overflowPunct/>
              <w:topLinePunct w:val="0"/>
              <w:bidi w:val="0"/>
              <w:snapToGrid w:val="0"/>
              <w:spacing w:line="240" w:lineRule="auto"/>
              <w:ind w:left="81"/>
              <w:jc w:val="both"/>
              <w:rPr>
                <w:color w:val="auto"/>
                <w:sz w:val="21"/>
                <w:szCs w:val="21"/>
                <w:highlight w:val="none"/>
              </w:rPr>
            </w:pPr>
            <w:r>
              <w:rPr>
                <w:color w:val="auto"/>
                <w:spacing w:val="-2"/>
                <w:sz w:val="21"/>
                <w:szCs w:val="21"/>
                <w:highlight w:val="none"/>
              </w:rPr>
              <w:t>售后服务要求</w:t>
            </w:r>
          </w:p>
        </w:tc>
        <w:tc>
          <w:tcPr>
            <w:tcW w:w="6788" w:type="dxa"/>
            <w:vAlign w:val="center"/>
          </w:tcPr>
          <w:p w14:paraId="63C9FF5A">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113"/>
              <w:jc w:val="both"/>
              <w:textAlignment w:val="baseline"/>
              <w:rPr>
                <w:color w:val="auto"/>
                <w:sz w:val="21"/>
                <w:szCs w:val="21"/>
                <w:highlight w:val="none"/>
              </w:rPr>
            </w:pPr>
            <w:r>
              <w:rPr>
                <w:color w:val="auto"/>
                <w:sz w:val="21"/>
                <w:szCs w:val="21"/>
                <w:highlight w:val="none"/>
              </w:rPr>
              <w:t>3.1投标人需为本项目配备足够的售后服务力量。</w:t>
            </w:r>
          </w:p>
        </w:tc>
      </w:tr>
      <w:tr w14:paraId="4EF19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893" w:hRule="atLeast"/>
        </w:trPr>
        <w:tc>
          <w:tcPr>
            <w:tcW w:w="905" w:type="dxa"/>
            <w:vMerge w:val="continue"/>
            <w:vAlign w:val="top"/>
          </w:tcPr>
          <w:p w14:paraId="407206F8">
            <w:pPr>
              <w:keepNext w:val="0"/>
              <w:keepLines w:val="0"/>
              <w:pageBreakBefore w:val="0"/>
              <w:wordWrap/>
              <w:overflowPunct/>
              <w:topLinePunct w:val="0"/>
              <w:bidi w:val="0"/>
              <w:snapToGrid w:val="0"/>
              <w:spacing w:line="240" w:lineRule="auto"/>
              <w:rPr>
                <w:rFonts w:ascii="Arial"/>
                <w:color w:val="auto"/>
                <w:sz w:val="21"/>
                <w:highlight w:val="none"/>
              </w:rPr>
            </w:pPr>
          </w:p>
        </w:tc>
        <w:tc>
          <w:tcPr>
            <w:tcW w:w="1550" w:type="dxa"/>
            <w:vMerge w:val="continue"/>
            <w:vAlign w:val="top"/>
          </w:tcPr>
          <w:p w14:paraId="6A1A0965">
            <w:pPr>
              <w:keepNext w:val="0"/>
              <w:keepLines w:val="0"/>
              <w:pageBreakBefore w:val="0"/>
              <w:wordWrap/>
              <w:overflowPunct/>
              <w:topLinePunct w:val="0"/>
              <w:bidi w:val="0"/>
              <w:snapToGrid w:val="0"/>
              <w:spacing w:line="240" w:lineRule="auto"/>
              <w:rPr>
                <w:rFonts w:ascii="Arial"/>
                <w:color w:val="auto"/>
                <w:sz w:val="21"/>
                <w:highlight w:val="none"/>
              </w:rPr>
            </w:pPr>
          </w:p>
        </w:tc>
        <w:tc>
          <w:tcPr>
            <w:tcW w:w="6788" w:type="dxa"/>
            <w:vAlign w:val="center"/>
          </w:tcPr>
          <w:p w14:paraId="25B90B82">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34" w:leftChars="50" w:right="113" w:hanging="29"/>
              <w:jc w:val="both"/>
              <w:textAlignment w:val="baseline"/>
              <w:rPr>
                <w:color w:val="auto"/>
                <w:sz w:val="21"/>
                <w:szCs w:val="21"/>
                <w:highlight w:val="none"/>
              </w:rPr>
            </w:pPr>
            <w:r>
              <w:rPr>
                <w:color w:val="auto"/>
                <w:sz w:val="21"/>
                <w:szCs w:val="21"/>
                <w:highlight w:val="none"/>
              </w:rPr>
              <w:t>3.2投标人售后服务响应时间：电话响应时间要求</w:t>
            </w:r>
            <w:r>
              <w:rPr>
                <w:color w:val="auto"/>
                <w:sz w:val="21"/>
                <w:szCs w:val="21"/>
                <w:highlight w:val="none"/>
                <w:u w:val="single" w:color="auto"/>
              </w:rPr>
              <w:t>1小</w:t>
            </w:r>
            <w:r>
              <w:rPr>
                <w:color w:val="auto"/>
                <w:sz w:val="21"/>
                <w:szCs w:val="21"/>
                <w:highlight w:val="none"/>
              </w:rPr>
              <w:t>时内，到场响应时间要求</w:t>
            </w:r>
            <w:r>
              <w:rPr>
                <w:color w:val="auto"/>
                <w:sz w:val="21"/>
                <w:szCs w:val="21"/>
                <w:highlight w:val="none"/>
                <w:u w:val="single" w:color="auto"/>
              </w:rPr>
              <w:t>24小时</w:t>
            </w:r>
            <w:r>
              <w:rPr>
                <w:color w:val="auto"/>
                <w:sz w:val="21"/>
                <w:szCs w:val="21"/>
                <w:highlight w:val="none"/>
              </w:rPr>
              <w:t>内(指从接到报障至到达故障现场的时间)。</w:t>
            </w:r>
          </w:p>
        </w:tc>
      </w:tr>
      <w:tr w14:paraId="32C1E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0" w:hRule="atLeast"/>
        </w:trPr>
        <w:tc>
          <w:tcPr>
            <w:tcW w:w="905" w:type="dxa"/>
            <w:vMerge w:val="continue"/>
            <w:vAlign w:val="top"/>
          </w:tcPr>
          <w:p w14:paraId="266DDC51">
            <w:pPr>
              <w:keepNext w:val="0"/>
              <w:keepLines w:val="0"/>
              <w:pageBreakBefore w:val="0"/>
              <w:wordWrap/>
              <w:overflowPunct/>
              <w:topLinePunct w:val="0"/>
              <w:bidi w:val="0"/>
              <w:snapToGrid w:val="0"/>
              <w:spacing w:line="240" w:lineRule="auto"/>
              <w:rPr>
                <w:rFonts w:ascii="Arial"/>
                <w:color w:val="auto"/>
                <w:sz w:val="21"/>
                <w:highlight w:val="none"/>
              </w:rPr>
            </w:pPr>
          </w:p>
        </w:tc>
        <w:tc>
          <w:tcPr>
            <w:tcW w:w="1550" w:type="dxa"/>
            <w:vMerge w:val="continue"/>
            <w:vAlign w:val="top"/>
          </w:tcPr>
          <w:p w14:paraId="41A9D24A">
            <w:pPr>
              <w:keepNext w:val="0"/>
              <w:keepLines w:val="0"/>
              <w:pageBreakBefore w:val="0"/>
              <w:wordWrap/>
              <w:overflowPunct/>
              <w:topLinePunct w:val="0"/>
              <w:bidi w:val="0"/>
              <w:snapToGrid w:val="0"/>
              <w:spacing w:line="240" w:lineRule="auto"/>
              <w:rPr>
                <w:rFonts w:ascii="Arial"/>
                <w:color w:val="auto"/>
                <w:sz w:val="21"/>
                <w:highlight w:val="none"/>
              </w:rPr>
            </w:pPr>
          </w:p>
        </w:tc>
        <w:tc>
          <w:tcPr>
            <w:tcW w:w="6788" w:type="dxa"/>
            <w:vAlign w:val="center"/>
          </w:tcPr>
          <w:p w14:paraId="6A19DCC3">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74" w:leftChars="50" w:right="113" w:hanging="69"/>
              <w:jc w:val="both"/>
              <w:textAlignment w:val="baseline"/>
              <w:rPr>
                <w:color w:val="auto"/>
                <w:sz w:val="21"/>
                <w:szCs w:val="21"/>
                <w:highlight w:val="none"/>
              </w:rPr>
            </w:pPr>
            <w:r>
              <w:rPr>
                <w:color w:val="auto"/>
                <w:spacing w:val="-1"/>
                <w:sz w:val="21"/>
                <w:szCs w:val="21"/>
                <w:highlight w:val="none"/>
              </w:rPr>
              <w:t>3.3投标人</w:t>
            </w:r>
            <w:commentRangeStart w:id="40"/>
            <w:r>
              <w:rPr>
                <w:color w:val="auto"/>
                <w:spacing w:val="-1"/>
                <w:sz w:val="21"/>
                <w:szCs w:val="21"/>
                <w:highlight w:val="none"/>
              </w:rPr>
              <w:t>必须</w:t>
            </w:r>
            <w:commentRangeEnd w:id="40"/>
            <w:r>
              <w:commentReference w:id="40"/>
            </w:r>
            <w:commentRangeStart w:id="41"/>
            <w:r>
              <w:rPr>
                <w:color w:val="auto"/>
                <w:spacing w:val="-1"/>
                <w:sz w:val="21"/>
                <w:szCs w:val="21"/>
                <w:highlight w:val="none"/>
              </w:rPr>
              <w:t>提供承诺函</w:t>
            </w:r>
            <w:commentRangeEnd w:id="41"/>
            <w:r>
              <w:commentReference w:id="41"/>
            </w:r>
            <w:r>
              <w:rPr>
                <w:color w:val="auto"/>
                <w:spacing w:val="-1"/>
                <w:sz w:val="21"/>
                <w:szCs w:val="21"/>
                <w:highlight w:val="none"/>
              </w:rPr>
              <w:t>，保证常备1%的全新备品，一旦货物</w:t>
            </w:r>
            <w:r>
              <w:rPr>
                <w:color w:val="auto"/>
                <w:spacing w:val="-2"/>
                <w:sz w:val="21"/>
                <w:szCs w:val="21"/>
                <w:highlight w:val="none"/>
              </w:rPr>
              <w:t>出现问题全新备品能在</w:t>
            </w:r>
            <w:r>
              <w:rPr>
                <w:color w:val="auto"/>
                <w:spacing w:val="-2"/>
                <w:sz w:val="21"/>
                <w:szCs w:val="21"/>
                <w:highlight w:val="none"/>
                <w:u w:val="single" w:color="auto"/>
              </w:rPr>
              <w:t>12小时</w:t>
            </w:r>
            <w:r>
              <w:rPr>
                <w:color w:val="auto"/>
                <w:spacing w:val="-2"/>
                <w:sz w:val="21"/>
                <w:szCs w:val="21"/>
                <w:highlight w:val="none"/>
              </w:rPr>
              <w:t>内</w:t>
            </w:r>
            <w:r>
              <w:rPr>
                <w:color w:val="auto"/>
                <w:spacing w:val="-37"/>
                <w:sz w:val="21"/>
                <w:szCs w:val="21"/>
                <w:highlight w:val="none"/>
              </w:rPr>
              <w:t xml:space="preserve"> </w:t>
            </w:r>
            <w:r>
              <w:rPr>
                <w:color w:val="auto"/>
                <w:spacing w:val="-2"/>
                <w:sz w:val="21"/>
                <w:szCs w:val="21"/>
                <w:highlight w:val="none"/>
              </w:rPr>
              <w:t>到现场</w:t>
            </w:r>
            <w:r>
              <w:rPr>
                <w:color w:val="auto"/>
                <w:spacing w:val="-59"/>
                <w:sz w:val="21"/>
                <w:szCs w:val="21"/>
                <w:highlight w:val="none"/>
              </w:rPr>
              <w:t xml:space="preserve"> </w:t>
            </w:r>
            <w:r>
              <w:rPr>
                <w:color w:val="auto"/>
                <w:spacing w:val="-2"/>
                <w:sz w:val="21"/>
                <w:szCs w:val="21"/>
                <w:highlight w:val="none"/>
                <w:u w:val="single" w:color="auto"/>
              </w:rPr>
              <w:t>1小时</w:t>
            </w:r>
            <w:r>
              <w:rPr>
                <w:color w:val="auto"/>
                <w:spacing w:val="-2"/>
                <w:sz w:val="21"/>
                <w:szCs w:val="21"/>
                <w:highlight w:val="none"/>
              </w:rPr>
              <w:t>内解决相关问题。</w:t>
            </w:r>
          </w:p>
        </w:tc>
      </w:tr>
      <w:tr w14:paraId="69D70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0" w:hRule="atLeast"/>
        </w:trPr>
        <w:tc>
          <w:tcPr>
            <w:tcW w:w="905" w:type="dxa"/>
            <w:vMerge w:val="continue"/>
            <w:vAlign w:val="top"/>
          </w:tcPr>
          <w:p w14:paraId="2420AAB5">
            <w:pPr>
              <w:keepNext w:val="0"/>
              <w:keepLines w:val="0"/>
              <w:pageBreakBefore w:val="0"/>
              <w:wordWrap/>
              <w:overflowPunct/>
              <w:topLinePunct w:val="0"/>
              <w:bidi w:val="0"/>
              <w:snapToGrid w:val="0"/>
              <w:spacing w:line="240" w:lineRule="auto"/>
              <w:rPr>
                <w:rFonts w:ascii="Arial"/>
                <w:color w:val="auto"/>
                <w:sz w:val="21"/>
                <w:highlight w:val="none"/>
              </w:rPr>
            </w:pPr>
          </w:p>
        </w:tc>
        <w:tc>
          <w:tcPr>
            <w:tcW w:w="1550" w:type="dxa"/>
            <w:vMerge w:val="continue"/>
            <w:vAlign w:val="top"/>
          </w:tcPr>
          <w:p w14:paraId="3B6A5C43">
            <w:pPr>
              <w:keepNext w:val="0"/>
              <w:keepLines w:val="0"/>
              <w:pageBreakBefore w:val="0"/>
              <w:wordWrap/>
              <w:overflowPunct/>
              <w:topLinePunct w:val="0"/>
              <w:bidi w:val="0"/>
              <w:snapToGrid w:val="0"/>
              <w:spacing w:line="240" w:lineRule="auto"/>
              <w:rPr>
                <w:rFonts w:ascii="Arial"/>
                <w:color w:val="auto"/>
                <w:sz w:val="21"/>
                <w:highlight w:val="none"/>
              </w:rPr>
            </w:pPr>
          </w:p>
        </w:tc>
        <w:tc>
          <w:tcPr>
            <w:tcW w:w="6788" w:type="dxa"/>
            <w:vAlign w:val="top"/>
          </w:tcPr>
          <w:p w14:paraId="0A86D6FB">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113"/>
              <w:textAlignment w:val="baseline"/>
              <w:rPr>
                <w:color w:val="auto"/>
                <w:sz w:val="21"/>
                <w:szCs w:val="21"/>
                <w:highlight w:val="none"/>
              </w:rPr>
            </w:pPr>
            <w:r>
              <w:rPr>
                <w:color w:val="auto"/>
                <w:sz w:val="21"/>
                <w:szCs w:val="21"/>
                <w:highlight w:val="none"/>
              </w:rPr>
              <w:t>3.4投标人免费提供技术支持热线电话。</w:t>
            </w:r>
          </w:p>
        </w:tc>
      </w:tr>
      <w:tr w14:paraId="5814B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0" w:hRule="atLeast"/>
        </w:trPr>
        <w:tc>
          <w:tcPr>
            <w:tcW w:w="905" w:type="dxa"/>
            <w:vMerge w:val="continue"/>
            <w:vAlign w:val="top"/>
          </w:tcPr>
          <w:p w14:paraId="57C49F83">
            <w:pPr>
              <w:keepNext w:val="0"/>
              <w:keepLines w:val="0"/>
              <w:pageBreakBefore w:val="0"/>
              <w:wordWrap/>
              <w:overflowPunct/>
              <w:topLinePunct w:val="0"/>
              <w:bidi w:val="0"/>
              <w:snapToGrid w:val="0"/>
              <w:spacing w:line="240" w:lineRule="auto"/>
              <w:rPr>
                <w:rFonts w:ascii="Arial"/>
                <w:color w:val="auto"/>
                <w:sz w:val="21"/>
                <w:highlight w:val="none"/>
              </w:rPr>
            </w:pPr>
          </w:p>
        </w:tc>
        <w:tc>
          <w:tcPr>
            <w:tcW w:w="1550" w:type="dxa"/>
            <w:vMerge w:val="continue"/>
            <w:vAlign w:val="top"/>
          </w:tcPr>
          <w:p w14:paraId="7AEB22D3">
            <w:pPr>
              <w:keepNext w:val="0"/>
              <w:keepLines w:val="0"/>
              <w:pageBreakBefore w:val="0"/>
              <w:wordWrap/>
              <w:overflowPunct/>
              <w:topLinePunct w:val="0"/>
              <w:bidi w:val="0"/>
              <w:snapToGrid w:val="0"/>
              <w:spacing w:line="240" w:lineRule="auto"/>
              <w:rPr>
                <w:rFonts w:ascii="Arial"/>
                <w:color w:val="auto"/>
                <w:sz w:val="21"/>
                <w:highlight w:val="none"/>
              </w:rPr>
            </w:pPr>
          </w:p>
        </w:tc>
        <w:tc>
          <w:tcPr>
            <w:tcW w:w="6788" w:type="dxa"/>
            <w:vAlign w:val="top"/>
          </w:tcPr>
          <w:p w14:paraId="41DEFF5D">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84" w:leftChars="50" w:right="113" w:hanging="79"/>
              <w:textAlignment w:val="baseline"/>
              <w:rPr>
                <w:color w:val="auto"/>
                <w:sz w:val="21"/>
                <w:szCs w:val="21"/>
                <w:highlight w:val="none"/>
              </w:rPr>
            </w:pPr>
            <w:r>
              <w:rPr>
                <w:color w:val="auto"/>
                <w:spacing w:val="-1"/>
                <w:sz w:val="21"/>
                <w:szCs w:val="21"/>
                <w:highlight w:val="none"/>
              </w:rPr>
              <w:t>3.5投标人提供该货物的技术使用说明书，并指导在使用时的操作注意事项等。</w:t>
            </w:r>
          </w:p>
        </w:tc>
      </w:tr>
      <w:tr w14:paraId="0DB2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10" w:hRule="atLeast"/>
        </w:trPr>
        <w:tc>
          <w:tcPr>
            <w:tcW w:w="905" w:type="dxa"/>
            <w:vMerge w:val="continue"/>
            <w:vAlign w:val="top"/>
          </w:tcPr>
          <w:p w14:paraId="46333601">
            <w:pPr>
              <w:keepNext w:val="0"/>
              <w:keepLines w:val="0"/>
              <w:pageBreakBefore w:val="0"/>
              <w:wordWrap/>
              <w:overflowPunct/>
              <w:topLinePunct w:val="0"/>
              <w:bidi w:val="0"/>
              <w:snapToGrid w:val="0"/>
              <w:spacing w:line="240" w:lineRule="auto"/>
              <w:rPr>
                <w:rFonts w:ascii="Arial"/>
                <w:color w:val="auto"/>
                <w:sz w:val="21"/>
                <w:highlight w:val="none"/>
              </w:rPr>
            </w:pPr>
          </w:p>
        </w:tc>
        <w:tc>
          <w:tcPr>
            <w:tcW w:w="1550" w:type="dxa"/>
            <w:vMerge w:val="continue"/>
            <w:vAlign w:val="top"/>
          </w:tcPr>
          <w:p w14:paraId="082B3706">
            <w:pPr>
              <w:keepNext w:val="0"/>
              <w:keepLines w:val="0"/>
              <w:pageBreakBefore w:val="0"/>
              <w:wordWrap/>
              <w:overflowPunct/>
              <w:topLinePunct w:val="0"/>
              <w:bidi w:val="0"/>
              <w:snapToGrid w:val="0"/>
              <w:spacing w:line="240" w:lineRule="auto"/>
              <w:rPr>
                <w:rFonts w:ascii="Arial"/>
                <w:color w:val="auto"/>
                <w:sz w:val="21"/>
                <w:highlight w:val="none"/>
              </w:rPr>
            </w:pPr>
          </w:p>
        </w:tc>
        <w:tc>
          <w:tcPr>
            <w:tcW w:w="6788" w:type="dxa"/>
            <w:vAlign w:val="top"/>
          </w:tcPr>
          <w:p w14:paraId="069ABA6F">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14" w:leftChars="50" w:right="113" w:hanging="9"/>
              <w:textAlignment w:val="baseline"/>
              <w:rPr>
                <w:color w:val="auto"/>
                <w:sz w:val="21"/>
                <w:szCs w:val="21"/>
                <w:highlight w:val="none"/>
              </w:rPr>
            </w:pPr>
            <w:r>
              <w:rPr>
                <w:color w:val="auto"/>
                <w:sz w:val="21"/>
                <w:szCs w:val="21"/>
                <w:highlight w:val="none"/>
              </w:rPr>
              <w:t>3.6维护保养：中标人应定期对产品进行预维护保养，每年</w:t>
            </w:r>
            <w:r>
              <w:rPr>
                <w:color w:val="auto"/>
                <w:sz w:val="21"/>
                <w:szCs w:val="21"/>
                <w:highlight w:val="none"/>
                <w:u w:val="single"/>
              </w:rPr>
              <w:t>2</w:t>
            </w:r>
            <w:r>
              <w:rPr>
                <w:rFonts w:hint="eastAsia"/>
                <w:color w:val="auto"/>
                <w:sz w:val="21"/>
                <w:szCs w:val="21"/>
                <w:highlight w:val="none"/>
                <w:u w:val="single"/>
                <w:lang w:val="en-US" w:eastAsia="zh-CN"/>
              </w:rPr>
              <w:t xml:space="preserve"> </w:t>
            </w:r>
            <w:r>
              <w:rPr>
                <w:color w:val="auto"/>
                <w:spacing w:val="-1"/>
                <w:sz w:val="21"/>
                <w:szCs w:val="21"/>
                <w:highlight w:val="none"/>
              </w:rPr>
              <w:t>次，以防患于未然。</w:t>
            </w:r>
          </w:p>
        </w:tc>
      </w:tr>
      <w:tr w14:paraId="04D78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0" w:hRule="atLeast"/>
        </w:trPr>
        <w:tc>
          <w:tcPr>
            <w:tcW w:w="905" w:type="dxa"/>
            <w:vMerge w:val="restart"/>
            <w:vAlign w:val="center"/>
          </w:tcPr>
          <w:p w14:paraId="6FE00693">
            <w:pPr>
              <w:pStyle w:val="478"/>
              <w:keepNext w:val="0"/>
              <w:keepLines w:val="0"/>
              <w:pageBreakBefore w:val="0"/>
              <w:wordWrap/>
              <w:overflowPunct/>
              <w:topLinePunct w:val="0"/>
              <w:bidi w:val="0"/>
              <w:snapToGrid w:val="0"/>
              <w:spacing w:line="240" w:lineRule="auto"/>
              <w:ind w:left="324"/>
              <w:jc w:val="center"/>
              <w:rPr>
                <w:color w:val="auto"/>
                <w:sz w:val="21"/>
                <w:szCs w:val="21"/>
                <w:highlight w:val="none"/>
              </w:rPr>
            </w:pPr>
            <w:r>
              <w:rPr>
                <w:color w:val="auto"/>
                <w:sz w:val="21"/>
                <w:szCs w:val="21"/>
                <w:highlight w:val="none"/>
              </w:rPr>
              <w:t>4</w:t>
            </w:r>
          </w:p>
        </w:tc>
        <w:tc>
          <w:tcPr>
            <w:tcW w:w="1550" w:type="dxa"/>
            <w:vMerge w:val="restart"/>
            <w:vAlign w:val="center"/>
          </w:tcPr>
          <w:p w14:paraId="4E64C1FF">
            <w:pPr>
              <w:pStyle w:val="478"/>
              <w:keepNext w:val="0"/>
              <w:keepLines w:val="0"/>
              <w:pageBreakBefore w:val="0"/>
              <w:wordWrap/>
              <w:overflowPunct/>
              <w:topLinePunct w:val="0"/>
              <w:bidi w:val="0"/>
              <w:snapToGrid w:val="0"/>
              <w:spacing w:line="240" w:lineRule="auto"/>
              <w:jc w:val="center"/>
              <w:rPr>
                <w:color w:val="auto"/>
                <w:sz w:val="21"/>
                <w:szCs w:val="21"/>
                <w:highlight w:val="none"/>
              </w:rPr>
            </w:pPr>
            <w:r>
              <w:rPr>
                <w:color w:val="auto"/>
                <w:spacing w:val="-3"/>
                <w:sz w:val="21"/>
                <w:szCs w:val="21"/>
                <w:highlight w:val="none"/>
              </w:rPr>
              <w:t>其他</w:t>
            </w:r>
          </w:p>
        </w:tc>
        <w:tc>
          <w:tcPr>
            <w:tcW w:w="6788" w:type="dxa"/>
            <w:vAlign w:val="top"/>
          </w:tcPr>
          <w:p w14:paraId="267BBAD9">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113" w:firstLine="9"/>
              <w:textAlignment w:val="baseline"/>
              <w:rPr>
                <w:color w:val="auto"/>
                <w:sz w:val="21"/>
                <w:szCs w:val="21"/>
                <w:highlight w:val="none"/>
              </w:rPr>
            </w:pPr>
            <w:r>
              <w:rPr>
                <w:color w:val="auto"/>
                <w:spacing w:val="-1"/>
                <w:sz w:val="21"/>
                <w:szCs w:val="21"/>
                <w:highlight w:val="none"/>
              </w:rPr>
              <w:t>4.1免费质保期内，产品因质量问题而引起的损坏，中标人应对</w:t>
            </w:r>
            <w:r>
              <w:rPr>
                <w:color w:val="auto"/>
                <w:spacing w:val="-2"/>
                <w:sz w:val="21"/>
                <w:szCs w:val="21"/>
                <w:highlight w:val="none"/>
              </w:rPr>
              <w:t>产品予以维修或更换，全部服务费和更换产品或配件的费用均由</w:t>
            </w:r>
            <w:r>
              <w:rPr>
                <w:color w:val="auto"/>
                <w:spacing w:val="-7"/>
                <w:sz w:val="21"/>
                <w:szCs w:val="21"/>
                <w:highlight w:val="none"/>
              </w:rPr>
              <w:t>中标人承担。免费质保期内维修或更换产品数量达产品总量的5%</w:t>
            </w:r>
            <w:r>
              <w:rPr>
                <w:color w:val="auto"/>
                <w:sz w:val="21"/>
                <w:szCs w:val="21"/>
                <w:highlight w:val="none"/>
              </w:rPr>
              <w:t>时，免费保修期延长1年。</w:t>
            </w:r>
          </w:p>
        </w:tc>
      </w:tr>
      <w:tr w14:paraId="3801B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0" w:hRule="atLeast"/>
        </w:trPr>
        <w:tc>
          <w:tcPr>
            <w:tcW w:w="905" w:type="dxa"/>
            <w:vMerge w:val="continue"/>
            <w:vAlign w:val="top"/>
          </w:tcPr>
          <w:p w14:paraId="25DB27EE">
            <w:pPr>
              <w:keepNext w:val="0"/>
              <w:keepLines w:val="0"/>
              <w:pageBreakBefore w:val="0"/>
              <w:wordWrap/>
              <w:overflowPunct/>
              <w:topLinePunct w:val="0"/>
              <w:bidi w:val="0"/>
              <w:snapToGrid w:val="0"/>
              <w:spacing w:line="240" w:lineRule="auto"/>
              <w:rPr>
                <w:rFonts w:ascii="Arial"/>
                <w:color w:val="auto"/>
                <w:sz w:val="21"/>
                <w:highlight w:val="none"/>
              </w:rPr>
            </w:pPr>
          </w:p>
        </w:tc>
        <w:tc>
          <w:tcPr>
            <w:tcW w:w="1550" w:type="dxa"/>
            <w:vMerge w:val="continue"/>
            <w:vAlign w:val="top"/>
          </w:tcPr>
          <w:p w14:paraId="77F97293">
            <w:pPr>
              <w:keepNext w:val="0"/>
              <w:keepLines w:val="0"/>
              <w:pageBreakBefore w:val="0"/>
              <w:wordWrap/>
              <w:overflowPunct/>
              <w:topLinePunct w:val="0"/>
              <w:bidi w:val="0"/>
              <w:snapToGrid w:val="0"/>
              <w:spacing w:line="240" w:lineRule="auto"/>
              <w:rPr>
                <w:rFonts w:ascii="Arial"/>
                <w:color w:val="auto"/>
                <w:sz w:val="21"/>
                <w:highlight w:val="none"/>
              </w:rPr>
            </w:pPr>
          </w:p>
        </w:tc>
        <w:tc>
          <w:tcPr>
            <w:tcW w:w="6788" w:type="dxa"/>
            <w:vAlign w:val="top"/>
          </w:tcPr>
          <w:p w14:paraId="645469D6">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54" w:leftChars="50" w:right="113" w:hanging="49"/>
              <w:textAlignment w:val="baseline"/>
              <w:rPr>
                <w:color w:val="auto"/>
                <w:sz w:val="21"/>
                <w:szCs w:val="21"/>
                <w:highlight w:val="none"/>
              </w:rPr>
            </w:pPr>
            <w:r>
              <w:rPr>
                <w:color w:val="auto"/>
                <w:spacing w:val="-1"/>
                <w:sz w:val="21"/>
                <w:szCs w:val="21"/>
                <w:highlight w:val="none"/>
              </w:rPr>
              <w:t>4.2免费保修期内，如中标人售后服务响应时间超出承诺时间，每次扣除质保金2%,超出三次采购人有权没收质保金。</w:t>
            </w:r>
          </w:p>
        </w:tc>
      </w:tr>
      <w:tr w14:paraId="5B5A7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99" w:hRule="atLeast"/>
        </w:trPr>
        <w:tc>
          <w:tcPr>
            <w:tcW w:w="905" w:type="dxa"/>
            <w:vMerge w:val="continue"/>
            <w:vAlign w:val="top"/>
          </w:tcPr>
          <w:p w14:paraId="6A1C5808">
            <w:pPr>
              <w:keepNext w:val="0"/>
              <w:keepLines w:val="0"/>
              <w:pageBreakBefore w:val="0"/>
              <w:wordWrap/>
              <w:overflowPunct/>
              <w:topLinePunct w:val="0"/>
              <w:bidi w:val="0"/>
              <w:snapToGrid w:val="0"/>
              <w:spacing w:line="240" w:lineRule="auto"/>
              <w:rPr>
                <w:rFonts w:ascii="Arial"/>
                <w:color w:val="auto"/>
                <w:sz w:val="21"/>
                <w:highlight w:val="none"/>
              </w:rPr>
            </w:pPr>
          </w:p>
        </w:tc>
        <w:tc>
          <w:tcPr>
            <w:tcW w:w="1550" w:type="dxa"/>
            <w:vMerge w:val="continue"/>
            <w:vAlign w:val="top"/>
          </w:tcPr>
          <w:p w14:paraId="012A4DDE">
            <w:pPr>
              <w:keepNext w:val="0"/>
              <w:keepLines w:val="0"/>
              <w:pageBreakBefore w:val="0"/>
              <w:wordWrap/>
              <w:overflowPunct/>
              <w:topLinePunct w:val="0"/>
              <w:bidi w:val="0"/>
              <w:snapToGrid w:val="0"/>
              <w:spacing w:line="240" w:lineRule="auto"/>
              <w:rPr>
                <w:rFonts w:ascii="Arial"/>
                <w:color w:val="auto"/>
                <w:sz w:val="21"/>
                <w:highlight w:val="none"/>
              </w:rPr>
            </w:pPr>
          </w:p>
        </w:tc>
        <w:tc>
          <w:tcPr>
            <w:tcW w:w="6788" w:type="dxa"/>
            <w:vAlign w:val="top"/>
          </w:tcPr>
          <w:p w14:paraId="74660465">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113"/>
              <w:textAlignment w:val="baseline"/>
              <w:rPr>
                <w:color w:val="auto"/>
                <w:sz w:val="21"/>
                <w:szCs w:val="21"/>
                <w:highlight w:val="none"/>
              </w:rPr>
            </w:pPr>
            <w:r>
              <w:rPr>
                <w:color w:val="auto"/>
                <w:sz w:val="21"/>
                <w:szCs w:val="21"/>
                <w:highlight w:val="none"/>
              </w:rPr>
              <w:t>4.3免费保修期后中标人继续支持维修，并按</w:t>
            </w:r>
            <w:r>
              <w:rPr>
                <w:color w:val="auto"/>
                <w:spacing w:val="-1"/>
                <w:sz w:val="21"/>
                <w:szCs w:val="21"/>
                <w:highlight w:val="none"/>
              </w:rPr>
              <w:t>成本价标准收取服务、维修、产品及零件等费用。</w:t>
            </w:r>
          </w:p>
        </w:tc>
      </w:tr>
      <w:tr w14:paraId="30108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00" w:hRule="atLeast"/>
        </w:trPr>
        <w:tc>
          <w:tcPr>
            <w:tcW w:w="9243" w:type="dxa"/>
            <w:gridSpan w:val="3"/>
            <w:vAlign w:val="top"/>
          </w:tcPr>
          <w:p w14:paraId="403CD684">
            <w:pPr>
              <w:pStyle w:val="478"/>
              <w:keepNext w:val="0"/>
              <w:keepLines w:val="0"/>
              <w:pageBreakBefore w:val="0"/>
              <w:wordWrap/>
              <w:overflowPunct/>
              <w:topLinePunct w:val="0"/>
              <w:bidi w:val="0"/>
              <w:snapToGrid w:val="0"/>
              <w:spacing w:line="240" w:lineRule="auto"/>
              <w:ind w:left="2547"/>
              <w:rPr>
                <w:color w:val="auto"/>
                <w:sz w:val="21"/>
                <w:szCs w:val="21"/>
                <w:highlight w:val="none"/>
              </w:rPr>
            </w:pPr>
            <w:r>
              <w:rPr>
                <w:b/>
                <w:bCs/>
                <w:color w:val="auto"/>
                <w:spacing w:val="-2"/>
                <w:sz w:val="21"/>
                <w:szCs w:val="21"/>
                <w:highlight w:val="none"/>
              </w:rPr>
              <w:t>(二)免费保修期外售后服务要求</w:t>
            </w:r>
          </w:p>
        </w:tc>
      </w:tr>
      <w:tr w14:paraId="667A7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0" w:hRule="atLeast"/>
        </w:trPr>
        <w:tc>
          <w:tcPr>
            <w:tcW w:w="905" w:type="dxa"/>
            <w:vAlign w:val="center"/>
          </w:tcPr>
          <w:p w14:paraId="795C2733">
            <w:pPr>
              <w:pStyle w:val="478"/>
              <w:keepNext w:val="0"/>
              <w:keepLines w:val="0"/>
              <w:pageBreakBefore w:val="0"/>
              <w:wordWrap/>
              <w:overflowPunct/>
              <w:topLinePunct w:val="0"/>
              <w:bidi w:val="0"/>
              <w:snapToGrid w:val="0"/>
              <w:spacing w:line="240" w:lineRule="auto"/>
              <w:ind w:left="324"/>
              <w:jc w:val="both"/>
              <w:rPr>
                <w:color w:val="auto"/>
                <w:sz w:val="21"/>
                <w:szCs w:val="21"/>
                <w:highlight w:val="none"/>
              </w:rPr>
            </w:pPr>
            <w:r>
              <w:rPr>
                <w:color w:val="auto"/>
                <w:sz w:val="21"/>
                <w:szCs w:val="21"/>
                <w:highlight w:val="none"/>
              </w:rPr>
              <w:t>1</w:t>
            </w:r>
          </w:p>
        </w:tc>
        <w:tc>
          <w:tcPr>
            <w:tcW w:w="1550" w:type="dxa"/>
            <w:vAlign w:val="center"/>
          </w:tcPr>
          <w:p w14:paraId="4EDEEB1C">
            <w:pPr>
              <w:pStyle w:val="478"/>
              <w:keepNext w:val="0"/>
              <w:keepLines w:val="0"/>
              <w:pageBreakBefore w:val="0"/>
              <w:wordWrap/>
              <w:overflowPunct/>
              <w:topLinePunct w:val="0"/>
              <w:bidi w:val="0"/>
              <w:snapToGrid w:val="0"/>
              <w:spacing w:line="240" w:lineRule="auto"/>
              <w:ind w:left="280" w:right="74" w:hanging="210"/>
              <w:jc w:val="both"/>
              <w:rPr>
                <w:color w:val="auto"/>
                <w:sz w:val="21"/>
                <w:szCs w:val="21"/>
                <w:highlight w:val="none"/>
              </w:rPr>
            </w:pPr>
            <w:r>
              <w:rPr>
                <w:color w:val="auto"/>
                <w:spacing w:val="2"/>
                <w:sz w:val="21"/>
                <w:szCs w:val="21"/>
                <w:highlight w:val="none"/>
              </w:rPr>
              <w:t>免费保修期外</w:t>
            </w:r>
            <w:r>
              <w:rPr>
                <w:color w:val="auto"/>
                <w:spacing w:val="-2"/>
                <w:sz w:val="21"/>
                <w:szCs w:val="21"/>
                <w:highlight w:val="none"/>
              </w:rPr>
              <w:t>售后服务</w:t>
            </w:r>
          </w:p>
        </w:tc>
        <w:tc>
          <w:tcPr>
            <w:tcW w:w="6788" w:type="dxa"/>
            <w:vAlign w:val="center"/>
          </w:tcPr>
          <w:p w14:paraId="45CC61C6">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1" w:right="101" w:hanging="29"/>
              <w:jc w:val="both"/>
              <w:textAlignment w:val="baseline"/>
              <w:rPr>
                <w:color w:val="auto"/>
                <w:sz w:val="21"/>
                <w:szCs w:val="21"/>
                <w:highlight w:val="none"/>
              </w:rPr>
            </w:pPr>
            <w:r>
              <w:rPr>
                <w:color w:val="auto"/>
                <w:spacing w:val="-1"/>
                <w:sz w:val="21"/>
                <w:szCs w:val="21"/>
                <w:highlight w:val="none"/>
              </w:rPr>
              <w:t>超过质保期的维修服务中标方应提供只收取维修材料费用的维修服务。</w:t>
            </w:r>
          </w:p>
        </w:tc>
      </w:tr>
      <w:tr w14:paraId="1C41D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0" w:hRule="atLeast"/>
        </w:trPr>
        <w:tc>
          <w:tcPr>
            <w:tcW w:w="905" w:type="dxa"/>
            <w:vAlign w:val="center"/>
          </w:tcPr>
          <w:p w14:paraId="0D4E1CFD">
            <w:pPr>
              <w:pStyle w:val="478"/>
              <w:keepNext w:val="0"/>
              <w:keepLines w:val="0"/>
              <w:pageBreakBefore w:val="0"/>
              <w:wordWrap/>
              <w:overflowPunct/>
              <w:topLinePunct w:val="0"/>
              <w:bidi w:val="0"/>
              <w:snapToGrid w:val="0"/>
              <w:spacing w:line="240" w:lineRule="auto"/>
              <w:ind w:left="324"/>
              <w:jc w:val="both"/>
              <w:rPr>
                <w:color w:val="auto"/>
                <w:sz w:val="21"/>
                <w:szCs w:val="21"/>
                <w:highlight w:val="none"/>
              </w:rPr>
            </w:pPr>
            <w:r>
              <w:rPr>
                <w:color w:val="auto"/>
                <w:sz w:val="21"/>
                <w:szCs w:val="21"/>
                <w:highlight w:val="none"/>
              </w:rPr>
              <w:t>2</w:t>
            </w:r>
          </w:p>
        </w:tc>
        <w:tc>
          <w:tcPr>
            <w:tcW w:w="1550" w:type="dxa"/>
            <w:vAlign w:val="center"/>
          </w:tcPr>
          <w:p w14:paraId="77ABF0ED">
            <w:pPr>
              <w:pStyle w:val="478"/>
              <w:keepNext w:val="0"/>
              <w:keepLines w:val="0"/>
              <w:pageBreakBefore w:val="0"/>
              <w:wordWrap/>
              <w:overflowPunct/>
              <w:topLinePunct w:val="0"/>
              <w:bidi w:val="0"/>
              <w:snapToGrid w:val="0"/>
              <w:spacing w:line="240" w:lineRule="auto"/>
              <w:ind w:left="280"/>
              <w:jc w:val="both"/>
              <w:rPr>
                <w:color w:val="auto"/>
                <w:sz w:val="21"/>
                <w:szCs w:val="21"/>
                <w:highlight w:val="none"/>
              </w:rPr>
            </w:pPr>
            <w:r>
              <w:rPr>
                <w:color w:val="auto"/>
                <w:spacing w:val="2"/>
                <w:sz w:val="21"/>
                <w:szCs w:val="21"/>
                <w:highlight w:val="none"/>
              </w:rPr>
              <w:t>热线服务</w:t>
            </w:r>
          </w:p>
        </w:tc>
        <w:tc>
          <w:tcPr>
            <w:tcW w:w="6788" w:type="dxa"/>
            <w:vAlign w:val="center"/>
          </w:tcPr>
          <w:p w14:paraId="79274ED0">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31" w:hanging="59"/>
              <w:jc w:val="both"/>
              <w:textAlignment w:val="baseline"/>
              <w:rPr>
                <w:color w:val="auto"/>
                <w:sz w:val="21"/>
                <w:szCs w:val="21"/>
                <w:highlight w:val="none"/>
              </w:rPr>
            </w:pPr>
            <w:del w:id="132" w:author="董馨如" w:date="2024-10-16T18:04:04Z">
              <w:r>
                <w:rPr>
                  <w:rFonts w:hint="default"/>
                  <w:color w:val="auto"/>
                  <w:spacing w:val="-1"/>
                  <w:sz w:val="21"/>
                  <w:szCs w:val="21"/>
                  <w:highlight w:val="none"/>
                  <w:lang w:val="en-US"/>
                </w:rPr>
                <w:delText>卖方</w:delText>
              </w:r>
            </w:del>
            <w:ins w:id="133" w:author="董馨如" w:date="2024-10-16T18:04:09Z">
              <w:r>
                <w:rPr>
                  <w:rFonts w:hint="eastAsia"/>
                  <w:color w:val="auto"/>
                  <w:spacing w:val="-1"/>
                  <w:sz w:val="21"/>
                  <w:szCs w:val="21"/>
                  <w:highlight w:val="none"/>
                  <w:lang w:val="en-US" w:eastAsia="zh-CN"/>
                </w:rPr>
                <w:t>中标人</w:t>
              </w:r>
            </w:ins>
            <w:r>
              <w:rPr>
                <w:color w:val="auto"/>
                <w:spacing w:val="-1"/>
                <w:sz w:val="21"/>
                <w:szCs w:val="21"/>
                <w:highlight w:val="none"/>
              </w:rPr>
              <w:t>免费提供技术支持热线电话并且免费提供email技术支持，并且在12小时内回复。</w:t>
            </w:r>
          </w:p>
        </w:tc>
      </w:tr>
      <w:tr w14:paraId="593AA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40" w:hRule="atLeast"/>
        </w:trPr>
        <w:tc>
          <w:tcPr>
            <w:tcW w:w="905" w:type="dxa"/>
            <w:vAlign w:val="center"/>
          </w:tcPr>
          <w:p w14:paraId="4E8C896A">
            <w:pPr>
              <w:pStyle w:val="478"/>
              <w:keepNext w:val="0"/>
              <w:keepLines w:val="0"/>
              <w:pageBreakBefore w:val="0"/>
              <w:wordWrap/>
              <w:overflowPunct/>
              <w:topLinePunct w:val="0"/>
              <w:bidi w:val="0"/>
              <w:snapToGrid w:val="0"/>
              <w:spacing w:line="240" w:lineRule="auto"/>
              <w:ind w:left="324"/>
              <w:jc w:val="both"/>
              <w:rPr>
                <w:color w:val="auto"/>
                <w:sz w:val="21"/>
                <w:szCs w:val="21"/>
                <w:highlight w:val="none"/>
              </w:rPr>
            </w:pPr>
            <w:r>
              <w:rPr>
                <w:color w:val="auto"/>
                <w:position w:val="-2"/>
                <w:sz w:val="21"/>
                <w:szCs w:val="21"/>
                <w:highlight w:val="none"/>
              </w:rPr>
              <w:t>3</w:t>
            </w:r>
          </w:p>
        </w:tc>
        <w:tc>
          <w:tcPr>
            <w:tcW w:w="1550" w:type="dxa"/>
            <w:vAlign w:val="center"/>
          </w:tcPr>
          <w:p w14:paraId="33519B1A">
            <w:pPr>
              <w:pStyle w:val="478"/>
              <w:keepNext w:val="0"/>
              <w:keepLines w:val="0"/>
              <w:pageBreakBefore w:val="0"/>
              <w:wordWrap/>
              <w:overflowPunct/>
              <w:topLinePunct w:val="0"/>
              <w:bidi w:val="0"/>
              <w:snapToGrid w:val="0"/>
              <w:spacing w:line="240" w:lineRule="auto"/>
              <w:ind w:left="280"/>
              <w:jc w:val="both"/>
              <w:rPr>
                <w:color w:val="auto"/>
                <w:sz w:val="21"/>
                <w:szCs w:val="21"/>
                <w:highlight w:val="none"/>
              </w:rPr>
            </w:pPr>
            <w:r>
              <w:rPr>
                <w:color w:val="auto"/>
                <w:spacing w:val="-3"/>
                <w:sz w:val="21"/>
                <w:szCs w:val="21"/>
                <w:highlight w:val="none"/>
              </w:rPr>
              <w:t>备品备件</w:t>
            </w:r>
          </w:p>
        </w:tc>
        <w:tc>
          <w:tcPr>
            <w:tcW w:w="6788" w:type="dxa"/>
            <w:vAlign w:val="center"/>
          </w:tcPr>
          <w:p w14:paraId="4808E057">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2"/>
              <w:jc w:val="both"/>
              <w:textAlignment w:val="baseline"/>
              <w:rPr>
                <w:color w:val="auto"/>
                <w:sz w:val="21"/>
                <w:szCs w:val="21"/>
                <w:highlight w:val="none"/>
              </w:rPr>
            </w:pPr>
            <w:r>
              <w:rPr>
                <w:color w:val="auto"/>
                <w:spacing w:val="-1"/>
                <w:sz w:val="21"/>
                <w:szCs w:val="21"/>
                <w:highlight w:val="none"/>
              </w:rPr>
              <w:t>所投备零配件成本优惠价格保障长期、有效的供应。</w:t>
            </w:r>
          </w:p>
        </w:tc>
      </w:tr>
      <w:tr w14:paraId="6B336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9243" w:type="dxa"/>
            <w:gridSpan w:val="3"/>
            <w:vAlign w:val="top"/>
          </w:tcPr>
          <w:p w14:paraId="79F19578">
            <w:pPr>
              <w:pStyle w:val="478"/>
              <w:keepNext w:val="0"/>
              <w:keepLines w:val="0"/>
              <w:pageBreakBefore w:val="0"/>
              <w:wordWrap/>
              <w:overflowPunct/>
              <w:topLinePunct w:val="0"/>
              <w:bidi w:val="0"/>
              <w:snapToGrid w:val="0"/>
              <w:spacing w:line="240" w:lineRule="auto"/>
              <w:ind w:left="3177"/>
              <w:rPr>
                <w:color w:val="auto"/>
                <w:sz w:val="21"/>
                <w:szCs w:val="21"/>
                <w:highlight w:val="none"/>
              </w:rPr>
            </w:pPr>
            <w:r>
              <w:rPr>
                <w:b/>
                <w:bCs/>
                <w:color w:val="auto"/>
                <w:spacing w:val="-2"/>
                <w:sz w:val="21"/>
                <w:szCs w:val="21"/>
                <w:highlight w:val="none"/>
              </w:rPr>
              <w:t>(三)其他商务要求</w:t>
            </w:r>
          </w:p>
        </w:tc>
      </w:tr>
      <w:tr w14:paraId="50E9C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00" w:hRule="atLeast"/>
        </w:trPr>
        <w:tc>
          <w:tcPr>
            <w:tcW w:w="905" w:type="dxa"/>
            <w:vMerge w:val="restart"/>
            <w:vAlign w:val="center"/>
          </w:tcPr>
          <w:p w14:paraId="66D95227">
            <w:pPr>
              <w:pStyle w:val="478"/>
              <w:keepNext w:val="0"/>
              <w:keepLines w:val="0"/>
              <w:pageBreakBefore w:val="0"/>
              <w:wordWrap/>
              <w:overflowPunct/>
              <w:topLinePunct w:val="0"/>
              <w:bidi w:val="0"/>
              <w:snapToGrid w:val="0"/>
              <w:spacing w:line="240" w:lineRule="auto"/>
              <w:ind w:left="324"/>
              <w:jc w:val="both"/>
              <w:rPr>
                <w:color w:val="auto"/>
                <w:sz w:val="21"/>
                <w:szCs w:val="21"/>
                <w:highlight w:val="none"/>
              </w:rPr>
            </w:pPr>
            <w:r>
              <w:rPr>
                <w:color w:val="auto"/>
                <w:sz w:val="21"/>
                <w:szCs w:val="21"/>
                <w:highlight w:val="none"/>
              </w:rPr>
              <w:t>1</w:t>
            </w:r>
          </w:p>
        </w:tc>
        <w:tc>
          <w:tcPr>
            <w:tcW w:w="1550" w:type="dxa"/>
            <w:vMerge w:val="restart"/>
            <w:vAlign w:val="center"/>
          </w:tcPr>
          <w:p w14:paraId="468D67C4">
            <w:pPr>
              <w:pStyle w:val="478"/>
              <w:keepNext w:val="0"/>
              <w:keepLines w:val="0"/>
              <w:pageBreakBefore w:val="0"/>
              <w:wordWrap/>
              <w:overflowPunct/>
              <w:topLinePunct w:val="0"/>
              <w:bidi w:val="0"/>
              <w:snapToGrid w:val="0"/>
              <w:spacing w:line="240" w:lineRule="auto"/>
              <w:ind w:left="280"/>
              <w:jc w:val="both"/>
              <w:rPr>
                <w:color w:val="auto"/>
                <w:sz w:val="21"/>
                <w:szCs w:val="21"/>
                <w:highlight w:val="none"/>
              </w:rPr>
            </w:pPr>
            <w:r>
              <w:rPr>
                <w:color w:val="auto"/>
                <w:spacing w:val="4"/>
                <w:sz w:val="21"/>
                <w:szCs w:val="21"/>
                <w:highlight w:val="none"/>
              </w:rPr>
              <w:t>关于交货</w:t>
            </w:r>
          </w:p>
        </w:tc>
        <w:tc>
          <w:tcPr>
            <w:tcW w:w="6788" w:type="dxa"/>
            <w:vAlign w:val="center"/>
          </w:tcPr>
          <w:p w14:paraId="306A3E03">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right="113"/>
              <w:jc w:val="both"/>
              <w:textAlignment w:val="baseline"/>
              <w:rPr>
                <w:color w:val="auto"/>
                <w:spacing w:val="1"/>
                <w:sz w:val="21"/>
                <w:szCs w:val="21"/>
                <w:highlight w:val="none"/>
              </w:rPr>
            </w:pPr>
            <w:r>
              <w:rPr>
                <w:color w:val="auto"/>
                <w:spacing w:val="1"/>
                <w:sz w:val="21"/>
                <w:szCs w:val="21"/>
                <w:highlight w:val="none"/>
              </w:rPr>
              <w:t>★1.1交货期：合同签订后接采购人通知 60</w:t>
            </w:r>
            <w:r>
              <w:rPr>
                <w:color w:val="auto"/>
                <w:spacing w:val="1"/>
                <w:sz w:val="21"/>
                <w:szCs w:val="21"/>
                <w:highlight w:val="none"/>
              </w:rPr>
              <w:t>日内(自然日)交付并通过采购人验收。交货地点：采购人指定地点。</w:t>
            </w:r>
          </w:p>
        </w:tc>
      </w:tr>
      <w:tr w14:paraId="6890B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0" w:hRule="atLeast"/>
        </w:trPr>
        <w:tc>
          <w:tcPr>
            <w:tcW w:w="905" w:type="dxa"/>
            <w:vMerge w:val="continue"/>
            <w:vAlign w:val="center"/>
          </w:tcPr>
          <w:p w14:paraId="17B234A5">
            <w:pPr>
              <w:keepNext w:val="0"/>
              <w:keepLines w:val="0"/>
              <w:pageBreakBefore w:val="0"/>
              <w:wordWrap/>
              <w:overflowPunct/>
              <w:topLinePunct w:val="0"/>
              <w:bidi w:val="0"/>
              <w:snapToGrid w:val="0"/>
              <w:spacing w:line="240" w:lineRule="auto"/>
              <w:jc w:val="both"/>
              <w:rPr>
                <w:rFonts w:ascii="Arial"/>
                <w:color w:val="auto"/>
                <w:sz w:val="21"/>
                <w:highlight w:val="none"/>
              </w:rPr>
            </w:pPr>
          </w:p>
        </w:tc>
        <w:tc>
          <w:tcPr>
            <w:tcW w:w="1550" w:type="dxa"/>
            <w:vMerge w:val="continue"/>
            <w:vAlign w:val="center"/>
          </w:tcPr>
          <w:p w14:paraId="49A87D38">
            <w:pPr>
              <w:keepNext w:val="0"/>
              <w:keepLines w:val="0"/>
              <w:pageBreakBefore w:val="0"/>
              <w:wordWrap/>
              <w:overflowPunct/>
              <w:topLinePunct w:val="0"/>
              <w:bidi w:val="0"/>
              <w:snapToGrid w:val="0"/>
              <w:spacing w:line="240" w:lineRule="auto"/>
              <w:jc w:val="both"/>
              <w:rPr>
                <w:rFonts w:ascii="Arial"/>
                <w:color w:val="auto"/>
                <w:sz w:val="21"/>
                <w:highlight w:val="none"/>
              </w:rPr>
            </w:pPr>
          </w:p>
        </w:tc>
        <w:tc>
          <w:tcPr>
            <w:tcW w:w="6788" w:type="dxa"/>
            <w:vAlign w:val="center"/>
          </w:tcPr>
          <w:p w14:paraId="3C859707">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right="113"/>
              <w:jc w:val="both"/>
              <w:textAlignment w:val="baseline"/>
              <w:rPr>
                <w:color w:val="auto"/>
                <w:spacing w:val="1"/>
                <w:sz w:val="21"/>
                <w:szCs w:val="21"/>
                <w:highlight w:val="none"/>
              </w:rPr>
            </w:pPr>
            <w:r>
              <w:rPr>
                <w:color w:val="auto"/>
                <w:spacing w:val="1"/>
                <w:sz w:val="21"/>
                <w:szCs w:val="21"/>
                <w:highlight w:val="none"/>
              </w:rPr>
              <w:t>1.2投标人必须承担的设备运输、安装调试、验收检测和提供设备操作说明书、图纸等其他类似的义务。</w:t>
            </w:r>
          </w:p>
        </w:tc>
      </w:tr>
      <w:tr w14:paraId="66A3C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09" w:hRule="atLeast"/>
        </w:trPr>
        <w:tc>
          <w:tcPr>
            <w:tcW w:w="905" w:type="dxa"/>
            <w:vMerge w:val="continue"/>
            <w:vAlign w:val="center"/>
          </w:tcPr>
          <w:p w14:paraId="2E4B6FF2">
            <w:pPr>
              <w:keepNext w:val="0"/>
              <w:keepLines w:val="0"/>
              <w:pageBreakBefore w:val="0"/>
              <w:wordWrap/>
              <w:overflowPunct/>
              <w:topLinePunct w:val="0"/>
              <w:bidi w:val="0"/>
              <w:snapToGrid w:val="0"/>
              <w:spacing w:line="240" w:lineRule="auto"/>
              <w:jc w:val="both"/>
              <w:rPr>
                <w:rFonts w:ascii="Arial"/>
                <w:color w:val="auto"/>
                <w:sz w:val="21"/>
                <w:highlight w:val="none"/>
              </w:rPr>
            </w:pPr>
          </w:p>
        </w:tc>
        <w:tc>
          <w:tcPr>
            <w:tcW w:w="1550" w:type="dxa"/>
            <w:vMerge w:val="continue"/>
            <w:vAlign w:val="center"/>
          </w:tcPr>
          <w:p w14:paraId="08AD5D27">
            <w:pPr>
              <w:keepNext w:val="0"/>
              <w:keepLines w:val="0"/>
              <w:pageBreakBefore w:val="0"/>
              <w:wordWrap/>
              <w:overflowPunct/>
              <w:topLinePunct w:val="0"/>
              <w:bidi w:val="0"/>
              <w:snapToGrid w:val="0"/>
              <w:spacing w:line="240" w:lineRule="auto"/>
              <w:jc w:val="both"/>
              <w:rPr>
                <w:rFonts w:ascii="Arial"/>
                <w:color w:val="auto"/>
                <w:sz w:val="21"/>
                <w:highlight w:val="none"/>
              </w:rPr>
            </w:pPr>
          </w:p>
        </w:tc>
        <w:tc>
          <w:tcPr>
            <w:tcW w:w="6788" w:type="dxa"/>
            <w:vAlign w:val="center"/>
          </w:tcPr>
          <w:p w14:paraId="03BC07E3">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right="113"/>
              <w:jc w:val="both"/>
              <w:textAlignment w:val="baseline"/>
              <w:rPr>
                <w:color w:val="auto"/>
                <w:spacing w:val="1"/>
                <w:sz w:val="21"/>
                <w:szCs w:val="21"/>
                <w:highlight w:val="none"/>
              </w:rPr>
            </w:pPr>
            <w:r>
              <w:rPr>
                <w:rFonts w:hint="eastAsia"/>
                <w:color w:val="auto"/>
                <w:spacing w:val="1"/>
                <w:sz w:val="21"/>
                <w:szCs w:val="21"/>
                <w:highlight w:val="none"/>
                <w:lang w:val="en-US" w:eastAsia="zh-CN"/>
              </w:rPr>
              <w:t>1.2材料小样：中标单位在下单生产前必须提供清单内主要产品材料小样供采购单位确认</w:t>
            </w:r>
            <w:r>
              <w:rPr>
                <w:color w:val="auto"/>
                <w:spacing w:val="1"/>
                <w:sz w:val="21"/>
                <w:szCs w:val="21"/>
                <w:highlight w:val="none"/>
              </w:rPr>
              <w:t>，</w:t>
            </w:r>
            <w:r>
              <w:rPr>
                <w:rFonts w:hint="eastAsia"/>
                <w:color w:val="auto"/>
                <w:spacing w:val="1"/>
                <w:sz w:val="21"/>
                <w:szCs w:val="21"/>
                <w:highlight w:val="none"/>
                <w:lang w:val="en-US" w:eastAsia="zh-CN"/>
              </w:rPr>
              <w:t>并以此作为交付产品的验收标准；不限于（红橡木实木、白蜡木实木、实木木皮、多层实木夹板、封边条、头层牛皮、海绵、锁具、环保网布、气压棒、脚轮、锁具等五金配件）</w:t>
            </w:r>
          </w:p>
        </w:tc>
      </w:tr>
      <w:tr w14:paraId="405D8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0" w:hRule="atLeast"/>
        </w:trPr>
        <w:tc>
          <w:tcPr>
            <w:tcW w:w="905" w:type="dxa"/>
            <w:vMerge w:val="continue"/>
            <w:vAlign w:val="center"/>
          </w:tcPr>
          <w:p w14:paraId="501E92F1">
            <w:pPr>
              <w:keepNext w:val="0"/>
              <w:keepLines w:val="0"/>
              <w:pageBreakBefore w:val="0"/>
              <w:wordWrap/>
              <w:overflowPunct/>
              <w:topLinePunct w:val="0"/>
              <w:bidi w:val="0"/>
              <w:snapToGrid w:val="0"/>
              <w:spacing w:line="240" w:lineRule="auto"/>
              <w:jc w:val="both"/>
              <w:rPr>
                <w:rFonts w:ascii="Arial"/>
                <w:color w:val="auto"/>
                <w:sz w:val="21"/>
                <w:highlight w:val="none"/>
              </w:rPr>
            </w:pPr>
          </w:p>
        </w:tc>
        <w:tc>
          <w:tcPr>
            <w:tcW w:w="1550" w:type="dxa"/>
            <w:vMerge w:val="continue"/>
            <w:vAlign w:val="center"/>
          </w:tcPr>
          <w:p w14:paraId="1B6B2B30">
            <w:pPr>
              <w:keepNext w:val="0"/>
              <w:keepLines w:val="0"/>
              <w:pageBreakBefore w:val="0"/>
              <w:wordWrap/>
              <w:overflowPunct/>
              <w:topLinePunct w:val="0"/>
              <w:bidi w:val="0"/>
              <w:snapToGrid w:val="0"/>
              <w:spacing w:line="240" w:lineRule="auto"/>
              <w:jc w:val="both"/>
              <w:rPr>
                <w:rFonts w:ascii="Arial"/>
                <w:color w:val="auto"/>
                <w:sz w:val="21"/>
                <w:highlight w:val="none"/>
              </w:rPr>
            </w:pPr>
          </w:p>
        </w:tc>
        <w:tc>
          <w:tcPr>
            <w:tcW w:w="6788" w:type="dxa"/>
            <w:vAlign w:val="center"/>
          </w:tcPr>
          <w:p w14:paraId="181BF3E9">
            <w:pPr>
              <w:keepNext w:val="0"/>
              <w:keepLines w:val="0"/>
              <w:pageBreakBefore w:val="0"/>
              <w:wordWrap/>
              <w:overflowPunct/>
              <w:topLinePunct w:val="0"/>
              <w:bidi w:val="0"/>
              <w:snapToGrid w:val="0"/>
              <w:spacing w:line="240" w:lineRule="auto"/>
              <w:rPr>
                <w:rFonts w:ascii="宋体" w:hAnsi="宋体" w:eastAsia="宋体" w:cs="宋体"/>
                <w:color w:val="auto"/>
                <w:spacing w:val="1"/>
                <w:kern w:val="2"/>
                <w:sz w:val="21"/>
                <w:szCs w:val="21"/>
                <w:highlight w:val="none"/>
                <w:lang w:val="en-US" w:eastAsia="en-US" w:bidi="ar-SA"/>
              </w:rPr>
            </w:pPr>
            <w:r>
              <w:rPr>
                <w:rFonts w:hint="eastAsia" w:ascii="宋体" w:hAnsi="宋体" w:eastAsia="宋体" w:cs="宋体"/>
                <w:color w:val="auto"/>
                <w:spacing w:val="1"/>
                <w:kern w:val="2"/>
                <w:sz w:val="21"/>
                <w:szCs w:val="21"/>
                <w:highlight w:val="none"/>
                <w:lang w:val="en-US" w:eastAsia="zh-CN" w:bidi="ar-SA"/>
              </w:rPr>
              <w:t>1.3中标单位需在交付的产品上制作金属标识铭牌，铭牌内容为中标单位名称、产品名称、规格尺寸、生产日期等参数。</w:t>
            </w:r>
          </w:p>
        </w:tc>
      </w:tr>
      <w:tr w14:paraId="371E7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0" w:hRule="atLeast"/>
        </w:trPr>
        <w:tc>
          <w:tcPr>
            <w:tcW w:w="905" w:type="dxa"/>
            <w:vMerge w:val="continue"/>
            <w:vAlign w:val="center"/>
          </w:tcPr>
          <w:p w14:paraId="09EC6712">
            <w:pPr>
              <w:keepNext w:val="0"/>
              <w:keepLines w:val="0"/>
              <w:pageBreakBefore w:val="0"/>
              <w:wordWrap/>
              <w:overflowPunct/>
              <w:topLinePunct w:val="0"/>
              <w:bidi w:val="0"/>
              <w:snapToGrid w:val="0"/>
              <w:spacing w:line="240" w:lineRule="auto"/>
              <w:jc w:val="both"/>
              <w:rPr>
                <w:rFonts w:ascii="Arial"/>
                <w:color w:val="auto"/>
                <w:sz w:val="21"/>
                <w:highlight w:val="none"/>
              </w:rPr>
            </w:pPr>
          </w:p>
        </w:tc>
        <w:tc>
          <w:tcPr>
            <w:tcW w:w="1550" w:type="dxa"/>
            <w:vMerge w:val="continue"/>
            <w:vAlign w:val="center"/>
          </w:tcPr>
          <w:p w14:paraId="289FEB25">
            <w:pPr>
              <w:keepNext w:val="0"/>
              <w:keepLines w:val="0"/>
              <w:pageBreakBefore w:val="0"/>
              <w:wordWrap/>
              <w:overflowPunct/>
              <w:topLinePunct w:val="0"/>
              <w:bidi w:val="0"/>
              <w:snapToGrid w:val="0"/>
              <w:spacing w:line="240" w:lineRule="auto"/>
              <w:jc w:val="both"/>
              <w:rPr>
                <w:rFonts w:ascii="Arial"/>
                <w:color w:val="auto"/>
                <w:sz w:val="21"/>
                <w:highlight w:val="none"/>
              </w:rPr>
            </w:pPr>
          </w:p>
        </w:tc>
        <w:tc>
          <w:tcPr>
            <w:tcW w:w="6788" w:type="dxa"/>
            <w:vAlign w:val="center"/>
          </w:tcPr>
          <w:p w14:paraId="340BB119">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right="113"/>
              <w:jc w:val="both"/>
              <w:textAlignment w:val="baseline"/>
              <w:rPr>
                <w:rFonts w:ascii="宋体" w:hAnsi="宋体" w:eastAsia="宋体" w:cs="宋体"/>
                <w:color w:val="auto"/>
                <w:spacing w:val="1"/>
                <w:kern w:val="2"/>
                <w:sz w:val="21"/>
                <w:szCs w:val="21"/>
                <w:highlight w:val="none"/>
                <w:lang w:val="en-US" w:eastAsia="en-US" w:bidi="ar-SA"/>
              </w:rPr>
            </w:pPr>
            <w:r>
              <w:rPr>
                <w:rFonts w:ascii="宋体" w:hAnsi="宋体" w:eastAsia="宋体" w:cs="宋体"/>
                <w:color w:val="auto"/>
                <w:spacing w:val="1"/>
                <w:kern w:val="2"/>
                <w:sz w:val="21"/>
                <w:szCs w:val="21"/>
                <w:highlight w:val="none"/>
                <w:lang w:val="en-US" w:eastAsia="en-US" w:bidi="ar-SA"/>
              </w:rPr>
              <w:t>1.</w:t>
            </w:r>
            <w:r>
              <w:rPr>
                <w:rFonts w:hint="eastAsia" w:ascii="宋体" w:hAnsi="宋体" w:eastAsia="宋体" w:cs="宋体"/>
                <w:color w:val="auto"/>
                <w:spacing w:val="1"/>
                <w:kern w:val="2"/>
                <w:sz w:val="21"/>
                <w:szCs w:val="21"/>
                <w:highlight w:val="none"/>
                <w:lang w:val="en-US" w:eastAsia="zh-CN" w:bidi="ar-SA"/>
              </w:rPr>
              <w:t>4</w:t>
            </w:r>
            <w:r>
              <w:rPr>
                <w:rFonts w:ascii="宋体" w:hAnsi="宋体" w:eastAsia="宋体" w:cs="宋体"/>
                <w:color w:val="auto"/>
                <w:spacing w:val="1"/>
                <w:kern w:val="2"/>
                <w:sz w:val="21"/>
                <w:szCs w:val="21"/>
                <w:highlight w:val="none"/>
                <w:lang w:val="en-US" w:eastAsia="en-US" w:bidi="ar-SA"/>
              </w:rPr>
              <w:t>投标人必须承担的设备运输、安装调试、验收检测和提供设备操作说明书、图纸等其他类似的义务。</w:t>
            </w:r>
          </w:p>
        </w:tc>
      </w:tr>
      <w:tr w14:paraId="4A964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28" w:hRule="atLeast"/>
        </w:trPr>
        <w:tc>
          <w:tcPr>
            <w:tcW w:w="905" w:type="dxa"/>
            <w:vAlign w:val="center"/>
          </w:tcPr>
          <w:p w14:paraId="4C13535D">
            <w:pPr>
              <w:pStyle w:val="478"/>
              <w:keepNext w:val="0"/>
              <w:keepLines w:val="0"/>
              <w:pageBreakBefore w:val="0"/>
              <w:wordWrap/>
              <w:overflowPunct/>
              <w:topLinePunct w:val="0"/>
              <w:bidi w:val="0"/>
              <w:snapToGrid w:val="0"/>
              <w:spacing w:line="240" w:lineRule="auto"/>
              <w:ind w:left="324"/>
              <w:jc w:val="both"/>
              <w:rPr>
                <w:color w:val="auto"/>
                <w:sz w:val="21"/>
                <w:szCs w:val="21"/>
                <w:highlight w:val="none"/>
              </w:rPr>
            </w:pPr>
            <w:r>
              <w:rPr>
                <w:color w:val="auto"/>
                <w:sz w:val="21"/>
                <w:szCs w:val="21"/>
                <w:highlight w:val="none"/>
              </w:rPr>
              <w:t>2</w:t>
            </w:r>
          </w:p>
        </w:tc>
        <w:tc>
          <w:tcPr>
            <w:tcW w:w="1550" w:type="dxa"/>
            <w:vAlign w:val="center"/>
          </w:tcPr>
          <w:p w14:paraId="5FB1200C">
            <w:pPr>
              <w:pStyle w:val="478"/>
              <w:keepNext w:val="0"/>
              <w:keepLines w:val="0"/>
              <w:pageBreakBefore w:val="0"/>
              <w:wordWrap/>
              <w:overflowPunct/>
              <w:topLinePunct w:val="0"/>
              <w:bidi w:val="0"/>
              <w:snapToGrid w:val="0"/>
              <w:spacing w:line="240" w:lineRule="auto"/>
              <w:ind w:left="600" w:right="93" w:hanging="530"/>
              <w:jc w:val="both"/>
              <w:rPr>
                <w:color w:val="auto"/>
                <w:sz w:val="21"/>
                <w:szCs w:val="21"/>
                <w:highlight w:val="none"/>
              </w:rPr>
            </w:pPr>
            <w:r>
              <w:rPr>
                <w:color w:val="auto"/>
                <w:spacing w:val="-2"/>
                <w:sz w:val="21"/>
                <w:szCs w:val="21"/>
                <w:highlight w:val="none"/>
              </w:rPr>
              <w:t>报价方式及要</w:t>
            </w:r>
            <w:r>
              <w:rPr>
                <w:color w:val="auto"/>
                <w:sz w:val="21"/>
                <w:szCs w:val="21"/>
                <w:highlight w:val="none"/>
              </w:rPr>
              <w:t>求</w:t>
            </w:r>
          </w:p>
        </w:tc>
        <w:tc>
          <w:tcPr>
            <w:tcW w:w="6788" w:type="dxa"/>
            <w:vAlign w:val="center"/>
          </w:tcPr>
          <w:p w14:paraId="6AF6D143">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113" w:firstLine="49"/>
              <w:jc w:val="both"/>
              <w:textAlignment w:val="baseline"/>
              <w:rPr>
                <w:color w:val="auto"/>
                <w:sz w:val="21"/>
                <w:szCs w:val="21"/>
                <w:highlight w:val="none"/>
              </w:rPr>
            </w:pPr>
            <w:del w:id="134" w:author="董馨如" w:date="2024-10-16T18:04:42Z">
              <w:r>
                <w:rPr>
                  <w:color w:val="auto"/>
                  <w:spacing w:val="-10"/>
                  <w:sz w:val="21"/>
                  <w:szCs w:val="21"/>
                  <w:highlight w:val="none"/>
                </w:rPr>
                <w:delText>国产产品：</w:delText>
              </w:r>
            </w:del>
            <w:r>
              <w:rPr>
                <w:color w:val="auto"/>
                <w:spacing w:val="-10"/>
                <w:sz w:val="21"/>
                <w:szCs w:val="21"/>
                <w:highlight w:val="none"/>
              </w:rPr>
              <w:t>投标报价</w:t>
            </w:r>
            <w:commentRangeStart w:id="42"/>
            <w:r>
              <w:rPr>
                <w:color w:val="auto"/>
                <w:spacing w:val="-10"/>
                <w:sz w:val="21"/>
                <w:szCs w:val="21"/>
                <w:highlight w:val="none"/>
              </w:rPr>
              <w:t>必须</w:t>
            </w:r>
            <w:commentRangeEnd w:id="42"/>
            <w:r>
              <w:commentReference w:id="42"/>
            </w:r>
            <w:r>
              <w:rPr>
                <w:color w:val="auto"/>
                <w:spacing w:val="-10"/>
                <w:sz w:val="21"/>
                <w:szCs w:val="21"/>
                <w:highlight w:val="none"/>
              </w:rPr>
              <w:t>是人民币含税价(投标价包含所有费用，</w:t>
            </w:r>
            <w:r>
              <w:rPr>
                <w:color w:val="auto"/>
                <w:spacing w:val="-7"/>
                <w:sz w:val="21"/>
                <w:szCs w:val="21"/>
                <w:highlight w:val="none"/>
              </w:rPr>
              <w:t>包含但不限于货物价格、税费、招标范围内</w:t>
            </w:r>
            <w:r>
              <w:rPr>
                <w:color w:val="auto"/>
                <w:spacing w:val="-8"/>
                <w:sz w:val="21"/>
                <w:szCs w:val="21"/>
                <w:highlight w:val="none"/>
              </w:rPr>
              <w:t>所有设备、安装中的</w:t>
            </w:r>
            <w:r>
              <w:rPr>
                <w:color w:val="auto"/>
                <w:spacing w:val="-3"/>
                <w:sz w:val="21"/>
                <w:szCs w:val="21"/>
                <w:highlight w:val="none"/>
              </w:rPr>
              <w:t>相关费用(包括安装过程中损耗、额外材料、设计费等)、辅助</w:t>
            </w:r>
            <w:r>
              <w:rPr>
                <w:color w:val="auto"/>
                <w:spacing w:val="3"/>
                <w:sz w:val="21"/>
                <w:szCs w:val="21"/>
                <w:highlight w:val="none"/>
              </w:rPr>
              <w:t xml:space="preserve">  </w:t>
            </w:r>
            <w:r>
              <w:rPr>
                <w:color w:val="auto"/>
                <w:spacing w:val="-8"/>
                <w:sz w:val="21"/>
                <w:szCs w:val="21"/>
                <w:highlight w:val="none"/>
              </w:rPr>
              <w:t>设施及配件费、包装、运输、装卸、安装、调试、技术指导、培训、咨询、服务、保险、检测、验收合格交付使用之前以及技术</w:t>
            </w:r>
            <w:r>
              <w:rPr>
                <w:color w:val="auto"/>
                <w:spacing w:val="-1"/>
                <w:sz w:val="21"/>
                <w:szCs w:val="21"/>
                <w:highlight w:val="none"/>
              </w:rPr>
              <w:t>和售后服务、质保期退运返修等其他所有费用)。</w:t>
            </w:r>
          </w:p>
        </w:tc>
      </w:tr>
      <w:tr w14:paraId="2F745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189" w:hRule="atLeast"/>
        </w:trPr>
        <w:tc>
          <w:tcPr>
            <w:tcW w:w="905" w:type="dxa"/>
            <w:vAlign w:val="center"/>
          </w:tcPr>
          <w:p w14:paraId="154408AC">
            <w:pPr>
              <w:pStyle w:val="478"/>
              <w:keepNext w:val="0"/>
              <w:keepLines w:val="0"/>
              <w:pageBreakBefore w:val="0"/>
              <w:wordWrap/>
              <w:overflowPunct/>
              <w:topLinePunct w:val="0"/>
              <w:bidi w:val="0"/>
              <w:snapToGrid w:val="0"/>
              <w:spacing w:line="240" w:lineRule="auto"/>
              <w:ind w:left="324"/>
              <w:jc w:val="both"/>
              <w:rPr>
                <w:color w:val="auto"/>
                <w:sz w:val="21"/>
                <w:szCs w:val="21"/>
                <w:highlight w:val="none"/>
              </w:rPr>
            </w:pPr>
            <w:r>
              <w:rPr>
                <w:color w:val="auto"/>
                <w:sz w:val="21"/>
                <w:szCs w:val="21"/>
                <w:highlight w:val="none"/>
              </w:rPr>
              <w:t>3</w:t>
            </w:r>
          </w:p>
        </w:tc>
        <w:tc>
          <w:tcPr>
            <w:tcW w:w="1550" w:type="dxa"/>
            <w:vAlign w:val="center"/>
          </w:tcPr>
          <w:p w14:paraId="2BCDC028">
            <w:pPr>
              <w:pStyle w:val="478"/>
              <w:keepNext w:val="0"/>
              <w:keepLines w:val="0"/>
              <w:pageBreakBefore w:val="0"/>
              <w:wordWrap/>
              <w:overflowPunct/>
              <w:topLinePunct w:val="0"/>
              <w:bidi w:val="0"/>
              <w:snapToGrid w:val="0"/>
              <w:spacing w:line="240" w:lineRule="auto"/>
              <w:ind w:left="280"/>
              <w:jc w:val="both"/>
              <w:rPr>
                <w:color w:val="auto"/>
                <w:sz w:val="21"/>
                <w:szCs w:val="21"/>
                <w:highlight w:val="none"/>
              </w:rPr>
            </w:pPr>
            <w:r>
              <w:rPr>
                <w:color w:val="auto"/>
                <w:spacing w:val="-2"/>
                <w:sz w:val="21"/>
                <w:szCs w:val="21"/>
                <w:highlight w:val="none"/>
              </w:rPr>
              <w:t>付款方式</w:t>
            </w:r>
          </w:p>
        </w:tc>
        <w:tc>
          <w:tcPr>
            <w:tcW w:w="6788" w:type="dxa"/>
            <w:vAlign w:val="center"/>
          </w:tcPr>
          <w:p w14:paraId="32D28842">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113" w:firstLine="9"/>
              <w:jc w:val="both"/>
              <w:textAlignment w:val="baseline"/>
              <w:rPr>
                <w:color w:val="auto"/>
                <w:sz w:val="21"/>
                <w:szCs w:val="21"/>
                <w:highlight w:val="none"/>
              </w:rPr>
            </w:pPr>
            <w:r>
              <w:commentReference w:id="43"/>
            </w:r>
            <w:ins w:id="135" w:author="董馨如" w:date="2024-10-16T18:05:08Z">
              <w:r>
                <w:rPr>
                  <w:color w:val="auto"/>
                  <w:spacing w:val="1"/>
                  <w:sz w:val="21"/>
                  <w:szCs w:val="21"/>
                  <w:highlight w:val="none"/>
                </w:rPr>
                <w:t>★</w:t>
              </w:r>
            </w:ins>
            <w:r>
              <w:rPr>
                <w:color w:val="auto"/>
                <w:spacing w:val="-1"/>
                <w:sz w:val="21"/>
                <w:szCs w:val="21"/>
                <w:highlight w:val="none"/>
              </w:rPr>
              <w:t>合同签订后，采购人向中标人支付项目合同总金额的50%作为预</w:t>
            </w:r>
            <w:r>
              <w:rPr>
                <w:color w:val="auto"/>
                <w:spacing w:val="-2"/>
                <w:sz w:val="21"/>
                <w:szCs w:val="21"/>
                <w:highlight w:val="none"/>
              </w:rPr>
              <w:t>付款</w:t>
            </w:r>
            <w:r>
              <w:rPr>
                <w:rFonts w:hint="eastAsia"/>
                <w:color w:val="auto"/>
                <w:spacing w:val="-2"/>
                <w:sz w:val="21"/>
                <w:szCs w:val="21"/>
                <w:highlight w:val="none"/>
                <w:lang w:eastAsia="zh-CN"/>
              </w:rPr>
              <w:t>，</w:t>
            </w:r>
            <w:r>
              <w:rPr>
                <w:rFonts w:hint="eastAsia"/>
                <w:color w:val="auto"/>
                <w:spacing w:val="-2"/>
                <w:sz w:val="21"/>
                <w:szCs w:val="21"/>
                <w:highlight w:val="none"/>
                <w:lang w:val="en-US" w:eastAsia="zh-CN"/>
              </w:rPr>
              <w:t>支付前中标人需提交等额预付款保函和履约保函</w:t>
            </w:r>
            <w:r>
              <w:rPr>
                <w:color w:val="auto"/>
                <w:spacing w:val="-2"/>
                <w:sz w:val="21"/>
                <w:szCs w:val="21"/>
                <w:highlight w:val="none"/>
              </w:rPr>
              <w:t>。货物全部安装验收合格后，采购人向中标人支付项</w:t>
            </w:r>
            <w:r>
              <w:rPr>
                <w:rFonts w:hint="eastAsia"/>
                <w:color w:val="auto"/>
                <w:spacing w:val="-2"/>
                <w:sz w:val="21"/>
                <w:szCs w:val="21"/>
                <w:highlight w:val="none"/>
                <w:lang w:val="en-US" w:eastAsia="zh-CN"/>
              </w:rPr>
              <w:t>目剩余</w:t>
            </w:r>
            <w:r>
              <w:rPr>
                <w:color w:val="auto"/>
                <w:spacing w:val="-2"/>
                <w:sz w:val="21"/>
                <w:szCs w:val="21"/>
                <w:highlight w:val="none"/>
              </w:rPr>
              <w:t>合同总</w:t>
            </w:r>
            <w:r>
              <w:rPr>
                <w:color w:val="auto"/>
                <w:sz w:val="21"/>
                <w:szCs w:val="21"/>
                <w:highlight w:val="none"/>
              </w:rPr>
              <w:t>金额的50%货款。中标人应向采购人提交正规税务发</w:t>
            </w:r>
            <w:r>
              <w:rPr>
                <w:color w:val="auto"/>
                <w:spacing w:val="-1"/>
                <w:sz w:val="21"/>
                <w:szCs w:val="21"/>
                <w:highlight w:val="none"/>
              </w:rPr>
              <w:t>票，作为付</w:t>
            </w:r>
            <w:r>
              <w:rPr>
                <w:color w:val="auto"/>
                <w:spacing w:val="15"/>
                <w:sz w:val="21"/>
                <w:szCs w:val="21"/>
                <w:highlight w:val="none"/>
              </w:rPr>
              <w:t>款前提条件。</w:t>
            </w:r>
          </w:p>
        </w:tc>
      </w:tr>
      <w:tr w14:paraId="3FE63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0" w:hRule="atLeast"/>
        </w:trPr>
        <w:tc>
          <w:tcPr>
            <w:tcW w:w="905" w:type="dxa"/>
            <w:vMerge w:val="restart"/>
            <w:vAlign w:val="center"/>
          </w:tcPr>
          <w:p w14:paraId="2E889D41">
            <w:pPr>
              <w:pStyle w:val="478"/>
              <w:keepNext w:val="0"/>
              <w:keepLines w:val="0"/>
              <w:pageBreakBefore w:val="0"/>
              <w:wordWrap/>
              <w:overflowPunct/>
              <w:topLinePunct w:val="0"/>
              <w:bidi w:val="0"/>
              <w:snapToGrid w:val="0"/>
              <w:spacing w:line="240" w:lineRule="auto"/>
              <w:ind w:left="324"/>
              <w:jc w:val="both"/>
              <w:rPr>
                <w:color w:val="auto"/>
                <w:sz w:val="21"/>
                <w:szCs w:val="21"/>
                <w:highlight w:val="none"/>
              </w:rPr>
            </w:pPr>
            <w:r>
              <w:rPr>
                <w:color w:val="auto"/>
                <w:position w:val="-2"/>
                <w:sz w:val="21"/>
                <w:szCs w:val="21"/>
                <w:highlight w:val="none"/>
              </w:rPr>
              <w:t>4</w:t>
            </w:r>
          </w:p>
        </w:tc>
        <w:tc>
          <w:tcPr>
            <w:tcW w:w="1550" w:type="dxa"/>
            <w:vMerge w:val="restart"/>
            <w:vAlign w:val="center"/>
          </w:tcPr>
          <w:p w14:paraId="1916345E">
            <w:pPr>
              <w:pStyle w:val="478"/>
              <w:keepNext w:val="0"/>
              <w:keepLines w:val="0"/>
              <w:pageBreakBefore w:val="0"/>
              <w:wordWrap/>
              <w:overflowPunct/>
              <w:topLinePunct w:val="0"/>
              <w:bidi w:val="0"/>
              <w:snapToGrid w:val="0"/>
              <w:spacing w:line="240" w:lineRule="auto"/>
              <w:ind w:left="280"/>
              <w:jc w:val="both"/>
              <w:rPr>
                <w:color w:val="auto"/>
                <w:sz w:val="21"/>
                <w:szCs w:val="21"/>
                <w:highlight w:val="none"/>
              </w:rPr>
            </w:pPr>
            <w:r>
              <w:rPr>
                <w:color w:val="auto"/>
                <w:spacing w:val="-2"/>
                <w:sz w:val="21"/>
                <w:szCs w:val="21"/>
                <w:highlight w:val="none"/>
              </w:rPr>
              <w:t>培训要求</w:t>
            </w:r>
          </w:p>
        </w:tc>
        <w:tc>
          <w:tcPr>
            <w:tcW w:w="6788" w:type="dxa"/>
            <w:vAlign w:val="center"/>
          </w:tcPr>
          <w:p w14:paraId="58FF6B20">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113"/>
              <w:jc w:val="both"/>
              <w:textAlignment w:val="baseline"/>
              <w:rPr>
                <w:color w:val="auto"/>
                <w:sz w:val="21"/>
                <w:szCs w:val="21"/>
                <w:highlight w:val="none"/>
              </w:rPr>
            </w:pPr>
            <w:r>
              <w:rPr>
                <w:color w:val="auto"/>
                <w:sz w:val="21"/>
                <w:szCs w:val="21"/>
                <w:highlight w:val="none"/>
              </w:rPr>
              <w:t>4.1满足24小时热线服务。</w:t>
            </w:r>
          </w:p>
        </w:tc>
      </w:tr>
      <w:tr w14:paraId="1D2E2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0" w:hRule="atLeast"/>
        </w:trPr>
        <w:tc>
          <w:tcPr>
            <w:tcW w:w="905" w:type="dxa"/>
            <w:vMerge w:val="continue"/>
            <w:vAlign w:val="top"/>
          </w:tcPr>
          <w:p w14:paraId="5A0770FC">
            <w:pPr>
              <w:keepNext w:val="0"/>
              <w:keepLines w:val="0"/>
              <w:pageBreakBefore w:val="0"/>
              <w:wordWrap/>
              <w:overflowPunct/>
              <w:topLinePunct w:val="0"/>
              <w:bidi w:val="0"/>
              <w:snapToGrid w:val="0"/>
              <w:spacing w:line="240" w:lineRule="auto"/>
              <w:rPr>
                <w:rFonts w:ascii="Arial"/>
                <w:color w:val="auto"/>
                <w:sz w:val="21"/>
                <w:highlight w:val="none"/>
              </w:rPr>
            </w:pPr>
          </w:p>
        </w:tc>
        <w:tc>
          <w:tcPr>
            <w:tcW w:w="1550" w:type="dxa"/>
            <w:vMerge w:val="continue"/>
            <w:vAlign w:val="top"/>
          </w:tcPr>
          <w:p w14:paraId="661AA2A1">
            <w:pPr>
              <w:keepNext w:val="0"/>
              <w:keepLines w:val="0"/>
              <w:pageBreakBefore w:val="0"/>
              <w:wordWrap/>
              <w:overflowPunct/>
              <w:topLinePunct w:val="0"/>
              <w:bidi w:val="0"/>
              <w:snapToGrid w:val="0"/>
              <w:spacing w:line="240" w:lineRule="auto"/>
              <w:rPr>
                <w:rFonts w:ascii="Arial"/>
                <w:color w:val="auto"/>
                <w:sz w:val="21"/>
                <w:highlight w:val="none"/>
              </w:rPr>
            </w:pPr>
          </w:p>
        </w:tc>
        <w:tc>
          <w:tcPr>
            <w:tcW w:w="6788" w:type="dxa"/>
            <w:vAlign w:val="center"/>
          </w:tcPr>
          <w:p w14:paraId="26861F9B">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113"/>
              <w:jc w:val="both"/>
              <w:textAlignment w:val="baseline"/>
              <w:rPr>
                <w:color w:val="auto"/>
                <w:sz w:val="21"/>
                <w:szCs w:val="21"/>
                <w:highlight w:val="none"/>
              </w:rPr>
            </w:pPr>
            <w:r>
              <w:rPr>
                <w:color w:val="auto"/>
                <w:spacing w:val="-1"/>
                <w:sz w:val="21"/>
                <w:szCs w:val="21"/>
                <w:highlight w:val="none"/>
              </w:rPr>
              <w:t>4.2为保证投标人所提供的货物和设备安全、可靠运行，便于采购人的运行维护，必须对采购人培训合格的维护和管理人员。</w:t>
            </w:r>
          </w:p>
        </w:tc>
      </w:tr>
      <w:tr w14:paraId="56A48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0" w:hRule="atLeast"/>
        </w:trPr>
        <w:tc>
          <w:tcPr>
            <w:tcW w:w="905" w:type="dxa"/>
            <w:vMerge w:val="continue"/>
            <w:vAlign w:val="top"/>
          </w:tcPr>
          <w:p w14:paraId="72AB143E">
            <w:pPr>
              <w:keepNext w:val="0"/>
              <w:keepLines w:val="0"/>
              <w:pageBreakBefore w:val="0"/>
              <w:wordWrap/>
              <w:overflowPunct/>
              <w:topLinePunct w:val="0"/>
              <w:bidi w:val="0"/>
              <w:snapToGrid w:val="0"/>
              <w:spacing w:line="240" w:lineRule="auto"/>
              <w:rPr>
                <w:rFonts w:ascii="Arial"/>
                <w:color w:val="auto"/>
                <w:sz w:val="21"/>
                <w:highlight w:val="none"/>
              </w:rPr>
            </w:pPr>
          </w:p>
        </w:tc>
        <w:tc>
          <w:tcPr>
            <w:tcW w:w="1550" w:type="dxa"/>
            <w:vMerge w:val="continue"/>
            <w:vAlign w:val="top"/>
          </w:tcPr>
          <w:p w14:paraId="2D9A3E68">
            <w:pPr>
              <w:keepNext w:val="0"/>
              <w:keepLines w:val="0"/>
              <w:pageBreakBefore w:val="0"/>
              <w:wordWrap/>
              <w:overflowPunct/>
              <w:topLinePunct w:val="0"/>
              <w:bidi w:val="0"/>
              <w:snapToGrid w:val="0"/>
              <w:spacing w:line="240" w:lineRule="auto"/>
              <w:rPr>
                <w:rFonts w:ascii="Arial"/>
                <w:color w:val="auto"/>
                <w:sz w:val="21"/>
                <w:highlight w:val="none"/>
              </w:rPr>
            </w:pPr>
          </w:p>
        </w:tc>
        <w:tc>
          <w:tcPr>
            <w:tcW w:w="6788" w:type="dxa"/>
            <w:vAlign w:val="center"/>
          </w:tcPr>
          <w:p w14:paraId="7AA74C96">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113"/>
              <w:jc w:val="both"/>
              <w:textAlignment w:val="baseline"/>
              <w:rPr>
                <w:color w:val="auto"/>
                <w:sz w:val="21"/>
                <w:szCs w:val="21"/>
                <w:highlight w:val="none"/>
              </w:rPr>
            </w:pPr>
            <w:r>
              <w:rPr>
                <w:color w:val="auto"/>
                <w:spacing w:val="-1"/>
                <w:sz w:val="21"/>
                <w:szCs w:val="21"/>
                <w:highlight w:val="none"/>
              </w:rPr>
              <w:t>4.3投标人负责对采购人提供至少一次现场技术培训，以便工作</w:t>
            </w:r>
            <w:r>
              <w:rPr>
                <w:color w:val="auto"/>
                <w:spacing w:val="10"/>
                <w:sz w:val="21"/>
                <w:szCs w:val="21"/>
                <w:highlight w:val="none"/>
              </w:rPr>
              <w:t xml:space="preserve"> </w:t>
            </w:r>
            <w:r>
              <w:rPr>
                <w:color w:val="auto"/>
                <w:spacing w:val="-5"/>
                <w:sz w:val="21"/>
                <w:szCs w:val="21"/>
                <w:highlight w:val="none"/>
              </w:rPr>
              <w:t>人员在培训后能熟练地掌握系统的维护工作，并能及时排除大部</w:t>
            </w:r>
            <w:r>
              <w:rPr>
                <w:color w:val="auto"/>
                <w:spacing w:val="-1"/>
                <w:sz w:val="21"/>
                <w:szCs w:val="21"/>
                <w:highlight w:val="none"/>
              </w:rPr>
              <w:t>分的系统障碍。</w:t>
            </w:r>
          </w:p>
        </w:tc>
      </w:tr>
      <w:tr w14:paraId="73266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0" w:hRule="atLeast"/>
        </w:trPr>
        <w:tc>
          <w:tcPr>
            <w:tcW w:w="905" w:type="dxa"/>
            <w:vAlign w:val="center"/>
          </w:tcPr>
          <w:p w14:paraId="61683976">
            <w:pPr>
              <w:pStyle w:val="478"/>
              <w:keepNext w:val="0"/>
              <w:keepLines w:val="0"/>
              <w:pageBreakBefore w:val="0"/>
              <w:wordWrap/>
              <w:overflowPunct/>
              <w:topLinePunct w:val="0"/>
              <w:bidi w:val="0"/>
              <w:snapToGrid w:val="0"/>
              <w:spacing w:line="240" w:lineRule="auto"/>
              <w:ind w:left="324"/>
              <w:jc w:val="both"/>
              <w:rPr>
                <w:color w:val="auto"/>
                <w:sz w:val="21"/>
                <w:szCs w:val="21"/>
                <w:highlight w:val="none"/>
              </w:rPr>
            </w:pPr>
            <w:r>
              <w:rPr>
                <w:color w:val="auto"/>
                <w:sz w:val="21"/>
                <w:szCs w:val="21"/>
                <w:highlight w:val="none"/>
              </w:rPr>
              <w:t>5</w:t>
            </w:r>
          </w:p>
        </w:tc>
        <w:tc>
          <w:tcPr>
            <w:tcW w:w="1550" w:type="dxa"/>
            <w:vAlign w:val="center"/>
          </w:tcPr>
          <w:p w14:paraId="2AA21620">
            <w:pPr>
              <w:pStyle w:val="478"/>
              <w:keepNext w:val="0"/>
              <w:keepLines w:val="0"/>
              <w:pageBreakBefore w:val="0"/>
              <w:wordWrap/>
              <w:overflowPunct/>
              <w:topLinePunct w:val="0"/>
              <w:bidi w:val="0"/>
              <w:snapToGrid w:val="0"/>
              <w:spacing w:line="240" w:lineRule="auto"/>
              <w:ind w:left="290" w:right="95" w:hanging="210"/>
              <w:jc w:val="both"/>
              <w:rPr>
                <w:color w:val="auto"/>
                <w:sz w:val="21"/>
                <w:szCs w:val="21"/>
                <w:highlight w:val="none"/>
              </w:rPr>
            </w:pPr>
            <w:r>
              <w:rPr>
                <w:color w:val="auto"/>
                <w:spacing w:val="-2"/>
                <w:sz w:val="21"/>
                <w:szCs w:val="21"/>
                <w:highlight w:val="none"/>
              </w:rPr>
              <w:t>运输及包装方</w:t>
            </w:r>
            <w:r>
              <w:rPr>
                <w:color w:val="auto"/>
                <w:spacing w:val="2"/>
                <w:sz w:val="21"/>
                <w:szCs w:val="21"/>
                <w:highlight w:val="none"/>
              </w:rPr>
              <w:t xml:space="preserve"> 式的要求</w:t>
            </w:r>
          </w:p>
        </w:tc>
        <w:tc>
          <w:tcPr>
            <w:tcW w:w="6788" w:type="dxa"/>
            <w:vAlign w:val="center"/>
          </w:tcPr>
          <w:p w14:paraId="2B61FB65">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113" w:firstLine="39"/>
              <w:jc w:val="both"/>
              <w:textAlignment w:val="baseline"/>
              <w:rPr>
                <w:color w:val="auto"/>
                <w:sz w:val="21"/>
                <w:szCs w:val="21"/>
                <w:highlight w:val="none"/>
              </w:rPr>
            </w:pPr>
            <w:r>
              <w:rPr>
                <w:color w:val="auto"/>
                <w:spacing w:val="-2"/>
                <w:sz w:val="21"/>
                <w:szCs w:val="21"/>
                <w:highlight w:val="none"/>
              </w:rPr>
              <w:t>5.1设备的包装、运输由投标人负责，投标人应对任何由于不当</w:t>
            </w:r>
            <w:r>
              <w:rPr>
                <w:color w:val="auto"/>
                <w:spacing w:val="-5"/>
                <w:sz w:val="21"/>
                <w:szCs w:val="21"/>
                <w:highlight w:val="none"/>
              </w:rPr>
              <w:t>包装或防护措施不利而导致的商品损坏、损失、费用增长等后果</w:t>
            </w:r>
            <w:r>
              <w:rPr>
                <w:color w:val="auto"/>
                <w:spacing w:val="-2"/>
                <w:sz w:val="21"/>
                <w:szCs w:val="21"/>
                <w:highlight w:val="none"/>
              </w:rPr>
              <w:t>负责。</w:t>
            </w:r>
          </w:p>
        </w:tc>
      </w:tr>
      <w:tr w14:paraId="5869B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09" w:hRule="atLeast"/>
        </w:trPr>
        <w:tc>
          <w:tcPr>
            <w:tcW w:w="905" w:type="dxa"/>
            <w:vMerge w:val="restart"/>
            <w:vAlign w:val="center"/>
          </w:tcPr>
          <w:p w14:paraId="4FBF2751">
            <w:pPr>
              <w:pStyle w:val="478"/>
              <w:keepNext w:val="0"/>
              <w:keepLines w:val="0"/>
              <w:pageBreakBefore w:val="0"/>
              <w:wordWrap/>
              <w:overflowPunct/>
              <w:topLinePunct w:val="0"/>
              <w:bidi w:val="0"/>
              <w:snapToGrid w:val="0"/>
              <w:spacing w:line="240" w:lineRule="auto"/>
              <w:ind w:left="324"/>
              <w:jc w:val="both"/>
              <w:rPr>
                <w:color w:val="auto"/>
                <w:sz w:val="21"/>
                <w:szCs w:val="21"/>
                <w:highlight w:val="none"/>
              </w:rPr>
            </w:pPr>
            <w:r>
              <w:rPr>
                <w:color w:val="auto"/>
                <w:sz w:val="21"/>
                <w:szCs w:val="21"/>
                <w:highlight w:val="none"/>
              </w:rPr>
              <w:t>6</w:t>
            </w:r>
          </w:p>
        </w:tc>
        <w:tc>
          <w:tcPr>
            <w:tcW w:w="1550" w:type="dxa"/>
            <w:vMerge w:val="restart"/>
            <w:vAlign w:val="center"/>
          </w:tcPr>
          <w:p w14:paraId="26BD75A5">
            <w:pPr>
              <w:pStyle w:val="478"/>
              <w:keepNext w:val="0"/>
              <w:keepLines w:val="0"/>
              <w:pageBreakBefore w:val="0"/>
              <w:wordWrap/>
              <w:overflowPunct/>
              <w:topLinePunct w:val="0"/>
              <w:bidi w:val="0"/>
              <w:snapToGrid w:val="0"/>
              <w:spacing w:line="240" w:lineRule="auto"/>
              <w:ind w:left="500" w:right="69" w:hanging="420"/>
              <w:jc w:val="both"/>
              <w:rPr>
                <w:color w:val="auto"/>
                <w:sz w:val="21"/>
                <w:szCs w:val="21"/>
                <w:highlight w:val="none"/>
              </w:rPr>
            </w:pPr>
            <w:r>
              <w:rPr>
                <w:color w:val="auto"/>
                <w:spacing w:val="2"/>
                <w:sz w:val="21"/>
                <w:szCs w:val="21"/>
                <w:highlight w:val="none"/>
              </w:rPr>
              <w:t>安装、调试和</w:t>
            </w:r>
            <w:r>
              <w:rPr>
                <w:color w:val="auto"/>
                <w:spacing w:val="4"/>
                <w:sz w:val="21"/>
                <w:szCs w:val="21"/>
                <w:highlight w:val="none"/>
              </w:rPr>
              <w:t xml:space="preserve"> </w:t>
            </w:r>
            <w:r>
              <w:rPr>
                <w:color w:val="auto"/>
                <w:spacing w:val="-2"/>
                <w:sz w:val="21"/>
                <w:szCs w:val="21"/>
                <w:highlight w:val="none"/>
              </w:rPr>
              <w:t>验收</w:t>
            </w:r>
          </w:p>
        </w:tc>
        <w:tc>
          <w:tcPr>
            <w:tcW w:w="6788" w:type="dxa"/>
            <w:vAlign w:val="center"/>
          </w:tcPr>
          <w:p w14:paraId="5FE8D1C7">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113"/>
              <w:jc w:val="both"/>
              <w:textAlignment w:val="baseline"/>
              <w:rPr>
                <w:color w:val="auto"/>
                <w:sz w:val="21"/>
                <w:szCs w:val="21"/>
                <w:highlight w:val="none"/>
              </w:rPr>
            </w:pPr>
            <w:r>
              <w:rPr>
                <w:color w:val="auto"/>
                <w:spacing w:val="-1"/>
                <w:sz w:val="21"/>
                <w:szCs w:val="21"/>
                <w:highlight w:val="none"/>
              </w:rPr>
              <w:t>6.1投标人货物经过双方检验认可后，签署验收报告，产品保修期自验收合格之日起算，由投标人提供产品保修文件。</w:t>
            </w:r>
          </w:p>
        </w:tc>
      </w:tr>
      <w:tr w14:paraId="6FAD4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Change w:id="136" w:author="董馨如" w:date="2024-10-16T18:05:20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blPrExChange>
        </w:tblPrEx>
        <w:trPr>
          <w:trHeight w:val="329" w:hRule="atLeast"/>
          <w:trPrChange w:id="136" w:author="董馨如" w:date="2024-10-16T18:05:20Z">
            <w:trPr>
              <w:trHeight w:val="1389" w:hRule="atLeast"/>
            </w:trPr>
          </w:trPrChange>
        </w:trPr>
        <w:tc>
          <w:tcPr>
            <w:tcW w:w="905" w:type="dxa"/>
            <w:vMerge w:val="continue"/>
            <w:vAlign w:val="top"/>
            <w:tcPrChange w:id="137" w:author="董馨如" w:date="2024-10-16T18:05:20Z">
              <w:tcPr>
                <w:tcW w:w="905" w:type="dxa"/>
                <w:vMerge w:val="continue"/>
                <w:vAlign w:val="top"/>
                <w:tcPrChange w:id="138" w:author="董馨如" w:date="2024-10-16T18:05:20Z">
                  <w:tcPr>
                    <w:tcW w:w="905" w:type="dxa"/>
                    <w:vMerge w:val="continue"/>
                    <w:vAlign w:val="top"/>
                    <w:tcPrChange w:id="139" w:author="董馨如" w:date="2024-10-16T18:05:20Z">
                      <w:tcPr>
                        <w:tcW w:w="905" w:type="dxa"/>
                        <w:vMerge w:val="continue"/>
                        <w:vAlign w:val="top"/>
                      </w:tcPr>
                    </w:tcPrChange>
                  </w:tcPr>
                </w:tcPrChange>
              </w:tcPr>
            </w:tcPrChange>
          </w:tcPr>
          <w:p w14:paraId="6025C103">
            <w:pPr>
              <w:keepNext w:val="0"/>
              <w:keepLines w:val="0"/>
              <w:pageBreakBefore w:val="0"/>
              <w:wordWrap/>
              <w:overflowPunct/>
              <w:topLinePunct w:val="0"/>
              <w:bidi w:val="0"/>
              <w:snapToGrid w:val="0"/>
              <w:spacing w:line="240" w:lineRule="auto"/>
              <w:rPr>
                <w:rFonts w:ascii="Arial"/>
                <w:color w:val="auto"/>
                <w:sz w:val="21"/>
                <w:highlight w:val="none"/>
              </w:rPr>
            </w:pPr>
          </w:p>
        </w:tc>
        <w:tc>
          <w:tcPr>
            <w:tcW w:w="1550" w:type="dxa"/>
            <w:vMerge w:val="continue"/>
            <w:vAlign w:val="top"/>
            <w:tcPrChange w:id="140" w:author="董馨如" w:date="2024-10-16T18:05:20Z">
              <w:tcPr>
                <w:tcW w:w="1550" w:type="dxa"/>
                <w:vMerge w:val="continue"/>
                <w:vAlign w:val="top"/>
                <w:tcPrChange w:id="141" w:author="董馨如" w:date="2024-10-16T18:05:20Z">
                  <w:tcPr>
                    <w:tcW w:w="1550" w:type="dxa"/>
                    <w:vMerge w:val="continue"/>
                    <w:vAlign w:val="top"/>
                    <w:tcPrChange w:id="142" w:author="董馨如" w:date="2024-10-16T18:05:20Z">
                      <w:tcPr>
                        <w:tcW w:w="1550" w:type="dxa"/>
                        <w:vMerge w:val="continue"/>
                        <w:vAlign w:val="top"/>
                      </w:tcPr>
                    </w:tcPrChange>
                  </w:tcPr>
                </w:tcPrChange>
              </w:tcPr>
            </w:tcPrChange>
          </w:tcPr>
          <w:p w14:paraId="778AEF46">
            <w:pPr>
              <w:keepNext w:val="0"/>
              <w:keepLines w:val="0"/>
              <w:pageBreakBefore w:val="0"/>
              <w:wordWrap/>
              <w:overflowPunct/>
              <w:topLinePunct w:val="0"/>
              <w:bidi w:val="0"/>
              <w:snapToGrid w:val="0"/>
              <w:spacing w:line="240" w:lineRule="auto"/>
              <w:rPr>
                <w:rFonts w:ascii="Arial"/>
                <w:color w:val="auto"/>
                <w:sz w:val="21"/>
                <w:highlight w:val="none"/>
              </w:rPr>
            </w:pPr>
          </w:p>
        </w:tc>
        <w:tc>
          <w:tcPr>
            <w:tcW w:w="6788" w:type="dxa"/>
            <w:vAlign w:val="center"/>
            <w:tcPrChange w:id="143" w:author="董馨如" w:date="2024-10-16T18:05:20Z">
              <w:tcPr>
                <w:tcW w:w="6788" w:type="dxa"/>
                <w:vAlign w:val="center"/>
                <w:tcPrChange w:id="144" w:author="董馨如" w:date="2024-10-16T18:05:20Z">
                  <w:tcPr>
                    <w:tcW w:w="6788" w:type="dxa"/>
                    <w:vAlign w:val="center"/>
                    <w:tcPrChange w:id="145" w:author="董馨如" w:date="2024-10-16T18:05:20Z">
                      <w:tcPr>
                        <w:tcW w:w="6788" w:type="dxa"/>
                        <w:vAlign w:val="center"/>
                      </w:tcPr>
                    </w:tcPrChange>
                  </w:tcPr>
                </w:tcPrChange>
              </w:tcPr>
            </w:tcPrChange>
          </w:tcPr>
          <w:p w14:paraId="09E239B4">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113"/>
              <w:jc w:val="both"/>
              <w:textAlignment w:val="baseline"/>
              <w:rPr>
                <w:color w:val="auto"/>
                <w:sz w:val="21"/>
                <w:szCs w:val="21"/>
                <w:highlight w:val="none"/>
              </w:rPr>
            </w:pPr>
            <w:r>
              <w:rPr>
                <w:color w:val="auto"/>
                <w:spacing w:val="-1"/>
                <w:sz w:val="21"/>
                <w:szCs w:val="21"/>
                <w:highlight w:val="none"/>
              </w:rPr>
              <w:t>6.2当满足以下条件时，采购人才向投标人签发货物验收报告：a、投标人已按照合同规定提供了全部产品及完整的技术资料。</w:t>
            </w:r>
          </w:p>
          <w:p w14:paraId="31F2CBB0">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113"/>
              <w:jc w:val="both"/>
              <w:textAlignment w:val="baseline"/>
              <w:rPr>
                <w:color w:val="auto"/>
                <w:sz w:val="21"/>
                <w:szCs w:val="21"/>
                <w:highlight w:val="none"/>
              </w:rPr>
            </w:pPr>
            <w:r>
              <w:rPr>
                <w:color w:val="auto"/>
                <w:sz w:val="21"/>
                <w:szCs w:val="21"/>
                <w:highlight w:val="none"/>
              </w:rPr>
              <w:t>b、货物符合招标文件技术规格书的要求，性能满足要求。c、货物具备产品合格证。</w:t>
            </w:r>
          </w:p>
        </w:tc>
      </w:tr>
      <w:tr w14:paraId="61414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905" w:type="dxa"/>
            <w:vMerge w:val="continue"/>
            <w:vAlign w:val="top"/>
          </w:tcPr>
          <w:p w14:paraId="38E8D5DD">
            <w:pPr>
              <w:keepNext w:val="0"/>
              <w:keepLines w:val="0"/>
              <w:pageBreakBefore w:val="0"/>
              <w:wordWrap/>
              <w:overflowPunct/>
              <w:topLinePunct w:val="0"/>
              <w:bidi w:val="0"/>
              <w:snapToGrid w:val="0"/>
              <w:spacing w:line="240" w:lineRule="auto"/>
              <w:rPr>
                <w:rFonts w:ascii="Arial"/>
                <w:color w:val="auto"/>
                <w:sz w:val="21"/>
                <w:highlight w:val="none"/>
              </w:rPr>
            </w:pPr>
          </w:p>
        </w:tc>
        <w:tc>
          <w:tcPr>
            <w:tcW w:w="1550" w:type="dxa"/>
            <w:vMerge w:val="continue"/>
            <w:vAlign w:val="top"/>
          </w:tcPr>
          <w:p w14:paraId="5229077B">
            <w:pPr>
              <w:keepNext w:val="0"/>
              <w:keepLines w:val="0"/>
              <w:pageBreakBefore w:val="0"/>
              <w:wordWrap/>
              <w:overflowPunct/>
              <w:topLinePunct w:val="0"/>
              <w:bidi w:val="0"/>
              <w:snapToGrid w:val="0"/>
              <w:spacing w:line="240" w:lineRule="auto"/>
              <w:rPr>
                <w:rFonts w:ascii="Arial"/>
                <w:color w:val="auto"/>
                <w:sz w:val="21"/>
                <w:highlight w:val="none"/>
              </w:rPr>
            </w:pPr>
          </w:p>
        </w:tc>
        <w:tc>
          <w:tcPr>
            <w:tcW w:w="6788" w:type="dxa"/>
            <w:vAlign w:val="center"/>
          </w:tcPr>
          <w:p w14:paraId="1BE98418">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113"/>
              <w:jc w:val="both"/>
              <w:textAlignment w:val="baseline"/>
              <w:rPr>
                <w:color w:val="auto"/>
                <w:sz w:val="21"/>
                <w:szCs w:val="21"/>
                <w:highlight w:val="none"/>
              </w:rPr>
            </w:pPr>
            <w:r>
              <w:rPr>
                <w:color w:val="auto"/>
                <w:sz w:val="21"/>
                <w:szCs w:val="21"/>
                <w:highlight w:val="none"/>
              </w:rPr>
              <w:t>6.3投标人技术工程师负责现场的免费安装、调试。</w:t>
            </w:r>
          </w:p>
        </w:tc>
      </w:tr>
      <w:tr w14:paraId="648F6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Change w:id="146" w:author="董馨如" w:date="2024-10-16T18:05:21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blPrExChange>
        </w:tblPrEx>
        <w:trPr>
          <w:trHeight w:val="90" w:hRule="atLeast"/>
          <w:trPrChange w:id="146" w:author="董馨如" w:date="2024-10-16T18:05:21Z">
            <w:trPr>
              <w:trHeight w:val="1199" w:hRule="atLeast"/>
            </w:trPr>
          </w:trPrChange>
        </w:trPr>
        <w:tc>
          <w:tcPr>
            <w:tcW w:w="905" w:type="dxa"/>
            <w:vMerge w:val="continue"/>
            <w:vAlign w:val="top"/>
            <w:tcPrChange w:id="147" w:author="董馨如" w:date="2024-10-16T18:05:21Z">
              <w:tcPr>
                <w:tcW w:w="905" w:type="dxa"/>
                <w:vMerge w:val="continue"/>
                <w:vAlign w:val="top"/>
                <w:tcPrChange w:id="148" w:author="董馨如" w:date="2024-10-16T18:05:21Z">
                  <w:tcPr>
                    <w:tcW w:w="905" w:type="dxa"/>
                    <w:vMerge w:val="continue"/>
                    <w:vAlign w:val="top"/>
                    <w:tcPrChange w:id="149" w:author="董馨如" w:date="2024-10-16T18:05:21Z">
                      <w:tcPr>
                        <w:tcW w:w="905" w:type="dxa"/>
                        <w:vMerge w:val="continue"/>
                        <w:vAlign w:val="top"/>
                      </w:tcPr>
                    </w:tcPrChange>
                  </w:tcPr>
                </w:tcPrChange>
              </w:tcPr>
            </w:tcPrChange>
          </w:tcPr>
          <w:p w14:paraId="094195DC">
            <w:pPr>
              <w:keepNext w:val="0"/>
              <w:keepLines w:val="0"/>
              <w:pageBreakBefore w:val="0"/>
              <w:wordWrap/>
              <w:overflowPunct/>
              <w:topLinePunct w:val="0"/>
              <w:bidi w:val="0"/>
              <w:snapToGrid w:val="0"/>
              <w:spacing w:line="240" w:lineRule="auto"/>
              <w:rPr>
                <w:rFonts w:ascii="Arial"/>
                <w:color w:val="auto"/>
                <w:sz w:val="21"/>
                <w:highlight w:val="none"/>
              </w:rPr>
            </w:pPr>
          </w:p>
        </w:tc>
        <w:tc>
          <w:tcPr>
            <w:tcW w:w="1550" w:type="dxa"/>
            <w:vMerge w:val="continue"/>
            <w:vAlign w:val="top"/>
            <w:tcPrChange w:id="150" w:author="董馨如" w:date="2024-10-16T18:05:21Z">
              <w:tcPr>
                <w:tcW w:w="1550" w:type="dxa"/>
                <w:vMerge w:val="continue"/>
                <w:vAlign w:val="top"/>
                <w:tcPrChange w:id="151" w:author="董馨如" w:date="2024-10-16T18:05:21Z">
                  <w:tcPr>
                    <w:tcW w:w="1550" w:type="dxa"/>
                    <w:vMerge w:val="continue"/>
                    <w:vAlign w:val="top"/>
                    <w:tcPrChange w:id="152" w:author="董馨如" w:date="2024-10-16T18:05:21Z">
                      <w:tcPr>
                        <w:tcW w:w="1550" w:type="dxa"/>
                        <w:vMerge w:val="continue"/>
                        <w:vAlign w:val="top"/>
                      </w:tcPr>
                    </w:tcPrChange>
                  </w:tcPr>
                </w:tcPrChange>
              </w:tcPr>
            </w:tcPrChange>
          </w:tcPr>
          <w:p w14:paraId="47DB811B">
            <w:pPr>
              <w:keepNext w:val="0"/>
              <w:keepLines w:val="0"/>
              <w:pageBreakBefore w:val="0"/>
              <w:wordWrap/>
              <w:overflowPunct/>
              <w:topLinePunct w:val="0"/>
              <w:bidi w:val="0"/>
              <w:snapToGrid w:val="0"/>
              <w:spacing w:line="240" w:lineRule="auto"/>
              <w:rPr>
                <w:rFonts w:ascii="Arial"/>
                <w:color w:val="auto"/>
                <w:sz w:val="21"/>
                <w:highlight w:val="none"/>
              </w:rPr>
            </w:pPr>
          </w:p>
        </w:tc>
        <w:tc>
          <w:tcPr>
            <w:tcW w:w="6788" w:type="dxa"/>
            <w:vAlign w:val="center"/>
            <w:tcPrChange w:id="153" w:author="董馨如" w:date="2024-10-16T18:05:21Z">
              <w:tcPr>
                <w:tcW w:w="6788" w:type="dxa"/>
                <w:vAlign w:val="center"/>
                <w:tcPrChange w:id="154" w:author="董馨如" w:date="2024-10-16T18:05:21Z">
                  <w:tcPr>
                    <w:tcW w:w="6788" w:type="dxa"/>
                    <w:vAlign w:val="center"/>
                    <w:tcPrChange w:id="155" w:author="董馨如" w:date="2024-10-16T18:05:21Z">
                      <w:tcPr>
                        <w:tcW w:w="6788" w:type="dxa"/>
                        <w:vAlign w:val="center"/>
                      </w:tcPr>
                    </w:tcPrChange>
                  </w:tcPr>
                </w:tcPrChange>
              </w:tcPr>
            </w:tcPrChange>
          </w:tcPr>
          <w:p w14:paraId="4848BE8F">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113"/>
              <w:jc w:val="both"/>
              <w:textAlignment w:val="baseline"/>
              <w:rPr>
                <w:color w:val="auto"/>
                <w:sz w:val="21"/>
                <w:szCs w:val="21"/>
                <w:highlight w:val="none"/>
              </w:rPr>
            </w:pPr>
            <w:r>
              <w:rPr>
                <w:color w:val="auto"/>
                <w:spacing w:val="-1"/>
                <w:sz w:val="21"/>
                <w:szCs w:val="21"/>
                <w:highlight w:val="none"/>
              </w:rPr>
              <w:t>6.4货物和设备运抵安装现场后，采购人将与投标人共同开箱验</w:t>
            </w:r>
            <w:r>
              <w:rPr>
                <w:color w:val="auto"/>
                <w:spacing w:val="-5"/>
                <w:sz w:val="21"/>
                <w:szCs w:val="21"/>
                <w:highlight w:val="none"/>
              </w:rPr>
              <w:t>收，如投标人届时不派人来，则验收结果应以采购人和当地商检人员的验收报告为最终验收结果。验收时发现短缺、破损，采购</w:t>
            </w:r>
            <w:r>
              <w:rPr>
                <w:color w:val="auto"/>
                <w:spacing w:val="-1"/>
                <w:sz w:val="21"/>
                <w:szCs w:val="21"/>
                <w:highlight w:val="none"/>
              </w:rPr>
              <w:t>人有权要求投标人立即补发和负责更换。</w:t>
            </w:r>
          </w:p>
        </w:tc>
      </w:tr>
      <w:tr w14:paraId="4862F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Change w:id="156" w:author="董馨如" w:date="2024-10-16T18:05:23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blPrExChange>
        </w:tblPrEx>
        <w:trPr>
          <w:trHeight w:val="90" w:hRule="atLeast"/>
          <w:trPrChange w:id="156" w:author="董馨如" w:date="2024-10-16T18:05:23Z">
            <w:trPr>
              <w:trHeight w:val="1199" w:hRule="atLeast"/>
            </w:trPr>
          </w:trPrChange>
        </w:trPr>
        <w:tc>
          <w:tcPr>
            <w:tcW w:w="905" w:type="dxa"/>
            <w:vMerge w:val="continue"/>
            <w:vAlign w:val="top"/>
            <w:tcPrChange w:id="157" w:author="董馨如" w:date="2024-10-16T18:05:23Z">
              <w:tcPr>
                <w:tcW w:w="905" w:type="dxa"/>
                <w:vMerge w:val="continue"/>
                <w:vAlign w:val="top"/>
                <w:tcPrChange w:id="158" w:author="董馨如" w:date="2024-10-16T18:05:23Z">
                  <w:tcPr>
                    <w:tcW w:w="905" w:type="dxa"/>
                    <w:vMerge w:val="continue"/>
                    <w:vAlign w:val="top"/>
                    <w:tcPrChange w:id="159" w:author="董馨如" w:date="2024-10-16T18:05:23Z">
                      <w:tcPr>
                        <w:tcW w:w="905" w:type="dxa"/>
                        <w:vMerge w:val="continue"/>
                        <w:vAlign w:val="top"/>
                      </w:tcPr>
                    </w:tcPrChange>
                  </w:tcPr>
                </w:tcPrChange>
              </w:tcPr>
            </w:tcPrChange>
          </w:tcPr>
          <w:p w14:paraId="6C5E8B2D">
            <w:pPr>
              <w:keepNext w:val="0"/>
              <w:keepLines w:val="0"/>
              <w:pageBreakBefore w:val="0"/>
              <w:wordWrap/>
              <w:overflowPunct/>
              <w:topLinePunct w:val="0"/>
              <w:bidi w:val="0"/>
              <w:snapToGrid w:val="0"/>
              <w:spacing w:line="240" w:lineRule="auto"/>
              <w:rPr>
                <w:rFonts w:ascii="Arial"/>
                <w:color w:val="auto"/>
                <w:sz w:val="21"/>
                <w:highlight w:val="none"/>
              </w:rPr>
            </w:pPr>
          </w:p>
        </w:tc>
        <w:tc>
          <w:tcPr>
            <w:tcW w:w="1550" w:type="dxa"/>
            <w:vMerge w:val="continue"/>
            <w:vAlign w:val="top"/>
            <w:tcPrChange w:id="160" w:author="董馨如" w:date="2024-10-16T18:05:23Z">
              <w:tcPr>
                <w:tcW w:w="1550" w:type="dxa"/>
                <w:vMerge w:val="continue"/>
                <w:vAlign w:val="top"/>
                <w:tcPrChange w:id="161" w:author="董馨如" w:date="2024-10-16T18:05:23Z">
                  <w:tcPr>
                    <w:tcW w:w="1550" w:type="dxa"/>
                    <w:vMerge w:val="continue"/>
                    <w:vAlign w:val="top"/>
                    <w:tcPrChange w:id="162" w:author="董馨如" w:date="2024-10-16T18:05:23Z">
                      <w:tcPr>
                        <w:tcW w:w="1550" w:type="dxa"/>
                        <w:vMerge w:val="continue"/>
                        <w:vAlign w:val="top"/>
                      </w:tcPr>
                    </w:tcPrChange>
                  </w:tcPr>
                </w:tcPrChange>
              </w:tcPr>
            </w:tcPrChange>
          </w:tcPr>
          <w:p w14:paraId="71BF8DA3">
            <w:pPr>
              <w:keepNext w:val="0"/>
              <w:keepLines w:val="0"/>
              <w:pageBreakBefore w:val="0"/>
              <w:wordWrap/>
              <w:overflowPunct/>
              <w:topLinePunct w:val="0"/>
              <w:bidi w:val="0"/>
              <w:snapToGrid w:val="0"/>
              <w:spacing w:line="240" w:lineRule="auto"/>
              <w:rPr>
                <w:rFonts w:ascii="Arial"/>
                <w:color w:val="auto"/>
                <w:sz w:val="21"/>
                <w:highlight w:val="none"/>
              </w:rPr>
            </w:pPr>
          </w:p>
        </w:tc>
        <w:tc>
          <w:tcPr>
            <w:tcW w:w="6788" w:type="dxa"/>
            <w:vAlign w:val="center"/>
            <w:tcPrChange w:id="163" w:author="董馨如" w:date="2024-10-16T18:05:23Z">
              <w:tcPr>
                <w:tcW w:w="6788" w:type="dxa"/>
                <w:vAlign w:val="center"/>
                <w:tcPrChange w:id="164" w:author="董馨如" w:date="2024-10-16T18:05:23Z">
                  <w:tcPr>
                    <w:tcW w:w="6788" w:type="dxa"/>
                    <w:vAlign w:val="center"/>
                    <w:tcPrChange w:id="165" w:author="董馨如" w:date="2024-10-16T18:05:23Z">
                      <w:tcPr>
                        <w:tcW w:w="6788" w:type="dxa"/>
                        <w:vAlign w:val="center"/>
                      </w:tcPr>
                    </w:tcPrChange>
                  </w:tcPr>
                </w:tcPrChange>
              </w:tcPr>
            </w:tcPrChange>
          </w:tcPr>
          <w:p w14:paraId="3960D506">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113"/>
              <w:jc w:val="both"/>
              <w:textAlignment w:val="baseline"/>
              <w:rPr>
                <w:color w:val="auto"/>
                <w:sz w:val="21"/>
                <w:szCs w:val="21"/>
                <w:highlight w:val="none"/>
              </w:rPr>
            </w:pPr>
            <w:r>
              <w:rPr>
                <w:color w:val="auto"/>
                <w:spacing w:val="-1"/>
                <w:sz w:val="21"/>
                <w:szCs w:val="21"/>
                <w:highlight w:val="none"/>
              </w:rPr>
              <w:t>6.5投标人应提出货物和设备测试的内容、项目、指标和方法，</w:t>
            </w:r>
            <w:r>
              <w:rPr>
                <w:color w:val="auto"/>
                <w:spacing w:val="-6"/>
                <w:sz w:val="21"/>
                <w:szCs w:val="21"/>
                <w:highlight w:val="none"/>
              </w:rPr>
              <w:t>投标人有责任对采购人的技术人员提出的问题作出解答。测试应</w:t>
            </w:r>
            <w:r>
              <w:rPr>
                <w:color w:val="auto"/>
                <w:spacing w:val="-1"/>
                <w:sz w:val="21"/>
                <w:szCs w:val="21"/>
                <w:highlight w:val="none"/>
              </w:rPr>
              <w:t>进行详细记录，货物和设备测试结束后，由投标人技术人员签字后交给采购人验收。</w:t>
            </w:r>
          </w:p>
        </w:tc>
      </w:tr>
      <w:tr w14:paraId="7F62E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Change w:id="166" w:author="董馨如" w:date="2024-10-16T18:05:24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blPrExChange>
        </w:tblPrEx>
        <w:trPr>
          <w:trHeight w:val="90" w:hRule="atLeast"/>
          <w:trPrChange w:id="166" w:author="董馨如" w:date="2024-10-16T18:05:24Z">
            <w:trPr>
              <w:trHeight w:val="1199" w:hRule="atLeast"/>
            </w:trPr>
          </w:trPrChange>
        </w:trPr>
        <w:tc>
          <w:tcPr>
            <w:tcW w:w="905" w:type="dxa"/>
            <w:vMerge w:val="continue"/>
            <w:vAlign w:val="top"/>
            <w:tcPrChange w:id="167" w:author="董馨如" w:date="2024-10-16T18:05:24Z">
              <w:tcPr>
                <w:tcW w:w="905" w:type="dxa"/>
                <w:vMerge w:val="continue"/>
                <w:vAlign w:val="top"/>
                <w:tcPrChange w:id="168" w:author="董馨如" w:date="2024-10-16T18:05:24Z">
                  <w:tcPr>
                    <w:tcW w:w="905" w:type="dxa"/>
                    <w:vMerge w:val="continue"/>
                    <w:vAlign w:val="top"/>
                    <w:tcPrChange w:id="169" w:author="董馨如" w:date="2024-10-16T18:05:24Z">
                      <w:tcPr>
                        <w:tcW w:w="905" w:type="dxa"/>
                        <w:vMerge w:val="continue"/>
                        <w:vAlign w:val="top"/>
                      </w:tcPr>
                    </w:tcPrChange>
                  </w:tcPr>
                </w:tcPrChange>
              </w:tcPr>
            </w:tcPrChange>
          </w:tcPr>
          <w:p w14:paraId="5BD12D74">
            <w:pPr>
              <w:keepNext w:val="0"/>
              <w:keepLines w:val="0"/>
              <w:pageBreakBefore w:val="0"/>
              <w:wordWrap/>
              <w:overflowPunct/>
              <w:topLinePunct w:val="0"/>
              <w:bidi w:val="0"/>
              <w:snapToGrid w:val="0"/>
              <w:spacing w:line="240" w:lineRule="auto"/>
              <w:rPr>
                <w:rFonts w:ascii="Arial"/>
                <w:color w:val="auto"/>
                <w:sz w:val="21"/>
                <w:highlight w:val="none"/>
              </w:rPr>
            </w:pPr>
          </w:p>
        </w:tc>
        <w:tc>
          <w:tcPr>
            <w:tcW w:w="1550" w:type="dxa"/>
            <w:vMerge w:val="continue"/>
            <w:vAlign w:val="top"/>
            <w:tcPrChange w:id="170" w:author="董馨如" w:date="2024-10-16T18:05:24Z">
              <w:tcPr>
                <w:tcW w:w="1550" w:type="dxa"/>
                <w:vMerge w:val="continue"/>
                <w:vAlign w:val="top"/>
                <w:tcPrChange w:id="171" w:author="董馨如" w:date="2024-10-16T18:05:24Z">
                  <w:tcPr>
                    <w:tcW w:w="1550" w:type="dxa"/>
                    <w:vMerge w:val="continue"/>
                    <w:vAlign w:val="top"/>
                    <w:tcPrChange w:id="172" w:author="董馨如" w:date="2024-10-16T18:05:24Z">
                      <w:tcPr>
                        <w:tcW w:w="1550" w:type="dxa"/>
                        <w:vMerge w:val="continue"/>
                        <w:vAlign w:val="top"/>
                      </w:tcPr>
                    </w:tcPrChange>
                  </w:tcPr>
                </w:tcPrChange>
              </w:tcPr>
            </w:tcPrChange>
          </w:tcPr>
          <w:p w14:paraId="41507B63">
            <w:pPr>
              <w:keepNext w:val="0"/>
              <w:keepLines w:val="0"/>
              <w:pageBreakBefore w:val="0"/>
              <w:wordWrap/>
              <w:overflowPunct/>
              <w:topLinePunct w:val="0"/>
              <w:bidi w:val="0"/>
              <w:snapToGrid w:val="0"/>
              <w:spacing w:line="240" w:lineRule="auto"/>
              <w:rPr>
                <w:rFonts w:ascii="Arial"/>
                <w:color w:val="auto"/>
                <w:sz w:val="21"/>
                <w:highlight w:val="none"/>
              </w:rPr>
            </w:pPr>
          </w:p>
        </w:tc>
        <w:tc>
          <w:tcPr>
            <w:tcW w:w="6788" w:type="dxa"/>
            <w:vAlign w:val="center"/>
            <w:tcPrChange w:id="173" w:author="董馨如" w:date="2024-10-16T18:05:24Z">
              <w:tcPr>
                <w:tcW w:w="6788" w:type="dxa"/>
                <w:vAlign w:val="center"/>
                <w:tcPrChange w:id="174" w:author="董馨如" w:date="2024-10-16T18:05:24Z">
                  <w:tcPr>
                    <w:tcW w:w="6788" w:type="dxa"/>
                    <w:vAlign w:val="center"/>
                    <w:tcPrChange w:id="175" w:author="董馨如" w:date="2024-10-16T18:05:24Z">
                      <w:tcPr>
                        <w:tcW w:w="6788" w:type="dxa"/>
                        <w:vAlign w:val="center"/>
                      </w:tcPr>
                    </w:tcPrChange>
                  </w:tcPr>
                </w:tcPrChange>
              </w:tcPr>
            </w:tcPrChange>
          </w:tcPr>
          <w:p w14:paraId="0E5D85B5">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113" w:firstLine="19"/>
              <w:jc w:val="both"/>
              <w:textAlignment w:val="baseline"/>
              <w:rPr>
                <w:color w:val="auto"/>
                <w:sz w:val="21"/>
                <w:szCs w:val="21"/>
                <w:highlight w:val="none"/>
              </w:rPr>
            </w:pPr>
            <w:r>
              <w:rPr>
                <w:color w:val="auto"/>
                <w:spacing w:val="-5"/>
                <w:sz w:val="21"/>
                <w:szCs w:val="21"/>
                <w:highlight w:val="none"/>
              </w:rPr>
              <w:t>6.6保修期自最终安装验收合格后开始，保修期内</w:t>
            </w:r>
            <w:del w:id="176" w:author="董馨如" w:date="2024-10-16T18:05:48Z">
              <w:r>
                <w:rPr>
                  <w:color w:val="auto"/>
                  <w:spacing w:val="-5"/>
                  <w:sz w:val="21"/>
                  <w:szCs w:val="21"/>
                  <w:highlight w:val="none"/>
                </w:rPr>
                <w:delText>卖方</w:delText>
              </w:r>
            </w:del>
            <w:ins w:id="177" w:author="董馨如" w:date="2024-10-16T18:05:48Z">
              <w:r>
                <w:rPr>
                  <w:rFonts w:hint="eastAsia"/>
                  <w:color w:val="auto"/>
                  <w:spacing w:val="-5"/>
                  <w:sz w:val="21"/>
                  <w:szCs w:val="21"/>
                  <w:highlight w:val="none"/>
                  <w:lang w:eastAsia="zh-CN"/>
                </w:rPr>
                <w:t>中标人</w:t>
              </w:r>
            </w:ins>
            <w:r>
              <w:rPr>
                <w:color w:val="auto"/>
                <w:spacing w:val="-5"/>
                <w:sz w:val="21"/>
                <w:szCs w:val="21"/>
                <w:highlight w:val="none"/>
              </w:rPr>
              <w:t>要保修除</w:t>
            </w:r>
            <w:r>
              <w:rPr>
                <w:color w:val="auto"/>
                <w:spacing w:val="-12"/>
                <w:sz w:val="21"/>
                <w:szCs w:val="21"/>
                <w:highlight w:val="none"/>
              </w:rPr>
              <w:t>消耗品以外的所有部件。在保修期内，如果货物和设备发生故障，</w:t>
            </w:r>
            <w:r>
              <w:rPr>
                <w:color w:val="auto"/>
                <w:spacing w:val="-3"/>
                <w:sz w:val="21"/>
                <w:szCs w:val="21"/>
                <w:highlight w:val="none"/>
              </w:rPr>
              <w:t>投标人要调查故障原因并修复直至满足最终验收指标和性能的</w:t>
            </w:r>
            <w:r>
              <w:rPr>
                <w:color w:val="auto"/>
                <w:spacing w:val="-5"/>
                <w:sz w:val="21"/>
                <w:szCs w:val="21"/>
                <w:highlight w:val="none"/>
              </w:rPr>
              <w:t>要求，或者更换整个或部分有缺陷的材料。以上都应是免费的。</w:t>
            </w:r>
          </w:p>
        </w:tc>
      </w:tr>
      <w:tr w14:paraId="72249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Change w:id="178" w:author="董馨如" w:date="2024-10-16T18:05:26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blPrExChange>
        </w:tblPrEx>
        <w:trPr>
          <w:trHeight w:val="90" w:hRule="atLeast"/>
          <w:trPrChange w:id="178" w:author="董馨如" w:date="2024-10-16T18:05:26Z">
            <w:trPr>
              <w:trHeight w:val="1199" w:hRule="atLeast"/>
            </w:trPr>
          </w:trPrChange>
        </w:trPr>
        <w:tc>
          <w:tcPr>
            <w:tcW w:w="905" w:type="dxa"/>
            <w:vMerge w:val="restart"/>
            <w:vAlign w:val="center"/>
            <w:tcPrChange w:id="179" w:author="董馨如" w:date="2024-10-16T18:05:26Z">
              <w:tcPr>
                <w:tcW w:w="905" w:type="dxa"/>
                <w:vMerge w:val="restart"/>
                <w:vAlign w:val="center"/>
                <w:tcPrChange w:id="180" w:author="董馨如" w:date="2024-10-16T18:05:26Z">
                  <w:tcPr>
                    <w:tcW w:w="905" w:type="dxa"/>
                    <w:vMerge w:val="restart"/>
                    <w:vAlign w:val="center"/>
                    <w:tcPrChange w:id="181" w:author="董馨如" w:date="2024-10-16T18:05:26Z">
                      <w:tcPr>
                        <w:tcW w:w="905" w:type="dxa"/>
                        <w:vMerge w:val="restart"/>
                        <w:vAlign w:val="center"/>
                      </w:tcPr>
                    </w:tcPrChange>
                  </w:tcPr>
                </w:tcPrChange>
              </w:tcPr>
            </w:tcPrChange>
          </w:tcPr>
          <w:p w14:paraId="44D78F67">
            <w:pPr>
              <w:pStyle w:val="478"/>
              <w:keepNext w:val="0"/>
              <w:keepLines w:val="0"/>
              <w:pageBreakBefore w:val="0"/>
              <w:wordWrap/>
              <w:overflowPunct/>
              <w:topLinePunct w:val="0"/>
              <w:bidi w:val="0"/>
              <w:snapToGrid w:val="0"/>
              <w:spacing w:line="240" w:lineRule="auto"/>
              <w:ind w:left="324"/>
              <w:jc w:val="both"/>
              <w:rPr>
                <w:color w:val="auto"/>
                <w:sz w:val="21"/>
                <w:szCs w:val="21"/>
                <w:highlight w:val="none"/>
              </w:rPr>
            </w:pPr>
            <w:r>
              <w:rPr>
                <w:color w:val="auto"/>
                <w:sz w:val="21"/>
                <w:szCs w:val="21"/>
                <w:highlight w:val="none"/>
              </w:rPr>
              <w:t>7</w:t>
            </w:r>
          </w:p>
        </w:tc>
        <w:tc>
          <w:tcPr>
            <w:tcW w:w="1550" w:type="dxa"/>
            <w:vMerge w:val="restart"/>
            <w:vAlign w:val="center"/>
            <w:tcPrChange w:id="182" w:author="董馨如" w:date="2024-10-16T18:05:26Z">
              <w:tcPr>
                <w:tcW w:w="1550" w:type="dxa"/>
                <w:vMerge w:val="restart"/>
                <w:vAlign w:val="center"/>
                <w:tcPrChange w:id="183" w:author="董馨如" w:date="2024-10-16T18:05:26Z">
                  <w:tcPr>
                    <w:tcW w:w="1550" w:type="dxa"/>
                    <w:vMerge w:val="restart"/>
                    <w:vAlign w:val="center"/>
                    <w:tcPrChange w:id="184" w:author="董馨如" w:date="2024-10-16T18:05:26Z">
                      <w:tcPr>
                        <w:tcW w:w="1550" w:type="dxa"/>
                        <w:vMerge w:val="restart"/>
                        <w:vAlign w:val="center"/>
                      </w:tcPr>
                    </w:tcPrChange>
                  </w:tcPr>
                </w:tcPrChange>
              </w:tcPr>
            </w:tcPrChange>
          </w:tcPr>
          <w:p w14:paraId="6EC6A5E4">
            <w:pPr>
              <w:pStyle w:val="478"/>
              <w:keepNext w:val="0"/>
              <w:keepLines w:val="0"/>
              <w:pageBreakBefore w:val="0"/>
              <w:wordWrap/>
              <w:overflowPunct/>
              <w:topLinePunct w:val="0"/>
              <w:bidi w:val="0"/>
              <w:snapToGrid w:val="0"/>
              <w:spacing w:line="240" w:lineRule="auto"/>
              <w:ind w:left="290"/>
              <w:jc w:val="both"/>
              <w:rPr>
                <w:color w:val="auto"/>
                <w:sz w:val="21"/>
                <w:szCs w:val="21"/>
                <w:highlight w:val="none"/>
              </w:rPr>
            </w:pPr>
            <w:r>
              <w:rPr>
                <w:color w:val="auto"/>
                <w:spacing w:val="4"/>
                <w:sz w:val="21"/>
                <w:szCs w:val="21"/>
                <w:highlight w:val="none"/>
              </w:rPr>
              <w:t>关于违约</w:t>
            </w:r>
          </w:p>
        </w:tc>
        <w:tc>
          <w:tcPr>
            <w:tcW w:w="6788" w:type="dxa"/>
            <w:vAlign w:val="center"/>
            <w:tcPrChange w:id="185" w:author="董馨如" w:date="2024-10-16T18:05:26Z">
              <w:tcPr>
                <w:tcW w:w="6788" w:type="dxa"/>
                <w:vAlign w:val="center"/>
                <w:tcPrChange w:id="186" w:author="董馨如" w:date="2024-10-16T18:05:26Z">
                  <w:tcPr>
                    <w:tcW w:w="6788" w:type="dxa"/>
                    <w:vAlign w:val="center"/>
                    <w:tcPrChange w:id="187" w:author="董馨如" w:date="2024-10-16T18:05:26Z">
                      <w:tcPr>
                        <w:tcW w:w="6788" w:type="dxa"/>
                        <w:vAlign w:val="center"/>
                      </w:tcPr>
                    </w:tcPrChange>
                  </w:tcPr>
                </w:tcPrChange>
              </w:tcPr>
            </w:tcPrChange>
          </w:tcPr>
          <w:p w14:paraId="2D908E06">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113"/>
              <w:jc w:val="both"/>
              <w:textAlignment w:val="baseline"/>
              <w:rPr>
                <w:color w:val="auto"/>
                <w:sz w:val="21"/>
                <w:szCs w:val="21"/>
                <w:highlight w:val="none"/>
              </w:rPr>
            </w:pPr>
            <w:r>
              <w:rPr>
                <w:color w:val="auto"/>
                <w:sz w:val="21"/>
                <w:szCs w:val="21"/>
                <w:highlight w:val="none"/>
              </w:rPr>
              <w:t>7.1中标人不能交货的，</w:t>
            </w:r>
            <w:r>
              <w:rPr>
                <w:rFonts w:hint="eastAsia"/>
                <w:color w:val="auto"/>
                <w:sz w:val="21"/>
                <w:szCs w:val="21"/>
                <w:highlight w:val="none"/>
                <w:lang w:val="en-US" w:eastAsia="zh-CN"/>
              </w:rPr>
              <w:t>中</w:t>
            </w:r>
            <w:r>
              <w:rPr>
                <w:color w:val="auto"/>
                <w:sz w:val="21"/>
                <w:szCs w:val="21"/>
                <w:highlight w:val="none"/>
              </w:rPr>
              <w:t>标人须偿付不能交付部分货款的</w:t>
            </w:r>
            <w:r>
              <w:rPr>
                <w:color w:val="auto"/>
                <w:sz w:val="21"/>
                <w:szCs w:val="21"/>
                <w:highlight w:val="none"/>
                <w:u w:val="single" w:color="auto"/>
              </w:rPr>
              <w:t>10</w:t>
            </w:r>
            <w:r>
              <w:rPr>
                <w:color w:val="auto"/>
                <w:sz w:val="21"/>
                <w:szCs w:val="21"/>
                <w:highlight w:val="none"/>
              </w:rPr>
              <w:t>%的违约金，并按主管部门相关规定处</w:t>
            </w:r>
            <w:r>
              <w:rPr>
                <w:color w:val="auto"/>
                <w:spacing w:val="-1"/>
                <w:sz w:val="21"/>
                <w:szCs w:val="21"/>
                <w:highlight w:val="none"/>
              </w:rPr>
              <w:t>理。</w:t>
            </w:r>
            <w:r>
              <w:rPr>
                <w:rFonts w:hint="eastAsia" w:ascii="宋体" w:hAnsi="宋体" w:cs="宋体"/>
                <w:color w:val="auto"/>
                <w:kern w:val="0"/>
                <w:szCs w:val="21"/>
                <w:highlight w:val="none"/>
                <w:lang w:val="zh-CN"/>
              </w:rPr>
              <w:t>如采购人已支付定金（合同金额的</w:t>
            </w:r>
            <w:r>
              <w:rPr>
                <w:rFonts w:hint="eastAsia" w:ascii="宋体" w:hAnsi="宋体" w:cs="宋体"/>
                <w:color w:val="auto"/>
                <w:kern w:val="0"/>
                <w:szCs w:val="21"/>
                <w:highlight w:val="none"/>
                <w:lang w:val="en-US" w:eastAsia="zh-CN"/>
              </w:rPr>
              <w:t>5</w:t>
            </w:r>
            <w:r>
              <w:rPr>
                <w:rFonts w:hint="eastAsia" w:ascii="宋体" w:hAnsi="宋体" w:cs="宋体"/>
                <w:color w:val="auto"/>
                <w:kern w:val="0"/>
                <w:szCs w:val="21"/>
                <w:highlight w:val="none"/>
                <w:lang w:val="zh-CN"/>
              </w:rPr>
              <w:t>0%），</w:t>
            </w:r>
            <w:r>
              <w:rPr>
                <w:rFonts w:hint="eastAsia" w:cs="宋体"/>
                <w:color w:val="auto"/>
                <w:kern w:val="0"/>
                <w:szCs w:val="21"/>
                <w:highlight w:val="none"/>
                <w:lang w:val="en-US" w:eastAsia="zh-CN"/>
              </w:rPr>
              <w:t>中</w:t>
            </w:r>
            <w:r>
              <w:rPr>
                <w:rFonts w:hint="eastAsia" w:ascii="宋体" w:hAnsi="宋体" w:cs="宋体"/>
                <w:color w:val="auto"/>
                <w:kern w:val="0"/>
                <w:szCs w:val="21"/>
                <w:highlight w:val="none"/>
                <w:lang w:val="zh-CN"/>
              </w:rPr>
              <w:t>标人须无条件退还不能交货部分的货物定金。</w:t>
            </w:r>
          </w:p>
        </w:tc>
      </w:tr>
      <w:tr w14:paraId="2F125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Change w:id="188" w:author="董馨如" w:date="2024-10-16T18:05:27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blPrExChange>
        </w:tblPrEx>
        <w:trPr>
          <w:trHeight w:val="90" w:hRule="atLeast"/>
          <w:trPrChange w:id="188" w:author="董馨如" w:date="2024-10-16T18:05:27Z">
            <w:trPr>
              <w:trHeight w:val="600" w:hRule="atLeast"/>
            </w:trPr>
          </w:trPrChange>
        </w:trPr>
        <w:tc>
          <w:tcPr>
            <w:tcW w:w="905" w:type="dxa"/>
            <w:vMerge w:val="continue"/>
            <w:vAlign w:val="top"/>
            <w:tcPrChange w:id="189" w:author="董馨如" w:date="2024-10-16T18:05:27Z">
              <w:tcPr>
                <w:tcW w:w="905" w:type="dxa"/>
                <w:vMerge w:val="continue"/>
                <w:vAlign w:val="top"/>
                <w:tcPrChange w:id="190" w:author="董馨如" w:date="2024-10-16T18:05:27Z">
                  <w:tcPr>
                    <w:tcW w:w="905" w:type="dxa"/>
                    <w:vMerge w:val="continue"/>
                    <w:vAlign w:val="top"/>
                    <w:tcPrChange w:id="191" w:author="董馨如" w:date="2024-10-16T18:05:27Z">
                      <w:tcPr>
                        <w:tcW w:w="905" w:type="dxa"/>
                        <w:vMerge w:val="continue"/>
                        <w:vAlign w:val="top"/>
                      </w:tcPr>
                    </w:tcPrChange>
                  </w:tcPr>
                </w:tcPrChange>
              </w:tcPr>
            </w:tcPrChange>
          </w:tcPr>
          <w:p w14:paraId="0CE22E0E">
            <w:pPr>
              <w:keepNext w:val="0"/>
              <w:keepLines w:val="0"/>
              <w:pageBreakBefore w:val="0"/>
              <w:wordWrap/>
              <w:overflowPunct/>
              <w:topLinePunct w:val="0"/>
              <w:bidi w:val="0"/>
              <w:snapToGrid w:val="0"/>
              <w:spacing w:line="240" w:lineRule="auto"/>
              <w:rPr>
                <w:rFonts w:ascii="Arial"/>
                <w:color w:val="auto"/>
                <w:sz w:val="21"/>
                <w:highlight w:val="none"/>
              </w:rPr>
            </w:pPr>
          </w:p>
        </w:tc>
        <w:tc>
          <w:tcPr>
            <w:tcW w:w="1550" w:type="dxa"/>
            <w:vMerge w:val="continue"/>
            <w:vAlign w:val="top"/>
            <w:tcPrChange w:id="192" w:author="董馨如" w:date="2024-10-16T18:05:27Z">
              <w:tcPr>
                <w:tcW w:w="1550" w:type="dxa"/>
                <w:vMerge w:val="continue"/>
                <w:vAlign w:val="top"/>
                <w:tcPrChange w:id="193" w:author="董馨如" w:date="2024-10-16T18:05:27Z">
                  <w:tcPr>
                    <w:tcW w:w="1550" w:type="dxa"/>
                    <w:vMerge w:val="continue"/>
                    <w:vAlign w:val="top"/>
                    <w:tcPrChange w:id="194" w:author="董馨如" w:date="2024-10-16T18:05:27Z">
                      <w:tcPr>
                        <w:tcW w:w="1550" w:type="dxa"/>
                        <w:vMerge w:val="continue"/>
                        <w:vAlign w:val="top"/>
                      </w:tcPr>
                    </w:tcPrChange>
                  </w:tcPr>
                </w:tcPrChange>
              </w:tcPr>
            </w:tcPrChange>
          </w:tcPr>
          <w:p w14:paraId="54EB8D03">
            <w:pPr>
              <w:keepNext w:val="0"/>
              <w:keepLines w:val="0"/>
              <w:pageBreakBefore w:val="0"/>
              <w:wordWrap/>
              <w:overflowPunct/>
              <w:topLinePunct w:val="0"/>
              <w:bidi w:val="0"/>
              <w:snapToGrid w:val="0"/>
              <w:spacing w:line="240" w:lineRule="auto"/>
              <w:rPr>
                <w:rFonts w:ascii="Arial"/>
                <w:color w:val="auto"/>
                <w:sz w:val="21"/>
                <w:highlight w:val="none"/>
              </w:rPr>
            </w:pPr>
          </w:p>
        </w:tc>
        <w:tc>
          <w:tcPr>
            <w:tcW w:w="6788" w:type="dxa"/>
            <w:vAlign w:val="center"/>
            <w:tcPrChange w:id="195" w:author="董馨如" w:date="2024-10-16T18:05:27Z">
              <w:tcPr>
                <w:tcW w:w="6788" w:type="dxa"/>
                <w:vAlign w:val="center"/>
                <w:tcPrChange w:id="196" w:author="董馨如" w:date="2024-10-16T18:05:27Z">
                  <w:tcPr>
                    <w:tcW w:w="6788" w:type="dxa"/>
                    <w:vAlign w:val="center"/>
                    <w:tcPrChange w:id="197" w:author="董馨如" w:date="2024-10-16T18:05:27Z">
                      <w:tcPr>
                        <w:tcW w:w="6788" w:type="dxa"/>
                        <w:vAlign w:val="center"/>
                      </w:tcPr>
                    </w:tcPrChange>
                  </w:tcPr>
                </w:tcPrChange>
              </w:tcPr>
            </w:tcPrChange>
          </w:tcPr>
          <w:p w14:paraId="4F639E7C">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113" w:firstLine="9"/>
              <w:jc w:val="both"/>
              <w:textAlignment w:val="baseline"/>
              <w:rPr>
                <w:color w:val="auto"/>
                <w:sz w:val="21"/>
                <w:szCs w:val="21"/>
                <w:highlight w:val="none"/>
              </w:rPr>
            </w:pPr>
            <w:r>
              <w:rPr>
                <w:color w:val="auto"/>
                <w:spacing w:val="-1"/>
                <w:sz w:val="21"/>
                <w:szCs w:val="21"/>
                <w:highlight w:val="none"/>
              </w:rPr>
              <w:t>7.2中标人逾期交货的，将被没收履约保证金</w:t>
            </w:r>
            <w:r>
              <w:rPr>
                <w:color w:val="auto"/>
                <w:spacing w:val="-2"/>
                <w:sz w:val="21"/>
                <w:szCs w:val="21"/>
                <w:highlight w:val="none"/>
              </w:rPr>
              <w:t>并按主管部门相关</w:t>
            </w:r>
            <w:r>
              <w:rPr>
                <w:color w:val="auto"/>
                <w:spacing w:val="-1"/>
                <w:sz w:val="21"/>
                <w:szCs w:val="21"/>
                <w:highlight w:val="none"/>
              </w:rPr>
              <w:t>规定处理。</w:t>
            </w:r>
          </w:p>
        </w:tc>
      </w:tr>
      <w:tr w14:paraId="7B3C9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Change w:id="198" w:author="董馨如" w:date="2024-10-16T18:05:2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blPrExChange>
        </w:tblPrEx>
        <w:trPr>
          <w:trHeight w:val="90" w:hRule="atLeast"/>
          <w:trPrChange w:id="198" w:author="董馨如" w:date="2024-10-16T18:05:28Z">
            <w:trPr>
              <w:trHeight w:val="1509" w:hRule="atLeast"/>
            </w:trPr>
          </w:trPrChange>
        </w:trPr>
        <w:tc>
          <w:tcPr>
            <w:tcW w:w="905" w:type="dxa"/>
            <w:vMerge w:val="continue"/>
            <w:vAlign w:val="top"/>
            <w:tcPrChange w:id="199" w:author="董馨如" w:date="2024-10-16T18:05:28Z">
              <w:tcPr>
                <w:tcW w:w="905" w:type="dxa"/>
                <w:vMerge w:val="continue"/>
                <w:vAlign w:val="top"/>
                <w:tcPrChange w:id="200" w:author="董馨如" w:date="2024-10-16T18:05:28Z">
                  <w:tcPr>
                    <w:tcW w:w="905" w:type="dxa"/>
                    <w:vMerge w:val="continue"/>
                    <w:vAlign w:val="top"/>
                    <w:tcPrChange w:id="201" w:author="董馨如" w:date="2024-10-16T18:05:28Z">
                      <w:tcPr>
                        <w:tcW w:w="905" w:type="dxa"/>
                        <w:vMerge w:val="continue"/>
                        <w:vAlign w:val="top"/>
                      </w:tcPr>
                    </w:tcPrChange>
                  </w:tcPr>
                </w:tcPrChange>
              </w:tcPr>
            </w:tcPrChange>
          </w:tcPr>
          <w:p w14:paraId="73D99F4D">
            <w:pPr>
              <w:keepNext w:val="0"/>
              <w:keepLines w:val="0"/>
              <w:pageBreakBefore w:val="0"/>
              <w:wordWrap/>
              <w:overflowPunct/>
              <w:topLinePunct w:val="0"/>
              <w:bidi w:val="0"/>
              <w:snapToGrid w:val="0"/>
              <w:spacing w:line="240" w:lineRule="auto"/>
              <w:rPr>
                <w:rFonts w:ascii="Arial"/>
                <w:color w:val="auto"/>
                <w:sz w:val="21"/>
                <w:highlight w:val="none"/>
              </w:rPr>
            </w:pPr>
          </w:p>
        </w:tc>
        <w:tc>
          <w:tcPr>
            <w:tcW w:w="1550" w:type="dxa"/>
            <w:vMerge w:val="continue"/>
            <w:vAlign w:val="top"/>
            <w:tcPrChange w:id="202" w:author="董馨如" w:date="2024-10-16T18:05:28Z">
              <w:tcPr>
                <w:tcW w:w="1550" w:type="dxa"/>
                <w:vMerge w:val="continue"/>
                <w:vAlign w:val="top"/>
                <w:tcPrChange w:id="203" w:author="董馨如" w:date="2024-10-16T18:05:28Z">
                  <w:tcPr>
                    <w:tcW w:w="1550" w:type="dxa"/>
                    <w:vMerge w:val="continue"/>
                    <w:vAlign w:val="top"/>
                    <w:tcPrChange w:id="204" w:author="董馨如" w:date="2024-10-16T18:05:28Z">
                      <w:tcPr>
                        <w:tcW w:w="1550" w:type="dxa"/>
                        <w:vMerge w:val="continue"/>
                        <w:vAlign w:val="top"/>
                      </w:tcPr>
                    </w:tcPrChange>
                  </w:tcPr>
                </w:tcPrChange>
              </w:tcPr>
            </w:tcPrChange>
          </w:tcPr>
          <w:p w14:paraId="34823479">
            <w:pPr>
              <w:keepNext w:val="0"/>
              <w:keepLines w:val="0"/>
              <w:pageBreakBefore w:val="0"/>
              <w:wordWrap/>
              <w:overflowPunct/>
              <w:topLinePunct w:val="0"/>
              <w:bidi w:val="0"/>
              <w:snapToGrid w:val="0"/>
              <w:spacing w:line="240" w:lineRule="auto"/>
              <w:rPr>
                <w:rFonts w:ascii="Arial"/>
                <w:color w:val="auto"/>
                <w:sz w:val="21"/>
                <w:highlight w:val="none"/>
              </w:rPr>
            </w:pPr>
          </w:p>
        </w:tc>
        <w:tc>
          <w:tcPr>
            <w:tcW w:w="6788" w:type="dxa"/>
            <w:vAlign w:val="center"/>
            <w:tcPrChange w:id="205" w:author="董馨如" w:date="2024-10-16T18:05:28Z">
              <w:tcPr>
                <w:tcW w:w="6788" w:type="dxa"/>
                <w:vAlign w:val="center"/>
                <w:tcPrChange w:id="206" w:author="董馨如" w:date="2024-10-16T18:05:28Z">
                  <w:tcPr>
                    <w:tcW w:w="6788" w:type="dxa"/>
                    <w:vAlign w:val="center"/>
                    <w:tcPrChange w:id="207" w:author="董馨如" w:date="2024-10-16T18:05:28Z">
                      <w:tcPr>
                        <w:tcW w:w="6788" w:type="dxa"/>
                        <w:vAlign w:val="center"/>
                      </w:tcPr>
                    </w:tcPrChange>
                  </w:tcPr>
                </w:tcPrChange>
              </w:tcPr>
            </w:tcPrChange>
          </w:tcPr>
          <w:p w14:paraId="2BFFAA0A">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24" w:leftChars="50" w:right="113" w:hanging="19"/>
              <w:jc w:val="both"/>
              <w:textAlignment w:val="baseline"/>
              <w:rPr>
                <w:color w:val="auto"/>
                <w:sz w:val="21"/>
                <w:szCs w:val="21"/>
                <w:highlight w:val="none"/>
              </w:rPr>
            </w:pPr>
            <w:r>
              <w:rPr>
                <w:color w:val="auto"/>
                <w:spacing w:val="-1"/>
                <w:sz w:val="21"/>
                <w:szCs w:val="21"/>
                <w:highlight w:val="none"/>
              </w:rPr>
              <w:t>7.3中标人所交付产品及服务不符合其投标承</w:t>
            </w:r>
            <w:r>
              <w:rPr>
                <w:color w:val="auto"/>
                <w:spacing w:val="-2"/>
                <w:sz w:val="21"/>
                <w:szCs w:val="21"/>
                <w:highlight w:val="none"/>
              </w:rPr>
              <w:t>诺的，或在投标阶</w:t>
            </w:r>
            <w:r>
              <w:rPr>
                <w:color w:val="auto"/>
                <w:spacing w:val="-6"/>
                <w:sz w:val="21"/>
                <w:szCs w:val="21"/>
                <w:highlight w:val="none"/>
              </w:rPr>
              <w:t>段为了中标而盲目虚假承诺、低价恶性竞争，在履约阶段则通过偷工减料、以次充好而获取利润的，将被没收履约保证金，并被</w:t>
            </w:r>
            <w:r>
              <w:rPr>
                <w:color w:val="auto"/>
                <w:spacing w:val="-5"/>
                <w:sz w:val="21"/>
                <w:szCs w:val="21"/>
                <w:highlight w:val="none"/>
              </w:rPr>
              <w:t>深圳市政府采购中心评为履约等级“差”并按主管部门相关规定</w:t>
            </w:r>
            <w:r>
              <w:rPr>
                <w:color w:val="auto"/>
                <w:spacing w:val="-2"/>
                <w:sz w:val="21"/>
                <w:szCs w:val="21"/>
                <w:highlight w:val="none"/>
              </w:rPr>
              <w:t>处理。</w:t>
            </w:r>
          </w:p>
        </w:tc>
      </w:tr>
      <w:tr w14:paraId="057D3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0" w:hRule="atLeast"/>
        </w:trPr>
        <w:tc>
          <w:tcPr>
            <w:tcW w:w="905" w:type="dxa"/>
            <w:vMerge w:val="restart"/>
            <w:vAlign w:val="center"/>
          </w:tcPr>
          <w:p w14:paraId="343D5399">
            <w:pPr>
              <w:pStyle w:val="478"/>
              <w:keepNext w:val="0"/>
              <w:keepLines w:val="0"/>
              <w:pageBreakBefore w:val="0"/>
              <w:wordWrap/>
              <w:overflowPunct/>
              <w:topLinePunct w:val="0"/>
              <w:bidi w:val="0"/>
              <w:snapToGrid w:val="0"/>
              <w:spacing w:line="240" w:lineRule="auto"/>
              <w:ind w:left="324"/>
              <w:jc w:val="both"/>
              <w:rPr>
                <w:color w:val="auto"/>
                <w:sz w:val="21"/>
                <w:szCs w:val="21"/>
                <w:highlight w:val="none"/>
              </w:rPr>
            </w:pPr>
            <w:r>
              <w:rPr>
                <w:color w:val="auto"/>
                <w:sz w:val="21"/>
                <w:szCs w:val="21"/>
                <w:highlight w:val="none"/>
              </w:rPr>
              <w:t>8</w:t>
            </w:r>
          </w:p>
        </w:tc>
        <w:tc>
          <w:tcPr>
            <w:tcW w:w="1550" w:type="dxa"/>
            <w:vMerge w:val="restart"/>
            <w:vAlign w:val="center"/>
          </w:tcPr>
          <w:p w14:paraId="583FBBBD">
            <w:pPr>
              <w:pStyle w:val="478"/>
              <w:keepNext w:val="0"/>
              <w:keepLines w:val="0"/>
              <w:pageBreakBefore w:val="0"/>
              <w:wordWrap/>
              <w:overflowPunct/>
              <w:topLinePunct w:val="0"/>
              <w:bidi w:val="0"/>
              <w:snapToGrid w:val="0"/>
              <w:spacing w:line="240" w:lineRule="auto"/>
              <w:ind w:left="180" w:right="70" w:hanging="100"/>
              <w:jc w:val="center"/>
              <w:rPr>
                <w:color w:val="auto"/>
                <w:sz w:val="21"/>
                <w:szCs w:val="21"/>
                <w:highlight w:val="none"/>
              </w:rPr>
            </w:pPr>
            <w:r>
              <w:rPr>
                <w:color w:val="auto"/>
                <w:spacing w:val="2"/>
                <w:sz w:val="21"/>
                <w:szCs w:val="21"/>
                <w:highlight w:val="none"/>
              </w:rPr>
              <w:t>关于质量及知</w:t>
            </w:r>
            <w:r>
              <w:rPr>
                <w:color w:val="auto"/>
                <w:spacing w:val="3"/>
                <w:sz w:val="21"/>
                <w:szCs w:val="21"/>
                <w:highlight w:val="none"/>
              </w:rPr>
              <w:t xml:space="preserve"> </w:t>
            </w:r>
            <w:r>
              <w:rPr>
                <w:color w:val="auto"/>
                <w:spacing w:val="-2"/>
                <w:sz w:val="21"/>
                <w:szCs w:val="21"/>
                <w:highlight w:val="none"/>
              </w:rPr>
              <w:t>识产权要求</w:t>
            </w:r>
          </w:p>
        </w:tc>
        <w:tc>
          <w:tcPr>
            <w:tcW w:w="6788" w:type="dxa"/>
            <w:vAlign w:val="center"/>
          </w:tcPr>
          <w:p w14:paraId="6B44B2FC">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113"/>
              <w:jc w:val="both"/>
              <w:textAlignment w:val="baseline"/>
              <w:rPr>
                <w:color w:val="auto"/>
                <w:sz w:val="21"/>
                <w:szCs w:val="21"/>
                <w:highlight w:val="none"/>
              </w:rPr>
            </w:pPr>
            <w:r>
              <w:rPr>
                <w:color w:val="auto"/>
                <w:sz w:val="21"/>
                <w:szCs w:val="21"/>
                <w:highlight w:val="none"/>
              </w:rPr>
              <w:t>8.1</w:t>
            </w:r>
            <w:del w:id="208" w:author="董馨如" w:date="2024-10-16T18:05:48Z">
              <w:r>
                <w:rPr>
                  <w:color w:val="auto"/>
                  <w:sz w:val="21"/>
                  <w:szCs w:val="21"/>
                  <w:highlight w:val="none"/>
                </w:rPr>
                <w:delText>卖方</w:delText>
              </w:r>
            </w:del>
            <w:ins w:id="209" w:author="董馨如" w:date="2024-10-16T18:05:48Z">
              <w:r>
                <w:rPr>
                  <w:rFonts w:hint="eastAsia"/>
                  <w:color w:val="auto"/>
                  <w:sz w:val="21"/>
                  <w:szCs w:val="21"/>
                  <w:highlight w:val="none"/>
                  <w:lang w:eastAsia="zh-CN"/>
                </w:rPr>
                <w:t>中标人</w:t>
              </w:r>
            </w:ins>
            <w:r>
              <w:rPr>
                <w:color w:val="auto"/>
                <w:sz w:val="21"/>
                <w:szCs w:val="21"/>
                <w:highlight w:val="none"/>
              </w:rPr>
              <w:t>提供完好、全新的原包装产品(</w:t>
            </w:r>
            <w:r>
              <w:rPr>
                <w:color w:val="auto"/>
                <w:spacing w:val="-1"/>
                <w:sz w:val="21"/>
                <w:szCs w:val="21"/>
                <w:highlight w:val="none"/>
              </w:rPr>
              <w:t>包括零配件),随机技</w:t>
            </w:r>
            <w:r>
              <w:rPr>
                <w:color w:val="auto"/>
                <w:spacing w:val="-5"/>
                <w:sz w:val="21"/>
                <w:szCs w:val="21"/>
                <w:highlight w:val="none"/>
              </w:rPr>
              <w:t>术资料齐全。产品符合国家质量检测标准，必须具有生</w:t>
            </w:r>
            <w:r>
              <w:rPr>
                <w:color w:val="auto"/>
                <w:spacing w:val="-6"/>
                <w:sz w:val="21"/>
                <w:szCs w:val="21"/>
                <w:highlight w:val="none"/>
              </w:rPr>
              <w:t>产日期、</w:t>
            </w:r>
            <w:r>
              <w:rPr>
                <w:color w:val="auto"/>
                <w:spacing w:val="-4"/>
                <w:sz w:val="21"/>
                <w:szCs w:val="21"/>
                <w:highlight w:val="none"/>
              </w:rPr>
              <w:t>厂名、厂址、产品合格证等。</w:t>
            </w:r>
          </w:p>
        </w:tc>
      </w:tr>
      <w:tr w14:paraId="064F3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193" w:hRule="atLeast"/>
        </w:trPr>
        <w:tc>
          <w:tcPr>
            <w:tcW w:w="905" w:type="dxa"/>
            <w:vMerge w:val="continue"/>
            <w:vAlign w:val="top"/>
          </w:tcPr>
          <w:p w14:paraId="16F43C8D">
            <w:pPr>
              <w:keepNext w:val="0"/>
              <w:keepLines w:val="0"/>
              <w:pageBreakBefore w:val="0"/>
              <w:wordWrap/>
              <w:overflowPunct/>
              <w:topLinePunct w:val="0"/>
              <w:bidi w:val="0"/>
              <w:snapToGrid w:val="0"/>
              <w:spacing w:line="240" w:lineRule="auto"/>
              <w:rPr>
                <w:rFonts w:ascii="Arial"/>
                <w:color w:val="auto"/>
                <w:sz w:val="21"/>
                <w:highlight w:val="none"/>
              </w:rPr>
            </w:pPr>
          </w:p>
        </w:tc>
        <w:tc>
          <w:tcPr>
            <w:tcW w:w="1550" w:type="dxa"/>
            <w:vMerge w:val="continue"/>
            <w:vAlign w:val="center"/>
          </w:tcPr>
          <w:p w14:paraId="34387C9B">
            <w:pPr>
              <w:pStyle w:val="478"/>
              <w:keepNext w:val="0"/>
              <w:keepLines w:val="0"/>
              <w:pageBreakBefore w:val="0"/>
              <w:wordWrap/>
              <w:overflowPunct/>
              <w:topLinePunct w:val="0"/>
              <w:bidi w:val="0"/>
              <w:snapToGrid w:val="0"/>
              <w:spacing w:line="240" w:lineRule="auto"/>
              <w:ind w:left="180" w:right="70" w:hanging="100"/>
              <w:jc w:val="center"/>
              <w:rPr>
                <w:color w:val="auto"/>
                <w:sz w:val="21"/>
                <w:szCs w:val="21"/>
                <w:highlight w:val="none"/>
              </w:rPr>
            </w:pPr>
          </w:p>
        </w:tc>
        <w:tc>
          <w:tcPr>
            <w:tcW w:w="6788" w:type="dxa"/>
            <w:vAlign w:val="center"/>
          </w:tcPr>
          <w:p w14:paraId="08309755">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113"/>
              <w:jc w:val="both"/>
              <w:textAlignment w:val="baseline"/>
              <w:rPr>
                <w:color w:val="auto"/>
                <w:sz w:val="21"/>
                <w:szCs w:val="21"/>
                <w:highlight w:val="none"/>
              </w:rPr>
            </w:pPr>
            <w:r>
              <w:rPr>
                <w:color w:val="auto"/>
                <w:spacing w:val="-4"/>
                <w:sz w:val="21"/>
                <w:szCs w:val="21"/>
                <w:highlight w:val="none"/>
              </w:rPr>
              <w:t>8.2投标人需具有良好的知识产权管理体系，买方在中国使用该</w:t>
            </w:r>
            <w:r>
              <w:rPr>
                <w:color w:val="auto"/>
                <w:spacing w:val="-3"/>
                <w:sz w:val="21"/>
                <w:szCs w:val="21"/>
                <w:highlight w:val="none"/>
              </w:rPr>
              <w:t>货物或货物的任何一部分时，免受第三方提出的侵犯其专利权、</w:t>
            </w:r>
            <w:r>
              <w:rPr>
                <w:color w:val="auto"/>
                <w:spacing w:val="-7"/>
                <w:sz w:val="21"/>
                <w:szCs w:val="21"/>
                <w:highlight w:val="none"/>
              </w:rPr>
              <w:t>商标权或工业设计权等知识产权的起诉或司法干预。如果发生上</w:t>
            </w:r>
            <w:r>
              <w:rPr>
                <w:color w:val="auto"/>
                <w:spacing w:val="-1"/>
                <w:sz w:val="21"/>
                <w:szCs w:val="21"/>
                <w:highlight w:val="none"/>
              </w:rPr>
              <w:t>述起诉或干预，则其法律责任均由</w:t>
            </w:r>
            <w:del w:id="210" w:author="董馨如" w:date="2024-10-16T18:05:48Z">
              <w:r>
                <w:rPr>
                  <w:color w:val="auto"/>
                  <w:spacing w:val="-1"/>
                  <w:sz w:val="21"/>
                  <w:szCs w:val="21"/>
                  <w:highlight w:val="none"/>
                </w:rPr>
                <w:delText>卖方</w:delText>
              </w:r>
            </w:del>
            <w:ins w:id="211" w:author="董馨如" w:date="2024-10-16T18:05:48Z">
              <w:r>
                <w:rPr>
                  <w:rFonts w:hint="eastAsia"/>
                  <w:color w:val="auto"/>
                  <w:spacing w:val="-1"/>
                  <w:sz w:val="21"/>
                  <w:szCs w:val="21"/>
                  <w:highlight w:val="none"/>
                  <w:lang w:eastAsia="zh-CN"/>
                </w:rPr>
                <w:t>中标人</w:t>
              </w:r>
            </w:ins>
            <w:r>
              <w:rPr>
                <w:color w:val="auto"/>
                <w:spacing w:val="-1"/>
                <w:sz w:val="21"/>
                <w:szCs w:val="21"/>
                <w:highlight w:val="none"/>
              </w:rPr>
              <w:t>负责。</w:t>
            </w:r>
          </w:p>
        </w:tc>
      </w:tr>
      <w:tr w14:paraId="6CD7F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498" w:hRule="atLeast"/>
        </w:trPr>
        <w:tc>
          <w:tcPr>
            <w:tcW w:w="905" w:type="dxa"/>
            <w:vAlign w:val="center"/>
          </w:tcPr>
          <w:p w14:paraId="29E03D73">
            <w:pPr>
              <w:pStyle w:val="478"/>
              <w:keepNext w:val="0"/>
              <w:keepLines w:val="0"/>
              <w:pageBreakBefore w:val="0"/>
              <w:wordWrap/>
              <w:overflowPunct/>
              <w:topLinePunct w:val="0"/>
              <w:bidi w:val="0"/>
              <w:snapToGrid w:val="0"/>
              <w:spacing w:line="240" w:lineRule="auto"/>
              <w:ind w:left="324"/>
              <w:jc w:val="center"/>
              <w:rPr>
                <w:color w:val="auto"/>
                <w:sz w:val="21"/>
                <w:szCs w:val="21"/>
                <w:highlight w:val="none"/>
              </w:rPr>
            </w:pPr>
            <w:r>
              <w:rPr>
                <w:color w:val="auto"/>
                <w:sz w:val="21"/>
                <w:szCs w:val="21"/>
                <w:highlight w:val="none"/>
              </w:rPr>
              <w:t>9</w:t>
            </w:r>
          </w:p>
        </w:tc>
        <w:tc>
          <w:tcPr>
            <w:tcW w:w="1550" w:type="dxa"/>
            <w:vAlign w:val="center"/>
          </w:tcPr>
          <w:p w14:paraId="326C88A3">
            <w:pPr>
              <w:pStyle w:val="478"/>
              <w:keepNext w:val="0"/>
              <w:keepLines w:val="0"/>
              <w:pageBreakBefore w:val="0"/>
              <w:wordWrap/>
              <w:overflowPunct/>
              <w:topLinePunct w:val="0"/>
              <w:bidi w:val="0"/>
              <w:snapToGrid w:val="0"/>
              <w:spacing w:line="240" w:lineRule="auto"/>
              <w:ind w:left="290"/>
              <w:jc w:val="both"/>
              <w:rPr>
                <w:color w:val="auto"/>
                <w:sz w:val="21"/>
                <w:szCs w:val="21"/>
                <w:highlight w:val="none"/>
              </w:rPr>
            </w:pPr>
            <w:r>
              <w:rPr>
                <w:color w:val="auto"/>
                <w:spacing w:val="2"/>
                <w:sz w:val="21"/>
                <w:szCs w:val="21"/>
                <w:highlight w:val="none"/>
              </w:rPr>
              <w:t>关于安全</w:t>
            </w:r>
          </w:p>
        </w:tc>
        <w:tc>
          <w:tcPr>
            <w:tcW w:w="6788" w:type="dxa"/>
            <w:vAlign w:val="center"/>
          </w:tcPr>
          <w:p w14:paraId="737E802F">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113"/>
              <w:jc w:val="both"/>
              <w:textAlignment w:val="baseline"/>
              <w:rPr>
                <w:color w:val="auto"/>
                <w:sz w:val="21"/>
                <w:szCs w:val="21"/>
                <w:highlight w:val="none"/>
              </w:rPr>
            </w:pPr>
            <w:r>
              <w:rPr>
                <w:color w:val="auto"/>
                <w:spacing w:val="-3"/>
                <w:sz w:val="21"/>
                <w:szCs w:val="21"/>
                <w:highlight w:val="none"/>
              </w:rPr>
              <w:t>在项目验收前的生产、送货期和项目验收后的免费售后服</w:t>
            </w:r>
            <w:r>
              <w:rPr>
                <w:color w:val="auto"/>
                <w:spacing w:val="-4"/>
                <w:sz w:val="21"/>
                <w:szCs w:val="21"/>
                <w:highlight w:val="none"/>
              </w:rPr>
              <w:t>务保修</w:t>
            </w:r>
            <w:r>
              <w:rPr>
                <w:color w:val="auto"/>
                <w:sz w:val="21"/>
                <w:szCs w:val="21"/>
                <w:highlight w:val="none"/>
              </w:rPr>
              <w:t xml:space="preserve"> </w:t>
            </w:r>
            <w:r>
              <w:rPr>
                <w:color w:val="auto"/>
                <w:spacing w:val="-1"/>
                <w:sz w:val="21"/>
                <w:szCs w:val="21"/>
                <w:highlight w:val="none"/>
              </w:rPr>
              <w:t>期内，中标人都应严格履行安全生产工作管理制度(投标人应就</w:t>
            </w:r>
            <w:r>
              <w:rPr>
                <w:color w:val="auto"/>
                <w:spacing w:val="-3"/>
                <w:sz w:val="21"/>
                <w:szCs w:val="21"/>
                <w:highlight w:val="none"/>
              </w:rPr>
              <w:t>生产、送货、安装、验收、服务中突发事件的提供相关应急预案</w:t>
            </w:r>
            <w:r>
              <w:rPr>
                <w:color w:val="auto"/>
                <w:sz w:val="21"/>
                <w:szCs w:val="21"/>
                <w:highlight w:val="none"/>
              </w:rPr>
              <w:t xml:space="preserve"> </w:t>
            </w:r>
            <w:r>
              <w:rPr>
                <w:color w:val="auto"/>
                <w:spacing w:val="1"/>
                <w:sz w:val="21"/>
                <w:szCs w:val="21"/>
                <w:highlight w:val="none"/>
              </w:rPr>
              <w:t>等),在生产、送货、搬运、安装等整个服务过程中造成的任何</w:t>
            </w:r>
            <w:r>
              <w:rPr>
                <w:color w:val="auto"/>
                <w:spacing w:val="3"/>
                <w:sz w:val="21"/>
                <w:szCs w:val="21"/>
                <w:highlight w:val="none"/>
              </w:rPr>
              <w:t>人员和财产损失风险均由中标人全部负责。</w:t>
            </w:r>
          </w:p>
        </w:tc>
      </w:tr>
      <w:tr w14:paraId="78D62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905" w:type="dxa"/>
            <w:vMerge w:val="restart"/>
            <w:vAlign w:val="center"/>
          </w:tcPr>
          <w:p w14:paraId="7D353AA3">
            <w:pPr>
              <w:pStyle w:val="478"/>
              <w:keepNext w:val="0"/>
              <w:keepLines w:val="0"/>
              <w:pageBreakBefore w:val="0"/>
              <w:wordWrap/>
              <w:overflowPunct/>
              <w:topLinePunct w:val="0"/>
              <w:bidi w:val="0"/>
              <w:snapToGrid w:val="0"/>
              <w:spacing w:line="240" w:lineRule="auto"/>
              <w:ind w:left="274"/>
              <w:jc w:val="center"/>
              <w:rPr>
                <w:color w:val="auto"/>
                <w:sz w:val="21"/>
                <w:szCs w:val="21"/>
                <w:highlight w:val="none"/>
              </w:rPr>
            </w:pPr>
            <w:r>
              <w:rPr>
                <w:color w:val="auto"/>
                <w:spacing w:val="-6"/>
                <w:sz w:val="21"/>
                <w:szCs w:val="21"/>
                <w:highlight w:val="none"/>
              </w:rPr>
              <w:t>10</w:t>
            </w:r>
          </w:p>
        </w:tc>
        <w:tc>
          <w:tcPr>
            <w:tcW w:w="1550" w:type="dxa"/>
            <w:vMerge w:val="restart"/>
            <w:vAlign w:val="center"/>
          </w:tcPr>
          <w:p w14:paraId="04F8BE7B">
            <w:pPr>
              <w:pStyle w:val="478"/>
              <w:keepNext w:val="0"/>
              <w:keepLines w:val="0"/>
              <w:pageBreakBefore w:val="0"/>
              <w:wordWrap/>
              <w:overflowPunct/>
              <w:topLinePunct w:val="0"/>
              <w:bidi w:val="0"/>
              <w:snapToGrid w:val="0"/>
              <w:spacing w:line="240" w:lineRule="auto"/>
              <w:ind w:left="500"/>
              <w:jc w:val="both"/>
              <w:rPr>
                <w:color w:val="auto"/>
                <w:sz w:val="21"/>
                <w:szCs w:val="21"/>
                <w:highlight w:val="none"/>
              </w:rPr>
            </w:pPr>
            <w:r>
              <w:rPr>
                <w:color w:val="auto"/>
                <w:spacing w:val="-3"/>
                <w:sz w:val="21"/>
                <w:szCs w:val="21"/>
                <w:highlight w:val="none"/>
              </w:rPr>
              <w:t>其他</w:t>
            </w:r>
          </w:p>
        </w:tc>
        <w:tc>
          <w:tcPr>
            <w:tcW w:w="6788" w:type="dxa"/>
            <w:vAlign w:val="center"/>
          </w:tcPr>
          <w:p w14:paraId="6717119E">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113"/>
              <w:jc w:val="both"/>
              <w:textAlignment w:val="baseline"/>
              <w:rPr>
                <w:color w:val="auto"/>
                <w:sz w:val="21"/>
                <w:szCs w:val="21"/>
                <w:highlight w:val="none"/>
              </w:rPr>
            </w:pPr>
            <w:r>
              <w:rPr>
                <w:color w:val="auto"/>
                <w:sz w:val="21"/>
                <w:szCs w:val="21"/>
                <w:highlight w:val="none"/>
              </w:rPr>
              <w:t>10.1投标人必须提供全新的原厂原装货物和</w:t>
            </w:r>
            <w:r>
              <w:rPr>
                <w:color w:val="auto"/>
                <w:spacing w:val="-1"/>
                <w:sz w:val="21"/>
                <w:szCs w:val="21"/>
                <w:highlight w:val="none"/>
              </w:rPr>
              <w:t>完善的服务。</w:t>
            </w:r>
          </w:p>
        </w:tc>
      </w:tr>
      <w:tr w14:paraId="1C55A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Change w:id="212" w:author="董馨如" w:date="2024-10-16T18:06:01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blPrExChange>
        </w:tblPrEx>
        <w:trPr>
          <w:trHeight w:val="90" w:hRule="atLeast"/>
          <w:trPrChange w:id="212" w:author="董馨如" w:date="2024-10-16T18:06:01Z">
            <w:trPr>
              <w:trHeight w:val="589" w:hRule="atLeast"/>
            </w:trPr>
          </w:trPrChange>
        </w:trPr>
        <w:tc>
          <w:tcPr>
            <w:tcW w:w="905" w:type="dxa"/>
            <w:vMerge w:val="continue"/>
            <w:vAlign w:val="center"/>
            <w:tcPrChange w:id="213" w:author="董馨如" w:date="2024-10-16T18:06:01Z">
              <w:tcPr>
                <w:tcW w:w="905" w:type="dxa"/>
                <w:vMerge w:val="continue"/>
                <w:vAlign w:val="center"/>
                <w:tcPrChange w:id="214" w:author="董馨如" w:date="2024-10-16T18:06:01Z">
                  <w:tcPr>
                    <w:tcW w:w="905" w:type="dxa"/>
                    <w:vMerge w:val="continue"/>
                    <w:vAlign w:val="center"/>
                    <w:tcPrChange w:id="215" w:author="董馨如" w:date="2024-10-16T18:06:01Z">
                      <w:tcPr>
                        <w:tcW w:w="905" w:type="dxa"/>
                        <w:vMerge w:val="continue"/>
                        <w:vAlign w:val="center"/>
                      </w:tcPr>
                    </w:tcPrChange>
                  </w:tcPr>
                </w:tcPrChange>
              </w:tcPr>
            </w:tcPrChange>
          </w:tcPr>
          <w:p w14:paraId="60AE2E2C">
            <w:pPr>
              <w:keepNext w:val="0"/>
              <w:keepLines w:val="0"/>
              <w:pageBreakBefore w:val="0"/>
              <w:wordWrap/>
              <w:overflowPunct/>
              <w:topLinePunct w:val="0"/>
              <w:bidi w:val="0"/>
              <w:snapToGrid w:val="0"/>
              <w:spacing w:line="240" w:lineRule="auto"/>
              <w:jc w:val="center"/>
              <w:rPr>
                <w:rFonts w:ascii="Arial"/>
                <w:color w:val="auto"/>
                <w:sz w:val="21"/>
                <w:highlight w:val="none"/>
              </w:rPr>
            </w:pPr>
          </w:p>
        </w:tc>
        <w:tc>
          <w:tcPr>
            <w:tcW w:w="1550" w:type="dxa"/>
            <w:vMerge w:val="continue"/>
            <w:vAlign w:val="center"/>
            <w:tcPrChange w:id="216" w:author="董馨如" w:date="2024-10-16T18:06:01Z">
              <w:tcPr>
                <w:tcW w:w="1550" w:type="dxa"/>
                <w:vMerge w:val="continue"/>
                <w:vAlign w:val="center"/>
                <w:tcPrChange w:id="217" w:author="董馨如" w:date="2024-10-16T18:06:01Z">
                  <w:tcPr>
                    <w:tcW w:w="1550" w:type="dxa"/>
                    <w:vMerge w:val="continue"/>
                    <w:vAlign w:val="center"/>
                    <w:tcPrChange w:id="218" w:author="董馨如" w:date="2024-10-16T18:06:01Z">
                      <w:tcPr>
                        <w:tcW w:w="1550" w:type="dxa"/>
                        <w:vMerge w:val="continue"/>
                        <w:vAlign w:val="center"/>
                      </w:tcPr>
                    </w:tcPrChange>
                  </w:tcPr>
                </w:tcPrChange>
              </w:tcPr>
            </w:tcPrChange>
          </w:tcPr>
          <w:p w14:paraId="64BEB576">
            <w:pPr>
              <w:keepNext w:val="0"/>
              <w:keepLines w:val="0"/>
              <w:pageBreakBefore w:val="0"/>
              <w:wordWrap/>
              <w:overflowPunct/>
              <w:topLinePunct w:val="0"/>
              <w:bidi w:val="0"/>
              <w:snapToGrid w:val="0"/>
              <w:spacing w:line="240" w:lineRule="auto"/>
              <w:jc w:val="center"/>
              <w:rPr>
                <w:rFonts w:ascii="Arial"/>
                <w:color w:val="auto"/>
                <w:sz w:val="21"/>
                <w:highlight w:val="none"/>
              </w:rPr>
            </w:pPr>
          </w:p>
        </w:tc>
        <w:tc>
          <w:tcPr>
            <w:tcW w:w="6788" w:type="dxa"/>
            <w:vAlign w:val="center"/>
            <w:tcPrChange w:id="219" w:author="董馨如" w:date="2024-10-16T18:06:01Z">
              <w:tcPr>
                <w:tcW w:w="6788" w:type="dxa"/>
                <w:vAlign w:val="center"/>
                <w:tcPrChange w:id="220" w:author="董馨如" w:date="2024-10-16T18:06:01Z">
                  <w:tcPr>
                    <w:tcW w:w="6788" w:type="dxa"/>
                    <w:vAlign w:val="center"/>
                    <w:tcPrChange w:id="221" w:author="董馨如" w:date="2024-10-16T18:06:01Z">
                      <w:tcPr>
                        <w:tcW w:w="6788" w:type="dxa"/>
                        <w:vAlign w:val="center"/>
                      </w:tcPr>
                    </w:tcPrChange>
                  </w:tcPr>
                </w:tcPrChange>
              </w:tcPr>
            </w:tcPrChange>
          </w:tcPr>
          <w:p w14:paraId="37932062">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113" w:firstLine="98"/>
              <w:jc w:val="both"/>
              <w:textAlignment w:val="baseline"/>
              <w:rPr>
                <w:color w:val="auto"/>
                <w:sz w:val="21"/>
                <w:szCs w:val="21"/>
                <w:highlight w:val="none"/>
              </w:rPr>
            </w:pPr>
            <w:r>
              <w:rPr>
                <w:color w:val="auto"/>
                <w:spacing w:val="-2"/>
                <w:sz w:val="21"/>
                <w:szCs w:val="21"/>
                <w:highlight w:val="none"/>
              </w:rPr>
              <w:t>10.2伴随服务(费用包含在各子包投标总价内):全部设备的技</w:t>
            </w:r>
            <w:r>
              <w:rPr>
                <w:color w:val="auto"/>
                <w:spacing w:val="-3"/>
                <w:sz w:val="21"/>
                <w:szCs w:val="21"/>
                <w:highlight w:val="none"/>
              </w:rPr>
              <w:t>术设计、运输、安装调试、人员培训、售后服务、含税等费用。</w:t>
            </w:r>
          </w:p>
        </w:tc>
      </w:tr>
      <w:tr w14:paraId="7753F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99" w:hRule="atLeast"/>
        </w:trPr>
        <w:tc>
          <w:tcPr>
            <w:tcW w:w="905" w:type="dxa"/>
            <w:vMerge w:val="continue"/>
            <w:vAlign w:val="center"/>
          </w:tcPr>
          <w:p w14:paraId="571F1612">
            <w:pPr>
              <w:keepNext w:val="0"/>
              <w:keepLines w:val="0"/>
              <w:pageBreakBefore w:val="0"/>
              <w:wordWrap/>
              <w:overflowPunct/>
              <w:topLinePunct w:val="0"/>
              <w:bidi w:val="0"/>
              <w:snapToGrid w:val="0"/>
              <w:spacing w:line="240" w:lineRule="auto"/>
              <w:jc w:val="center"/>
              <w:rPr>
                <w:rFonts w:ascii="Arial"/>
                <w:color w:val="auto"/>
                <w:sz w:val="21"/>
                <w:highlight w:val="none"/>
              </w:rPr>
            </w:pPr>
          </w:p>
        </w:tc>
        <w:tc>
          <w:tcPr>
            <w:tcW w:w="1550" w:type="dxa"/>
            <w:vMerge w:val="continue"/>
            <w:vAlign w:val="center"/>
          </w:tcPr>
          <w:p w14:paraId="02A564D4">
            <w:pPr>
              <w:keepNext w:val="0"/>
              <w:keepLines w:val="0"/>
              <w:pageBreakBefore w:val="0"/>
              <w:wordWrap/>
              <w:overflowPunct/>
              <w:topLinePunct w:val="0"/>
              <w:bidi w:val="0"/>
              <w:snapToGrid w:val="0"/>
              <w:spacing w:line="240" w:lineRule="auto"/>
              <w:jc w:val="center"/>
              <w:rPr>
                <w:rFonts w:ascii="Arial"/>
                <w:color w:val="auto"/>
                <w:sz w:val="21"/>
                <w:highlight w:val="none"/>
              </w:rPr>
            </w:pPr>
          </w:p>
        </w:tc>
        <w:tc>
          <w:tcPr>
            <w:tcW w:w="6788" w:type="dxa"/>
            <w:vAlign w:val="center"/>
          </w:tcPr>
          <w:p w14:paraId="0A350945">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54" w:leftChars="50" w:right="113" w:hanging="49"/>
              <w:jc w:val="both"/>
              <w:textAlignment w:val="baseline"/>
              <w:rPr>
                <w:color w:val="auto"/>
                <w:sz w:val="21"/>
                <w:szCs w:val="21"/>
                <w:highlight w:val="none"/>
              </w:rPr>
            </w:pPr>
            <w:r>
              <w:rPr>
                <w:color w:val="auto"/>
                <w:sz w:val="21"/>
                <w:szCs w:val="21"/>
                <w:highlight w:val="none"/>
              </w:rPr>
              <w:t>10.3投标人在投标文件中应对所投货物进行详细说明及提供详</w:t>
            </w:r>
            <w:r>
              <w:rPr>
                <w:color w:val="auto"/>
                <w:spacing w:val="-1"/>
                <w:sz w:val="21"/>
                <w:szCs w:val="21"/>
                <w:highlight w:val="none"/>
              </w:rPr>
              <w:t>细随机配置清单。</w:t>
            </w:r>
          </w:p>
        </w:tc>
      </w:tr>
      <w:tr w14:paraId="571EA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Change w:id="222" w:author="董馨如" w:date="2024-10-16T18:05:59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blPrExChange>
        </w:tblPrEx>
        <w:trPr>
          <w:trHeight w:val="90" w:hRule="atLeast"/>
          <w:trPrChange w:id="222" w:author="董馨如" w:date="2024-10-16T18:05:59Z">
            <w:trPr>
              <w:trHeight w:val="1198" w:hRule="atLeast"/>
            </w:trPr>
          </w:trPrChange>
        </w:trPr>
        <w:tc>
          <w:tcPr>
            <w:tcW w:w="905" w:type="dxa"/>
            <w:vMerge w:val="continue"/>
            <w:vAlign w:val="center"/>
            <w:tcPrChange w:id="223" w:author="董馨如" w:date="2024-10-16T18:05:59Z">
              <w:tcPr>
                <w:tcW w:w="905" w:type="dxa"/>
                <w:vMerge w:val="continue"/>
                <w:vAlign w:val="center"/>
                <w:tcPrChange w:id="224" w:author="董馨如" w:date="2024-10-16T18:05:59Z">
                  <w:tcPr>
                    <w:tcW w:w="905" w:type="dxa"/>
                    <w:vMerge w:val="continue"/>
                    <w:vAlign w:val="center"/>
                    <w:tcPrChange w:id="225" w:author="董馨如" w:date="2024-10-16T18:05:59Z">
                      <w:tcPr>
                        <w:tcW w:w="905" w:type="dxa"/>
                        <w:vMerge w:val="continue"/>
                        <w:vAlign w:val="center"/>
                      </w:tcPr>
                    </w:tcPrChange>
                  </w:tcPr>
                </w:tcPrChange>
              </w:tcPr>
            </w:tcPrChange>
          </w:tcPr>
          <w:p w14:paraId="3C37DC10">
            <w:pPr>
              <w:keepNext w:val="0"/>
              <w:keepLines w:val="0"/>
              <w:pageBreakBefore w:val="0"/>
              <w:wordWrap/>
              <w:overflowPunct/>
              <w:topLinePunct w:val="0"/>
              <w:bidi w:val="0"/>
              <w:snapToGrid w:val="0"/>
              <w:spacing w:line="240" w:lineRule="auto"/>
              <w:jc w:val="center"/>
              <w:rPr>
                <w:rFonts w:ascii="Arial"/>
                <w:color w:val="auto"/>
                <w:sz w:val="21"/>
                <w:highlight w:val="none"/>
              </w:rPr>
            </w:pPr>
          </w:p>
        </w:tc>
        <w:tc>
          <w:tcPr>
            <w:tcW w:w="1550" w:type="dxa"/>
            <w:vMerge w:val="continue"/>
            <w:vAlign w:val="center"/>
            <w:tcPrChange w:id="226" w:author="董馨如" w:date="2024-10-16T18:05:59Z">
              <w:tcPr>
                <w:tcW w:w="1550" w:type="dxa"/>
                <w:vMerge w:val="continue"/>
                <w:vAlign w:val="center"/>
                <w:tcPrChange w:id="227" w:author="董馨如" w:date="2024-10-16T18:05:59Z">
                  <w:tcPr>
                    <w:tcW w:w="1550" w:type="dxa"/>
                    <w:vMerge w:val="continue"/>
                    <w:vAlign w:val="center"/>
                    <w:tcPrChange w:id="228" w:author="董馨如" w:date="2024-10-16T18:05:59Z">
                      <w:tcPr>
                        <w:tcW w:w="1550" w:type="dxa"/>
                        <w:vMerge w:val="continue"/>
                        <w:vAlign w:val="center"/>
                      </w:tcPr>
                    </w:tcPrChange>
                  </w:tcPr>
                </w:tcPrChange>
              </w:tcPr>
            </w:tcPrChange>
          </w:tcPr>
          <w:p w14:paraId="37485245">
            <w:pPr>
              <w:keepNext w:val="0"/>
              <w:keepLines w:val="0"/>
              <w:pageBreakBefore w:val="0"/>
              <w:wordWrap/>
              <w:overflowPunct/>
              <w:topLinePunct w:val="0"/>
              <w:bidi w:val="0"/>
              <w:snapToGrid w:val="0"/>
              <w:spacing w:line="240" w:lineRule="auto"/>
              <w:jc w:val="center"/>
              <w:rPr>
                <w:rFonts w:ascii="Arial"/>
                <w:color w:val="auto"/>
                <w:sz w:val="21"/>
                <w:highlight w:val="none"/>
              </w:rPr>
            </w:pPr>
          </w:p>
        </w:tc>
        <w:tc>
          <w:tcPr>
            <w:tcW w:w="6788" w:type="dxa"/>
            <w:vAlign w:val="center"/>
            <w:tcPrChange w:id="229" w:author="董馨如" w:date="2024-10-16T18:05:59Z">
              <w:tcPr>
                <w:tcW w:w="6788" w:type="dxa"/>
                <w:vAlign w:val="center"/>
                <w:tcPrChange w:id="230" w:author="董馨如" w:date="2024-10-16T18:05:59Z">
                  <w:tcPr>
                    <w:tcW w:w="6788" w:type="dxa"/>
                    <w:vAlign w:val="center"/>
                    <w:tcPrChange w:id="231" w:author="董馨如" w:date="2024-10-16T18:05:59Z">
                      <w:tcPr>
                        <w:tcW w:w="6788" w:type="dxa"/>
                        <w:vAlign w:val="center"/>
                      </w:tcPr>
                    </w:tcPrChange>
                  </w:tcPr>
                </w:tcPrChange>
              </w:tcPr>
            </w:tcPrChange>
          </w:tcPr>
          <w:p w14:paraId="131E23FA">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113"/>
              <w:jc w:val="both"/>
              <w:textAlignment w:val="baseline"/>
              <w:rPr>
                <w:color w:val="auto"/>
                <w:sz w:val="21"/>
                <w:szCs w:val="21"/>
                <w:highlight w:val="none"/>
              </w:rPr>
            </w:pPr>
            <w:r>
              <w:rPr>
                <w:color w:val="auto"/>
                <w:spacing w:val="-3"/>
                <w:sz w:val="21"/>
                <w:szCs w:val="21"/>
                <w:highlight w:val="none"/>
              </w:rPr>
              <w:t>10.4验收过程中，采购人将随机抽样送第三方检测机构进行检测，费用由中标人承担，检测结果如与</w:t>
            </w:r>
            <w:r>
              <w:rPr>
                <w:color w:val="auto"/>
                <w:spacing w:val="-4"/>
                <w:sz w:val="21"/>
                <w:szCs w:val="21"/>
                <w:highlight w:val="none"/>
              </w:rPr>
              <w:t>招标要求不一</w:t>
            </w:r>
            <w:r>
              <w:rPr>
                <w:color w:val="auto"/>
                <w:spacing w:val="-3"/>
                <w:sz w:val="21"/>
                <w:szCs w:val="21"/>
                <w:highlight w:val="none"/>
              </w:rPr>
              <w:t>致的，采购人有权不予验收并要求供货单位</w:t>
            </w:r>
            <w:r>
              <w:rPr>
                <w:color w:val="auto"/>
                <w:spacing w:val="-4"/>
                <w:sz w:val="21"/>
                <w:szCs w:val="21"/>
                <w:highlight w:val="none"/>
              </w:rPr>
              <w:t>整改，投标人需将此</w:t>
            </w:r>
            <w:r>
              <w:rPr>
                <w:color w:val="auto"/>
                <w:spacing w:val="5"/>
                <w:sz w:val="21"/>
                <w:szCs w:val="21"/>
                <w:highlight w:val="none"/>
              </w:rPr>
              <w:t>项检测费用考虑进投标报价中。</w:t>
            </w:r>
          </w:p>
        </w:tc>
      </w:tr>
      <w:tr w14:paraId="17161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493" w:hRule="atLeast"/>
        </w:trPr>
        <w:tc>
          <w:tcPr>
            <w:tcW w:w="905" w:type="dxa"/>
            <w:vAlign w:val="center"/>
          </w:tcPr>
          <w:p w14:paraId="5B3BDDB6">
            <w:pPr>
              <w:pStyle w:val="478"/>
              <w:keepNext w:val="0"/>
              <w:keepLines w:val="0"/>
              <w:pageBreakBefore w:val="0"/>
              <w:wordWrap/>
              <w:overflowPunct/>
              <w:topLinePunct w:val="0"/>
              <w:bidi w:val="0"/>
              <w:snapToGrid w:val="0"/>
              <w:spacing w:line="240" w:lineRule="auto"/>
              <w:ind w:left="274"/>
              <w:jc w:val="center"/>
              <w:rPr>
                <w:color w:val="auto"/>
                <w:sz w:val="21"/>
                <w:szCs w:val="21"/>
                <w:highlight w:val="none"/>
              </w:rPr>
            </w:pPr>
            <w:r>
              <w:rPr>
                <w:color w:val="auto"/>
                <w:spacing w:val="-6"/>
                <w:sz w:val="21"/>
                <w:szCs w:val="21"/>
                <w:highlight w:val="none"/>
              </w:rPr>
              <w:t>11</w:t>
            </w:r>
          </w:p>
        </w:tc>
        <w:tc>
          <w:tcPr>
            <w:tcW w:w="1550" w:type="dxa"/>
            <w:vAlign w:val="center"/>
          </w:tcPr>
          <w:p w14:paraId="6649B824">
            <w:pPr>
              <w:pStyle w:val="478"/>
              <w:keepNext w:val="0"/>
              <w:keepLines w:val="0"/>
              <w:pageBreakBefore w:val="0"/>
              <w:wordWrap/>
              <w:overflowPunct/>
              <w:topLinePunct w:val="0"/>
              <w:bidi w:val="0"/>
              <w:snapToGrid w:val="0"/>
              <w:spacing w:line="240" w:lineRule="auto"/>
              <w:ind w:left="101"/>
              <w:jc w:val="center"/>
              <w:rPr>
                <w:color w:val="auto"/>
                <w:sz w:val="21"/>
                <w:szCs w:val="21"/>
                <w:highlight w:val="none"/>
              </w:rPr>
            </w:pPr>
            <w:r>
              <w:rPr>
                <w:color w:val="auto"/>
                <w:spacing w:val="1"/>
                <w:sz w:val="21"/>
                <w:szCs w:val="21"/>
                <w:highlight w:val="none"/>
              </w:rPr>
              <w:t>履约保证金</w:t>
            </w:r>
          </w:p>
        </w:tc>
        <w:tc>
          <w:tcPr>
            <w:tcW w:w="6788" w:type="dxa"/>
            <w:vAlign w:val="center"/>
          </w:tcPr>
          <w:p w14:paraId="35BD1166">
            <w:pPr>
              <w:pStyle w:val="478"/>
              <w:keepNext w:val="0"/>
              <w:keepLines w:val="0"/>
              <w:pageBreakBefore w:val="0"/>
              <w:widowControl/>
              <w:kinsoku w:val="0"/>
              <w:wordWrap/>
              <w:overflowPunct/>
              <w:topLinePunct w:val="0"/>
              <w:autoSpaceDE w:val="0"/>
              <w:autoSpaceDN w:val="0"/>
              <w:bidi w:val="0"/>
              <w:adjustRightInd w:val="0"/>
              <w:snapToGrid w:val="0"/>
              <w:spacing w:line="240" w:lineRule="auto"/>
              <w:ind w:left="105" w:leftChars="50" w:right="113"/>
              <w:jc w:val="both"/>
              <w:textAlignment w:val="baseline"/>
              <w:rPr>
                <w:color w:val="auto"/>
                <w:sz w:val="21"/>
                <w:szCs w:val="21"/>
                <w:highlight w:val="none"/>
              </w:rPr>
            </w:pPr>
            <w:r>
              <w:commentReference w:id="44"/>
            </w:r>
            <w:r>
              <w:rPr>
                <w:color w:val="auto"/>
                <w:sz w:val="21"/>
                <w:szCs w:val="21"/>
                <w:highlight w:val="none"/>
              </w:rPr>
              <w:t>合同金额的3%,</w:t>
            </w:r>
            <w:r>
              <w:rPr>
                <w:rFonts w:hint="eastAsia"/>
                <w:color w:val="auto"/>
                <w:sz w:val="21"/>
                <w:szCs w:val="21"/>
                <w:highlight w:val="none"/>
                <w:lang w:val="en-US" w:eastAsia="zh-CN"/>
              </w:rPr>
              <w:t>中</w:t>
            </w:r>
            <w:r>
              <w:rPr>
                <w:color w:val="auto"/>
                <w:sz w:val="21"/>
                <w:szCs w:val="21"/>
                <w:highlight w:val="none"/>
              </w:rPr>
              <w:t>标供应商自主选择以支票、汇票、本票、保函</w:t>
            </w:r>
            <w:r>
              <w:rPr>
                <w:color w:val="auto"/>
                <w:spacing w:val="13"/>
                <w:sz w:val="21"/>
                <w:szCs w:val="21"/>
                <w:highlight w:val="none"/>
              </w:rPr>
              <w:t xml:space="preserve"> </w:t>
            </w:r>
            <w:r>
              <w:rPr>
                <w:color w:val="auto"/>
                <w:spacing w:val="-3"/>
                <w:sz w:val="21"/>
                <w:szCs w:val="21"/>
                <w:highlight w:val="none"/>
              </w:rPr>
              <w:t>等形式缴纳或提交。履约保证金在项目验收合格一年后按原方式无息退还。采购人逾期退还履约保证金的，向中标人每日偿付履</w:t>
            </w:r>
            <w:r>
              <w:rPr>
                <w:color w:val="auto"/>
                <w:spacing w:val="2"/>
                <w:sz w:val="21"/>
                <w:szCs w:val="21"/>
                <w:highlight w:val="none"/>
              </w:rPr>
              <w:t>约保证金的0.1%的利息。因中标人原因而未能达到本项</w:t>
            </w:r>
            <w:r>
              <w:rPr>
                <w:color w:val="auto"/>
                <w:spacing w:val="1"/>
                <w:sz w:val="21"/>
                <w:szCs w:val="21"/>
                <w:highlight w:val="none"/>
              </w:rPr>
              <w:t>目验收</w:t>
            </w:r>
            <w:r>
              <w:rPr>
                <w:color w:val="auto"/>
                <w:spacing w:val="4"/>
                <w:sz w:val="21"/>
                <w:szCs w:val="21"/>
                <w:highlight w:val="none"/>
              </w:rPr>
              <w:t>标准或验收不通过的，履约保证金不予退还。</w:t>
            </w:r>
          </w:p>
        </w:tc>
      </w:tr>
    </w:tbl>
    <w:p w14:paraId="6B7068B8">
      <w:pPr>
        <w:pStyle w:val="7"/>
        <w:spacing w:before="60" w:beforeLines="25" w:after="60" w:afterLines="25"/>
        <w:ind w:firstLine="0" w:firstLineChars="0"/>
        <w:rPr>
          <w:rFonts w:ascii="宋体" w:hAnsi="宋体"/>
          <w:szCs w:val="21"/>
          <w:highlight w:val="none"/>
        </w:rPr>
      </w:pPr>
    </w:p>
    <w:p w14:paraId="28C82892">
      <w:pPr>
        <w:pStyle w:val="5"/>
        <w:spacing w:before="120" w:beforeLines="50" w:after="120" w:afterLines="50"/>
        <w:rPr>
          <w:sz w:val="28"/>
          <w:szCs w:val="28"/>
          <w:highlight w:val="none"/>
        </w:rPr>
      </w:pPr>
      <w:r>
        <w:rPr>
          <w:rFonts w:hint="eastAsia"/>
          <w:sz w:val="28"/>
          <w:szCs w:val="28"/>
          <w:highlight w:val="none"/>
        </w:rPr>
        <w:t>六、其他重要条款</w:t>
      </w:r>
    </w:p>
    <w:p w14:paraId="70B23125">
      <w:pPr>
        <w:ind w:firstLine="420" w:firstLineChars="200"/>
        <w:rPr>
          <w:bCs/>
          <w:szCs w:val="21"/>
          <w:highlight w:val="none"/>
        </w:rPr>
      </w:pPr>
      <w:r>
        <w:rPr>
          <w:rFonts w:hint="eastAsia"/>
          <w:bCs/>
          <w:szCs w:val="21"/>
          <w:highlight w:val="none"/>
        </w:rPr>
        <w:t>1、本项目投标报价采用包干制，应包括成本、法定税费和相应的利润，应涵盖本项目招标范围和招标文件所列的各项内容中所述的全部。由投标人根据招标需求自行测算投标报价；一经中标，投标报价即作为中标单位与采购人签订的合同金额。</w:t>
      </w:r>
    </w:p>
    <w:p w14:paraId="48117DFD">
      <w:pPr>
        <w:pStyle w:val="7"/>
        <w:spacing w:before="60" w:beforeLines="25" w:after="60" w:afterLines="25"/>
        <w:ind w:firstLine="392" w:firstLineChars="187"/>
        <w:rPr>
          <w:rFonts w:ascii="宋体" w:hAnsi="宋体"/>
          <w:szCs w:val="21"/>
          <w:highlight w:val="none"/>
        </w:rPr>
      </w:pPr>
      <w:r>
        <w:rPr>
          <w:bCs/>
          <w:szCs w:val="21"/>
          <w:highlight w:val="none"/>
        </w:rPr>
        <w:t>2</w:t>
      </w:r>
      <w:r>
        <w:rPr>
          <w:rFonts w:hint="eastAsia"/>
          <w:bCs/>
          <w:szCs w:val="21"/>
          <w:highlight w:val="none"/>
        </w:rPr>
        <w:t>、投标人应充分了解项目的位置、情况、道路及任何其它足以影响投标报价的情况，任何因忽视或误解项目情况而导致的索赔或服务期限延长申请将不获批准。</w:t>
      </w:r>
    </w:p>
    <w:p w14:paraId="6F065ECB">
      <w:pPr>
        <w:ind w:firstLine="420" w:firstLineChars="200"/>
        <w:rPr>
          <w:bCs/>
          <w:szCs w:val="21"/>
          <w:highlight w:val="none"/>
        </w:rPr>
      </w:pPr>
      <w:r>
        <w:rPr>
          <w:bCs/>
          <w:szCs w:val="21"/>
          <w:highlight w:val="none"/>
        </w:rPr>
        <w:t>3</w:t>
      </w:r>
      <w:r>
        <w:rPr>
          <w:rFonts w:hint="eastAsia"/>
          <w:bCs/>
          <w:szCs w:val="21"/>
          <w:highlight w:val="none"/>
        </w:rPr>
        <w:t>、投标人不得期望通过索赔等方式获取补偿，否则，除可能遭到拒绝外，还可能将被作为不良行为记录在案，并可能影响其以后参加政府采购的项目投标。各投标人在投标报价时，应充分考虑投标报价的风险。</w:t>
      </w:r>
    </w:p>
    <w:p w14:paraId="7BB3B9FA">
      <w:pPr>
        <w:ind w:firstLine="420" w:firstLineChars="200"/>
        <w:rPr>
          <w:bCs/>
          <w:szCs w:val="21"/>
          <w:highlight w:val="none"/>
        </w:rPr>
      </w:pPr>
      <w:r>
        <w:rPr>
          <w:rFonts w:hint="eastAsia"/>
          <w:bCs/>
          <w:szCs w:val="21"/>
          <w:highlight w:val="none"/>
          <w:lang w:val="en-US" w:eastAsia="zh-CN"/>
        </w:rPr>
        <w:t>4</w:t>
      </w:r>
      <w:r>
        <w:rPr>
          <w:rFonts w:hint="eastAsia"/>
          <w:bCs/>
          <w:szCs w:val="21"/>
          <w:highlight w:val="none"/>
        </w:rPr>
        <w:t>、除政府采购合同继续履行将损害国家利益和社会公共利益外，双方当事人不得擅自变更、中止或者终止合同。</w:t>
      </w:r>
    </w:p>
    <w:p w14:paraId="602950B0">
      <w:pPr>
        <w:ind w:firstLine="420" w:firstLineChars="200"/>
        <w:rPr>
          <w:rFonts w:hint="eastAsia" w:eastAsia="宋体"/>
          <w:bCs/>
          <w:szCs w:val="21"/>
          <w:highlight w:val="none"/>
          <w:lang w:val="en-US" w:eastAsia="zh-CN"/>
        </w:rPr>
      </w:pPr>
      <w:r>
        <w:rPr>
          <w:rFonts w:hint="eastAsia"/>
          <w:bCs/>
          <w:szCs w:val="21"/>
          <w:highlight w:val="none"/>
          <w:lang w:val="en-US" w:eastAsia="zh-CN"/>
        </w:rPr>
        <w:t>5</w:t>
      </w:r>
      <w:r>
        <w:rPr>
          <w:rFonts w:hint="eastAsia"/>
          <w:bCs/>
          <w:szCs w:val="21"/>
          <w:highlight w:val="none"/>
        </w:rPr>
        <w:t>、“信用中国”中“信用服务”栏的“重大税收违法失信主体”“失信被执行人”，“中国政府采购网”中的“政府采购严重违法失信行为记录名单”，以及“深圳市政府采购监管网”为供应商信用信息的查询渠道，相关信息以开标当日的查询结果为准</w:t>
      </w:r>
      <w:r>
        <w:rPr>
          <w:rFonts w:hint="eastAsia"/>
          <w:bCs/>
          <w:szCs w:val="21"/>
          <w:highlight w:val="none"/>
          <w:lang w:val="en-US" w:eastAsia="zh-CN"/>
        </w:rPr>
        <w:t>。</w:t>
      </w:r>
    </w:p>
    <w:p w14:paraId="7FEFADE5">
      <w:pPr>
        <w:rPr>
          <w:highlight w:val="none"/>
        </w:rPr>
      </w:pPr>
    </w:p>
    <w:p w14:paraId="186D5CFE">
      <w:pPr>
        <w:pStyle w:val="5"/>
        <w:spacing w:before="120" w:beforeLines="50" w:after="120" w:afterLines="50"/>
        <w:ind w:firstLine="420"/>
        <w:rPr>
          <w:sz w:val="28"/>
          <w:szCs w:val="28"/>
          <w:highlight w:val="none"/>
        </w:rPr>
      </w:pPr>
      <w:r>
        <w:rPr>
          <w:rFonts w:hint="eastAsia"/>
          <w:sz w:val="28"/>
          <w:szCs w:val="28"/>
          <w:highlight w:val="none"/>
          <w:lang w:val="en-US" w:eastAsia="zh-CN"/>
        </w:rPr>
        <w:t>七</w:t>
      </w:r>
      <w:r>
        <w:rPr>
          <w:rFonts w:hint="eastAsia"/>
          <w:sz w:val="28"/>
          <w:szCs w:val="28"/>
          <w:highlight w:val="none"/>
        </w:rPr>
        <w:t>、样品要求</w:t>
      </w:r>
      <w:r>
        <w:rPr>
          <w:highlight w:val="none"/>
        </w:rPr>
        <w:commentReference w:id="45"/>
      </w:r>
    </w:p>
    <w:p w14:paraId="7634EE82">
      <w:pPr>
        <w:ind w:firstLine="420" w:firstLineChars="200"/>
        <w:rPr>
          <w:rFonts w:ascii="宋体" w:hAnsi="宋体" w:cs="宋体"/>
          <w:kern w:val="0"/>
          <w:szCs w:val="18"/>
          <w:highlight w:val="none"/>
        </w:rPr>
      </w:pPr>
      <w:r>
        <w:rPr>
          <w:rFonts w:hint="eastAsia" w:ascii="宋体" w:hAnsi="宋体" w:cs="宋体"/>
          <w:kern w:val="0"/>
          <w:szCs w:val="18"/>
          <w:highlight w:val="none"/>
        </w:rPr>
        <w:t>（一）一般性规定和要求</w:t>
      </w:r>
    </w:p>
    <w:p w14:paraId="3CC833EB">
      <w:pPr>
        <w:ind w:firstLine="420" w:firstLineChars="200"/>
        <w:rPr>
          <w:rFonts w:ascii="宋体" w:hAnsi="宋体" w:cs="宋体"/>
          <w:kern w:val="0"/>
          <w:szCs w:val="18"/>
          <w:highlight w:val="none"/>
        </w:rPr>
      </w:pPr>
      <w:r>
        <w:rPr>
          <w:rFonts w:hint="eastAsia" w:ascii="宋体" w:hAnsi="宋体" w:cs="宋体"/>
          <w:kern w:val="0"/>
          <w:szCs w:val="18"/>
          <w:highlight w:val="none"/>
        </w:rPr>
        <w:t>1、投标样品上需标注“项目名称及项目编号、样品编号、样品名称”等信息，但</w:t>
      </w:r>
      <w:r>
        <w:rPr>
          <w:rFonts w:ascii="宋体" w:hAnsi="宋体" w:cs="宋体"/>
          <w:kern w:val="0"/>
          <w:szCs w:val="18"/>
          <w:highlight w:val="none"/>
        </w:rPr>
        <w:t>不</w:t>
      </w:r>
      <w:r>
        <w:rPr>
          <w:rFonts w:hint="eastAsia" w:ascii="宋体" w:hAnsi="宋体" w:cs="宋体"/>
          <w:kern w:val="0"/>
          <w:szCs w:val="18"/>
          <w:highlight w:val="none"/>
        </w:rPr>
        <w:t>得显示指向</w:t>
      </w:r>
      <w:r>
        <w:rPr>
          <w:rFonts w:ascii="宋体" w:hAnsi="宋体" w:cs="宋体"/>
          <w:kern w:val="0"/>
          <w:szCs w:val="18"/>
          <w:highlight w:val="none"/>
        </w:rPr>
        <w:t>任何</w:t>
      </w:r>
      <w:r>
        <w:rPr>
          <w:rFonts w:hint="eastAsia" w:ascii="宋体" w:hAnsi="宋体" w:cs="宋体"/>
          <w:kern w:val="0"/>
          <w:szCs w:val="18"/>
          <w:highlight w:val="none"/>
        </w:rPr>
        <w:t>投标供应商的信息、</w:t>
      </w:r>
      <w:r>
        <w:rPr>
          <w:rFonts w:ascii="宋体" w:hAnsi="宋体" w:cs="宋体"/>
          <w:kern w:val="0"/>
          <w:szCs w:val="18"/>
          <w:highlight w:val="none"/>
        </w:rPr>
        <w:t>生产厂家</w:t>
      </w:r>
      <w:r>
        <w:rPr>
          <w:rFonts w:hint="eastAsia" w:ascii="宋体" w:hAnsi="宋体" w:cs="宋体"/>
          <w:kern w:val="0"/>
          <w:szCs w:val="18"/>
          <w:highlight w:val="none"/>
        </w:rPr>
        <w:t>的</w:t>
      </w:r>
      <w:r>
        <w:rPr>
          <w:rFonts w:ascii="宋体" w:hAnsi="宋体" w:cs="宋体"/>
          <w:kern w:val="0"/>
          <w:szCs w:val="18"/>
          <w:highlight w:val="none"/>
        </w:rPr>
        <w:t>商标，或者</w:t>
      </w:r>
      <w:r>
        <w:rPr>
          <w:rFonts w:hint="eastAsia" w:ascii="宋体" w:hAnsi="宋体" w:cs="宋体"/>
          <w:kern w:val="0"/>
          <w:szCs w:val="18"/>
          <w:highlight w:val="none"/>
        </w:rPr>
        <w:t>其他</w:t>
      </w:r>
      <w:r>
        <w:rPr>
          <w:rFonts w:ascii="宋体" w:hAnsi="宋体" w:cs="宋体"/>
          <w:kern w:val="0"/>
          <w:szCs w:val="18"/>
          <w:highlight w:val="none"/>
        </w:rPr>
        <w:t>的标记标识</w:t>
      </w:r>
      <w:r>
        <w:rPr>
          <w:rFonts w:hint="eastAsia" w:ascii="宋体" w:hAnsi="宋体" w:cs="宋体"/>
          <w:kern w:val="0"/>
          <w:szCs w:val="18"/>
          <w:highlight w:val="none"/>
        </w:rPr>
        <w:t>。需要安装的投标样品需为安装完整的成品，由投标供应商自行组织安装。</w:t>
      </w:r>
    </w:p>
    <w:p w14:paraId="70B2740F">
      <w:pPr>
        <w:ind w:firstLine="420" w:firstLineChars="200"/>
        <w:rPr>
          <w:rFonts w:ascii="宋体" w:hAnsi="宋体" w:cs="宋体"/>
          <w:kern w:val="0"/>
          <w:szCs w:val="18"/>
          <w:highlight w:val="none"/>
        </w:rPr>
      </w:pPr>
      <w:r>
        <w:rPr>
          <w:rFonts w:hint="eastAsia" w:ascii="宋体" w:hAnsi="宋体" w:cs="宋体"/>
          <w:kern w:val="0"/>
          <w:szCs w:val="18"/>
          <w:highlight w:val="none"/>
        </w:rPr>
        <w:t>2、样品递交签到：</w:t>
      </w:r>
    </w:p>
    <w:p w14:paraId="7B032E24">
      <w:pPr>
        <w:ind w:firstLine="420" w:firstLineChars="200"/>
        <w:rPr>
          <w:b/>
          <w:bCs/>
          <w:color w:val="FF0000"/>
          <w:highlight w:val="none"/>
        </w:rPr>
      </w:pPr>
      <w:r>
        <w:rPr>
          <w:rFonts w:hint="eastAsia"/>
          <w:bCs/>
          <w:szCs w:val="21"/>
          <w:highlight w:val="none"/>
        </w:rPr>
        <w:t>投标供应商授权人需在</w:t>
      </w:r>
      <w:r>
        <w:rPr>
          <w:rFonts w:ascii="宋体" w:hAnsi="宋体" w:cs="宋体"/>
          <w:b/>
          <w:bCs/>
          <w:color w:val="FF0000"/>
          <w:szCs w:val="21"/>
          <w:highlight w:val="none"/>
        </w:rPr>
        <w:t>本项目开标当日</w:t>
      </w:r>
      <w:r>
        <w:rPr>
          <w:rFonts w:hint="eastAsia" w:ascii="宋体" w:hAnsi="宋体" w:cs="宋体"/>
          <w:b/>
          <w:bCs/>
          <w:color w:val="FF0000"/>
          <w:szCs w:val="21"/>
          <w:highlight w:val="none"/>
        </w:rPr>
        <w:t>9:15-9:30（投标截止时间为上午时适用）,14:15-14:30</w:t>
      </w:r>
      <w:r>
        <w:rPr>
          <w:rFonts w:ascii="宋体" w:hAnsi="宋体" w:cs="宋体"/>
          <w:b/>
          <w:bCs/>
          <w:color w:val="FF0000"/>
          <w:szCs w:val="21"/>
          <w:highlight w:val="none"/>
        </w:rPr>
        <w:t>（投标截止时间为下午时适用）到签到地点（</w:t>
      </w:r>
      <w:r>
        <w:rPr>
          <w:rFonts w:hint="eastAsia" w:ascii="宋体" w:hAnsi="宋体" w:cs="宋体"/>
          <w:b/>
          <w:bCs/>
          <w:color w:val="FF0000"/>
          <w:szCs w:val="21"/>
          <w:highlight w:val="none"/>
        </w:rPr>
        <w:t>深圳市南山区西丽街道沙河西路3185号智谷产业园A座深圳交易集团总部大楼3楼</w:t>
      </w:r>
      <w:r>
        <w:rPr>
          <w:rFonts w:ascii="宋体" w:hAnsi="宋体" w:cs="宋体"/>
          <w:b/>
          <w:bCs/>
          <w:color w:val="FF0000"/>
          <w:szCs w:val="21"/>
          <w:highlight w:val="none"/>
        </w:rPr>
        <w:t>）</w:t>
      </w:r>
      <w:r>
        <w:rPr>
          <w:rFonts w:hint="eastAsia"/>
          <w:bCs/>
          <w:szCs w:val="21"/>
          <w:highlight w:val="none"/>
        </w:rPr>
        <w:t>，提供</w:t>
      </w:r>
      <w:r>
        <w:rPr>
          <w:rFonts w:hint="eastAsia" w:ascii="宋体" w:hAnsi="宋体" w:cs="仿宋_GB2312"/>
          <w:szCs w:val="21"/>
          <w:highlight w:val="none"/>
        </w:rPr>
        <w:t>样品放置授权委托书</w:t>
      </w:r>
      <w:r>
        <w:rPr>
          <w:rFonts w:hint="eastAsia"/>
          <w:bCs/>
          <w:szCs w:val="21"/>
          <w:highlight w:val="none"/>
        </w:rPr>
        <w:t>（盖公章）</w:t>
      </w:r>
      <w:r>
        <w:rPr>
          <w:rFonts w:hint="eastAsia"/>
          <w:highlight w:val="none"/>
        </w:rPr>
        <w:t>（授权委托书模板详见附件：</w:t>
      </w:r>
      <w:r>
        <w:rPr>
          <w:rFonts w:hint="eastAsia" w:ascii="宋体" w:hAnsi="宋体" w:cs="仿宋_GB2312"/>
          <w:szCs w:val="21"/>
          <w:highlight w:val="none"/>
        </w:rPr>
        <w:t>样品放置授权委托书</w:t>
      </w:r>
      <w:r>
        <w:rPr>
          <w:rFonts w:hint="eastAsia"/>
          <w:highlight w:val="none"/>
        </w:rPr>
        <w:t>）</w:t>
      </w:r>
      <w:r>
        <w:rPr>
          <w:rFonts w:hint="eastAsia"/>
          <w:bCs/>
          <w:szCs w:val="21"/>
          <w:highlight w:val="none"/>
        </w:rPr>
        <w:t>、</w:t>
      </w:r>
      <w:r>
        <w:rPr>
          <w:rFonts w:hint="eastAsia" w:ascii="Times New Roman" w:eastAsia="宋体"/>
          <w:bCs/>
          <w:szCs w:val="21"/>
          <w:highlight w:val="none"/>
          <w:lang w:val="en-US" w:eastAsia="zh-CN"/>
        </w:rPr>
        <w:t>身份证明材料原件和复印件（中国国籍人员，请提供代理人身份证，港澳台居民可提供来往通行证；非中国国籍人员，可提供公安部门认可的身份证明材料）</w:t>
      </w:r>
      <w:r>
        <w:rPr>
          <w:rFonts w:hint="eastAsia"/>
          <w:bCs/>
          <w:szCs w:val="21"/>
          <w:highlight w:val="none"/>
          <w:lang w:val="en-US" w:eastAsia="zh-CN"/>
        </w:rPr>
        <w:t>、样品清单（盖公章）</w:t>
      </w:r>
      <w:r>
        <w:rPr>
          <w:rFonts w:hint="eastAsia"/>
          <w:bCs/>
          <w:szCs w:val="21"/>
          <w:highlight w:val="none"/>
        </w:rPr>
        <w:t>，按深圳公共资源交易中心（深圳交易集团有限公司政府采购业务分公司）工作人员指引进行样品递交签到。</w:t>
      </w:r>
    </w:p>
    <w:p w14:paraId="6A58DB8E">
      <w:pPr>
        <w:ind w:firstLine="420" w:firstLineChars="200"/>
        <w:rPr>
          <w:rFonts w:ascii="宋体" w:hAnsi="宋体" w:cs="宋体"/>
          <w:kern w:val="0"/>
          <w:szCs w:val="18"/>
          <w:highlight w:val="none"/>
        </w:rPr>
      </w:pPr>
      <w:r>
        <w:rPr>
          <w:rFonts w:hint="eastAsia"/>
          <w:bCs/>
          <w:szCs w:val="21"/>
          <w:highlight w:val="none"/>
        </w:rPr>
        <w:t>特别注意事项：（1）上述资料提供不齐全，不予签到；（2）签到时间截止后，不再受理签到；（3）未进行签到的，样品不予接收。</w:t>
      </w:r>
    </w:p>
    <w:p w14:paraId="041678C4">
      <w:pPr>
        <w:ind w:firstLine="420" w:firstLineChars="200"/>
        <w:rPr>
          <w:rFonts w:ascii="宋体" w:hAnsi="宋体" w:cs="宋体"/>
          <w:kern w:val="0"/>
          <w:szCs w:val="18"/>
          <w:highlight w:val="none"/>
        </w:rPr>
      </w:pPr>
      <w:r>
        <w:rPr>
          <w:rFonts w:hint="eastAsia" w:ascii="宋体" w:hAnsi="宋体" w:cs="宋体"/>
          <w:kern w:val="0"/>
          <w:szCs w:val="18"/>
          <w:highlight w:val="none"/>
        </w:rPr>
        <w:t xml:space="preserve">3、本项目投标截止时间后进行投标样品接收。投标样品接收需进行身份核对、样品核对、登记确认、顺序编号。 </w:t>
      </w:r>
    </w:p>
    <w:p w14:paraId="63D3186F">
      <w:pPr>
        <w:ind w:firstLine="420" w:firstLineChars="200"/>
        <w:rPr>
          <w:rFonts w:ascii="宋体" w:hAnsi="宋体" w:cs="宋体"/>
          <w:kern w:val="0"/>
          <w:szCs w:val="18"/>
          <w:highlight w:val="none"/>
        </w:rPr>
      </w:pPr>
      <w:r>
        <w:rPr>
          <w:rFonts w:hint="eastAsia" w:ascii="宋体" w:hAnsi="宋体" w:cs="宋体"/>
          <w:kern w:val="0"/>
          <w:szCs w:val="18"/>
          <w:highlight w:val="none"/>
        </w:rPr>
        <w:t>（1）身份核对。深圳公共资源交易中心（深圳交易集团有限公司政府采购业务分公司）工作人员核对投标供应商授权委托人提供的“</w:t>
      </w:r>
      <w:r>
        <w:rPr>
          <w:rFonts w:hint="eastAsia" w:ascii="宋体" w:hAnsi="宋体" w:cs="仿宋_GB2312"/>
          <w:szCs w:val="21"/>
          <w:highlight w:val="none"/>
        </w:rPr>
        <w:t>样品放置授权委托书</w:t>
      </w:r>
      <w:r>
        <w:rPr>
          <w:rFonts w:hint="eastAsia" w:ascii="宋体" w:hAnsi="宋体" w:cs="宋体"/>
          <w:kern w:val="0"/>
          <w:szCs w:val="18"/>
          <w:highlight w:val="none"/>
        </w:rPr>
        <w:t>（盖公章）、授权委托人身份证原件和复印件”。资料不齐全的，不得接收投标样品。</w:t>
      </w:r>
    </w:p>
    <w:p w14:paraId="580CBADC">
      <w:pPr>
        <w:ind w:firstLine="420" w:firstLineChars="200"/>
        <w:rPr>
          <w:rFonts w:ascii="宋体" w:hAnsi="宋体" w:cs="宋体"/>
          <w:kern w:val="0"/>
          <w:szCs w:val="18"/>
          <w:highlight w:val="none"/>
        </w:rPr>
      </w:pPr>
      <w:r>
        <w:rPr>
          <w:rFonts w:hint="eastAsia" w:ascii="宋体" w:hAnsi="宋体" w:cs="宋体"/>
          <w:kern w:val="0"/>
          <w:szCs w:val="18"/>
          <w:highlight w:val="none"/>
        </w:rPr>
        <w:t>（2）样品核对。深圳公共资源交易中心（深圳交易集团有限公司政府采购业务分公司）工作人员将投标样品与投标供应商提供的《样品清单》（盖公章）进行一一核对。有不一致的或损坏情况的，将要求供应商授权委托人在《样品清单》上注明。</w:t>
      </w:r>
    </w:p>
    <w:p w14:paraId="2A0ABD3A">
      <w:pPr>
        <w:ind w:firstLine="420" w:firstLineChars="200"/>
        <w:rPr>
          <w:rFonts w:ascii="宋体" w:hAnsi="宋体" w:cs="宋体"/>
          <w:kern w:val="0"/>
          <w:szCs w:val="18"/>
          <w:highlight w:val="none"/>
        </w:rPr>
      </w:pPr>
      <w:r>
        <w:rPr>
          <w:rFonts w:hint="eastAsia" w:ascii="宋体" w:hAnsi="宋体" w:cs="宋体"/>
          <w:kern w:val="0"/>
          <w:szCs w:val="18"/>
          <w:highlight w:val="none"/>
        </w:rPr>
        <w:t>（3）登记确认。在完成身份核对及样品核对后，投标供应商授权委托人需在《样品接收登记表》上登记确认。</w:t>
      </w:r>
    </w:p>
    <w:p w14:paraId="3777D23E">
      <w:pPr>
        <w:ind w:firstLine="420" w:firstLineChars="200"/>
        <w:rPr>
          <w:rFonts w:ascii="宋体" w:hAnsi="宋体" w:cs="宋体"/>
          <w:kern w:val="0"/>
          <w:szCs w:val="18"/>
          <w:highlight w:val="none"/>
        </w:rPr>
      </w:pPr>
      <w:r>
        <w:rPr>
          <w:rFonts w:hint="eastAsia" w:ascii="宋体" w:hAnsi="宋体" w:cs="宋体"/>
          <w:kern w:val="0"/>
          <w:szCs w:val="18"/>
          <w:highlight w:val="none"/>
        </w:rPr>
        <w:t>（4）顺序编号。深圳公共资源交易中心（深圳交易集团有限公司政府采购业务分公司）工作人员按投标样品接收的先后顺序进行编号。</w:t>
      </w:r>
    </w:p>
    <w:p w14:paraId="549A0C0E">
      <w:pPr>
        <w:ind w:firstLine="420" w:firstLineChars="200"/>
        <w:rPr>
          <w:rFonts w:ascii="宋体" w:hAnsi="宋体" w:cs="宋体"/>
          <w:kern w:val="0"/>
          <w:szCs w:val="18"/>
          <w:highlight w:val="none"/>
        </w:rPr>
      </w:pPr>
      <w:r>
        <w:rPr>
          <w:rFonts w:hint="eastAsia" w:ascii="宋体" w:hAnsi="宋体" w:cs="宋体"/>
          <w:kern w:val="0"/>
          <w:szCs w:val="18"/>
          <w:highlight w:val="none"/>
        </w:rPr>
        <w:t>4、深圳公共资源交易中心（深圳交易集团有限公司政府采购业务分公司）工作人员负责组织投标样品摆样，指引供应商授权委托人将投标样品搬运到指定地点摆放、拆除包装，按要求摆放整齐。完成样品摆样后，供应商授权委托人应及时立场，不得在摆样现场滞留。</w:t>
      </w:r>
    </w:p>
    <w:p w14:paraId="5D26B734">
      <w:pPr>
        <w:ind w:firstLine="420" w:firstLineChars="200"/>
        <w:rPr>
          <w:rFonts w:ascii="宋体" w:hAnsi="宋体" w:cs="宋体"/>
          <w:kern w:val="0"/>
          <w:szCs w:val="18"/>
          <w:highlight w:val="none"/>
        </w:rPr>
      </w:pPr>
      <w:r>
        <w:rPr>
          <w:rFonts w:hint="eastAsia" w:ascii="宋体" w:hAnsi="宋体" w:cs="宋体"/>
          <w:kern w:val="0"/>
          <w:szCs w:val="18"/>
          <w:highlight w:val="none"/>
        </w:rPr>
        <w:t>5、样品的退回：（1）未中标的供应商投标样品，</w:t>
      </w:r>
      <w:r>
        <w:rPr>
          <w:rFonts w:hint="eastAsia"/>
          <w:highlight w:val="none"/>
        </w:rPr>
        <w:t>由</w:t>
      </w:r>
      <w:r>
        <w:rPr>
          <w:rFonts w:hint="eastAsia" w:ascii="宋体" w:hAnsi="宋体" w:cs="宋体"/>
          <w:kern w:val="0"/>
          <w:szCs w:val="18"/>
          <w:highlight w:val="none"/>
        </w:rPr>
        <w:t>供应商出具授权委托书及被授权人身份证在项目结果公告发布后的三个工作日内办理退回手续。（2）中标的供应商投标样品，要求采购人代表凭中标通知书复印件及身份证在中标通知书发放后三个工作日内办理领取手续。</w:t>
      </w:r>
    </w:p>
    <w:p w14:paraId="723C6E4E">
      <w:pPr>
        <w:ind w:firstLine="420" w:firstLineChars="200"/>
        <w:rPr>
          <w:rFonts w:ascii="宋体" w:hAnsi="宋体" w:cs="宋体"/>
          <w:kern w:val="0"/>
          <w:szCs w:val="18"/>
          <w:highlight w:val="none"/>
        </w:rPr>
      </w:pPr>
      <w:r>
        <w:rPr>
          <w:rFonts w:hint="eastAsia" w:ascii="宋体" w:hAnsi="宋体" w:cs="宋体"/>
          <w:kern w:val="0"/>
          <w:szCs w:val="18"/>
          <w:highlight w:val="none"/>
        </w:rPr>
        <w:t>投标样品移交时，深圳公共资源交易中心（深圳交易集团有限公司政府采购业务分公司）工作人员将再次核对供应商授权委托人或采购人代表身份、核对《样品清单》，签字确认后并取走样品。</w:t>
      </w:r>
    </w:p>
    <w:p w14:paraId="70EF7E2A">
      <w:pPr>
        <w:ind w:firstLine="420" w:firstLineChars="200"/>
        <w:rPr>
          <w:rFonts w:ascii="宋体" w:hAnsi="宋体" w:cs="宋体"/>
          <w:kern w:val="0"/>
          <w:szCs w:val="18"/>
          <w:highlight w:val="none"/>
        </w:rPr>
      </w:pPr>
      <w:r>
        <w:rPr>
          <w:rFonts w:hint="eastAsia" w:ascii="宋体" w:hAnsi="宋体" w:cs="宋体"/>
          <w:kern w:val="0"/>
          <w:szCs w:val="18"/>
          <w:highlight w:val="none"/>
        </w:rPr>
        <w:t>6、未能及时退回的样品的处理：</w:t>
      </w:r>
    </w:p>
    <w:p w14:paraId="27F863B8">
      <w:pPr>
        <w:ind w:firstLine="420" w:firstLineChars="200"/>
        <w:rPr>
          <w:rFonts w:ascii="宋体" w:hAnsi="宋体" w:cs="宋体"/>
          <w:kern w:val="0"/>
          <w:szCs w:val="18"/>
          <w:highlight w:val="none"/>
        </w:rPr>
      </w:pPr>
      <w:r>
        <w:rPr>
          <w:rFonts w:hint="eastAsia" w:ascii="宋体" w:hAnsi="宋体" w:cs="宋体"/>
          <w:kern w:val="0"/>
          <w:szCs w:val="18"/>
          <w:highlight w:val="none"/>
        </w:rPr>
        <w:t>（1）未中标供应商未在规定时间内（项目结果公告发布后的三个工作日内）内取回投标样品的，视为放弃取回，深圳公共资源交易中心（深圳交易集团有限公司政府采购业务分公司）将定期清理。</w:t>
      </w:r>
    </w:p>
    <w:p w14:paraId="03B8A02B">
      <w:pPr>
        <w:ind w:firstLine="420" w:firstLineChars="200"/>
        <w:rPr>
          <w:rFonts w:ascii="宋体" w:hAnsi="宋体" w:cs="宋体"/>
          <w:kern w:val="0"/>
          <w:szCs w:val="18"/>
          <w:highlight w:val="none"/>
        </w:rPr>
      </w:pPr>
      <w:r>
        <w:rPr>
          <w:rFonts w:hint="eastAsia" w:ascii="宋体" w:hAnsi="宋体" w:cs="宋体"/>
          <w:kern w:val="0"/>
          <w:szCs w:val="18"/>
          <w:highlight w:val="none"/>
        </w:rPr>
        <w:t>（2）采购人未在规定时间内（中标通知书发放后三个工作日内）内领取中标供应商投标样品的，视同采购人主动放弃取回，深圳公共资源交易中心（深圳交易集团有限公司政府采购业务分公司）将定期清理。</w:t>
      </w:r>
    </w:p>
    <w:p w14:paraId="0F5843CC">
      <w:pPr>
        <w:ind w:firstLine="420" w:firstLineChars="200"/>
        <w:rPr>
          <w:rFonts w:ascii="宋体" w:hAnsi="宋体" w:cs="宋体"/>
          <w:kern w:val="0"/>
          <w:szCs w:val="18"/>
          <w:highlight w:val="none"/>
        </w:rPr>
      </w:pPr>
      <w:r>
        <w:rPr>
          <w:rFonts w:hint="eastAsia" w:ascii="宋体" w:hAnsi="宋体" w:cs="宋体"/>
          <w:kern w:val="0"/>
          <w:szCs w:val="18"/>
          <w:highlight w:val="none"/>
        </w:rPr>
        <w:t>（二）样品清单：</w:t>
      </w:r>
    </w:p>
    <w:tbl>
      <w:tblPr>
        <w:tblStyle w:val="44"/>
        <w:tblW w:w="895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87"/>
        <w:gridCol w:w="1134"/>
        <w:gridCol w:w="820"/>
        <w:gridCol w:w="851"/>
        <w:gridCol w:w="5459"/>
      </w:tblGrid>
      <w:tr w14:paraId="516CE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7" w:type="dxa"/>
            <w:vAlign w:val="center"/>
          </w:tcPr>
          <w:p w14:paraId="081645A0">
            <w:pPr>
              <w:jc w:val="center"/>
              <w:rPr>
                <w:rFonts w:ascii="宋体" w:hAnsi="宋体"/>
                <w:bCs/>
                <w:snapToGrid w:val="0"/>
                <w:color w:val="000000"/>
                <w:kern w:val="0"/>
                <w:szCs w:val="21"/>
                <w:highlight w:val="none"/>
              </w:rPr>
            </w:pPr>
            <w:r>
              <w:rPr>
                <w:rFonts w:hint="eastAsia" w:ascii="宋体" w:hAnsi="宋体"/>
                <w:bCs/>
                <w:snapToGrid w:val="0"/>
                <w:color w:val="000000"/>
                <w:kern w:val="0"/>
                <w:szCs w:val="21"/>
                <w:highlight w:val="none"/>
              </w:rPr>
              <w:t>序号</w:t>
            </w:r>
          </w:p>
        </w:tc>
        <w:tc>
          <w:tcPr>
            <w:tcW w:w="1134" w:type="dxa"/>
            <w:vAlign w:val="center"/>
          </w:tcPr>
          <w:p w14:paraId="5FF0526B">
            <w:pPr>
              <w:jc w:val="center"/>
              <w:rPr>
                <w:rFonts w:ascii="宋体" w:hAnsi="宋体"/>
                <w:bCs/>
                <w:snapToGrid w:val="0"/>
                <w:color w:val="000000"/>
                <w:kern w:val="0"/>
                <w:szCs w:val="21"/>
                <w:highlight w:val="none"/>
              </w:rPr>
            </w:pPr>
            <w:r>
              <w:rPr>
                <w:rFonts w:hint="eastAsia" w:ascii="宋体" w:hAnsi="宋体"/>
                <w:bCs/>
                <w:snapToGrid w:val="0"/>
                <w:color w:val="000000"/>
                <w:kern w:val="0"/>
                <w:szCs w:val="21"/>
                <w:highlight w:val="none"/>
              </w:rPr>
              <w:t>名称</w:t>
            </w:r>
          </w:p>
        </w:tc>
        <w:tc>
          <w:tcPr>
            <w:tcW w:w="820" w:type="dxa"/>
            <w:vAlign w:val="center"/>
          </w:tcPr>
          <w:p w14:paraId="7E504580">
            <w:pPr>
              <w:jc w:val="center"/>
              <w:rPr>
                <w:rFonts w:ascii="宋体" w:hAnsi="宋体"/>
                <w:bCs/>
                <w:snapToGrid w:val="0"/>
                <w:color w:val="000000"/>
                <w:kern w:val="0"/>
                <w:szCs w:val="21"/>
                <w:highlight w:val="none"/>
              </w:rPr>
            </w:pPr>
            <w:r>
              <w:rPr>
                <w:rFonts w:hint="eastAsia" w:ascii="宋体" w:hAnsi="宋体"/>
                <w:bCs/>
                <w:snapToGrid w:val="0"/>
                <w:color w:val="000000"/>
                <w:kern w:val="0"/>
                <w:szCs w:val="21"/>
                <w:highlight w:val="none"/>
              </w:rPr>
              <w:t>数量</w:t>
            </w:r>
          </w:p>
        </w:tc>
        <w:tc>
          <w:tcPr>
            <w:tcW w:w="851" w:type="dxa"/>
          </w:tcPr>
          <w:p w14:paraId="35DBFB12">
            <w:pPr>
              <w:jc w:val="center"/>
              <w:rPr>
                <w:rFonts w:ascii="宋体" w:hAnsi="宋体"/>
                <w:bCs/>
                <w:snapToGrid w:val="0"/>
                <w:color w:val="000000"/>
                <w:kern w:val="0"/>
                <w:szCs w:val="21"/>
                <w:highlight w:val="none"/>
              </w:rPr>
            </w:pPr>
            <w:r>
              <w:rPr>
                <w:rFonts w:hint="eastAsia" w:ascii="宋体" w:hAnsi="宋体"/>
                <w:bCs/>
                <w:snapToGrid w:val="0"/>
                <w:color w:val="000000"/>
                <w:kern w:val="0"/>
                <w:szCs w:val="21"/>
                <w:highlight w:val="none"/>
              </w:rPr>
              <w:t>单位</w:t>
            </w:r>
          </w:p>
        </w:tc>
        <w:tc>
          <w:tcPr>
            <w:tcW w:w="5459" w:type="dxa"/>
          </w:tcPr>
          <w:p w14:paraId="519155D3">
            <w:pPr>
              <w:jc w:val="center"/>
              <w:rPr>
                <w:rFonts w:ascii="宋体" w:hAnsi="宋体"/>
                <w:bCs/>
                <w:snapToGrid w:val="0"/>
                <w:color w:val="000000"/>
                <w:kern w:val="0"/>
                <w:szCs w:val="21"/>
                <w:highlight w:val="none"/>
              </w:rPr>
            </w:pPr>
            <w:r>
              <w:rPr>
                <w:rFonts w:hint="eastAsia" w:ascii="宋体" w:hAnsi="宋体"/>
                <w:bCs/>
                <w:snapToGrid w:val="0"/>
                <w:color w:val="000000"/>
                <w:kern w:val="0"/>
                <w:szCs w:val="21"/>
                <w:highlight w:val="none"/>
              </w:rPr>
              <w:t>规格</w:t>
            </w:r>
          </w:p>
        </w:tc>
      </w:tr>
      <w:tr w14:paraId="143AC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jc w:val="center"/>
        </w:trPr>
        <w:tc>
          <w:tcPr>
            <w:tcW w:w="687" w:type="dxa"/>
            <w:vAlign w:val="center"/>
          </w:tcPr>
          <w:p w14:paraId="473810F1">
            <w:pPr>
              <w:jc w:val="center"/>
              <w:rPr>
                <w:rFonts w:ascii="宋体" w:hAnsi="宋体"/>
                <w:bCs/>
                <w:snapToGrid w:val="0"/>
                <w:color w:val="000000"/>
                <w:kern w:val="0"/>
                <w:szCs w:val="21"/>
                <w:highlight w:val="none"/>
              </w:rPr>
            </w:pPr>
            <w:r>
              <w:rPr>
                <w:rFonts w:hint="eastAsia" w:ascii="宋体" w:hAnsi="宋体"/>
                <w:bCs/>
                <w:snapToGrid w:val="0"/>
                <w:color w:val="000000"/>
                <w:kern w:val="0"/>
                <w:szCs w:val="21"/>
                <w:highlight w:val="none"/>
              </w:rPr>
              <w:t>1</w:t>
            </w:r>
          </w:p>
        </w:tc>
        <w:tc>
          <w:tcPr>
            <w:tcW w:w="1134" w:type="dxa"/>
            <w:vAlign w:val="center"/>
          </w:tcPr>
          <w:p w14:paraId="0DA5911E">
            <w:pPr>
              <w:jc w:val="left"/>
              <w:rPr>
                <w:rFonts w:ascii="宋体" w:hAnsi="宋体"/>
                <w:bCs/>
                <w:snapToGrid w:val="0"/>
                <w:color w:val="000000"/>
                <w:kern w:val="0"/>
                <w:szCs w:val="21"/>
                <w:highlight w:val="none"/>
              </w:rPr>
            </w:pPr>
            <w:r>
              <w:rPr>
                <w:rFonts w:hint="eastAsia" w:asciiTheme="majorEastAsia" w:hAnsiTheme="majorEastAsia" w:eastAsiaTheme="majorEastAsia"/>
                <w:bCs/>
                <w:snapToGrid w:val="0"/>
                <w:color w:val="auto"/>
                <w:kern w:val="0"/>
                <w:szCs w:val="21"/>
                <w:highlight w:val="none"/>
                <w:lang w:val="en-US" w:eastAsia="zh-CN"/>
              </w:rPr>
              <w:t>板材样品</w:t>
            </w:r>
          </w:p>
        </w:tc>
        <w:tc>
          <w:tcPr>
            <w:tcW w:w="820" w:type="dxa"/>
            <w:shd w:val="clear"/>
            <w:vAlign w:val="center"/>
          </w:tcPr>
          <w:p w14:paraId="047E4B71">
            <w:pPr>
              <w:widowControl/>
              <w:jc w:val="center"/>
              <w:rPr>
                <w:rFonts w:hint="default" w:cs="Times New Roman" w:asciiTheme="majorEastAsia" w:hAnsiTheme="majorEastAsia" w:eastAsiaTheme="majorEastAsia"/>
                <w:bCs/>
                <w:snapToGrid w:val="0"/>
                <w:color w:val="auto"/>
                <w:kern w:val="0"/>
                <w:sz w:val="21"/>
                <w:szCs w:val="21"/>
                <w:highlight w:val="none"/>
                <w:lang w:val="en-US" w:eastAsia="zh-CN" w:bidi="ar-SA"/>
              </w:rPr>
            </w:pPr>
            <w:r>
              <w:rPr>
                <w:rFonts w:hint="eastAsia" w:asciiTheme="majorEastAsia" w:hAnsiTheme="majorEastAsia" w:eastAsiaTheme="majorEastAsia"/>
                <w:bCs/>
                <w:snapToGrid w:val="0"/>
                <w:color w:val="auto"/>
                <w:kern w:val="0"/>
                <w:szCs w:val="21"/>
                <w:highlight w:val="none"/>
                <w:lang w:val="en-US" w:eastAsia="zh-CN"/>
              </w:rPr>
              <w:t>1</w:t>
            </w:r>
          </w:p>
        </w:tc>
        <w:tc>
          <w:tcPr>
            <w:tcW w:w="851" w:type="dxa"/>
            <w:shd w:val="clear"/>
            <w:vAlign w:val="center"/>
          </w:tcPr>
          <w:p w14:paraId="26EAFE11">
            <w:pPr>
              <w:widowControl/>
              <w:jc w:val="center"/>
              <w:rPr>
                <w:rFonts w:hint="default" w:cs="Times New Roman" w:asciiTheme="majorEastAsia" w:hAnsiTheme="majorEastAsia" w:eastAsiaTheme="majorEastAsia"/>
                <w:bCs/>
                <w:snapToGrid w:val="0"/>
                <w:color w:val="auto"/>
                <w:kern w:val="0"/>
                <w:sz w:val="21"/>
                <w:szCs w:val="21"/>
                <w:highlight w:val="none"/>
                <w:lang w:val="en-US" w:eastAsia="zh-CN" w:bidi="ar-SA"/>
              </w:rPr>
            </w:pPr>
            <w:r>
              <w:rPr>
                <w:rFonts w:hint="eastAsia" w:asciiTheme="majorEastAsia" w:hAnsiTheme="majorEastAsia" w:eastAsiaTheme="majorEastAsia"/>
                <w:bCs/>
                <w:snapToGrid w:val="0"/>
                <w:color w:val="auto"/>
                <w:kern w:val="0"/>
                <w:szCs w:val="21"/>
                <w:highlight w:val="none"/>
                <w:lang w:val="en-US" w:eastAsia="zh-CN"/>
              </w:rPr>
              <w:t>张</w:t>
            </w:r>
          </w:p>
        </w:tc>
        <w:tc>
          <w:tcPr>
            <w:tcW w:w="5459" w:type="dxa"/>
            <w:shd w:val="clear"/>
            <w:vAlign w:val="center"/>
          </w:tcPr>
          <w:p w14:paraId="26439BB4">
            <w:pPr>
              <w:autoSpaceDE w:val="0"/>
              <w:autoSpaceDN w:val="0"/>
              <w:adjustRightInd w:val="0"/>
              <w:jc w:val="both"/>
              <w:textAlignment w:val="baseline"/>
              <w:rPr>
                <w:rFonts w:hint="default" w:cs="宋体" w:asciiTheme="majorEastAsia" w:hAnsiTheme="majorEastAsia" w:eastAsiaTheme="majorEastAsia"/>
                <w:b w:val="0"/>
                <w:bCs w:val="0"/>
                <w:color w:val="auto"/>
                <w:szCs w:val="21"/>
                <w:highlight w:val="none"/>
                <w:lang w:val="en-US" w:eastAsia="zh-CN"/>
              </w:rPr>
            </w:pPr>
            <w:r>
              <w:rPr>
                <w:rFonts w:hint="eastAsia" w:cs="宋体" w:asciiTheme="majorEastAsia" w:hAnsiTheme="majorEastAsia" w:eastAsiaTheme="majorEastAsia"/>
                <w:b w:val="0"/>
                <w:bCs w:val="0"/>
                <w:color w:val="auto"/>
                <w:szCs w:val="21"/>
                <w:highlight w:val="none"/>
                <w:lang w:val="en-US" w:eastAsia="zh-CN"/>
              </w:rPr>
              <w:t>规格：600*600mm</w:t>
            </w:r>
          </w:p>
          <w:p w14:paraId="0E4DE09A">
            <w:pPr>
              <w:pStyle w:val="18"/>
              <w:rPr>
                <w:rFonts w:hint="default" w:ascii="Times New Roman" w:hAnsi="Times New Roman" w:eastAsia="宋体" w:cs="Times New Roman"/>
                <w:b w:val="0"/>
                <w:bCs w:val="0"/>
                <w:color w:val="auto"/>
                <w:kern w:val="2"/>
                <w:sz w:val="21"/>
                <w:szCs w:val="21"/>
                <w:highlight w:val="none"/>
                <w:lang w:val="en-US" w:eastAsia="zh-CN" w:bidi="ar-SA"/>
              </w:rPr>
            </w:pPr>
            <w:r>
              <w:rPr>
                <w:rFonts w:hint="eastAsia" w:ascii="宋体" w:hAnsi="宋体" w:cs="宋体"/>
                <w:b w:val="0"/>
                <w:bCs w:val="0"/>
                <w:color w:val="auto"/>
                <w:kern w:val="10"/>
                <w:sz w:val="21"/>
                <w:szCs w:val="21"/>
                <w:highlight w:val="none"/>
                <w:lang w:val="en-US" w:eastAsia="zh-CN"/>
              </w:rPr>
              <w:t>技术要求：</w:t>
            </w:r>
            <w:commentRangeStart w:id="46"/>
            <w:r>
              <w:rPr>
                <w:rFonts w:hint="eastAsia" w:ascii="宋体" w:hAnsi="宋体" w:cs="宋体"/>
                <w:b w:val="0"/>
                <w:bCs w:val="0"/>
                <w:color w:val="auto"/>
                <w:kern w:val="10"/>
                <w:sz w:val="21"/>
                <w:szCs w:val="21"/>
                <w:highlight w:val="none"/>
                <w:lang w:val="en-US" w:eastAsia="zh-CN"/>
              </w:rPr>
              <w:t>根据招标文件清单，提供不同类别板材样品各一块</w:t>
            </w:r>
            <w:commentRangeEnd w:id="46"/>
            <w:r>
              <w:commentReference w:id="46"/>
            </w:r>
            <w:r>
              <w:rPr>
                <w:rFonts w:hint="eastAsia" w:ascii="宋体" w:hAnsi="宋体" w:cs="宋体"/>
                <w:b w:val="0"/>
                <w:bCs w:val="0"/>
                <w:color w:val="auto"/>
                <w:kern w:val="10"/>
                <w:sz w:val="21"/>
                <w:szCs w:val="21"/>
                <w:highlight w:val="none"/>
                <w:lang w:val="en-US" w:eastAsia="zh-CN"/>
              </w:rPr>
              <w:t>，需为原材，不需进行油漆喷涂，要能清晰观察到材料品种、质地等，板材断面无需进行处理包封。</w:t>
            </w:r>
          </w:p>
        </w:tc>
      </w:tr>
      <w:tr w14:paraId="03676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687" w:type="dxa"/>
            <w:vAlign w:val="center"/>
          </w:tcPr>
          <w:p w14:paraId="4747000D">
            <w:pPr>
              <w:ind w:firstLine="210" w:firstLineChars="100"/>
              <w:rPr>
                <w:rFonts w:ascii="宋体" w:hAnsi="宋体"/>
                <w:bCs/>
                <w:snapToGrid w:val="0"/>
                <w:color w:val="000000"/>
                <w:kern w:val="0"/>
                <w:szCs w:val="21"/>
                <w:highlight w:val="none"/>
              </w:rPr>
            </w:pPr>
            <w:r>
              <w:rPr>
                <w:rFonts w:hint="eastAsia" w:ascii="宋体" w:hAnsi="宋体"/>
                <w:bCs/>
                <w:snapToGrid w:val="0"/>
                <w:color w:val="000000"/>
                <w:kern w:val="0"/>
                <w:szCs w:val="21"/>
                <w:highlight w:val="none"/>
              </w:rPr>
              <w:t>2</w:t>
            </w:r>
          </w:p>
        </w:tc>
        <w:tc>
          <w:tcPr>
            <w:tcW w:w="1134" w:type="dxa"/>
            <w:vAlign w:val="center"/>
          </w:tcPr>
          <w:p w14:paraId="30DDB1E3">
            <w:pPr>
              <w:jc w:val="left"/>
              <w:rPr>
                <w:rFonts w:ascii="宋体" w:hAnsi="宋体"/>
                <w:bCs/>
                <w:snapToGrid w:val="0"/>
                <w:color w:val="000000"/>
                <w:kern w:val="0"/>
                <w:szCs w:val="21"/>
                <w:highlight w:val="none"/>
              </w:rPr>
            </w:pPr>
          </w:p>
        </w:tc>
        <w:tc>
          <w:tcPr>
            <w:tcW w:w="820" w:type="dxa"/>
            <w:vAlign w:val="center"/>
          </w:tcPr>
          <w:p w14:paraId="1D21AD42">
            <w:pPr>
              <w:jc w:val="left"/>
              <w:rPr>
                <w:rFonts w:ascii="宋体" w:hAnsi="宋体"/>
                <w:bCs/>
                <w:snapToGrid w:val="0"/>
                <w:color w:val="000000"/>
                <w:kern w:val="0"/>
                <w:szCs w:val="21"/>
                <w:highlight w:val="none"/>
              </w:rPr>
            </w:pPr>
          </w:p>
        </w:tc>
        <w:tc>
          <w:tcPr>
            <w:tcW w:w="851" w:type="dxa"/>
          </w:tcPr>
          <w:p w14:paraId="49C65602">
            <w:pPr>
              <w:jc w:val="left"/>
              <w:rPr>
                <w:rFonts w:ascii="宋体" w:hAnsi="宋体"/>
                <w:bCs/>
                <w:snapToGrid w:val="0"/>
                <w:color w:val="000000"/>
                <w:kern w:val="0"/>
                <w:szCs w:val="21"/>
                <w:highlight w:val="none"/>
              </w:rPr>
            </w:pPr>
          </w:p>
        </w:tc>
        <w:tc>
          <w:tcPr>
            <w:tcW w:w="5459" w:type="dxa"/>
          </w:tcPr>
          <w:p w14:paraId="765BBA13">
            <w:pPr>
              <w:jc w:val="left"/>
              <w:rPr>
                <w:rFonts w:ascii="宋体" w:hAnsi="宋体"/>
                <w:bCs/>
                <w:snapToGrid w:val="0"/>
                <w:color w:val="000000"/>
                <w:kern w:val="0"/>
                <w:szCs w:val="21"/>
                <w:highlight w:val="none"/>
              </w:rPr>
            </w:pPr>
          </w:p>
        </w:tc>
      </w:tr>
      <w:tr w14:paraId="5A04B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5" w:hRule="atLeast"/>
          <w:jc w:val="center"/>
        </w:trPr>
        <w:tc>
          <w:tcPr>
            <w:tcW w:w="687" w:type="dxa"/>
            <w:vAlign w:val="center"/>
          </w:tcPr>
          <w:p w14:paraId="6FE6F0EF">
            <w:pPr>
              <w:ind w:firstLine="210" w:firstLineChars="100"/>
              <w:rPr>
                <w:rFonts w:ascii="宋体" w:hAnsi="宋体"/>
                <w:bCs/>
                <w:snapToGrid w:val="0"/>
                <w:kern w:val="0"/>
                <w:szCs w:val="21"/>
                <w:highlight w:val="none"/>
              </w:rPr>
            </w:pPr>
            <w:r>
              <w:rPr>
                <w:rFonts w:hint="eastAsia" w:ascii="宋体" w:hAnsi="宋体"/>
                <w:bCs/>
                <w:snapToGrid w:val="0"/>
                <w:kern w:val="0"/>
                <w:szCs w:val="21"/>
                <w:highlight w:val="none"/>
              </w:rPr>
              <w:t>3</w:t>
            </w:r>
          </w:p>
        </w:tc>
        <w:tc>
          <w:tcPr>
            <w:tcW w:w="1134" w:type="dxa"/>
            <w:vAlign w:val="center"/>
          </w:tcPr>
          <w:p w14:paraId="5FBD5C03">
            <w:pPr>
              <w:jc w:val="left"/>
              <w:rPr>
                <w:rFonts w:ascii="宋体" w:hAnsi="宋体"/>
                <w:bCs/>
                <w:snapToGrid w:val="0"/>
                <w:kern w:val="0"/>
                <w:szCs w:val="21"/>
                <w:highlight w:val="none"/>
              </w:rPr>
            </w:pPr>
          </w:p>
        </w:tc>
        <w:tc>
          <w:tcPr>
            <w:tcW w:w="820" w:type="dxa"/>
            <w:vAlign w:val="center"/>
          </w:tcPr>
          <w:p w14:paraId="0DDAA80D">
            <w:pPr>
              <w:jc w:val="left"/>
              <w:rPr>
                <w:rFonts w:ascii="宋体" w:hAnsi="宋体"/>
                <w:bCs/>
                <w:snapToGrid w:val="0"/>
                <w:kern w:val="0"/>
                <w:szCs w:val="21"/>
                <w:highlight w:val="none"/>
              </w:rPr>
            </w:pPr>
          </w:p>
        </w:tc>
        <w:tc>
          <w:tcPr>
            <w:tcW w:w="851" w:type="dxa"/>
          </w:tcPr>
          <w:p w14:paraId="64362E02">
            <w:pPr>
              <w:jc w:val="left"/>
              <w:rPr>
                <w:rFonts w:ascii="宋体" w:hAnsi="宋体"/>
                <w:bCs/>
                <w:snapToGrid w:val="0"/>
                <w:kern w:val="0"/>
                <w:szCs w:val="21"/>
                <w:highlight w:val="none"/>
              </w:rPr>
            </w:pPr>
          </w:p>
        </w:tc>
        <w:tc>
          <w:tcPr>
            <w:tcW w:w="5459" w:type="dxa"/>
          </w:tcPr>
          <w:p w14:paraId="256C2D0F">
            <w:pPr>
              <w:jc w:val="left"/>
              <w:rPr>
                <w:rFonts w:ascii="宋体" w:hAnsi="宋体"/>
                <w:bCs/>
                <w:snapToGrid w:val="0"/>
                <w:kern w:val="0"/>
                <w:szCs w:val="21"/>
                <w:highlight w:val="none"/>
              </w:rPr>
            </w:pPr>
          </w:p>
        </w:tc>
      </w:tr>
    </w:tbl>
    <w:p w14:paraId="549B8E34">
      <w:pPr>
        <w:rPr>
          <w:color w:val="FF0000"/>
          <w:szCs w:val="21"/>
          <w:highlight w:val="none"/>
        </w:rPr>
      </w:pPr>
      <w:r>
        <w:rPr>
          <w:rFonts w:hint="eastAsia"/>
          <w:color w:val="FF0000"/>
          <w:szCs w:val="21"/>
          <w:highlight w:val="none"/>
        </w:rPr>
        <w:t>备注：投标样品将作为履约验收的参考。</w:t>
      </w:r>
    </w:p>
    <w:p w14:paraId="40F01A3F">
      <w:pPr>
        <w:rPr>
          <w:rFonts w:ascii="宋体" w:hAnsi="宋体" w:cs="仿宋_GB2312"/>
          <w:szCs w:val="21"/>
          <w:highlight w:val="none"/>
        </w:rPr>
      </w:pPr>
      <w:bookmarkStart w:id="46" w:name="_Hlk72167863"/>
      <w:bookmarkStart w:id="47" w:name="_Hlk106183334"/>
    </w:p>
    <w:p w14:paraId="7CD0CFA2">
      <w:pPr>
        <w:pStyle w:val="19"/>
        <w:rPr>
          <w:highlight w:val="none"/>
        </w:rPr>
      </w:pPr>
    </w:p>
    <w:p w14:paraId="0052F5F5">
      <w:pPr>
        <w:ind w:firstLine="420" w:firstLineChars="200"/>
        <w:rPr>
          <w:rFonts w:ascii="微软雅黑" w:hAnsi="微软雅黑" w:eastAsia="微软雅黑" w:cs="微软雅黑"/>
          <w:b/>
          <w:bCs/>
          <w:highlight w:val="none"/>
        </w:rPr>
      </w:pPr>
      <w:r>
        <w:rPr>
          <w:rFonts w:hint="eastAsia" w:ascii="宋体" w:hAnsi="宋体" w:cs="仿宋_GB2312"/>
          <w:szCs w:val="21"/>
          <w:highlight w:val="none"/>
        </w:rPr>
        <w:t>（三）</w:t>
      </w:r>
      <w:bookmarkEnd w:id="46"/>
      <w:r>
        <w:rPr>
          <w:rFonts w:hint="eastAsia" w:ascii="宋体" w:hAnsi="宋体" w:cs="仿宋_GB2312"/>
          <w:szCs w:val="21"/>
          <w:highlight w:val="none"/>
        </w:rPr>
        <w:t>附件：样品放置授权委托书</w:t>
      </w:r>
    </w:p>
    <w:p w14:paraId="2625D33D">
      <w:pPr>
        <w:jc w:val="center"/>
        <w:rPr>
          <w:rFonts w:ascii="宋体" w:hAnsi="宋体" w:cs="微软雅黑"/>
          <w:sz w:val="32"/>
          <w:szCs w:val="40"/>
          <w:highlight w:val="none"/>
        </w:rPr>
      </w:pPr>
      <w:bookmarkStart w:id="48" w:name="_Hlk106183283"/>
      <w:bookmarkStart w:id="49" w:name="_Hlk106278670"/>
      <w:r>
        <w:rPr>
          <w:rFonts w:hint="eastAsia" w:ascii="宋体" w:hAnsi="宋体" w:cs="微软雅黑"/>
          <w:sz w:val="32"/>
          <w:szCs w:val="40"/>
          <w:highlight w:val="none"/>
        </w:rPr>
        <w:t>样品放置授权委托书</w:t>
      </w:r>
    </w:p>
    <w:bookmarkEnd w:id="48"/>
    <w:p w14:paraId="1913968D">
      <w:pPr>
        <w:spacing w:line="360" w:lineRule="auto"/>
        <w:ind w:firstLine="440" w:firstLineChars="200"/>
        <w:rPr>
          <w:sz w:val="22"/>
          <w:szCs w:val="22"/>
          <w:highlight w:val="none"/>
        </w:rPr>
      </w:pPr>
      <w:r>
        <w:rPr>
          <w:rFonts w:hint="eastAsia"/>
          <w:sz w:val="22"/>
          <w:szCs w:val="22"/>
          <w:highlight w:val="none"/>
        </w:rPr>
        <w:t>本授权委托书声明：我</w:t>
      </w:r>
      <w:r>
        <w:rPr>
          <w:rFonts w:hint="eastAsia"/>
          <w:sz w:val="22"/>
          <w:szCs w:val="22"/>
          <w:highlight w:val="none"/>
          <w:u w:val="single"/>
        </w:rPr>
        <w:t xml:space="preserve">           </w:t>
      </w:r>
      <w:r>
        <w:rPr>
          <w:rFonts w:hint="eastAsia"/>
          <w:sz w:val="22"/>
          <w:szCs w:val="22"/>
          <w:highlight w:val="none"/>
        </w:rPr>
        <w:t>（姓名）系</w:t>
      </w:r>
      <w:r>
        <w:rPr>
          <w:rFonts w:hint="eastAsia"/>
          <w:sz w:val="22"/>
          <w:szCs w:val="22"/>
          <w:highlight w:val="none"/>
          <w:u w:val="single"/>
        </w:rPr>
        <w:t xml:space="preserve">             </w:t>
      </w:r>
      <w:r>
        <w:rPr>
          <w:rFonts w:hint="eastAsia"/>
          <w:sz w:val="22"/>
          <w:szCs w:val="22"/>
          <w:highlight w:val="none"/>
        </w:rPr>
        <w:t>（投标人名称）的法定代表人（负责人），现授权委托</w:t>
      </w:r>
      <w:r>
        <w:rPr>
          <w:rFonts w:hint="eastAsia"/>
          <w:sz w:val="22"/>
          <w:szCs w:val="22"/>
          <w:highlight w:val="none"/>
          <w:u w:val="single"/>
        </w:rPr>
        <w:t xml:space="preserve">            </w:t>
      </w:r>
      <w:r>
        <w:rPr>
          <w:rFonts w:hint="eastAsia"/>
          <w:sz w:val="22"/>
          <w:szCs w:val="22"/>
          <w:highlight w:val="none"/>
        </w:rPr>
        <w:t>（姓名）为我单位参与</w:t>
      </w:r>
      <w:r>
        <w:rPr>
          <w:rFonts w:hint="eastAsia"/>
          <w:sz w:val="22"/>
          <w:szCs w:val="22"/>
          <w:highlight w:val="none"/>
          <w:u w:val="single"/>
        </w:rPr>
        <w:t>（此处填写项目名称）</w:t>
      </w:r>
      <w:r>
        <w:rPr>
          <w:rFonts w:hint="eastAsia"/>
          <w:sz w:val="22"/>
          <w:szCs w:val="22"/>
          <w:highlight w:val="none"/>
        </w:rPr>
        <w:t>项目，项目编号：</w:t>
      </w:r>
      <w:r>
        <w:rPr>
          <w:sz w:val="22"/>
          <w:szCs w:val="22"/>
          <w:highlight w:val="none"/>
          <w:u w:val="single"/>
        </w:rPr>
        <w:t xml:space="preserve">   </w:t>
      </w:r>
      <w:r>
        <w:rPr>
          <w:rFonts w:hint="eastAsia"/>
          <w:sz w:val="22"/>
          <w:szCs w:val="22"/>
          <w:highlight w:val="none"/>
          <w:u w:val="single"/>
        </w:rPr>
        <w:t xml:space="preserve">      （此处填写项目编号）</w:t>
      </w:r>
      <w:r>
        <w:rPr>
          <w:rFonts w:hint="eastAsia"/>
          <w:sz w:val="22"/>
          <w:szCs w:val="22"/>
          <w:highlight w:val="none"/>
        </w:rPr>
        <w:t>样品放置工作的授权委托代理人，代理人全权代表我参与项目样品放置，样品放置的内容我均承认。</w:t>
      </w:r>
    </w:p>
    <w:p w14:paraId="17C2DC13">
      <w:pPr>
        <w:spacing w:line="360" w:lineRule="auto"/>
        <w:ind w:firstLine="420"/>
        <w:rPr>
          <w:sz w:val="22"/>
          <w:szCs w:val="22"/>
          <w:highlight w:val="none"/>
        </w:rPr>
      </w:pPr>
      <w:r>
        <w:rPr>
          <w:rFonts w:hint="eastAsia"/>
          <w:sz w:val="22"/>
          <w:szCs w:val="22"/>
          <w:highlight w:val="none"/>
        </w:rPr>
        <w:t>代理人无转委托权，特此委托。</w:t>
      </w:r>
    </w:p>
    <w:p w14:paraId="2B7669BA">
      <w:pPr>
        <w:spacing w:line="360" w:lineRule="auto"/>
        <w:ind w:firstLine="420"/>
        <w:rPr>
          <w:sz w:val="22"/>
          <w:szCs w:val="22"/>
          <w:highlight w:val="none"/>
        </w:rPr>
      </w:pPr>
    </w:p>
    <w:p w14:paraId="60E8AD30">
      <w:pPr>
        <w:spacing w:line="360" w:lineRule="auto"/>
        <w:ind w:left="540" w:leftChars="257"/>
        <w:rPr>
          <w:sz w:val="22"/>
          <w:szCs w:val="22"/>
          <w:highlight w:val="none"/>
          <w:u w:val="single"/>
        </w:rPr>
      </w:pPr>
      <w:r>
        <w:rPr>
          <w:rFonts w:hint="eastAsia"/>
          <w:sz w:val="22"/>
          <w:szCs w:val="22"/>
          <w:highlight w:val="none"/>
        </w:rPr>
        <w:t>代理人：</w:t>
      </w:r>
      <w:r>
        <w:rPr>
          <w:rFonts w:hint="eastAsia"/>
          <w:sz w:val="22"/>
          <w:szCs w:val="22"/>
          <w:highlight w:val="none"/>
          <w:u w:val="single"/>
        </w:rPr>
        <w:t xml:space="preserve">             </w:t>
      </w:r>
    </w:p>
    <w:p w14:paraId="76E37ECE">
      <w:pPr>
        <w:spacing w:line="360" w:lineRule="auto"/>
        <w:ind w:left="540" w:leftChars="257"/>
        <w:rPr>
          <w:sz w:val="22"/>
          <w:szCs w:val="22"/>
          <w:highlight w:val="none"/>
        </w:rPr>
      </w:pPr>
      <w:r>
        <w:rPr>
          <w:rFonts w:hint="eastAsia"/>
          <w:sz w:val="22"/>
          <w:szCs w:val="22"/>
          <w:highlight w:val="none"/>
        </w:rPr>
        <w:t>联系电话：</w:t>
      </w:r>
      <w:r>
        <w:rPr>
          <w:rFonts w:hint="eastAsia"/>
          <w:sz w:val="22"/>
          <w:szCs w:val="22"/>
          <w:highlight w:val="none"/>
          <w:u w:val="single"/>
        </w:rPr>
        <w:t xml:space="preserve">            </w:t>
      </w:r>
      <w:r>
        <w:rPr>
          <w:rFonts w:hint="eastAsia"/>
          <w:sz w:val="22"/>
          <w:szCs w:val="22"/>
          <w:highlight w:val="none"/>
        </w:rPr>
        <w:t xml:space="preserve">  手机：</w:t>
      </w:r>
      <w:r>
        <w:rPr>
          <w:rFonts w:hint="eastAsia"/>
          <w:sz w:val="22"/>
          <w:szCs w:val="22"/>
          <w:highlight w:val="none"/>
          <w:u w:val="single"/>
        </w:rPr>
        <w:t xml:space="preserve">                   </w:t>
      </w:r>
    </w:p>
    <w:p w14:paraId="2C69298A">
      <w:pPr>
        <w:spacing w:line="360" w:lineRule="auto"/>
        <w:ind w:left="540" w:leftChars="257"/>
        <w:rPr>
          <w:sz w:val="22"/>
          <w:szCs w:val="22"/>
          <w:highlight w:val="none"/>
          <w:u w:val="single"/>
        </w:rPr>
      </w:pPr>
      <w:r>
        <w:rPr>
          <w:rFonts w:hint="eastAsia"/>
          <w:sz w:val="22"/>
          <w:szCs w:val="22"/>
          <w:highlight w:val="none"/>
        </w:rPr>
        <w:t>身份证号码：</w:t>
      </w:r>
      <w:r>
        <w:rPr>
          <w:rFonts w:hint="eastAsia"/>
          <w:sz w:val="22"/>
          <w:szCs w:val="22"/>
          <w:highlight w:val="none"/>
          <w:u w:val="single"/>
        </w:rPr>
        <w:t xml:space="preserve">                        </w:t>
      </w:r>
      <w:r>
        <w:rPr>
          <w:rFonts w:hint="eastAsia"/>
          <w:sz w:val="22"/>
          <w:szCs w:val="22"/>
          <w:highlight w:val="none"/>
        </w:rPr>
        <w:t>职务：</w:t>
      </w:r>
      <w:r>
        <w:rPr>
          <w:rFonts w:hint="eastAsia"/>
          <w:sz w:val="22"/>
          <w:szCs w:val="22"/>
          <w:highlight w:val="none"/>
          <w:u w:val="single"/>
        </w:rPr>
        <w:t xml:space="preserve">       </w:t>
      </w:r>
    </w:p>
    <w:p w14:paraId="7FFEF802">
      <w:pPr>
        <w:spacing w:line="360" w:lineRule="auto"/>
        <w:ind w:left="540" w:leftChars="257"/>
        <w:rPr>
          <w:sz w:val="22"/>
          <w:szCs w:val="22"/>
          <w:highlight w:val="none"/>
        </w:rPr>
      </w:pPr>
      <w:r>
        <w:rPr>
          <w:rFonts w:hint="eastAsia"/>
          <w:sz w:val="22"/>
          <w:szCs w:val="22"/>
          <w:highlight w:val="none"/>
        </w:rPr>
        <w:t>授权委托日期：</w:t>
      </w:r>
      <w:r>
        <w:rPr>
          <w:rFonts w:hint="eastAsia"/>
          <w:sz w:val="22"/>
          <w:szCs w:val="22"/>
          <w:highlight w:val="none"/>
          <w:u w:val="single"/>
        </w:rPr>
        <w:t xml:space="preserve">         </w:t>
      </w:r>
      <w:r>
        <w:rPr>
          <w:rFonts w:hint="eastAsia"/>
          <w:sz w:val="22"/>
          <w:szCs w:val="22"/>
          <w:highlight w:val="none"/>
        </w:rPr>
        <w:t>年</w:t>
      </w:r>
      <w:r>
        <w:rPr>
          <w:rFonts w:hint="eastAsia"/>
          <w:sz w:val="22"/>
          <w:szCs w:val="22"/>
          <w:highlight w:val="none"/>
          <w:u w:val="single"/>
        </w:rPr>
        <w:t xml:space="preserve">     </w:t>
      </w:r>
      <w:r>
        <w:rPr>
          <w:rFonts w:hint="eastAsia"/>
          <w:sz w:val="22"/>
          <w:szCs w:val="22"/>
          <w:highlight w:val="none"/>
        </w:rPr>
        <w:t xml:space="preserve">月 </w:t>
      </w:r>
      <w:r>
        <w:rPr>
          <w:rFonts w:hint="eastAsia"/>
          <w:sz w:val="22"/>
          <w:szCs w:val="22"/>
          <w:highlight w:val="none"/>
          <w:u w:val="single"/>
        </w:rPr>
        <w:t xml:space="preserve">      </w:t>
      </w:r>
      <w:r>
        <w:rPr>
          <w:rFonts w:hint="eastAsia"/>
          <w:sz w:val="22"/>
          <w:szCs w:val="22"/>
          <w:highlight w:val="none"/>
        </w:rPr>
        <w:t>日</w:t>
      </w:r>
    </w:p>
    <w:p w14:paraId="595BDEF2">
      <w:pPr>
        <w:rPr>
          <w:sz w:val="22"/>
          <w:szCs w:val="28"/>
          <w:highlight w:val="none"/>
        </w:rPr>
      </w:pPr>
    </w:p>
    <w:p w14:paraId="709730CC">
      <w:pPr>
        <w:spacing w:line="360" w:lineRule="auto"/>
        <w:ind w:firstLine="442" w:firstLineChars="200"/>
        <w:rPr>
          <w:b/>
          <w:color w:val="FF0000"/>
          <w:sz w:val="22"/>
          <w:szCs w:val="22"/>
          <w:highlight w:val="none"/>
        </w:rPr>
      </w:pPr>
      <w:r>
        <w:rPr>
          <w:rFonts w:hint="eastAsia"/>
          <w:b/>
          <w:color w:val="FF0000"/>
          <w:sz w:val="22"/>
          <w:szCs w:val="22"/>
          <w:highlight w:val="none"/>
        </w:rPr>
        <w:t>附：中国国籍人员，请提供代理人身份证扫描件（正反两面），港澳台居民可提供来往通行证扫描件；非中国国籍人员，可提供公安部门认可的身份证明材料扫描件。要求投标供应商同时提供上述身份证明材料扫描件作为附件方为有效。</w:t>
      </w:r>
    </w:p>
    <w:p w14:paraId="79F94D16">
      <w:pPr>
        <w:spacing w:line="360" w:lineRule="auto"/>
        <w:ind w:firstLine="420"/>
        <w:jc w:val="right"/>
        <w:rPr>
          <w:sz w:val="22"/>
          <w:szCs w:val="22"/>
          <w:highlight w:val="none"/>
        </w:rPr>
      </w:pPr>
    </w:p>
    <w:p w14:paraId="476E1E25">
      <w:pPr>
        <w:spacing w:line="360" w:lineRule="auto"/>
        <w:ind w:firstLine="420"/>
        <w:jc w:val="right"/>
        <w:rPr>
          <w:sz w:val="22"/>
          <w:szCs w:val="22"/>
          <w:highlight w:val="none"/>
        </w:rPr>
      </w:pPr>
      <w:r>
        <w:rPr>
          <w:rFonts w:hint="eastAsia"/>
          <w:sz w:val="22"/>
          <w:szCs w:val="22"/>
          <w:highlight w:val="none"/>
        </w:rPr>
        <w:t>（此处填写投标人名称）公司（加盖投标人公章）</w:t>
      </w:r>
    </w:p>
    <w:p w14:paraId="3D8E602D">
      <w:pPr>
        <w:spacing w:line="360" w:lineRule="auto"/>
        <w:ind w:firstLine="420"/>
        <w:jc w:val="right"/>
        <w:rPr>
          <w:sz w:val="22"/>
          <w:szCs w:val="22"/>
          <w:highlight w:val="none"/>
        </w:rPr>
      </w:pPr>
      <w:r>
        <w:rPr>
          <w:rFonts w:hint="eastAsia"/>
          <w:sz w:val="22"/>
          <w:szCs w:val="22"/>
          <w:highlight w:val="none"/>
        </w:rPr>
        <w:t>XX年XX月XX日</w:t>
      </w:r>
      <w:bookmarkEnd w:id="47"/>
      <w:bookmarkEnd w:id="49"/>
    </w:p>
    <w:p w14:paraId="43521AE5">
      <w:pPr>
        <w:rPr>
          <w:rFonts w:ascii="宋体" w:hAnsi="宋体"/>
          <w:bCs/>
          <w:color w:val="000000"/>
          <w:szCs w:val="21"/>
          <w:highlight w:val="none"/>
        </w:rPr>
      </w:pPr>
    </w:p>
    <w:p w14:paraId="5C171FB9">
      <w:pPr>
        <w:pStyle w:val="5"/>
        <w:rPr>
          <w:kern w:val="2"/>
          <w:highlight w:val="none"/>
        </w:rPr>
      </w:pPr>
      <w:r>
        <w:rPr>
          <w:rFonts w:hint="eastAsia"/>
          <w:kern w:val="2"/>
          <w:highlight w:val="none"/>
        </w:rPr>
        <w:t>第四章</w:t>
      </w:r>
      <w:r>
        <w:rPr>
          <w:kern w:val="2"/>
          <w:highlight w:val="none"/>
        </w:rPr>
        <w:t xml:space="preserve"> </w:t>
      </w:r>
      <w:r>
        <w:rPr>
          <w:rFonts w:hint="eastAsia"/>
          <w:kern w:val="2"/>
          <w:highlight w:val="none"/>
        </w:rPr>
        <w:t xml:space="preserve"> 投标文件组成要求及格式</w:t>
      </w:r>
    </w:p>
    <w:p w14:paraId="7B47CCB3">
      <w:pPr>
        <w:rPr>
          <w:rStyle w:val="59"/>
          <w:sz w:val="24"/>
          <w:highlight w:val="none"/>
        </w:rPr>
      </w:pPr>
      <w:r>
        <w:rPr>
          <w:rStyle w:val="59"/>
          <w:rFonts w:hint="eastAsia"/>
          <w:sz w:val="24"/>
          <w:highlight w:val="none"/>
        </w:rPr>
        <w:t>特别提醒：</w:t>
      </w:r>
    </w:p>
    <w:p w14:paraId="6DF912B0">
      <w:pPr>
        <w:ind w:firstLine="480" w:firstLineChars="200"/>
        <w:rPr>
          <w:rFonts w:ascii="仿宋_GB2312" w:eastAsia="仿宋_GB2312"/>
          <w:sz w:val="24"/>
          <w:highlight w:val="none"/>
        </w:rPr>
      </w:pPr>
      <w:r>
        <w:rPr>
          <w:rFonts w:hint="eastAsia" w:ascii="仿宋_GB2312" w:eastAsia="仿宋_GB2312"/>
          <w:sz w:val="24"/>
          <w:highlight w:val="none"/>
        </w:rPr>
        <w:t>投标文件正文将对外公开，投标文件附件不公开。投标人在编辑投标文件时，在投标文件目录中属于本节点内容的必须在本节点中填写，填写到其他节点或附件的将可能导致投标无效，一切后果由供应商自行承担。</w:t>
      </w:r>
    </w:p>
    <w:p w14:paraId="458508AA">
      <w:pPr>
        <w:rPr>
          <w:rFonts w:ascii="仿宋_GB2312" w:eastAsia="仿宋_GB2312"/>
          <w:sz w:val="24"/>
          <w:highlight w:val="none"/>
        </w:rPr>
      </w:pPr>
      <w:r>
        <w:rPr>
          <w:rFonts w:hint="eastAsia" w:ascii="仿宋_GB2312" w:eastAsia="仿宋_GB2312"/>
          <w:sz w:val="24"/>
          <w:highlight w:val="none"/>
        </w:rPr>
        <w:t xml:space="preserve">    投标文件正文（信息公开部分）必须编制于“正文（公开部分）”部分，投标文件附件（非信息公开部分）必须编制于“附件（不公开部分）”部分，如下图所示。</w:t>
      </w:r>
    </w:p>
    <w:p w14:paraId="019BC955">
      <w:pPr>
        <w:widowControl/>
        <w:jc w:val="left"/>
        <w:rPr>
          <w:rFonts w:ascii="宋体" w:hAnsi="宋体" w:cs="宋体"/>
          <w:kern w:val="0"/>
          <w:sz w:val="24"/>
          <w:highlight w:val="none"/>
        </w:rPr>
      </w:pPr>
      <w:r>
        <w:rPr>
          <w:highlight w:val="none"/>
        </w:rPr>
        <w:drawing>
          <wp:inline distT="0" distB="0" distL="114300" distR="114300">
            <wp:extent cx="5162550" cy="4011295"/>
            <wp:effectExtent l="0" t="0" r="3810" b="12065"/>
            <wp:docPr id="1" name="图片 1" descr="c66f322b8feee32c1a3f0d48f365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66f322b8feee32c1a3f0d48f365c82"/>
                    <pic:cNvPicPr>
                      <a:picLocks noChangeAspect="1"/>
                    </pic:cNvPicPr>
                  </pic:nvPicPr>
                  <pic:blipFill>
                    <a:blip r:embed="rId11"/>
                    <a:stretch>
                      <a:fillRect/>
                    </a:stretch>
                  </pic:blipFill>
                  <pic:spPr>
                    <a:xfrm>
                      <a:off x="0" y="0"/>
                      <a:ext cx="5162550" cy="4011295"/>
                    </a:xfrm>
                    <a:prstGeom prst="rect">
                      <a:avLst/>
                    </a:prstGeom>
                  </pic:spPr>
                </pic:pic>
              </a:graphicData>
            </a:graphic>
          </wp:inline>
        </w:drawing>
      </w:r>
    </w:p>
    <w:p w14:paraId="4C9FA330">
      <w:pPr>
        <w:ind w:firstLine="480" w:firstLineChars="200"/>
        <w:rPr>
          <w:rFonts w:ascii="仿宋_GB2312" w:eastAsia="仿宋_GB2312"/>
          <w:sz w:val="24"/>
          <w:highlight w:val="none"/>
        </w:rPr>
      </w:pPr>
      <w:bookmarkStart w:id="50" w:name="_Hlk72257167"/>
      <w:r>
        <w:rPr>
          <w:rFonts w:hint="eastAsia" w:ascii="仿宋_GB2312" w:eastAsia="仿宋_GB2312"/>
          <w:sz w:val="24"/>
          <w:highlight w:val="none"/>
        </w:rPr>
        <w:t>政府集中采购机构公布投标文件正文（信息公开部分）时为计算机截取信息自动公布，</w:t>
      </w:r>
      <w:r>
        <w:rPr>
          <w:rFonts w:hint="eastAsia" w:ascii="仿宋_GB2312" w:eastAsia="仿宋_GB2312"/>
          <w:b/>
          <w:bCs/>
          <w:sz w:val="24"/>
          <w:highlight w:val="none"/>
        </w:rPr>
        <w:t>如投标人误将涉及个人隐私的信息放入投标文件正文，相关后果由投标人自负；</w:t>
      </w:r>
      <w:r>
        <w:rPr>
          <w:rFonts w:hint="eastAsia" w:ascii="仿宋_GB2312" w:eastAsia="仿宋_GB2312"/>
          <w:b/>
          <w:bCs/>
          <w:color w:val="FF0000"/>
          <w:sz w:val="24"/>
          <w:highlight w:val="none"/>
        </w:rPr>
        <w:t>如投标人将必须放于投标文件正文（信息公开部分）的内容放入投标文件附件（非信息公开部分），将作投标无效处理。</w:t>
      </w:r>
    </w:p>
    <w:bookmarkEnd w:id="50"/>
    <w:p w14:paraId="2C4782DC">
      <w:pPr>
        <w:rPr>
          <w:rFonts w:ascii="仿宋_GB2312" w:eastAsia="仿宋_GB2312"/>
          <w:sz w:val="24"/>
          <w:highlight w:val="none"/>
        </w:rPr>
      </w:pPr>
      <w:r>
        <w:rPr>
          <w:rFonts w:ascii="仿宋_GB2312" w:eastAsia="仿宋_GB2312"/>
          <w:sz w:val="24"/>
          <w:highlight w:val="none"/>
        </w:rPr>
        <w:br w:type="page"/>
      </w:r>
    </w:p>
    <w:p w14:paraId="3262B0F1">
      <w:pPr>
        <w:pStyle w:val="18"/>
        <w:rPr>
          <w:highlight w:val="none"/>
        </w:rPr>
      </w:pPr>
    </w:p>
    <w:p w14:paraId="502E4CFB">
      <w:pPr>
        <w:outlineLvl w:val="0"/>
        <w:rPr>
          <w:rStyle w:val="59"/>
          <w:sz w:val="28"/>
          <w:szCs w:val="28"/>
          <w:highlight w:val="none"/>
        </w:rPr>
      </w:pPr>
      <w:r>
        <w:rPr>
          <w:rStyle w:val="59"/>
          <w:rFonts w:hint="eastAsia"/>
          <w:sz w:val="28"/>
          <w:szCs w:val="28"/>
          <w:highlight w:val="none"/>
        </w:rPr>
        <w:t>投标文件组成：</w:t>
      </w:r>
    </w:p>
    <w:p w14:paraId="430C81D9">
      <w:pPr>
        <w:ind w:firstLine="1200" w:firstLineChars="500"/>
        <w:outlineLvl w:val="0"/>
        <w:rPr>
          <w:rFonts w:ascii="宋体" w:hAnsi="宋体"/>
          <w:sz w:val="24"/>
          <w:highlight w:val="none"/>
        </w:rPr>
      </w:pPr>
      <w:bookmarkStart w:id="51" w:name="_Hlk72257253"/>
      <w:r>
        <w:rPr>
          <w:rFonts w:hint="eastAsia" w:ascii="宋体" w:hAnsi="宋体"/>
          <w:sz w:val="24"/>
          <w:highlight w:val="none"/>
        </w:rPr>
        <w:t>1.投标文件正文</w:t>
      </w:r>
      <w:r>
        <w:rPr>
          <w:rFonts w:hint="eastAsia" w:ascii="宋体" w:hAnsi="宋体"/>
          <w:b/>
          <w:color w:val="FF0000"/>
          <w:sz w:val="24"/>
          <w:highlight w:val="none"/>
        </w:rPr>
        <w:t>（信息公开部分）</w:t>
      </w:r>
      <w:r>
        <w:rPr>
          <w:rFonts w:hint="eastAsia" w:ascii="宋体" w:hAnsi="宋体"/>
          <w:sz w:val="24"/>
          <w:highlight w:val="none"/>
        </w:rPr>
        <w:t>，主要包括以下内容：</w:t>
      </w:r>
    </w:p>
    <w:p w14:paraId="09AF95C3">
      <w:pPr>
        <w:ind w:left="718" w:leftChars="342" w:firstLine="1417" w:firstLineChars="675"/>
        <w:rPr>
          <w:szCs w:val="21"/>
          <w:highlight w:val="none"/>
        </w:rPr>
      </w:pPr>
      <w:r>
        <w:rPr>
          <w:rFonts w:hint="eastAsia"/>
          <w:szCs w:val="21"/>
          <w:highlight w:val="none"/>
        </w:rPr>
        <w:t>（1）</w:t>
      </w:r>
      <w:bookmarkStart w:id="52" w:name="_Hlk72070784"/>
      <w:r>
        <w:rPr>
          <w:rFonts w:hint="eastAsia"/>
          <w:szCs w:val="21"/>
          <w:highlight w:val="none"/>
        </w:rPr>
        <w:t>投标函</w:t>
      </w:r>
      <w:bookmarkEnd w:id="52"/>
    </w:p>
    <w:p w14:paraId="10DFC614">
      <w:pPr>
        <w:ind w:left="718" w:leftChars="342" w:firstLine="1417" w:firstLineChars="675"/>
        <w:rPr>
          <w:szCs w:val="21"/>
          <w:highlight w:val="none"/>
        </w:rPr>
      </w:pPr>
      <w:r>
        <w:rPr>
          <w:rFonts w:hint="eastAsia"/>
          <w:szCs w:val="21"/>
          <w:highlight w:val="none"/>
        </w:rPr>
        <w:t>（2）</w:t>
      </w:r>
      <w:bookmarkStart w:id="53" w:name="_Hlk72062521"/>
      <w:r>
        <w:rPr>
          <w:rFonts w:hint="eastAsia"/>
          <w:szCs w:val="21"/>
          <w:highlight w:val="none"/>
        </w:rPr>
        <w:t>政府采购投标及履约承诺函</w:t>
      </w:r>
      <w:bookmarkEnd w:id="53"/>
    </w:p>
    <w:p w14:paraId="3D64D253">
      <w:pPr>
        <w:ind w:left="718" w:leftChars="342" w:firstLine="1417" w:firstLineChars="675"/>
        <w:rPr>
          <w:szCs w:val="21"/>
          <w:highlight w:val="none"/>
        </w:rPr>
      </w:pPr>
      <w:r>
        <w:rPr>
          <w:rFonts w:hint="eastAsia"/>
          <w:szCs w:val="21"/>
          <w:highlight w:val="none"/>
        </w:rPr>
        <w:t>（</w:t>
      </w:r>
      <w:r>
        <w:rPr>
          <w:szCs w:val="21"/>
          <w:highlight w:val="none"/>
        </w:rPr>
        <w:t>3</w:t>
      </w:r>
      <w:r>
        <w:rPr>
          <w:rFonts w:hint="eastAsia"/>
          <w:szCs w:val="21"/>
          <w:highlight w:val="none"/>
        </w:rPr>
        <w:t>）投标人情况及资格证明文件</w:t>
      </w:r>
    </w:p>
    <w:p w14:paraId="6385F1BB">
      <w:pPr>
        <w:ind w:left="718" w:leftChars="342" w:firstLine="1417" w:firstLineChars="675"/>
        <w:rPr>
          <w:szCs w:val="21"/>
          <w:highlight w:val="none"/>
        </w:rPr>
      </w:pPr>
      <w:bookmarkStart w:id="54" w:name="_Hlk72257201"/>
      <w:r>
        <w:rPr>
          <w:rFonts w:hint="eastAsia"/>
          <w:szCs w:val="21"/>
          <w:highlight w:val="none"/>
        </w:rPr>
        <w:t>（</w:t>
      </w:r>
      <w:r>
        <w:rPr>
          <w:szCs w:val="21"/>
          <w:highlight w:val="none"/>
        </w:rPr>
        <w:t>4</w:t>
      </w:r>
      <w:r>
        <w:rPr>
          <w:rFonts w:hint="eastAsia"/>
          <w:szCs w:val="21"/>
          <w:highlight w:val="none"/>
        </w:rPr>
        <w:t>）项目详细报价</w:t>
      </w:r>
    </w:p>
    <w:bookmarkEnd w:id="54"/>
    <w:p w14:paraId="51EF5617">
      <w:pPr>
        <w:ind w:left="718" w:leftChars="342" w:firstLine="1417" w:firstLineChars="675"/>
        <w:rPr>
          <w:rFonts w:hint="eastAsia" w:eastAsia="宋体"/>
          <w:szCs w:val="21"/>
          <w:highlight w:val="none"/>
          <w:lang w:eastAsia="zh-CN"/>
        </w:rPr>
      </w:pPr>
      <w:commentRangeStart w:id="47"/>
      <w:r>
        <w:rPr>
          <w:rFonts w:hint="eastAsia"/>
          <w:szCs w:val="21"/>
          <w:highlight w:val="none"/>
        </w:rPr>
        <w:t>（5）</w:t>
      </w:r>
      <w:r>
        <w:rPr>
          <w:rFonts w:hint="eastAsia" w:eastAsia="宋体"/>
          <w:szCs w:val="21"/>
          <w:highlight w:val="none"/>
          <w:lang w:eastAsia="zh-CN"/>
        </w:rPr>
        <w:t>供应商认证情况（格式自定）</w:t>
      </w:r>
    </w:p>
    <w:p w14:paraId="2DB4E1EE">
      <w:pPr>
        <w:ind w:left="718" w:leftChars="342" w:firstLine="1417" w:firstLineChars="675"/>
        <w:rPr>
          <w:szCs w:val="21"/>
          <w:highlight w:val="none"/>
        </w:rPr>
      </w:pPr>
      <w:r>
        <w:rPr>
          <w:rFonts w:hint="eastAsia"/>
          <w:szCs w:val="21"/>
          <w:highlight w:val="none"/>
        </w:rPr>
        <w:t>（6）奖项（格式自定）</w:t>
      </w:r>
    </w:p>
    <w:p w14:paraId="698D59ED">
      <w:pPr>
        <w:ind w:left="718" w:leftChars="342" w:firstLine="1417" w:firstLineChars="675"/>
        <w:jc w:val="left"/>
        <w:rPr>
          <w:rFonts w:hint="eastAsia"/>
          <w:highlight w:val="none"/>
        </w:rPr>
      </w:pPr>
      <w:r>
        <w:rPr>
          <w:rFonts w:hint="eastAsia"/>
          <w:szCs w:val="21"/>
          <w:highlight w:val="none"/>
        </w:rPr>
        <w:t>（7）</w:t>
      </w:r>
      <w:commentRangeEnd w:id="47"/>
      <w:r>
        <w:rPr>
          <w:highlight w:val="none"/>
        </w:rPr>
        <w:commentReference w:id="47"/>
      </w:r>
      <w:r>
        <w:rPr>
          <w:rFonts w:hint="eastAsia" w:eastAsia="宋体"/>
          <w:szCs w:val="21"/>
          <w:highlight w:val="none"/>
          <w:lang w:eastAsia="zh-CN"/>
        </w:rPr>
        <w:t>供应商同类业绩</w:t>
      </w:r>
    </w:p>
    <w:p w14:paraId="4C2CE63B">
      <w:pPr>
        <w:pStyle w:val="18"/>
        <w:rPr>
          <w:highlight w:val="none"/>
        </w:rPr>
      </w:pPr>
    </w:p>
    <w:p w14:paraId="13621EF9">
      <w:pPr>
        <w:ind w:firstLine="1200" w:firstLineChars="500"/>
        <w:outlineLvl w:val="0"/>
        <w:rPr>
          <w:rFonts w:ascii="宋体" w:hAnsi="宋体"/>
          <w:sz w:val="24"/>
          <w:highlight w:val="none"/>
        </w:rPr>
      </w:pPr>
      <w:r>
        <w:rPr>
          <w:rFonts w:hint="eastAsia" w:ascii="宋体" w:hAnsi="宋体"/>
          <w:sz w:val="24"/>
          <w:highlight w:val="none"/>
        </w:rPr>
        <w:t>2.投标文件附件</w:t>
      </w:r>
      <w:r>
        <w:rPr>
          <w:rFonts w:hint="eastAsia" w:ascii="宋体" w:hAnsi="宋体"/>
          <w:b/>
          <w:color w:val="FF0000"/>
          <w:sz w:val="24"/>
          <w:highlight w:val="none"/>
        </w:rPr>
        <w:t>（信息不公开部分）</w:t>
      </w:r>
      <w:r>
        <w:rPr>
          <w:rFonts w:hint="eastAsia" w:ascii="宋体" w:hAnsi="宋体"/>
          <w:sz w:val="24"/>
          <w:highlight w:val="none"/>
        </w:rPr>
        <w:t>：主要包括以下内容：</w:t>
      </w:r>
    </w:p>
    <w:p w14:paraId="19C72CB5">
      <w:pPr>
        <w:ind w:firstLine="2100" w:firstLineChars="1000"/>
        <w:rPr>
          <w:szCs w:val="21"/>
          <w:highlight w:val="none"/>
        </w:rPr>
      </w:pPr>
      <w:r>
        <w:rPr>
          <w:rFonts w:hint="eastAsia"/>
          <w:szCs w:val="21"/>
          <w:highlight w:val="none"/>
        </w:rPr>
        <w:t>（1）法定代表人（负责人）证明书</w:t>
      </w:r>
    </w:p>
    <w:p w14:paraId="05D47A76">
      <w:pPr>
        <w:ind w:left="718" w:leftChars="342" w:firstLine="1417" w:firstLineChars="675"/>
        <w:rPr>
          <w:szCs w:val="21"/>
          <w:highlight w:val="none"/>
        </w:rPr>
      </w:pPr>
      <w:r>
        <w:rPr>
          <w:rFonts w:hint="eastAsia"/>
          <w:szCs w:val="21"/>
          <w:highlight w:val="none"/>
        </w:rPr>
        <w:t>（2）投标文件签署授权委托书</w:t>
      </w:r>
    </w:p>
    <w:p w14:paraId="62111273">
      <w:pPr>
        <w:ind w:left="718" w:leftChars="342" w:firstLine="1417" w:firstLineChars="675"/>
        <w:rPr>
          <w:szCs w:val="21"/>
          <w:highlight w:val="none"/>
        </w:rPr>
      </w:pPr>
      <w:r>
        <w:rPr>
          <w:rFonts w:hint="eastAsia"/>
          <w:szCs w:val="21"/>
          <w:highlight w:val="none"/>
        </w:rPr>
        <w:t>（3）实质性条款响应情况表</w:t>
      </w:r>
    </w:p>
    <w:p w14:paraId="79CBE20D">
      <w:pPr>
        <w:ind w:left="718" w:leftChars="342" w:firstLine="1417" w:firstLineChars="675"/>
        <w:rPr>
          <w:szCs w:val="21"/>
          <w:highlight w:val="none"/>
        </w:rPr>
      </w:pPr>
      <w:r>
        <w:rPr>
          <w:rFonts w:hint="eastAsia"/>
          <w:szCs w:val="21"/>
          <w:highlight w:val="none"/>
        </w:rPr>
        <w:t>（</w:t>
      </w:r>
      <w:r>
        <w:rPr>
          <w:szCs w:val="21"/>
          <w:highlight w:val="none"/>
        </w:rPr>
        <w:t>4</w:t>
      </w:r>
      <w:r>
        <w:rPr>
          <w:rFonts w:hint="eastAsia"/>
          <w:szCs w:val="21"/>
          <w:highlight w:val="none"/>
        </w:rPr>
        <w:t>）技术要求偏离表</w:t>
      </w:r>
    </w:p>
    <w:p w14:paraId="1C992FAF">
      <w:pPr>
        <w:ind w:left="718" w:leftChars="342" w:firstLine="1417" w:firstLineChars="675"/>
        <w:rPr>
          <w:szCs w:val="21"/>
          <w:highlight w:val="none"/>
        </w:rPr>
      </w:pPr>
      <w:r>
        <w:rPr>
          <w:rFonts w:hint="eastAsia"/>
          <w:szCs w:val="21"/>
          <w:highlight w:val="none"/>
        </w:rPr>
        <w:t>（</w:t>
      </w:r>
      <w:r>
        <w:rPr>
          <w:szCs w:val="21"/>
          <w:highlight w:val="none"/>
        </w:rPr>
        <w:t>5</w:t>
      </w:r>
      <w:r>
        <w:rPr>
          <w:rFonts w:hint="eastAsia"/>
          <w:szCs w:val="21"/>
          <w:highlight w:val="none"/>
        </w:rPr>
        <w:t>）商务要求偏离表</w:t>
      </w:r>
    </w:p>
    <w:p w14:paraId="43E475E9">
      <w:pPr>
        <w:ind w:left="718" w:leftChars="342" w:firstLine="1417" w:firstLineChars="675"/>
        <w:rPr>
          <w:szCs w:val="21"/>
          <w:highlight w:val="none"/>
        </w:rPr>
      </w:pPr>
      <w:r>
        <w:rPr>
          <w:rFonts w:hint="eastAsia"/>
          <w:szCs w:val="21"/>
          <w:highlight w:val="none"/>
        </w:rPr>
        <w:t>（</w:t>
      </w:r>
      <w:r>
        <w:rPr>
          <w:szCs w:val="21"/>
          <w:highlight w:val="none"/>
        </w:rPr>
        <w:t>6</w:t>
      </w:r>
      <w:r>
        <w:rPr>
          <w:rFonts w:hint="eastAsia"/>
          <w:szCs w:val="21"/>
          <w:highlight w:val="none"/>
        </w:rPr>
        <w:t>）</w:t>
      </w:r>
      <w:commentRangeStart w:id="48"/>
      <w:r>
        <w:rPr>
          <w:rFonts w:hint="eastAsia"/>
          <w:szCs w:val="21"/>
          <w:highlight w:val="none"/>
        </w:rPr>
        <w:t>技术保障措施（格式自定）</w:t>
      </w:r>
    </w:p>
    <w:p w14:paraId="25AAFFA7">
      <w:pPr>
        <w:ind w:left="718" w:leftChars="342" w:firstLine="1417" w:firstLineChars="675"/>
        <w:rPr>
          <w:szCs w:val="21"/>
          <w:highlight w:val="none"/>
        </w:rPr>
      </w:pPr>
      <w:r>
        <w:rPr>
          <w:rFonts w:hint="eastAsia"/>
          <w:szCs w:val="21"/>
          <w:highlight w:val="none"/>
        </w:rPr>
        <w:t>（7）施工安全保障措施（格式自定）</w:t>
      </w:r>
    </w:p>
    <w:p w14:paraId="41B8287A">
      <w:pPr>
        <w:ind w:left="718" w:leftChars="342" w:firstLine="1417" w:firstLineChars="675"/>
        <w:rPr>
          <w:rFonts w:hint="eastAsia"/>
          <w:szCs w:val="21"/>
          <w:highlight w:val="none"/>
        </w:rPr>
      </w:pPr>
      <w:r>
        <w:rPr>
          <w:rFonts w:hint="eastAsia"/>
          <w:szCs w:val="21"/>
          <w:highlight w:val="none"/>
        </w:rPr>
        <w:t>（8）检测报告</w:t>
      </w:r>
      <w:commentRangeEnd w:id="48"/>
      <w:r>
        <w:rPr>
          <w:highlight w:val="none"/>
        </w:rPr>
        <w:commentReference w:id="48"/>
      </w:r>
      <w:r>
        <w:rPr>
          <w:rFonts w:hint="eastAsia"/>
          <w:highlight w:val="none"/>
        </w:rPr>
        <w:t>（格式自定）</w:t>
      </w:r>
    </w:p>
    <w:p w14:paraId="4E627F44">
      <w:pPr>
        <w:ind w:left="718" w:leftChars="342" w:firstLine="1417" w:firstLineChars="675"/>
        <w:rPr>
          <w:rFonts w:hint="eastAsia"/>
          <w:szCs w:val="21"/>
          <w:highlight w:val="none"/>
        </w:rPr>
      </w:pPr>
      <w:r>
        <w:rPr>
          <w:rFonts w:hint="eastAsia"/>
          <w:szCs w:val="21"/>
          <w:highlight w:val="none"/>
        </w:rPr>
        <w:t>（</w:t>
      </w:r>
      <w:r>
        <w:rPr>
          <w:rFonts w:hint="eastAsia"/>
          <w:szCs w:val="21"/>
          <w:highlight w:val="none"/>
          <w:lang w:val="en-US" w:eastAsia="zh-CN"/>
        </w:rPr>
        <w:t>9</w:t>
      </w:r>
      <w:r>
        <w:rPr>
          <w:rFonts w:hint="eastAsia"/>
          <w:szCs w:val="21"/>
          <w:highlight w:val="none"/>
        </w:rPr>
        <w:t>）节能环保情况（格式自定）</w:t>
      </w:r>
    </w:p>
    <w:p w14:paraId="3381DBC0">
      <w:pPr>
        <w:ind w:left="718" w:leftChars="342" w:firstLine="1417" w:firstLineChars="675"/>
        <w:rPr>
          <w:rFonts w:hint="eastAsia"/>
          <w:szCs w:val="21"/>
          <w:highlight w:val="none"/>
        </w:rPr>
      </w:pPr>
      <w:r>
        <w:rPr>
          <w:rFonts w:hint="eastAsia"/>
          <w:szCs w:val="21"/>
          <w:highlight w:val="none"/>
        </w:rPr>
        <w:t>（</w:t>
      </w:r>
      <w:r>
        <w:rPr>
          <w:rFonts w:hint="eastAsia"/>
          <w:szCs w:val="21"/>
          <w:highlight w:val="none"/>
          <w:lang w:val="en-US" w:eastAsia="zh-CN"/>
        </w:rPr>
        <w:t>10</w:t>
      </w:r>
      <w:r>
        <w:rPr>
          <w:rFonts w:hint="eastAsia"/>
          <w:szCs w:val="21"/>
          <w:highlight w:val="none"/>
        </w:rPr>
        <w:t>）绿色采购情况（格式自定）</w:t>
      </w:r>
    </w:p>
    <w:p w14:paraId="15741F37">
      <w:pPr>
        <w:ind w:left="718" w:leftChars="342" w:firstLine="1417" w:firstLineChars="675"/>
        <w:rPr>
          <w:szCs w:val="21"/>
          <w:highlight w:val="none"/>
        </w:rPr>
      </w:pPr>
      <w:r>
        <w:rPr>
          <w:rFonts w:hint="eastAsia"/>
          <w:szCs w:val="21"/>
          <w:highlight w:val="none"/>
        </w:rPr>
        <w:t>（</w:t>
      </w:r>
      <w:r>
        <w:rPr>
          <w:rFonts w:hint="eastAsia"/>
          <w:szCs w:val="21"/>
          <w:highlight w:val="none"/>
          <w:lang w:val="en-US" w:eastAsia="zh-CN"/>
        </w:rPr>
        <w:t>11</w:t>
      </w:r>
      <w:r>
        <w:rPr>
          <w:rFonts w:hint="eastAsia"/>
          <w:szCs w:val="21"/>
          <w:highlight w:val="none"/>
        </w:rPr>
        <w:t>）投标人认为需要加以说明的其他内容（格式自定）</w:t>
      </w:r>
    </w:p>
    <w:bookmarkEnd w:id="51"/>
    <w:p w14:paraId="5E85CC40">
      <w:pPr>
        <w:ind w:left="718" w:leftChars="342" w:firstLine="1417" w:firstLineChars="675"/>
        <w:rPr>
          <w:szCs w:val="21"/>
          <w:highlight w:val="none"/>
        </w:rPr>
      </w:pPr>
    </w:p>
    <w:p w14:paraId="6D7406EA">
      <w:pPr>
        <w:ind w:firstLine="426" w:firstLineChars="202"/>
        <w:rPr>
          <w:rFonts w:ascii="宋体" w:hAnsi="宋体"/>
          <w:b/>
          <w:szCs w:val="21"/>
          <w:highlight w:val="none"/>
        </w:rPr>
      </w:pPr>
      <w:bookmarkStart w:id="55" w:name="_Hlk72257771"/>
      <w:r>
        <w:rPr>
          <w:rFonts w:hint="eastAsia" w:ascii="宋体" w:hAnsi="宋体"/>
          <w:b/>
          <w:szCs w:val="21"/>
          <w:highlight w:val="none"/>
        </w:rPr>
        <w:t>备注：</w:t>
      </w:r>
    </w:p>
    <w:p w14:paraId="020879D4">
      <w:pPr>
        <w:ind w:firstLine="426" w:firstLineChars="202"/>
        <w:rPr>
          <w:rFonts w:ascii="宋体" w:hAnsi="宋体"/>
          <w:b/>
          <w:szCs w:val="21"/>
          <w:highlight w:val="none"/>
        </w:rPr>
      </w:pPr>
      <w:r>
        <w:rPr>
          <w:rFonts w:hint="eastAsia" w:ascii="宋体" w:hAnsi="宋体"/>
          <w:b/>
          <w:szCs w:val="21"/>
          <w:highlight w:val="none"/>
        </w:rPr>
        <w:t>1.本项目为网上电子投标项目，投标文件不需法人或授权委托人另行签字，无需加盖单位公章，招标文件另有规定的除外。</w:t>
      </w:r>
    </w:p>
    <w:p w14:paraId="4D9A51B9">
      <w:pPr>
        <w:ind w:firstLine="422" w:firstLineChars="200"/>
        <w:rPr>
          <w:rFonts w:ascii="宋体" w:hAnsi="宋体"/>
          <w:color w:val="FF0000"/>
          <w:sz w:val="24"/>
          <w:highlight w:val="none"/>
        </w:rPr>
      </w:pPr>
      <w:bookmarkStart w:id="56" w:name="_Hlk72263559"/>
      <w:r>
        <w:rPr>
          <w:rFonts w:hint="eastAsia" w:ascii="宋体" w:hAnsi="宋体"/>
          <w:b/>
          <w:szCs w:val="21"/>
          <w:highlight w:val="none"/>
        </w:rPr>
        <w:t>2.关于填写“开标一览表”的说明：“开标一览表”中除“投标总价”外，其他信息不作评审依据。</w:t>
      </w:r>
      <w:bookmarkEnd w:id="55"/>
      <w:bookmarkEnd w:id="56"/>
    </w:p>
    <w:p w14:paraId="7169E017">
      <w:pPr>
        <w:rPr>
          <w:rFonts w:ascii="宋体" w:hAnsi="宋体"/>
          <w:color w:val="FF0000"/>
          <w:sz w:val="24"/>
          <w:highlight w:val="none"/>
        </w:rPr>
      </w:pPr>
    </w:p>
    <w:p w14:paraId="4093516E">
      <w:pPr>
        <w:rPr>
          <w:rFonts w:ascii="宋体" w:hAnsi="宋体"/>
          <w:color w:val="FF0000"/>
          <w:sz w:val="24"/>
          <w:highlight w:val="none"/>
        </w:rPr>
        <w:sectPr>
          <w:pgSz w:w="11907" w:h="16840"/>
          <w:pgMar w:top="1440" w:right="1797" w:bottom="1440" w:left="1797" w:header="851" w:footer="992" w:gutter="0"/>
          <w:cols w:space="425" w:num="1"/>
          <w:titlePg/>
          <w:docGrid w:linePitch="462" w:charSpace="0"/>
        </w:sectPr>
      </w:pPr>
    </w:p>
    <w:p w14:paraId="1CD598F1">
      <w:pPr>
        <w:outlineLvl w:val="1"/>
        <w:rPr>
          <w:rFonts w:ascii="宋体" w:hAnsi="宋体"/>
          <w:b/>
          <w:color w:val="FF0000"/>
          <w:sz w:val="28"/>
          <w:szCs w:val="28"/>
          <w:highlight w:val="none"/>
        </w:rPr>
      </w:pPr>
      <w:r>
        <w:rPr>
          <w:rFonts w:hint="eastAsia" w:ascii="宋体" w:hAnsi="宋体"/>
          <w:b/>
          <w:color w:val="FF0000"/>
          <w:sz w:val="28"/>
          <w:szCs w:val="28"/>
          <w:highlight w:val="none"/>
        </w:rPr>
        <w:t>投标文件正文（信息公开部分）</w:t>
      </w:r>
    </w:p>
    <w:p w14:paraId="150A8E52">
      <w:pPr>
        <w:pStyle w:val="3"/>
        <w:jc w:val="center"/>
        <w:rPr>
          <w:rFonts w:ascii="黑体" w:eastAsia="黑体"/>
          <w:b w:val="0"/>
          <w:sz w:val="24"/>
          <w:highlight w:val="none"/>
        </w:rPr>
      </w:pPr>
      <w:r>
        <w:rPr>
          <w:rFonts w:hint="eastAsia" w:ascii="黑体" w:eastAsia="黑体"/>
          <w:b w:val="0"/>
          <w:sz w:val="24"/>
          <w:highlight w:val="none"/>
        </w:rPr>
        <w:t>一、投标函</w:t>
      </w:r>
    </w:p>
    <w:p w14:paraId="459DD3D3">
      <w:pPr>
        <w:spacing w:line="360" w:lineRule="auto"/>
        <w:rPr>
          <w:rFonts w:ascii="宋体" w:hAnsi="宋体"/>
          <w:szCs w:val="21"/>
          <w:highlight w:val="none"/>
        </w:rPr>
      </w:pPr>
      <w:bookmarkStart w:id="57" w:name="_Hlk72257506"/>
      <w:r>
        <w:rPr>
          <w:rFonts w:hint="eastAsia" w:ascii="宋体" w:hAnsi="宋体"/>
          <w:szCs w:val="21"/>
          <w:highlight w:val="none"/>
        </w:rPr>
        <w:t>致：</w:t>
      </w:r>
      <w:r>
        <w:rPr>
          <w:rFonts w:hint="eastAsia" w:ascii="宋体" w:hAnsi="宋体"/>
          <w:szCs w:val="21"/>
          <w:highlight w:val="none"/>
          <w:u w:val="single"/>
        </w:rPr>
        <w:t xml:space="preserve">  </w:t>
      </w:r>
      <w:r>
        <w:rPr>
          <w:rFonts w:hint="eastAsia" w:ascii="宋体" w:hAnsi="宋体"/>
          <w:color w:val="FF0000"/>
          <w:szCs w:val="21"/>
          <w:highlight w:val="none"/>
          <w:u w:val="single"/>
        </w:rPr>
        <w:t>深圳公共资源交易中心</w:t>
      </w:r>
      <w:r>
        <w:rPr>
          <w:rFonts w:hint="eastAsia" w:ascii="宋体" w:hAnsi="宋体"/>
          <w:szCs w:val="21"/>
          <w:highlight w:val="none"/>
          <w:u w:val="single"/>
        </w:rPr>
        <w:t xml:space="preserve">  </w:t>
      </w:r>
    </w:p>
    <w:p w14:paraId="2799C608">
      <w:pPr>
        <w:ind w:firstLine="420" w:firstLineChars="200"/>
        <w:rPr>
          <w:rFonts w:ascii="宋体" w:hAnsi="宋体"/>
          <w:szCs w:val="21"/>
          <w:highlight w:val="none"/>
        </w:rPr>
      </w:pPr>
      <w:bookmarkStart w:id="58" w:name="_Hlk73818812"/>
      <w:r>
        <w:rPr>
          <w:rFonts w:hint="eastAsia"/>
          <w:szCs w:val="21"/>
          <w:highlight w:val="none"/>
        </w:rPr>
        <w:t>1、根据已收到贵单位的项目编号为</w:t>
      </w:r>
      <w:r>
        <w:rPr>
          <w:rFonts w:hint="eastAsia"/>
          <w:szCs w:val="21"/>
          <w:highlight w:val="none"/>
          <w:u w:val="thick"/>
        </w:rPr>
        <w:t xml:space="preserve">      </w:t>
      </w:r>
      <w:r>
        <w:rPr>
          <w:rFonts w:hint="eastAsia"/>
          <w:szCs w:val="21"/>
          <w:highlight w:val="none"/>
          <w:u w:val="thick"/>
          <w:lang w:val="en-US" w:eastAsia="zh-CN"/>
        </w:rPr>
        <w:t xml:space="preserve">         </w:t>
      </w:r>
      <w:r>
        <w:rPr>
          <w:rFonts w:hint="eastAsia"/>
          <w:szCs w:val="21"/>
          <w:highlight w:val="none"/>
          <w:u w:val="thick"/>
        </w:rPr>
        <w:t xml:space="preserve">  </w:t>
      </w:r>
      <w:r>
        <w:rPr>
          <w:rFonts w:hint="eastAsia"/>
          <w:szCs w:val="21"/>
          <w:highlight w:val="none"/>
        </w:rPr>
        <w:t>的</w:t>
      </w:r>
      <w:r>
        <w:rPr>
          <w:rFonts w:hint="eastAsia"/>
          <w:szCs w:val="21"/>
          <w:highlight w:val="none"/>
          <w:u w:val="thick"/>
        </w:rPr>
        <w:t xml:space="preserve">     </w:t>
      </w:r>
      <w:r>
        <w:rPr>
          <w:rFonts w:hint="eastAsia"/>
          <w:szCs w:val="21"/>
          <w:highlight w:val="none"/>
          <w:u w:val="thick"/>
          <w:lang w:val="en-US" w:eastAsia="zh-CN"/>
        </w:rPr>
        <w:t xml:space="preserve">  </w:t>
      </w:r>
      <w:r>
        <w:rPr>
          <w:rFonts w:hint="eastAsia"/>
          <w:szCs w:val="21"/>
          <w:highlight w:val="none"/>
          <w:u w:val="thick"/>
          <w:lang w:eastAsia="zh-CN"/>
        </w:rPr>
        <w:t>（</w:t>
      </w:r>
      <w:r>
        <w:rPr>
          <w:rFonts w:hint="eastAsia"/>
          <w:szCs w:val="21"/>
          <w:highlight w:val="none"/>
          <w:u w:val="thick"/>
        </w:rPr>
        <w:t>项目</w:t>
      </w:r>
      <w:r>
        <w:rPr>
          <w:rFonts w:hint="eastAsia"/>
          <w:szCs w:val="21"/>
          <w:highlight w:val="none"/>
          <w:u w:val="thick"/>
          <w:lang w:val="en-US" w:eastAsia="zh-CN"/>
        </w:rPr>
        <w:t>名称</w:t>
      </w:r>
      <w:r>
        <w:rPr>
          <w:rFonts w:hint="eastAsia"/>
          <w:szCs w:val="21"/>
          <w:highlight w:val="none"/>
          <w:u w:val="thick"/>
          <w:lang w:eastAsia="zh-CN"/>
        </w:rPr>
        <w:t>）</w:t>
      </w:r>
      <w:r>
        <w:rPr>
          <w:rFonts w:hint="eastAsia"/>
          <w:szCs w:val="21"/>
          <w:highlight w:val="none"/>
          <w:u w:val="thick"/>
        </w:rPr>
        <w:t xml:space="preserve">          </w:t>
      </w:r>
      <w:r>
        <w:rPr>
          <w:rFonts w:hint="eastAsia"/>
          <w:szCs w:val="21"/>
          <w:highlight w:val="none"/>
        </w:rPr>
        <w:t>项目的招标文件，遵照《深圳经济特区政府采购条例》和《深圳网上政府采购管理暂行办法》等有关规定，我单位经研究上述招标文件的专用条款及通用条款后，</w:t>
      </w:r>
      <w:bookmarkStart w:id="59" w:name="_Hlk72263588"/>
      <w:r>
        <w:rPr>
          <w:rFonts w:hint="eastAsia"/>
          <w:szCs w:val="21"/>
          <w:highlight w:val="none"/>
        </w:rPr>
        <w:t>愿意按照招标文件要求承包上述项目并修补其任何缺陷。</w:t>
      </w:r>
      <w:bookmarkEnd w:id="59"/>
    </w:p>
    <w:p w14:paraId="41326096">
      <w:pPr>
        <w:ind w:firstLine="420" w:firstLineChars="200"/>
        <w:rPr>
          <w:rFonts w:ascii="宋体" w:hAnsi="宋体"/>
          <w:szCs w:val="21"/>
          <w:highlight w:val="none"/>
        </w:rPr>
      </w:pPr>
      <w:r>
        <w:rPr>
          <w:rFonts w:ascii="宋体" w:hAnsi="宋体"/>
          <w:szCs w:val="21"/>
          <w:highlight w:val="none"/>
        </w:rPr>
        <w:t>2</w:t>
      </w:r>
      <w:r>
        <w:rPr>
          <w:rFonts w:hint="eastAsia" w:ascii="宋体" w:hAnsi="宋体"/>
          <w:szCs w:val="21"/>
          <w:highlight w:val="none"/>
        </w:rPr>
        <w:t>、</w:t>
      </w:r>
      <w:bookmarkStart w:id="60" w:name="_Hlk73819847"/>
      <w:r>
        <w:rPr>
          <w:rFonts w:hint="eastAsia" w:ascii="宋体" w:hAnsi="宋体"/>
          <w:szCs w:val="21"/>
          <w:highlight w:val="none"/>
        </w:rPr>
        <w:t>投标价格见</w:t>
      </w:r>
      <w:r>
        <w:rPr>
          <w:rFonts w:hint="eastAsia"/>
          <w:szCs w:val="21"/>
          <w:highlight w:val="none"/>
        </w:rPr>
        <w:t>投标书编制软件中《开标一览表》中填写的投标总价。</w:t>
      </w:r>
      <w:bookmarkEnd w:id="60"/>
    </w:p>
    <w:p w14:paraId="45A60874">
      <w:pPr>
        <w:ind w:firstLine="420" w:firstLineChars="200"/>
        <w:rPr>
          <w:rFonts w:ascii="宋体" w:hAnsi="宋体"/>
          <w:szCs w:val="21"/>
          <w:highlight w:val="none"/>
        </w:rPr>
      </w:pPr>
      <w:r>
        <w:rPr>
          <w:rFonts w:hint="eastAsia" w:ascii="宋体" w:hAnsi="宋体"/>
          <w:szCs w:val="21"/>
          <w:highlight w:val="none"/>
        </w:rPr>
        <w:t>3、如果我单位中标，我单位将按照招标文件的要求足额提交履约担保。</w:t>
      </w:r>
    </w:p>
    <w:p w14:paraId="5C9DA0C0">
      <w:pPr>
        <w:ind w:firstLine="420" w:firstLineChars="200"/>
        <w:rPr>
          <w:rFonts w:ascii="宋体" w:hAnsi="宋体"/>
          <w:szCs w:val="21"/>
          <w:highlight w:val="none"/>
        </w:rPr>
      </w:pPr>
      <w:r>
        <w:rPr>
          <w:rFonts w:hint="eastAsia" w:ascii="宋体" w:hAnsi="宋体"/>
          <w:szCs w:val="21"/>
          <w:highlight w:val="none"/>
        </w:rPr>
        <w:t>4、我单位同意所递交的投标文件在“对通用条款的补充内容”中明确的投标有效期内有效，在此期间内我单位的投标有可能中标，我方将受此约束。</w:t>
      </w:r>
    </w:p>
    <w:p w14:paraId="5837890E">
      <w:pPr>
        <w:ind w:firstLine="420" w:firstLineChars="200"/>
        <w:rPr>
          <w:rFonts w:ascii="宋体" w:hAnsi="宋体"/>
          <w:szCs w:val="21"/>
          <w:highlight w:val="none"/>
        </w:rPr>
      </w:pPr>
      <w:r>
        <w:rPr>
          <w:rFonts w:hint="eastAsia" w:ascii="宋体" w:hAnsi="宋体"/>
          <w:szCs w:val="21"/>
          <w:highlight w:val="none"/>
        </w:rPr>
        <w:t>5、除非另外达成协议并生效，贵单位的中标通知书和本投标文件将构成合同的重要内容。</w:t>
      </w:r>
    </w:p>
    <w:p w14:paraId="54AB4D18">
      <w:pPr>
        <w:ind w:left="420" w:leftChars="200" w:firstLine="0" w:firstLineChars="0"/>
        <w:rPr>
          <w:rFonts w:ascii="宋体" w:hAnsi="宋体"/>
          <w:b/>
          <w:szCs w:val="21"/>
          <w:highlight w:val="none"/>
        </w:rPr>
      </w:pPr>
      <w:r>
        <w:rPr>
          <w:rFonts w:hint="eastAsia" w:ascii="宋体" w:hAnsi="宋体"/>
          <w:szCs w:val="21"/>
          <w:highlight w:val="none"/>
        </w:rPr>
        <w:t>6、我单位理解贵单位将不受必须接受所收到的最低报价或其它任何投标文件的约束。</w:t>
      </w:r>
      <w:bookmarkEnd w:id="58"/>
      <w:r>
        <w:rPr>
          <w:rFonts w:hint="eastAsia" w:ascii="宋体" w:hAnsi="宋体"/>
          <w:b/>
          <w:szCs w:val="21"/>
          <w:highlight w:val="none"/>
        </w:rPr>
        <w:t>7</w:t>
      </w:r>
      <w:r>
        <w:rPr>
          <w:rFonts w:ascii="宋体" w:hAnsi="宋体"/>
          <w:b/>
          <w:szCs w:val="21"/>
          <w:highlight w:val="none"/>
        </w:rPr>
        <w:t>、如我单位提交样品，且未在规定时间内取回样品的，视同放弃取回，同意深圳公共资源交易中心对我单位提交的样品进行清理。</w:t>
      </w:r>
    </w:p>
    <w:p w14:paraId="410ABF0A">
      <w:pPr>
        <w:ind w:left="420" w:leftChars="200" w:firstLine="210" w:firstLineChars="100"/>
        <w:rPr>
          <w:rFonts w:hint="eastAsia"/>
          <w:szCs w:val="21"/>
          <w:highlight w:val="none"/>
          <w:u w:val="none"/>
          <w:lang w:eastAsia="zh-CN"/>
        </w:rPr>
      </w:pPr>
      <w:r>
        <w:rPr>
          <w:rFonts w:hint="eastAsia"/>
          <w:szCs w:val="21"/>
          <w:highlight w:val="none"/>
        </w:rPr>
        <w:t>投标人：</w:t>
      </w:r>
      <w:r>
        <w:rPr>
          <w:rFonts w:hint="eastAsia"/>
          <w:szCs w:val="21"/>
          <w:highlight w:val="none"/>
          <w:u w:val="thick"/>
        </w:rPr>
        <w:t xml:space="preserve">                   </w:t>
      </w:r>
      <w:r>
        <w:rPr>
          <w:rFonts w:hint="eastAsia"/>
          <w:szCs w:val="21"/>
          <w:highlight w:val="none"/>
        </w:rPr>
        <w:t xml:space="preserve">  </w:t>
      </w:r>
      <w:r>
        <w:rPr>
          <w:rFonts w:hint="eastAsia"/>
          <w:szCs w:val="21"/>
          <w:highlight w:val="none"/>
          <w:lang w:eastAsia="zh-CN"/>
        </w:rPr>
        <w:t>；</w:t>
      </w:r>
      <w:r>
        <w:rPr>
          <w:rFonts w:hint="eastAsia"/>
          <w:szCs w:val="21"/>
          <w:highlight w:val="none"/>
        </w:rPr>
        <w:t xml:space="preserve">  单位地址：</w:t>
      </w:r>
      <w:r>
        <w:rPr>
          <w:rFonts w:hint="eastAsia"/>
          <w:szCs w:val="21"/>
          <w:highlight w:val="none"/>
          <w:u w:val="thick"/>
        </w:rPr>
        <w:t xml:space="preserve">       </w:t>
      </w:r>
      <w:r>
        <w:rPr>
          <w:rFonts w:hint="eastAsia"/>
          <w:szCs w:val="21"/>
          <w:highlight w:val="none"/>
          <w:u w:val="thick"/>
          <w:lang w:val="en-US" w:eastAsia="zh-CN"/>
        </w:rPr>
        <w:t xml:space="preserve">                             </w:t>
      </w:r>
      <w:r>
        <w:rPr>
          <w:rFonts w:hint="eastAsia"/>
          <w:szCs w:val="21"/>
          <w:highlight w:val="none"/>
          <w:u w:val="thick"/>
        </w:rPr>
        <w:t xml:space="preserve">        </w:t>
      </w:r>
      <w:r>
        <w:rPr>
          <w:rFonts w:hint="eastAsia"/>
          <w:szCs w:val="21"/>
          <w:highlight w:val="none"/>
          <w:u w:val="none"/>
          <w:lang w:eastAsia="zh-CN"/>
        </w:rPr>
        <w:t>；</w:t>
      </w:r>
    </w:p>
    <w:p w14:paraId="6A7741B8">
      <w:pPr>
        <w:ind w:left="420" w:leftChars="200" w:firstLine="210" w:firstLineChars="100"/>
        <w:rPr>
          <w:rFonts w:hint="eastAsia"/>
          <w:szCs w:val="21"/>
          <w:highlight w:val="none"/>
          <w:u w:val="none"/>
          <w:lang w:eastAsia="zh-CN"/>
        </w:rPr>
      </w:pPr>
      <w:r>
        <w:rPr>
          <w:rFonts w:hint="eastAsia"/>
          <w:szCs w:val="21"/>
          <w:highlight w:val="none"/>
        </w:rPr>
        <w:t>法定代表人（负责人）或其</w:t>
      </w:r>
      <w:r>
        <w:rPr>
          <w:rFonts w:hint="eastAsia"/>
          <w:szCs w:val="21"/>
          <w:highlight w:val="none"/>
          <w:lang w:val="en-US" w:eastAsia="zh-CN"/>
        </w:rPr>
        <w:t>授权</w:t>
      </w:r>
      <w:r>
        <w:rPr>
          <w:rFonts w:hint="eastAsia"/>
          <w:szCs w:val="21"/>
          <w:highlight w:val="none"/>
        </w:rPr>
        <w:t>委托代理人：</w:t>
      </w:r>
      <w:r>
        <w:rPr>
          <w:rFonts w:hint="eastAsia"/>
          <w:szCs w:val="21"/>
          <w:highlight w:val="none"/>
          <w:u w:val="thick"/>
        </w:rPr>
        <w:t xml:space="preserve">             </w:t>
      </w:r>
      <w:r>
        <w:rPr>
          <w:rFonts w:hint="eastAsia"/>
          <w:szCs w:val="21"/>
          <w:highlight w:val="none"/>
          <w:u w:val="thick"/>
          <w:lang w:val="en-US" w:eastAsia="zh-CN"/>
        </w:rPr>
        <w:t xml:space="preserve">  </w:t>
      </w:r>
      <w:r>
        <w:rPr>
          <w:rFonts w:hint="eastAsia"/>
          <w:szCs w:val="21"/>
          <w:highlight w:val="none"/>
          <w:u w:val="thick"/>
        </w:rPr>
        <w:t xml:space="preserve">     </w:t>
      </w:r>
      <w:r>
        <w:rPr>
          <w:rFonts w:hint="eastAsia"/>
          <w:szCs w:val="21"/>
          <w:highlight w:val="none"/>
          <w:u w:val="thick"/>
          <w:lang w:val="en-US" w:eastAsia="zh-CN"/>
        </w:rPr>
        <w:t xml:space="preserve">   </w:t>
      </w:r>
      <w:r>
        <w:rPr>
          <w:rFonts w:hint="eastAsia"/>
          <w:szCs w:val="21"/>
          <w:highlight w:val="none"/>
          <w:u w:val="none"/>
          <w:lang w:eastAsia="zh-CN"/>
        </w:rPr>
        <w:t>；</w:t>
      </w:r>
    </w:p>
    <w:p w14:paraId="6D8E7770">
      <w:pPr>
        <w:ind w:left="420" w:leftChars="200" w:firstLine="210" w:firstLineChars="100"/>
        <w:rPr>
          <w:rFonts w:hint="eastAsia"/>
          <w:szCs w:val="21"/>
          <w:highlight w:val="none"/>
          <w:u w:val="none"/>
          <w:lang w:eastAsia="zh-CN"/>
        </w:rPr>
      </w:pPr>
      <w:r>
        <w:rPr>
          <w:rFonts w:hint="eastAsia" w:ascii="Times New Roman" w:eastAsia="宋体"/>
          <w:szCs w:val="21"/>
          <w:highlight w:val="none"/>
          <w:lang w:val="en-US" w:eastAsia="zh-CN"/>
        </w:rPr>
        <w:t>开户银行名称：</w:t>
      </w:r>
      <w:r>
        <w:rPr>
          <w:rFonts w:hint="eastAsia"/>
          <w:szCs w:val="21"/>
          <w:highlight w:val="none"/>
          <w:u w:val="thick"/>
        </w:rPr>
        <w:t xml:space="preserve">                        </w:t>
      </w:r>
      <w:r>
        <w:rPr>
          <w:rFonts w:hint="eastAsia"/>
          <w:szCs w:val="21"/>
          <w:highlight w:val="none"/>
          <w:u w:val="none"/>
          <w:lang w:eastAsia="zh-CN"/>
        </w:rPr>
        <w:t>；</w:t>
      </w:r>
    </w:p>
    <w:p w14:paraId="16205806">
      <w:pPr>
        <w:ind w:left="420" w:leftChars="200" w:firstLine="210" w:firstLineChars="100"/>
        <w:rPr>
          <w:rFonts w:hint="eastAsia"/>
          <w:szCs w:val="21"/>
          <w:highlight w:val="none"/>
          <w:u w:val="none"/>
          <w:lang w:eastAsia="zh-CN"/>
        </w:rPr>
      </w:pPr>
      <w:r>
        <w:rPr>
          <w:rFonts w:hint="eastAsia" w:ascii="Times New Roman" w:eastAsia="宋体"/>
          <w:szCs w:val="21"/>
          <w:highlight w:val="none"/>
          <w:lang w:val="en-US" w:eastAsia="zh-CN"/>
        </w:rPr>
        <w:t>开户银行账号：</w:t>
      </w:r>
      <w:r>
        <w:rPr>
          <w:rFonts w:hint="eastAsia"/>
          <w:szCs w:val="21"/>
          <w:highlight w:val="none"/>
          <w:u w:val="thick"/>
        </w:rPr>
        <w:t xml:space="preserve">      </w:t>
      </w:r>
      <w:r>
        <w:rPr>
          <w:rFonts w:hint="eastAsia"/>
          <w:szCs w:val="21"/>
          <w:highlight w:val="none"/>
          <w:u w:val="thick"/>
          <w:lang w:val="en-US" w:eastAsia="zh-CN"/>
        </w:rPr>
        <w:t xml:space="preserve">            </w:t>
      </w:r>
      <w:r>
        <w:rPr>
          <w:rFonts w:hint="eastAsia"/>
          <w:szCs w:val="21"/>
          <w:highlight w:val="none"/>
          <w:u w:val="thick"/>
        </w:rPr>
        <w:t xml:space="preserve">      </w:t>
      </w:r>
      <w:r>
        <w:rPr>
          <w:rFonts w:hint="eastAsia"/>
          <w:szCs w:val="21"/>
          <w:highlight w:val="none"/>
          <w:u w:val="none"/>
          <w:lang w:eastAsia="zh-CN"/>
        </w:rPr>
        <w:t>；</w:t>
      </w:r>
    </w:p>
    <w:p w14:paraId="4A1DAD72">
      <w:pPr>
        <w:ind w:left="420" w:leftChars="200" w:firstLine="210" w:firstLineChars="100"/>
        <w:rPr>
          <w:rFonts w:hint="eastAsia"/>
          <w:szCs w:val="21"/>
          <w:highlight w:val="none"/>
          <w:u w:val="none"/>
        </w:rPr>
      </w:pPr>
      <w:r>
        <w:rPr>
          <w:rFonts w:hint="eastAsia"/>
          <w:szCs w:val="21"/>
          <w:highlight w:val="none"/>
        </w:rPr>
        <w:t>邮政编码：</w:t>
      </w:r>
      <w:r>
        <w:rPr>
          <w:rFonts w:hint="eastAsia"/>
          <w:szCs w:val="21"/>
          <w:highlight w:val="none"/>
          <w:u w:val="thick"/>
        </w:rPr>
        <w:t xml:space="preserve">          </w:t>
      </w:r>
      <w:r>
        <w:rPr>
          <w:rFonts w:hint="eastAsia"/>
          <w:szCs w:val="21"/>
          <w:highlight w:val="none"/>
        </w:rPr>
        <w:t xml:space="preserve">  电话</w:t>
      </w:r>
      <w:r>
        <w:rPr>
          <w:rFonts w:hint="eastAsia"/>
          <w:szCs w:val="21"/>
          <w:highlight w:val="none"/>
          <w:u w:val="none"/>
        </w:rPr>
        <w:t>：</w:t>
      </w:r>
      <w:r>
        <w:rPr>
          <w:rFonts w:hint="eastAsia"/>
          <w:szCs w:val="21"/>
          <w:highlight w:val="none"/>
          <w:u w:val="thick"/>
        </w:rPr>
        <w:t xml:space="preserve">           </w:t>
      </w:r>
      <w:r>
        <w:rPr>
          <w:rFonts w:hint="eastAsia"/>
          <w:szCs w:val="21"/>
          <w:highlight w:val="none"/>
        </w:rPr>
        <w:t xml:space="preserve"> 传真：</w:t>
      </w:r>
      <w:r>
        <w:rPr>
          <w:rFonts w:hint="eastAsia"/>
          <w:szCs w:val="21"/>
          <w:highlight w:val="none"/>
          <w:u w:val="thick"/>
        </w:rPr>
        <w:t xml:space="preserve">                            </w:t>
      </w:r>
      <w:r>
        <w:rPr>
          <w:rFonts w:hint="eastAsia"/>
          <w:szCs w:val="21"/>
          <w:highlight w:val="none"/>
          <w:u w:val="none"/>
          <w:lang w:eastAsia="zh-CN"/>
        </w:rPr>
        <w:t>；</w:t>
      </w:r>
      <w:r>
        <w:rPr>
          <w:rFonts w:hint="eastAsia"/>
          <w:szCs w:val="21"/>
          <w:highlight w:val="none"/>
          <w:u w:val="none"/>
        </w:rPr>
        <w:t xml:space="preserve">     </w:t>
      </w:r>
    </w:p>
    <w:p w14:paraId="28ADE6F2">
      <w:pPr>
        <w:ind w:left="420" w:leftChars="200" w:firstLine="210" w:firstLineChars="100"/>
        <w:rPr>
          <w:sz w:val="24"/>
          <w:highlight w:val="none"/>
        </w:rPr>
      </w:pPr>
      <w:r>
        <w:rPr>
          <w:rFonts w:hint="eastAsia" w:ascii="宋体" w:hAnsi="宋体"/>
          <w:szCs w:val="21"/>
          <w:highlight w:val="none"/>
        </w:rPr>
        <w:t>日期：</w:t>
      </w:r>
      <w:r>
        <w:rPr>
          <w:rFonts w:hint="eastAsia" w:ascii="宋体" w:hAnsi="宋体"/>
          <w:szCs w:val="21"/>
          <w:highlight w:val="none"/>
          <w:u w:val="thick"/>
        </w:rPr>
        <w:t xml:space="preserve">       </w:t>
      </w:r>
      <w:r>
        <w:rPr>
          <w:rFonts w:hint="eastAsia" w:ascii="宋体" w:hAnsi="宋体"/>
          <w:szCs w:val="21"/>
          <w:highlight w:val="none"/>
        </w:rPr>
        <w:t>年</w:t>
      </w:r>
      <w:r>
        <w:rPr>
          <w:rFonts w:hint="eastAsia" w:ascii="宋体" w:hAnsi="宋体"/>
          <w:szCs w:val="21"/>
          <w:highlight w:val="none"/>
          <w:u w:val="thick"/>
        </w:rPr>
        <w:t xml:space="preserve">     </w:t>
      </w:r>
      <w:r>
        <w:rPr>
          <w:rFonts w:hint="eastAsia" w:ascii="宋体" w:hAnsi="宋体"/>
          <w:szCs w:val="21"/>
          <w:highlight w:val="none"/>
        </w:rPr>
        <w:t>月</w:t>
      </w:r>
      <w:r>
        <w:rPr>
          <w:rFonts w:hint="eastAsia" w:ascii="宋体" w:hAnsi="宋体"/>
          <w:szCs w:val="21"/>
          <w:highlight w:val="none"/>
          <w:u w:val="thick"/>
        </w:rPr>
        <w:t xml:space="preserve">    </w:t>
      </w:r>
      <w:r>
        <w:rPr>
          <w:rFonts w:hint="eastAsia" w:ascii="宋体" w:hAnsi="宋体"/>
          <w:szCs w:val="21"/>
          <w:highlight w:val="none"/>
        </w:rPr>
        <w:t>日</w:t>
      </w:r>
      <w:r>
        <w:rPr>
          <w:rFonts w:hint="eastAsia"/>
          <w:sz w:val="24"/>
          <w:highlight w:val="none"/>
        </w:rPr>
        <w:t xml:space="preserve">                                </w:t>
      </w:r>
    </w:p>
    <w:p w14:paraId="0DFD8C1D">
      <w:pPr>
        <w:rPr>
          <w:rFonts w:ascii="黑体" w:hAnsi="宋体" w:eastAsia="黑体"/>
          <w:highlight w:val="none"/>
        </w:rPr>
      </w:pPr>
    </w:p>
    <w:p w14:paraId="6202CDD2">
      <w:pPr>
        <w:rPr>
          <w:rFonts w:ascii="黑体" w:hAnsi="宋体" w:eastAsia="黑体"/>
          <w:highlight w:val="none"/>
        </w:rPr>
      </w:pPr>
    </w:p>
    <w:bookmarkEnd w:id="57"/>
    <w:p w14:paraId="39323D2B">
      <w:pPr>
        <w:pStyle w:val="3"/>
        <w:jc w:val="center"/>
        <w:rPr>
          <w:rFonts w:ascii="黑体" w:eastAsia="黑体"/>
          <w:b w:val="0"/>
          <w:sz w:val="24"/>
          <w:highlight w:val="none"/>
        </w:rPr>
      </w:pPr>
      <w:r>
        <w:rPr>
          <w:rFonts w:hint="eastAsia" w:ascii="黑体" w:eastAsia="黑体"/>
          <w:b w:val="0"/>
          <w:sz w:val="24"/>
          <w:highlight w:val="none"/>
        </w:rPr>
        <w:t>二、政府采购投标及履约承诺函</w:t>
      </w:r>
    </w:p>
    <w:p w14:paraId="3AF82FEC">
      <w:pPr>
        <w:rPr>
          <w:rFonts w:ascii="宋体" w:hAnsi="宋体"/>
          <w:color w:val="FF0000"/>
          <w:szCs w:val="21"/>
          <w:highlight w:val="none"/>
        </w:rPr>
      </w:pPr>
      <w:bookmarkStart w:id="61" w:name="_Hlk72257530"/>
      <w:r>
        <w:rPr>
          <w:rFonts w:hint="eastAsia" w:ascii="宋体" w:hAnsi="宋体"/>
          <w:color w:val="FF0000"/>
          <w:szCs w:val="21"/>
          <w:highlight w:val="none"/>
        </w:rPr>
        <w:t>致：</w:t>
      </w:r>
      <w:r>
        <w:rPr>
          <w:rFonts w:hint="eastAsia" w:ascii="宋体" w:hAnsi="宋体"/>
          <w:color w:val="FF0000"/>
          <w:szCs w:val="21"/>
          <w:highlight w:val="none"/>
          <w:u w:val="single"/>
        </w:rPr>
        <w:t>深圳公共资源交易中心</w:t>
      </w:r>
    </w:p>
    <w:p w14:paraId="1B22B925">
      <w:pPr>
        <w:ind w:right="-815" w:firstLine="420" w:firstLineChars="200"/>
        <w:rPr>
          <w:rFonts w:ascii="宋体" w:hAnsi="宋体"/>
          <w:szCs w:val="21"/>
          <w:highlight w:val="none"/>
        </w:rPr>
      </w:pPr>
      <w:r>
        <w:rPr>
          <w:rFonts w:hint="eastAsia" w:ascii="宋体" w:hAnsi="宋体"/>
          <w:szCs w:val="21"/>
          <w:highlight w:val="none"/>
        </w:rPr>
        <w:t>我单位承诺：</w:t>
      </w:r>
    </w:p>
    <w:p w14:paraId="79BCEDFB">
      <w:pPr>
        <w:ind w:firstLine="420" w:firstLineChars="200"/>
        <w:rPr>
          <w:rFonts w:hint="eastAsia" w:ascii="宋体" w:hAnsi="宋体"/>
          <w:b/>
          <w:szCs w:val="21"/>
          <w:highlight w:val="none"/>
        </w:rPr>
      </w:pPr>
      <w:r>
        <w:rPr>
          <w:rFonts w:hint="eastAsia" w:ascii="宋体" w:hAnsi="宋体"/>
          <w:b w:val="0"/>
          <w:bCs/>
          <w:szCs w:val="21"/>
          <w:highlight w:val="none"/>
        </w:rPr>
        <w:t>1.我单位参与本项目所投标（响应）的货物、工程或服务，不存在侵犯知识产权的情况。</w:t>
      </w:r>
    </w:p>
    <w:p w14:paraId="27EEC261">
      <w:pPr>
        <w:ind w:firstLine="420" w:firstLineChars="200"/>
        <w:rPr>
          <w:rFonts w:ascii="宋体" w:hAnsi="宋体"/>
          <w:szCs w:val="21"/>
          <w:highlight w:val="none"/>
        </w:rPr>
      </w:pPr>
      <w:r>
        <w:rPr>
          <w:rFonts w:hint="eastAsia" w:ascii="宋体" w:hAnsi="宋体"/>
          <w:szCs w:val="21"/>
          <w:highlight w:val="none"/>
        </w:rPr>
        <w:t>2.我单位参与本项目</w:t>
      </w:r>
      <w:r>
        <w:rPr>
          <w:rFonts w:hint="eastAsia"/>
          <w:highlight w:val="none"/>
        </w:rPr>
        <w:t>政府采购活动时不存在被有关部门禁止参与政府采购活动且在有效期内的情况。符合招标文件关于联合体及进口产品的相关资格要求。</w:t>
      </w:r>
    </w:p>
    <w:p w14:paraId="7772422D">
      <w:pPr>
        <w:ind w:firstLine="420" w:firstLineChars="200"/>
        <w:rPr>
          <w:rFonts w:ascii="宋体" w:hAnsi="宋体"/>
          <w:szCs w:val="21"/>
          <w:highlight w:val="none"/>
        </w:rPr>
      </w:pPr>
      <w:r>
        <w:rPr>
          <w:rFonts w:hint="eastAsia" w:ascii="宋体" w:hAnsi="宋体"/>
          <w:szCs w:val="21"/>
          <w:highlight w:val="none"/>
        </w:rPr>
        <w:t>3.我单位具备《中华人民共和国政府采购法》第二十二条第一款的条件。</w:t>
      </w:r>
    </w:p>
    <w:p w14:paraId="65B884FF">
      <w:pPr>
        <w:ind w:firstLine="420" w:firstLineChars="200"/>
        <w:rPr>
          <w:rFonts w:hint="eastAsia"/>
          <w:highlight w:val="none"/>
        </w:rPr>
      </w:pPr>
      <w:r>
        <w:rPr>
          <w:rFonts w:hint="eastAsia" w:ascii="宋体" w:hAnsi="宋体"/>
          <w:szCs w:val="21"/>
          <w:highlight w:val="none"/>
        </w:rPr>
        <w:t>4.我单位</w:t>
      </w:r>
      <w:r>
        <w:rPr>
          <w:rFonts w:hint="eastAsia"/>
          <w:highlight w:val="none"/>
        </w:rPr>
        <w:t>未被列入失信被执行人、重大税收违法案件当事人名单、政府采购严重违法失信行为记录名单。</w:t>
      </w:r>
    </w:p>
    <w:p w14:paraId="2AE7ACD9">
      <w:pPr>
        <w:ind w:firstLine="420" w:firstLineChars="200"/>
        <w:rPr>
          <w:rFonts w:hint="default" w:eastAsia="宋体"/>
          <w:color w:val="FF0000"/>
          <w:highlight w:val="none"/>
          <w:lang w:val="en-US" w:eastAsia="zh-CN"/>
        </w:rPr>
      </w:pPr>
      <w:r>
        <w:rPr>
          <w:rFonts w:hint="eastAsia"/>
          <w:color w:val="FF0000"/>
          <w:highlight w:val="none"/>
          <w:lang w:val="en-US" w:eastAsia="zh-CN"/>
        </w:rPr>
        <w:t>5.我单位不存在《深圳市财政局政府采购供应商信用信息管理办法》（深财规〔2023〕3号）列明的严重违法失信行为。</w:t>
      </w:r>
    </w:p>
    <w:p w14:paraId="5455AE6B">
      <w:pPr>
        <w:ind w:firstLine="420" w:firstLineChars="200"/>
        <w:rPr>
          <w:rFonts w:ascii="宋体" w:hAnsi="宋体"/>
          <w:szCs w:val="21"/>
          <w:highlight w:val="none"/>
        </w:rPr>
      </w:pPr>
      <w:r>
        <w:rPr>
          <w:rFonts w:hint="eastAsia" w:ascii="宋体" w:hAnsi="宋体"/>
          <w:szCs w:val="21"/>
          <w:highlight w:val="none"/>
          <w:lang w:val="en-US" w:eastAsia="zh-CN"/>
        </w:rPr>
        <w:t>6</w:t>
      </w:r>
      <w:r>
        <w:rPr>
          <w:rFonts w:hint="eastAsia" w:ascii="宋体" w:hAnsi="宋体"/>
          <w:szCs w:val="21"/>
          <w:highlight w:val="none"/>
        </w:rPr>
        <w:t>.</w:t>
      </w:r>
      <w:bookmarkStart w:id="62" w:name="_Hlk72587269"/>
      <w:bookmarkStart w:id="63" w:name="_Hlk72587299"/>
      <w:r>
        <w:rPr>
          <w:rFonts w:hint="eastAsia" w:ascii="宋体" w:hAnsi="宋体"/>
          <w:szCs w:val="21"/>
          <w:highlight w:val="none"/>
        </w:rPr>
        <w:t>我单位参与该项目投标，严格遵守政府采购相关法律，不造假，不围标、串标、陪标。我单位已清楚，如违反上述要求，投标将作无效处理，被列入不良记录名单并在网上曝光，同时将被提请政府采购主管部门给予一定年限内禁止参与政府采购活动或其他处罚</w:t>
      </w:r>
      <w:bookmarkEnd w:id="62"/>
      <w:r>
        <w:rPr>
          <w:rFonts w:hint="eastAsia" w:ascii="宋体" w:hAnsi="宋体"/>
          <w:szCs w:val="21"/>
          <w:highlight w:val="none"/>
        </w:rPr>
        <w:t>。</w:t>
      </w:r>
    </w:p>
    <w:bookmarkEnd w:id="63"/>
    <w:p w14:paraId="4620DAD7">
      <w:pPr>
        <w:ind w:firstLine="420" w:firstLineChars="200"/>
        <w:rPr>
          <w:rFonts w:ascii="宋体" w:hAnsi="宋体"/>
          <w:szCs w:val="21"/>
          <w:highlight w:val="none"/>
        </w:rPr>
      </w:pPr>
      <w:r>
        <w:rPr>
          <w:rFonts w:hint="eastAsia" w:ascii="宋体" w:hAnsi="宋体"/>
          <w:szCs w:val="21"/>
          <w:highlight w:val="none"/>
          <w:lang w:val="en-US" w:eastAsia="zh-CN"/>
        </w:rPr>
        <w:t>7</w:t>
      </w:r>
      <w:r>
        <w:rPr>
          <w:rFonts w:hint="eastAsia" w:ascii="宋体" w:hAnsi="宋体"/>
          <w:szCs w:val="21"/>
          <w:highlight w:val="none"/>
        </w:rPr>
        <w:t>.我单位如果中标，做到守信，不偷工减料，依照本项目招标文件需求内容、签署的采购合同及本单位在投标中所作的一切承诺履约。我单位对本项目的报价负责，中标后将严格按照本项目招标文件需求、签署的采购合同及我单位在投标中所作的全部承诺履行。</w:t>
      </w:r>
    </w:p>
    <w:p w14:paraId="4F7F5F83">
      <w:pPr>
        <w:ind w:firstLine="420" w:firstLineChars="200"/>
        <w:rPr>
          <w:rFonts w:ascii="宋体" w:hAnsi="宋体"/>
          <w:szCs w:val="21"/>
          <w:highlight w:val="none"/>
        </w:rPr>
      </w:pPr>
      <w:r>
        <w:rPr>
          <w:rFonts w:hint="eastAsia" w:ascii="宋体" w:hAnsi="宋体"/>
          <w:szCs w:val="21"/>
          <w:highlight w:val="none"/>
        </w:rPr>
        <w:t>我单位清楚，若以“报价太低而无法履约”为理由放弃本项目中标资格时，愿意接受主管部门的处理处罚。若我单位中标本项目，我单位的报价明显低于其他投标人的报价时，我单位清楚，本项目将成为重点监管、重点验收项目，我单位将按时保质保量完成，并全力配合有关监管、验收工作；若我单位未按上述要求履约，我单位愿意接受主管部门的处理处罚。</w:t>
      </w:r>
    </w:p>
    <w:p w14:paraId="4B736DBF">
      <w:pPr>
        <w:ind w:firstLine="420" w:firstLineChars="200"/>
        <w:rPr>
          <w:rFonts w:ascii="宋体" w:hAnsi="宋体"/>
          <w:szCs w:val="21"/>
          <w:highlight w:val="none"/>
        </w:rPr>
      </w:pPr>
      <w:r>
        <w:rPr>
          <w:rFonts w:hint="eastAsia" w:ascii="宋体" w:hAnsi="宋体"/>
          <w:szCs w:val="21"/>
          <w:highlight w:val="none"/>
          <w:lang w:val="en-US" w:eastAsia="zh-CN"/>
        </w:rPr>
        <w:t>8</w:t>
      </w:r>
      <w:r>
        <w:rPr>
          <w:rFonts w:hint="eastAsia" w:ascii="宋体" w:hAnsi="宋体"/>
          <w:szCs w:val="21"/>
          <w:highlight w:val="none"/>
        </w:rPr>
        <w:t>.我单位已认真核实了投标文件的全部内容，所有资料均为真实资料。我单位对投标文件中全部投标资料的真实性负责，如被证实我单位的投标文件中存在虚假资料的，则视为我单位隐瞒真实情况、提供虚假资料，我单位愿意接受主管部门作出的行政处罚。</w:t>
      </w:r>
    </w:p>
    <w:p w14:paraId="50D36288">
      <w:pPr>
        <w:ind w:firstLine="420" w:firstLineChars="200"/>
        <w:rPr>
          <w:rFonts w:ascii="宋体" w:hAnsi="宋体"/>
          <w:szCs w:val="21"/>
          <w:highlight w:val="none"/>
        </w:rPr>
      </w:pPr>
      <w:r>
        <w:rPr>
          <w:rFonts w:hint="eastAsia" w:ascii="宋体" w:hAnsi="宋体"/>
          <w:szCs w:val="21"/>
          <w:highlight w:val="none"/>
          <w:lang w:val="en-US" w:eastAsia="zh-CN"/>
        </w:rPr>
        <w:t>9</w:t>
      </w:r>
      <w:r>
        <w:rPr>
          <w:rFonts w:hint="eastAsia" w:ascii="宋体" w:hAnsi="宋体"/>
          <w:szCs w:val="21"/>
          <w:highlight w:val="none"/>
        </w:rPr>
        <w:t>.我单位承诺中标后项目不转包，未经采购人同意不进行分包。</w:t>
      </w:r>
    </w:p>
    <w:p w14:paraId="49732FFF">
      <w:pPr>
        <w:ind w:firstLine="420" w:firstLineChars="200"/>
        <w:rPr>
          <w:rFonts w:ascii="宋体" w:hAnsi="宋体"/>
          <w:highlight w:val="none"/>
        </w:rPr>
      </w:pPr>
      <w:r>
        <w:rPr>
          <w:rFonts w:hint="eastAsia" w:ascii="宋体" w:hAnsi="宋体"/>
          <w:szCs w:val="21"/>
          <w:highlight w:val="none"/>
          <w:lang w:val="en-US" w:eastAsia="zh-CN"/>
        </w:rPr>
        <w:t>10</w:t>
      </w:r>
      <w:r>
        <w:rPr>
          <w:rFonts w:ascii="宋体" w:hAnsi="宋体"/>
          <w:szCs w:val="21"/>
          <w:highlight w:val="none"/>
        </w:rPr>
        <w:t>.</w:t>
      </w:r>
      <w:r>
        <w:rPr>
          <w:rFonts w:hint="eastAsia" w:ascii="宋体" w:hAnsi="宋体"/>
          <w:highlight w:val="none"/>
        </w:rPr>
        <w:t>我单位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我单位承担全部责任。</w:t>
      </w:r>
    </w:p>
    <w:p w14:paraId="0591E4E0">
      <w:pPr>
        <w:ind w:firstLine="420" w:firstLineChars="200"/>
        <w:rPr>
          <w:rFonts w:hint="eastAsia" w:ascii="宋体" w:hAnsi="宋体" w:eastAsia="宋体"/>
          <w:highlight w:val="none"/>
          <w:lang w:val="en-US" w:eastAsia="zh-CN"/>
        </w:rPr>
      </w:pPr>
      <w:r>
        <w:rPr>
          <w:rFonts w:hint="eastAsia" w:ascii="宋体" w:hAnsi="宋体"/>
          <w:highlight w:val="none"/>
        </w:rPr>
        <w:t>1</w:t>
      </w:r>
      <w:r>
        <w:rPr>
          <w:rFonts w:hint="eastAsia" w:ascii="宋体" w:hAnsi="宋体"/>
          <w:highlight w:val="none"/>
          <w:lang w:val="en-US" w:eastAsia="zh-CN"/>
        </w:rPr>
        <w:t>1</w:t>
      </w:r>
      <w:r>
        <w:rPr>
          <w:rFonts w:ascii="宋体" w:hAnsi="宋体"/>
          <w:highlight w:val="none"/>
        </w:rPr>
        <w:t>.</w:t>
      </w:r>
      <w:r>
        <w:rPr>
          <w:rFonts w:hint="eastAsia" w:ascii="宋体" w:hAnsi="宋体"/>
          <w:highlight w:val="none"/>
        </w:rPr>
        <w:t>我单位保证，若所投货物涉及</w:t>
      </w:r>
      <w:r>
        <w:rPr>
          <w:rFonts w:ascii="宋体" w:hAnsi="宋体"/>
          <w:highlight w:val="none"/>
        </w:rPr>
        <w:t>《</w:t>
      </w:r>
      <w:r>
        <w:rPr>
          <w:rFonts w:hint="eastAsia" w:ascii="宋体" w:hAnsi="宋体"/>
          <w:highlight w:val="none"/>
        </w:rPr>
        <w:t>财政部生态环境部关于印发节能产品政府采购品目清单的通知》（财库〔20</w:t>
      </w:r>
      <w:r>
        <w:rPr>
          <w:rFonts w:ascii="宋体" w:hAnsi="宋体"/>
          <w:highlight w:val="none"/>
        </w:rPr>
        <w:t>19</w:t>
      </w:r>
      <w:r>
        <w:rPr>
          <w:rFonts w:hint="eastAsia" w:ascii="宋体" w:hAnsi="宋体"/>
          <w:highlight w:val="none"/>
        </w:rPr>
        <w:t>〕</w:t>
      </w:r>
      <w:r>
        <w:rPr>
          <w:rFonts w:ascii="宋体" w:hAnsi="宋体"/>
          <w:highlight w:val="none"/>
        </w:rPr>
        <w:t>19</w:t>
      </w:r>
      <w:r>
        <w:rPr>
          <w:rFonts w:hint="eastAsia" w:ascii="宋体" w:hAnsi="宋体"/>
          <w:highlight w:val="none"/>
        </w:rPr>
        <w:t>号）列明的政府采购强制产品，则所投该产品符合节能产品的认证要求。</w:t>
      </w:r>
      <w:r>
        <w:rPr>
          <w:rFonts w:hint="eastAsia" w:ascii="宋体" w:hAnsi="宋体"/>
          <w:highlight w:val="none"/>
          <w:lang w:val="en-US" w:eastAsia="zh-CN"/>
        </w:rPr>
        <w:t>若所投产品包括数据中心相关设备的，应满足</w:t>
      </w:r>
      <w:r>
        <w:rPr>
          <w:rFonts w:hint="eastAsia"/>
          <w:highlight w:val="none"/>
        </w:rPr>
        <w:t>《财政部 生态环境部 工业和信息化部关于印发&lt;绿色数据中心政府采购需求标准（试行）&gt;的通知》</w:t>
      </w:r>
      <w:r>
        <w:rPr>
          <w:rFonts w:hint="eastAsia"/>
          <w:highlight w:val="none"/>
          <w:lang w:eastAsia="zh-CN"/>
        </w:rPr>
        <w:t>（</w:t>
      </w:r>
      <w:r>
        <w:rPr>
          <w:rFonts w:hint="eastAsia"/>
          <w:highlight w:val="none"/>
        </w:rPr>
        <w:t>财库〔2023〕7号）</w:t>
      </w:r>
      <w:r>
        <w:rPr>
          <w:rFonts w:hint="eastAsia"/>
          <w:highlight w:val="none"/>
          <w:lang w:val="en-US" w:eastAsia="zh-CN"/>
        </w:rPr>
        <w:t>要求。若所投产品涉及国家强制性标准的，所投产品应符合国家强制性标准相关要求。</w:t>
      </w:r>
    </w:p>
    <w:p w14:paraId="7C702614">
      <w:pPr>
        <w:ind w:firstLine="420" w:firstLineChars="200"/>
        <w:rPr>
          <w:rFonts w:ascii="宋体" w:hAnsi="宋体"/>
          <w:b w:val="0"/>
          <w:bCs/>
          <w:highlight w:val="none"/>
        </w:rPr>
      </w:pPr>
      <w:r>
        <w:rPr>
          <w:rFonts w:hint="eastAsia" w:ascii="宋体" w:hAnsi="宋体" w:cs="宋体"/>
          <w:b w:val="0"/>
          <w:bCs/>
          <w:kern w:val="0"/>
          <w:szCs w:val="21"/>
          <w:highlight w:val="none"/>
        </w:rPr>
        <w:t>1</w:t>
      </w:r>
      <w:r>
        <w:rPr>
          <w:rFonts w:hint="eastAsia" w:ascii="宋体" w:hAnsi="宋体" w:cs="宋体"/>
          <w:b w:val="0"/>
          <w:bCs/>
          <w:kern w:val="0"/>
          <w:szCs w:val="21"/>
          <w:highlight w:val="none"/>
          <w:lang w:val="en-US" w:eastAsia="zh-CN"/>
        </w:rPr>
        <w:t>2</w:t>
      </w:r>
      <w:r>
        <w:rPr>
          <w:rFonts w:hint="eastAsia" w:ascii="宋体" w:hAnsi="宋体" w:cs="宋体"/>
          <w:b w:val="0"/>
          <w:bCs/>
          <w:kern w:val="0"/>
          <w:szCs w:val="21"/>
          <w:highlight w:val="none"/>
        </w:rPr>
        <w:t>.</w:t>
      </w:r>
      <w:r>
        <w:rPr>
          <w:rFonts w:hint="eastAsia" w:ascii="宋体" w:hAnsi="宋体"/>
          <w:b w:val="0"/>
          <w:bCs/>
          <w:highlight w:val="none"/>
        </w:rPr>
        <w:t>我单位已知悉并同意中标（成交）结果信息公示（公开）的内容。</w:t>
      </w:r>
    </w:p>
    <w:p w14:paraId="00CADA66">
      <w:pPr>
        <w:ind w:firstLine="420" w:firstLineChars="200"/>
        <w:rPr>
          <w:rFonts w:hint="eastAsia" w:ascii="宋体" w:hAnsi="宋体" w:eastAsia="宋体" w:cs="宋体"/>
          <w:b/>
          <w:color w:val="FF0000"/>
          <w:kern w:val="0"/>
          <w:szCs w:val="21"/>
          <w:highlight w:val="none"/>
          <w:lang w:eastAsia="zh-CN"/>
        </w:rPr>
      </w:pPr>
      <w:r>
        <w:rPr>
          <w:rFonts w:hint="eastAsia" w:ascii="宋体" w:hAnsi="宋体"/>
          <w:b w:val="0"/>
          <w:bCs/>
          <w:highlight w:val="none"/>
        </w:rPr>
        <w:t>1</w:t>
      </w:r>
      <w:r>
        <w:rPr>
          <w:rFonts w:hint="eastAsia" w:ascii="宋体" w:hAnsi="宋体"/>
          <w:b w:val="0"/>
          <w:bCs/>
          <w:highlight w:val="none"/>
          <w:lang w:val="en-US" w:eastAsia="zh-CN"/>
        </w:rPr>
        <w:t>3</w:t>
      </w:r>
      <w:r>
        <w:rPr>
          <w:rFonts w:ascii="宋体" w:hAnsi="宋体"/>
          <w:b w:val="0"/>
          <w:bCs/>
          <w:highlight w:val="none"/>
        </w:rPr>
        <w:t>.我单位保证，符合《中华人民共和国政府采购法实施条例》第十八条规定，与其他投标供应商不存在单位负责人为同一人或者存在直接控股、管理关系；未对本次采购项目提供整体设计、规范编制或者项目管理、监理、检测等服务的情形。</w:t>
      </w:r>
      <w:r>
        <w:rPr>
          <w:rFonts w:hint="eastAsia" w:ascii="宋体" w:hAnsi="宋体"/>
          <w:b w:val="0"/>
          <w:bCs/>
          <w:color w:val="FF0000"/>
          <w:highlight w:val="none"/>
          <w:lang w:val="en-US" w:eastAsia="zh-CN"/>
        </w:rPr>
        <w:t>若</w:t>
      </w:r>
      <w:r>
        <w:rPr>
          <w:rFonts w:hint="eastAsia" w:ascii="宋体" w:hAnsi="宋体"/>
          <w:b w:val="0"/>
          <w:bCs/>
          <w:color w:val="FF0000"/>
          <w:highlight w:val="none"/>
        </w:rPr>
        <w:t>存在“不同供应商的董事、股东或其他高级管理人员为同一人的”情形的，</w:t>
      </w:r>
      <w:r>
        <w:rPr>
          <w:rFonts w:hint="eastAsia" w:ascii="宋体" w:hAnsi="宋体"/>
          <w:b w:val="0"/>
          <w:bCs/>
          <w:color w:val="FF0000"/>
          <w:highlight w:val="none"/>
          <w:lang w:val="en-US" w:eastAsia="zh-CN"/>
        </w:rPr>
        <w:t>我单位保证</w:t>
      </w:r>
      <w:r>
        <w:rPr>
          <w:rFonts w:hint="eastAsia" w:ascii="宋体" w:hAnsi="宋体"/>
          <w:b w:val="0"/>
          <w:bCs/>
          <w:color w:val="FF0000"/>
          <w:highlight w:val="none"/>
        </w:rPr>
        <w:t>不存在串通投标、恶意串通或者视为串通投标的情形</w:t>
      </w:r>
      <w:r>
        <w:rPr>
          <w:rFonts w:hint="eastAsia" w:ascii="宋体" w:hAnsi="宋体"/>
          <w:b w:val="0"/>
          <w:bCs/>
          <w:color w:val="FF0000"/>
          <w:highlight w:val="none"/>
          <w:lang w:eastAsia="zh-CN"/>
        </w:rPr>
        <w:t>。</w:t>
      </w:r>
    </w:p>
    <w:p w14:paraId="74CA2085">
      <w:pPr>
        <w:ind w:firstLine="422" w:firstLineChars="200"/>
        <w:rPr>
          <w:rFonts w:hint="eastAsia" w:ascii="宋体" w:hAnsi="宋体"/>
          <w:b/>
          <w:highlight w:val="none"/>
          <w:lang w:val="en-US" w:eastAsia="zh-CN"/>
        </w:rPr>
      </w:pPr>
      <w:r>
        <w:rPr>
          <w:rFonts w:hint="eastAsia" w:ascii="宋体" w:hAnsi="宋体"/>
          <w:b/>
          <w:highlight w:val="none"/>
          <w:lang w:val="en-US" w:eastAsia="zh-CN"/>
        </w:rPr>
        <w:t>14.我单位清楚，如存在违反投标承诺行为情节严重的，将根据《深圳市财政局关于印发&lt;深圳市财政局政府采购供应商信用信息管理办法&gt;的通知》，依法被列入失信信息。</w:t>
      </w:r>
    </w:p>
    <w:p w14:paraId="4AE7570F">
      <w:pPr>
        <w:ind w:firstLine="420" w:firstLineChars="200"/>
        <w:rPr>
          <w:rFonts w:hint="default" w:ascii="宋体" w:hAnsi="宋体"/>
          <w:bCs/>
          <w:highlight w:val="none"/>
          <w:lang w:val="en-US"/>
        </w:rPr>
      </w:pPr>
      <w:r>
        <w:rPr>
          <w:rFonts w:hint="default" w:ascii="宋体" w:hAnsi="宋体"/>
          <w:b w:val="0"/>
          <w:bCs/>
          <w:highlight w:val="none"/>
          <w:lang w:val="en-US" w:eastAsia="zh-CN"/>
        </w:rPr>
        <w:t>15.我单位保证，若所投产品列入强制性产品认证目录的，则所投该产品须获得强制性产品认证证书（即CCC认证）；其中适用自我声明评价方式的产品，则所投该产品须具有“强制性认证产品符合性自我声明”；若所投产品列入工业产品生产许可证管理的产品目录的，则所投该产品生产者（制造商）须获得《全国工业产品生产许可证》。</w:t>
      </w:r>
    </w:p>
    <w:p w14:paraId="001861DF">
      <w:pPr>
        <w:ind w:firstLine="420" w:firstLineChars="200"/>
        <w:rPr>
          <w:rFonts w:ascii="宋体" w:hAnsi="宋体"/>
          <w:szCs w:val="21"/>
          <w:highlight w:val="none"/>
        </w:rPr>
      </w:pPr>
      <w:r>
        <w:rPr>
          <w:rFonts w:hint="eastAsia" w:ascii="宋体" w:hAnsi="宋体"/>
          <w:szCs w:val="21"/>
          <w:highlight w:val="none"/>
        </w:rPr>
        <w:t>以上承诺，如有违反，愿依照国家相关法律法规处理，并承担由此给采购人带来的损失。</w:t>
      </w:r>
    </w:p>
    <w:p w14:paraId="53A50324">
      <w:pPr>
        <w:spacing w:before="60" w:beforeLines="25" w:after="60" w:afterLines="25"/>
        <w:ind w:firstLine="5460" w:firstLineChars="2600"/>
        <w:rPr>
          <w:rFonts w:ascii="宋体" w:hAnsi="宋体"/>
          <w:szCs w:val="21"/>
          <w:highlight w:val="none"/>
        </w:rPr>
      </w:pPr>
      <w:r>
        <w:rPr>
          <w:rFonts w:hint="eastAsia" w:ascii="宋体" w:hAnsi="宋体"/>
          <w:szCs w:val="21"/>
          <w:highlight w:val="none"/>
        </w:rPr>
        <w:t xml:space="preserve">                                    </w:t>
      </w:r>
    </w:p>
    <w:bookmarkEnd w:id="61"/>
    <w:p w14:paraId="12654432">
      <w:pPr>
        <w:spacing w:before="60" w:beforeLines="25" w:after="60" w:afterLines="25"/>
        <w:ind w:firstLine="5460" w:firstLineChars="2600"/>
        <w:rPr>
          <w:rFonts w:hint="eastAsia" w:eastAsia="宋体"/>
          <w:color w:val="FF0000"/>
          <w:highlight w:val="none"/>
          <w:u w:val="none"/>
          <w:lang w:eastAsia="zh-CN"/>
        </w:rPr>
      </w:pPr>
      <w:r>
        <w:rPr>
          <w:rFonts w:hint="eastAsia"/>
          <w:color w:val="FF0000"/>
          <w:szCs w:val="21"/>
          <w:highlight w:val="none"/>
        </w:rPr>
        <w:t>投标人</w:t>
      </w:r>
      <w:r>
        <w:rPr>
          <w:rFonts w:hint="eastAsia"/>
          <w:color w:val="FF0000"/>
          <w:szCs w:val="21"/>
          <w:highlight w:val="none"/>
          <w:u w:val="none"/>
        </w:rPr>
        <w:t>：</w:t>
      </w:r>
      <w:r>
        <w:rPr>
          <w:rFonts w:hint="eastAsia"/>
          <w:color w:val="FF0000"/>
          <w:szCs w:val="21"/>
          <w:highlight w:val="none"/>
          <w:u w:val="thick"/>
        </w:rPr>
        <w:t xml:space="preserve">            </w:t>
      </w:r>
      <w:r>
        <w:rPr>
          <w:rFonts w:hint="eastAsia"/>
          <w:color w:val="FF0000"/>
          <w:szCs w:val="21"/>
          <w:highlight w:val="none"/>
          <w:u w:val="thick"/>
          <w:lang w:val="en-US" w:eastAsia="zh-CN"/>
        </w:rPr>
        <w:t xml:space="preserve">             </w:t>
      </w:r>
      <w:r>
        <w:rPr>
          <w:rFonts w:hint="eastAsia"/>
          <w:color w:val="FF0000"/>
          <w:szCs w:val="21"/>
          <w:highlight w:val="none"/>
          <w:u w:val="thick"/>
        </w:rPr>
        <w:t xml:space="preserve">  </w:t>
      </w:r>
      <w:r>
        <w:rPr>
          <w:rFonts w:hint="eastAsia"/>
          <w:color w:val="FF0000"/>
          <w:szCs w:val="21"/>
          <w:highlight w:val="none"/>
          <w:u w:val="none"/>
          <w:lang w:val="en-US" w:eastAsia="zh-CN"/>
        </w:rPr>
        <w:t>.</w:t>
      </w:r>
    </w:p>
    <w:p w14:paraId="34D9560A">
      <w:pPr>
        <w:ind w:firstLine="645"/>
        <w:rPr>
          <w:rFonts w:ascii="宋体" w:hAnsi="宋体"/>
          <w:color w:val="FF0000"/>
          <w:szCs w:val="21"/>
          <w:highlight w:val="none"/>
        </w:rPr>
      </w:pPr>
      <w:r>
        <w:rPr>
          <w:rFonts w:hint="eastAsia" w:ascii="宋体" w:hAnsi="宋体"/>
          <w:color w:val="FF0000"/>
          <w:szCs w:val="21"/>
          <w:highlight w:val="none"/>
        </w:rPr>
        <w:t xml:space="preserve">                                              日期：</w:t>
      </w:r>
      <w:r>
        <w:rPr>
          <w:rFonts w:hint="eastAsia"/>
          <w:color w:val="FF0000"/>
          <w:szCs w:val="21"/>
          <w:highlight w:val="none"/>
          <w:u w:val="thick"/>
        </w:rPr>
        <w:t xml:space="preserve"> </w:t>
      </w:r>
      <w:r>
        <w:rPr>
          <w:rFonts w:hint="eastAsia"/>
          <w:color w:val="FF0000"/>
          <w:szCs w:val="21"/>
          <w:highlight w:val="none"/>
          <w:u w:val="thick"/>
          <w:lang w:val="en-US" w:eastAsia="zh-CN"/>
        </w:rPr>
        <w:t xml:space="preserve">    </w:t>
      </w:r>
      <w:r>
        <w:rPr>
          <w:rFonts w:hint="eastAsia"/>
          <w:color w:val="FF0000"/>
          <w:szCs w:val="21"/>
          <w:highlight w:val="none"/>
          <w:u w:val="thick"/>
        </w:rPr>
        <w:t xml:space="preserve">   </w:t>
      </w:r>
      <w:r>
        <w:rPr>
          <w:rFonts w:hint="eastAsia" w:ascii="宋体" w:hAnsi="宋体"/>
          <w:color w:val="FF0000"/>
          <w:szCs w:val="21"/>
          <w:highlight w:val="none"/>
        </w:rPr>
        <w:t>年</w:t>
      </w:r>
      <w:r>
        <w:rPr>
          <w:rFonts w:hint="eastAsia"/>
          <w:color w:val="FF0000"/>
          <w:szCs w:val="21"/>
          <w:highlight w:val="none"/>
          <w:u w:val="thick"/>
        </w:rPr>
        <w:t xml:space="preserve">  </w:t>
      </w:r>
      <w:r>
        <w:rPr>
          <w:rFonts w:hint="eastAsia"/>
          <w:color w:val="FF0000"/>
          <w:szCs w:val="21"/>
          <w:highlight w:val="none"/>
          <w:u w:val="thick"/>
          <w:lang w:val="en-US" w:eastAsia="zh-CN"/>
        </w:rPr>
        <w:t xml:space="preserve">    </w:t>
      </w:r>
      <w:r>
        <w:rPr>
          <w:rFonts w:hint="eastAsia"/>
          <w:color w:val="FF0000"/>
          <w:szCs w:val="21"/>
          <w:highlight w:val="none"/>
          <w:u w:val="thick"/>
        </w:rPr>
        <w:t xml:space="preserve"> </w:t>
      </w:r>
      <w:r>
        <w:rPr>
          <w:rFonts w:hint="eastAsia" w:ascii="宋体" w:hAnsi="宋体"/>
          <w:color w:val="FF0000"/>
          <w:szCs w:val="21"/>
          <w:highlight w:val="none"/>
        </w:rPr>
        <w:t>月</w:t>
      </w:r>
      <w:r>
        <w:rPr>
          <w:rFonts w:hint="eastAsia"/>
          <w:color w:val="FF0000"/>
          <w:szCs w:val="21"/>
          <w:highlight w:val="none"/>
          <w:u w:val="thick"/>
        </w:rPr>
        <w:t xml:space="preserve"> </w:t>
      </w:r>
      <w:r>
        <w:rPr>
          <w:rFonts w:hint="eastAsia"/>
          <w:color w:val="FF0000"/>
          <w:szCs w:val="21"/>
          <w:highlight w:val="none"/>
          <w:u w:val="thick"/>
          <w:lang w:val="en-US" w:eastAsia="zh-CN"/>
        </w:rPr>
        <w:t xml:space="preserve">    </w:t>
      </w:r>
      <w:r>
        <w:rPr>
          <w:rFonts w:hint="eastAsia"/>
          <w:color w:val="FF0000"/>
          <w:szCs w:val="21"/>
          <w:highlight w:val="none"/>
          <w:u w:val="thick"/>
        </w:rPr>
        <w:t xml:space="preserve">  </w:t>
      </w:r>
      <w:r>
        <w:rPr>
          <w:rFonts w:hint="eastAsia" w:ascii="宋体" w:hAnsi="宋体"/>
          <w:color w:val="FF0000"/>
          <w:szCs w:val="21"/>
          <w:highlight w:val="none"/>
        </w:rPr>
        <w:t>日</w:t>
      </w:r>
    </w:p>
    <w:p w14:paraId="69B80AC9">
      <w:pPr>
        <w:ind w:firstLine="482" w:firstLineChars="200"/>
        <w:jc w:val="center"/>
        <w:rPr>
          <w:rFonts w:hAnsi="宋体"/>
          <w:b/>
          <w:bCs/>
          <w:sz w:val="24"/>
          <w:highlight w:val="none"/>
        </w:rPr>
      </w:pPr>
    </w:p>
    <w:p w14:paraId="79AC2667">
      <w:pPr>
        <w:pStyle w:val="3"/>
        <w:jc w:val="center"/>
        <w:rPr>
          <w:rFonts w:ascii="黑体" w:eastAsia="黑体"/>
          <w:b w:val="0"/>
          <w:sz w:val="24"/>
          <w:szCs w:val="24"/>
          <w:highlight w:val="none"/>
        </w:rPr>
      </w:pPr>
      <w:r>
        <w:rPr>
          <w:rFonts w:hint="eastAsia" w:ascii="黑体" w:eastAsia="黑体"/>
          <w:b w:val="0"/>
          <w:sz w:val="24"/>
          <w:szCs w:val="24"/>
          <w:highlight w:val="none"/>
        </w:rPr>
        <w:t>三、投标人情况及资格证明文件</w:t>
      </w:r>
    </w:p>
    <w:p w14:paraId="19D33AE2">
      <w:pPr>
        <w:ind w:firstLine="2640" w:firstLineChars="1100"/>
        <w:outlineLvl w:val="3"/>
        <w:rPr>
          <w:rFonts w:ascii="黑体" w:hAnsi="宋体" w:eastAsia="黑体"/>
          <w:bCs/>
          <w:kern w:val="0"/>
          <w:sz w:val="24"/>
          <w:szCs w:val="32"/>
          <w:highlight w:val="none"/>
        </w:rPr>
      </w:pPr>
      <w:bookmarkStart w:id="64" w:name="_Hlk72257590"/>
      <w:r>
        <w:rPr>
          <w:rFonts w:hint="eastAsia" w:ascii="黑体" w:hAnsi="宋体" w:eastAsia="黑体"/>
          <w:bCs/>
          <w:kern w:val="0"/>
          <w:sz w:val="24"/>
          <w:szCs w:val="32"/>
          <w:highlight w:val="none"/>
        </w:rPr>
        <w:t>（一）投标人资格证明文件</w:t>
      </w:r>
    </w:p>
    <w:p w14:paraId="2493BAD7">
      <w:pPr>
        <w:spacing w:before="120" w:beforeLines="50"/>
        <w:ind w:firstLine="422" w:firstLineChars="200"/>
        <w:rPr>
          <w:b/>
          <w:bCs/>
          <w:color w:val="FF0000"/>
          <w:highlight w:val="none"/>
        </w:rPr>
      </w:pPr>
      <w:r>
        <w:rPr>
          <w:rFonts w:hint="eastAsia"/>
          <w:b/>
          <w:bCs/>
          <w:color w:val="FF0000"/>
          <w:highlight w:val="none"/>
        </w:rPr>
        <w:t>（特别提示：投标人须按本招标文件第一册第一章招标公告 “申请人的资格要求”（即投标人资格要求）提供相关的资格证明资料，未提供或提供不完整、不符合要求的，将作投标无效处理</w:t>
      </w:r>
      <w:r>
        <w:rPr>
          <w:rFonts w:hint="eastAsia"/>
          <w:b/>
          <w:bCs/>
          <w:color w:val="FF0000"/>
          <w:highlight w:val="none"/>
          <w:lang w:eastAsia="zh-CN"/>
        </w:rPr>
        <w:t>，</w:t>
      </w:r>
      <w:r>
        <w:rPr>
          <w:rFonts w:hint="eastAsia"/>
          <w:b/>
          <w:bCs/>
          <w:color w:val="FF0000"/>
          <w:highlight w:val="none"/>
          <w:lang w:val="en-US" w:eastAsia="zh-CN"/>
        </w:rPr>
        <w:t>其中要求提供《政府采购投标及履约承诺函》且已在“二、政府采购投标及履约承诺函”章节中提供了，此处可不重复提供</w:t>
      </w:r>
      <w:r>
        <w:rPr>
          <w:rFonts w:hint="eastAsia"/>
          <w:b/>
          <w:bCs/>
          <w:color w:val="FF0000"/>
          <w:highlight w:val="none"/>
        </w:rPr>
        <w:t>。）</w:t>
      </w:r>
    </w:p>
    <w:p w14:paraId="443B0947">
      <w:pPr>
        <w:rPr>
          <w:b/>
          <w:bCs/>
          <w:sz w:val="24"/>
          <w:highlight w:val="none"/>
        </w:rPr>
      </w:pPr>
    </w:p>
    <w:p w14:paraId="7F7F4242">
      <w:pPr>
        <w:ind w:firstLine="480" w:firstLineChars="200"/>
        <w:outlineLvl w:val="3"/>
        <w:rPr>
          <w:rFonts w:ascii="黑体" w:hAnsi="宋体" w:eastAsia="黑体"/>
          <w:bCs/>
          <w:kern w:val="0"/>
          <w:sz w:val="24"/>
          <w:szCs w:val="32"/>
          <w:highlight w:val="none"/>
        </w:rPr>
      </w:pPr>
      <w:bookmarkStart w:id="65" w:name="_Hlk72257908"/>
      <w:r>
        <w:rPr>
          <w:rFonts w:hint="eastAsia" w:ascii="黑体" w:hAnsi="宋体" w:eastAsia="黑体"/>
          <w:bCs/>
          <w:kern w:val="0"/>
          <w:sz w:val="24"/>
          <w:szCs w:val="32"/>
          <w:highlight w:val="none"/>
        </w:rPr>
        <w:t>（二）中小企业声明函、残疾人福利性单位声明函及监狱企业声明函</w:t>
      </w:r>
    </w:p>
    <w:bookmarkEnd w:id="64"/>
    <w:p w14:paraId="7EC3A3A9">
      <w:pPr>
        <w:ind w:firstLine="0" w:firstLineChars="0"/>
        <w:outlineLvl w:val="3"/>
        <w:rPr>
          <w:rFonts w:ascii="黑体" w:hAnsi="宋体" w:eastAsia="黑体"/>
          <w:bCs/>
          <w:color w:val="FF0000"/>
          <w:kern w:val="0"/>
          <w:szCs w:val="21"/>
          <w:highlight w:val="none"/>
        </w:rPr>
      </w:pPr>
      <w:r>
        <w:rPr>
          <w:rFonts w:hint="eastAsia" w:ascii="黑体" w:hAnsi="宋体" w:eastAsia="黑体"/>
          <w:bCs/>
          <w:color w:val="FF0000"/>
          <w:kern w:val="0"/>
          <w:szCs w:val="21"/>
          <w:highlight w:val="none"/>
        </w:rPr>
        <w:t>填写指引：</w:t>
      </w:r>
    </w:p>
    <w:p w14:paraId="07DFA841">
      <w:pPr>
        <w:ind w:firstLine="420" w:firstLineChars="200"/>
        <w:outlineLvl w:val="3"/>
        <w:rPr>
          <w:rFonts w:ascii="黑体" w:hAnsi="黑体" w:eastAsia="黑体"/>
          <w:color w:val="FF0000"/>
          <w:szCs w:val="21"/>
          <w:highlight w:val="none"/>
        </w:rPr>
      </w:pPr>
      <w:r>
        <w:rPr>
          <w:rFonts w:hint="eastAsia" w:ascii="黑体" w:hAnsi="宋体" w:eastAsia="黑体"/>
          <w:bCs/>
          <w:color w:val="FF0000"/>
          <w:kern w:val="0"/>
          <w:szCs w:val="21"/>
          <w:highlight w:val="none"/>
        </w:rPr>
        <w:t>1、该部分内容由投标人根据自身实际情况填写，不符合要求的投标人可以不填写或直接删除相应的声明函。</w:t>
      </w:r>
      <w:r>
        <w:rPr>
          <w:rFonts w:hint="eastAsia" w:ascii="黑体" w:hAnsi="黑体" w:eastAsia="黑体"/>
          <w:color w:val="FF0000"/>
          <w:szCs w:val="21"/>
          <w:highlight w:val="none"/>
        </w:rPr>
        <w:t>投标人提供的声明函不属实的，属于提供虚假资料谋取中标，依照《中华人民共和国政府采购法》等国家有关规定追究相应责任。</w:t>
      </w:r>
    </w:p>
    <w:p w14:paraId="4B691680">
      <w:pPr>
        <w:ind w:firstLine="420" w:firstLineChars="200"/>
        <w:outlineLvl w:val="3"/>
        <w:rPr>
          <w:rFonts w:ascii="黑体" w:hAnsi="黑体" w:eastAsia="黑体"/>
          <w:color w:val="FF0000"/>
          <w:szCs w:val="21"/>
          <w:highlight w:val="none"/>
        </w:rPr>
      </w:pPr>
      <w:r>
        <w:rPr>
          <w:rFonts w:hint="eastAsia" w:ascii="黑体" w:hAnsi="黑体" w:eastAsia="黑体"/>
          <w:color w:val="FF0000"/>
          <w:szCs w:val="21"/>
          <w:highlight w:val="none"/>
        </w:rPr>
        <w:t>2、该部分内容填写需要参考的相关文件：</w:t>
      </w:r>
    </w:p>
    <w:p w14:paraId="3745AA53">
      <w:pPr>
        <w:ind w:firstLine="420" w:firstLineChars="200"/>
        <w:outlineLvl w:val="3"/>
        <w:rPr>
          <w:rFonts w:hint="eastAsia" w:ascii="黑体" w:hAnsi="黑体" w:eastAsia="黑体"/>
          <w:color w:val="FF0000"/>
          <w:szCs w:val="21"/>
          <w:highlight w:val="none"/>
        </w:rPr>
      </w:pPr>
      <w:r>
        <w:rPr>
          <w:rFonts w:hint="eastAsia" w:ascii="黑体" w:hAnsi="黑体" w:eastAsia="黑体"/>
          <w:color w:val="FF0000"/>
          <w:szCs w:val="21"/>
          <w:highlight w:val="none"/>
        </w:rPr>
        <w:t>(</w:t>
      </w:r>
      <w:r>
        <w:rPr>
          <w:rFonts w:ascii="黑体" w:hAnsi="黑体" w:eastAsia="黑体"/>
          <w:color w:val="FF0000"/>
          <w:szCs w:val="21"/>
          <w:highlight w:val="none"/>
        </w:rPr>
        <w:t>1</w:t>
      </w:r>
      <w:r>
        <w:rPr>
          <w:rFonts w:hint="eastAsia" w:ascii="黑体" w:hAnsi="黑体" w:eastAsia="黑体"/>
          <w:color w:val="FF0000"/>
          <w:szCs w:val="21"/>
          <w:highlight w:val="none"/>
        </w:rPr>
        <w:t>)财政部《政府采购促进中小企业发展管理办法》（财库〔2020〕46号）；</w:t>
      </w:r>
    </w:p>
    <w:p w14:paraId="07701C57">
      <w:pPr>
        <w:ind w:firstLine="420" w:firstLineChars="200"/>
        <w:outlineLvl w:val="3"/>
        <w:rPr>
          <w:rFonts w:hint="eastAsia" w:ascii="黑体" w:hAnsi="黑体" w:eastAsia="黑体"/>
          <w:color w:val="FF0000"/>
          <w:szCs w:val="21"/>
          <w:highlight w:val="none"/>
        </w:rPr>
      </w:pPr>
      <w:r>
        <w:rPr>
          <w:rFonts w:hint="eastAsia" w:ascii="黑体" w:hAnsi="黑体" w:eastAsia="黑体"/>
          <w:color w:val="FF0000"/>
          <w:szCs w:val="21"/>
          <w:highlight w:val="none"/>
        </w:rPr>
        <w:t>(</w:t>
      </w:r>
      <w:r>
        <w:rPr>
          <w:rFonts w:ascii="黑体" w:hAnsi="黑体" w:eastAsia="黑体"/>
          <w:color w:val="FF0000"/>
          <w:szCs w:val="21"/>
          <w:highlight w:val="none"/>
        </w:rPr>
        <w:t>2</w:t>
      </w:r>
      <w:r>
        <w:rPr>
          <w:rFonts w:hint="eastAsia" w:ascii="黑体" w:hAnsi="黑体" w:eastAsia="黑体"/>
          <w:color w:val="FF0000"/>
          <w:szCs w:val="21"/>
          <w:highlight w:val="none"/>
        </w:rPr>
        <w:t>)《工业和信息化部、国家统计局、国家发展和改革委员会、财政部关于印发中小企业划型标准规定的通知》（工信部联企业〔2011〕300 号，以下简称3</w:t>
      </w:r>
      <w:r>
        <w:rPr>
          <w:rFonts w:ascii="黑体" w:hAnsi="黑体" w:eastAsia="黑体"/>
          <w:color w:val="FF0000"/>
          <w:szCs w:val="21"/>
          <w:highlight w:val="none"/>
        </w:rPr>
        <w:t>00</w:t>
      </w:r>
      <w:r>
        <w:rPr>
          <w:rFonts w:hint="eastAsia" w:ascii="黑体" w:hAnsi="黑体" w:eastAsia="黑体"/>
          <w:color w:val="FF0000"/>
          <w:szCs w:val="21"/>
          <w:highlight w:val="none"/>
        </w:rPr>
        <w:t>号文）</w:t>
      </w:r>
      <w:r>
        <w:rPr>
          <w:rFonts w:hint="eastAsia" w:ascii="黑体" w:hAnsi="黑体" w:eastAsia="黑体"/>
          <w:color w:val="FF0000"/>
          <w:szCs w:val="21"/>
          <w:highlight w:val="none"/>
          <w:lang w:eastAsia="zh-CN"/>
        </w:rPr>
        <w:t>；</w:t>
      </w:r>
    </w:p>
    <w:p w14:paraId="2C765404">
      <w:pPr>
        <w:ind w:firstLine="420" w:firstLineChars="200"/>
        <w:outlineLvl w:val="3"/>
        <w:rPr>
          <w:rFonts w:hint="eastAsia" w:ascii="黑体" w:hAnsi="黑体" w:eastAsia="黑体"/>
          <w:color w:val="FF0000"/>
          <w:szCs w:val="21"/>
          <w:highlight w:val="none"/>
          <w:lang w:eastAsia="zh-CN"/>
        </w:rPr>
      </w:pPr>
      <w:r>
        <w:rPr>
          <w:rFonts w:hint="eastAsia" w:ascii="黑体" w:hAnsi="黑体" w:eastAsia="黑体"/>
          <w:color w:val="FF0000"/>
          <w:szCs w:val="21"/>
          <w:highlight w:val="none"/>
        </w:rPr>
        <w:t>(3)《统计上大中小微型企业划分办法(2017)》（国统字〔2017〕213 号）</w:t>
      </w:r>
      <w:r>
        <w:rPr>
          <w:rFonts w:hint="eastAsia" w:ascii="黑体" w:hAnsi="黑体" w:eastAsia="黑体"/>
          <w:color w:val="FF0000"/>
          <w:szCs w:val="21"/>
          <w:highlight w:val="none"/>
          <w:lang w:eastAsia="zh-CN"/>
        </w:rPr>
        <w:t>；</w:t>
      </w:r>
    </w:p>
    <w:p w14:paraId="248E1B05">
      <w:pPr>
        <w:ind w:firstLine="420" w:firstLineChars="200"/>
        <w:outlineLvl w:val="3"/>
        <w:rPr>
          <w:rFonts w:hint="eastAsia" w:ascii="黑体" w:hAnsi="黑体" w:eastAsia="黑体"/>
          <w:color w:val="FF0000"/>
          <w:szCs w:val="21"/>
          <w:highlight w:val="none"/>
          <w:lang w:eastAsia="zh-CN"/>
        </w:rPr>
      </w:pPr>
      <w:r>
        <w:rPr>
          <w:rFonts w:hint="eastAsia" w:ascii="黑体" w:hAnsi="黑体" w:eastAsia="黑体"/>
          <w:color w:val="FF0000"/>
          <w:szCs w:val="21"/>
          <w:highlight w:val="none"/>
        </w:rPr>
        <w:t>(4)《关于促进残疾人就业政府采购政策的通知》（财库〔2017〕141号）</w:t>
      </w:r>
      <w:r>
        <w:rPr>
          <w:rFonts w:hint="eastAsia" w:ascii="黑体" w:hAnsi="黑体" w:eastAsia="黑体"/>
          <w:color w:val="FF0000"/>
          <w:szCs w:val="21"/>
          <w:highlight w:val="none"/>
          <w:lang w:eastAsia="zh-CN"/>
        </w:rPr>
        <w:t>；</w:t>
      </w:r>
    </w:p>
    <w:p w14:paraId="5912A6FC">
      <w:pPr>
        <w:ind w:firstLine="420" w:firstLineChars="200"/>
        <w:outlineLvl w:val="3"/>
        <w:rPr>
          <w:rFonts w:ascii="黑体" w:hAnsi="黑体" w:eastAsia="黑体"/>
          <w:color w:val="FF0000"/>
          <w:szCs w:val="21"/>
          <w:highlight w:val="none"/>
        </w:rPr>
      </w:pPr>
      <w:r>
        <w:rPr>
          <w:rFonts w:hint="eastAsia" w:ascii="黑体" w:hAnsi="黑体" w:eastAsia="黑体"/>
          <w:color w:val="FF0000"/>
          <w:szCs w:val="21"/>
          <w:highlight w:val="none"/>
        </w:rPr>
        <w:t>(5)《关于政府采购支持监狱企业发展有关问题的通知》（财库〔2014〕68号）</w:t>
      </w:r>
    </w:p>
    <w:p w14:paraId="7C1E52E3">
      <w:pPr>
        <w:ind w:firstLine="420" w:firstLineChars="200"/>
        <w:outlineLvl w:val="3"/>
        <w:rPr>
          <w:rFonts w:ascii="黑体" w:hAnsi="宋体" w:eastAsia="黑体"/>
          <w:bCs/>
          <w:color w:val="FF0000"/>
          <w:kern w:val="0"/>
          <w:szCs w:val="21"/>
          <w:highlight w:val="none"/>
        </w:rPr>
      </w:pPr>
      <w:r>
        <w:rPr>
          <w:rFonts w:hint="eastAsia" w:ascii="黑体" w:hAnsi="宋体" w:eastAsia="黑体"/>
          <w:bCs/>
          <w:color w:val="FF0000"/>
          <w:kern w:val="0"/>
          <w:szCs w:val="21"/>
          <w:highlight w:val="none"/>
        </w:rPr>
        <w:t>3、请依照提供的格式和内容填写声明函，不要随意变更格式；声明函不需要盖章或签字；</w:t>
      </w:r>
      <w:r>
        <w:rPr>
          <w:rFonts w:hint="eastAsia" w:ascii="黑体" w:hAnsi="黑体" w:eastAsia="黑体"/>
          <w:color w:val="FF0000"/>
          <w:szCs w:val="21"/>
          <w:highlight w:val="none"/>
        </w:rPr>
        <w:t>满足多项优惠政策的投标人，不重复享受多项价格扣除政策。</w:t>
      </w:r>
    </w:p>
    <w:p w14:paraId="49F1DB18">
      <w:pPr>
        <w:ind w:firstLine="420" w:firstLineChars="200"/>
        <w:outlineLvl w:val="3"/>
        <w:rPr>
          <w:rFonts w:ascii="黑体" w:hAnsi="宋体" w:eastAsia="黑体"/>
          <w:bCs/>
          <w:color w:val="FF0000"/>
          <w:kern w:val="0"/>
          <w:szCs w:val="21"/>
          <w:highlight w:val="none"/>
        </w:rPr>
      </w:pPr>
      <w:r>
        <w:rPr>
          <w:rFonts w:hint="eastAsia" w:ascii="黑体" w:hAnsi="宋体" w:eastAsia="黑体"/>
          <w:bCs/>
          <w:color w:val="FF0000"/>
          <w:kern w:val="0"/>
          <w:szCs w:val="21"/>
          <w:highlight w:val="none"/>
        </w:rPr>
        <w:t>4、声明函具体填写要求：</w:t>
      </w:r>
    </w:p>
    <w:p w14:paraId="3FC4D078">
      <w:pPr>
        <w:ind w:firstLine="420" w:firstLineChars="200"/>
        <w:outlineLvl w:val="3"/>
        <w:rPr>
          <w:rFonts w:ascii="黑体" w:hAnsi="宋体" w:eastAsia="黑体"/>
          <w:bCs/>
          <w:color w:val="FF0000"/>
          <w:kern w:val="0"/>
          <w:szCs w:val="21"/>
          <w:highlight w:val="none"/>
        </w:rPr>
      </w:pPr>
      <w:r>
        <w:rPr>
          <w:rFonts w:hint="eastAsia" w:ascii="黑体" w:hAnsi="宋体" w:eastAsia="黑体"/>
          <w:bCs/>
          <w:color w:val="FF0000"/>
          <w:kern w:val="0"/>
          <w:szCs w:val="21"/>
          <w:highlight w:val="none"/>
        </w:rPr>
        <w:t>（1）声明是中小企业须填写《中小企业声明函》的以下内容：</w:t>
      </w:r>
    </w:p>
    <w:p w14:paraId="76739EE2">
      <w:pPr>
        <w:ind w:firstLine="420" w:firstLineChars="200"/>
        <w:outlineLvl w:val="3"/>
        <w:rPr>
          <w:rFonts w:ascii="黑体" w:hAnsi="宋体" w:eastAsia="黑体"/>
          <w:bCs/>
          <w:color w:val="FF0000"/>
          <w:kern w:val="0"/>
          <w:szCs w:val="21"/>
          <w:highlight w:val="none"/>
        </w:rPr>
      </w:pPr>
      <w:r>
        <w:rPr>
          <w:rFonts w:hint="eastAsia" w:ascii="黑体" w:hAnsi="宋体" w:eastAsia="黑体"/>
          <w:bCs/>
          <w:color w:val="FF0000"/>
          <w:kern w:val="0"/>
          <w:szCs w:val="21"/>
          <w:highlight w:val="none"/>
        </w:rPr>
        <w:t>第一处，在“单位名称”下划线处如实填写采购人名称（深圳公共资源交易中心不是本项目的采购人，而是组织实施机构）；</w:t>
      </w:r>
    </w:p>
    <w:p w14:paraId="5997AE2F">
      <w:pPr>
        <w:ind w:firstLine="420" w:firstLineChars="200"/>
        <w:outlineLvl w:val="3"/>
        <w:rPr>
          <w:rFonts w:ascii="黑体" w:hAnsi="宋体" w:eastAsia="黑体"/>
          <w:bCs/>
          <w:color w:val="FF0000"/>
          <w:kern w:val="0"/>
          <w:szCs w:val="21"/>
          <w:highlight w:val="none"/>
        </w:rPr>
      </w:pPr>
      <w:r>
        <w:rPr>
          <w:rFonts w:hint="eastAsia" w:ascii="黑体" w:hAnsi="宋体" w:eastAsia="黑体"/>
          <w:bCs/>
          <w:color w:val="FF0000"/>
          <w:kern w:val="0"/>
          <w:szCs w:val="21"/>
          <w:highlight w:val="none"/>
        </w:rPr>
        <w:t>第二处，在“项目名称”下划线处如实填写采购项目名称；</w:t>
      </w:r>
    </w:p>
    <w:p w14:paraId="40B037DE">
      <w:pPr>
        <w:ind w:firstLine="420" w:firstLineChars="200"/>
        <w:outlineLvl w:val="3"/>
        <w:rPr>
          <w:rFonts w:ascii="黑体" w:hAnsi="宋体" w:eastAsia="黑体"/>
          <w:bCs/>
          <w:color w:val="FF0000"/>
          <w:kern w:val="0"/>
          <w:szCs w:val="21"/>
          <w:highlight w:val="none"/>
        </w:rPr>
      </w:pPr>
      <w:r>
        <w:rPr>
          <w:rFonts w:hint="eastAsia" w:ascii="黑体" w:hAnsi="宋体" w:eastAsia="黑体"/>
          <w:bCs/>
          <w:color w:val="FF0000"/>
          <w:kern w:val="0"/>
          <w:szCs w:val="21"/>
          <w:highlight w:val="none"/>
        </w:rPr>
        <w:t>第三处，在“标的名称”下划线处填写所采购货物（标的）的具体名称（以招标文件第一册第三章用户需求书“货物清单明细”的“货物名称”一栏为准）；如果涉及多项货物（标的）为同一企业制造，“标的名称”下划线处可以如实填写多项货物；</w:t>
      </w:r>
    </w:p>
    <w:p w14:paraId="535AA85E">
      <w:pPr>
        <w:ind w:firstLine="420" w:firstLineChars="200"/>
        <w:outlineLvl w:val="3"/>
        <w:rPr>
          <w:rFonts w:ascii="黑体" w:hAnsi="宋体" w:eastAsia="黑体"/>
          <w:bCs/>
          <w:color w:val="FF0000"/>
          <w:kern w:val="0"/>
          <w:szCs w:val="21"/>
          <w:highlight w:val="none"/>
        </w:rPr>
      </w:pPr>
      <w:r>
        <w:rPr>
          <w:rFonts w:hint="eastAsia" w:ascii="黑体" w:hAnsi="宋体" w:eastAsia="黑体"/>
          <w:bCs/>
          <w:color w:val="FF0000"/>
          <w:kern w:val="0"/>
          <w:szCs w:val="21"/>
          <w:highlight w:val="none"/>
        </w:rPr>
        <w:t>第四处，在“招标文件中明确的所属行业”下划线处填写采购标的对应的中小企业划分标准所属行业（所属行业可在招标文件第一册第二章“对通用条款的补充内容及其他关键信息”章节查看）；</w:t>
      </w:r>
    </w:p>
    <w:p w14:paraId="1C8EA77B">
      <w:pPr>
        <w:ind w:firstLine="420" w:firstLineChars="200"/>
        <w:outlineLvl w:val="3"/>
        <w:rPr>
          <w:rFonts w:ascii="黑体" w:hAnsi="宋体" w:eastAsia="黑体"/>
          <w:bCs/>
          <w:color w:val="FF0000"/>
          <w:kern w:val="0"/>
          <w:szCs w:val="21"/>
          <w:highlight w:val="none"/>
        </w:rPr>
      </w:pPr>
      <w:r>
        <w:rPr>
          <w:rFonts w:hint="eastAsia" w:ascii="黑体" w:hAnsi="宋体" w:eastAsia="黑体"/>
          <w:bCs/>
          <w:color w:val="FF0000"/>
          <w:kern w:val="0"/>
          <w:szCs w:val="21"/>
          <w:highlight w:val="none"/>
        </w:rPr>
        <w:t>第五处，在“企业名称”下划线处如实填写制造商名称；在“从业人员”、“营业收入”、“资产总额”下划线处如实填写从业人员、营业收入、资产总额；在“中型企业、小型企业、微型企业”下划线处如实依照300号文填写相应的企业类型；从业人员、营业收入、资产总额填报上一年度数据，无上一年度数据的新成立企业可以不填报。《中小企业声明函》中制造商所属行业应当与招标文件要求的行业相一致，供应商如有疑问，可根据《国民经济行业分类》（GB/T 4754-2017），结合《关于印发中小企业划型标准规定的通知》（工信部联企业〔2011〕300号）进行判断。事业单位、社会组织等非企业主体不享受中小企业扶持政策，但事业单位、社会组织等非企业主体提供全部由中小企业制造的货物参加货物采购项目的除外。</w:t>
      </w:r>
    </w:p>
    <w:p w14:paraId="0EF52B53">
      <w:pPr>
        <w:ind w:firstLine="420" w:firstLineChars="200"/>
        <w:outlineLvl w:val="3"/>
        <w:rPr>
          <w:rFonts w:ascii="黑体" w:hAnsi="宋体" w:eastAsia="黑体"/>
          <w:bCs/>
          <w:color w:val="FF0000"/>
          <w:kern w:val="0"/>
          <w:szCs w:val="21"/>
          <w:highlight w:val="none"/>
        </w:rPr>
      </w:pPr>
      <w:r>
        <w:rPr>
          <w:rFonts w:hint="eastAsia" w:ascii="黑体" w:hAnsi="宋体" w:eastAsia="黑体"/>
          <w:bCs/>
          <w:color w:val="FF0000"/>
          <w:kern w:val="0"/>
          <w:szCs w:val="21"/>
          <w:highlight w:val="none"/>
        </w:rPr>
        <w:t>（2）声明是残疾人福利性单位须填写《残疾人福利性单位声明函》的相关内容，具体参照以上《中小企业声明函》填写要求执行。</w:t>
      </w:r>
    </w:p>
    <w:p w14:paraId="519EF13D">
      <w:pPr>
        <w:ind w:firstLine="420" w:firstLineChars="200"/>
        <w:outlineLvl w:val="3"/>
        <w:rPr>
          <w:rFonts w:ascii="黑体" w:hAnsi="宋体" w:eastAsia="黑体"/>
          <w:bCs/>
          <w:color w:val="FF0000"/>
          <w:kern w:val="0"/>
          <w:szCs w:val="21"/>
          <w:highlight w:val="none"/>
        </w:rPr>
      </w:pPr>
      <w:r>
        <w:rPr>
          <w:rFonts w:hint="eastAsia" w:ascii="黑体" w:hAnsi="宋体" w:eastAsia="黑体"/>
          <w:bCs/>
          <w:color w:val="FF0000"/>
          <w:kern w:val="0"/>
          <w:szCs w:val="21"/>
          <w:highlight w:val="none"/>
        </w:rPr>
        <w:t>（3）声明是监狱企业须填写《监狱企业声明函》的三项内容（填写位置的字体已加粗），具体参照以上《中小企业声明函》填写要求执行。</w:t>
      </w:r>
    </w:p>
    <w:p w14:paraId="0FC0CFFF">
      <w:pPr>
        <w:ind w:firstLine="420" w:firstLineChars="200"/>
        <w:rPr>
          <w:highlight w:val="none"/>
        </w:rPr>
      </w:pPr>
      <w:r>
        <w:rPr>
          <w:rFonts w:hint="eastAsia" w:ascii="黑体" w:hAnsi="宋体" w:eastAsia="黑体"/>
          <w:bCs/>
          <w:color w:val="FF0000"/>
          <w:kern w:val="0"/>
          <w:szCs w:val="21"/>
          <w:highlight w:val="none"/>
        </w:rPr>
        <w:t>5、</w:t>
      </w:r>
      <w:commentRangeStart w:id="49"/>
      <w:r>
        <w:rPr>
          <w:rFonts w:hint="eastAsia" w:ascii="黑体" w:hAnsi="宋体" w:eastAsia="黑体"/>
          <w:bCs/>
          <w:color w:val="FF0000"/>
          <w:kern w:val="0"/>
          <w:szCs w:val="21"/>
          <w:highlight w:val="none"/>
        </w:rPr>
        <w:t>若本项目属于专门面向中小企业</w:t>
      </w:r>
      <w:commentRangeEnd w:id="49"/>
      <w:r>
        <w:rPr>
          <w:highlight w:val="none"/>
        </w:rPr>
        <w:commentReference w:id="49"/>
      </w:r>
      <w:r>
        <w:rPr>
          <w:rFonts w:hint="eastAsia" w:ascii="黑体" w:hAnsi="宋体" w:eastAsia="黑体"/>
          <w:bCs/>
          <w:color w:val="FF0000"/>
          <w:kern w:val="0"/>
          <w:szCs w:val="21"/>
          <w:highlight w:val="none"/>
        </w:rPr>
        <w:t>、残疾人福利性单位或监狱企业，则声明函有效性由采购人或代理机构判定，如判定声明函无效的，相关供应商将作资格审查不通过处理；若本项目非专门面向中小企业、残疾人福利性单位或监狱企业，声明函的有效性由评审委员会判定，如评审委员会判定声明函无效，相关供应商不享受价格扣除（但不作投标无效处理）。</w:t>
      </w:r>
    </w:p>
    <w:p w14:paraId="27A34720">
      <w:pPr>
        <w:ind w:firstLine="420" w:firstLineChars="200"/>
        <w:rPr>
          <w:highlight w:val="none"/>
        </w:rPr>
      </w:pPr>
    </w:p>
    <w:p w14:paraId="1F586DC2">
      <w:pPr>
        <w:numPr>
          <w:ilvl w:val="0"/>
          <w:numId w:val="20"/>
        </w:numPr>
        <w:jc w:val="center"/>
        <w:outlineLvl w:val="3"/>
        <w:rPr>
          <w:b/>
          <w:sz w:val="24"/>
          <w:highlight w:val="none"/>
        </w:rPr>
      </w:pPr>
      <w:r>
        <w:rPr>
          <w:b/>
          <w:sz w:val="24"/>
          <w:highlight w:val="none"/>
        </w:rPr>
        <w:t>中小企业声明函（货物）</w:t>
      </w:r>
    </w:p>
    <w:p w14:paraId="2F748E46">
      <w:pPr>
        <w:pStyle w:val="18"/>
        <w:widowControl w:val="0"/>
        <w:numPr>
          <w:ilvl w:val="0"/>
          <w:numId w:val="0"/>
        </w:numPr>
        <w:spacing w:line="360" w:lineRule="auto"/>
        <w:jc w:val="both"/>
        <w:rPr>
          <w:highlight w:val="none"/>
        </w:rPr>
      </w:pPr>
    </w:p>
    <w:p w14:paraId="6F350A7E">
      <w:pPr>
        <w:pStyle w:val="19"/>
        <w:ind w:firstLine="420" w:firstLineChars="200"/>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sz w:val="21"/>
          <w:szCs w:val="21"/>
          <w:highlight w:val="none"/>
        </w:rPr>
        <w:t>本公司（联合体）郑重声明，根据《政府采购促进中小企业发展管理办法》（财库﹝2020﹞46号）的规定，本公司（联合体）参加</w:t>
      </w:r>
      <w:r>
        <w:rPr>
          <w:rFonts w:hint="eastAsia" w:asciiTheme="minorEastAsia" w:hAnsiTheme="minorEastAsia" w:eastAsiaTheme="minorEastAsia" w:cstheme="minorEastAsia"/>
          <w:b/>
          <w:bCs/>
          <w:i/>
          <w:iCs/>
          <w:sz w:val="21"/>
          <w:szCs w:val="21"/>
          <w:highlight w:val="none"/>
          <w:u w:val="single"/>
          <w:lang w:val="en-US" w:eastAsia="zh-CN"/>
        </w:rPr>
        <w:t xml:space="preserve">    </w:t>
      </w:r>
      <w:r>
        <w:rPr>
          <w:rFonts w:hint="eastAsia" w:asciiTheme="minorEastAsia" w:hAnsiTheme="minorEastAsia" w:eastAsiaTheme="minorEastAsia" w:cstheme="minorEastAsia"/>
          <w:b/>
          <w:bCs/>
          <w:i/>
          <w:iCs/>
          <w:sz w:val="21"/>
          <w:szCs w:val="21"/>
          <w:highlight w:val="none"/>
          <w:u w:val="single"/>
        </w:rPr>
        <w:t>（单位名称）</w:t>
      </w:r>
      <w:r>
        <w:rPr>
          <w:rFonts w:hint="eastAsia" w:asciiTheme="minorEastAsia" w:hAnsiTheme="minorEastAsia" w:eastAsiaTheme="minorEastAsia" w:cstheme="minorEastAsia"/>
          <w:b/>
          <w:bCs/>
          <w:i/>
          <w:iCs/>
          <w:sz w:val="21"/>
          <w:szCs w:val="21"/>
          <w:highlight w:val="none"/>
          <w:u w:val="single"/>
          <w:lang w:val="en-US" w:eastAsia="zh-CN"/>
        </w:rPr>
        <w:t xml:space="preserve">    </w:t>
      </w:r>
      <w:r>
        <w:rPr>
          <w:rFonts w:hint="eastAsia" w:asciiTheme="minorEastAsia" w:hAnsiTheme="minorEastAsia" w:eastAsiaTheme="minorEastAsia" w:cstheme="minorEastAsia"/>
          <w:sz w:val="21"/>
          <w:szCs w:val="21"/>
          <w:highlight w:val="none"/>
        </w:rPr>
        <w:t>的</w:t>
      </w:r>
      <w:r>
        <w:rPr>
          <w:rFonts w:hint="eastAsia" w:asciiTheme="minorEastAsia" w:hAnsiTheme="minorEastAsia" w:eastAsiaTheme="minorEastAsia" w:cstheme="minorEastAsia"/>
          <w:b/>
          <w:bCs/>
          <w:i/>
          <w:iCs/>
          <w:sz w:val="21"/>
          <w:szCs w:val="21"/>
          <w:highlight w:val="none"/>
          <w:u w:val="single"/>
          <w:lang w:val="en-US" w:eastAsia="zh-CN"/>
        </w:rPr>
        <w:t xml:space="preserve">    </w:t>
      </w:r>
      <w:r>
        <w:rPr>
          <w:rFonts w:hint="eastAsia" w:asciiTheme="minorEastAsia" w:hAnsiTheme="minorEastAsia" w:eastAsiaTheme="minorEastAsia" w:cstheme="minorEastAsia"/>
          <w:b/>
          <w:bCs/>
          <w:i/>
          <w:iCs/>
          <w:sz w:val="21"/>
          <w:szCs w:val="21"/>
          <w:highlight w:val="none"/>
          <w:u w:val="single"/>
        </w:rPr>
        <w:t>（项目名称）</w:t>
      </w:r>
      <w:r>
        <w:rPr>
          <w:rFonts w:hint="eastAsia" w:asciiTheme="minorEastAsia" w:hAnsiTheme="minorEastAsia" w:eastAsiaTheme="minorEastAsia" w:cstheme="minorEastAsia"/>
          <w:b/>
          <w:bCs/>
          <w:i/>
          <w:iCs/>
          <w:sz w:val="21"/>
          <w:szCs w:val="21"/>
          <w:highlight w:val="none"/>
          <w:u w:val="single"/>
          <w:lang w:val="en-US" w:eastAsia="zh-CN"/>
        </w:rPr>
        <w:t xml:space="preserve">    </w:t>
      </w:r>
      <w:r>
        <w:rPr>
          <w:rFonts w:hint="eastAsia" w:asciiTheme="minorEastAsia" w:hAnsiTheme="minorEastAsia" w:eastAsiaTheme="minorEastAsia" w:cstheme="minorEastAsia"/>
          <w:sz w:val="21"/>
          <w:szCs w:val="21"/>
          <w:highlight w:val="none"/>
        </w:rPr>
        <w:t>采购活动，提供的货物全部由符合政策要求的中小企业制造。相关企业（含联合体中的中小企业、签订分包意向协议的中小企业）的具体情况如下：</w:t>
      </w:r>
    </w:p>
    <w:p w14:paraId="7C3ED105">
      <w:pPr>
        <w:pStyle w:val="19"/>
        <w:ind w:firstLine="420" w:firstLineChars="200"/>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sz w:val="21"/>
          <w:szCs w:val="21"/>
          <w:highlight w:val="none"/>
          <w:lang w:val="en-US" w:eastAsia="zh-CN"/>
        </w:rPr>
        <w:t>1.</w:t>
      </w:r>
      <w:r>
        <w:rPr>
          <w:rFonts w:hint="eastAsia" w:asciiTheme="minorEastAsia" w:hAnsiTheme="minorEastAsia" w:eastAsiaTheme="minorEastAsia" w:cstheme="minorEastAsia"/>
          <w:b/>
          <w:bCs/>
          <w:i/>
          <w:iCs/>
          <w:sz w:val="21"/>
          <w:szCs w:val="21"/>
          <w:highlight w:val="none"/>
          <w:u w:val="single"/>
          <w:lang w:val="en-US" w:eastAsia="zh-CN"/>
        </w:rPr>
        <w:t xml:space="preserve">    </w:t>
      </w:r>
      <w:r>
        <w:rPr>
          <w:rFonts w:hint="eastAsia" w:asciiTheme="minorEastAsia" w:hAnsiTheme="minorEastAsia" w:eastAsiaTheme="minorEastAsia" w:cstheme="minorEastAsia"/>
          <w:b/>
          <w:bCs/>
          <w:i/>
          <w:iCs/>
          <w:sz w:val="21"/>
          <w:szCs w:val="21"/>
          <w:highlight w:val="none"/>
          <w:u w:val="single"/>
        </w:rPr>
        <w:t>（标的名称）</w:t>
      </w:r>
      <w:r>
        <w:rPr>
          <w:rFonts w:hint="eastAsia" w:asciiTheme="minorEastAsia" w:hAnsiTheme="minorEastAsia" w:eastAsiaTheme="minorEastAsia" w:cstheme="minorEastAsia"/>
          <w:b/>
          <w:bCs/>
          <w:i/>
          <w:iCs/>
          <w:sz w:val="21"/>
          <w:szCs w:val="21"/>
          <w:highlight w:val="none"/>
          <w:u w:val="single"/>
          <w:lang w:val="en-US" w:eastAsia="zh-CN"/>
        </w:rPr>
        <w:t xml:space="preserve">    </w:t>
      </w:r>
      <w:r>
        <w:rPr>
          <w:rFonts w:hint="eastAsia" w:asciiTheme="minorEastAsia" w:hAnsiTheme="minorEastAsia" w:eastAsiaTheme="minorEastAsia" w:cstheme="minorEastAsia"/>
          <w:b/>
          <w:bCs/>
          <w:i/>
          <w:iCs/>
          <w:sz w:val="21"/>
          <w:szCs w:val="21"/>
          <w:highlight w:val="none"/>
          <w:u w:val="single"/>
        </w:rPr>
        <w:t xml:space="preserve"> </w:t>
      </w:r>
      <w:r>
        <w:rPr>
          <w:rFonts w:hint="eastAsia" w:asciiTheme="minorEastAsia" w:hAnsiTheme="minorEastAsia" w:eastAsiaTheme="minorEastAsia" w:cstheme="minorEastAsia"/>
          <w:sz w:val="21"/>
          <w:szCs w:val="21"/>
          <w:highlight w:val="none"/>
        </w:rPr>
        <w:t>，属于</w:t>
      </w:r>
      <w:r>
        <w:rPr>
          <w:rFonts w:hint="eastAsia" w:asciiTheme="minorEastAsia" w:hAnsiTheme="minorEastAsia" w:eastAsiaTheme="minorEastAsia" w:cstheme="minorEastAsia"/>
          <w:b/>
          <w:bCs/>
          <w:i/>
          <w:iCs/>
          <w:sz w:val="21"/>
          <w:szCs w:val="21"/>
          <w:highlight w:val="none"/>
          <w:u w:val="single"/>
          <w:lang w:val="en-US" w:eastAsia="zh-CN"/>
        </w:rPr>
        <w:t xml:space="preserve">    </w:t>
      </w:r>
      <w:r>
        <w:rPr>
          <w:rFonts w:hint="eastAsia" w:asciiTheme="minorEastAsia" w:hAnsiTheme="minorEastAsia" w:eastAsiaTheme="minorEastAsia" w:cstheme="minorEastAsia"/>
          <w:b/>
          <w:bCs/>
          <w:i/>
          <w:iCs/>
          <w:sz w:val="21"/>
          <w:szCs w:val="21"/>
          <w:highlight w:val="none"/>
          <w:u w:val="single"/>
        </w:rPr>
        <w:t>（采购文件中明确的所属行业）</w:t>
      </w:r>
      <w:r>
        <w:rPr>
          <w:rFonts w:hint="eastAsia" w:asciiTheme="minorEastAsia" w:hAnsiTheme="minorEastAsia" w:eastAsiaTheme="minorEastAsia" w:cstheme="minorEastAsia"/>
          <w:b/>
          <w:bCs/>
          <w:i/>
          <w:iCs/>
          <w:sz w:val="21"/>
          <w:szCs w:val="21"/>
          <w:highlight w:val="none"/>
          <w:u w:val="single"/>
          <w:lang w:val="en-US" w:eastAsia="zh-CN"/>
        </w:rPr>
        <w:t xml:space="preserve">    </w:t>
      </w:r>
      <w:r>
        <w:rPr>
          <w:rFonts w:hint="eastAsia" w:asciiTheme="minorEastAsia" w:hAnsiTheme="minorEastAsia" w:eastAsiaTheme="minorEastAsia" w:cstheme="minorEastAsia"/>
          <w:sz w:val="21"/>
          <w:szCs w:val="21"/>
          <w:highlight w:val="none"/>
        </w:rPr>
        <w:t>行业；制造商为</w:t>
      </w:r>
      <w:r>
        <w:rPr>
          <w:rFonts w:hint="eastAsia" w:asciiTheme="minorEastAsia" w:hAnsiTheme="minorEastAsia" w:eastAsiaTheme="minorEastAsia" w:cstheme="minorEastAsia"/>
          <w:b/>
          <w:bCs/>
          <w:i/>
          <w:iCs/>
          <w:sz w:val="21"/>
          <w:szCs w:val="21"/>
          <w:highlight w:val="none"/>
          <w:u w:val="single"/>
          <w:lang w:val="en-US" w:eastAsia="zh-CN"/>
        </w:rPr>
        <w:t xml:space="preserve">    </w:t>
      </w:r>
      <w:r>
        <w:rPr>
          <w:rFonts w:hint="eastAsia" w:asciiTheme="minorEastAsia" w:hAnsiTheme="minorEastAsia" w:eastAsiaTheme="minorEastAsia" w:cstheme="minorEastAsia"/>
          <w:b/>
          <w:bCs/>
          <w:i/>
          <w:iCs/>
          <w:sz w:val="21"/>
          <w:szCs w:val="21"/>
          <w:highlight w:val="none"/>
          <w:u w:val="single"/>
        </w:rPr>
        <w:t>（企业名称</w:t>
      </w:r>
      <w:r>
        <w:rPr>
          <w:rFonts w:hint="eastAsia" w:asciiTheme="minorEastAsia" w:hAnsiTheme="minorEastAsia" w:eastAsiaTheme="minorEastAsia" w:cstheme="minorEastAsia"/>
          <w:b/>
          <w:bCs/>
          <w:i/>
          <w:iCs/>
          <w:sz w:val="21"/>
          <w:szCs w:val="21"/>
          <w:highlight w:val="none"/>
          <w:u w:val="single"/>
          <w:lang w:eastAsia="zh-CN"/>
        </w:rPr>
        <w:t>，要求制造商</w:t>
      </w:r>
      <w:r>
        <w:rPr>
          <w:rFonts w:hint="eastAsia" w:asciiTheme="minorEastAsia" w:hAnsiTheme="minorEastAsia" w:eastAsiaTheme="minorEastAsia" w:cstheme="minorEastAsia"/>
          <w:b/>
          <w:bCs/>
          <w:i/>
          <w:iCs/>
          <w:sz w:val="21"/>
          <w:szCs w:val="21"/>
          <w:highlight w:val="none"/>
          <w:u w:val="single"/>
          <w:lang w:val="en-US" w:eastAsia="zh-CN"/>
        </w:rPr>
        <w:t>本身</w:t>
      </w:r>
      <w:r>
        <w:rPr>
          <w:rFonts w:hint="eastAsia" w:asciiTheme="minorEastAsia" w:hAnsiTheme="minorEastAsia" w:eastAsiaTheme="minorEastAsia" w:cstheme="minorEastAsia"/>
          <w:b/>
          <w:bCs/>
          <w:i/>
          <w:iCs/>
          <w:sz w:val="21"/>
          <w:szCs w:val="21"/>
          <w:highlight w:val="none"/>
          <w:u w:val="single"/>
          <w:lang w:eastAsia="zh-CN"/>
        </w:rPr>
        <w:t>所属行业应当与招标文件要求的行业相一致</w:t>
      </w:r>
      <w:r>
        <w:rPr>
          <w:rFonts w:hint="eastAsia" w:asciiTheme="minorEastAsia" w:hAnsiTheme="minorEastAsia" w:eastAsiaTheme="minorEastAsia" w:cstheme="minorEastAsia"/>
          <w:b/>
          <w:bCs/>
          <w:i/>
          <w:iCs/>
          <w:sz w:val="21"/>
          <w:szCs w:val="21"/>
          <w:highlight w:val="none"/>
          <w:u w:val="single"/>
        </w:rPr>
        <w:t>）</w:t>
      </w:r>
      <w:r>
        <w:rPr>
          <w:rFonts w:hint="eastAsia" w:asciiTheme="minorEastAsia" w:hAnsiTheme="minorEastAsia" w:eastAsiaTheme="minorEastAsia" w:cstheme="minorEastAsia"/>
          <w:b/>
          <w:bCs/>
          <w:i/>
          <w:iCs/>
          <w:sz w:val="21"/>
          <w:szCs w:val="21"/>
          <w:highlight w:val="none"/>
          <w:u w:val="single"/>
          <w:lang w:val="en-US" w:eastAsia="zh-CN"/>
        </w:rPr>
        <w:t xml:space="preserve">    </w:t>
      </w:r>
      <w:r>
        <w:rPr>
          <w:rFonts w:hint="eastAsia" w:asciiTheme="minorEastAsia" w:hAnsiTheme="minorEastAsia" w:eastAsiaTheme="minorEastAsia" w:cstheme="minorEastAsia"/>
          <w:sz w:val="21"/>
          <w:szCs w:val="21"/>
          <w:highlight w:val="none"/>
        </w:rPr>
        <w:t>，从业人员</w:t>
      </w:r>
      <w:r>
        <w:rPr>
          <w:rFonts w:hint="eastAsia" w:asciiTheme="minorEastAsia" w:hAnsiTheme="minorEastAsia" w:eastAsiaTheme="minorEastAsia" w:cstheme="minorEastAsia"/>
          <w:b/>
          <w:bCs/>
          <w:i/>
          <w:iCs/>
          <w:sz w:val="21"/>
          <w:szCs w:val="21"/>
          <w:highlight w:val="none"/>
          <w:u w:val="single"/>
          <w:lang w:val="en-US" w:eastAsia="zh-CN"/>
        </w:rPr>
        <w:t xml:space="preserve">        </w:t>
      </w:r>
      <w:r>
        <w:rPr>
          <w:rFonts w:hint="eastAsia" w:asciiTheme="minorEastAsia" w:hAnsiTheme="minorEastAsia" w:eastAsiaTheme="minorEastAsia" w:cstheme="minorEastAsia"/>
          <w:sz w:val="21"/>
          <w:szCs w:val="21"/>
          <w:highlight w:val="none"/>
        </w:rPr>
        <w:t>人，营业收入为</w:t>
      </w:r>
      <w:r>
        <w:rPr>
          <w:rFonts w:hint="eastAsia" w:asciiTheme="minorEastAsia" w:hAnsiTheme="minorEastAsia" w:eastAsiaTheme="minorEastAsia" w:cstheme="minorEastAsia"/>
          <w:b/>
          <w:bCs/>
          <w:i/>
          <w:iCs/>
          <w:sz w:val="21"/>
          <w:szCs w:val="21"/>
          <w:highlight w:val="none"/>
          <w:u w:val="single"/>
        </w:rPr>
        <w:t xml:space="preserve"> </w:t>
      </w:r>
      <w:r>
        <w:rPr>
          <w:rFonts w:hint="eastAsia" w:asciiTheme="minorEastAsia" w:hAnsiTheme="minorEastAsia" w:eastAsiaTheme="minorEastAsia" w:cstheme="minorEastAsia"/>
          <w:b/>
          <w:bCs/>
          <w:i/>
          <w:iCs/>
          <w:sz w:val="21"/>
          <w:szCs w:val="21"/>
          <w:highlight w:val="none"/>
          <w:u w:val="single"/>
          <w:lang w:val="en-US" w:eastAsia="zh-CN"/>
        </w:rPr>
        <w:t xml:space="preserve">        </w:t>
      </w:r>
      <w:r>
        <w:rPr>
          <w:rFonts w:hint="eastAsia" w:asciiTheme="minorEastAsia" w:hAnsiTheme="minorEastAsia" w:eastAsiaTheme="minorEastAsia" w:cstheme="minorEastAsia"/>
          <w:sz w:val="21"/>
          <w:szCs w:val="21"/>
          <w:highlight w:val="none"/>
        </w:rPr>
        <w:t>万元，资产总额为</w:t>
      </w:r>
      <w:r>
        <w:rPr>
          <w:rFonts w:hint="eastAsia" w:asciiTheme="minorEastAsia" w:hAnsiTheme="minorEastAsia" w:eastAsiaTheme="minorEastAsia" w:cstheme="minorEastAsia"/>
          <w:b/>
          <w:bCs/>
          <w:i/>
          <w:iCs/>
          <w:sz w:val="21"/>
          <w:szCs w:val="21"/>
          <w:highlight w:val="none"/>
          <w:u w:val="single"/>
        </w:rPr>
        <w:t xml:space="preserve"> </w:t>
      </w:r>
      <w:r>
        <w:rPr>
          <w:rFonts w:hint="eastAsia" w:asciiTheme="minorEastAsia" w:hAnsiTheme="minorEastAsia" w:eastAsiaTheme="minorEastAsia" w:cstheme="minorEastAsia"/>
          <w:b/>
          <w:bCs/>
          <w:i/>
          <w:iCs/>
          <w:sz w:val="21"/>
          <w:szCs w:val="21"/>
          <w:highlight w:val="none"/>
          <w:u w:val="single"/>
          <w:lang w:val="en-US" w:eastAsia="zh-CN"/>
        </w:rPr>
        <w:t xml:space="preserve">        </w:t>
      </w:r>
      <w:r>
        <w:rPr>
          <w:rFonts w:hint="eastAsia" w:asciiTheme="minorEastAsia" w:hAnsiTheme="minorEastAsia" w:eastAsiaTheme="minorEastAsia" w:cstheme="minorEastAsia"/>
          <w:sz w:val="21"/>
          <w:szCs w:val="21"/>
          <w:highlight w:val="none"/>
        </w:rPr>
        <w:t>万元，属于</w:t>
      </w:r>
      <w:r>
        <w:rPr>
          <w:rFonts w:hint="eastAsia" w:asciiTheme="minorEastAsia" w:hAnsiTheme="minorEastAsia" w:eastAsiaTheme="minorEastAsia" w:cstheme="minorEastAsia"/>
          <w:b/>
          <w:bCs/>
          <w:i/>
          <w:iCs/>
          <w:sz w:val="21"/>
          <w:szCs w:val="21"/>
          <w:highlight w:val="none"/>
          <w:u w:val="single"/>
          <w:lang w:val="en-US" w:eastAsia="zh-CN"/>
        </w:rPr>
        <w:t xml:space="preserve">    </w:t>
      </w:r>
      <w:r>
        <w:rPr>
          <w:rFonts w:hint="eastAsia" w:asciiTheme="minorEastAsia" w:hAnsiTheme="minorEastAsia" w:eastAsiaTheme="minorEastAsia" w:cstheme="minorEastAsia"/>
          <w:b/>
          <w:bCs/>
          <w:i/>
          <w:iCs/>
          <w:sz w:val="21"/>
          <w:szCs w:val="21"/>
          <w:highlight w:val="none"/>
          <w:u w:val="single"/>
        </w:rPr>
        <w:t>（中型企业、小型企业、微型企业）</w:t>
      </w:r>
      <w:r>
        <w:rPr>
          <w:rFonts w:hint="eastAsia" w:asciiTheme="minorEastAsia" w:hAnsiTheme="minorEastAsia" w:eastAsiaTheme="minorEastAsia" w:cstheme="minorEastAsia"/>
          <w:b/>
          <w:bCs/>
          <w:i/>
          <w:iCs/>
          <w:sz w:val="21"/>
          <w:szCs w:val="21"/>
          <w:highlight w:val="none"/>
          <w:u w:val="single"/>
          <w:lang w:val="en-US" w:eastAsia="zh-CN"/>
        </w:rPr>
        <w:t xml:space="preserve">    </w:t>
      </w:r>
      <w:r>
        <w:rPr>
          <w:rFonts w:hint="eastAsia" w:asciiTheme="minorEastAsia" w:hAnsiTheme="minorEastAsia" w:eastAsiaTheme="minorEastAsia" w:cstheme="minorEastAsia"/>
          <w:i w:val="0"/>
          <w:iCs w:val="0"/>
          <w:sz w:val="21"/>
          <w:szCs w:val="21"/>
          <w:highlight w:val="none"/>
          <w:u w:val="none"/>
          <w:lang w:val="en-US" w:eastAsia="zh-CN"/>
        </w:rPr>
        <w:t>；</w:t>
      </w:r>
    </w:p>
    <w:p w14:paraId="26562542">
      <w:pPr>
        <w:pStyle w:val="19"/>
        <w:ind w:firstLine="420" w:firstLineChars="200"/>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sz w:val="21"/>
          <w:szCs w:val="21"/>
          <w:highlight w:val="none"/>
          <w:lang w:val="en-US" w:eastAsia="zh-CN"/>
        </w:rPr>
        <w:t>2.</w:t>
      </w:r>
      <w:r>
        <w:rPr>
          <w:rFonts w:hint="eastAsia" w:asciiTheme="minorEastAsia" w:hAnsiTheme="minorEastAsia" w:eastAsiaTheme="minorEastAsia" w:cstheme="minorEastAsia"/>
          <w:b/>
          <w:bCs/>
          <w:i/>
          <w:iCs/>
          <w:sz w:val="21"/>
          <w:szCs w:val="21"/>
          <w:highlight w:val="none"/>
          <w:u w:val="single"/>
          <w:lang w:val="en-US" w:eastAsia="zh-CN"/>
        </w:rPr>
        <w:t xml:space="preserve">    </w:t>
      </w:r>
      <w:r>
        <w:rPr>
          <w:rFonts w:hint="eastAsia" w:asciiTheme="minorEastAsia" w:hAnsiTheme="minorEastAsia" w:eastAsiaTheme="minorEastAsia" w:cstheme="minorEastAsia"/>
          <w:b/>
          <w:bCs/>
          <w:i/>
          <w:iCs/>
          <w:sz w:val="21"/>
          <w:szCs w:val="21"/>
          <w:highlight w:val="none"/>
          <w:u w:val="single"/>
        </w:rPr>
        <w:t>（标的名称）</w:t>
      </w:r>
      <w:r>
        <w:rPr>
          <w:rFonts w:hint="eastAsia" w:asciiTheme="minorEastAsia" w:hAnsiTheme="minorEastAsia" w:eastAsiaTheme="minorEastAsia" w:cstheme="minorEastAsia"/>
          <w:b/>
          <w:bCs/>
          <w:i/>
          <w:iCs/>
          <w:sz w:val="21"/>
          <w:szCs w:val="21"/>
          <w:highlight w:val="none"/>
          <w:u w:val="single"/>
          <w:lang w:val="en-US" w:eastAsia="zh-CN"/>
        </w:rPr>
        <w:t xml:space="preserve">    </w:t>
      </w:r>
      <w:r>
        <w:rPr>
          <w:rFonts w:hint="eastAsia" w:asciiTheme="minorEastAsia" w:hAnsiTheme="minorEastAsia" w:eastAsiaTheme="minorEastAsia" w:cstheme="minorEastAsia"/>
          <w:b/>
          <w:bCs/>
          <w:i/>
          <w:iCs/>
          <w:sz w:val="21"/>
          <w:szCs w:val="21"/>
          <w:highlight w:val="none"/>
          <w:u w:val="single"/>
        </w:rPr>
        <w:t xml:space="preserve"> </w:t>
      </w:r>
      <w:r>
        <w:rPr>
          <w:rFonts w:hint="eastAsia" w:asciiTheme="minorEastAsia" w:hAnsiTheme="minorEastAsia" w:eastAsiaTheme="minorEastAsia" w:cstheme="minorEastAsia"/>
          <w:sz w:val="21"/>
          <w:szCs w:val="21"/>
          <w:highlight w:val="none"/>
        </w:rPr>
        <w:t>，属于</w:t>
      </w:r>
      <w:r>
        <w:rPr>
          <w:rFonts w:hint="eastAsia" w:asciiTheme="minorEastAsia" w:hAnsiTheme="minorEastAsia" w:eastAsiaTheme="minorEastAsia" w:cstheme="minorEastAsia"/>
          <w:b/>
          <w:bCs/>
          <w:i/>
          <w:iCs/>
          <w:sz w:val="21"/>
          <w:szCs w:val="21"/>
          <w:highlight w:val="none"/>
          <w:u w:val="single"/>
          <w:lang w:val="en-US" w:eastAsia="zh-CN"/>
        </w:rPr>
        <w:t xml:space="preserve">    </w:t>
      </w:r>
      <w:r>
        <w:rPr>
          <w:rFonts w:hint="eastAsia" w:asciiTheme="minorEastAsia" w:hAnsiTheme="minorEastAsia" w:eastAsiaTheme="minorEastAsia" w:cstheme="minorEastAsia"/>
          <w:b/>
          <w:bCs/>
          <w:i/>
          <w:iCs/>
          <w:sz w:val="21"/>
          <w:szCs w:val="21"/>
          <w:highlight w:val="none"/>
          <w:u w:val="single"/>
        </w:rPr>
        <w:t>（采购文件中明确的所属行业）</w:t>
      </w:r>
      <w:r>
        <w:rPr>
          <w:rFonts w:hint="eastAsia" w:asciiTheme="minorEastAsia" w:hAnsiTheme="minorEastAsia" w:eastAsiaTheme="minorEastAsia" w:cstheme="minorEastAsia"/>
          <w:b/>
          <w:bCs/>
          <w:i/>
          <w:iCs/>
          <w:sz w:val="21"/>
          <w:szCs w:val="21"/>
          <w:highlight w:val="none"/>
          <w:u w:val="single"/>
          <w:lang w:val="en-US" w:eastAsia="zh-CN"/>
        </w:rPr>
        <w:t xml:space="preserve">    </w:t>
      </w:r>
      <w:r>
        <w:rPr>
          <w:rFonts w:hint="eastAsia" w:asciiTheme="minorEastAsia" w:hAnsiTheme="minorEastAsia" w:eastAsiaTheme="minorEastAsia" w:cstheme="minorEastAsia"/>
          <w:sz w:val="21"/>
          <w:szCs w:val="21"/>
          <w:highlight w:val="none"/>
        </w:rPr>
        <w:t>行业；制造商为</w:t>
      </w:r>
      <w:r>
        <w:rPr>
          <w:rFonts w:hint="eastAsia" w:asciiTheme="minorEastAsia" w:hAnsiTheme="minorEastAsia" w:eastAsiaTheme="minorEastAsia" w:cstheme="minorEastAsia"/>
          <w:b/>
          <w:bCs/>
          <w:i/>
          <w:iCs/>
          <w:sz w:val="21"/>
          <w:szCs w:val="21"/>
          <w:highlight w:val="none"/>
          <w:u w:val="single"/>
          <w:lang w:val="en-US" w:eastAsia="zh-CN"/>
        </w:rPr>
        <w:t xml:space="preserve">    </w:t>
      </w:r>
      <w:r>
        <w:rPr>
          <w:rFonts w:hint="eastAsia" w:asciiTheme="minorEastAsia" w:hAnsiTheme="minorEastAsia" w:eastAsiaTheme="minorEastAsia" w:cstheme="minorEastAsia"/>
          <w:b/>
          <w:bCs/>
          <w:i/>
          <w:iCs/>
          <w:sz w:val="21"/>
          <w:szCs w:val="21"/>
          <w:highlight w:val="none"/>
          <w:u w:val="single"/>
        </w:rPr>
        <w:t>（企业名称</w:t>
      </w:r>
      <w:r>
        <w:rPr>
          <w:rFonts w:hint="eastAsia" w:asciiTheme="minorEastAsia" w:hAnsiTheme="minorEastAsia" w:eastAsiaTheme="minorEastAsia" w:cstheme="minorEastAsia"/>
          <w:b/>
          <w:bCs/>
          <w:i/>
          <w:iCs/>
          <w:sz w:val="21"/>
          <w:szCs w:val="21"/>
          <w:highlight w:val="none"/>
          <w:u w:val="single"/>
          <w:lang w:eastAsia="zh-CN"/>
        </w:rPr>
        <w:t>，要求制造商</w:t>
      </w:r>
      <w:r>
        <w:rPr>
          <w:rFonts w:hint="eastAsia" w:asciiTheme="minorEastAsia" w:hAnsiTheme="minorEastAsia" w:eastAsiaTheme="minorEastAsia" w:cstheme="minorEastAsia"/>
          <w:b/>
          <w:bCs/>
          <w:i/>
          <w:iCs/>
          <w:sz w:val="21"/>
          <w:szCs w:val="21"/>
          <w:highlight w:val="none"/>
          <w:u w:val="single"/>
          <w:lang w:val="en-US" w:eastAsia="zh-CN"/>
        </w:rPr>
        <w:t>本身</w:t>
      </w:r>
      <w:r>
        <w:rPr>
          <w:rFonts w:hint="eastAsia" w:asciiTheme="minorEastAsia" w:hAnsiTheme="minorEastAsia" w:eastAsiaTheme="minorEastAsia" w:cstheme="minorEastAsia"/>
          <w:b/>
          <w:bCs/>
          <w:i/>
          <w:iCs/>
          <w:sz w:val="21"/>
          <w:szCs w:val="21"/>
          <w:highlight w:val="none"/>
          <w:u w:val="single"/>
          <w:lang w:eastAsia="zh-CN"/>
        </w:rPr>
        <w:t>所属行业应当与招标文件要求的行业相一致</w:t>
      </w:r>
      <w:r>
        <w:rPr>
          <w:rFonts w:hint="eastAsia" w:asciiTheme="minorEastAsia" w:hAnsiTheme="minorEastAsia" w:eastAsiaTheme="minorEastAsia" w:cstheme="minorEastAsia"/>
          <w:b/>
          <w:bCs/>
          <w:i/>
          <w:iCs/>
          <w:sz w:val="21"/>
          <w:szCs w:val="21"/>
          <w:highlight w:val="none"/>
          <w:u w:val="single"/>
        </w:rPr>
        <w:t>）</w:t>
      </w:r>
      <w:r>
        <w:rPr>
          <w:rFonts w:hint="eastAsia" w:asciiTheme="minorEastAsia" w:hAnsiTheme="minorEastAsia" w:eastAsiaTheme="minorEastAsia" w:cstheme="minorEastAsia"/>
          <w:b/>
          <w:bCs/>
          <w:i/>
          <w:iCs/>
          <w:sz w:val="21"/>
          <w:szCs w:val="21"/>
          <w:highlight w:val="none"/>
          <w:u w:val="single"/>
          <w:lang w:val="en-US" w:eastAsia="zh-CN"/>
        </w:rPr>
        <w:t xml:space="preserve">    </w:t>
      </w:r>
      <w:r>
        <w:rPr>
          <w:rFonts w:hint="eastAsia" w:asciiTheme="minorEastAsia" w:hAnsiTheme="minorEastAsia" w:eastAsiaTheme="minorEastAsia" w:cstheme="minorEastAsia"/>
          <w:sz w:val="21"/>
          <w:szCs w:val="21"/>
          <w:highlight w:val="none"/>
        </w:rPr>
        <w:t>，从业人员</w:t>
      </w:r>
      <w:r>
        <w:rPr>
          <w:rFonts w:hint="eastAsia" w:asciiTheme="minorEastAsia" w:hAnsiTheme="minorEastAsia" w:eastAsiaTheme="minorEastAsia" w:cstheme="minorEastAsia"/>
          <w:b/>
          <w:bCs/>
          <w:i/>
          <w:iCs/>
          <w:sz w:val="21"/>
          <w:szCs w:val="21"/>
          <w:highlight w:val="none"/>
          <w:u w:val="single"/>
          <w:lang w:val="en-US" w:eastAsia="zh-CN"/>
        </w:rPr>
        <w:t xml:space="preserve">        </w:t>
      </w:r>
      <w:r>
        <w:rPr>
          <w:rFonts w:hint="eastAsia" w:asciiTheme="minorEastAsia" w:hAnsiTheme="minorEastAsia" w:eastAsiaTheme="minorEastAsia" w:cstheme="minorEastAsia"/>
          <w:sz w:val="21"/>
          <w:szCs w:val="21"/>
          <w:highlight w:val="none"/>
        </w:rPr>
        <w:t>人，营业收入为</w:t>
      </w:r>
      <w:r>
        <w:rPr>
          <w:rFonts w:hint="eastAsia" w:asciiTheme="minorEastAsia" w:hAnsiTheme="minorEastAsia" w:eastAsiaTheme="minorEastAsia" w:cstheme="minorEastAsia"/>
          <w:b/>
          <w:bCs/>
          <w:i/>
          <w:iCs/>
          <w:sz w:val="21"/>
          <w:szCs w:val="21"/>
          <w:highlight w:val="none"/>
          <w:u w:val="single"/>
        </w:rPr>
        <w:t xml:space="preserve"> </w:t>
      </w:r>
      <w:r>
        <w:rPr>
          <w:rFonts w:hint="eastAsia" w:asciiTheme="minorEastAsia" w:hAnsiTheme="minorEastAsia" w:eastAsiaTheme="minorEastAsia" w:cstheme="minorEastAsia"/>
          <w:b/>
          <w:bCs/>
          <w:i/>
          <w:iCs/>
          <w:sz w:val="21"/>
          <w:szCs w:val="21"/>
          <w:highlight w:val="none"/>
          <w:u w:val="single"/>
          <w:lang w:val="en-US" w:eastAsia="zh-CN"/>
        </w:rPr>
        <w:t xml:space="preserve">        </w:t>
      </w:r>
      <w:r>
        <w:rPr>
          <w:rFonts w:hint="eastAsia" w:asciiTheme="minorEastAsia" w:hAnsiTheme="minorEastAsia" w:eastAsiaTheme="minorEastAsia" w:cstheme="minorEastAsia"/>
          <w:sz w:val="21"/>
          <w:szCs w:val="21"/>
          <w:highlight w:val="none"/>
        </w:rPr>
        <w:t>万元，资产总额为</w:t>
      </w:r>
      <w:r>
        <w:rPr>
          <w:rFonts w:hint="eastAsia" w:asciiTheme="minorEastAsia" w:hAnsiTheme="minorEastAsia" w:eastAsiaTheme="minorEastAsia" w:cstheme="minorEastAsia"/>
          <w:b/>
          <w:bCs/>
          <w:i/>
          <w:iCs/>
          <w:sz w:val="21"/>
          <w:szCs w:val="21"/>
          <w:highlight w:val="none"/>
          <w:u w:val="single"/>
        </w:rPr>
        <w:t xml:space="preserve"> </w:t>
      </w:r>
      <w:r>
        <w:rPr>
          <w:rFonts w:hint="eastAsia" w:asciiTheme="minorEastAsia" w:hAnsiTheme="minorEastAsia" w:eastAsiaTheme="minorEastAsia" w:cstheme="minorEastAsia"/>
          <w:b/>
          <w:bCs/>
          <w:i/>
          <w:iCs/>
          <w:sz w:val="21"/>
          <w:szCs w:val="21"/>
          <w:highlight w:val="none"/>
          <w:u w:val="single"/>
          <w:lang w:val="en-US" w:eastAsia="zh-CN"/>
        </w:rPr>
        <w:t xml:space="preserve">        </w:t>
      </w:r>
      <w:r>
        <w:rPr>
          <w:rFonts w:hint="eastAsia" w:asciiTheme="minorEastAsia" w:hAnsiTheme="minorEastAsia" w:eastAsiaTheme="minorEastAsia" w:cstheme="minorEastAsia"/>
          <w:sz w:val="21"/>
          <w:szCs w:val="21"/>
          <w:highlight w:val="none"/>
        </w:rPr>
        <w:t>万元，属于</w:t>
      </w:r>
      <w:r>
        <w:rPr>
          <w:rFonts w:hint="eastAsia" w:asciiTheme="minorEastAsia" w:hAnsiTheme="minorEastAsia" w:eastAsiaTheme="minorEastAsia" w:cstheme="minorEastAsia"/>
          <w:b/>
          <w:bCs/>
          <w:i/>
          <w:iCs/>
          <w:sz w:val="21"/>
          <w:szCs w:val="21"/>
          <w:highlight w:val="none"/>
          <w:u w:val="single"/>
          <w:lang w:val="en-US" w:eastAsia="zh-CN"/>
        </w:rPr>
        <w:t xml:space="preserve">    </w:t>
      </w:r>
      <w:r>
        <w:rPr>
          <w:rFonts w:hint="eastAsia" w:asciiTheme="minorEastAsia" w:hAnsiTheme="minorEastAsia" w:eastAsiaTheme="minorEastAsia" w:cstheme="minorEastAsia"/>
          <w:b/>
          <w:bCs/>
          <w:i/>
          <w:iCs/>
          <w:sz w:val="21"/>
          <w:szCs w:val="21"/>
          <w:highlight w:val="none"/>
          <w:u w:val="single"/>
        </w:rPr>
        <w:t>（中型企业、小型企业、微型企业）</w:t>
      </w:r>
      <w:r>
        <w:rPr>
          <w:rFonts w:hint="eastAsia" w:asciiTheme="minorEastAsia" w:hAnsiTheme="minorEastAsia" w:eastAsiaTheme="minorEastAsia" w:cstheme="minorEastAsia"/>
          <w:b/>
          <w:bCs/>
          <w:i/>
          <w:iCs/>
          <w:sz w:val="21"/>
          <w:szCs w:val="21"/>
          <w:highlight w:val="none"/>
          <w:u w:val="single"/>
          <w:lang w:val="en-US" w:eastAsia="zh-CN"/>
        </w:rPr>
        <w:t xml:space="preserve">    </w:t>
      </w:r>
      <w:r>
        <w:rPr>
          <w:rFonts w:hint="eastAsia" w:asciiTheme="minorEastAsia" w:hAnsiTheme="minorEastAsia" w:eastAsiaTheme="minorEastAsia" w:cstheme="minorEastAsia"/>
          <w:i w:val="0"/>
          <w:iCs w:val="0"/>
          <w:sz w:val="21"/>
          <w:szCs w:val="21"/>
          <w:highlight w:val="none"/>
          <w:u w:val="none"/>
          <w:lang w:val="en-US" w:eastAsia="zh-CN"/>
        </w:rPr>
        <w:t>；</w:t>
      </w:r>
    </w:p>
    <w:p w14:paraId="362828DD">
      <w:pPr>
        <w:pStyle w:val="19"/>
        <w:ind w:firstLine="420" w:firstLineChars="200"/>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w:t>
      </w:r>
    </w:p>
    <w:p w14:paraId="21607A9C">
      <w:pPr>
        <w:pStyle w:val="19"/>
        <w:ind w:firstLine="420" w:firstLineChars="200"/>
        <w:rPr>
          <w:rFonts w:hint="eastAsia" w:asciiTheme="minorEastAsia" w:hAnsiTheme="minorEastAsia" w:eastAsiaTheme="minorEastAsia" w:cstheme="minorEastAsia"/>
          <w:sz w:val="21"/>
          <w:szCs w:val="21"/>
          <w:highlight w:val="none"/>
          <w:lang w:val="en-US" w:eastAsia="zh-CN"/>
        </w:rPr>
      </w:pPr>
    </w:p>
    <w:p w14:paraId="26799C4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3"/>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kern w:val="2"/>
          <w:sz w:val="21"/>
          <w:szCs w:val="21"/>
          <w:highlight w:val="none"/>
          <w:lang w:val="en-US" w:eastAsia="zh-CN" w:bidi="ar-SA"/>
        </w:rPr>
        <w:t>以上企业，不属于大企业的分支机构，不存在控股股东为大企业的情形，也不存在与大企业的负责人为同一人的情形。</w:t>
      </w:r>
    </w:p>
    <w:p w14:paraId="63295D8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heme="minorEastAsia" w:hAnsiTheme="minorEastAsia" w:eastAsiaTheme="minorEastAsia" w:cstheme="minorEastAsia"/>
          <w:kern w:val="2"/>
          <w:sz w:val="21"/>
          <w:szCs w:val="21"/>
          <w:highlight w:val="none"/>
          <w:lang w:val="en-US" w:eastAsia="zh-CN" w:bidi="ar-SA"/>
        </w:rPr>
      </w:pPr>
      <w:bookmarkStart w:id="66" w:name="_Hlk73562203"/>
      <w:r>
        <w:rPr>
          <w:rFonts w:hint="eastAsia" w:asciiTheme="minorEastAsia" w:hAnsiTheme="minorEastAsia" w:eastAsiaTheme="minorEastAsia" w:cstheme="minorEastAsia"/>
          <w:kern w:val="2"/>
          <w:sz w:val="21"/>
          <w:szCs w:val="21"/>
          <w:highlight w:val="none"/>
          <w:lang w:val="en-US" w:eastAsia="zh-CN" w:bidi="ar-SA"/>
        </w:rPr>
        <w:t>本投标人对上述声明内容的真实性负责。如有虚假，将依法承担相应责任。</w:t>
      </w:r>
    </w:p>
    <w:p w14:paraId="434FA55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imes New Roman" w:hAnsi="Times New Roman" w:eastAsia="宋体" w:cs="Times New Roman"/>
          <w:kern w:val="2"/>
          <w:sz w:val="24"/>
          <w:szCs w:val="24"/>
          <w:highlight w:val="none"/>
          <w:lang w:val="en-US" w:eastAsia="zh-CN" w:bidi="ar-SA"/>
        </w:rPr>
      </w:pPr>
      <w:r>
        <w:rPr>
          <w:rFonts w:hint="eastAsia" w:asciiTheme="minorEastAsia" w:hAnsiTheme="minorEastAsia" w:eastAsiaTheme="minorEastAsia" w:cstheme="minorEastAsia"/>
          <w:kern w:val="2"/>
          <w:sz w:val="21"/>
          <w:szCs w:val="21"/>
          <w:highlight w:val="none"/>
          <w:lang w:val="en-US" w:eastAsia="zh-CN" w:bidi="ar-SA"/>
        </w:rPr>
        <w:t>本投标人已知悉《政府采购促进中小企业发展管理办法》（财库〔2020〕46号）、《中小企业划型标准规定》（工信部联企〔2011〕300号）、《统计上大中小微型企业划分办法（2017）》等规定，承诺提供的声明函内容是真实的，并知悉根据《政府采购促进中小企业发展管理办法》（财库〔2020〕46 号）第二十条规定，投标人按照本办法规定提供声明函内容不实的，属于提供虚假材料谋取中标，依照《政府采购法》等政府采购有关法律法规规定追究相应责任。</w:t>
      </w:r>
      <w:bookmarkEnd w:id="66"/>
    </w:p>
    <w:p w14:paraId="2ADC5A5B">
      <w:pPr>
        <w:ind w:firstLine="420" w:firstLineChars="200"/>
        <w:outlineLvl w:val="3"/>
        <w:rPr>
          <w:rFonts w:ascii="宋体" w:hAnsi="宋体"/>
          <w:bCs/>
          <w:color w:val="FF0000"/>
          <w:kern w:val="0"/>
          <w:szCs w:val="21"/>
          <w:highlight w:val="none"/>
        </w:rPr>
      </w:pPr>
    </w:p>
    <w:p w14:paraId="5B9D4D49">
      <w:pPr>
        <w:rPr>
          <w:highlight w:val="none"/>
        </w:rPr>
      </w:pPr>
    </w:p>
    <w:p w14:paraId="51F9D242">
      <w:pPr>
        <w:ind w:firstLine="420" w:firstLineChars="200"/>
        <w:rPr>
          <w:highlight w:val="none"/>
        </w:rPr>
      </w:pPr>
    </w:p>
    <w:p w14:paraId="381AAB01">
      <w:pPr>
        <w:jc w:val="center"/>
        <w:outlineLvl w:val="3"/>
        <w:rPr>
          <w:b/>
          <w:sz w:val="24"/>
          <w:highlight w:val="none"/>
        </w:rPr>
      </w:pPr>
      <w:r>
        <w:rPr>
          <w:rFonts w:hint="eastAsia"/>
          <w:b/>
          <w:sz w:val="24"/>
          <w:highlight w:val="none"/>
        </w:rPr>
        <w:t>2、残疾人福利性单位声明函（货物类）</w:t>
      </w:r>
    </w:p>
    <w:p w14:paraId="7C8118D8">
      <w:pPr>
        <w:rPr>
          <w:b/>
          <w:bCs/>
          <w:highlight w:val="none"/>
        </w:rPr>
      </w:pPr>
    </w:p>
    <w:p w14:paraId="1D7E4F0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heme="minorEastAsia" w:hAnsiTheme="minorEastAsia" w:eastAsiaTheme="minorEastAsia" w:cstheme="minorEastAsia"/>
          <w:kern w:val="2"/>
          <w:sz w:val="21"/>
          <w:szCs w:val="21"/>
          <w:highlight w:val="none"/>
          <w:lang w:val="en-US" w:eastAsia="zh-CN" w:bidi="ar-SA"/>
        </w:rPr>
      </w:pPr>
      <w:bookmarkStart w:id="67" w:name="_Hlk73562331"/>
      <w:bookmarkStart w:id="68" w:name="_Hlk73562245"/>
      <w:r>
        <w:rPr>
          <w:rFonts w:hint="eastAsia" w:asciiTheme="minorEastAsia" w:hAnsiTheme="minorEastAsia" w:eastAsiaTheme="minorEastAsia" w:cstheme="minorEastAsia"/>
          <w:kern w:val="2"/>
          <w:sz w:val="21"/>
          <w:szCs w:val="21"/>
          <w:highlight w:val="none"/>
          <w:lang w:val="en-US" w:eastAsia="zh-CN" w:bidi="ar-SA"/>
        </w:rPr>
        <w:t>本单位郑重声明，根据《财政部 民政部 中国残疾人联合会关于促进残疾人就业政府采购政策的通知》（财库〔2017〕141号）的规定，本单位为符合条件的残疾人福利性单位，且本单位参加</w:t>
      </w:r>
      <w:r>
        <w:rPr>
          <w:rFonts w:hint="eastAsia" w:asciiTheme="minorEastAsia" w:hAnsiTheme="minorEastAsia" w:eastAsiaTheme="minorEastAsia" w:cstheme="minorEastAsia"/>
          <w:b/>
          <w:bCs/>
          <w:i/>
          <w:iCs/>
          <w:sz w:val="21"/>
          <w:szCs w:val="21"/>
          <w:highlight w:val="none"/>
          <w:u w:val="single"/>
          <w:lang w:val="en-US" w:eastAsia="zh-CN"/>
        </w:rPr>
        <w:t xml:space="preserve">    </w:t>
      </w:r>
      <w:r>
        <w:rPr>
          <w:rFonts w:hint="eastAsia" w:asciiTheme="minorEastAsia" w:hAnsiTheme="minorEastAsia" w:eastAsiaTheme="minorEastAsia" w:cstheme="minorEastAsia"/>
          <w:b/>
          <w:bCs/>
          <w:i/>
          <w:iCs/>
          <w:sz w:val="21"/>
          <w:szCs w:val="21"/>
          <w:highlight w:val="none"/>
          <w:u w:val="single"/>
        </w:rPr>
        <w:t>（单位名称）</w:t>
      </w:r>
      <w:r>
        <w:rPr>
          <w:rFonts w:hint="eastAsia" w:asciiTheme="minorEastAsia" w:hAnsiTheme="minorEastAsia" w:eastAsiaTheme="minorEastAsia" w:cstheme="minorEastAsia"/>
          <w:b/>
          <w:bCs/>
          <w:i/>
          <w:iCs/>
          <w:sz w:val="21"/>
          <w:szCs w:val="21"/>
          <w:highlight w:val="none"/>
          <w:u w:val="single"/>
          <w:lang w:val="en-US" w:eastAsia="zh-CN"/>
        </w:rPr>
        <w:t xml:space="preserve">    </w:t>
      </w:r>
      <w:r>
        <w:rPr>
          <w:rFonts w:hint="eastAsia" w:asciiTheme="minorEastAsia" w:hAnsiTheme="minorEastAsia" w:eastAsiaTheme="minorEastAsia" w:cstheme="minorEastAsia"/>
          <w:kern w:val="2"/>
          <w:sz w:val="21"/>
          <w:szCs w:val="21"/>
          <w:highlight w:val="none"/>
          <w:lang w:val="en-US" w:eastAsia="zh-CN" w:bidi="ar-SA"/>
        </w:rPr>
        <w:t>单位的</w:t>
      </w:r>
      <w:r>
        <w:rPr>
          <w:rFonts w:hint="eastAsia" w:asciiTheme="minorEastAsia" w:hAnsiTheme="minorEastAsia" w:eastAsiaTheme="minorEastAsia" w:cstheme="minorEastAsia"/>
          <w:b/>
          <w:bCs/>
          <w:i/>
          <w:iCs/>
          <w:sz w:val="21"/>
          <w:szCs w:val="21"/>
          <w:highlight w:val="none"/>
          <w:u w:val="single"/>
          <w:lang w:val="en-US" w:eastAsia="zh-CN"/>
        </w:rPr>
        <w:t xml:space="preserve">    </w:t>
      </w:r>
      <w:r>
        <w:rPr>
          <w:rFonts w:hint="eastAsia" w:asciiTheme="minorEastAsia" w:hAnsiTheme="minorEastAsia" w:eastAsiaTheme="minorEastAsia" w:cstheme="minorEastAsia"/>
          <w:b/>
          <w:bCs/>
          <w:i/>
          <w:iCs/>
          <w:sz w:val="21"/>
          <w:szCs w:val="21"/>
          <w:highlight w:val="none"/>
          <w:u w:val="single"/>
        </w:rPr>
        <w:t>（项目名称）</w:t>
      </w:r>
      <w:r>
        <w:rPr>
          <w:rFonts w:hint="eastAsia" w:asciiTheme="minorEastAsia" w:hAnsiTheme="minorEastAsia" w:eastAsiaTheme="minorEastAsia" w:cstheme="minorEastAsia"/>
          <w:b/>
          <w:bCs/>
          <w:i/>
          <w:iCs/>
          <w:sz w:val="21"/>
          <w:szCs w:val="21"/>
          <w:highlight w:val="none"/>
          <w:u w:val="single"/>
          <w:lang w:val="en-US" w:eastAsia="zh-CN"/>
        </w:rPr>
        <w:t xml:space="preserve">    </w:t>
      </w:r>
      <w:r>
        <w:rPr>
          <w:rFonts w:hint="eastAsia" w:asciiTheme="minorEastAsia" w:hAnsiTheme="minorEastAsia" w:eastAsiaTheme="minorEastAsia" w:cstheme="minorEastAsia"/>
          <w:kern w:val="2"/>
          <w:sz w:val="21"/>
          <w:szCs w:val="21"/>
          <w:highlight w:val="none"/>
          <w:lang w:val="en-US" w:eastAsia="zh-CN" w:bidi="ar-SA"/>
        </w:rPr>
        <w:t>项目采购活动提供本单位制造的货物（由本单位承担工程/提供服务），或者提供其他残疾人福利性单位制造的货物（不包括使用非残疾人福利性单位注册商标的货物）。</w:t>
      </w:r>
    </w:p>
    <w:p w14:paraId="30CDC5D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kern w:val="2"/>
          <w:sz w:val="21"/>
          <w:szCs w:val="21"/>
          <w:highlight w:val="none"/>
          <w:lang w:val="en-US" w:eastAsia="zh-CN" w:bidi="ar-SA"/>
        </w:rPr>
        <w:t>本单位对上述声明的真实性负责。如有虚假，将依法承担相应责任。</w:t>
      </w:r>
    </w:p>
    <w:p w14:paraId="4D04AF9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kern w:val="2"/>
          <w:sz w:val="21"/>
          <w:szCs w:val="21"/>
          <w:highlight w:val="none"/>
          <w:lang w:val="en-US" w:eastAsia="zh-CN" w:bidi="ar-SA"/>
        </w:rPr>
        <w:t>本投标人已知悉《财政部民政部中国残疾人联合会关于促进残疾人就业政府采购政策的通知》（财库〔2017〕141号）的规定，承诺提供的声明函内容是真实的，如提供声明函内容不实，则依法追究相关法律责任。</w:t>
      </w:r>
      <w:bookmarkEnd w:id="67"/>
    </w:p>
    <w:bookmarkEnd w:id="68"/>
    <w:p w14:paraId="1A33E1DF">
      <w:pPr>
        <w:ind w:firstLine="420" w:firstLineChars="200"/>
        <w:rPr>
          <w:rFonts w:ascii="宋体" w:hAnsi="宋体"/>
          <w:szCs w:val="21"/>
          <w:highlight w:val="none"/>
        </w:rPr>
      </w:pPr>
    </w:p>
    <w:p w14:paraId="2BEAAA04">
      <w:pPr>
        <w:ind w:firstLine="420" w:firstLineChars="200"/>
        <w:rPr>
          <w:rFonts w:ascii="宋体" w:hAnsi="宋体"/>
          <w:szCs w:val="21"/>
          <w:highlight w:val="none"/>
        </w:rPr>
      </w:pPr>
    </w:p>
    <w:p w14:paraId="63FF33F4">
      <w:pPr>
        <w:jc w:val="center"/>
        <w:outlineLvl w:val="3"/>
        <w:rPr>
          <w:b/>
          <w:sz w:val="24"/>
          <w:highlight w:val="none"/>
        </w:rPr>
      </w:pPr>
      <w:r>
        <w:rPr>
          <w:rFonts w:hint="eastAsia"/>
          <w:b/>
          <w:sz w:val="24"/>
          <w:highlight w:val="none"/>
        </w:rPr>
        <w:t>3、监狱企业声明函【货物类，提供监狱企业货物的供应商如需享受优惠政策，还须另行提供省级以上监狱管理局、戒毒管理局（含新疆生产建设兵团）出具的监狱企业证明文件】</w:t>
      </w:r>
    </w:p>
    <w:p w14:paraId="2035B1C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sz w:val="21"/>
          <w:szCs w:val="21"/>
          <w:highlight w:val="none"/>
        </w:rPr>
      </w:pPr>
      <w:r>
        <w:rPr>
          <w:rFonts w:hint="eastAsia" w:ascii="宋体" w:hAnsi="宋体"/>
          <w:sz w:val="21"/>
          <w:szCs w:val="21"/>
          <w:highlight w:val="none"/>
        </w:rPr>
        <w:t>本投标人郑重声明，根据《财政部司法部关于政府采购支持监狱企业发展有关问题的通知》（财库〔</w:t>
      </w:r>
      <w:r>
        <w:rPr>
          <w:rFonts w:ascii="宋体" w:hAnsi="宋体"/>
          <w:sz w:val="21"/>
          <w:szCs w:val="21"/>
          <w:highlight w:val="none"/>
        </w:rPr>
        <w:t>2014</w:t>
      </w:r>
      <w:r>
        <w:rPr>
          <w:rFonts w:hint="eastAsia" w:ascii="宋体" w:hAnsi="宋体"/>
          <w:sz w:val="21"/>
          <w:szCs w:val="21"/>
          <w:highlight w:val="none"/>
        </w:rPr>
        <w:t>〕</w:t>
      </w:r>
      <w:r>
        <w:rPr>
          <w:rFonts w:ascii="宋体" w:hAnsi="宋体"/>
          <w:sz w:val="21"/>
          <w:szCs w:val="21"/>
          <w:highlight w:val="none"/>
        </w:rPr>
        <w:t>68</w:t>
      </w:r>
      <w:r>
        <w:rPr>
          <w:rFonts w:hint="eastAsia" w:ascii="宋体" w:hAnsi="宋体"/>
          <w:sz w:val="21"/>
          <w:szCs w:val="21"/>
          <w:highlight w:val="none"/>
        </w:rPr>
        <w:t>号）的规定，本投标人</w:t>
      </w:r>
      <w:r>
        <w:rPr>
          <w:rFonts w:ascii="宋体" w:hAnsi="宋体" w:cstheme="minorBidi"/>
          <w:sz w:val="21"/>
          <w:szCs w:val="21"/>
          <w:highlight w:val="none"/>
        </w:rPr>
        <w:t>参加</w:t>
      </w:r>
      <w:r>
        <w:rPr>
          <w:rFonts w:ascii="宋体" w:hAnsi="宋体"/>
          <w:b/>
          <w:bCs/>
          <w:i/>
          <w:iCs/>
          <w:sz w:val="21"/>
          <w:szCs w:val="21"/>
          <w:highlight w:val="none"/>
          <w:u w:val="single"/>
        </w:rPr>
        <w:t>（</w:t>
      </w:r>
      <w:r>
        <w:rPr>
          <w:rFonts w:hint="eastAsia" w:ascii="宋体" w:hAnsi="宋体"/>
          <w:b/>
          <w:bCs/>
          <w:i/>
          <w:iCs/>
          <w:sz w:val="21"/>
          <w:szCs w:val="21"/>
          <w:highlight w:val="none"/>
          <w:u w:val="single"/>
        </w:rPr>
        <w:t>采购人</w:t>
      </w:r>
      <w:r>
        <w:rPr>
          <w:rFonts w:ascii="宋体" w:hAnsi="宋体"/>
          <w:b/>
          <w:bCs/>
          <w:i/>
          <w:iCs/>
          <w:sz w:val="21"/>
          <w:szCs w:val="21"/>
          <w:highlight w:val="none"/>
          <w:u w:val="single"/>
        </w:rPr>
        <w:t>名称）</w:t>
      </w:r>
      <w:r>
        <w:rPr>
          <w:rFonts w:ascii="宋体" w:hAnsi="宋体"/>
          <w:sz w:val="21"/>
          <w:szCs w:val="21"/>
          <w:highlight w:val="none"/>
        </w:rPr>
        <w:t>的</w:t>
      </w:r>
      <w:r>
        <w:rPr>
          <w:rFonts w:ascii="宋体" w:hAnsi="宋体"/>
          <w:b/>
          <w:bCs/>
          <w:i/>
          <w:iCs/>
          <w:sz w:val="21"/>
          <w:szCs w:val="21"/>
          <w:highlight w:val="none"/>
          <w:u w:val="single"/>
        </w:rPr>
        <w:t>（项目名称）</w:t>
      </w:r>
      <w:r>
        <w:rPr>
          <w:rFonts w:ascii="宋体" w:hAnsi="宋体"/>
          <w:sz w:val="21"/>
          <w:szCs w:val="21"/>
          <w:highlight w:val="none"/>
        </w:rPr>
        <w:t>采购活动，提供的货物全部由符合政策要求的</w:t>
      </w:r>
      <w:r>
        <w:rPr>
          <w:rFonts w:hint="eastAsia" w:ascii="宋体" w:hAnsi="宋体"/>
          <w:sz w:val="21"/>
          <w:szCs w:val="21"/>
          <w:highlight w:val="none"/>
        </w:rPr>
        <w:t>监狱企业</w:t>
      </w:r>
      <w:r>
        <w:rPr>
          <w:rFonts w:ascii="宋体" w:hAnsi="宋体"/>
          <w:sz w:val="21"/>
          <w:szCs w:val="21"/>
          <w:highlight w:val="none"/>
        </w:rPr>
        <w:t>制造。相关</w:t>
      </w:r>
      <w:r>
        <w:rPr>
          <w:rFonts w:hint="eastAsia" w:ascii="宋体" w:hAnsi="宋体"/>
          <w:sz w:val="21"/>
          <w:szCs w:val="21"/>
          <w:highlight w:val="none"/>
        </w:rPr>
        <w:t>监狱企业</w:t>
      </w:r>
      <w:r>
        <w:rPr>
          <w:rFonts w:ascii="宋体" w:hAnsi="宋体"/>
          <w:sz w:val="21"/>
          <w:szCs w:val="21"/>
          <w:highlight w:val="none"/>
        </w:rPr>
        <w:t>的具体情况如下：</w:t>
      </w:r>
    </w:p>
    <w:p w14:paraId="0D8EE59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sz w:val="21"/>
          <w:szCs w:val="21"/>
          <w:highlight w:val="none"/>
        </w:rPr>
      </w:pPr>
      <w:r>
        <w:rPr>
          <w:rFonts w:ascii="宋体" w:hAnsi="宋体"/>
          <w:sz w:val="21"/>
          <w:szCs w:val="21"/>
          <w:highlight w:val="none"/>
        </w:rPr>
        <w:t>1.</w:t>
      </w:r>
      <w:r>
        <w:rPr>
          <w:rFonts w:ascii="宋体" w:hAnsi="宋体"/>
          <w:b/>
          <w:bCs/>
          <w:i/>
          <w:iCs/>
          <w:sz w:val="21"/>
          <w:szCs w:val="21"/>
          <w:highlight w:val="none"/>
          <w:u w:val="single"/>
        </w:rPr>
        <w:t xml:space="preserve"> </w:t>
      </w:r>
      <w:r>
        <w:rPr>
          <w:rFonts w:hint="eastAsia" w:ascii="宋体" w:hAnsi="宋体"/>
          <w:b/>
          <w:bCs/>
          <w:i/>
          <w:iCs/>
          <w:sz w:val="21"/>
          <w:szCs w:val="21"/>
          <w:highlight w:val="none"/>
          <w:u w:val="single"/>
          <w:lang w:val="en-US" w:eastAsia="zh-CN"/>
        </w:rPr>
        <w:t xml:space="preserve">   </w:t>
      </w:r>
      <w:r>
        <w:rPr>
          <w:rFonts w:ascii="宋体" w:hAnsi="宋体"/>
          <w:b/>
          <w:bCs/>
          <w:i/>
          <w:iCs/>
          <w:sz w:val="21"/>
          <w:szCs w:val="21"/>
          <w:highlight w:val="none"/>
          <w:u w:val="single"/>
        </w:rPr>
        <w:t>（标的名称）</w:t>
      </w:r>
      <w:r>
        <w:rPr>
          <w:rFonts w:hint="eastAsia" w:ascii="宋体" w:hAnsi="宋体"/>
          <w:b/>
          <w:bCs/>
          <w:i/>
          <w:iCs/>
          <w:sz w:val="21"/>
          <w:szCs w:val="21"/>
          <w:highlight w:val="none"/>
          <w:u w:val="single"/>
          <w:lang w:val="en-US" w:eastAsia="zh-CN"/>
        </w:rPr>
        <w:t xml:space="preserve">    </w:t>
      </w:r>
      <w:r>
        <w:rPr>
          <w:rFonts w:hint="eastAsia" w:ascii="宋体" w:hAnsi="宋体"/>
          <w:sz w:val="21"/>
          <w:szCs w:val="21"/>
          <w:highlight w:val="none"/>
        </w:rPr>
        <w:t>，</w:t>
      </w:r>
      <w:r>
        <w:rPr>
          <w:rFonts w:ascii="宋体" w:hAnsi="宋体"/>
          <w:sz w:val="21"/>
          <w:szCs w:val="21"/>
          <w:highlight w:val="none"/>
        </w:rPr>
        <w:t>制造商为</w:t>
      </w:r>
      <w:r>
        <w:rPr>
          <w:rFonts w:hint="eastAsia" w:ascii="宋体" w:hAnsi="宋体"/>
          <w:sz w:val="21"/>
          <w:szCs w:val="21"/>
          <w:highlight w:val="none"/>
          <w:u w:val="single"/>
          <w:lang w:val="en-US" w:eastAsia="zh-CN"/>
        </w:rPr>
        <w:t xml:space="preserve">    </w:t>
      </w:r>
      <w:r>
        <w:rPr>
          <w:rFonts w:ascii="宋体" w:hAnsi="宋体"/>
          <w:b/>
          <w:bCs/>
          <w:i/>
          <w:iCs/>
          <w:sz w:val="21"/>
          <w:szCs w:val="21"/>
          <w:highlight w:val="none"/>
          <w:u w:val="single"/>
        </w:rPr>
        <w:t>（</w:t>
      </w:r>
      <w:r>
        <w:rPr>
          <w:rFonts w:hint="eastAsia" w:ascii="宋体" w:hAnsi="宋体"/>
          <w:b/>
          <w:bCs/>
          <w:i/>
          <w:iCs/>
          <w:sz w:val="21"/>
          <w:szCs w:val="21"/>
          <w:highlight w:val="none"/>
          <w:u w:val="single"/>
        </w:rPr>
        <w:t>企业</w:t>
      </w:r>
      <w:r>
        <w:rPr>
          <w:rFonts w:ascii="宋体" w:hAnsi="宋体"/>
          <w:b/>
          <w:bCs/>
          <w:i/>
          <w:iCs/>
          <w:sz w:val="21"/>
          <w:szCs w:val="21"/>
          <w:highlight w:val="none"/>
          <w:u w:val="single"/>
        </w:rPr>
        <w:t>名称）</w:t>
      </w:r>
      <w:r>
        <w:rPr>
          <w:rFonts w:hint="eastAsia" w:ascii="宋体" w:hAnsi="宋体"/>
          <w:b/>
          <w:bCs/>
          <w:i/>
          <w:iCs/>
          <w:sz w:val="21"/>
          <w:szCs w:val="21"/>
          <w:highlight w:val="none"/>
          <w:u w:val="single"/>
          <w:lang w:val="en-US" w:eastAsia="zh-CN"/>
        </w:rPr>
        <w:t xml:space="preserve">    </w:t>
      </w:r>
      <w:r>
        <w:rPr>
          <w:rFonts w:ascii="宋体" w:hAnsi="宋体"/>
          <w:sz w:val="21"/>
          <w:szCs w:val="21"/>
          <w:highlight w:val="none"/>
        </w:rPr>
        <w:t>，属于</w:t>
      </w:r>
      <w:r>
        <w:rPr>
          <w:rFonts w:hint="eastAsia" w:ascii="宋体" w:hAnsi="宋体"/>
          <w:sz w:val="21"/>
          <w:szCs w:val="21"/>
          <w:highlight w:val="none"/>
          <w:u w:val="single"/>
          <w:lang w:val="en-US" w:eastAsia="zh-CN"/>
        </w:rPr>
        <w:t xml:space="preserve">  </w:t>
      </w:r>
      <w:r>
        <w:rPr>
          <w:rFonts w:hint="eastAsia" w:ascii="宋体" w:hAnsi="宋体"/>
          <w:b/>
          <w:bCs/>
          <w:sz w:val="21"/>
          <w:szCs w:val="21"/>
          <w:highlight w:val="none"/>
          <w:u w:val="single"/>
        </w:rPr>
        <w:t>监狱企业</w:t>
      </w:r>
      <w:r>
        <w:rPr>
          <w:rFonts w:hint="eastAsia" w:ascii="宋体" w:hAnsi="宋体"/>
          <w:b/>
          <w:bCs/>
          <w:sz w:val="21"/>
          <w:szCs w:val="21"/>
          <w:highlight w:val="none"/>
          <w:u w:val="single"/>
          <w:lang w:val="en-US" w:eastAsia="zh-CN"/>
        </w:rPr>
        <w:t xml:space="preserve">  </w:t>
      </w:r>
      <w:r>
        <w:rPr>
          <w:rFonts w:ascii="宋体" w:hAnsi="宋体"/>
          <w:sz w:val="21"/>
          <w:szCs w:val="21"/>
          <w:highlight w:val="none"/>
        </w:rPr>
        <w:t>；</w:t>
      </w:r>
    </w:p>
    <w:p w14:paraId="203F951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sz w:val="21"/>
          <w:szCs w:val="21"/>
          <w:highlight w:val="none"/>
        </w:rPr>
      </w:pPr>
      <w:r>
        <w:rPr>
          <w:rFonts w:ascii="宋体" w:hAnsi="宋体"/>
          <w:sz w:val="21"/>
          <w:szCs w:val="21"/>
          <w:highlight w:val="none"/>
        </w:rPr>
        <w:t>2.</w:t>
      </w:r>
      <w:r>
        <w:rPr>
          <w:rFonts w:ascii="宋体" w:hAnsi="宋体"/>
          <w:b/>
          <w:bCs/>
          <w:i/>
          <w:iCs/>
          <w:sz w:val="21"/>
          <w:szCs w:val="21"/>
          <w:highlight w:val="none"/>
          <w:u w:val="single"/>
        </w:rPr>
        <w:t xml:space="preserve"> </w:t>
      </w:r>
      <w:r>
        <w:rPr>
          <w:rFonts w:hint="eastAsia" w:ascii="宋体" w:hAnsi="宋体"/>
          <w:b/>
          <w:bCs/>
          <w:i/>
          <w:iCs/>
          <w:sz w:val="21"/>
          <w:szCs w:val="21"/>
          <w:highlight w:val="none"/>
          <w:u w:val="single"/>
          <w:lang w:val="en-US" w:eastAsia="zh-CN"/>
        </w:rPr>
        <w:t xml:space="preserve">   </w:t>
      </w:r>
      <w:r>
        <w:rPr>
          <w:rFonts w:ascii="宋体" w:hAnsi="宋体"/>
          <w:b/>
          <w:bCs/>
          <w:i/>
          <w:iCs/>
          <w:sz w:val="21"/>
          <w:szCs w:val="21"/>
          <w:highlight w:val="none"/>
          <w:u w:val="single"/>
        </w:rPr>
        <w:t>（标的名称）</w:t>
      </w:r>
      <w:r>
        <w:rPr>
          <w:rFonts w:hint="eastAsia" w:ascii="宋体" w:hAnsi="宋体"/>
          <w:b/>
          <w:bCs/>
          <w:i/>
          <w:iCs/>
          <w:sz w:val="21"/>
          <w:szCs w:val="21"/>
          <w:highlight w:val="none"/>
          <w:u w:val="single"/>
          <w:lang w:val="en-US" w:eastAsia="zh-CN"/>
        </w:rPr>
        <w:t xml:space="preserve">    </w:t>
      </w:r>
      <w:r>
        <w:rPr>
          <w:rFonts w:hint="eastAsia" w:ascii="宋体" w:hAnsi="宋体"/>
          <w:sz w:val="21"/>
          <w:szCs w:val="21"/>
          <w:highlight w:val="none"/>
        </w:rPr>
        <w:t>，</w:t>
      </w:r>
      <w:r>
        <w:rPr>
          <w:rFonts w:ascii="宋体" w:hAnsi="宋体"/>
          <w:sz w:val="21"/>
          <w:szCs w:val="21"/>
          <w:highlight w:val="none"/>
        </w:rPr>
        <w:t>制造商为</w:t>
      </w:r>
      <w:r>
        <w:rPr>
          <w:rFonts w:hint="eastAsia" w:ascii="宋体" w:hAnsi="宋体"/>
          <w:sz w:val="21"/>
          <w:szCs w:val="21"/>
          <w:highlight w:val="none"/>
          <w:u w:val="single"/>
          <w:lang w:val="en-US" w:eastAsia="zh-CN"/>
        </w:rPr>
        <w:t xml:space="preserve">    </w:t>
      </w:r>
      <w:r>
        <w:rPr>
          <w:rFonts w:ascii="宋体" w:hAnsi="宋体"/>
          <w:b/>
          <w:bCs/>
          <w:i/>
          <w:iCs/>
          <w:sz w:val="21"/>
          <w:szCs w:val="21"/>
          <w:highlight w:val="none"/>
          <w:u w:val="single"/>
        </w:rPr>
        <w:t>（</w:t>
      </w:r>
      <w:r>
        <w:rPr>
          <w:rFonts w:hint="eastAsia" w:ascii="宋体" w:hAnsi="宋体"/>
          <w:b/>
          <w:bCs/>
          <w:i/>
          <w:iCs/>
          <w:sz w:val="21"/>
          <w:szCs w:val="21"/>
          <w:highlight w:val="none"/>
          <w:u w:val="single"/>
        </w:rPr>
        <w:t>企业</w:t>
      </w:r>
      <w:r>
        <w:rPr>
          <w:rFonts w:ascii="宋体" w:hAnsi="宋体"/>
          <w:b/>
          <w:bCs/>
          <w:i/>
          <w:iCs/>
          <w:sz w:val="21"/>
          <w:szCs w:val="21"/>
          <w:highlight w:val="none"/>
          <w:u w:val="single"/>
        </w:rPr>
        <w:t>名称）</w:t>
      </w:r>
      <w:r>
        <w:rPr>
          <w:rFonts w:hint="eastAsia" w:ascii="宋体" w:hAnsi="宋体"/>
          <w:b/>
          <w:bCs/>
          <w:i/>
          <w:iCs/>
          <w:sz w:val="21"/>
          <w:szCs w:val="21"/>
          <w:highlight w:val="none"/>
          <w:u w:val="single"/>
          <w:lang w:val="en-US" w:eastAsia="zh-CN"/>
        </w:rPr>
        <w:t xml:space="preserve">    </w:t>
      </w:r>
      <w:r>
        <w:rPr>
          <w:rFonts w:ascii="宋体" w:hAnsi="宋体"/>
          <w:sz w:val="21"/>
          <w:szCs w:val="21"/>
          <w:highlight w:val="none"/>
        </w:rPr>
        <w:t>，属于</w:t>
      </w:r>
      <w:r>
        <w:rPr>
          <w:rFonts w:hint="eastAsia" w:ascii="宋体" w:hAnsi="宋体"/>
          <w:sz w:val="21"/>
          <w:szCs w:val="21"/>
          <w:highlight w:val="none"/>
          <w:u w:val="single"/>
          <w:lang w:val="en-US" w:eastAsia="zh-CN"/>
        </w:rPr>
        <w:t xml:space="preserve">  </w:t>
      </w:r>
      <w:r>
        <w:rPr>
          <w:rFonts w:hint="eastAsia" w:ascii="宋体" w:hAnsi="宋体"/>
          <w:b/>
          <w:bCs/>
          <w:sz w:val="21"/>
          <w:szCs w:val="21"/>
          <w:highlight w:val="none"/>
          <w:u w:val="single"/>
        </w:rPr>
        <w:t>监狱企业</w:t>
      </w:r>
      <w:r>
        <w:rPr>
          <w:rFonts w:hint="eastAsia" w:ascii="宋体" w:hAnsi="宋体"/>
          <w:b/>
          <w:bCs/>
          <w:sz w:val="21"/>
          <w:szCs w:val="21"/>
          <w:highlight w:val="none"/>
          <w:u w:val="single"/>
          <w:lang w:val="en-US" w:eastAsia="zh-CN"/>
        </w:rPr>
        <w:t xml:space="preserve">  </w:t>
      </w:r>
      <w:r>
        <w:rPr>
          <w:rFonts w:hint="eastAsia" w:ascii="宋体" w:hAnsi="宋体"/>
          <w:sz w:val="21"/>
          <w:szCs w:val="21"/>
          <w:highlight w:val="none"/>
        </w:rPr>
        <w:t>。</w:t>
      </w:r>
    </w:p>
    <w:p w14:paraId="6F0736C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3"/>
        <w:rPr>
          <w:rFonts w:ascii="宋体" w:hAnsi="宋体"/>
          <w:sz w:val="21"/>
          <w:szCs w:val="21"/>
          <w:highlight w:val="none"/>
        </w:rPr>
      </w:pPr>
      <w:r>
        <w:rPr>
          <w:rFonts w:ascii="宋体" w:hAnsi="宋体"/>
          <w:sz w:val="21"/>
          <w:szCs w:val="21"/>
          <w:highlight w:val="none"/>
        </w:rPr>
        <w:t xml:space="preserve">…… </w:t>
      </w:r>
    </w:p>
    <w:p w14:paraId="166EF37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sz w:val="21"/>
          <w:szCs w:val="21"/>
          <w:highlight w:val="none"/>
        </w:rPr>
      </w:pPr>
      <w:r>
        <w:rPr>
          <w:rFonts w:ascii="宋体" w:hAnsi="宋体" w:cstheme="minorBidi"/>
          <w:sz w:val="21"/>
          <w:szCs w:val="21"/>
          <w:highlight w:val="none"/>
        </w:rPr>
        <w:t>本</w:t>
      </w:r>
      <w:r>
        <w:rPr>
          <w:rFonts w:hint="eastAsia" w:ascii="宋体" w:hAnsi="宋体" w:cstheme="minorBidi"/>
          <w:sz w:val="21"/>
          <w:szCs w:val="21"/>
          <w:highlight w:val="none"/>
        </w:rPr>
        <w:t>投标人</w:t>
      </w:r>
      <w:r>
        <w:rPr>
          <w:rFonts w:ascii="宋体" w:hAnsi="宋体"/>
          <w:sz w:val="21"/>
          <w:szCs w:val="21"/>
          <w:highlight w:val="none"/>
        </w:rPr>
        <w:t>对上述声明内容的真实性负责。如有虚假，将依法承担相应责任。</w:t>
      </w:r>
    </w:p>
    <w:p w14:paraId="1A2A51F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b/>
          <w:bCs/>
          <w:color w:val="FF0000"/>
          <w:sz w:val="21"/>
          <w:szCs w:val="21"/>
          <w:highlight w:val="none"/>
        </w:rPr>
      </w:pPr>
      <w:r>
        <w:rPr>
          <w:rFonts w:hint="eastAsia" w:ascii="宋体" w:hAnsi="宋体"/>
          <w:sz w:val="21"/>
          <w:szCs w:val="21"/>
          <w:highlight w:val="none"/>
        </w:rPr>
        <w:t>附：省级以上监狱管理局、戒毒管理局（含新疆生产建设兵团）出具的监狱企业证明文件。</w:t>
      </w:r>
      <w:bookmarkEnd w:id="65"/>
    </w:p>
    <w:p w14:paraId="260723DC">
      <w:pPr>
        <w:pStyle w:val="3"/>
        <w:jc w:val="center"/>
        <w:rPr>
          <w:rFonts w:ascii="黑体" w:eastAsia="黑体"/>
          <w:b w:val="0"/>
          <w:sz w:val="24"/>
          <w:szCs w:val="24"/>
          <w:highlight w:val="none"/>
        </w:rPr>
      </w:pPr>
      <w:bookmarkStart w:id="69" w:name="_Hlk72259976"/>
      <w:r>
        <w:rPr>
          <w:rFonts w:hint="eastAsia" w:ascii="黑体" w:eastAsia="黑体"/>
          <w:b w:val="0"/>
          <w:sz w:val="24"/>
          <w:szCs w:val="24"/>
          <w:highlight w:val="none"/>
        </w:rPr>
        <w:t>四、项目详细报价</w:t>
      </w:r>
    </w:p>
    <w:p w14:paraId="73586258">
      <w:pPr>
        <w:tabs>
          <w:tab w:val="left" w:pos="720"/>
        </w:tabs>
        <w:ind w:firstLine="3132" w:firstLineChars="1300"/>
        <w:rPr>
          <w:b/>
          <w:sz w:val="24"/>
          <w:highlight w:val="none"/>
        </w:rPr>
      </w:pPr>
      <w:r>
        <w:rPr>
          <w:rFonts w:hint="eastAsia"/>
          <w:b/>
          <w:sz w:val="24"/>
          <w:highlight w:val="none"/>
        </w:rPr>
        <w:t>（一）分项报价表</w:t>
      </w:r>
    </w:p>
    <w:tbl>
      <w:tblPr>
        <w:tblStyle w:val="44"/>
        <w:tblW w:w="852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7"/>
        <w:gridCol w:w="1485"/>
        <w:gridCol w:w="1147"/>
        <w:gridCol w:w="703"/>
        <w:gridCol w:w="703"/>
        <w:gridCol w:w="612"/>
        <w:gridCol w:w="726"/>
        <w:gridCol w:w="462"/>
        <w:gridCol w:w="427"/>
        <w:gridCol w:w="571"/>
        <w:gridCol w:w="563"/>
        <w:gridCol w:w="703"/>
      </w:tblGrid>
      <w:tr w14:paraId="2F6CF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7" w:type="dxa"/>
            <w:vAlign w:val="center"/>
          </w:tcPr>
          <w:p w14:paraId="1F1763D5">
            <w:pPr>
              <w:jc w:val="center"/>
              <w:rPr>
                <w:rFonts w:ascii="Times New Roman" w:hAnsi="Times New Roman" w:eastAsia="宋体" w:cs="Times New Roman"/>
                <w:bCs/>
                <w:szCs w:val="21"/>
                <w:highlight w:val="none"/>
              </w:rPr>
            </w:pPr>
            <w:r>
              <w:rPr>
                <w:rFonts w:hint="eastAsia" w:ascii="Times New Roman" w:hAnsi="Times New Roman" w:eastAsia="宋体" w:cs="Times New Roman"/>
                <w:bCs/>
                <w:szCs w:val="21"/>
                <w:highlight w:val="none"/>
              </w:rPr>
              <w:t>序号</w:t>
            </w:r>
          </w:p>
        </w:tc>
        <w:tc>
          <w:tcPr>
            <w:tcW w:w="1485" w:type="dxa"/>
            <w:vAlign w:val="center"/>
          </w:tcPr>
          <w:p w14:paraId="305CA9C5">
            <w:pPr>
              <w:jc w:val="center"/>
              <w:rPr>
                <w:rFonts w:ascii="Times New Roman" w:hAnsi="Times New Roman" w:eastAsia="宋体" w:cs="Times New Roman"/>
                <w:bCs/>
                <w:szCs w:val="21"/>
                <w:highlight w:val="none"/>
              </w:rPr>
            </w:pPr>
            <w:r>
              <w:rPr>
                <w:rFonts w:hint="eastAsia" w:ascii="Times New Roman" w:hAnsi="Times New Roman" w:eastAsia="宋体" w:cs="Times New Roman"/>
                <w:szCs w:val="21"/>
                <w:highlight w:val="none"/>
              </w:rPr>
              <w:t>采购计划编号</w:t>
            </w:r>
          </w:p>
        </w:tc>
        <w:tc>
          <w:tcPr>
            <w:tcW w:w="1147" w:type="dxa"/>
            <w:vAlign w:val="center"/>
          </w:tcPr>
          <w:p w14:paraId="02D5A07E">
            <w:pPr>
              <w:jc w:val="center"/>
              <w:rPr>
                <w:rFonts w:ascii="Times New Roman" w:hAnsi="Times New Roman" w:eastAsia="宋体" w:cs="Times New Roman"/>
                <w:bCs/>
                <w:szCs w:val="21"/>
                <w:highlight w:val="none"/>
              </w:rPr>
            </w:pPr>
            <w:r>
              <w:rPr>
                <w:rFonts w:hint="eastAsia" w:ascii="Times New Roman" w:hAnsi="Times New Roman" w:eastAsia="宋体" w:cs="Times New Roman"/>
                <w:bCs/>
                <w:szCs w:val="21"/>
                <w:highlight w:val="none"/>
              </w:rPr>
              <w:t>货物名称</w:t>
            </w:r>
          </w:p>
        </w:tc>
        <w:tc>
          <w:tcPr>
            <w:tcW w:w="703" w:type="dxa"/>
            <w:vAlign w:val="center"/>
          </w:tcPr>
          <w:p w14:paraId="4CEA47B7">
            <w:pPr>
              <w:jc w:val="center"/>
              <w:rPr>
                <w:rFonts w:hint="eastAsia" w:ascii="Times New Roman" w:hAnsi="Times New Roman" w:eastAsia="宋体" w:cs="Times New Roman"/>
                <w:bCs/>
                <w:szCs w:val="21"/>
                <w:highlight w:val="none"/>
              </w:rPr>
            </w:pPr>
            <w:r>
              <w:rPr>
                <w:rFonts w:hint="eastAsia" w:ascii="Times New Roman" w:hAnsi="Times New Roman" w:eastAsia="宋体" w:cs="Times New Roman"/>
                <w:szCs w:val="21"/>
                <w:highlight w:val="none"/>
              </w:rPr>
              <w:t>品牌</w:t>
            </w:r>
          </w:p>
        </w:tc>
        <w:tc>
          <w:tcPr>
            <w:tcW w:w="703" w:type="dxa"/>
            <w:vAlign w:val="center"/>
          </w:tcPr>
          <w:p w14:paraId="60DACD71">
            <w:pPr>
              <w:jc w:val="center"/>
              <w:rPr>
                <w:rFonts w:ascii="Times New Roman" w:hAnsi="Times New Roman" w:eastAsia="宋体" w:cs="Times New Roman"/>
                <w:bCs/>
                <w:szCs w:val="21"/>
                <w:highlight w:val="none"/>
              </w:rPr>
            </w:pPr>
            <w:r>
              <w:rPr>
                <w:rFonts w:hint="eastAsia" w:ascii="Times New Roman" w:hAnsi="Times New Roman" w:eastAsia="宋体" w:cs="Times New Roman"/>
                <w:szCs w:val="21"/>
                <w:highlight w:val="none"/>
              </w:rPr>
              <w:t>规格/型号</w:t>
            </w:r>
          </w:p>
        </w:tc>
        <w:tc>
          <w:tcPr>
            <w:tcW w:w="612" w:type="dxa"/>
            <w:vAlign w:val="center"/>
          </w:tcPr>
          <w:p w14:paraId="19FD2F33">
            <w:pPr>
              <w:jc w:val="center"/>
              <w:rPr>
                <w:rFonts w:ascii="Times New Roman" w:hAnsi="Times New Roman" w:eastAsia="宋体" w:cs="Times New Roman"/>
                <w:bCs/>
                <w:szCs w:val="21"/>
                <w:highlight w:val="none"/>
              </w:rPr>
            </w:pPr>
            <w:r>
              <w:rPr>
                <w:rFonts w:hint="eastAsia" w:ascii="Times New Roman" w:hAnsi="Times New Roman" w:eastAsia="宋体" w:cs="Times New Roman"/>
                <w:b/>
                <w:color w:val="FF0000"/>
                <w:szCs w:val="21"/>
                <w:highlight w:val="none"/>
              </w:rPr>
              <w:t>原产地</w:t>
            </w:r>
          </w:p>
        </w:tc>
        <w:tc>
          <w:tcPr>
            <w:tcW w:w="726" w:type="dxa"/>
            <w:vAlign w:val="center"/>
          </w:tcPr>
          <w:p w14:paraId="68094203">
            <w:pPr>
              <w:jc w:val="center"/>
              <w:rPr>
                <w:rFonts w:ascii="Times New Roman" w:hAnsi="Times New Roman" w:eastAsia="宋体" w:cs="Times New Roman"/>
                <w:bCs/>
                <w:szCs w:val="21"/>
                <w:highlight w:val="none"/>
              </w:rPr>
            </w:pPr>
            <w:r>
              <w:rPr>
                <w:rFonts w:hint="eastAsia" w:ascii="Times New Roman" w:hAnsi="Times New Roman" w:eastAsia="宋体" w:cs="Times New Roman"/>
                <w:szCs w:val="21"/>
                <w:highlight w:val="none"/>
              </w:rPr>
              <w:t>制造商名称</w:t>
            </w:r>
          </w:p>
        </w:tc>
        <w:tc>
          <w:tcPr>
            <w:tcW w:w="462" w:type="dxa"/>
            <w:vAlign w:val="center"/>
          </w:tcPr>
          <w:p w14:paraId="178B8370">
            <w:pPr>
              <w:jc w:val="center"/>
              <w:rPr>
                <w:rFonts w:ascii="Times New Roman" w:hAnsi="Times New Roman" w:eastAsia="宋体" w:cs="Times New Roman"/>
                <w:bCs/>
                <w:szCs w:val="21"/>
                <w:highlight w:val="none"/>
              </w:rPr>
            </w:pPr>
            <w:r>
              <w:rPr>
                <w:rFonts w:hint="eastAsia" w:ascii="Times New Roman" w:hAnsi="Times New Roman" w:eastAsia="宋体" w:cs="Times New Roman"/>
                <w:bCs/>
                <w:szCs w:val="21"/>
                <w:highlight w:val="none"/>
              </w:rPr>
              <w:t>数量</w:t>
            </w:r>
          </w:p>
        </w:tc>
        <w:tc>
          <w:tcPr>
            <w:tcW w:w="427" w:type="dxa"/>
            <w:vAlign w:val="center"/>
          </w:tcPr>
          <w:p w14:paraId="54937F20">
            <w:pPr>
              <w:jc w:val="center"/>
              <w:rPr>
                <w:rFonts w:ascii="Times New Roman" w:hAnsi="Times New Roman" w:eastAsia="宋体" w:cs="Times New Roman"/>
                <w:bCs/>
                <w:szCs w:val="21"/>
                <w:highlight w:val="none"/>
              </w:rPr>
            </w:pPr>
            <w:r>
              <w:rPr>
                <w:rFonts w:hint="eastAsia" w:ascii="Times New Roman" w:hAnsi="Times New Roman" w:eastAsia="宋体" w:cs="Times New Roman"/>
                <w:bCs/>
                <w:szCs w:val="21"/>
                <w:highlight w:val="none"/>
              </w:rPr>
              <w:t>单位</w:t>
            </w:r>
          </w:p>
        </w:tc>
        <w:tc>
          <w:tcPr>
            <w:tcW w:w="571" w:type="dxa"/>
            <w:vAlign w:val="center"/>
          </w:tcPr>
          <w:p w14:paraId="27FEB2AC">
            <w:pPr>
              <w:jc w:val="center"/>
              <w:rPr>
                <w:rFonts w:ascii="Times New Roman" w:hAnsi="Times New Roman" w:eastAsia="宋体" w:cs="Times New Roman"/>
                <w:bCs/>
                <w:szCs w:val="21"/>
                <w:highlight w:val="none"/>
              </w:rPr>
            </w:pPr>
            <w:r>
              <w:rPr>
                <w:rFonts w:hint="eastAsia" w:ascii="Times New Roman" w:hAnsi="Times New Roman" w:eastAsia="宋体" w:cs="Times New Roman"/>
                <w:szCs w:val="21"/>
                <w:highlight w:val="none"/>
              </w:rPr>
              <w:t>单价(元)</w:t>
            </w:r>
          </w:p>
        </w:tc>
        <w:tc>
          <w:tcPr>
            <w:tcW w:w="563" w:type="dxa"/>
            <w:vAlign w:val="center"/>
          </w:tcPr>
          <w:p w14:paraId="71D046A4">
            <w:pPr>
              <w:jc w:val="center"/>
              <w:rPr>
                <w:rFonts w:ascii="Times New Roman" w:hAnsi="Times New Roman" w:eastAsia="宋体" w:cs="Times New Roman"/>
                <w:bCs/>
                <w:szCs w:val="21"/>
                <w:highlight w:val="none"/>
              </w:rPr>
            </w:pPr>
            <w:r>
              <w:rPr>
                <w:rFonts w:hint="eastAsia" w:ascii="Times New Roman" w:hAnsi="Times New Roman" w:eastAsia="宋体" w:cs="Times New Roman"/>
                <w:szCs w:val="21"/>
                <w:highlight w:val="none"/>
              </w:rPr>
              <w:t>合价(元)</w:t>
            </w:r>
          </w:p>
        </w:tc>
        <w:tc>
          <w:tcPr>
            <w:tcW w:w="703" w:type="dxa"/>
            <w:vAlign w:val="center"/>
          </w:tcPr>
          <w:p w14:paraId="14C6EC85">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预算金额（元）</w:t>
            </w:r>
          </w:p>
        </w:tc>
      </w:tr>
      <w:tr w14:paraId="4D27D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7" w:type="dxa"/>
            <w:vAlign w:val="center"/>
          </w:tcPr>
          <w:p w14:paraId="66EBB823">
            <w:pPr>
              <w:jc w:val="center"/>
              <w:rPr>
                <w:rFonts w:ascii="Times New Roman" w:hAnsi="Times New Roman" w:eastAsia="宋体" w:cs="Times New Roman"/>
                <w:bCs/>
                <w:szCs w:val="21"/>
                <w:highlight w:val="none"/>
              </w:rPr>
            </w:pPr>
            <w:r>
              <w:rPr>
                <w:rFonts w:hint="eastAsia" w:ascii="Times New Roman" w:hAnsi="Times New Roman" w:eastAsia="宋体" w:cs="Times New Roman"/>
                <w:bCs/>
                <w:szCs w:val="21"/>
                <w:highlight w:val="none"/>
              </w:rPr>
              <w:t>1</w:t>
            </w:r>
          </w:p>
        </w:tc>
        <w:tc>
          <w:tcPr>
            <w:tcW w:w="1485" w:type="dxa"/>
            <w:vMerge w:val="restart"/>
            <w:vAlign w:val="center"/>
          </w:tcPr>
          <w:p w14:paraId="5AF85991">
            <w:pPr>
              <w:jc w:val="center"/>
              <w:rPr>
                <w:rFonts w:ascii="Times New Roman" w:hAnsi="Times New Roman" w:eastAsia="宋体" w:cs="Times New Roman"/>
                <w:bCs/>
                <w:szCs w:val="21"/>
                <w:highlight w:val="none"/>
              </w:rPr>
            </w:pPr>
            <w:r>
              <w:rPr>
                <w:rFonts w:hint="eastAsia" w:ascii="Times New Roman" w:hAnsi="Times New Roman" w:eastAsia="宋体" w:cs="Times New Roman"/>
                <w:bCs/>
                <w:szCs w:val="21"/>
                <w:highlight w:val="none"/>
              </w:rPr>
              <w:t>PLAN-2021</w:t>
            </w:r>
            <w:r>
              <w:rPr>
                <w:rFonts w:ascii="Times New Roman" w:hAnsi="Times New Roman" w:eastAsia="宋体" w:cs="Times New Roman"/>
                <w:bCs/>
                <w:szCs w:val="21"/>
                <w:highlight w:val="none"/>
              </w:rPr>
              <w:t>***</w:t>
            </w:r>
          </w:p>
        </w:tc>
        <w:tc>
          <w:tcPr>
            <w:tcW w:w="1147" w:type="dxa"/>
            <w:vAlign w:val="center"/>
          </w:tcPr>
          <w:p w14:paraId="64B2F147">
            <w:pPr>
              <w:jc w:val="center"/>
              <w:rPr>
                <w:rFonts w:ascii="Times New Roman" w:hAnsi="Times New Roman" w:eastAsia="宋体" w:cs="Times New Roman"/>
                <w:bCs/>
                <w:szCs w:val="21"/>
                <w:highlight w:val="none"/>
              </w:rPr>
            </w:pPr>
            <w:r>
              <w:rPr>
                <w:rFonts w:hint="eastAsia" w:ascii="Times New Roman" w:hAnsi="Times New Roman" w:eastAsia="宋体" w:cs="Times New Roman"/>
                <w:bCs/>
                <w:szCs w:val="21"/>
                <w:highlight w:val="none"/>
              </w:rPr>
              <w:t>*</w:t>
            </w:r>
            <w:r>
              <w:rPr>
                <w:rFonts w:ascii="Times New Roman" w:hAnsi="Times New Roman" w:eastAsia="宋体" w:cs="Times New Roman"/>
                <w:bCs/>
                <w:szCs w:val="21"/>
                <w:highlight w:val="none"/>
              </w:rPr>
              <w:t>**</w:t>
            </w:r>
            <w:r>
              <w:rPr>
                <w:rFonts w:hint="eastAsia" w:ascii="Times New Roman" w:hAnsi="Times New Roman" w:eastAsia="宋体" w:cs="Times New Roman"/>
                <w:bCs/>
                <w:szCs w:val="21"/>
                <w:highlight w:val="none"/>
              </w:rPr>
              <w:t>（填写相关内容）</w:t>
            </w:r>
          </w:p>
        </w:tc>
        <w:tc>
          <w:tcPr>
            <w:tcW w:w="703" w:type="dxa"/>
            <w:vAlign w:val="center"/>
          </w:tcPr>
          <w:p w14:paraId="5E0CA385">
            <w:pPr>
              <w:jc w:val="center"/>
              <w:rPr>
                <w:rFonts w:hint="eastAsia" w:ascii="Times New Roman" w:hAnsi="Times New Roman" w:eastAsia="宋体" w:cs="Times New Roman"/>
                <w:bCs/>
                <w:szCs w:val="21"/>
                <w:highlight w:val="none"/>
              </w:rPr>
            </w:pPr>
          </w:p>
        </w:tc>
        <w:tc>
          <w:tcPr>
            <w:tcW w:w="703" w:type="dxa"/>
            <w:vAlign w:val="center"/>
          </w:tcPr>
          <w:p w14:paraId="01E83800">
            <w:pPr>
              <w:jc w:val="center"/>
              <w:rPr>
                <w:rFonts w:ascii="Times New Roman" w:hAnsi="Times New Roman" w:eastAsia="宋体" w:cs="Times New Roman"/>
                <w:bCs/>
                <w:szCs w:val="21"/>
                <w:highlight w:val="none"/>
              </w:rPr>
            </w:pPr>
          </w:p>
        </w:tc>
        <w:tc>
          <w:tcPr>
            <w:tcW w:w="612" w:type="dxa"/>
            <w:vAlign w:val="center"/>
          </w:tcPr>
          <w:p w14:paraId="0DFC3593">
            <w:pPr>
              <w:jc w:val="center"/>
              <w:rPr>
                <w:rFonts w:ascii="Times New Roman" w:hAnsi="Times New Roman" w:eastAsia="宋体" w:cs="Times New Roman"/>
                <w:bCs/>
                <w:szCs w:val="21"/>
                <w:highlight w:val="none"/>
              </w:rPr>
            </w:pPr>
          </w:p>
        </w:tc>
        <w:tc>
          <w:tcPr>
            <w:tcW w:w="726" w:type="dxa"/>
            <w:vAlign w:val="center"/>
          </w:tcPr>
          <w:p w14:paraId="595D534A">
            <w:pPr>
              <w:jc w:val="center"/>
              <w:rPr>
                <w:rFonts w:ascii="Times New Roman" w:hAnsi="Times New Roman" w:eastAsia="宋体" w:cs="Times New Roman"/>
                <w:bCs/>
                <w:szCs w:val="21"/>
                <w:highlight w:val="none"/>
              </w:rPr>
            </w:pPr>
          </w:p>
        </w:tc>
        <w:tc>
          <w:tcPr>
            <w:tcW w:w="462" w:type="dxa"/>
            <w:vAlign w:val="center"/>
          </w:tcPr>
          <w:p w14:paraId="12BACE75">
            <w:pPr>
              <w:jc w:val="center"/>
              <w:rPr>
                <w:rFonts w:ascii="Times New Roman" w:hAnsi="Times New Roman" w:eastAsia="宋体" w:cs="Times New Roman"/>
                <w:bCs/>
                <w:szCs w:val="21"/>
                <w:highlight w:val="none"/>
              </w:rPr>
            </w:pPr>
            <w:r>
              <w:rPr>
                <w:rFonts w:hint="eastAsia" w:ascii="Times New Roman" w:hAnsi="Times New Roman" w:eastAsia="宋体" w:cs="Times New Roman"/>
                <w:bCs/>
                <w:szCs w:val="21"/>
                <w:highlight w:val="none"/>
              </w:rPr>
              <w:t>*</w:t>
            </w:r>
          </w:p>
        </w:tc>
        <w:tc>
          <w:tcPr>
            <w:tcW w:w="427" w:type="dxa"/>
            <w:vAlign w:val="center"/>
          </w:tcPr>
          <w:p w14:paraId="6330F597">
            <w:pPr>
              <w:jc w:val="center"/>
              <w:rPr>
                <w:rFonts w:ascii="Times New Roman" w:hAnsi="Times New Roman" w:eastAsia="宋体" w:cs="Times New Roman"/>
                <w:bCs/>
                <w:szCs w:val="21"/>
                <w:highlight w:val="none"/>
              </w:rPr>
            </w:pPr>
            <w:r>
              <w:rPr>
                <w:rFonts w:hint="eastAsia" w:ascii="Times New Roman" w:hAnsi="Times New Roman" w:eastAsia="宋体" w:cs="Times New Roman"/>
                <w:bCs/>
                <w:szCs w:val="21"/>
                <w:highlight w:val="none"/>
              </w:rPr>
              <w:t>*</w:t>
            </w:r>
          </w:p>
        </w:tc>
        <w:tc>
          <w:tcPr>
            <w:tcW w:w="571" w:type="dxa"/>
            <w:vAlign w:val="center"/>
          </w:tcPr>
          <w:p w14:paraId="3F56376A">
            <w:pPr>
              <w:jc w:val="center"/>
              <w:rPr>
                <w:rFonts w:ascii="Times New Roman" w:hAnsi="Times New Roman" w:eastAsia="宋体" w:cs="Times New Roman"/>
                <w:bCs/>
                <w:szCs w:val="21"/>
                <w:highlight w:val="none"/>
              </w:rPr>
            </w:pPr>
          </w:p>
        </w:tc>
        <w:tc>
          <w:tcPr>
            <w:tcW w:w="563" w:type="dxa"/>
            <w:vAlign w:val="center"/>
          </w:tcPr>
          <w:p w14:paraId="1DFA1869">
            <w:pPr>
              <w:jc w:val="center"/>
              <w:rPr>
                <w:rFonts w:ascii="Times New Roman" w:hAnsi="Times New Roman" w:eastAsia="宋体" w:cs="Times New Roman"/>
                <w:bCs/>
                <w:szCs w:val="21"/>
                <w:highlight w:val="none"/>
              </w:rPr>
            </w:pPr>
          </w:p>
        </w:tc>
        <w:tc>
          <w:tcPr>
            <w:tcW w:w="703" w:type="dxa"/>
            <w:vMerge w:val="restart"/>
            <w:vAlign w:val="center"/>
          </w:tcPr>
          <w:p w14:paraId="701F70C1">
            <w:pPr>
              <w:jc w:val="center"/>
              <w:rPr>
                <w:rFonts w:ascii="Times New Roman" w:hAnsi="Times New Roman" w:eastAsia="宋体" w:cs="Times New Roman"/>
                <w:b/>
                <w:bCs/>
                <w:szCs w:val="21"/>
                <w:highlight w:val="none"/>
              </w:rPr>
            </w:pPr>
            <w:r>
              <w:rPr>
                <w:rFonts w:ascii="Times New Roman" w:hAnsi="Times New Roman" w:eastAsia="宋体" w:cs="Times New Roman"/>
                <w:bCs/>
                <w:szCs w:val="21"/>
                <w:highlight w:val="none"/>
              </w:rPr>
              <w:t>******</w:t>
            </w:r>
          </w:p>
        </w:tc>
      </w:tr>
      <w:tr w14:paraId="7A461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7" w:type="dxa"/>
            <w:vAlign w:val="center"/>
          </w:tcPr>
          <w:p w14:paraId="498DD3FB">
            <w:pPr>
              <w:jc w:val="center"/>
              <w:rPr>
                <w:rFonts w:ascii="Times New Roman" w:hAnsi="Times New Roman" w:eastAsia="宋体" w:cs="Times New Roman"/>
                <w:bCs/>
                <w:szCs w:val="21"/>
                <w:highlight w:val="none"/>
              </w:rPr>
            </w:pPr>
            <w:r>
              <w:rPr>
                <w:rFonts w:hint="eastAsia" w:ascii="Times New Roman" w:hAnsi="Times New Roman" w:eastAsia="宋体" w:cs="Times New Roman"/>
                <w:bCs/>
                <w:szCs w:val="21"/>
                <w:highlight w:val="none"/>
              </w:rPr>
              <w:t>2</w:t>
            </w:r>
          </w:p>
        </w:tc>
        <w:tc>
          <w:tcPr>
            <w:tcW w:w="1485" w:type="dxa"/>
            <w:vMerge w:val="continue"/>
            <w:vAlign w:val="center"/>
          </w:tcPr>
          <w:p w14:paraId="6F3087B1">
            <w:pPr>
              <w:jc w:val="center"/>
              <w:rPr>
                <w:rFonts w:ascii="Times New Roman" w:hAnsi="Times New Roman" w:eastAsia="宋体" w:cs="Times New Roman"/>
                <w:bCs/>
                <w:szCs w:val="21"/>
                <w:highlight w:val="none"/>
              </w:rPr>
            </w:pPr>
          </w:p>
        </w:tc>
        <w:tc>
          <w:tcPr>
            <w:tcW w:w="1147" w:type="dxa"/>
            <w:vAlign w:val="center"/>
          </w:tcPr>
          <w:p w14:paraId="1562C7EB">
            <w:pPr>
              <w:jc w:val="center"/>
              <w:rPr>
                <w:rFonts w:ascii="Times New Roman" w:hAnsi="Times New Roman" w:eastAsia="宋体" w:cs="Times New Roman"/>
                <w:bCs/>
                <w:szCs w:val="21"/>
                <w:highlight w:val="none"/>
              </w:rPr>
            </w:pPr>
            <w:r>
              <w:rPr>
                <w:rFonts w:hint="eastAsia" w:ascii="Times New Roman" w:hAnsi="Times New Roman" w:eastAsia="宋体" w:cs="Times New Roman"/>
                <w:bCs/>
                <w:szCs w:val="21"/>
                <w:highlight w:val="none"/>
              </w:rPr>
              <w:t>*</w:t>
            </w:r>
            <w:r>
              <w:rPr>
                <w:rFonts w:ascii="Times New Roman" w:hAnsi="Times New Roman" w:eastAsia="宋体" w:cs="Times New Roman"/>
                <w:bCs/>
                <w:szCs w:val="21"/>
                <w:highlight w:val="none"/>
              </w:rPr>
              <w:t>**</w:t>
            </w:r>
          </w:p>
        </w:tc>
        <w:tc>
          <w:tcPr>
            <w:tcW w:w="703" w:type="dxa"/>
            <w:vAlign w:val="center"/>
          </w:tcPr>
          <w:p w14:paraId="6D81D2F0">
            <w:pPr>
              <w:jc w:val="center"/>
              <w:rPr>
                <w:rFonts w:hint="eastAsia" w:ascii="Times New Roman" w:hAnsi="Times New Roman" w:eastAsia="宋体" w:cs="Times New Roman"/>
                <w:bCs/>
                <w:szCs w:val="21"/>
                <w:highlight w:val="none"/>
              </w:rPr>
            </w:pPr>
          </w:p>
        </w:tc>
        <w:tc>
          <w:tcPr>
            <w:tcW w:w="703" w:type="dxa"/>
            <w:vAlign w:val="center"/>
          </w:tcPr>
          <w:p w14:paraId="25FA21B0">
            <w:pPr>
              <w:jc w:val="center"/>
              <w:rPr>
                <w:rFonts w:ascii="Times New Roman" w:hAnsi="Times New Roman" w:eastAsia="宋体" w:cs="Times New Roman"/>
                <w:bCs/>
                <w:szCs w:val="21"/>
                <w:highlight w:val="none"/>
              </w:rPr>
            </w:pPr>
          </w:p>
        </w:tc>
        <w:tc>
          <w:tcPr>
            <w:tcW w:w="612" w:type="dxa"/>
            <w:vAlign w:val="center"/>
          </w:tcPr>
          <w:p w14:paraId="47DB236F">
            <w:pPr>
              <w:jc w:val="center"/>
              <w:rPr>
                <w:rFonts w:ascii="Times New Roman" w:hAnsi="Times New Roman" w:eastAsia="宋体" w:cs="Times New Roman"/>
                <w:bCs/>
                <w:szCs w:val="21"/>
                <w:highlight w:val="none"/>
              </w:rPr>
            </w:pPr>
          </w:p>
        </w:tc>
        <w:tc>
          <w:tcPr>
            <w:tcW w:w="726" w:type="dxa"/>
            <w:vAlign w:val="center"/>
          </w:tcPr>
          <w:p w14:paraId="3E8594E1">
            <w:pPr>
              <w:jc w:val="center"/>
              <w:rPr>
                <w:rFonts w:ascii="Times New Roman" w:hAnsi="Times New Roman" w:eastAsia="宋体" w:cs="Times New Roman"/>
                <w:bCs/>
                <w:szCs w:val="21"/>
                <w:highlight w:val="none"/>
              </w:rPr>
            </w:pPr>
          </w:p>
        </w:tc>
        <w:tc>
          <w:tcPr>
            <w:tcW w:w="462" w:type="dxa"/>
            <w:vAlign w:val="center"/>
          </w:tcPr>
          <w:p w14:paraId="285B5DF0">
            <w:pPr>
              <w:jc w:val="center"/>
              <w:rPr>
                <w:rFonts w:ascii="Times New Roman" w:hAnsi="Times New Roman" w:eastAsia="宋体" w:cs="Times New Roman"/>
                <w:bCs/>
                <w:szCs w:val="21"/>
                <w:highlight w:val="none"/>
              </w:rPr>
            </w:pPr>
            <w:r>
              <w:rPr>
                <w:rFonts w:hint="eastAsia" w:ascii="Times New Roman" w:hAnsi="Times New Roman" w:eastAsia="宋体" w:cs="Times New Roman"/>
                <w:bCs/>
                <w:szCs w:val="21"/>
                <w:highlight w:val="none"/>
              </w:rPr>
              <w:t>*</w:t>
            </w:r>
          </w:p>
        </w:tc>
        <w:tc>
          <w:tcPr>
            <w:tcW w:w="427" w:type="dxa"/>
            <w:vAlign w:val="center"/>
          </w:tcPr>
          <w:p w14:paraId="5FFC2E70">
            <w:pPr>
              <w:jc w:val="center"/>
              <w:rPr>
                <w:rFonts w:ascii="Times New Roman" w:hAnsi="Times New Roman" w:eastAsia="宋体" w:cs="Times New Roman"/>
                <w:bCs/>
                <w:szCs w:val="21"/>
                <w:highlight w:val="none"/>
              </w:rPr>
            </w:pPr>
            <w:r>
              <w:rPr>
                <w:rFonts w:hint="eastAsia" w:ascii="Times New Roman" w:hAnsi="Times New Roman" w:eastAsia="宋体" w:cs="Times New Roman"/>
                <w:bCs/>
                <w:szCs w:val="21"/>
                <w:highlight w:val="none"/>
              </w:rPr>
              <w:t>*</w:t>
            </w:r>
          </w:p>
        </w:tc>
        <w:tc>
          <w:tcPr>
            <w:tcW w:w="571" w:type="dxa"/>
            <w:vAlign w:val="center"/>
          </w:tcPr>
          <w:p w14:paraId="1D63FE13">
            <w:pPr>
              <w:jc w:val="center"/>
              <w:rPr>
                <w:rFonts w:ascii="Times New Roman" w:hAnsi="Times New Roman" w:eastAsia="宋体" w:cs="Times New Roman"/>
                <w:bCs/>
                <w:szCs w:val="21"/>
                <w:highlight w:val="none"/>
              </w:rPr>
            </w:pPr>
          </w:p>
        </w:tc>
        <w:tc>
          <w:tcPr>
            <w:tcW w:w="563" w:type="dxa"/>
            <w:vAlign w:val="center"/>
          </w:tcPr>
          <w:p w14:paraId="3498D0F5">
            <w:pPr>
              <w:jc w:val="center"/>
              <w:rPr>
                <w:rFonts w:ascii="Times New Roman" w:hAnsi="Times New Roman" w:eastAsia="宋体" w:cs="Times New Roman"/>
                <w:bCs/>
                <w:szCs w:val="21"/>
                <w:highlight w:val="none"/>
              </w:rPr>
            </w:pPr>
          </w:p>
        </w:tc>
        <w:tc>
          <w:tcPr>
            <w:tcW w:w="703" w:type="dxa"/>
            <w:vMerge w:val="continue"/>
            <w:vAlign w:val="center"/>
          </w:tcPr>
          <w:p w14:paraId="49975DBA">
            <w:pPr>
              <w:jc w:val="center"/>
              <w:rPr>
                <w:rFonts w:ascii="Times New Roman" w:hAnsi="Times New Roman" w:eastAsia="宋体" w:cs="Times New Roman"/>
                <w:b/>
                <w:bCs/>
                <w:color w:val="FF0000"/>
                <w:szCs w:val="21"/>
                <w:highlight w:val="none"/>
              </w:rPr>
            </w:pPr>
          </w:p>
        </w:tc>
      </w:tr>
      <w:tr w14:paraId="5F215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7" w:type="dxa"/>
            <w:vAlign w:val="center"/>
          </w:tcPr>
          <w:p w14:paraId="5E3C61D5">
            <w:pPr>
              <w:jc w:val="center"/>
              <w:rPr>
                <w:rFonts w:ascii="Times New Roman" w:hAnsi="Times New Roman" w:eastAsia="宋体" w:cs="Times New Roman"/>
                <w:bCs/>
                <w:szCs w:val="21"/>
                <w:highlight w:val="none"/>
              </w:rPr>
            </w:pPr>
            <w:r>
              <w:rPr>
                <w:rFonts w:hint="eastAsia" w:ascii="Times New Roman" w:hAnsi="Times New Roman" w:eastAsia="宋体" w:cs="Times New Roman"/>
                <w:bCs/>
                <w:szCs w:val="21"/>
                <w:highlight w:val="none"/>
              </w:rPr>
              <w:t>3</w:t>
            </w:r>
          </w:p>
        </w:tc>
        <w:tc>
          <w:tcPr>
            <w:tcW w:w="1485" w:type="dxa"/>
            <w:vMerge w:val="continue"/>
            <w:vAlign w:val="center"/>
          </w:tcPr>
          <w:p w14:paraId="0173D27A">
            <w:pPr>
              <w:jc w:val="center"/>
              <w:rPr>
                <w:rFonts w:ascii="Times New Roman" w:hAnsi="Times New Roman" w:eastAsia="宋体" w:cs="Times New Roman"/>
                <w:bCs/>
                <w:szCs w:val="21"/>
                <w:highlight w:val="none"/>
              </w:rPr>
            </w:pPr>
          </w:p>
        </w:tc>
        <w:tc>
          <w:tcPr>
            <w:tcW w:w="1147" w:type="dxa"/>
            <w:vAlign w:val="center"/>
          </w:tcPr>
          <w:p w14:paraId="7C588771">
            <w:pPr>
              <w:jc w:val="center"/>
              <w:rPr>
                <w:rFonts w:ascii="Times New Roman" w:hAnsi="Times New Roman" w:eastAsia="宋体" w:cs="Times New Roman"/>
                <w:bCs/>
                <w:szCs w:val="21"/>
                <w:highlight w:val="none"/>
              </w:rPr>
            </w:pPr>
            <w:r>
              <w:rPr>
                <w:rFonts w:hint="eastAsia" w:ascii="Times New Roman" w:hAnsi="Times New Roman" w:eastAsia="宋体" w:cs="Times New Roman"/>
                <w:bCs/>
                <w:szCs w:val="21"/>
                <w:highlight w:val="none"/>
              </w:rPr>
              <w:t>*</w:t>
            </w:r>
            <w:r>
              <w:rPr>
                <w:rFonts w:ascii="Times New Roman" w:hAnsi="Times New Roman" w:eastAsia="宋体" w:cs="Times New Roman"/>
                <w:bCs/>
                <w:szCs w:val="21"/>
                <w:highlight w:val="none"/>
              </w:rPr>
              <w:t>**</w:t>
            </w:r>
          </w:p>
        </w:tc>
        <w:tc>
          <w:tcPr>
            <w:tcW w:w="703" w:type="dxa"/>
            <w:vAlign w:val="center"/>
          </w:tcPr>
          <w:p w14:paraId="07C89337">
            <w:pPr>
              <w:jc w:val="center"/>
              <w:rPr>
                <w:rFonts w:hint="eastAsia" w:ascii="Times New Roman" w:hAnsi="Times New Roman" w:eastAsia="宋体" w:cs="Times New Roman"/>
                <w:bCs/>
                <w:szCs w:val="21"/>
                <w:highlight w:val="none"/>
              </w:rPr>
            </w:pPr>
          </w:p>
        </w:tc>
        <w:tc>
          <w:tcPr>
            <w:tcW w:w="703" w:type="dxa"/>
            <w:vAlign w:val="center"/>
          </w:tcPr>
          <w:p w14:paraId="3CB4AB2A">
            <w:pPr>
              <w:jc w:val="center"/>
              <w:rPr>
                <w:rFonts w:ascii="Times New Roman" w:hAnsi="Times New Roman" w:eastAsia="宋体" w:cs="Times New Roman"/>
                <w:bCs/>
                <w:szCs w:val="21"/>
                <w:highlight w:val="none"/>
              </w:rPr>
            </w:pPr>
          </w:p>
        </w:tc>
        <w:tc>
          <w:tcPr>
            <w:tcW w:w="612" w:type="dxa"/>
            <w:vAlign w:val="center"/>
          </w:tcPr>
          <w:p w14:paraId="713A8050">
            <w:pPr>
              <w:jc w:val="center"/>
              <w:rPr>
                <w:rFonts w:ascii="Times New Roman" w:hAnsi="Times New Roman" w:eastAsia="宋体" w:cs="Times New Roman"/>
                <w:bCs/>
                <w:szCs w:val="21"/>
                <w:highlight w:val="none"/>
              </w:rPr>
            </w:pPr>
          </w:p>
        </w:tc>
        <w:tc>
          <w:tcPr>
            <w:tcW w:w="726" w:type="dxa"/>
            <w:vAlign w:val="center"/>
          </w:tcPr>
          <w:p w14:paraId="621D87D5">
            <w:pPr>
              <w:jc w:val="center"/>
              <w:rPr>
                <w:rFonts w:ascii="Times New Roman" w:hAnsi="Times New Roman" w:eastAsia="宋体" w:cs="Times New Roman"/>
                <w:bCs/>
                <w:szCs w:val="21"/>
                <w:highlight w:val="none"/>
              </w:rPr>
            </w:pPr>
          </w:p>
        </w:tc>
        <w:tc>
          <w:tcPr>
            <w:tcW w:w="462" w:type="dxa"/>
            <w:vAlign w:val="center"/>
          </w:tcPr>
          <w:p w14:paraId="370BEA49">
            <w:pPr>
              <w:jc w:val="center"/>
              <w:rPr>
                <w:rFonts w:ascii="Times New Roman" w:hAnsi="Times New Roman" w:eastAsia="宋体" w:cs="Times New Roman"/>
                <w:bCs/>
                <w:szCs w:val="21"/>
                <w:highlight w:val="none"/>
              </w:rPr>
            </w:pPr>
            <w:r>
              <w:rPr>
                <w:rFonts w:hint="eastAsia" w:ascii="Times New Roman" w:hAnsi="Times New Roman" w:eastAsia="宋体" w:cs="Times New Roman"/>
                <w:bCs/>
                <w:szCs w:val="21"/>
                <w:highlight w:val="none"/>
              </w:rPr>
              <w:t>*</w:t>
            </w:r>
          </w:p>
        </w:tc>
        <w:tc>
          <w:tcPr>
            <w:tcW w:w="427" w:type="dxa"/>
            <w:vAlign w:val="center"/>
          </w:tcPr>
          <w:p w14:paraId="0278A658">
            <w:pPr>
              <w:jc w:val="center"/>
              <w:rPr>
                <w:rFonts w:ascii="Times New Roman" w:hAnsi="Times New Roman" w:eastAsia="宋体" w:cs="Times New Roman"/>
                <w:bCs/>
                <w:szCs w:val="21"/>
                <w:highlight w:val="none"/>
              </w:rPr>
            </w:pPr>
            <w:r>
              <w:rPr>
                <w:rFonts w:hint="eastAsia" w:ascii="Times New Roman" w:hAnsi="Times New Roman" w:eastAsia="宋体" w:cs="Times New Roman"/>
                <w:bCs/>
                <w:szCs w:val="21"/>
                <w:highlight w:val="none"/>
              </w:rPr>
              <w:t>*</w:t>
            </w:r>
          </w:p>
        </w:tc>
        <w:tc>
          <w:tcPr>
            <w:tcW w:w="571" w:type="dxa"/>
            <w:vAlign w:val="center"/>
          </w:tcPr>
          <w:p w14:paraId="4DEFEFFB">
            <w:pPr>
              <w:jc w:val="center"/>
              <w:rPr>
                <w:rFonts w:ascii="Times New Roman" w:hAnsi="Times New Roman" w:eastAsia="宋体" w:cs="Times New Roman"/>
                <w:bCs/>
                <w:szCs w:val="21"/>
                <w:highlight w:val="none"/>
              </w:rPr>
            </w:pPr>
          </w:p>
        </w:tc>
        <w:tc>
          <w:tcPr>
            <w:tcW w:w="563" w:type="dxa"/>
            <w:vAlign w:val="center"/>
          </w:tcPr>
          <w:p w14:paraId="28444530">
            <w:pPr>
              <w:jc w:val="center"/>
              <w:rPr>
                <w:rFonts w:ascii="Times New Roman" w:hAnsi="Times New Roman" w:eastAsia="宋体" w:cs="Times New Roman"/>
                <w:bCs/>
                <w:szCs w:val="21"/>
                <w:highlight w:val="none"/>
              </w:rPr>
            </w:pPr>
          </w:p>
        </w:tc>
        <w:tc>
          <w:tcPr>
            <w:tcW w:w="703" w:type="dxa"/>
            <w:vMerge w:val="continue"/>
            <w:vAlign w:val="center"/>
          </w:tcPr>
          <w:p w14:paraId="2A4F9C2F">
            <w:pPr>
              <w:jc w:val="center"/>
              <w:rPr>
                <w:rFonts w:ascii="Times New Roman" w:hAnsi="Times New Roman" w:eastAsia="宋体" w:cs="Times New Roman"/>
                <w:b/>
                <w:bCs/>
                <w:szCs w:val="21"/>
                <w:highlight w:val="none"/>
              </w:rPr>
            </w:pPr>
          </w:p>
        </w:tc>
      </w:tr>
      <w:tr w14:paraId="0DF94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7" w:type="dxa"/>
            <w:vAlign w:val="center"/>
          </w:tcPr>
          <w:p w14:paraId="5BBDA325">
            <w:pPr>
              <w:jc w:val="center"/>
              <w:rPr>
                <w:rFonts w:ascii="Times New Roman" w:hAnsi="Times New Roman" w:eastAsia="宋体" w:cs="Times New Roman"/>
                <w:bCs/>
                <w:szCs w:val="21"/>
                <w:highlight w:val="none"/>
              </w:rPr>
            </w:pPr>
            <w:r>
              <w:rPr>
                <w:rFonts w:hint="eastAsia" w:ascii="Times New Roman" w:hAnsi="Times New Roman" w:eastAsia="宋体" w:cs="Times New Roman"/>
                <w:bCs/>
                <w:szCs w:val="21"/>
                <w:highlight w:val="none"/>
              </w:rPr>
              <w:t>4</w:t>
            </w:r>
          </w:p>
        </w:tc>
        <w:tc>
          <w:tcPr>
            <w:tcW w:w="1485" w:type="dxa"/>
            <w:vMerge w:val="continue"/>
            <w:vAlign w:val="center"/>
          </w:tcPr>
          <w:p w14:paraId="1395DDA0">
            <w:pPr>
              <w:jc w:val="center"/>
              <w:rPr>
                <w:rFonts w:ascii="Times New Roman" w:hAnsi="Times New Roman" w:eastAsia="宋体" w:cs="Times New Roman"/>
                <w:bCs/>
                <w:szCs w:val="21"/>
                <w:highlight w:val="none"/>
              </w:rPr>
            </w:pPr>
          </w:p>
        </w:tc>
        <w:tc>
          <w:tcPr>
            <w:tcW w:w="1147" w:type="dxa"/>
            <w:vAlign w:val="center"/>
          </w:tcPr>
          <w:p w14:paraId="64AA011C">
            <w:pPr>
              <w:jc w:val="center"/>
              <w:rPr>
                <w:rFonts w:ascii="Times New Roman" w:hAnsi="Times New Roman" w:eastAsia="宋体" w:cs="Times New Roman"/>
                <w:bCs/>
                <w:szCs w:val="21"/>
                <w:highlight w:val="none"/>
              </w:rPr>
            </w:pPr>
            <w:r>
              <w:rPr>
                <w:rFonts w:hint="eastAsia" w:ascii="Times New Roman" w:hAnsi="Times New Roman" w:eastAsia="宋体" w:cs="Times New Roman"/>
                <w:bCs/>
                <w:szCs w:val="21"/>
                <w:highlight w:val="none"/>
              </w:rPr>
              <w:t>*</w:t>
            </w:r>
            <w:r>
              <w:rPr>
                <w:rFonts w:ascii="Times New Roman" w:hAnsi="Times New Roman" w:eastAsia="宋体" w:cs="Times New Roman"/>
                <w:bCs/>
                <w:szCs w:val="21"/>
                <w:highlight w:val="none"/>
              </w:rPr>
              <w:t>**</w:t>
            </w:r>
          </w:p>
        </w:tc>
        <w:tc>
          <w:tcPr>
            <w:tcW w:w="703" w:type="dxa"/>
            <w:vAlign w:val="center"/>
          </w:tcPr>
          <w:p w14:paraId="7218581A">
            <w:pPr>
              <w:jc w:val="center"/>
              <w:rPr>
                <w:rFonts w:hint="eastAsia" w:ascii="Times New Roman" w:hAnsi="Times New Roman" w:eastAsia="宋体" w:cs="Times New Roman"/>
                <w:bCs/>
                <w:szCs w:val="21"/>
                <w:highlight w:val="none"/>
              </w:rPr>
            </w:pPr>
          </w:p>
        </w:tc>
        <w:tc>
          <w:tcPr>
            <w:tcW w:w="703" w:type="dxa"/>
            <w:vAlign w:val="center"/>
          </w:tcPr>
          <w:p w14:paraId="1EC35C6C">
            <w:pPr>
              <w:jc w:val="center"/>
              <w:rPr>
                <w:rFonts w:ascii="Times New Roman" w:hAnsi="Times New Roman" w:eastAsia="宋体" w:cs="Times New Roman"/>
                <w:bCs/>
                <w:szCs w:val="21"/>
                <w:highlight w:val="none"/>
              </w:rPr>
            </w:pPr>
          </w:p>
        </w:tc>
        <w:tc>
          <w:tcPr>
            <w:tcW w:w="612" w:type="dxa"/>
            <w:vAlign w:val="center"/>
          </w:tcPr>
          <w:p w14:paraId="23865507">
            <w:pPr>
              <w:jc w:val="center"/>
              <w:rPr>
                <w:rFonts w:ascii="Times New Roman" w:hAnsi="Times New Roman" w:eastAsia="宋体" w:cs="Times New Roman"/>
                <w:bCs/>
                <w:szCs w:val="21"/>
                <w:highlight w:val="none"/>
              </w:rPr>
            </w:pPr>
          </w:p>
        </w:tc>
        <w:tc>
          <w:tcPr>
            <w:tcW w:w="726" w:type="dxa"/>
            <w:vAlign w:val="center"/>
          </w:tcPr>
          <w:p w14:paraId="1DFA3A4E">
            <w:pPr>
              <w:jc w:val="center"/>
              <w:rPr>
                <w:rFonts w:ascii="Times New Roman" w:hAnsi="Times New Roman" w:eastAsia="宋体" w:cs="Times New Roman"/>
                <w:bCs/>
                <w:szCs w:val="21"/>
                <w:highlight w:val="none"/>
              </w:rPr>
            </w:pPr>
          </w:p>
        </w:tc>
        <w:tc>
          <w:tcPr>
            <w:tcW w:w="462" w:type="dxa"/>
            <w:vAlign w:val="center"/>
          </w:tcPr>
          <w:p w14:paraId="315A6F0D">
            <w:pPr>
              <w:jc w:val="center"/>
              <w:rPr>
                <w:rFonts w:ascii="Times New Roman" w:hAnsi="Times New Roman" w:eastAsia="宋体" w:cs="Times New Roman"/>
                <w:bCs/>
                <w:szCs w:val="21"/>
                <w:highlight w:val="none"/>
              </w:rPr>
            </w:pPr>
            <w:r>
              <w:rPr>
                <w:rFonts w:hint="eastAsia" w:ascii="Times New Roman" w:hAnsi="Times New Roman" w:eastAsia="宋体" w:cs="Times New Roman"/>
                <w:bCs/>
                <w:szCs w:val="21"/>
                <w:highlight w:val="none"/>
              </w:rPr>
              <w:t>*</w:t>
            </w:r>
          </w:p>
        </w:tc>
        <w:tc>
          <w:tcPr>
            <w:tcW w:w="427" w:type="dxa"/>
            <w:vAlign w:val="center"/>
          </w:tcPr>
          <w:p w14:paraId="0CB95551">
            <w:pPr>
              <w:jc w:val="center"/>
              <w:rPr>
                <w:rFonts w:ascii="Times New Roman" w:hAnsi="Times New Roman" w:eastAsia="宋体" w:cs="Times New Roman"/>
                <w:bCs/>
                <w:szCs w:val="21"/>
                <w:highlight w:val="none"/>
              </w:rPr>
            </w:pPr>
            <w:r>
              <w:rPr>
                <w:rFonts w:hint="eastAsia" w:ascii="Times New Roman" w:hAnsi="Times New Roman" w:eastAsia="宋体" w:cs="Times New Roman"/>
                <w:bCs/>
                <w:szCs w:val="21"/>
                <w:highlight w:val="none"/>
              </w:rPr>
              <w:t>*</w:t>
            </w:r>
          </w:p>
        </w:tc>
        <w:tc>
          <w:tcPr>
            <w:tcW w:w="571" w:type="dxa"/>
            <w:vAlign w:val="center"/>
          </w:tcPr>
          <w:p w14:paraId="2FD53E7B">
            <w:pPr>
              <w:jc w:val="center"/>
              <w:rPr>
                <w:rFonts w:ascii="Times New Roman" w:hAnsi="Times New Roman" w:eastAsia="宋体" w:cs="Times New Roman"/>
                <w:bCs/>
                <w:szCs w:val="21"/>
                <w:highlight w:val="none"/>
              </w:rPr>
            </w:pPr>
          </w:p>
        </w:tc>
        <w:tc>
          <w:tcPr>
            <w:tcW w:w="563" w:type="dxa"/>
            <w:vAlign w:val="center"/>
          </w:tcPr>
          <w:p w14:paraId="5B2A50DA">
            <w:pPr>
              <w:jc w:val="center"/>
              <w:rPr>
                <w:rFonts w:ascii="Times New Roman" w:hAnsi="Times New Roman" w:eastAsia="宋体" w:cs="Times New Roman"/>
                <w:bCs/>
                <w:szCs w:val="21"/>
                <w:highlight w:val="none"/>
              </w:rPr>
            </w:pPr>
          </w:p>
        </w:tc>
        <w:tc>
          <w:tcPr>
            <w:tcW w:w="703" w:type="dxa"/>
            <w:vMerge w:val="continue"/>
            <w:vAlign w:val="center"/>
          </w:tcPr>
          <w:p w14:paraId="0E48FEF9">
            <w:pPr>
              <w:jc w:val="center"/>
              <w:rPr>
                <w:rFonts w:ascii="Times New Roman" w:hAnsi="Times New Roman" w:eastAsia="宋体" w:cs="Times New Roman"/>
                <w:b/>
                <w:bCs/>
                <w:szCs w:val="21"/>
                <w:highlight w:val="none"/>
              </w:rPr>
            </w:pPr>
          </w:p>
        </w:tc>
      </w:tr>
      <w:tr w14:paraId="09549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7" w:type="dxa"/>
            <w:vAlign w:val="center"/>
          </w:tcPr>
          <w:p w14:paraId="02E60683">
            <w:pPr>
              <w:jc w:val="center"/>
              <w:rPr>
                <w:rFonts w:ascii="Times New Roman" w:hAnsi="Times New Roman" w:eastAsia="宋体" w:cs="Times New Roman"/>
                <w:bCs/>
                <w:szCs w:val="21"/>
                <w:highlight w:val="none"/>
              </w:rPr>
            </w:pPr>
            <w:r>
              <w:rPr>
                <w:rFonts w:ascii="Times New Roman" w:hAnsi="Times New Roman" w:eastAsia="宋体" w:cs="Times New Roman"/>
                <w:bCs/>
                <w:szCs w:val="21"/>
                <w:highlight w:val="none"/>
              </w:rPr>
              <w:t>5</w:t>
            </w:r>
          </w:p>
        </w:tc>
        <w:tc>
          <w:tcPr>
            <w:tcW w:w="1485" w:type="dxa"/>
            <w:vMerge w:val="continue"/>
            <w:vAlign w:val="center"/>
          </w:tcPr>
          <w:p w14:paraId="01D4A32D">
            <w:pPr>
              <w:jc w:val="center"/>
              <w:rPr>
                <w:rFonts w:ascii="Times New Roman" w:hAnsi="Times New Roman" w:eastAsia="宋体" w:cs="Times New Roman"/>
                <w:bCs/>
                <w:szCs w:val="21"/>
                <w:highlight w:val="none"/>
              </w:rPr>
            </w:pPr>
          </w:p>
        </w:tc>
        <w:tc>
          <w:tcPr>
            <w:tcW w:w="1147" w:type="dxa"/>
            <w:vAlign w:val="center"/>
          </w:tcPr>
          <w:p w14:paraId="6B967022">
            <w:pPr>
              <w:jc w:val="center"/>
              <w:rPr>
                <w:rFonts w:ascii="Times New Roman" w:hAnsi="Times New Roman" w:eastAsia="宋体" w:cs="Times New Roman"/>
                <w:bCs/>
                <w:szCs w:val="21"/>
                <w:highlight w:val="none"/>
              </w:rPr>
            </w:pPr>
            <w:r>
              <w:rPr>
                <w:rFonts w:hint="eastAsia" w:ascii="宋体" w:hAnsi="宋体" w:eastAsia="宋体" w:cs="Times New Roman"/>
                <w:bCs/>
                <w:szCs w:val="21"/>
                <w:highlight w:val="none"/>
              </w:rPr>
              <w:t>……</w:t>
            </w:r>
          </w:p>
        </w:tc>
        <w:tc>
          <w:tcPr>
            <w:tcW w:w="703" w:type="dxa"/>
            <w:vAlign w:val="center"/>
          </w:tcPr>
          <w:p w14:paraId="2CB7D92C">
            <w:pPr>
              <w:jc w:val="center"/>
              <w:rPr>
                <w:rFonts w:hint="eastAsia" w:ascii="宋体" w:hAnsi="宋体" w:eastAsia="宋体" w:cs="Times New Roman"/>
                <w:bCs/>
                <w:szCs w:val="21"/>
                <w:highlight w:val="none"/>
              </w:rPr>
            </w:pPr>
          </w:p>
        </w:tc>
        <w:tc>
          <w:tcPr>
            <w:tcW w:w="703" w:type="dxa"/>
            <w:vAlign w:val="center"/>
          </w:tcPr>
          <w:p w14:paraId="157D197E">
            <w:pPr>
              <w:jc w:val="center"/>
              <w:rPr>
                <w:rFonts w:ascii="Times New Roman" w:hAnsi="Times New Roman" w:eastAsia="宋体" w:cs="Times New Roman"/>
                <w:bCs/>
                <w:szCs w:val="21"/>
                <w:highlight w:val="none"/>
              </w:rPr>
            </w:pPr>
          </w:p>
        </w:tc>
        <w:tc>
          <w:tcPr>
            <w:tcW w:w="612" w:type="dxa"/>
            <w:vAlign w:val="center"/>
          </w:tcPr>
          <w:p w14:paraId="314FB18E">
            <w:pPr>
              <w:jc w:val="center"/>
              <w:rPr>
                <w:rFonts w:ascii="Times New Roman" w:hAnsi="Times New Roman" w:eastAsia="宋体" w:cs="Times New Roman"/>
                <w:bCs/>
                <w:szCs w:val="21"/>
                <w:highlight w:val="none"/>
              </w:rPr>
            </w:pPr>
          </w:p>
        </w:tc>
        <w:tc>
          <w:tcPr>
            <w:tcW w:w="726" w:type="dxa"/>
            <w:vAlign w:val="center"/>
          </w:tcPr>
          <w:p w14:paraId="6C2B68DB">
            <w:pPr>
              <w:jc w:val="center"/>
              <w:rPr>
                <w:rFonts w:ascii="Times New Roman" w:hAnsi="Times New Roman" w:eastAsia="宋体" w:cs="Times New Roman"/>
                <w:bCs/>
                <w:szCs w:val="21"/>
                <w:highlight w:val="none"/>
              </w:rPr>
            </w:pPr>
          </w:p>
        </w:tc>
        <w:tc>
          <w:tcPr>
            <w:tcW w:w="462" w:type="dxa"/>
            <w:vAlign w:val="center"/>
          </w:tcPr>
          <w:p w14:paraId="1B2435C4">
            <w:pPr>
              <w:jc w:val="center"/>
              <w:rPr>
                <w:rFonts w:ascii="Times New Roman" w:hAnsi="Times New Roman" w:eastAsia="宋体" w:cs="Times New Roman"/>
                <w:bCs/>
                <w:szCs w:val="21"/>
                <w:highlight w:val="none"/>
              </w:rPr>
            </w:pPr>
            <w:r>
              <w:rPr>
                <w:rFonts w:hint="eastAsia" w:ascii="Times New Roman" w:hAnsi="Times New Roman" w:eastAsia="宋体" w:cs="Times New Roman"/>
                <w:bCs/>
                <w:szCs w:val="21"/>
                <w:highlight w:val="none"/>
              </w:rPr>
              <w:t>*</w:t>
            </w:r>
          </w:p>
        </w:tc>
        <w:tc>
          <w:tcPr>
            <w:tcW w:w="427" w:type="dxa"/>
            <w:vAlign w:val="center"/>
          </w:tcPr>
          <w:p w14:paraId="6A644DC9">
            <w:pPr>
              <w:jc w:val="center"/>
              <w:rPr>
                <w:rFonts w:ascii="Times New Roman" w:hAnsi="Times New Roman" w:eastAsia="宋体" w:cs="Times New Roman"/>
                <w:bCs/>
                <w:szCs w:val="21"/>
                <w:highlight w:val="none"/>
              </w:rPr>
            </w:pPr>
            <w:r>
              <w:rPr>
                <w:rFonts w:hint="eastAsia" w:ascii="Times New Roman" w:hAnsi="Times New Roman" w:eastAsia="宋体" w:cs="Times New Roman"/>
                <w:bCs/>
                <w:szCs w:val="21"/>
                <w:highlight w:val="none"/>
              </w:rPr>
              <w:t>*</w:t>
            </w:r>
          </w:p>
        </w:tc>
        <w:tc>
          <w:tcPr>
            <w:tcW w:w="571" w:type="dxa"/>
            <w:vAlign w:val="center"/>
          </w:tcPr>
          <w:p w14:paraId="55608B55">
            <w:pPr>
              <w:jc w:val="center"/>
              <w:rPr>
                <w:rFonts w:ascii="Times New Roman" w:hAnsi="Times New Roman" w:eastAsia="宋体" w:cs="Times New Roman"/>
                <w:bCs/>
                <w:szCs w:val="21"/>
                <w:highlight w:val="none"/>
              </w:rPr>
            </w:pPr>
          </w:p>
        </w:tc>
        <w:tc>
          <w:tcPr>
            <w:tcW w:w="563" w:type="dxa"/>
            <w:vAlign w:val="center"/>
          </w:tcPr>
          <w:p w14:paraId="629157F1">
            <w:pPr>
              <w:jc w:val="center"/>
              <w:rPr>
                <w:rFonts w:ascii="Times New Roman" w:hAnsi="Times New Roman" w:eastAsia="宋体" w:cs="Times New Roman"/>
                <w:bCs/>
                <w:szCs w:val="21"/>
                <w:highlight w:val="none"/>
              </w:rPr>
            </w:pPr>
          </w:p>
        </w:tc>
        <w:tc>
          <w:tcPr>
            <w:tcW w:w="703" w:type="dxa"/>
            <w:vMerge w:val="continue"/>
            <w:vAlign w:val="center"/>
          </w:tcPr>
          <w:p w14:paraId="309C9FB4">
            <w:pPr>
              <w:jc w:val="center"/>
              <w:rPr>
                <w:rFonts w:ascii="Times New Roman" w:hAnsi="Times New Roman" w:eastAsia="宋体" w:cs="Times New Roman"/>
                <w:b/>
                <w:bCs/>
                <w:color w:val="FF0000"/>
                <w:szCs w:val="21"/>
                <w:highlight w:val="none"/>
              </w:rPr>
            </w:pPr>
          </w:p>
        </w:tc>
      </w:tr>
      <w:tr w14:paraId="66C59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529" w:type="dxa"/>
            <w:gridSpan w:val="12"/>
            <w:vAlign w:val="center"/>
          </w:tcPr>
          <w:p w14:paraId="534F0FE1">
            <w:pPr>
              <w:jc w:val="left"/>
              <w:rPr>
                <w:rFonts w:hint="eastAsia" w:ascii="Times New Roman" w:hAnsi="Times New Roman" w:eastAsia="宋体" w:cs="Times New Roman"/>
                <w:bCs/>
                <w:szCs w:val="21"/>
                <w:highlight w:val="none"/>
              </w:rPr>
            </w:pPr>
            <w:r>
              <w:rPr>
                <w:rFonts w:hint="eastAsia" w:ascii="Times New Roman" w:hAnsi="Times New Roman" w:eastAsia="宋体" w:cs="Times New Roman"/>
                <w:bCs/>
                <w:szCs w:val="21"/>
                <w:highlight w:val="none"/>
              </w:rPr>
              <w:t>合计（即投标总价；币种：人民币；单位：元） 小写：            大写：</w:t>
            </w:r>
          </w:p>
        </w:tc>
      </w:tr>
    </w:tbl>
    <w:p w14:paraId="7F1D44A7">
      <w:pPr>
        <w:ind w:firstLine="482" w:firstLineChars="200"/>
        <w:rPr>
          <w:rFonts w:ascii="宋体" w:hAnsi="宋体"/>
          <w:b/>
          <w:sz w:val="24"/>
          <w:highlight w:val="none"/>
        </w:rPr>
      </w:pPr>
      <w:r>
        <w:rPr>
          <w:rFonts w:hint="eastAsia" w:ascii="宋体" w:hAnsi="宋体"/>
          <w:b/>
          <w:sz w:val="24"/>
          <w:highlight w:val="none"/>
        </w:rPr>
        <w:t>注：1.本表可按同样格式扩展。</w:t>
      </w:r>
    </w:p>
    <w:p w14:paraId="46ED3825">
      <w:pPr>
        <w:ind w:firstLine="472" w:firstLineChars="196"/>
        <w:rPr>
          <w:rFonts w:hint="default" w:ascii="宋体" w:hAnsi="宋体" w:eastAsia="宋体"/>
          <w:b/>
          <w:sz w:val="24"/>
          <w:highlight w:val="none"/>
          <w:lang w:val="en-US" w:eastAsia="zh-CN"/>
        </w:rPr>
      </w:pPr>
      <w:r>
        <w:rPr>
          <w:rFonts w:hint="eastAsia" w:ascii="宋体" w:hAnsi="宋体"/>
          <w:b/>
          <w:sz w:val="24"/>
          <w:highlight w:val="none"/>
        </w:rPr>
        <w:t>2</w:t>
      </w:r>
      <w:r>
        <w:rPr>
          <w:rFonts w:ascii="宋体" w:hAnsi="宋体"/>
          <w:b/>
          <w:sz w:val="24"/>
          <w:highlight w:val="none"/>
        </w:rPr>
        <w:t>.</w:t>
      </w:r>
      <w:r>
        <w:rPr>
          <w:rFonts w:hint="eastAsia" w:ascii="宋体" w:hAnsi="宋体"/>
          <w:b/>
          <w:sz w:val="24"/>
          <w:highlight w:val="none"/>
          <w:lang w:eastAsia="zh-CN"/>
        </w:rPr>
        <w:t>“</w:t>
      </w:r>
      <w:r>
        <w:rPr>
          <w:rFonts w:hint="eastAsia" w:ascii="宋体" w:hAnsi="宋体"/>
          <w:b/>
          <w:sz w:val="24"/>
          <w:highlight w:val="none"/>
          <w:lang w:val="en-US" w:eastAsia="zh-CN"/>
        </w:rPr>
        <w:t>品牌</w:t>
      </w:r>
      <w:r>
        <w:rPr>
          <w:rFonts w:hint="eastAsia" w:ascii="宋体" w:hAnsi="宋体"/>
          <w:b/>
          <w:sz w:val="24"/>
          <w:highlight w:val="none"/>
          <w:lang w:eastAsia="zh-CN"/>
        </w:rPr>
        <w:t>”</w:t>
      </w:r>
      <w:r>
        <w:rPr>
          <w:rFonts w:hint="eastAsia" w:ascii="宋体" w:hAnsi="宋体"/>
          <w:b/>
          <w:sz w:val="24"/>
          <w:highlight w:val="none"/>
          <w:lang w:val="en-US" w:eastAsia="zh-CN"/>
        </w:rPr>
        <w:t>可以与商标一致，也可以填写便于区分其他公司商品的制造商简称或者制造商认可的品牌名称</w:t>
      </w:r>
      <w:r>
        <w:rPr>
          <w:rFonts w:hint="eastAsia" w:ascii="宋体" w:hAnsi="宋体"/>
          <w:b/>
          <w:sz w:val="24"/>
          <w:highlight w:val="none"/>
        </w:rPr>
        <w:t>。</w:t>
      </w:r>
    </w:p>
    <w:p w14:paraId="41A6B0C6">
      <w:pPr>
        <w:ind w:firstLine="472" w:firstLineChars="196"/>
        <w:rPr>
          <w:rFonts w:hint="eastAsia"/>
          <w:b/>
          <w:sz w:val="24"/>
          <w:highlight w:val="none"/>
        </w:rPr>
      </w:pPr>
      <w:r>
        <w:rPr>
          <w:rFonts w:hint="eastAsia" w:ascii="宋体" w:hAnsi="宋体"/>
          <w:b/>
          <w:sz w:val="24"/>
          <w:highlight w:val="none"/>
          <w:lang w:val="en-US" w:eastAsia="zh-CN"/>
        </w:rPr>
        <w:t>3.</w:t>
      </w:r>
      <w:r>
        <w:rPr>
          <w:rFonts w:hint="eastAsia" w:ascii="宋体" w:hAnsi="宋体"/>
          <w:b/>
          <w:sz w:val="24"/>
          <w:highlight w:val="none"/>
        </w:rPr>
        <w:t>如所投货物属于定制类的非量产货物或无具体型号的货物，可以在“规格/型号”</w:t>
      </w:r>
      <w:r>
        <w:rPr>
          <w:rFonts w:hint="eastAsia" w:ascii="宋体" w:hAnsi="宋体"/>
          <w:b/>
          <w:sz w:val="24"/>
          <w:highlight w:val="none"/>
          <w:lang w:val="en-US" w:eastAsia="zh-CN"/>
        </w:rPr>
        <w:t>栏目</w:t>
      </w:r>
      <w:r>
        <w:rPr>
          <w:rFonts w:hint="eastAsia" w:ascii="宋体" w:hAnsi="宋体"/>
          <w:b/>
          <w:sz w:val="24"/>
          <w:highlight w:val="none"/>
        </w:rPr>
        <w:t>仅填写规格信息而不填型号信息（型号信息用“定制”描述即可）；</w:t>
      </w:r>
      <w:bookmarkStart w:id="70" w:name="_Hlk73646428"/>
      <w:r>
        <w:rPr>
          <w:rFonts w:hint="eastAsia" w:ascii="宋体" w:hAnsi="宋体"/>
          <w:b/>
          <w:sz w:val="24"/>
          <w:highlight w:val="none"/>
        </w:rPr>
        <w:t>此类填写错误</w:t>
      </w:r>
      <w:r>
        <w:rPr>
          <w:rFonts w:hint="eastAsia" w:ascii="宋体" w:hAnsi="宋体"/>
          <w:b/>
          <w:sz w:val="24"/>
          <w:highlight w:val="none"/>
          <w:lang w:val="en-US" w:eastAsia="zh-CN"/>
        </w:rPr>
        <w:t>或缺漏</w:t>
      </w:r>
      <w:r>
        <w:rPr>
          <w:rFonts w:hint="eastAsia" w:ascii="宋体" w:hAnsi="宋体"/>
          <w:b/>
          <w:sz w:val="24"/>
          <w:highlight w:val="none"/>
        </w:rPr>
        <w:t>（所投货物为定制类的非量产货物但供应商却错误填报了型号）的不利后果</w:t>
      </w:r>
      <w:r>
        <w:rPr>
          <w:rFonts w:hint="eastAsia"/>
          <w:b/>
          <w:sz w:val="24"/>
          <w:highlight w:val="none"/>
        </w:rPr>
        <w:t>由供应商承担</w:t>
      </w:r>
      <w:r>
        <w:rPr>
          <w:rFonts w:hint="eastAsia"/>
          <w:b/>
          <w:sz w:val="24"/>
          <w:highlight w:val="none"/>
          <w:lang w:eastAsia="zh-CN"/>
        </w:rPr>
        <w:t>。</w:t>
      </w:r>
      <w:r>
        <w:rPr>
          <w:rFonts w:hint="eastAsia"/>
          <w:b/>
          <w:sz w:val="24"/>
          <w:highlight w:val="none"/>
        </w:rPr>
        <w:t>经评审委员会认定，在使用综合评分法的项目中一项此类填写错误</w:t>
      </w:r>
      <w:r>
        <w:rPr>
          <w:rFonts w:hint="eastAsia"/>
          <w:b/>
          <w:sz w:val="24"/>
          <w:highlight w:val="none"/>
          <w:lang w:val="en-US" w:eastAsia="zh-CN"/>
        </w:rPr>
        <w:t>或缺漏</w:t>
      </w:r>
      <w:r>
        <w:rPr>
          <w:rFonts w:hint="eastAsia"/>
          <w:b/>
          <w:sz w:val="24"/>
          <w:highlight w:val="none"/>
        </w:rPr>
        <w:t>将按照一项</w:t>
      </w:r>
      <w:r>
        <w:rPr>
          <w:rFonts w:hint="eastAsia"/>
          <w:b/>
          <w:sz w:val="24"/>
          <w:highlight w:val="none"/>
          <w:lang w:val="en-US" w:eastAsia="zh-CN"/>
        </w:rPr>
        <w:t>普通招标技术要求（一般参数/普通参数）</w:t>
      </w:r>
      <w:r>
        <w:rPr>
          <w:rFonts w:hint="eastAsia"/>
          <w:b/>
          <w:sz w:val="24"/>
          <w:highlight w:val="none"/>
        </w:rPr>
        <w:t>负偏离扣分处理。</w:t>
      </w:r>
      <w:bookmarkEnd w:id="70"/>
    </w:p>
    <w:p w14:paraId="64348A4D">
      <w:pPr>
        <w:ind w:firstLine="472" w:firstLineChars="196"/>
        <w:rPr>
          <w:rFonts w:ascii="宋体" w:hAnsi="宋体"/>
          <w:b/>
          <w:sz w:val="24"/>
          <w:highlight w:val="none"/>
        </w:rPr>
      </w:pPr>
      <w:r>
        <w:rPr>
          <w:rFonts w:ascii="宋体" w:hAnsi="宋体"/>
          <w:b/>
          <w:sz w:val="24"/>
          <w:highlight w:val="none"/>
        </w:rPr>
        <w:t>3</w:t>
      </w:r>
      <w:r>
        <w:rPr>
          <w:rFonts w:hint="eastAsia" w:ascii="宋体" w:hAnsi="宋体"/>
          <w:b/>
          <w:sz w:val="24"/>
          <w:highlight w:val="none"/>
        </w:rPr>
        <w:t>.“原产地”是指货物的实际生产加工地，非品牌所在地</w:t>
      </w:r>
    </w:p>
    <w:p w14:paraId="27DDE523">
      <w:pPr>
        <w:ind w:firstLine="472" w:firstLineChars="196"/>
        <w:rPr>
          <w:rFonts w:ascii="宋体" w:hAnsi="宋体"/>
          <w:b/>
          <w:sz w:val="24"/>
          <w:highlight w:val="none"/>
        </w:rPr>
      </w:pPr>
      <w:r>
        <w:rPr>
          <w:rFonts w:ascii="宋体" w:hAnsi="宋体"/>
          <w:b/>
          <w:sz w:val="24"/>
          <w:highlight w:val="none"/>
        </w:rPr>
        <w:t>4</w:t>
      </w:r>
      <w:r>
        <w:rPr>
          <w:rFonts w:hint="eastAsia" w:ascii="宋体" w:hAnsi="宋体"/>
          <w:b/>
          <w:sz w:val="24"/>
          <w:highlight w:val="none"/>
        </w:rPr>
        <w:t>.所投货物均应填写制造商名称</w:t>
      </w:r>
      <w:r>
        <w:rPr>
          <w:rFonts w:hint="eastAsia" w:ascii="宋体" w:hAnsi="宋体"/>
          <w:b/>
          <w:sz w:val="24"/>
          <w:highlight w:val="none"/>
          <w:lang w:eastAsia="zh-CN"/>
        </w:rPr>
        <w:t>，</w:t>
      </w:r>
      <w:r>
        <w:rPr>
          <w:rFonts w:hint="eastAsia" w:ascii="宋体" w:hAnsi="宋体"/>
          <w:b/>
          <w:sz w:val="24"/>
          <w:highlight w:val="none"/>
        </w:rPr>
        <w:t>“制造商”是指产品品牌厂商，产品代工制造的，应填写接受委托生产制造的制造商。</w:t>
      </w:r>
    </w:p>
    <w:p w14:paraId="195AAAFC">
      <w:pPr>
        <w:ind w:firstLine="482" w:firstLineChars="200"/>
        <w:rPr>
          <w:rFonts w:ascii="宋体" w:hAnsi="宋体"/>
          <w:b/>
          <w:sz w:val="24"/>
          <w:highlight w:val="none"/>
        </w:rPr>
      </w:pPr>
      <w:r>
        <w:rPr>
          <w:rFonts w:ascii="宋体" w:hAnsi="宋体"/>
          <w:b/>
          <w:sz w:val="24"/>
          <w:highlight w:val="none"/>
        </w:rPr>
        <w:t>5</w:t>
      </w:r>
      <w:r>
        <w:rPr>
          <w:rFonts w:hint="eastAsia" w:ascii="宋体" w:hAnsi="宋体"/>
          <w:b/>
          <w:sz w:val="24"/>
          <w:highlight w:val="none"/>
        </w:rPr>
        <w:t>.以上分项报价表的投标总价应当与开标一览表的投标总价一致。</w:t>
      </w:r>
    </w:p>
    <w:p w14:paraId="3951BB39">
      <w:pPr>
        <w:ind w:firstLine="482" w:firstLineChars="200"/>
        <w:rPr>
          <w:rFonts w:ascii="宋体" w:hAnsi="宋体"/>
          <w:b/>
          <w:sz w:val="24"/>
          <w:highlight w:val="none"/>
        </w:rPr>
      </w:pPr>
      <w:r>
        <w:rPr>
          <w:rFonts w:ascii="宋体" w:hAnsi="宋体"/>
          <w:b/>
          <w:sz w:val="24"/>
          <w:highlight w:val="none"/>
        </w:rPr>
        <w:t>6</w:t>
      </w:r>
      <w:r>
        <w:rPr>
          <w:rFonts w:hint="eastAsia" w:ascii="宋体" w:hAnsi="宋体"/>
          <w:b/>
          <w:sz w:val="24"/>
          <w:highlight w:val="none"/>
        </w:rPr>
        <w:t>.单价、合价和投标总价为包干价，即三者均应包含货物的价款、包装、运输、装卸、安装、调试、技术指导、培训、咨询、服务、保险、税费、检测、验收合格交付使用之前以及技术和售后服务等其他各项有关费用。</w:t>
      </w:r>
    </w:p>
    <w:p w14:paraId="2C172AE1">
      <w:pPr>
        <w:ind w:firstLine="482" w:firstLineChars="200"/>
        <w:rPr>
          <w:rFonts w:ascii="宋体" w:hAnsi="宋体"/>
          <w:b/>
          <w:sz w:val="24"/>
          <w:highlight w:val="none"/>
        </w:rPr>
      </w:pPr>
      <w:r>
        <w:rPr>
          <w:rFonts w:ascii="宋体" w:hAnsi="宋体"/>
          <w:b/>
          <w:sz w:val="24"/>
          <w:highlight w:val="none"/>
        </w:rPr>
        <w:t>7</w:t>
      </w:r>
      <w:r>
        <w:rPr>
          <w:rFonts w:hint="eastAsia" w:ascii="宋体" w:hAnsi="宋体"/>
          <w:b/>
          <w:sz w:val="24"/>
          <w:highlight w:val="none"/>
        </w:rPr>
        <w:t>.所有价格应按“招标文件”中规定的货币单位填写；投标总价应为以上各分项价格之和；投标总价和项目报价表中单个采购预算条目报价均不得超过对应的</w:t>
      </w:r>
      <w:r>
        <w:rPr>
          <w:rFonts w:hint="eastAsia" w:ascii="宋体" w:hAnsi="宋体"/>
          <w:b/>
          <w:sz w:val="24"/>
          <w:highlight w:val="none"/>
          <w:lang w:eastAsia="zh-CN"/>
        </w:rPr>
        <w:t>预算金额（或设定的预算金额下的最高限价）</w:t>
      </w:r>
      <w:r>
        <w:rPr>
          <w:rFonts w:hint="eastAsia" w:ascii="宋体" w:hAnsi="宋体"/>
          <w:b/>
          <w:sz w:val="24"/>
          <w:highlight w:val="none"/>
        </w:rPr>
        <w:t>，否则将导致投标无效。</w:t>
      </w:r>
    </w:p>
    <w:p w14:paraId="43428D2F">
      <w:pPr>
        <w:ind w:firstLine="482" w:firstLineChars="200"/>
        <w:rPr>
          <w:rFonts w:ascii="宋体" w:hAnsi="宋体"/>
          <w:b/>
          <w:color w:val="FF0000"/>
          <w:sz w:val="24"/>
          <w:highlight w:val="none"/>
        </w:rPr>
      </w:pPr>
    </w:p>
    <w:p w14:paraId="440EDEBE">
      <w:pPr>
        <w:ind w:firstLine="482" w:firstLineChars="200"/>
        <w:rPr>
          <w:rFonts w:ascii="宋体" w:hAnsi="宋体"/>
          <w:b/>
          <w:color w:val="FF0000"/>
          <w:sz w:val="24"/>
          <w:highlight w:val="none"/>
        </w:rPr>
      </w:pPr>
    </w:p>
    <w:p w14:paraId="34FAD3F6">
      <w:pPr>
        <w:tabs>
          <w:tab w:val="left" w:pos="720"/>
        </w:tabs>
        <w:jc w:val="center"/>
        <w:rPr>
          <w:b/>
          <w:sz w:val="24"/>
          <w:highlight w:val="none"/>
        </w:rPr>
      </w:pPr>
      <w:r>
        <w:rPr>
          <w:rFonts w:hint="eastAsia"/>
          <w:b/>
          <w:sz w:val="24"/>
          <w:highlight w:val="none"/>
        </w:rPr>
        <w:t>（二）核心产品品牌</w:t>
      </w:r>
    </w:p>
    <w:p w14:paraId="6FE924B3">
      <w:pPr>
        <w:ind w:firstLine="482" w:firstLineChars="200"/>
        <w:rPr>
          <w:rFonts w:ascii="宋体" w:hAnsi="宋体"/>
          <w:b/>
          <w:color w:val="FF0000"/>
          <w:sz w:val="24"/>
          <w:highlight w:val="none"/>
        </w:rPr>
      </w:pPr>
    </w:p>
    <w:p w14:paraId="11DCD887">
      <w:pPr>
        <w:ind w:firstLine="482" w:firstLineChars="200"/>
        <w:rPr>
          <w:rFonts w:ascii="宋体" w:hAnsi="宋体"/>
          <w:b/>
          <w:sz w:val="24"/>
          <w:highlight w:val="none"/>
        </w:rPr>
      </w:pPr>
      <w:r>
        <w:rPr>
          <w:rFonts w:hint="eastAsia"/>
          <w:b/>
          <w:sz w:val="24"/>
          <w:highlight w:val="none"/>
        </w:rPr>
        <w:t>我单位所投核心产品的品牌为：</w:t>
      </w:r>
      <w:r>
        <w:rPr>
          <w:rFonts w:hint="eastAsia"/>
          <w:b/>
          <w:sz w:val="24"/>
          <w:highlight w:val="none"/>
          <w:u w:val="single"/>
        </w:rPr>
        <w:t xml:space="preserve">               </w:t>
      </w:r>
      <w:r>
        <w:rPr>
          <w:rFonts w:hint="eastAsia"/>
          <w:b/>
          <w:sz w:val="24"/>
          <w:highlight w:val="none"/>
        </w:rPr>
        <w:t>。</w:t>
      </w:r>
    </w:p>
    <w:p w14:paraId="751DD51C">
      <w:pPr>
        <w:ind w:firstLine="480" w:firstLineChars="200"/>
        <w:rPr>
          <w:rFonts w:hint="default" w:ascii="宋体" w:hAnsi="宋体" w:eastAsia="宋体"/>
          <w:sz w:val="24"/>
          <w:highlight w:val="none"/>
          <w:lang w:val="en-US" w:eastAsia="zh-CN"/>
        </w:rPr>
      </w:pPr>
      <w:r>
        <w:rPr>
          <w:rFonts w:hint="eastAsia" w:ascii="宋体" w:hAnsi="宋体"/>
          <w:sz w:val="24"/>
          <w:highlight w:val="none"/>
        </w:rPr>
        <w:t>备注：</w:t>
      </w:r>
      <w:r>
        <w:rPr>
          <w:rFonts w:hint="eastAsia" w:ascii="宋体" w:hAnsi="宋体"/>
          <w:sz w:val="24"/>
          <w:highlight w:val="none"/>
          <w:lang w:val="en-US" w:eastAsia="zh-CN"/>
        </w:rPr>
        <w:t>单一产品采购项目，核心产品即为该单一产品。</w:t>
      </w:r>
    </w:p>
    <w:p w14:paraId="38BA9441">
      <w:pPr>
        <w:rPr>
          <w:b/>
          <w:sz w:val="24"/>
          <w:highlight w:val="none"/>
        </w:rPr>
      </w:pPr>
    </w:p>
    <w:p w14:paraId="2C110EC6">
      <w:pPr>
        <w:tabs>
          <w:tab w:val="left" w:pos="720"/>
        </w:tabs>
        <w:ind w:firstLine="1928" w:firstLineChars="800"/>
        <w:rPr>
          <w:b/>
          <w:sz w:val="24"/>
          <w:highlight w:val="none"/>
        </w:rPr>
      </w:pPr>
      <w:r>
        <w:rPr>
          <w:rFonts w:hint="eastAsia"/>
          <w:b/>
          <w:sz w:val="24"/>
          <w:highlight w:val="none"/>
        </w:rPr>
        <w:t>（三）可选配件报价清单（不包括在总报价内）</w:t>
      </w:r>
    </w:p>
    <w:p w14:paraId="13BE31CB">
      <w:pPr>
        <w:ind w:firstLine="422" w:firstLineChars="200"/>
        <w:rPr>
          <w:rFonts w:hAnsi="宋体"/>
          <w:b/>
          <w:bCs/>
          <w:szCs w:val="21"/>
          <w:highlight w:val="none"/>
        </w:rPr>
      </w:pPr>
      <w:r>
        <w:rPr>
          <w:rFonts w:hint="eastAsia" w:hAnsi="宋体"/>
          <w:b/>
          <w:bCs/>
          <w:szCs w:val="21"/>
          <w:highlight w:val="none"/>
        </w:rPr>
        <w:t>注：格式可以参照《（一）分项报价表》表格，并提供相应的品牌/规格/型号、原产地、制造商信息（没有品牌、型号的，用“定制”描述即可）、单价等详细信息</w:t>
      </w:r>
    </w:p>
    <w:p w14:paraId="481408F4">
      <w:pPr>
        <w:ind w:firstLine="482" w:firstLineChars="200"/>
        <w:rPr>
          <w:rFonts w:hAnsi="宋体"/>
          <w:b/>
          <w:bCs/>
          <w:sz w:val="24"/>
          <w:highlight w:val="none"/>
        </w:rPr>
      </w:pPr>
    </w:p>
    <w:p w14:paraId="3046F538">
      <w:pPr>
        <w:tabs>
          <w:tab w:val="left" w:pos="720"/>
        </w:tabs>
        <w:jc w:val="center"/>
        <w:rPr>
          <w:b/>
          <w:sz w:val="24"/>
          <w:highlight w:val="none"/>
        </w:rPr>
      </w:pPr>
      <w:r>
        <w:rPr>
          <w:rFonts w:hint="eastAsia"/>
          <w:b/>
          <w:sz w:val="24"/>
          <w:highlight w:val="none"/>
        </w:rPr>
        <w:t>（四）</w:t>
      </w:r>
      <w:bookmarkStart w:id="71" w:name="_Hlk72073235"/>
      <w:r>
        <w:rPr>
          <w:rFonts w:hint="eastAsia"/>
          <w:b/>
          <w:sz w:val="24"/>
          <w:highlight w:val="none"/>
        </w:rPr>
        <w:t>投标人认为需要涉及的其他内容报价清单</w:t>
      </w:r>
      <w:bookmarkEnd w:id="71"/>
    </w:p>
    <w:p w14:paraId="08C01CEB">
      <w:pPr>
        <w:rPr>
          <w:highlight w:val="none"/>
        </w:rPr>
      </w:pPr>
    </w:p>
    <w:p w14:paraId="16E70C51">
      <w:pPr>
        <w:jc w:val="center"/>
        <w:outlineLvl w:val="3"/>
        <w:rPr>
          <w:rFonts w:hint="eastAsia" w:ascii="黑体" w:hAnsi="宋体" w:eastAsia="黑体"/>
          <w:bCs/>
          <w:kern w:val="0"/>
          <w:sz w:val="24"/>
          <w:szCs w:val="32"/>
          <w:highlight w:val="none"/>
          <w:lang w:eastAsia="zh-CN"/>
        </w:rPr>
      </w:pPr>
      <w:r>
        <w:rPr>
          <w:rFonts w:hint="eastAsia"/>
          <w:highlight w:val="none"/>
        </w:rPr>
        <w:t xml:space="preserve"> </w:t>
      </w:r>
      <w:commentRangeStart w:id="50"/>
      <w:r>
        <w:rPr>
          <w:rFonts w:hint="eastAsia" w:ascii="黑体" w:hAnsi="宋体" w:eastAsia="黑体"/>
          <w:bCs/>
          <w:kern w:val="0"/>
          <w:sz w:val="24"/>
          <w:szCs w:val="32"/>
          <w:highlight w:val="none"/>
        </w:rPr>
        <w:t>五、</w:t>
      </w:r>
      <w:r>
        <w:rPr>
          <w:rFonts w:hint="eastAsia" w:ascii="黑体" w:hAnsi="宋体" w:eastAsia="黑体"/>
          <w:bCs/>
          <w:kern w:val="0"/>
          <w:sz w:val="24"/>
          <w:szCs w:val="32"/>
          <w:highlight w:val="none"/>
          <w:lang w:eastAsia="zh-CN"/>
        </w:rPr>
        <w:t>供应商认证情况（格式自定）</w:t>
      </w:r>
    </w:p>
    <w:p w14:paraId="3C395E20">
      <w:pPr>
        <w:rPr>
          <w:b/>
          <w:bCs/>
          <w:color w:val="FF0000"/>
          <w:highlight w:val="none"/>
        </w:rPr>
      </w:pPr>
      <w:r>
        <w:rPr>
          <w:rFonts w:hint="eastAsia"/>
          <w:b/>
          <w:bCs/>
          <w:color w:val="FF0000"/>
          <w:highlight w:val="none"/>
        </w:rPr>
        <w:t>（特别提示：投标人须按本招标文件评标信息中这一评审因素要求，提供详细证明资料）</w:t>
      </w:r>
    </w:p>
    <w:p w14:paraId="621A82B7">
      <w:pPr>
        <w:rPr>
          <w:b/>
          <w:bCs/>
          <w:color w:val="FF0000"/>
          <w:highlight w:val="none"/>
        </w:rPr>
      </w:pPr>
    </w:p>
    <w:p w14:paraId="5564ECB1">
      <w:pPr>
        <w:jc w:val="center"/>
        <w:outlineLvl w:val="3"/>
        <w:rPr>
          <w:rFonts w:ascii="黑体" w:hAnsi="宋体" w:eastAsia="黑体"/>
          <w:bCs/>
          <w:kern w:val="0"/>
          <w:sz w:val="24"/>
          <w:szCs w:val="32"/>
          <w:highlight w:val="none"/>
        </w:rPr>
      </w:pPr>
      <w:r>
        <w:rPr>
          <w:rFonts w:hint="eastAsia" w:ascii="黑体" w:hAnsi="宋体" w:eastAsia="黑体"/>
          <w:bCs/>
          <w:kern w:val="0"/>
          <w:sz w:val="24"/>
          <w:szCs w:val="32"/>
          <w:highlight w:val="none"/>
        </w:rPr>
        <w:t>六、奖项（格式自定）</w:t>
      </w:r>
    </w:p>
    <w:p w14:paraId="38D5425F">
      <w:pPr>
        <w:rPr>
          <w:b/>
          <w:bCs/>
          <w:color w:val="FF0000"/>
          <w:highlight w:val="none"/>
        </w:rPr>
      </w:pPr>
      <w:r>
        <w:rPr>
          <w:rFonts w:hint="eastAsia"/>
          <w:b/>
          <w:bCs/>
          <w:color w:val="FF0000"/>
          <w:highlight w:val="none"/>
        </w:rPr>
        <w:t>（特别提示：投标人须按本招标文件评标信息中这一评审因素要求，提供详细证明资料）</w:t>
      </w:r>
    </w:p>
    <w:p w14:paraId="315266D1">
      <w:pPr>
        <w:rPr>
          <w:b/>
          <w:bCs/>
          <w:color w:val="FF0000"/>
          <w:highlight w:val="none"/>
        </w:rPr>
      </w:pPr>
    </w:p>
    <w:p w14:paraId="0319B8FC">
      <w:pPr>
        <w:jc w:val="center"/>
        <w:outlineLvl w:val="3"/>
        <w:rPr>
          <w:rFonts w:ascii="黑体" w:hAnsi="宋体" w:eastAsia="黑体"/>
          <w:bCs/>
          <w:kern w:val="0"/>
          <w:sz w:val="24"/>
          <w:szCs w:val="32"/>
          <w:highlight w:val="none"/>
        </w:rPr>
      </w:pPr>
      <w:r>
        <w:rPr>
          <w:rFonts w:hint="eastAsia" w:ascii="黑体" w:hAnsi="宋体" w:eastAsia="黑体"/>
          <w:bCs/>
          <w:kern w:val="0"/>
          <w:sz w:val="24"/>
          <w:szCs w:val="32"/>
          <w:highlight w:val="none"/>
        </w:rPr>
        <w:t>七、</w:t>
      </w:r>
      <w:commentRangeEnd w:id="50"/>
      <w:r>
        <w:rPr>
          <w:highlight w:val="none"/>
        </w:rPr>
        <w:commentReference w:id="50"/>
      </w:r>
      <w:r>
        <w:rPr>
          <w:rFonts w:hint="eastAsia" w:ascii="黑体" w:hAnsi="宋体" w:eastAsia="黑体"/>
          <w:bCs/>
          <w:kern w:val="0"/>
          <w:sz w:val="24"/>
          <w:szCs w:val="32"/>
          <w:highlight w:val="none"/>
          <w:lang w:eastAsia="zh-CN"/>
        </w:rPr>
        <w:t>供应商同类业绩</w:t>
      </w:r>
    </w:p>
    <w:tbl>
      <w:tblPr>
        <w:tblStyle w:val="44"/>
        <w:tblW w:w="5000" w:type="pct"/>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0"/>
        <w:gridCol w:w="1418"/>
        <w:gridCol w:w="1986"/>
        <w:gridCol w:w="849"/>
        <w:gridCol w:w="993"/>
        <w:gridCol w:w="2183"/>
      </w:tblGrid>
      <w:tr w14:paraId="2ADBA75E">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c>
          <w:tcPr>
            <w:tcW w:w="645" w:type="pct"/>
            <w:vAlign w:val="center"/>
          </w:tcPr>
          <w:p w14:paraId="672D14F2">
            <w:pPr>
              <w:jc w:val="center"/>
              <w:rPr>
                <w:rFonts w:ascii="宋体" w:hAnsi="宋体"/>
                <w:sz w:val="20"/>
                <w:szCs w:val="21"/>
                <w:highlight w:val="none"/>
              </w:rPr>
            </w:pPr>
            <w:r>
              <w:rPr>
                <w:rFonts w:hint="eastAsia" w:ascii="宋体" w:hAnsi="宋体"/>
                <w:sz w:val="20"/>
                <w:szCs w:val="21"/>
                <w:highlight w:val="none"/>
              </w:rPr>
              <w:t>采购人</w:t>
            </w:r>
          </w:p>
        </w:tc>
        <w:tc>
          <w:tcPr>
            <w:tcW w:w="831" w:type="pct"/>
            <w:vAlign w:val="center"/>
          </w:tcPr>
          <w:p w14:paraId="37113856">
            <w:pPr>
              <w:jc w:val="center"/>
              <w:rPr>
                <w:rFonts w:ascii="宋体" w:hAnsi="宋体"/>
                <w:sz w:val="20"/>
                <w:szCs w:val="21"/>
                <w:highlight w:val="none"/>
              </w:rPr>
            </w:pPr>
            <w:r>
              <w:rPr>
                <w:rFonts w:hint="eastAsia" w:ascii="宋体" w:hAnsi="宋体"/>
                <w:sz w:val="20"/>
                <w:szCs w:val="21"/>
                <w:highlight w:val="none"/>
              </w:rPr>
              <w:t>项目名称</w:t>
            </w:r>
          </w:p>
        </w:tc>
        <w:tc>
          <w:tcPr>
            <w:tcW w:w="1164" w:type="pct"/>
            <w:vAlign w:val="center"/>
          </w:tcPr>
          <w:p w14:paraId="01BC1562">
            <w:pPr>
              <w:jc w:val="center"/>
              <w:rPr>
                <w:rFonts w:ascii="宋体" w:hAnsi="宋体"/>
                <w:sz w:val="20"/>
                <w:szCs w:val="21"/>
                <w:highlight w:val="none"/>
              </w:rPr>
            </w:pPr>
            <w:r>
              <w:rPr>
                <w:rFonts w:hint="eastAsia" w:ascii="宋体" w:hAnsi="宋体"/>
                <w:sz w:val="20"/>
                <w:szCs w:val="21"/>
                <w:highlight w:val="none"/>
              </w:rPr>
              <w:t>项目规模（金额）</w:t>
            </w:r>
          </w:p>
        </w:tc>
        <w:tc>
          <w:tcPr>
            <w:tcW w:w="498" w:type="pct"/>
            <w:vAlign w:val="center"/>
          </w:tcPr>
          <w:p w14:paraId="1338F2BB">
            <w:pPr>
              <w:jc w:val="center"/>
              <w:rPr>
                <w:rFonts w:ascii="宋体" w:hAnsi="宋体"/>
                <w:sz w:val="20"/>
                <w:szCs w:val="21"/>
                <w:highlight w:val="none"/>
              </w:rPr>
            </w:pPr>
            <w:r>
              <w:rPr>
                <w:rFonts w:hint="eastAsia" w:ascii="宋体" w:hAnsi="宋体"/>
                <w:sz w:val="20"/>
                <w:szCs w:val="21"/>
                <w:highlight w:val="none"/>
              </w:rPr>
              <w:t>合同签订日期</w:t>
            </w:r>
          </w:p>
        </w:tc>
        <w:tc>
          <w:tcPr>
            <w:tcW w:w="582" w:type="pct"/>
            <w:vAlign w:val="center"/>
          </w:tcPr>
          <w:p w14:paraId="174A1C33">
            <w:pPr>
              <w:jc w:val="center"/>
              <w:rPr>
                <w:rFonts w:ascii="宋体" w:hAnsi="宋体"/>
                <w:sz w:val="20"/>
                <w:szCs w:val="21"/>
                <w:highlight w:val="none"/>
              </w:rPr>
            </w:pPr>
            <w:r>
              <w:rPr>
                <w:rFonts w:hint="eastAsia" w:ascii="宋体" w:hAnsi="宋体"/>
                <w:sz w:val="20"/>
                <w:szCs w:val="21"/>
                <w:highlight w:val="none"/>
              </w:rPr>
              <w:t>履约验收时间</w:t>
            </w:r>
          </w:p>
        </w:tc>
        <w:tc>
          <w:tcPr>
            <w:tcW w:w="1280" w:type="pct"/>
            <w:vAlign w:val="center"/>
          </w:tcPr>
          <w:p w14:paraId="6CF44182">
            <w:pPr>
              <w:jc w:val="center"/>
              <w:rPr>
                <w:rFonts w:ascii="宋体" w:hAnsi="宋体"/>
                <w:sz w:val="20"/>
                <w:szCs w:val="21"/>
                <w:highlight w:val="none"/>
              </w:rPr>
            </w:pPr>
            <w:r>
              <w:rPr>
                <w:rFonts w:hint="eastAsia" w:ascii="宋体" w:hAnsi="宋体"/>
                <w:sz w:val="20"/>
                <w:szCs w:val="21"/>
                <w:highlight w:val="none"/>
              </w:rPr>
              <w:t>完成质量情况（以履约验收报告为准）</w:t>
            </w:r>
          </w:p>
        </w:tc>
      </w:tr>
      <w:tr w14:paraId="4062D568">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c>
          <w:tcPr>
            <w:tcW w:w="645" w:type="pct"/>
            <w:vAlign w:val="center"/>
          </w:tcPr>
          <w:p w14:paraId="5CE02EC0">
            <w:pPr>
              <w:ind w:firstLine="400" w:firstLineChars="200"/>
              <w:rPr>
                <w:rFonts w:ascii="宋体" w:hAnsi="宋体"/>
                <w:sz w:val="20"/>
                <w:szCs w:val="21"/>
                <w:highlight w:val="none"/>
              </w:rPr>
            </w:pPr>
            <w:r>
              <w:rPr>
                <w:rFonts w:ascii="宋体" w:hAnsi="宋体"/>
                <w:sz w:val="20"/>
                <w:szCs w:val="21"/>
                <w:highlight w:val="none"/>
              </w:rPr>
              <w:t>……</w:t>
            </w:r>
          </w:p>
        </w:tc>
        <w:tc>
          <w:tcPr>
            <w:tcW w:w="831" w:type="pct"/>
            <w:vAlign w:val="center"/>
          </w:tcPr>
          <w:p w14:paraId="2FCC1857">
            <w:pPr>
              <w:ind w:firstLine="400" w:firstLineChars="200"/>
              <w:rPr>
                <w:rFonts w:ascii="宋体" w:hAnsi="宋体"/>
                <w:sz w:val="20"/>
                <w:szCs w:val="21"/>
                <w:highlight w:val="none"/>
              </w:rPr>
            </w:pPr>
          </w:p>
        </w:tc>
        <w:tc>
          <w:tcPr>
            <w:tcW w:w="1164" w:type="pct"/>
            <w:vAlign w:val="center"/>
          </w:tcPr>
          <w:p w14:paraId="3CC1276D">
            <w:pPr>
              <w:ind w:firstLine="400" w:firstLineChars="200"/>
              <w:rPr>
                <w:rFonts w:ascii="宋体" w:hAnsi="宋体"/>
                <w:sz w:val="20"/>
                <w:szCs w:val="21"/>
                <w:highlight w:val="none"/>
              </w:rPr>
            </w:pPr>
          </w:p>
        </w:tc>
        <w:tc>
          <w:tcPr>
            <w:tcW w:w="498" w:type="pct"/>
            <w:vAlign w:val="center"/>
          </w:tcPr>
          <w:p w14:paraId="4082D52C">
            <w:pPr>
              <w:ind w:firstLine="400" w:firstLineChars="200"/>
              <w:rPr>
                <w:rFonts w:ascii="宋体" w:hAnsi="宋体"/>
                <w:sz w:val="20"/>
                <w:szCs w:val="21"/>
                <w:highlight w:val="none"/>
              </w:rPr>
            </w:pPr>
          </w:p>
        </w:tc>
        <w:tc>
          <w:tcPr>
            <w:tcW w:w="582" w:type="pct"/>
            <w:vAlign w:val="center"/>
          </w:tcPr>
          <w:p w14:paraId="70C5D4EC">
            <w:pPr>
              <w:ind w:firstLine="400" w:firstLineChars="200"/>
              <w:rPr>
                <w:rFonts w:ascii="宋体" w:hAnsi="宋体"/>
                <w:sz w:val="20"/>
                <w:szCs w:val="21"/>
                <w:highlight w:val="none"/>
              </w:rPr>
            </w:pPr>
          </w:p>
        </w:tc>
        <w:tc>
          <w:tcPr>
            <w:tcW w:w="1280" w:type="pct"/>
            <w:vAlign w:val="center"/>
          </w:tcPr>
          <w:p w14:paraId="790A4DA5">
            <w:pPr>
              <w:ind w:firstLine="400" w:firstLineChars="200"/>
              <w:rPr>
                <w:rFonts w:ascii="宋体" w:hAnsi="宋体"/>
                <w:sz w:val="20"/>
                <w:szCs w:val="21"/>
                <w:highlight w:val="none"/>
              </w:rPr>
            </w:pPr>
          </w:p>
        </w:tc>
      </w:tr>
      <w:tr w14:paraId="22408773">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c>
          <w:tcPr>
            <w:tcW w:w="645" w:type="pct"/>
            <w:vAlign w:val="center"/>
          </w:tcPr>
          <w:p w14:paraId="0491E15B">
            <w:pPr>
              <w:ind w:firstLine="400" w:firstLineChars="200"/>
              <w:rPr>
                <w:rFonts w:ascii="宋体" w:hAnsi="宋体"/>
                <w:sz w:val="20"/>
                <w:szCs w:val="21"/>
                <w:highlight w:val="none"/>
              </w:rPr>
            </w:pPr>
          </w:p>
        </w:tc>
        <w:tc>
          <w:tcPr>
            <w:tcW w:w="831" w:type="pct"/>
            <w:vAlign w:val="center"/>
          </w:tcPr>
          <w:p w14:paraId="0BAA9360">
            <w:pPr>
              <w:ind w:firstLine="400" w:firstLineChars="200"/>
              <w:rPr>
                <w:rFonts w:ascii="宋体" w:hAnsi="宋体"/>
                <w:sz w:val="20"/>
                <w:szCs w:val="21"/>
                <w:highlight w:val="none"/>
              </w:rPr>
            </w:pPr>
          </w:p>
        </w:tc>
        <w:tc>
          <w:tcPr>
            <w:tcW w:w="1164" w:type="pct"/>
            <w:vAlign w:val="center"/>
          </w:tcPr>
          <w:p w14:paraId="7847A796">
            <w:pPr>
              <w:ind w:firstLine="400" w:firstLineChars="200"/>
              <w:rPr>
                <w:rFonts w:ascii="宋体" w:hAnsi="宋体"/>
                <w:sz w:val="20"/>
                <w:szCs w:val="21"/>
                <w:highlight w:val="none"/>
              </w:rPr>
            </w:pPr>
          </w:p>
        </w:tc>
        <w:tc>
          <w:tcPr>
            <w:tcW w:w="498" w:type="pct"/>
            <w:vAlign w:val="center"/>
          </w:tcPr>
          <w:p w14:paraId="34233A75">
            <w:pPr>
              <w:ind w:firstLine="400" w:firstLineChars="200"/>
              <w:rPr>
                <w:rFonts w:ascii="宋体" w:hAnsi="宋体"/>
                <w:sz w:val="20"/>
                <w:szCs w:val="21"/>
                <w:highlight w:val="none"/>
              </w:rPr>
            </w:pPr>
          </w:p>
        </w:tc>
        <w:tc>
          <w:tcPr>
            <w:tcW w:w="582" w:type="pct"/>
            <w:vAlign w:val="center"/>
          </w:tcPr>
          <w:p w14:paraId="1DF251BD">
            <w:pPr>
              <w:ind w:firstLine="400" w:firstLineChars="200"/>
              <w:rPr>
                <w:rFonts w:ascii="宋体" w:hAnsi="宋体"/>
                <w:sz w:val="20"/>
                <w:szCs w:val="21"/>
                <w:highlight w:val="none"/>
              </w:rPr>
            </w:pPr>
          </w:p>
        </w:tc>
        <w:tc>
          <w:tcPr>
            <w:tcW w:w="1280" w:type="pct"/>
            <w:vAlign w:val="center"/>
          </w:tcPr>
          <w:p w14:paraId="2511CFC0">
            <w:pPr>
              <w:ind w:firstLine="400" w:firstLineChars="200"/>
              <w:rPr>
                <w:rFonts w:ascii="宋体" w:hAnsi="宋体"/>
                <w:sz w:val="20"/>
                <w:szCs w:val="21"/>
                <w:highlight w:val="none"/>
              </w:rPr>
            </w:pPr>
          </w:p>
        </w:tc>
      </w:tr>
      <w:tr w14:paraId="00379812">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c>
          <w:tcPr>
            <w:tcW w:w="645" w:type="pct"/>
            <w:vAlign w:val="center"/>
          </w:tcPr>
          <w:p w14:paraId="74548499">
            <w:pPr>
              <w:ind w:firstLine="400" w:firstLineChars="200"/>
              <w:rPr>
                <w:rFonts w:ascii="宋体" w:hAnsi="宋体"/>
                <w:sz w:val="20"/>
                <w:szCs w:val="21"/>
                <w:highlight w:val="none"/>
              </w:rPr>
            </w:pPr>
          </w:p>
        </w:tc>
        <w:tc>
          <w:tcPr>
            <w:tcW w:w="831" w:type="pct"/>
            <w:vAlign w:val="center"/>
          </w:tcPr>
          <w:p w14:paraId="7E2F79A1">
            <w:pPr>
              <w:ind w:firstLine="400" w:firstLineChars="200"/>
              <w:rPr>
                <w:rFonts w:ascii="宋体" w:hAnsi="宋体"/>
                <w:sz w:val="20"/>
                <w:szCs w:val="21"/>
                <w:highlight w:val="none"/>
              </w:rPr>
            </w:pPr>
          </w:p>
        </w:tc>
        <w:tc>
          <w:tcPr>
            <w:tcW w:w="1164" w:type="pct"/>
            <w:vAlign w:val="center"/>
          </w:tcPr>
          <w:p w14:paraId="0E1BFEE9">
            <w:pPr>
              <w:ind w:firstLine="400" w:firstLineChars="200"/>
              <w:rPr>
                <w:rFonts w:ascii="宋体" w:hAnsi="宋体"/>
                <w:sz w:val="20"/>
                <w:szCs w:val="21"/>
                <w:highlight w:val="none"/>
              </w:rPr>
            </w:pPr>
          </w:p>
        </w:tc>
        <w:tc>
          <w:tcPr>
            <w:tcW w:w="498" w:type="pct"/>
            <w:vAlign w:val="center"/>
          </w:tcPr>
          <w:p w14:paraId="0AE5156D">
            <w:pPr>
              <w:ind w:firstLine="400" w:firstLineChars="200"/>
              <w:rPr>
                <w:rFonts w:ascii="宋体" w:hAnsi="宋体"/>
                <w:sz w:val="20"/>
                <w:szCs w:val="21"/>
                <w:highlight w:val="none"/>
              </w:rPr>
            </w:pPr>
          </w:p>
        </w:tc>
        <w:tc>
          <w:tcPr>
            <w:tcW w:w="582" w:type="pct"/>
            <w:vAlign w:val="center"/>
          </w:tcPr>
          <w:p w14:paraId="07ADB70B">
            <w:pPr>
              <w:ind w:firstLine="400" w:firstLineChars="200"/>
              <w:rPr>
                <w:rFonts w:ascii="宋体" w:hAnsi="宋体"/>
                <w:sz w:val="20"/>
                <w:szCs w:val="21"/>
                <w:highlight w:val="none"/>
              </w:rPr>
            </w:pPr>
          </w:p>
          <w:p w14:paraId="1686E50E">
            <w:pPr>
              <w:rPr>
                <w:highlight w:val="none"/>
              </w:rPr>
            </w:pPr>
          </w:p>
        </w:tc>
        <w:tc>
          <w:tcPr>
            <w:tcW w:w="1280" w:type="pct"/>
            <w:vAlign w:val="center"/>
          </w:tcPr>
          <w:p w14:paraId="2248CAAE">
            <w:pPr>
              <w:ind w:firstLine="400" w:firstLineChars="200"/>
              <w:rPr>
                <w:rFonts w:ascii="宋体" w:hAnsi="宋体"/>
                <w:sz w:val="20"/>
                <w:szCs w:val="21"/>
                <w:highlight w:val="none"/>
              </w:rPr>
            </w:pPr>
          </w:p>
        </w:tc>
      </w:tr>
    </w:tbl>
    <w:p w14:paraId="5331E1C7">
      <w:pPr>
        <w:rPr>
          <w:b/>
          <w:bCs/>
          <w:color w:val="FF0000"/>
          <w:highlight w:val="none"/>
        </w:rPr>
      </w:pPr>
      <w:r>
        <w:rPr>
          <w:rFonts w:hint="eastAsia"/>
          <w:b/>
          <w:bCs/>
          <w:color w:val="FF0000"/>
          <w:highlight w:val="none"/>
        </w:rPr>
        <w:t>（特别提示：投标人须按本招标文件评标信息中这一评审因素要求，提供详细证明资料）</w:t>
      </w:r>
    </w:p>
    <w:p w14:paraId="2F0AE1FD">
      <w:pPr>
        <w:ind w:firstLine="0" w:firstLineChars="0"/>
        <w:rPr>
          <w:rFonts w:hint="eastAsia"/>
          <w:b/>
          <w:color w:val="FF0000"/>
          <w:sz w:val="24"/>
          <w:highlight w:val="none"/>
        </w:rPr>
      </w:pPr>
    </w:p>
    <w:p w14:paraId="50F40BFC">
      <w:pPr>
        <w:pStyle w:val="18"/>
        <w:rPr>
          <w:rFonts w:hint="eastAsia"/>
          <w:highlight w:val="none"/>
        </w:rPr>
      </w:pPr>
    </w:p>
    <w:p w14:paraId="38F79E9B">
      <w:pPr>
        <w:ind w:firstLine="723" w:firstLineChars="300"/>
        <w:rPr>
          <w:rFonts w:hint="eastAsia"/>
          <w:b/>
          <w:color w:val="FF0000"/>
          <w:sz w:val="24"/>
          <w:highlight w:val="none"/>
        </w:rPr>
      </w:pPr>
      <w:r>
        <w:rPr>
          <w:rFonts w:hint="eastAsia"/>
          <w:b/>
          <w:color w:val="FF0000"/>
          <w:sz w:val="24"/>
          <w:highlight w:val="none"/>
        </w:rPr>
        <w:t>（信息公开部分的内容到此为止！以下为信息不公开部分。）</w:t>
      </w:r>
    </w:p>
    <w:bookmarkEnd w:id="69"/>
    <w:p w14:paraId="138DC421">
      <w:pPr>
        <w:rPr>
          <w:highlight w:val="none"/>
        </w:rPr>
      </w:pPr>
      <w:r>
        <w:rPr>
          <w:highlight w:val="none"/>
        </w:rPr>
        <w:br w:type="page"/>
      </w:r>
    </w:p>
    <w:p w14:paraId="5DE7F731">
      <w:pPr>
        <w:outlineLvl w:val="1"/>
        <w:rPr>
          <w:rFonts w:ascii="宋体" w:hAnsi="宋体"/>
          <w:b/>
          <w:color w:val="FF0000"/>
          <w:sz w:val="28"/>
          <w:szCs w:val="28"/>
          <w:highlight w:val="none"/>
        </w:rPr>
      </w:pPr>
      <w:bookmarkStart w:id="72" w:name="_Hlk72260530"/>
      <w:r>
        <w:rPr>
          <w:rFonts w:hint="eastAsia" w:ascii="宋体" w:hAnsi="宋体"/>
          <w:b/>
          <w:color w:val="FF0000"/>
          <w:sz w:val="28"/>
          <w:szCs w:val="28"/>
          <w:highlight w:val="none"/>
        </w:rPr>
        <w:t>投标文件附件（信息不公开部分）</w:t>
      </w:r>
    </w:p>
    <w:p w14:paraId="306B0380">
      <w:pPr>
        <w:pStyle w:val="3"/>
        <w:jc w:val="center"/>
        <w:rPr>
          <w:rFonts w:ascii="黑体" w:eastAsia="黑体"/>
          <w:b w:val="0"/>
          <w:sz w:val="24"/>
          <w:highlight w:val="none"/>
        </w:rPr>
      </w:pPr>
      <w:r>
        <w:rPr>
          <w:rFonts w:hint="eastAsia" w:ascii="黑体" w:eastAsia="黑体"/>
          <w:b w:val="0"/>
          <w:sz w:val="24"/>
          <w:highlight w:val="none"/>
        </w:rPr>
        <w:t>一、</w:t>
      </w:r>
      <w:bookmarkStart w:id="73" w:name="_Hlk72092499"/>
      <w:r>
        <w:rPr>
          <w:rFonts w:hint="eastAsia" w:ascii="黑体" w:eastAsia="黑体"/>
          <w:b w:val="0"/>
          <w:sz w:val="24"/>
          <w:highlight w:val="none"/>
        </w:rPr>
        <w:t>法定代表人（负责人）证明书</w:t>
      </w:r>
      <w:bookmarkEnd w:id="73"/>
    </w:p>
    <w:p w14:paraId="549A258B">
      <w:pPr>
        <w:rPr>
          <w:sz w:val="24"/>
          <w:highlight w:val="none"/>
        </w:rPr>
      </w:pPr>
    </w:p>
    <w:p w14:paraId="6FDE2AD6">
      <w:pPr>
        <w:spacing w:line="360" w:lineRule="auto"/>
        <w:ind w:firstLine="420" w:firstLineChars="200"/>
        <w:rPr>
          <w:rFonts w:hint="default" w:eastAsia="宋体"/>
          <w:szCs w:val="21"/>
          <w:highlight w:val="none"/>
          <w:lang w:val="en-US" w:eastAsia="zh-CN"/>
        </w:rPr>
      </w:pPr>
      <w:r>
        <w:rPr>
          <w:rFonts w:hint="eastAsia"/>
          <w:szCs w:val="21"/>
          <w:highlight w:val="none"/>
          <w:u w:val="single"/>
        </w:rPr>
        <w:t xml:space="preserve">         </w:t>
      </w:r>
      <w:r>
        <w:rPr>
          <w:rFonts w:hint="eastAsia"/>
          <w:szCs w:val="21"/>
          <w:highlight w:val="none"/>
          <w:u w:val="single"/>
          <w:lang w:val="en-US" w:eastAsia="zh-CN"/>
        </w:rPr>
        <w:t xml:space="preserve">  </w:t>
      </w:r>
      <w:r>
        <w:rPr>
          <w:rFonts w:hint="eastAsia"/>
          <w:szCs w:val="21"/>
          <w:highlight w:val="none"/>
          <w:u w:val="single"/>
        </w:rPr>
        <w:t xml:space="preserve">   </w:t>
      </w:r>
      <w:r>
        <w:rPr>
          <w:rFonts w:hint="eastAsia"/>
          <w:szCs w:val="21"/>
          <w:highlight w:val="none"/>
          <w:u w:val="single"/>
          <w:lang w:val="en-US" w:eastAsia="zh-CN"/>
        </w:rPr>
        <w:t xml:space="preserve">   </w:t>
      </w:r>
      <w:r>
        <w:rPr>
          <w:rFonts w:hint="eastAsia"/>
          <w:szCs w:val="21"/>
          <w:highlight w:val="none"/>
          <w:u w:val="none"/>
          <w:lang w:eastAsia="zh-CN"/>
        </w:rPr>
        <w:t>（</w:t>
      </w:r>
      <w:r>
        <w:rPr>
          <w:rFonts w:hint="eastAsia"/>
          <w:szCs w:val="21"/>
          <w:highlight w:val="none"/>
          <w:u w:val="none"/>
          <w:lang w:val="en-US" w:eastAsia="zh-CN"/>
        </w:rPr>
        <w:t>姓名</w:t>
      </w:r>
      <w:r>
        <w:rPr>
          <w:rFonts w:hint="eastAsia"/>
          <w:szCs w:val="21"/>
          <w:highlight w:val="none"/>
          <w:u w:val="none"/>
          <w:lang w:eastAsia="zh-CN"/>
        </w:rPr>
        <w:t>）</w:t>
      </w:r>
      <w:r>
        <w:rPr>
          <w:rFonts w:hint="eastAsia"/>
          <w:szCs w:val="21"/>
          <w:highlight w:val="none"/>
        </w:rPr>
        <w:t>，现任我单位</w:t>
      </w:r>
      <w:r>
        <w:rPr>
          <w:rFonts w:hint="eastAsia"/>
          <w:szCs w:val="21"/>
          <w:highlight w:val="none"/>
          <w:u w:val="single"/>
        </w:rPr>
        <w:t xml:space="preserve">     </w:t>
      </w:r>
      <w:r>
        <w:rPr>
          <w:rFonts w:hint="eastAsia"/>
          <w:szCs w:val="21"/>
          <w:highlight w:val="none"/>
          <w:u w:val="single"/>
          <w:lang w:val="en-US" w:eastAsia="zh-CN"/>
        </w:rPr>
        <w:t xml:space="preserve">    </w:t>
      </w:r>
      <w:r>
        <w:rPr>
          <w:rFonts w:hint="eastAsia"/>
          <w:szCs w:val="21"/>
          <w:highlight w:val="none"/>
          <w:u w:val="single"/>
        </w:rPr>
        <w:t xml:space="preserve">    </w:t>
      </w:r>
      <w:r>
        <w:rPr>
          <w:rFonts w:hint="eastAsia"/>
          <w:szCs w:val="21"/>
          <w:highlight w:val="none"/>
        </w:rPr>
        <w:t>职务，为法定代表人（负责人），</w:t>
      </w:r>
      <w:r>
        <w:rPr>
          <w:rFonts w:hint="eastAsia"/>
          <w:szCs w:val="21"/>
          <w:highlight w:val="none"/>
          <w:lang w:val="en-US" w:eastAsia="zh-CN"/>
        </w:rPr>
        <w:t>身份证件</w:t>
      </w:r>
      <w:r>
        <w:rPr>
          <w:rFonts w:hint="eastAsia"/>
          <w:szCs w:val="21"/>
          <w:highlight w:val="none"/>
        </w:rPr>
        <w:t>号</w:t>
      </w:r>
      <w:r>
        <w:rPr>
          <w:rFonts w:hint="eastAsia"/>
          <w:szCs w:val="21"/>
          <w:highlight w:val="none"/>
          <w:lang w:val="en-US" w:eastAsia="zh-CN"/>
        </w:rPr>
        <w:t>为</w:t>
      </w:r>
      <w:r>
        <w:rPr>
          <w:rFonts w:hint="eastAsia"/>
          <w:szCs w:val="21"/>
          <w:highlight w:val="none"/>
        </w:rPr>
        <w:t>：</w:t>
      </w:r>
      <w:r>
        <w:rPr>
          <w:rFonts w:hint="eastAsia"/>
          <w:szCs w:val="21"/>
          <w:highlight w:val="none"/>
          <w:u w:val="single"/>
        </w:rPr>
        <w:t xml:space="preserve">                                     </w:t>
      </w:r>
      <w:r>
        <w:rPr>
          <w:rFonts w:hint="eastAsia"/>
          <w:szCs w:val="21"/>
          <w:highlight w:val="none"/>
          <w:u w:val="none"/>
          <w:lang w:eastAsia="zh-CN"/>
        </w:rPr>
        <w:t>，</w:t>
      </w:r>
      <w:r>
        <w:rPr>
          <w:rFonts w:hint="eastAsia"/>
          <w:szCs w:val="21"/>
          <w:highlight w:val="none"/>
        </w:rPr>
        <w:t>联系电话：</w:t>
      </w:r>
      <w:r>
        <w:rPr>
          <w:rFonts w:hint="eastAsia"/>
          <w:szCs w:val="21"/>
          <w:highlight w:val="none"/>
          <w:u w:val="single"/>
          <w:lang w:val="en-US" w:eastAsia="zh-CN"/>
        </w:rPr>
        <w:t xml:space="preserve">                </w:t>
      </w:r>
      <w:r>
        <w:rPr>
          <w:rFonts w:hint="eastAsia"/>
          <w:szCs w:val="21"/>
          <w:highlight w:val="none"/>
          <w:lang w:val="en-US" w:eastAsia="zh-CN"/>
        </w:rPr>
        <w:t>。</w:t>
      </w:r>
    </w:p>
    <w:p w14:paraId="1D5191EB">
      <w:pPr>
        <w:spacing w:line="360" w:lineRule="auto"/>
        <w:ind w:firstLine="420" w:firstLineChars="200"/>
        <w:rPr>
          <w:szCs w:val="21"/>
          <w:highlight w:val="none"/>
        </w:rPr>
      </w:pPr>
      <w:r>
        <w:rPr>
          <w:rFonts w:hint="eastAsia"/>
          <w:szCs w:val="21"/>
          <w:highlight w:val="none"/>
        </w:rPr>
        <w:t>特此证明。</w:t>
      </w:r>
    </w:p>
    <w:p w14:paraId="2BBE1568">
      <w:pPr>
        <w:spacing w:line="360" w:lineRule="auto"/>
        <w:ind w:firstLine="420" w:firstLineChars="200"/>
        <w:rPr>
          <w:rFonts w:hint="eastAsia"/>
          <w:szCs w:val="21"/>
          <w:highlight w:val="none"/>
        </w:rPr>
      </w:pPr>
      <w:r>
        <w:rPr>
          <w:rFonts w:hint="eastAsia"/>
          <w:szCs w:val="21"/>
          <w:highlight w:val="none"/>
        </w:rPr>
        <w:t>说明：1、法定代表人为投标人（企业事业单位、国家机关、社会团体）的主要行政负责人。</w:t>
      </w:r>
    </w:p>
    <w:p w14:paraId="1F282DAD">
      <w:pPr>
        <w:numPr>
          <w:ilvl w:val="0"/>
          <w:numId w:val="21"/>
        </w:numPr>
        <w:spacing w:line="360" w:lineRule="auto"/>
        <w:ind w:firstLine="420" w:firstLineChars="200"/>
        <w:rPr>
          <w:rFonts w:hint="eastAsia"/>
          <w:color w:val="auto"/>
          <w:szCs w:val="21"/>
          <w:highlight w:val="none"/>
          <w:lang w:val="en-US" w:eastAsia="zh-CN"/>
        </w:rPr>
      </w:pPr>
      <w:r>
        <w:rPr>
          <w:rFonts w:hint="eastAsia"/>
          <w:color w:val="auto"/>
          <w:szCs w:val="21"/>
          <w:highlight w:val="none"/>
          <w:lang w:eastAsia="zh-Hans"/>
        </w:rPr>
        <w:t>本证明书要供法定代表人（负责人）</w:t>
      </w:r>
      <w:r>
        <w:rPr>
          <w:rFonts w:hint="eastAsia"/>
          <w:color w:val="auto"/>
          <w:szCs w:val="21"/>
          <w:highlight w:val="none"/>
          <w:lang w:val="en-US" w:eastAsia="zh-CN"/>
        </w:rPr>
        <w:t>相关身份证明文件：身份证扫描件（正反两面）；港澳台居民可提供来往通行证扫描件；非中国国籍管辖范围人员，可提供公安部门认可的身份证明材料扫描件。</w:t>
      </w:r>
    </w:p>
    <w:p w14:paraId="1DA69225">
      <w:pPr>
        <w:numPr>
          <w:ilvl w:val="0"/>
          <w:numId w:val="21"/>
        </w:numPr>
        <w:spacing w:line="360" w:lineRule="auto"/>
        <w:ind w:firstLine="420" w:firstLineChars="200"/>
        <w:rPr>
          <w:szCs w:val="21"/>
          <w:highlight w:val="none"/>
        </w:rPr>
      </w:pPr>
      <w:r>
        <w:rPr>
          <w:rFonts w:hint="eastAsia"/>
          <w:color w:val="auto"/>
          <w:szCs w:val="21"/>
          <w:highlight w:val="none"/>
          <w:lang w:eastAsia="zh-Hans"/>
        </w:rPr>
        <w:t>本项目投标授权代表为法定代表人（负责人）的，无需提供</w:t>
      </w:r>
      <w:r>
        <w:rPr>
          <w:rFonts w:hint="eastAsia"/>
          <w:color w:val="auto"/>
          <w:szCs w:val="21"/>
          <w:highlight w:val="none"/>
        </w:rPr>
        <w:t>《投标文件签署授权委托书》</w:t>
      </w:r>
      <w:r>
        <w:rPr>
          <w:rFonts w:hint="eastAsia"/>
          <w:color w:val="auto"/>
          <w:szCs w:val="21"/>
          <w:highlight w:val="none"/>
          <w:lang w:eastAsia="zh-Hans"/>
        </w:rPr>
        <w:t>。</w:t>
      </w:r>
    </w:p>
    <w:p w14:paraId="0B688173">
      <w:pPr>
        <w:numPr>
          <w:ilvl w:val="0"/>
          <w:numId w:val="21"/>
        </w:numPr>
        <w:spacing w:line="360" w:lineRule="auto"/>
        <w:ind w:firstLine="420" w:firstLineChars="200"/>
        <w:rPr>
          <w:szCs w:val="21"/>
          <w:highlight w:val="none"/>
        </w:rPr>
      </w:pPr>
      <w:r>
        <w:rPr>
          <w:rFonts w:hint="eastAsia"/>
          <w:szCs w:val="21"/>
          <w:highlight w:val="none"/>
        </w:rPr>
        <w:t>内容必须填写真实、清楚，涂改无效，不得转让、买卖。</w:t>
      </w:r>
    </w:p>
    <w:tbl>
      <w:tblPr>
        <w:tblStyle w:val="45"/>
        <w:tblW w:w="852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4"/>
        <w:gridCol w:w="4265"/>
      </w:tblGrid>
      <w:tr w14:paraId="5BABE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vAlign w:val="top"/>
          </w:tcPr>
          <w:p w14:paraId="09F0632E">
            <w:pPr>
              <w:jc w:val="center"/>
              <w:rPr>
                <w:rFonts w:hint="eastAsia"/>
                <w:highlight w:val="none"/>
                <w:lang w:val="en-US" w:eastAsia="zh-CN"/>
              </w:rPr>
            </w:pPr>
            <w:r>
              <w:rPr>
                <w:rFonts w:hint="eastAsia"/>
                <w:highlight w:val="none"/>
                <w:lang w:val="en-US" w:eastAsia="zh-CN"/>
              </w:rPr>
              <w:t>证件扫描件正面</w:t>
            </w:r>
          </w:p>
          <w:p w14:paraId="4AC742AD">
            <w:pPr>
              <w:pStyle w:val="18"/>
              <w:jc w:val="center"/>
              <w:rPr>
                <w:rFonts w:hint="eastAsia"/>
                <w:highlight w:val="none"/>
                <w:lang w:val="en-US" w:eastAsia="zh-CN"/>
              </w:rPr>
            </w:pPr>
          </w:p>
          <w:p w14:paraId="488AEF70">
            <w:pPr>
              <w:pStyle w:val="19"/>
              <w:jc w:val="center"/>
              <w:rPr>
                <w:rFonts w:hint="default"/>
                <w:highlight w:val="none"/>
                <w:lang w:val="en-US" w:eastAsia="zh-CN"/>
              </w:rPr>
            </w:pPr>
          </w:p>
        </w:tc>
        <w:tc>
          <w:tcPr>
            <w:tcW w:w="4265" w:type="dxa"/>
            <w:vAlign w:val="top"/>
          </w:tcPr>
          <w:p w14:paraId="3AE94206">
            <w:pPr>
              <w:jc w:val="center"/>
              <w:rPr>
                <w:rFonts w:hint="eastAsia"/>
                <w:highlight w:val="none"/>
                <w:lang w:val="en-US" w:eastAsia="zh-CN"/>
              </w:rPr>
            </w:pPr>
            <w:r>
              <w:rPr>
                <w:rFonts w:hint="eastAsia"/>
                <w:highlight w:val="none"/>
                <w:lang w:val="en-US" w:eastAsia="zh-CN"/>
              </w:rPr>
              <w:t>证件扫描件反面</w:t>
            </w:r>
          </w:p>
          <w:p w14:paraId="1B98BB9B">
            <w:pPr>
              <w:pStyle w:val="18"/>
              <w:jc w:val="center"/>
              <w:rPr>
                <w:rFonts w:hint="eastAsia"/>
                <w:highlight w:val="none"/>
                <w:lang w:val="en-US" w:eastAsia="zh-CN"/>
              </w:rPr>
            </w:pPr>
          </w:p>
          <w:p w14:paraId="33111716">
            <w:pPr>
              <w:pStyle w:val="19"/>
              <w:jc w:val="center"/>
              <w:rPr>
                <w:rFonts w:hint="eastAsia"/>
                <w:sz w:val="24"/>
                <w:highlight w:val="none"/>
                <w:vertAlign w:val="baseline"/>
                <w:lang w:val="en-US" w:eastAsia="zh-CN"/>
              </w:rPr>
            </w:pPr>
          </w:p>
        </w:tc>
      </w:tr>
    </w:tbl>
    <w:p w14:paraId="2E882363">
      <w:pPr>
        <w:rPr>
          <w:sz w:val="24"/>
          <w:highlight w:val="none"/>
        </w:rPr>
      </w:pPr>
    </w:p>
    <w:p w14:paraId="60939EB7">
      <w:pPr>
        <w:pStyle w:val="3"/>
        <w:spacing w:before="120" w:after="120"/>
        <w:jc w:val="center"/>
        <w:rPr>
          <w:rFonts w:ascii="黑体" w:eastAsia="黑体"/>
          <w:b w:val="0"/>
          <w:sz w:val="24"/>
          <w:highlight w:val="none"/>
        </w:rPr>
      </w:pPr>
      <w:r>
        <w:rPr>
          <w:rFonts w:hint="eastAsia" w:ascii="黑体" w:eastAsia="黑体"/>
          <w:b w:val="0"/>
          <w:sz w:val="24"/>
          <w:highlight w:val="none"/>
        </w:rPr>
        <w:t>二、投标文件签署授权委托书</w:t>
      </w:r>
    </w:p>
    <w:p w14:paraId="0F38195C">
      <w:pPr>
        <w:spacing w:line="360" w:lineRule="auto"/>
        <w:ind w:firstLine="420" w:firstLineChars="200"/>
        <w:rPr>
          <w:rFonts w:hint="eastAsia"/>
          <w:szCs w:val="21"/>
          <w:highlight w:val="none"/>
        </w:rPr>
      </w:pPr>
      <w:r>
        <w:rPr>
          <w:rFonts w:hint="eastAsia"/>
          <w:szCs w:val="21"/>
          <w:highlight w:val="none"/>
        </w:rPr>
        <w:t>本授权委托书声明：我</w:t>
      </w:r>
      <w:r>
        <w:rPr>
          <w:rFonts w:hint="eastAsia"/>
          <w:szCs w:val="21"/>
          <w:highlight w:val="none"/>
          <w:u w:val="single"/>
        </w:rPr>
        <w:t xml:space="preserve">           </w:t>
      </w:r>
      <w:r>
        <w:rPr>
          <w:rFonts w:hint="eastAsia"/>
          <w:szCs w:val="21"/>
          <w:highlight w:val="none"/>
        </w:rPr>
        <w:t>（姓名）系</w:t>
      </w:r>
      <w:r>
        <w:rPr>
          <w:rFonts w:hint="eastAsia"/>
          <w:szCs w:val="21"/>
          <w:highlight w:val="none"/>
          <w:u w:val="single"/>
        </w:rPr>
        <w:t xml:space="preserve">             </w:t>
      </w:r>
      <w:r>
        <w:rPr>
          <w:rFonts w:hint="eastAsia"/>
          <w:szCs w:val="21"/>
          <w:highlight w:val="none"/>
        </w:rPr>
        <w:t>（投标人名称）的法定代表人（负责人），现授权委托</w:t>
      </w:r>
      <w:r>
        <w:rPr>
          <w:rFonts w:hint="eastAsia"/>
          <w:szCs w:val="21"/>
          <w:highlight w:val="none"/>
          <w:u w:val="single"/>
        </w:rPr>
        <w:t xml:space="preserve">            </w:t>
      </w:r>
      <w:r>
        <w:rPr>
          <w:rFonts w:hint="eastAsia"/>
          <w:szCs w:val="21"/>
          <w:highlight w:val="none"/>
        </w:rPr>
        <w:t>（姓名）为我单位签署本项目已递交的投标文件的法定代表人（负责人）的授权委托代理人，代理人全权代表我所签署的本项目已递交的投标文件内容我均承认。</w:t>
      </w:r>
    </w:p>
    <w:p w14:paraId="0CFFCEBF">
      <w:pPr>
        <w:spacing w:line="360" w:lineRule="auto"/>
        <w:ind w:firstLine="420" w:firstLineChars="200"/>
        <w:rPr>
          <w:rFonts w:hint="eastAsia"/>
          <w:szCs w:val="21"/>
          <w:highlight w:val="none"/>
        </w:rPr>
      </w:pPr>
      <w:r>
        <w:rPr>
          <w:rFonts w:hint="eastAsia"/>
          <w:szCs w:val="21"/>
          <w:highlight w:val="none"/>
        </w:rPr>
        <w:t>代理人无转委托权，特此委托。</w:t>
      </w:r>
    </w:p>
    <w:p w14:paraId="58CB7EDD">
      <w:pPr>
        <w:spacing w:line="360" w:lineRule="auto"/>
        <w:ind w:firstLine="420" w:firstLineChars="200"/>
        <w:rPr>
          <w:rFonts w:hint="eastAsia"/>
          <w:szCs w:val="21"/>
          <w:highlight w:val="none"/>
        </w:rPr>
      </w:pPr>
    </w:p>
    <w:p w14:paraId="106BCA24">
      <w:pPr>
        <w:spacing w:line="360" w:lineRule="auto"/>
        <w:ind w:firstLine="420" w:firstLineChars="200"/>
        <w:rPr>
          <w:rFonts w:hint="eastAsia"/>
          <w:szCs w:val="21"/>
          <w:highlight w:val="none"/>
          <w:u w:val="none"/>
          <w:lang w:eastAsia="zh-CN"/>
        </w:rPr>
      </w:pPr>
      <w:r>
        <w:rPr>
          <w:rFonts w:hint="eastAsia"/>
          <w:szCs w:val="21"/>
          <w:highlight w:val="none"/>
        </w:rPr>
        <w:t>代理人</w:t>
      </w:r>
      <w:r>
        <w:rPr>
          <w:rFonts w:hint="eastAsia"/>
          <w:szCs w:val="21"/>
          <w:highlight w:val="none"/>
          <w:lang w:eastAsia="zh-CN"/>
        </w:rPr>
        <w:t>：</w:t>
      </w:r>
      <w:r>
        <w:rPr>
          <w:rFonts w:hint="eastAsia"/>
          <w:szCs w:val="21"/>
          <w:highlight w:val="none"/>
          <w:u w:val="single"/>
        </w:rPr>
        <w:t xml:space="preserve">      </w:t>
      </w:r>
      <w:r>
        <w:rPr>
          <w:rFonts w:hint="eastAsia"/>
          <w:szCs w:val="21"/>
          <w:highlight w:val="none"/>
          <w:u w:val="single"/>
          <w:lang w:val="en-US" w:eastAsia="zh-CN"/>
        </w:rPr>
        <w:t xml:space="preserve">  </w:t>
      </w:r>
      <w:r>
        <w:rPr>
          <w:rFonts w:hint="eastAsia"/>
          <w:szCs w:val="21"/>
          <w:highlight w:val="none"/>
          <w:u w:val="single"/>
        </w:rPr>
        <w:t xml:space="preserve">      </w:t>
      </w:r>
      <w:r>
        <w:rPr>
          <w:rFonts w:hint="eastAsia"/>
          <w:szCs w:val="21"/>
          <w:highlight w:val="none"/>
          <w:u w:val="none"/>
          <w:lang w:eastAsia="zh-CN"/>
        </w:rPr>
        <w:t>；</w:t>
      </w:r>
    </w:p>
    <w:p w14:paraId="726B3CAE">
      <w:pPr>
        <w:spacing w:line="360" w:lineRule="auto"/>
        <w:ind w:firstLine="420" w:firstLineChars="200"/>
        <w:rPr>
          <w:rFonts w:hint="eastAsia"/>
          <w:szCs w:val="21"/>
          <w:highlight w:val="none"/>
          <w:u w:val="none"/>
          <w:lang w:eastAsia="zh-CN"/>
        </w:rPr>
      </w:pPr>
      <w:r>
        <w:rPr>
          <w:rFonts w:hint="eastAsia"/>
          <w:szCs w:val="21"/>
          <w:highlight w:val="none"/>
        </w:rPr>
        <w:t>身份</w:t>
      </w:r>
      <w:r>
        <w:rPr>
          <w:rFonts w:hint="eastAsia"/>
          <w:szCs w:val="21"/>
          <w:highlight w:val="none"/>
          <w:lang w:val="en-US" w:eastAsia="zh-CN"/>
        </w:rPr>
        <w:t>证件号</w:t>
      </w:r>
      <w:r>
        <w:rPr>
          <w:rFonts w:hint="eastAsia"/>
          <w:szCs w:val="21"/>
          <w:highlight w:val="none"/>
        </w:rPr>
        <w:t>：</w:t>
      </w:r>
      <w:r>
        <w:rPr>
          <w:rFonts w:hint="eastAsia"/>
          <w:szCs w:val="21"/>
          <w:highlight w:val="none"/>
          <w:u w:val="single"/>
        </w:rPr>
        <w:t xml:space="preserve">                        </w:t>
      </w:r>
      <w:r>
        <w:rPr>
          <w:rFonts w:hint="eastAsia"/>
          <w:szCs w:val="21"/>
          <w:highlight w:val="none"/>
          <w:u w:val="none"/>
          <w:lang w:eastAsia="zh-CN"/>
        </w:rPr>
        <w:t>，</w:t>
      </w:r>
      <w:r>
        <w:rPr>
          <w:rFonts w:hint="eastAsia"/>
          <w:szCs w:val="21"/>
          <w:highlight w:val="none"/>
        </w:rPr>
        <w:t>职务：</w:t>
      </w:r>
      <w:r>
        <w:rPr>
          <w:rFonts w:hint="eastAsia"/>
          <w:szCs w:val="21"/>
          <w:highlight w:val="none"/>
          <w:u w:val="single"/>
        </w:rPr>
        <w:t xml:space="preserve">   </w:t>
      </w:r>
      <w:r>
        <w:rPr>
          <w:rFonts w:hint="eastAsia"/>
          <w:szCs w:val="21"/>
          <w:highlight w:val="none"/>
          <w:u w:val="single"/>
          <w:lang w:val="en-US" w:eastAsia="zh-CN"/>
        </w:rPr>
        <w:t xml:space="preserve">         </w:t>
      </w:r>
      <w:r>
        <w:rPr>
          <w:rFonts w:hint="eastAsia"/>
          <w:szCs w:val="21"/>
          <w:highlight w:val="none"/>
          <w:u w:val="single"/>
        </w:rPr>
        <w:t xml:space="preserve">    </w:t>
      </w:r>
      <w:r>
        <w:rPr>
          <w:rFonts w:hint="eastAsia"/>
          <w:szCs w:val="21"/>
          <w:highlight w:val="none"/>
          <w:u w:val="none"/>
          <w:lang w:eastAsia="zh-CN"/>
        </w:rPr>
        <w:t>；</w:t>
      </w:r>
    </w:p>
    <w:p w14:paraId="339DBD70">
      <w:pPr>
        <w:spacing w:line="360" w:lineRule="auto"/>
        <w:ind w:firstLine="420" w:firstLineChars="200"/>
        <w:rPr>
          <w:rFonts w:hint="default"/>
          <w:szCs w:val="21"/>
          <w:highlight w:val="none"/>
          <w:u w:val="none"/>
          <w:lang w:val="en-US" w:eastAsia="zh-CN"/>
        </w:rPr>
      </w:pPr>
      <w:r>
        <w:rPr>
          <w:rFonts w:hint="eastAsia"/>
          <w:szCs w:val="21"/>
          <w:highlight w:val="none"/>
        </w:rPr>
        <w:t>联系电话：</w:t>
      </w:r>
      <w:r>
        <w:rPr>
          <w:rFonts w:hint="eastAsia"/>
          <w:szCs w:val="21"/>
          <w:highlight w:val="none"/>
          <w:u w:val="single"/>
        </w:rPr>
        <w:t xml:space="preserve">            </w:t>
      </w:r>
      <w:r>
        <w:rPr>
          <w:rFonts w:hint="eastAsia"/>
          <w:szCs w:val="21"/>
          <w:highlight w:val="none"/>
          <w:lang w:eastAsia="zh-CN"/>
        </w:rPr>
        <w:t>，</w:t>
      </w:r>
      <w:r>
        <w:rPr>
          <w:rFonts w:hint="eastAsia"/>
          <w:szCs w:val="21"/>
          <w:highlight w:val="none"/>
        </w:rPr>
        <w:t>手机：</w:t>
      </w:r>
      <w:r>
        <w:rPr>
          <w:rFonts w:hint="eastAsia"/>
          <w:szCs w:val="21"/>
          <w:highlight w:val="none"/>
          <w:u w:val="single"/>
        </w:rPr>
        <w:t xml:space="preserve">                   </w:t>
      </w:r>
      <w:r>
        <w:rPr>
          <w:rFonts w:hint="eastAsia"/>
          <w:szCs w:val="21"/>
          <w:highlight w:val="none"/>
          <w:u w:val="none"/>
          <w:lang w:eastAsia="zh-CN"/>
        </w:rPr>
        <w:t>，</w:t>
      </w:r>
      <w:r>
        <w:rPr>
          <w:rFonts w:hint="eastAsia"/>
          <w:szCs w:val="21"/>
          <w:highlight w:val="none"/>
          <w:u w:val="none"/>
          <w:lang w:val="en-US" w:eastAsia="zh-CN"/>
        </w:rPr>
        <w:t>电子邮箱：</w:t>
      </w:r>
      <w:r>
        <w:rPr>
          <w:rFonts w:hint="eastAsia"/>
          <w:szCs w:val="21"/>
          <w:highlight w:val="none"/>
          <w:u w:val="single"/>
        </w:rPr>
        <w:t xml:space="preserve">            </w:t>
      </w:r>
      <w:r>
        <w:rPr>
          <w:rFonts w:hint="eastAsia"/>
          <w:szCs w:val="21"/>
          <w:highlight w:val="none"/>
          <w:u w:val="single"/>
          <w:lang w:val="en-US" w:eastAsia="zh-CN"/>
        </w:rPr>
        <w:t xml:space="preserve">     </w:t>
      </w:r>
      <w:r>
        <w:rPr>
          <w:rFonts w:hint="eastAsia"/>
          <w:szCs w:val="21"/>
          <w:highlight w:val="none"/>
          <w:u w:val="single"/>
        </w:rPr>
        <w:t xml:space="preserve">       </w:t>
      </w:r>
      <w:r>
        <w:rPr>
          <w:rFonts w:hint="eastAsia" w:eastAsia="宋体"/>
          <w:szCs w:val="21"/>
          <w:highlight w:val="none"/>
          <w:u w:val="none"/>
          <w:lang w:eastAsia="zh-CN"/>
        </w:rPr>
        <w:t>；</w:t>
      </w:r>
    </w:p>
    <w:p w14:paraId="1E6B09DB">
      <w:pPr>
        <w:spacing w:line="360" w:lineRule="auto"/>
        <w:ind w:firstLine="420" w:firstLineChars="200"/>
        <w:rPr>
          <w:rFonts w:hint="eastAsia" w:eastAsia="宋体"/>
          <w:szCs w:val="21"/>
          <w:highlight w:val="none"/>
          <w:lang w:eastAsia="zh-CN"/>
        </w:rPr>
      </w:pPr>
      <w:r>
        <w:rPr>
          <w:rFonts w:hint="eastAsia"/>
          <w:szCs w:val="21"/>
          <w:highlight w:val="none"/>
        </w:rPr>
        <w:t>授权委托日期：</w:t>
      </w:r>
      <w:r>
        <w:rPr>
          <w:rFonts w:hint="eastAsia"/>
          <w:szCs w:val="21"/>
          <w:highlight w:val="none"/>
          <w:u w:val="single"/>
        </w:rPr>
        <w:t xml:space="preserve">         </w:t>
      </w:r>
      <w:r>
        <w:rPr>
          <w:rFonts w:hint="eastAsia"/>
          <w:szCs w:val="21"/>
          <w:highlight w:val="none"/>
        </w:rPr>
        <w:t>年</w:t>
      </w:r>
      <w:r>
        <w:rPr>
          <w:rFonts w:hint="eastAsia"/>
          <w:szCs w:val="21"/>
          <w:highlight w:val="none"/>
          <w:u w:val="single"/>
        </w:rPr>
        <w:t xml:space="preserve">     </w:t>
      </w:r>
      <w:r>
        <w:rPr>
          <w:rFonts w:hint="eastAsia"/>
          <w:szCs w:val="21"/>
          <w:highlight w:val="none"/>
        </w:rPr>
        <w:t xml:space="preserve">月 </w:t>
      </w:r>
      <w:r>
        <w:rPr>
          <w:rFonts w:hint="eastAsia"/>
          <w:szCs w:val="21"/>
          <w:highlight w:val="none"/>
          <w:u w:val="single"/>
        </w:rPr>
        <w:t xml:space="preserve">      </w:t>
      </w:r>
      <w:r>
        <w:rPr>
          <w:rFonts w:hint="eastAsia"/>
          <w:szCs w:val="21"/>
          <w:highlight w:val="none"/>
        </w:rPr>
        <w:t>日</w:t>
      </w:r>
      <w:r>
        <w:rPr>
          <w:rFonts w:hint="eastAsia"/>
          <w:szCs w:val="21"/>
          <w:highlight w:val="none"/>
          <w:lang w:eastAsia="zh-CN"/>
        </w:rPr>
        <w:t>。</w:t>
      </w:r>
    </w:p>
    <w:p w14:paraId="4C4AD1ED">
      <w:pPr>
        <w:spacing w:line="360" w:lineRule="auto"/>
        <w:ind w:firstLine="422" w:firstLineChars="200"/>
        <w:rPr>
          <w:b/>
          <w:color w:val="FF0000"/>
          <w:szCs w:val="21"/>
          <w:highlight w:val="none"/>
        </w:rPr>
      </w:pPr>
      <w:r>
        <w:rPr>
          <w:rFonts w:hint="eastAsia"/>
          <w:b/>
          <w:color w:val="FF0000"/>
          <w:szCs w:val="21"/>
          <w:highlight w:val="none"/>
        </w:rPr>
        <w:t>附：请提供代理人身份证扫描件（正反两面）；港澳台居民可提供来往通行证扫描件；非中国国籍管辖范围人员，可提供公安部门认可的身份证明材料扫描件。</w:t>
      </w:r>
    </w:p>
    <w:tbl>
      <w:tblPr>
        <w:tblStyle w:val="45"/>
        <w:tblW w:w="852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4"/>
        <w:gridCol w:w="4265"/>
      </w:tblGrid>
      <w:tr w14:paraId="4A32B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vAlign w:val="top"/>
          </w:tcPr>
          <w:p w14:paraId="66E0B100">
            <w:pPr>
              <w:jc w:val="center"/>
              <w:rPr>
                <w:rFonts w:hint="eastAsia"/>
                <w:highlight w:val="none"/>
                <w:lang w:val="en-US" w:eastAsia="zh-CN"/>
              </w:rPr>
            </w:pPr>
            <w:r>
              <w:rPr>
                <w:rFonts w:hint="eastAsia" w:ascii="Times New Roman" w:eastAsia="宋体"/>
                <w:highlight w:val="none"/>
                <w:lang w:val="en-US" w:eastAsia="zh-CN"/>
              </w:rPr>
              <w:t>证件扫描件正面</w:t>
            </w:r>
          </w:p>
          <w:p w14:paraId="0DC772BB">
            <w:pPr>
              <w:pStyle w:val="18"/>
              <w:jc w:val="center"/>
              <w:rPr>
                <w:rFonts w:hint="eastAsia"/>
                <w:highlight w:val="none"/>
                <w:lang w:val="en-US" w:eastAsia="zh-CN"/>
              </w:rPr>
            </w:pPr>
          </w:p>
          <w:p w14:paraId="43F6085E">
            <w:pPr>
              <w:pStyle w:val="19"/>
              <w:jc w:val="center"/>
              <w:rPr>
                <w:rFonts w:hint="default"/>
                <w:highlight w:val="none"/>
                <w:lang w:val="en-US" w:eastAsia="zh-CN"/>
              </w:rPr>
            </w:pPr>
          </w:p>
        </w:tc>
        <w:tc>
          <w:tcPr>
            <w:tcW w:w="4265" w:type="dxa"/>
            <w:vAlign w:val="top"/>
          </w:tcPr>
          <w:p w14:paraId="1380B046">
            <w:pPr>
              <w:jc w:val="center"/>
              <w:rPr>
                <w:rFonts w:hint="eastAsia"/>
                <w:highlight w:val="none"/>
                <w:lang w:val="en-US" w:eastAsia="zh-CN"/>
              </w:rPr>
            </w:pPr>
            <w:r>
              <w:rPr>
                <w:rFonts w:hint="eastAsia" w:ascii="Times New Roman" w:eastAsia="宋体"/>
                <w:highlight w:val="none"/>
                <w:lang w:val="en-US" w:eastAsia="zh-CN"/>
              </w:rPr>
              <w:t>证件扫描件反面</w:t>
            </w:r>
          </w:p>
          <w:p w14:paraId="7AEB2484">
            <w:pPr>
              <w:pStyle w:val="18"/>
              <w:jc w:val="center"/>
              <w:rPr>
                <w:rFonts w:hint="eastAsia"/>
                <w:highlight w:val="none"/>
                <w:lang w:val="en-US" w:eastAsia="zh-CN"/>
              </w:rPr>
            </w:pPr>
          </w:p>
          <w:p w14:paraId="3E032FA0">
            <w:pPr>
              <w:pStyle w:val="19"/>
              <w:jc w:val="center"/>
              <w:rPr>
                <w:rFonts w:hint="eastAsia"/>
                <w:sz w:val="24"/>
                <w:highlight w:val="none"/>
                <w:vertAlign w:val="baseline"/>
                <w:lang w:val="en-US" w:eastAsia="zh-CN"/>
              </w:rPr>
            </w:pPr>
          </w:p>
        </w:tc>
      </w:tr>
    </w:tbl>
    <w:p w14:paraId="0B45506A">
      <w:pPr>
        <w:pStyle w:val="3"/>
        <w:jc w:val="center"/>
        <w:rPr>
          <w:rFonts w:ascii="黑体" w:eastAsia="黑体"/>
          <w:b w:val="0"/>
          <w:kern w:val="0"/>
          <w:sz w:val="24"/>
          <w:szCs w:val="24"/>
          <w:highlight w:val="none"/>
        </w:rPr>
      </w:pPr>
      <w:commentRangeStart w:id="51"/>
      <w:r>
        <w:rPr>
          <w:rFonts w:hint="eastAsia" w:ascii="黑体" w:eastAsia="黑体"/>
          <w:b w:val="0"/>
          <w:kern w:val="0"/>
          <w:sz w:val="24"/>
          <w:szCs w:val="24"/>
          <w:highlight w:val="none"/>
        </w:rPr>
        <w:t>三、</w:t>
      </w:r>
      <w:bookmarkStart w:id="74" w:name="_Hlk72092634"/>
      <w:r>
        <w:rPr>
          <w:rFonts w:hint="eastAsia" w:ascii="黑体" w:eastAsia="黑体"/>
          <w:b w:val="0"/>
          <w:kern w:val="0"/>
          <w:sz w:val="24"/>
          <w:szCs w:val="24"/>
          <w:highlight w:val="none"/>
        </w:rPr>
        <w:t>实质性条款响应情况表</w:t>
      </w:r>
      <w:commentRangeEnd w:id="51"/>
      <w:r>
        <w:rPr>
          <w:highlight w:val="none"/>
        </w:rPr>
        <w:commentReference w:id="51"/>
      </w:r>
      <w:bookmarkEnd w:id="74"/>
    </w:p>
    <w:tbl>
      <w:tblPr>
        <w:tblStyle w:val="44"/>
        <w:tblW w:w="82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5"/>
        <w:gridCol w:w="2915"/>
        <w:gridCol w:w="1337"/>
        <w:gridCol w:w="1842"/>
        <w:gridCol w:w="1418"/>
      </w:tblGrid>
      <w:tr w14:paraId="339F0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1" w:hRule="atLeast"/>
        </w:trPr>
        <w:tc>
          <w:tcPr>
            <w:tcW w:w="705" w:type="dxa"/>
            <w:vAlign w:val="center"/>
          </w:tcPr>
          <w:p w14:paraId="1C22992E">
            <w:pPr>
              <w:adjustRightInd w:val="0"/>
              <w:snapToGrid w:val="0"/>
              <w:spacing w:line="360" w:lineRule="auto"/>
              <w:jc w:val="center"/>
              <w:rPr>
                <w:rFonts w:ascii="宋体" w:hAnsi="宋体"/>
                <w:kern w:val="0"/>
                <w:szCs w:val="21"/>
                <w:highlight w:val="none"/>
              </w:rPr>
            </w:pPr>
            <w:bookmarkStart w:id="75" w:name="_Hlk72092651"/>
            <w:r>
              <w:rPr>
                <w:rFonts w:hint="eastAsia" w:ascii="宋体" w:hAnsi="宋体"/>
                <w:kern w:val="0"/>
                <w:szCs w:val="21"/>
                <w:highlight w:val="none"/>
              </w:rPr>
              <w:t>序号</w:t>
            </w:r>
          </w:p>
        </w:tc>
        <w:tc>
          <w:tcPr>
            <w:tcW w:w="2915" w:type="dxa"/>
            <w:vAlign w:val="center"/>
          </w:tcPr>
          <w:p w14:paraId="48DC533B">
            <w:pPr>
              <w:adjustRightInd w:val="0"/>
              <w:snapToGrid w:val="0"/>
              <w:spacing w:line="360" w:lineRule="auto"/>
              <w:jc w:val="center"/>
              <w:rPr>
                <w:rFonts w:ascii="宋体" w:hAnsi="宋体"/>
                <w:kern w:val="0"/>
                <w:szCs w:val="21"/>
                <w:highlight w:val="none"/>
              </w:rPr>
            </w:pPr>
            <w:r>
              <w:rPr>
                <w:rFonts w:hint="eastAsia" w:ascii="宋体" w:hAnsi="宋体"/>
                <w:kern w:val="0"/>
                <w:szCs w:val="21"/>
                <w:highlight w:val="none"/>
              </w:rPr>
              <w:t>实质性条款具体内容</w:t>
            </w:r>
          </w:p>
        </w:tc>
        <w:tc>
          <w:tcPr>
            <w:tcW w:w="1337" w:type="dxa"/>
            <w:vAlign w:val="center"/>
          </w:tcPr>
          <w:p w14:paraId="7535ECAB">
            <w:pPr>
              <w:adjustRightInd w:val="0"/>
              <w:snapToGrid w:val="0"/>
              <w:spacing w:line="360" w:lineRule="auto"/>
              <w:jc w:val="center"/>
              <w:rPr>
                <w:rFonts w:ascii="宋体" w:hAnsi="宋体"/>
                <w:kern w:val="0"/>
                <w:szCs w:val="21"/>
                <w:highlight w:val="none"/>
              </w:rPr>
            </w:pPr>
            <w:r>
              <w:rPr>
                <w:rFonts w:hint="eastAsia"/>
                <w:highlight w:val="none"/>
              </w:rPr>
              <w:t>投标响应</w:t>
            </w:r>
          </w:p>
        </w:tc>
        <w:tc>
          <w:tcPr>
            <w:tcW w:w="1842" w:type="dxa"/>
            <w:vAlign w:val="center"/>
          </w:tcPr>
          <w:p w14:paraId="32E77E01">
            <w:pPr>
              <w:adjustRightInd w:val="0"/>
              <w:snapToGrid w:val="0"/>
              <w:spacing w:line="360" w:lineRule="auto"/>
              <w:jc w:val="center"/>
              <w:rPr>
                <w:rFonts w:ascii="宋体" w:hAnsi="宋体"/>
                <w:kern w:val="0"/>
                <w:szCs w:val="21"/>
                <w:highlight w:val="none"/>
              </w:rPr>
            </w:pPr>
            <w:r>
              <w:rPr>
                <w:rFonts w:hint="eastAsia"/>
                <w:highlight w:val="none"/>
              </w:rPr>
              <w:t>偏离情况</w:t>
            </w:r>
          </w:p>
        </w:tc>
        <w:tc>
          <w:tcPr>
            <w:tcW w:w="1418" w:type="dxa"/>
            <w:vAlign w:val="center"/>
          </w:tcPr>
          <w:p w14:paraId="5301C548">
            <w:pPr>
              <w:adjustRightInd w:val="0"/>
              <w:snapToGrid w:val="0"/>
              <w:spacing w:line="360" w:lineRule="auto"/>
              <w:jc w:val="center"/>
              <w:rPr>
                <w:rFonts w:ascii="宋体" w:hAnsi="宋体"/>
                <w:kern w:val="0"/>
                <w:szCs w:val="21"/>
                <w:highlight w:val="none"/>
              </w:rPr>
            </w:pPr>
            <w:r>
              <w:rPr>
                <w:rFonts w:hint="eastAsia"/>
                <w:highlight w:val="none"/>
              </w:rPr>
              <w:t>说明</w:t>
            </w:r>
          </w:p>
        </w:tc>
      </w:tr>
      <w:bookmarkEnd w:id="75"/>
      <w:tr w14:paraId="78518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5" w:type="dxa"/>
          </w:tcPr>
          <w:p w14:paraId="5BDF8E11">
            <w:pPr>
              <w:adjustRightInd w:val="0"/>
              <w:snapToGrid w:val="0"/>
              <w:spacing w:line="360" w:lineRule="auto"/>
              <w:rPr>
                <w:rFonts w:ascii="宋体" w:hAnsi="宋体"/>
                <w:kern w:val="0"/>
                <w:szCs w:val="21"/>
                <w:highlight w:val="none"/>
              </w:rPr>
            </w:pPr>
            <w:r>
              <w:rPr>
                <w:rFonts w:hint="eastAsia" w:ascii="宋体" w:hAnsi="宋体"/>
                <w:kern w:val="0"/>
                <w:szCs w:val="21"/>
                <w:highlight w:val="none"/>
              </w:rPr>
              <w:t>1</w:t>
            </w:r>
          </w:p>
        </w:tc>
        <w:tc>
          <w:tcPr>
            <w:tcW w:w="2915" w:type="dxa"/>
            <w:vAlign w:val="center"/>
          </w:tcPr>
          <w:p w14:paraId="2B629A30">
            <w:pPr>
              <w:adjustRightInd w:val="0"/>
              <w:snapToGrid w:val="0"/>
              <w:spacing w:line="360" w:lineRule="auto"/>
              <w:jc w:val="center"/>
              <w:rPr>
                <w:rFonts w:hAnsi="宋体"/>
                <w:kern w:val="0"/>
                <w:szCs w:val="21"/>
                <w:highlight w:val="none"/>
              </w:rPr>
            </w:pPr>
            <w:r>
              <w:rPr>
                <w:rFonts w:hint="eastAsia" w:hAnsi="宋体"/>
                <w:kern w:val="0"/>
                <w:szCs w:val="21"/>
                <w:highlight w:val="none"/>
              </w:rPr>
              <w:t>满足本项目标★的条款要求</w:t>
            </w:r>
          </w:p>
        </w:tc>
        <w:tc>
          <w:tcPr>
            <w:tcW w:w="1337" w:type="dxa"/>
          </w:tcPr>
          <w:p w14:paraId="3167C9B8">
            <w:pPr>
              <w:adjustRightInd w:val="0"/>
              <w:snapToGrid w:val="0"/>
              <w:spacing w:line="360" w:lineRule="auto"/>
              <w:rPr>
                <w:rFonts w:ascii="宋体" w:hAnsi="宋体"/>
                <w:kern w:val="0"/>
                <w:szCs w:val="21"/>
                <w:highlight w:val="none"/>
              </w:rPr>
            </w:pPr>
          </w:p>
        </w:tc>
        <w:tc>
          <w:tcPr>
            <w:tcW w:w="1842" w:type="dxa"/>
          </w:tcPr>
          <w:p w14:paraId="7BAB7419">
            <w:pPr>
              <w:adjustRightInd w:val="0"/>
              <w:snapToGrid w:val="0"/>
              <w:spacing w:line="360" w:lineRule="auto"/>
              <w:rPr>
                <w:rFonts w:ascii="宋体" w:hAnsi="宋体"/>
                <w:kern w:val="0"/>
                <w:szCs w:val="21"/>
                <w:highlight w:val="none"/>
              </w:rPr>
            </w:pPr>
          </w:p>
        </w:tc>
        <w:tc>
          <w:tcPr>
            <w:tcW w:w="1418" w:type="dxa"/>
          </w:tcPr>
          <w:p w14:paraId="6E88143E">
            <w:pPr>
              <w:adjustRightInd w:val="0"/>
              <w:snapToGrid w:val="0"/>
              <w:spacing w:line="360" w:lineRule="auto"/>
              <w:rPr>
                <w:rFonts w:ascii="宋体" w:hAnsi="宋体"/>
                <w:kern w:val="0"/>
                <w:szCs w:val="21"/>
                <w:highlight w:val="none"/>
              </w:rPr>
            </w:pPr>
          </w:p>
        </w:tc>
      </w:tr>
    </w:tbl>
    <w:p w14:paraId="1ACB682D">
      <w:pPr>
        <w:ind w:firstLine="482" w:firstLineChars="200"/>
        <w:rPr>
          <w:b/>
          <w:sz w:val="24"/>
          <w:szCs w:val="22"/>
          <w:highlight w:val="none"/>
        </w:rPr>
      </w:pPr>
      <w:r>
        <w:rPr>
          <w:rFonts w:hint="eastAsia"/>
          <w:b/>
          <w:sz w:val="24"/>
          <w:szCs w:val="22"/>
          <w:highlight w:val="none"/>
        </w:rPr>
        <w:t>注：1.上表所列各项均为不可负偏离条款。</w:t>
      </w:r>
    </w:p>
    <w:p w14:paraId="76105BAD">
      <w:pPr>
        <w:ind w:firstLine="482" w:firstLineChars="200"/>
        <w:rPr>
          <w:b/>
          <w:sz w:val="24"/>
          <w:szCs w:val="22"/>
          <w:highlight w:val="none"/>
        </w:rPr>
      </w:pPr>
      <w:r>
        <w:rPr>
          <w:rFonts w:hint="eastAsia"/>
          <w:b/>
          <w:sz w:val="24"/>
          <w:szCs w:val="22"/>
          <w:highlight w:val="none"/>
        </w:rPr>
        <w:t>2.“投标响应”一栏应当详细填写投标人自身响应情况，而不能不合理照搬照抄招实质性条款具体内容。</w:t>
      </w:r>
    </w:p>
    <w:p w14:paraId="2482BE51">
      <w:pPr>
        <w:ind w:firstLine="482" w:firstLineChars="200"/>
        <w:rPr>
          <w:b/>
          <w:sz w:val="24"/>
          <w:szCs w:val="22"/>
          <w:highlight w:val="none"/>
        </w:rPr>
      </w:pPr>
      <w:r>
        <w:rPr>
          <w:rFonts w:hint="eastAsia"/>
          <w:b/>
          <w:sz w:val="24"/>
          <w:szCs w:val="22"/>
          <w:highlight w:val="none"/>
        </w:rPr>
        <w:t>3</w:t>
      </w:r>
      <w:r>
        <w:rPr>
          <w:b/>
          <w:sz w:val="24"/>
          <w:szCs w:val="22"/>
          <w:highlight w:val="none"/>
        </w:rPr>
        <w:t>.</w:t>
      </w:r>
      <w:r>
        <w:rPr>
          <w:rFonts w:hint="eastAsia"/>
          <w:b/>
          <w:sz w:val="24"/>
          <w:szCs w:val="22"/>
          <w:highlight w:val="none"/>
        </w:rPr>
        <w:t>“偏离情况”一栏应填写“正偏离”、“负偏离”或“无偏离”，</w:t>
      </w:r>
      <w:r>
        <w:rPr>
          <w:rFonts w:hint="eastAsia"/>
          <w:b/>
          <w:sz w:val="24"/>
          <w:highlight w:val="none"/>
        </w:rPr>
        <w:t>“正偏离”表示“投标响应优于实质性条款具体内容要求”，“负偏离”表示“投标响应不满足实质性条款具体内容要求”，“无偏离”表示“投标响应与实质性条款具体内容要求一致”。</w:t>
      </w:r>
    </w:p>
    <w:p w14:paraId="2F2FB0B8">
      <w:pPr>
        <w:ind w:firstLine="482" w:firstLineChars="200"/>
        <w:rPr>
          <w:b/>
          <w:sz w:val="24"/>
          <w:highlight w:val="none"/>
        </w:rPr>
      </w:pPr>
      <w:r>
        <w:rPr>
          <w:b/>
          <w:sz w:val="24"/>
          <w:highlight w:val="none"/>
        </w:rPr>
        <w:t>4.</w:t>
      </w:r>
      <w:r>
        <w:rPr>
          <w:rFonts w:hint="eastAsia"/>
          <w:b/>
          <w:sz w:val="24"/>
          <w:highlight w:val="none"/>
        </w:rPr>
        <w:t>评审委员会有权对投标响应情况作出判断（作出评审结论）。</w:t>
      </w:r>
    </w:p>
    <w:p w14:paraId="613FE99B">
      <w:pPr>
        <w:ind w:firstLine="482" w:firstLineChars="200"/>
        <w:rPr>
          <w:b/>
          <w:sz w:val="24"/>
          <w:szCs w:val="22"/>
          <w:highlight w:val="none"/>
        </w:rPr>
      </w:pPr>
      <w:r>
        <w:rPr>
          <w:b/>
          <w:sz w:val="24"/>
          <w:szCs w:val="22"/>
          <w:highlight w:val="none"/>
        </w:rPr>
        <w:t>5</w:t>
      </w:r>
      <w:r>
        <w:rPr>
          <w:rFonts w:hint="eastAsia"/>
          <w:b/>
          <w:sz w:val="24"/>
          <w:szCs w:val="22"/>
          <w:highlight w:val="none"/>
        </w:rPr>
        <w:t>.实质性响应条款“投标响应情况”与投标文件其它内容冲突的，以实质性响应条款“投标响应情况”为准。</w:t>
      </w:r>
      <w:bookmarkEnd w:id="72"/>
    </w:p>
    <w:p w14:paraId="386056E8">
      <w:pPr>
        <w:ind w:firstLine="482" w:firstLineChars="200"/>
        <w:rPr>
          <w:b/>
          <w:sz w:val="24"/>
          <w:szCs w:val="22"/>
          <w:highlight w:val="none"/>
        </w:rPr>
      </w:pPr>
      <w:r>
        <w:rPr>
          <w:rFonts w:hint="eastAsia"/>
          <w:b/>
          <w:sz w:val="24"/>
          <w:szCs w:val="22"/>
          <w:highlight w:val="none"/>
        </w:rPr>
        <w:t>6.要求提供证明资料，在“说明”一栏中列明证明资料的位置,以便评审；未要求提供证明材料的，投标人可以不提供。</w:t>
      </w:r>
    </w:p>
    <w:p w14:paraId="61CFE7DB">
      <w:pPr>
        <w:rPr>
          <w:highlight w:val="none"/>
        </w:rPr>
      </w:pPr>
    </w:p>
    <w:p w14:paraId="0210FCBD">
      <w:pPr>
        <w:pStyle w:val="3"/>
        <w:jc w:val="center"/>
        <w:rPr>
          <w:sz w:val="24"/>
          <w:highlight w:val="none"/>
        </w:rPr>
      </w:pPr>
      <w:commentRangeStart w:id="52"/>
      <w:r>
        <w:rPr>
          <w:rFonts w:hint="eastAsia" w:ascii="黑体" w:eastAsia="黑体"/>
          <w:b w:val="0"/>
          <w:sz w:val="24"/>
          <w:szCs w:val="24"/>
          <w:highlight w:val="none"/>
        </w:rPr>
        <w:t>四、技术要求偏离表</w:t>
      </w:r>
      <w:commentRangeEnd w:id="52"/>
      <w:r>
        <w:rPr>
          <w:highlight w:val="none"/>
        </w:rPr>
        <w:commentReference w:id="52"/>
      </w:r>
    </w:p>
    <w:tbl>
      <w:tblPr>
        <w:tblStyle w:val="44"/>
        <w:tblW w:w="8754" w:type="dxa"/>
        <w:tblInd w:w="-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
        <w:gridCol w:w="772"/>
        <w:gridCol w:w="5446"/>
        <w:gridCol w:w="972"/>
        <w:gridCol w:w="710"/>
        <w:gridCol w:w="390"/>
      </w:tblGrid>
      <w:tr w14:paraId="683B5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0" w:hRule="atLeast"/>
        </w:trPr>
        <w:tc>
          <w:tcPr>
            <w:tcW w:w="464" w:type="dxa"/>
            <w:vAlign w:val="center"/>
          </w:tcPr>
          <w:p w14:paraId="25BADBF2">
            <w:pPr>
              <w:jc w:val="center"/>
              <w:rPr>
                <w:color w:val="000000" w:themeColor="text1"/>
                <w:szCs w:val="21"/>
                <w:highlight w:val="none"/>
                <w14:textFill>
                  <w14:solidFill>
                    <w14:schemeClr w14:val="tx1"/>
                  </w14:solidFill>
                </w14:textFill>
              </w:rPr>
            </w:pPr>
            <w:r>
              <w:rPr>
                <w:rFonts w:hint="eastAsia"/>
                <w:sz w:val="24"/>
                <w:highlight w:val="none"/>
              </w:rPr>
              <w:t>序号</w:t>
            </w:r>
          </w:p>
        </w:tc>
        <w:tc>
          <w:tcPr>
            <w:tcW w:w="772" w:type="dxa"/>
            <w:vAlign w:val="center"/>
          </w:tcPr>
          <w:p w14:paraId="42A4C578">
            <w:pPr>
              <w:jc w:val="center"/>
              <w:rPr>
                <w:color w:val="000000" w:themeColor="text1"/>
                <w:szCs w:val="21"/>
                <w:highlight w:val="none"/>
                <w14:textFill>
                  <w14:solidFill>
                    <w14:schemeClr w14:val="tx1"/>
                  </w14:solidFill>
                </w14:textFill>
              </w:rPr>
            </w:pPr>
            <w:r>
              <w:rPr>
                <w:rFonts w:hint="eastAsia"/>
                <w:sz w:val="24"/>
                <w:highlight w:val="none"/>
              </w:rPr>
              <w:t>货物名称</w:t>
            </w:r>
          </w:p>
        </w:tc>
        <w:tc>
          <w:tcPr>
            <w:tcW w:w="5446" w:type="dxa"/>
            <w:vAlign w:val="center"/>
          </w:tcPr>
          <w:p w14:paraId="487C92B4">
            <w:pPr>
              <w:jc w:val="center"/>
              <w:rPr>
                <w:color w:val="000000" w:themeColor="text1"/>
                <w:szCs w:val="21"/>
                <w:highlight w:val="none"/>
                <w14:textFill>
                  <w14:solidFill>
                    <w14:schemeClr w14:val="tx1"/>
                  </w14:solidFill>
                </w14:textFill>
              </w:rPr>
            </w:pPr>
            <w:r>
              <w:rPr>
                <w:rFonts w:hint="eastAsia"/>
                <w:sz w:val="24"/>
                <w:highlight w:val="none"/>
              </w:rPr>
              <w:t>招标技术要求</w:t>
            </w:r>
          </w:p>
        </w:tc>
        <w:tc>
          <w:tcPr>
            <w:tcW w:w="972" w:type="dxa"/>
            <w:vAlign w:val="center"/>
          </w:tcPr>
          <w:p w14:paraId="6529E006">
            <w:pPr>
              <w:jc w:val="center"/>
              <w:rPr>
                <w:color w:val="000000" w:themeColor="text1"/>
                <w:szCs w:val="21"/>
                <w:highlight w:val="none"/>
                <w14:textFill>
                  <w14:solidFill>
                    <w14:schemeClr w14:val="tx1"/>
                  </w14:solidFill>
                </w14:textFill>
              </w:rPr>
            </w:pPr>
            <w:r>
              <w:rPr>
                <w:rFonts w:hint="eastAsia"/>
                <w:sz w:val="24"/>
                <w:highlight w:val="none"/>
              </w:rPr>
              <w:t>投标技术响应</w:t>
            </w:r>
          </w:p>
        </w:tc>
        <w:tc>
          <w:tcPr>
            <w:tcW w:w="710" w:type="dxa"/>
            <w:vAlign w:val="center"/>
          </w:tcPr>
          <w:p w14:paraId="1B132BE0">
            <w:pPr>
              <w:jc w:val="center"/>
              <w:rPr>
                <w:color w:val="000000" w:themeColor="text1"/>
                <w:szCs w:val="21"/>
                <w:highlight w:val="none"/>
                <w14:textFill>
                  <w14:solidFill>
                    <w14:schemeClr w14:val="tx1"/>
                  </w14:solidFill>
                </w14:textFill>
              </w:rPr>
            </w:pPr>
            <w:r>
              <w:rPr>
                <w:rFonts w:hint="eastAsia"/>
                <w:sz w:val="24"/>
                <w:highlight w:val="none"/>
              </w:rPr>
              <w:t>偏离情况</w:t>
            </w:r>
          </w:p>
        </w:tc>
        <w:tc>
          <w:tcPr>
            <w:tcW w:w="390" w:type="dxa"/>
            <w:vAlign w:val="center"/>
          </w:tcPr>
          <w:p w14:paraId="0D3C660C">
            <w:pPr>
              <w:jc w:val="center"/>
              <w:rPr>
                <w:color w:val="000000" w:themeColor="text1"/>
                <w:szCs w:val="21"/>
                <w:highlight w:val="none"/>
                <w14:textFill>
                  <w14:solidFill>
                    <w14:schemeClr w14:val="tx1"/>
                  </w14:solidFill>
                </w14:textFill>
              </w:rPr>
            </w:pPr>
            <w:r>
              <w:rPr>
                <w:rFonts w:hint="eastAsia"/>
                <w:sz w:val="24"/>
                <w:highlight w:val="none"/>
              </w:rPr>
              <w:t>说明</w:t>
            </w:r>
          </w:p>
        </w:tc>
      </w:tr>
      <w:tr w14:paraId="4031F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restart"/>
            <w:vAlign w:val="center"/>
          </w:tcPr>
          <w:p w14:paraId="19C53282">
            <w:pPr>
              <w:jc w:val="center"/>
              <w:rPr>
                <w:color w:val="000000" w:themeColor="text1"/>
                <w:szCs w:val="21"/>
                <w:highlight w:val="none"/>
                <w14:textFill>
                  <w14:solidFill>
                    <w14:schemeClr w14:val="tx1"/>
                  </w14:solidFill>
                </w14:textFill>
              </w:rPr>
            </w:pPr>
            <w:r>
              <w:rPr>
                <w:color w:val="000000" w:themeColor="text1"/>
                <w:szCs w:val="21"/>
                <w:highlight w:val="none"/>
                <w14:textFill>
                  <w14:solidFill>
                    <w14:schemeClr w14:val="tx1"/>
                  </w14:solidFill>
                </w14:textFill>
              </w:rPr>
              <w:t>1</w:t>
            </w:r>
          </w:p>
        </w:tc>
        <w:tc>
          <w:tcPr>
            <w:tcW w:w="772" w:type="dxa"/>
            <w:vMerge w:val="restart"/>
            <w:vAlign w:val="center"/>
          </w:tcPr>
          <w:p w14:paraId="6830D4CB">
            <w:pPr>
              <w:jc w:val="center"/>
              <w:rPr>
                <w:color w:val="000000" w:themeColor="text1"/>
                <w:szCs w:val="21"/>
                <w:highlight w:val="none"/>
                <w14:textFill>
                  <w14:solidFill>
                    <w14:schemeClr w14:val="tx1"/>
                  </w14:solidFill>
                </w14:textFill>
              </w:rPr>
            </w:pPr>
            <w:r>
              <w:rPr>
                <w:rFonts w:hint="eastAsia"/>
                <w:color w:val="000000" w:themeColor="text1"/>
                <w:szCs w:val="21"/>
                <w:highlight w:val="none"/>
                <w14:textFill>
                  <w14:solidFill>
                    <w14:schemeClr w14:val="tx1"/>
                  </w14:solidFill>
                </w14:textFill>
              </w:rPr>
              <w:t>*</w:t>
            </w:r>
            <w:r>
              <w:rPr>
                <w:color w:val="000000" w:themeColor="text1"/>
                <w:szCs w:val="21"/>
                <w:highlight w:val="none"/>
                <w14:textFill>
                  <w14:solidFill>
                    <w14:schemeClr w14:val="tx1"/>
                  </w14:solidFill>
                </w14:textFill>
              </w:rPr>
              <w:t>**</w:t>
            </w:r>
            <w:r>
              <w:rPr>
                <w:rFonts w:hint="eastAsia"/>
                <w:color w:val="000000" w:themeColor="text1"/>
                <w:szCs w:val="21"/>
                <w:highlight w:val="none"/>
                <w14:textFill>
                  <w14:solidFill>
                    <w14:schemeClr w14:val="tx1"/>
                  </w14:solidFill>
                </w14:textFill>
              </w:rPr>
              <w:t>设备</w:t>
            </w:r>
          </w:p>
        </w:tc>
        <w:tc>
          <w:tcPr>
            <w:tcW w:w="5446" w:type="dxa"/>
          </w:tcPr>
          <w:p w14:paraId="0F3D0DE7">
            <w:pPr>
              <w:jc w:val="center"/>
              <w:rPr>
                <w:color w:val="000000" w:themeColor="text1"/>
                <w:szCs w:val="21"/>
                <w:highlight w:val="none"/>
                <w14:textFill>
                  <w14:solidFill>
                    <w14:schemeClr w14:val="tx1"/>
                  </w14:solidFill>
                </w14:textFill>
              </w:rPr>
            </w:pPr>
            <w:r>
              <w:rPr>
                <w:rFonts w:hint="eastAsia"/>
                <w:highlight w:val="none"/>
              </w:rPr>
              <w:t>（填写相关内容）</w:t>
            </w:r>
          </w:p>
        </w:tc>
        <w:tc>
          <w:tcPr>
            <w:tcW w:w="972" w:type="dxa"/>
          </w:tcPr>
          <w:p w14:paraId="526A2EF3">
            <w:pPr>
              <w:rPr>
                <w:color w:val="000000" w:themeColor="text1"/>
                <w:szCs w:val="21"/>
                <w:highlight w:val="none"/>
                <w14:textFill>
                  <w14:solidFill>
                    <w14:schemeClr w14:val="tx1"/>
                  </w14:solidFill>
                </w14:textFill>
              </w:rPr>
            </w:pPr>
          </w:p>
        </w:tc>
        <w:tc>
          <w:tcPr>
            <w:tcW w:w="710" w:type="dxa"/>
          </w:tcPr>
          <w:p w14:paraId="75E983AA">
            <w:pPr>
              <w:rPr>
                <w:color w:val="000000" w:themeColor="text1"/>
                <w:szCs w:val="21"/>
                <w:highlight w:val="none"/>
                <w14:textFill>
                  <w14:solidFill>
                    <w14:schemeClr w14:val="tx1"/>
                  </w14:solidFill>
                </w14:textFill>
              </w:rPr>
            </w:pPr>
          </w:p>
        </w:tc>
        <w:tc>
          <w:tcPr>
            <w:tcW w:w="390" w:type="dxa"/>
          </w:tcPr>
          <w:p w14:paraId="21A2E42F">
            <w:pPr>
              <w:rPr>
                <w:color w:val="000000" w:themeColor="text1"/>
                <w:szCs w:val="21"/>
                <w:highlight w:val="none"/>
                <w14:textFill>
                  <w14:solidFill>
                    <w14:schemeClr w14:val="tx1"/>
                  </w14:solidFill>
                </w14:textFill>
              </w:rPr>
            </w:pPr>
          </w:p>
        </w:tc>
      </w:tr>
      <w:tr w14:paraId="44E64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14:paraId="3DAED3CC">
            <w:pPr>
              <w:jc w:val="center"/>
              <w:rPr>
                <w:color w:val="000000" w:themeColor="text1"/>
                <w:szCs w:val="21"/>
                <w:highlight w:val="none"/>
                <w14:textFill>
                  <w14:solidFill>
                    <w14:schemeClr w14:val="tx1"/>
                  </w14:solidFill>
                </w14:textFill>
              </w:rPr>
            </w:pPr>
          </w:p>
        </w:tc>
        <w:tc>
          <w:tcPr>
            <w:tcW w:w="772" w:type="dxa"/>
            <w:vMerge w:val="continue"/>
            <w:vAlign w:val="center"/>
          </w:tcPr>
          <w:p w14:paraId="4E6F207E">
            <w:pPr>
              <w:jc w:val="center"/>
              <w:rPr>
                <w:color w:val="000000" w:themeColor="text1"/>
                <w:szCs w:val="21"/>
                <w:highlight w:val="none"/>
                <w14:textFill>
                  <w14:solidFill>
                    <w14:schemeClr w14:val="tx1"/>
                  </w14:solidFill>
                </w14:textFill>
              </w:rPr>
            </w:pPr>
          </w:p>
        </w:tc>
        <w:tc>
          <w:tcPr>
            <w:tcW w:w="5446" w:type="dxa"/>
          </w:tcPr>
          <w:p w14:paraId="075FBA88">
            <w:pPr>
              <w:jc w:val="center"/>
              <w:rPr>
                <w:color w:val="000000" w:themeColor="text1"/>
                <w:szCs w:val="21"/>
                <w:highlight w:val="none"/>
                <w14:textFill>
                  <w14:solidFill>
                    <w14:schemeClr w14:val="tx1"/>
                  </w14:solidFill>
                </w14:textFill>
              </w:rPr>
            </w:pPr>
            <w:r>
              <w:rPr>
                <w:rFonts w:hint="eastAsia"/>
                <w:highlight w:val="none"/>
              </w:rPr>
              <w:t>（填写相关内容）</w:t>
            </w:r>
          </w:p>
        </w:tc>
        <w:tc>
          <w:tcPr>
            <w:tcW w:w="972" w:type="dxa"/>
          </w:tcPr>
          <w:p w14:paraId="608A7352">
            <w:pPr>
              <w:rPr>
                <w:color w:val="000000" w:themeColor="text1"/>
                <w:szCs w:val="21"/>
                <w:highlight w:val="none"/>
                <w14:textFill>
                  <w14:solidFill>
                    <w14:schemeClr w14:val="tx1"/>
                  </w14:solidFill>
                </w14:textFill>
              </w:rPr>
            </w:pPr>
          </w:p>
        </w:tc>
        <w:tc>
          <w:tcPr>
            <w:tcW w:w="710" w:type="dxa"/>
          </w:tcPr>
          <w:p w14:paraId="4C59B1BE">
            <w:pPr>
              <w:rPr>
                <w:color w:val="000000" w:themeColor="text1"/>
                <w:szCs w:val="21"/>
                <w:highlight w:val="none"/>
                <w14:textFill>
                  <w14:solidFill>
                    <w14:schemeClr w14:val="tx1"/>
                  </w14:solidFill>
                </w14:textFill>
              </w:rPr>
            </w:pPr>
          </w:p>
        </w:tc>
        <w:tc>
          <w:tcPr>
            <w:tcW w:w="390" w:type="dxa"/>
          </w:tcPr>
          <w:p w14:paraId="156D8EFC">
            <w:pPr>
              <w:rPr>
                <w:color w:val="000000" w:themeColor="text1"/>
                <w:szCs w:val="21"/>
                <w:highlight w:val="none"/>
                <w14:textFill>
                  <w14:solidFill>
                    <w14:schemeClr w14:val="tx1"/>
                  </w14:solidFill>
                </w14:textFill>
              </w:rPr>
            </w:pPr>
          </w:p>
        </w:tc>
      </w:tr>
      <w:tr w14:paraId="01D6F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14:paraId="63D46DAD">
            <w:pPr>
              <w:jc w:val="center"/>
              <w:rPr>
                <w:color w:val="000000" w:themeColor="text1"/>
                <w:szCs w:val="21"/>
                <w:highlight w:val="none"/>
                <w14:textFill>
                  <w14:solidFill>
                    <w14:schemeClr w14:val="tx1"/>
                  </w14:solidFill>
                </w14:textFill>
              </w:rPr>
            </w:pPr>
          </w:p>
        </w:tc>
        <w:tc>
          <w:tcPr>
            <w:tcW w:w="772" w:type="dxa"/>
            <w:vMerge w:val="continue"/>
            <w:vAlign w:val="center"/>
          </w:tcPr>
          <w:p w14:paraId="7681561C">
            <w:pPr>
              <w:jc w:val="center"/>
              <w:rPr>
                <w:color w:val="000000" w:themeColor="text1"/>
                <w:szCs w:val="21"/>
                <w:highlight w:val="none"/>
                <w14:textFill>
                  <w14:solidFill>
                    <w14:schemeClr w14:val="tx1"/>
                  </w14:solidFill>
                </w14:textFill>
              </w:rPr>
            </w:pPr>
          </w:p>
        </w:tc>
        <w:tc>
          <w:tcPr>
            <w:tcW w:w="5446" w:type="dxa"/>
          </w:tcPr>
          <w:p w14:paraId="7B0A6260">
            <w:pPr>
              <w:jc w:val="center"/>
              <w:rPr>
                <w:color w:val="000000" w:themeColor="text1"/>
                <w:szCs w:val="21"/>
                <w:highlight w:val="none"/>
                <w14:textFill>
                  <w14:solidFill>
                    <w14:schemeClr w14:val="tx1"/>
                  </w14:solidFill>
                </w14:textFill>
              </w:rPr>
            </w:pPr>
            <w:r>
              <w:rPr>
                <w:rFonts w:hint="eastAsia"/>
                <w:highlight w:val="none"/>
              </w:rPr>
              <w:t>（填写相关内容）</w:t>
            </w:r>
          </w:p>
        </w:tc>
        <w:tc>
          <w:tcPr>
            <w:tcW w:w="972" w:type="dxa"/>
          </w:tcPr>
          <w:p w14:paraId="63EA6B41">
            <w:pPr>
              <w:rPr>
                <w:color w:val="000000" w:themeColor="text1"/>
                <w:szCs w:val="21"/>
                <w:highlight w:val="none"/>
                <w14:textFill>
                  <w14:solidFill>
                    <w14:schemeClr w14:val="tx1"/>
                  </w14:solidFill>
                </w14:textFill>
              </w:rPr>
            </w:pPr>
          </w:p>
        </w:tc>
        <w:tc>
          <w:tcPr>
            <w:tcW w:w="710" w:type="dxa"/>
          </w:tcPr>
          <w:p w14:paraId="367EBA80">
            <w:pPr>
              <w:rPr>
                <w:color w:val="000000" w:themeColor="text1"/>
                <w:szCs w:val="21"/>
                <w:highlight w:val="none"/>
                <w14:textFill>
                  <w14:solidFill>
                    <w14:schemeClr w14:val="tx1"/>
                  </w14:solidFill>
                </w14:textFill>
              </w:rPr>
            </w:pPr>
          </w:p>
        </w:tc>
        <w:tc>
          <w:tcPr>
            <w:tcW w:w="390" w:type="dxa"/>
          </w:tcPr>
          <w:p w14:paraId="64BF91E3">
            <w:pPr>
              <w:rPr>
                <w:color w:val="000000" w:themeColor="text1"/>
                <w:szCs w:val="21"/>
                <w:highlight w:val="none"/>
                <w14:textFill>
                  <w14:solidFill>
                    <w14:schemeClr w14:val="tx1"/>
                  </w14:solidFill>
                </w14:textFill>
              </w:rPr>
            </w:pPr>
          </w:p>
        </w:tc>
      </w:tr>
      <w:tr w14:paraId="3806E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14:paraId="4BE00D4B">
            <w:pPr>
              <w:jc w:val="center"/>
              <w:rPr>
                <w:color w:val="000000" w:themeColor="text1"/>
                <w:szCs w:val="21"/>
                <w:highlight w:val="none"/>
                <w14:textFill>
                  <w14:solidFill>
                    <w14:schemeClr w14:val="tx1"/>
                  </w14:solidFill>
                </w14:textFill>
              </w:rPr>
            </w:pPr>
          </w:p>
        </w:tc>
        <w:tc>
          <w:tcPr>
            <w:tcW w:w="772" w:type="dxa"/>
            <w:vMerge w:val="continue"/>
            <w:vAlign w:val="center"/>
          </w:tcPr>
          <w:p w14:paraId="1F7A6346">
            <w:pPr>
              <w:jc w:val="center"/>
              <w:rPr>
                <w:color w:val="000000" w:themeColor="text1"/>
                <w:szCs w:val="21"/>
                <w:highlight w:val="none"/>
                <w14:textFill>
                  <w14:solidFill>
                    <w14:schemeClr w14:val="tx1"/>
                  </w14:solidFill>
                </w14:textFill>
              </w:rPr>
            </w:pPr>
          </w:p>
        </w:tc>
        <w:tc>
          <w:tcPr>
            <w:tcW w:w="5446" w:type="dxa"/>
          </w:tcPr>
          <w:p w14:paraId="5EF7D29F">
            <w:pPr>
              <w:jc w:val="center"/>
              <w:rPr>
                <w:color w:val="000000" w:themeColor="text1"/>
                <w:szCs w:val="21"/>
                <w:highlight w:val="none"/>
                <w14:textFill>
                  <w14:solidFill>
                    <w14:schemeClr w14:val="tx1"/>
                  </w14:solidFill>
                </w14:textFill>
              </w:rPr>
            </w:pPr>
            <w:r>
              <w:rPr>
                <w:rFonts w:hint="eastAsia"/>
                <w:highlight w:val="none"/>
              </w:rPr>
              <w:t>（填写相关内容）</w:t>
            </w:r>
          </w:p>
        </w:tc>
        <w:tc>
          <w:tcPr>
            <w:tcW w:w="972" w:type="dxa"/>
          </w:tcPr>
          <w:p w14:paraId="263CE45D">
            <w:pPr>
              <w:rPr>
                <w:color w:val="000000" w:themeColor="text1"/>
                <w:szCs w:val="21"/>
                <w:highlight w:val="none"/>
                <w14:textFill>
                  <w14:solidFill>
                    <w14:schemeClr w14:val="tx1"/>
                  </w14:solidFill>
                </w14:textFill>
              </w:rPr>
            </w:pPr>
          </w:p>
        </w:tc>
        <w:tc>
          <w:tcPr>
            <w:tcW w:w="710" w:type="dxa"/>
          </w:tcPr>
          <w:p w14:paraId="1BDB515C">
            <w:pPr>
              <w:rPr>
                <w:color w:val="000000" w:themeColor="text1"/>
                <w:szCs w:val="21"/>
                <w:highlight w:val="none"/>
                <w14:textFill>
                  <w14:solidFill>
                    <w14:schemeClr w14:val="tx1"/>
                  </w14:solidFill>
                </w14:textFill>
              </w:rPr>
            </w:pPr>
          </w:p>
        </w:tc>
        <w:tc>
          <w:tcPr>
            <w:tcW w:w="390" w:type="dxa"/>
          </w:tcPr>
          <w:p w14:paraId="7345EBA9">
            <w:pPr>
              <w:rPr>
                <w:color w:val="000000" w:themeColor="text1"/>
                <w:szCs w:val="21"/>
                <w:highlight w:val="none"/>
                <w14:textFill>
                  <w14:solidFill>
                    <w14:schemeClr w14:val="tx1"/>
                  </w14:solidFill>
                </w14:textFill>
              </w:rPr>
            </w:pPr>
          </w:p>
        </w:tc>
      </w:tr>
      <w:tr w14:paraId="54F49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14:paraId="504ABC84">
            <w:pPr>
              <w:jc w:val="center"/>
              <w:rPr>
                <w:color w:val="000000" w:themeColor="text1"/>
                <w:szCs w:val="21"/>
                <w:highlight w:val="none"/>
                <w14:textFill>
                  <w14:solidFill>
                    <w14:schemeClr w14:val="tx1"/>
                  </w14:solidFill>
                </w14:textFill>
              </w:rPr>
            </w:pPr>
          </w:p>
        </w:tc>
        <w:tc>
          <w:tcPr>
            <w:tcW w:w="772" w:type="dxa"/>
            <w:vMerge w:val="continue"/>
            <w:vAlign w:val="center"/>
          </w:tcPr>
          <w:p w14:paraId="417746D6">
            <w:pPr>
              <w:jc w:val="center"/>
              <w:rPr>
                <w:color w:val="000000" w:themeColor="text1"/>
                <w:szCs w:val="21"/>
                <w:highlight w:val="none"/>
                <w14:textFill>
                  <w14:solidFill>
                    <w14:schemeClr w14:val="tx1"/>
                  </w14:solidFill>
                </w14:textFill>
              </w:rPr>
            </w:pPr>
          </w:p>
        </w:tc>
        <w:tc>
          <w:tcPr>
            <w:tcW w:w="5446" w:type="dxa"/>
          </w:tcPr>
          <w:p w14:paraId="769227DE">
            <w:pPr>
              <w:jc w:val="center"/>
              <w:rPr>
                <w:color w:val="000000" w:themeColor="text1"/>
                <w:szCs w:val="21"/>
                <w:highlight w:val="none"/>
                <w14:textFill>
                  <w14:solidFill>
                    <w14:schemeClr w14:val="tx1"/>
                  </w14:solidFill>
                </w14:textFill>
              </w:rPr>
            </w:pPr>
            <w:r>
              <w:rPr>
                <w:rFonts w:hint="eastAsia"/>
                <w:highlight w:val="none"/>
              </w:rPr>
              <w:t>（填写相关内容）</w:t>
            </w:r>
          </w:p>
        </w:tc>
        <w:tc>
          <w:tcPr>
            <w:tcW w:w="972" w:type="dxa"/>
          </w:tcPr>
          <w:p w14:paraId="31897833">
            <w:pPr>
              <w:rPr>
                <w:rStyle w:val="48"/>
                <w:b w:val="0"/>
                <w:bCs w:val="0"/>
                <w:color w:val="000000" w:themeColor="text1"/>
                <w:szCs w:val="21"/>
                <w:highlight w:val="none"/>
                <w14:textFill>
                  <w14:solidFill>
                    <w14:schemeClr w14:val="tx1"/>
                  </w14:solidFill>
                </w14:textFill>
              </w:rPr>
            </w:pPr>
          </w:p>
        </w:tc>
        <w:tc>
          <w:tcPr>
            <w:tcW w:w="710" w:type="dxa"/>
          </w:tcPr>
          <w:p w14:paraId="456DA9CE">
            <w:pPr>
              <w:rPr>
                <w:rStyle w:val="48"/>
                <w:b w:val="0"/>
                <w:bCs w:val="0"/>
                <w:color w:val="000000" w:themeColor="text1"/>
                <w:szCs w:val="21"/>
                <w:highlight w:val="none"/>
                <w14:textFill>
                  <w14:solidFill>
                    <w14:schemeClr w14:val="tx1"/>
                  </w14:solidFill>
                </w14:textFill>
              </w:rPr>
            </w:pPr>
          </w:p>
        </w:tc>
        <w:tc>
          <w:tcPr>
            <w:tcW w:w="390" w:type="dxa"/>
          </w:tcPr>
          <w:p w14:paraId="58765145">
            <w:pPr>
              <w:rPr>
                <w:rStyle w:val="48"/>
                <w:b w:val="0"/>
                <w:bCs w:val="0"/>
                <w:color w:val="000000" w:themeColor="text1"/>
                <w:szCs w:val="21"/>
                <w:highlight w:val="none"/>
                <w14:textFill>
                  <w14:solidFill>
                    <w14:schemeClr w14:val="tx1"/>
                  </w14:solidFill>
                </w14:textFill>
              </w:rPr>
            </w:pPr>
          </w:p>
        </w:tc>
      </w:tr>
      <w:tr w14:paraId="3263C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14:paraId="6D3CAC04">
            <w:pPr>
              <w:jc w:val="center"/>
              <w:rPr>
                <w:color w:val="000000" w:themeColor="text1"/>
                <w:szCs w:val="21"/>
                <w:highlight w:val="none"/>
                <w14:textFill>
                  <w14:solidFill>
                    <w14:schemeClr w14:val="tx1"/>
                  </w14:solidFill>
                </w14:textFill>
              </w:rPr>
            </w:pPr>
          </w:p>
        </w:tc>
        <w:tc>
          <w:tcPr>
            <w:tcW w:w="772" w:type="dxa"/>
            <w:vMerge w:val="continue"/>
            <w:vAlign w:val="center"/>
          </w:tcPr>
          <w:p w14:paraId="7C211961">
            <w:pPr>
              <w:jc w:val="center"/>
              <w:rPr>
                <w:color w:val="000000" w:themeColor="text1"/>
                <w:szCs w:val="21"/>
                <w:highlight w:val="none"/>
                <w14:textFill>
                  <w14:solidFill>
                    <w14:schemeClr w14:val="tx1"/>
                  </w14:solidFill>
                </w14:textFill>
              </w:rPr>
            </w:pPr>
          </w:p>
        </w:tc>
        <w:tc>
          <w:tcPr>
            <w:tcW w:w="5446" w:type="dxa"/>
          </w:tcPr>
          <w:p w14:paraId="058A949D">
            <w:pPr>
              <w:jc w:val="center"/>
              <w:rPr>
                <w:color w:val="000000" w:themeColor="text1"/>
                <w:szCs w:val="21"/>
                <w:highlight w:val="none"/>
                <w14:textFill>
                  <w14:solidFill>
                    <w14:schemeClr w14:val="tx1"/>
                  </w14:solidFill>
                </w14:textFill>
              </w:rPr>
            </w:pPr>
            <w:r>
              <w:rPr>
                <w:rFonts w:hint="eastAsia" w:ascii="宋体" w:hAnsi="宋体"/>
                <w:color w:val="000000" w:themeColor="text1"/>
                <w:szCs w:val="21"/>
                <w:highlight w:val="none"/>
                <w14:textFill>
                  <w14:solidFill>
                    <w14:schemeClr w14:val="tx1"/>
                  </w14:solidFill>
                </w14:textFill>
              </w:rPr>
              <w:t>……</w:t>
            </w:r>
          </w:p>
        </w:tc>
        <w:tc>
          <w:tcPr>
            <w:tcW w:w="972" w:type="dxa"/>
          </w:tcPr>
          <w:p w14:paraId="30829254">
            <w:pPr>
              <w:rPr>
                <w:color w:val="000000" w:themeColor="text1"/>
                <w:szCs w:val="21"/>
                <w:highlight w:val="none"/>
                <w14:textFill>
                  <w14:solidFill>
                    <w14:schemeClr w14:val="tx1"/>
                  </w14:solidFill>
                </w14:textFill>
              </w:rPr>
            </w:pPr>
          </w:p>
        </w:tc>
        <w:tc>
          <w:tcPr>
            <w:tcW w:w="710" w:type="dxa"/>
          </w:tcPr>
          <w:p w14:paraId="02F6514C">
            <w:pPr>
              <w:rPr>
                <w:color w:val="000000" w:themeColor="text1"/>
                <w:szCs w:val="21"/>
                <w:highlight w:val="none"/>
                <w14:textFill>
                  <w14:solidFill>
                    <w14:schemeClr w14:val="tx1"/>
                  </w14:solidFill>
                </w14:textFill>
              </w:rPr>
            </w:pPr>
          </w:p>
        </w:tc>
        <w:tc>
          <w:tcPr>
            <w:tcW w:w="390" w:type="dxa"/>
          </w:tcPr>
          <w:p w14:paraId="2F538098">
            <w:pPr>
              <w:rPr>
                <w:color w:val="000000" w:themeColor="text1"/>
                <w:szCs w:val="21"/>
                <w:highlight w:val="none"/>
                <w14:textFill>
                  <w14:solidFill>
                    <w14:schemeClr w14:val="tx1"/>
                  </w14:solidFill>
                </w14:textFill>
              </w:rPr>
            </w:pPr>
          </w:p>
        </w:tc>
      </w:tr>
      <w:tr w14:paraId="3FBF5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14:paraId="1413495E">
            <w:pPr>
              <w:jc w:val="center"/>
              <w:rPr>
                <w:color w:val="000000" w:themeColor="text1"/>
                <w:szCs w:val="21"/>
                <w:highlight w:val="none"/>
                <w14:textFill>
                  <w14:solidFill>
                    <w14:schemeClr w14:val="tx1"/>
                  </w14:solidFill>
                </w14:textFill>
              </w:rPr>
            </w:pPr>
          </w:p>
        </w:tc>
        <w:tc>
          <w:tcPr>
            <w:tcW w:w="772" w:type="dxa"/>
            <w:vMerge w:val="continue"/>
            <w:vAlign w:val="center"/>
          </w:tcPr>
          <w:p w14:paraId="094B664D">
            <w:pPr>
              <w:jc w:val="center"/>
              <w:rPr>
                <w:color w:val="000000" w:themeColor="text1"/>
                <w:szCs w:val="21"/>
                <w:highlight w:val="none"/>
                <w14:textFill>
                  <w14:solidFill>
                    <w14:schemeClr w14:val="tx1"/>
                  </w14:solidFill>
                </w14:textFill>
              </w:rPr>
            </w:pPr>
          </w:p>
        </w:tc>
        <w:tc>
          <w:tcPr>
            <w:tcW w:w="5446" w:type="dxa"/>
          </w:tcPr>
          <w:p w14:paraId="4118D07A">
            <w:pPr>
              <w:jc w:val="center"/>
              <w:rPr>
                <w:b/>
                <w:bCs/>
                <w:color w:val="000000" w:themeColor="text1"/>
                <w:szCs w:val="21"/>
                <w:highlight w:val="none"/>
                <w14:textFill>
                  <w14:solidFill>
                    <w14:schemeClr w14:val="tx1"/>
                  </w14:solidFill>
                </w14:textFill>
              </w:rPr>
            </w:pPr>
            <w:r>
              <w:rPr>
                <w:rFonts w:hint="eastAsia" w:ascii="宋体" w:hAnsi="宋体"/>
                <w:color w:val="000000" w:themeColor="text1"/>
                <w:szCs w:val="21"/>
                <w:highlight w:val="none"/>
                <w14:textFill>
                  <w14:solidFill>
                    <w14:schemeClr w14:val="tx1"/>
                  </w14:solidFill>
                </w14:textFill>
              </w:rPr>
              <w:t>……</w:t>
            </w:r>
          </w:p>
        </w:tc>
        <w:tc>
          <w:tcPr>
            <w:tcW w:w="972" w:type="dxa"/>
          </w:tcPr>
          <w:p w14:paraId="7C5C9EA2">
            <w:pPr>
              <w:rPr>
                <w:b/>
                <w:bCs/>
                <w:color w:val="FF0000"/>
                <w:szCs w:val="21"/>
                <w:highlight w:val="none"/>
              </w:rPr>
            </w:pPr>
          </w:p>
        </w:tc>
        <w:tc>
          <w:tcPr>
            <w:tcW w:w="710" w:type="dxa"/>
          </w:tcPr>
          <w:p w14:paraId="484FC119">
            <w:pPr>
              <w:rPr>
                <w:b/>
                <w:bCs/>
                <w:color w:val="FF0000"/>
                <w:szCs w:val="21"/>
                <w:highlight w:val="none"/>
              </w:rPr>
            </w:pPr>
          </w:p>
        </w:tc>
        <w:tc>
          <w:tcPr>
            <w:tcW w:w="390" w:type="dxa"/>
          </w:tcPr>
          <w:p w14:paraId="6AFDDC67">
            <w:pPr>
              <w:rPr>
                <w:b/>
                <w:bCs/>
                <w:color w:val="FF0000"/>
                <w:szCs w:val="21"/>
                <w:highlight w:val="none"/>
              </w:rPr>
            </w:pPr>
          </w:p>
        </w:tc>
      </w:tr>
      <w:tr w14:paraId="4B754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14:paraId="44D8CC5A">
            <w:pPr>
              <w:jc w:val="center"/>
              <w:rPr>
                <w:color w:val="000000" w:themeColor="text1"/>
                <w:szCs w:val="21"/>
                <w:highlight w:val="none"/>
                <w14:textFill>
                  <w14:solidFill>
                    <w14:schemeClr w14:val="tx1"/>
                  </w14:solidFill>
                </w14:textFill>
              </w:rPr>
            </w:pPr>
          </w:p>
        </w:tc>
        <w:tc>
          <w:tcPr>
            <w:tcW w:w="772" w:type="dxa"/>
            <w:vMerge w:val="continue"/>
            <w:vAlign w:val="center"/>
          </w:tcPr>
          <w:p w14:paraId="39952831">
            <w:pPr>
              <w:jc w:val="center"/>
              <w:rPr>
                <w:color w:val="000000" w:themeColor="text1"/>
                <w:szCs w:val="21"/>
                <w:highlight w:val="none"/>
                <w14:textFill>
                  <w14:solidFill>
                    <w14:schemeClr w14:val="tx1"/>
                  </w14:solidFill>
                </w14:textFill>
              </w:rPr>
            </w:pPr>
          </w:p>
        </w:tc>
        <w:tc>
          <w:tcPr>
            <w:tcW w:w="5446" w:type="dxa"/>
          </w:tcPr>
          <w:p w14:paraId="26A31359">
            <w:pPr>
              <w:jc w:val="center"/>
              <w:rPr>
                <w:color w:val="000000" w:themeColor="text1"/>
                <w:szCs w:val="21"/>
                <w:highlight w:val="none"/>
                <w14:textFill>
                  <w14:solidFill>
                    <w14:schemeClr w14:val="tx1"/>
                  </w14:solidFill>
                </w14:textFill>
              </w:rPr>
            </w:pPr>
            <w:r>
              <w:rPr>
                <w:rFonts w:hint="eastAsia" w:ascii="宋体" w:hAnsi="宋体"/>
                <w:color w:val="000000" w:themeColor="text1"/>
                <w:szCs w:val="21"/>
                <w:highlight w:val="none"/>
                <w14:textFill>
                  <w14:solidFill>
                    <w14:schemeClr w14:val="tx1"/>
                  </w14:solidFill>
                </w14:textFill>
              </w:rPr>
              <w:t>……</w:t>
            </w:r>
          </w:p>
        </w:tc>
        <w:tc>
          <w:tcPr>
            <w:tcW w:w="972" w:type="dxa"/>
          </w:tcPr>
          <w:p w14:paraId="64F7E8C5">
            <w:pPr>
              <w:rPr>
                <w:color w:val="000000" w:themeColor="text1"/>
                <w:szCs w:val="21"/>
                <w:highlight w:val="none"/>
                <w14:textFill>
                  <w14:solidFill>
                    <w14:schemeClr w14:val="tx1"/>
                  </w14:solidFill>
                </w14:textFill>
              </w:rPr>
            </w:pPr>
          </w:p>
        </w:tc>
        <w:tc>
          <w:tcPr>
            <w:tcW w:w="710" w:type="dxa"/>
          </w:tcPr>
          <w:p w14:paraId="10980C0B">
            <w:pPr>
              <w:rPr>
                <w:color w:val="000000" w:themeColor="text1"/>
                <w:szCs w:val="21"/>
                <w:highlight w:val="none"/>
                <w14:textFill>
                  <w14:solidFill>
                    <w14:schemeClr w14:val="tx1"/>
                  </w14:solidFill>
                </w14:textFill>
              </w:rPr>
            </w:pPr>
          </w:p>
        </w:tc>
        <w:tc>
          <w:tcPr>
            <w:tcW w:w="390" w:type="dxa"/>
          </w:tcPr>
          <w:p w14:paraId="2FC8FF01">
            <w:pPr>
              <w:rPr>
                <w:color w:val="000000" w:themeColor="text1"/>
                <w:szCs w:val="21"/>
                <w:highlight w:val="none"/>
                <w14:textFill>
                  <w14:solidFill>
                    <w14:schemeClr w14:val="tx1"/>
                  </w14:solidFill>
                </w14:textFill>
              </w:rPr>
            </w:pPr>
          </w:p>
        </w:tc>
      </w:tr>
      <w:tr w14:paraId="50B89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trPr>
        <w:tc>
          <w:tcPr>
            <w:tcW w:w="464" w:type="dxa"/>
            <w:vMerge w:val="restart"/>
            <w:vAlign w:val="center"/>
          </w:tcPr>
          <w:p w14:paraId="03E0AB8B">
            <w:pPr>
              <w:jc w:val="center"/>
              <w:rPr>
                <w:color w:val="000000" w:themeColor="text1"/>
                <w:szCs w:val="21"/>
                <w:highlight w:val="none"/>
                <w14:textFill>
                  <w14:solidFill>
                    <w14:schemeClr w14:val="tx1"/>
                  </w14:solidFill>
                </w14:textFill>
              </w:rPr>
            </w:pPr>
            <w:r>
              <w:rPr>
                <w:rFonts w:hint="eastAsia"/>
                <w:color w:val="000000" w:themeColor="text1"/>
                <w:szCs w:val="21"/>
                <w:highlight w:val="none"/>
                <w14:textFill>
                  <w14:solidFill>
                    <w14:schemeClr w14:val="tx1"/>
                  </w14:solidFill>
                </w14:textFill>
              </w:rPr>
              <w:t>2</w:t>
            </w:r>
          </w:p>
        </w:tc>
        <w:tc>
          <w:tcPr>
            <w:tcW w:w="772" w:type="dxa"/>
            <w:vMerge w:val="restart"/>
            <w:vAlign w:val="center"/>
          </w:tcPr>
          <w:p w14:paraId="50E2093E">
            <w:pPr>
              <w:jc w:val="center"/>
              <w:rPr>
                <w:color w:val="000000" w:themeColor="text1"/>
                <w:szCs w:val="21"/>
                <w:highlight w:val="none"/>
                <w14:textFill>
                  <w14:solidFill>
                    <w14:schemeClr w14:val="tx1"/>
                  </w14:solidFill>
                </w14:textFill>
              </w:rPr>
            </w:pPr>
            <w:r>
              <w:rPr>
                <w:rFonts w:hint="eastAsia"/>
                <w:color w:val="000000" w:themeColor="text1"/>
                <w:szCs w:val="21"/>
                <w:highlight w:val="none"/>
                <w14:textFill>
                  <w14:solidFill>
                    <w14:schemeClr w14:val="tx1"/>
                  </w14:solidFill>
                </w14:textFill>
              </w:rPr>
              <w:t>*</w:t>
            </w:r>
            <w:r>
              <w:rPr>
                <w:color w:val="000000" w:themeColor="text1"/>
                <w:szCs w:val="21"/>
                <w:highlight w:val="none"/>
                <w14:textFill>
                  <w14:solidFill>
                    <w14:schemeClr w14:val="tx1"/>
                  </w14:solidFill>
                </w14:textFill>
              </w:rPr>
              <w:t>*</w:t>
            </w:r>
            <w:r>
              <w:rPr>
                <w:rFonts w:hint="eastAsia"/>
                <w:color w:val="000000" w:themeColor="text1"/>
                <w:szCs w:val="21"/>
                <w:highlight w:val="none"/>
                <w14:textFill>
                  <w14:solidFill>
                    <w14:schemeClr w14:val="tx1"/>
                  </w14:solidFill>
                </w14:textFill>
              </w:rPr>
              <w:t>设备</w:t>
            </w:r>
          </w:p>
        </w:tc>
        <w:tc>
          <w:tcPr>
            <w:tcW w:w="5446" w:type="dxa"/>
          </w:tcPr>
          <w:p w14:paraId="35318474">
            <w:pPr>
              <w:jc w:val="center"/>
              <w:rPr>
                <w:b/>
                <w:bCs/>
                <w:color w:val="000000" w:themeColor="text1"/>
                <w:szCs w:val="21"/>
                <w:highlight w:val="none"/>
                <w14:textFill>
                  <w14:solidFill>
                    <w14:schemeClr w14:val="tx1"/>
                  </w14:solidFill>
                </w14:textFill>
              </w:rPr>
            </w:pPr>
            <w:r>
              <w:rPr>
                <w:rFonts w:hint="eastAsia"/>
                <w:highlight w:val="none"/>
              </w:rPr>
              <w:t>（填写相关内容）</w:t>
            </w:r>
          </w:p>
        </w:tc>
        <w:tc>
          <w:tcPr>
            <w:tcW w:w="972" w:type="dxa"/>
          </w:tcPr>
          <w:p w14:paraId="17E3975C">
            <w:pPr>
              <w:rPr>
                <w:b/>
                <w:bCs/>
                <w:color w:val="FF0000"/>
                <w:szCs w:val="21"/>
                <w:highlight w:val="none"/>
              </w:rPr>
            </w:pPr>
          </w:p>
        </w:tc>
        <w:tc>
          <w:tcPr>
            <w:tcW w:w="710" w:type="dxa"/>
          </w:tcPr>
          <w:p w14:paraId="284E3CB1">
            <w:pPr>
              <w:rPr>
                <w:b/>
                <w:bCs/>
                <w:color w:val="FF0000"/>
                <w:szCs w:val="21"/>
                <w:highlight w:val="none"/>
              </w:rPr>
            </w:pPr>
          </w:p>
        </w:tc>
        <w:tc>
          <w:tcPr>
            <w:tcW w:w="390" w:type="dxa"/>
          </w:tcPr>
          <w:p w14:paraId="18657286">
            <w:pPr>
              <w:rPr>
                <w:b/>
                <w:bCs/>
                <w:color w:val="FF0000"/>
                <w:szCs w:val="21"/>
                <w:highlight w:val="none"/>
              </w:rPr>
            </w:pPr>
          </w:p>
        </w:tc>
      </w:tr>
      <w:tr w14:paraId="54F65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tcPr>
          <w:p w14:paraId="12E701D8">
            <w:pPr>
              <w:jc w:val="center"/>
              <w:rPr>
                <w:color w:val="000000" w:themeColor="text1"/>
                <w:szCs w:val="21"/>
                <w:highlight w:val="none"/>
                <w14:textFill>
                  <w14:solidFill>
                    <w14:schemeClr w14:val="tx1"/>
                  </w14:solidFill>
                </w14:textFill>
              </w:rPr>
            </w:pPr>
          </w:p>
        </w:tc>
        <w:tc>
          <w:tcPr>
            <w:tcW w:w="772" w:type="dxa"/>
            <w:vMerge w:val="continue"/>
          </w:tcPr>
          <w:p w14:paraId="44770189">
            <w:pPr>
              <w:rPr>
                <w:color w:val="000000" w:themeColor="text1"/>
                <w:szCs w:val="21"/>
                <w:highlight w:val="none"/>
                <w14:textFill>
                  <w14:solidFill>
                    <w14:schemeClr w14:val="tx1"/>
                  </w14:solidFill>
                </w14:textFill>
              </w:rPr>
            </w:pPr>
          </w:p>
        </w:tc>
        <w:tc>
          <w:tcPr>
            <w:tcW w:w="5446" w:type="dxa"/>
          </w:tcPr>
          <w:p w14:paraId="5A454FC4">
            <w:pPr>
              <w:jc w:val="center"/>
              <w:rPr>
                <w:color w:val="000000" w:themeColor="text1"/>
                <w:szCs w:val="21"/>
                <w:highlight w:val="none"/>
                <w14:textFill>
                  <w14:solidFill>
                    <w14:schemeClr w14:val="tx1"/>
                  </w14:solidFill>
                </w14:textFill>
              </w:rPr>
            </w:pPr>
            <w:r>
              <w:rPr>
                <w:rFonts w:hint="eastAsia"/>
                <w:highlight w:val="none"/>
              </w:rPr>
              <w:t>（填写相关内容）</w:t>
            </w:r>
          </w:p>
        </w:tc>
        <w:tc>
          <w:tcPr>
            <w:tcW w:w="972" w:type="dxa"/>
          </w:tcPr>
          <w:p w14:paraId="06D93622">
            <w:pPr>
              <w:rPr>
                <w:color w:val="000000" w:themeColor="text1"/>
                <w:szCs w:val="21"/>
                <w:highlight w:val="none"/>
                <w14:textFill>
                  <w14:solidFill>
                    <w14:schemeClr w14:val="tx1"/>
                  </w14:solidFill>
                </w14:textFill>
              </w:rPr>
            </w:pPr>
          </w:p>
        </w:tc>
        <w:tc>
          <w:tcPr>
            <w:tcW w:w="710" w:type="dxa"/>
          </w:tcPr>
          <w:p w14:paraId="31CE0D36">
            <w:pPr>
              <w:rPr>
                <w:color w:val="000000" w:themeColor="text1"/>
                <w:szCs w:val="21"/>
                <w:highlight w:val="none"/>
                <w14:textFill>
                  <w14:solidFill>
                    <w14:schemeClr w14:val="tx1"/>
                  </w14:solidFill>
                </w14:textFill>
              </w:rPr>
            </w:pPr>
          </w:p>
        </w:tc>
        <w:tc>
          <w:tcPr>
            <w:tcW w:w="390" w:type="dxa"/>
          </w:tcPr>
          <w:p w14:paraId="367EC97C">
            <w:pPr>
              <w:rPr>
                <w:color w:val="000000" w:themeColor="text1"/>
                <w:szCs w:val="21"/>
                <w:highlight w:val="none"/>
                <w14:textFill>
                  <w14:solidFill>
                    <w14:schemeClr w14:val="tx1"/>
                  </w14:solidFill>
                </w14:textFill>
              </w:rPr>
            </w:pPr>
          </w:p>
        </w:tc>
      </w:tr>
      <w:tr w14:paraId="29AFB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 w:hRule="atLeast"/>
        </w:trPr>
        <w:tc>
          <w:tcPr>
            <w:tcW w:w="464" w:type="dxa"/>
            <w:vMerge w:val="continue"/>
          </w:tcPr>
          <w:p w14:paraId="3A1125D2">
            <w:pPr>
              <w:jc w:val="center"/>
              <w:rPr>
                <w:color w:val="000000" w:themeColor="text1"/>
                <w:szCs w:val="21"/>
                <w:highlight w:val="none"/>
                <w14:textFill>
                  <w14:solidFill>
                    <w14:schemeClr w14:val="tx1"/>
                  </w14:solidFill>
                </w14:textFill>
              </w:rPr>
            </w:pPr>
          </w:p>
        </w:tc>
        <w:tc>
          <w:tcPr>
            <w:tcW w:w="772" w:type="dxa"/>
            <w:vMerge w:val="continue"/>
          </w:tcPr>
          <w:p w14:paraId="795CD87B">
            <w:pPr>
              <w:rPr>
                <w:color w:val="000000" w:themeColor="text1"/>
                <w:szCs w:val="21"/>
                <w:highlight w:val="none"/>
                <w14:textFill>
                  <w14:solidFill>
                    <w14:schemeClr w14:val="tx1"/>
                  </w14:solidFill>
                </w14:textFill>
              </w:rPr>
            </w:pPr>
          </w:p>
        </w:tc>
        <w:tc>
          <w:tcPr>
            <w:tcW w:w="5446" w:type="dxa"/>
          </w:tcPr>
          <w:p w14:paraId="31E85380">
            <w:pPr>
              <w:jc w:val="center"/>
              <w:rPr>
                <w:color w:val="000000" w:themeColor="text1"/>
                <w:szCs w:val="21"/>
                <w:highlight w:val="none"/>
                <w14:textFill>
                  <w14:solidFill>
                    <w14:schemeClr w14:val="tx1"/>
                  </w14:solidFill>
                </w14:textFill>
              </w:rPr>
            </w:pPr>
            <w:r>
              <w:rPr>
                <w:rFonts w:hint="eastAsia"/>
                <w:highlight w:val="none"/>
              </w:rPr>
              <w:t>（填写相关内容）</w:t>
            </w:r>
          </w:p>
        </w:tc>
        <w:tc>
          <w:tcPr>
            <w:tcW w:w="972" w:type="dxa"/>
          </w:tcPr>
          <w:p w14:paraId="24782CE8">
            <w:pPr>
              <w:rPr>
                <w:color w:val="000000" w:themeColor="text1"/>
                <w:szCs w:val="21"/>
                <w:highlight w:val="none"/>
                <w14:textFill>
                  <w14:solidFill>
                    <w14:schemeClr w14:val="tx1"/>
                  </w14:solidFill>
                </w14:textFill>
              </w:rPr>
            </w:pPr>
          </w:p>
        </w:tc>
        <w:tc>
          <w:tcPr>
            <w:tcW w:w="710" w:type="dxa"/>
          </w:tcPr>
          <w:p w14:paraId="184BE723">
            <w:pPr>
              <w:rPr>
                <w:color w:val="000000" w:themeColor="text1"/>
                <w:szCs w:val="21"/>
                <w:highlight w:val="none"/>
                <w14:textFill>
                  <w14:solidFill>
                    <w14:schemeClr w14:val="tx1"/>
                  </w14:solidFill>
                </w14:textFill>
              </w:rPr>
            </w:pPr>
          </w:p>
        </w:tc>
        <w:tc>
          <w:tcPr>
            <w:tcW w:w="390" w:type="dxa"/>
          </w:tcPr>
          <w:p w14:paraId="0B74A994">
            <w:pPr>
              <w:rPr>
                <w:color w:val="000000" w:themeColor="text1"/>
                <w:szCs w:val="21"/>
                <w:highlight w:val="none"/>
                <w14:textFill>
                  <w14:solidFill>
                    <w14:schemeClr w14:val="tx1"/>
                  </w14:solidFill>
                </w14:textFill>
              </w:rPr>
            </w:pPr>
          </w:p>
        </w:tc>
      </w:tr>
      <w:tr w14:paraId="4B2A8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64" w:type="dxa"/>
            <w:vMerge w:val="continue"/>
          </w:tcPr>
          <w:p w14:paraId="23BD031F">
            <w:pPr>
              <w:jc w:val="center"/>
              <w:rPr>
                <w:color w:val="000000" w:themeColor="text1"/>
                <w:szCs w:val="21"/>
                <w:highlight w:val="none"/>
                <w14:textFill>
                  <w14:solidFill>
                    <w14:schemeClr w14:val="tx1"/>
                  </w14:solidFill>
                </w14:textFill>
              </w:rPr>
            </w:pPr>
          </w:p>
        </w:tc>
        <w:tc>
          <w:tcPr>
            <w:tcW w:w="772" w:type="dxa"/>
            <w:vMerge w:val="continue"/>
          </w:tcPr>
          <w:p w14:paraId="2C0B87FB">
            <w:pPr>
              <w:rPr>
                <w:color w:val="000000" w:themeColor="text1"/>
                <w:szCs w:val="21"/>
                <w:highlight w:val="none"/>
                <w14:textFill>
                  <w14:solidFill>
                    <w14:schemeClr w14:val="tx1"/>
                  </w14:solidFill>
                </w14:textFill>
              </w:rPr>
            </w:pPr>
          </w:p>
        </w:tc>
        <w:tc>
          <w:tcPr>
            <w:tcW w:w="5446" w:type="dxa"/>
          </w:tcPr>
          <w:p w14:paraId="622CE319">
            <w:pPr>
              <w:jc w:val="center"/>
              <w:rPr>
                <w:color w:val="000000" w:themeColor="text1"/>
                <w:szCs w:val="21"/>
                <w:highlight w:val="none"/>
                <w14:textFill>
                  <w14:solidFill>
                    <w14:schemeClr w14:val="tx1"/>
                  </w14:solidFill>
                </w14:textFill>
              </w:rPr>
            </w:pPr>
            <w:r>
              <w:rPr>
                <w:rFonts w:hint="eastAsia" w:ascii="宋体" w:hAnsi="宋体"/>
                <w:color w:val="000000" w:themeColor="text1"/>
                <w:szCs w:val="21"/>
                <w:highlight w:val="none"/>
                <w14:textFill>
                  <w14:solidFill>
                    <w14:schemeClr w14:val="tx1"/>
                  </w14:solidFill>
                </w14:textFill>
              </w:rPr>
              <w:t>……</w:t>
            </w:r>
          </w:p>
        </w:tc>
        <w:tc>
          <w:tcPr>
            <w:tcW w:w="972" w:type="dxa"/>
          </w:tcPr>
          <w:p w14:paraId="70A58516">
            <w:pPr>
              <w:rPr>
                <w:color w:val="000000" w:themeColor="text1"/>
                <w:szCs w:val="21"/>
                <w:highlight w:val="none"/>
                <w14:textFill>
                  <w14:solidFill>
                    <w14:schemeClr w14:val="tx1"/>
                  </w14:solidFill>
                </w14:textFill>
              </w:rPr>
            </w:pPr>
          </w:p>
        </w:tc>
        <w:tc>
          <w:tcPr>
            <w:tcW w:w="710" w:type="dxa"/>
          </w:tcPr>
          <w:p w14:paraId="3F627FA0">
            <w:pPr>
              <w:rPr>
                <w:color w:val="000000" w:themeColor="text1"/>
                <w:szCs w:val="21"/>
                <w:highlight w:val="none"/>
                <w14:textFill>
                  <w14:solidFill>
                    <w14:schemeClr w14:val="tx1"/>
                  </w14:solidFill>
                </w14:textFill>
              </w:rPr>
            </w:pPr>
          </w:p>
        </w:tc>
        <w:tc>
          <w:tcPr>
            <w:tcW w:w="390" w:type="dxa"/>
          </w:tcPr>
          <w:p w14:paraId="2CCCB69B">
            <w:pPr>
              <w:rPr>
                <w:color w:val="000000" w:themeColor="text1"/>
                <w:szCs w:val="21"/>
                <w:highlight w:val="none"/>
                <w14:textFill>
                  <w14:solidFill>
                    <w14:schemeClr w14:val="tx1"/>
                  </w14:solidFill>
                </w14:textFill>
              </w:rPr>
            </w:pPr>
          </w:p>
        </w:tc>
      </w:tr>
    </w:tbl>
    <w:p w14:paraId="31AE50D9">
      <w:pPr>
        <w:rPr>
          <w:sz w:val="24"/>
          <w:highlight w:val="none"/>
        </w:rPr>
      </w:pPr>
    </w:p>
    <w:p w14:paraId="405F7C1F">
      <w:pPr>
        <w:keepNext w:val="0"/>
        <w:keepLines w:val="0"/>
        <w:pageBreakBefore w:val="0"/>
        <w:kinsoku/>
        <w:wordWrap/>
        <w:overflowPunct/>
        <w:topLinePunct w:val="0"/>
        <w:autoSpaceDE/>
        <w:autoSpaceDN/>
        <w:bidi w:val="0"/>
        <w:adjustRightInd/>
        <w:snapToGrid/>
        <w:spacing w:beforeAutospacing="0" w:afterAutospacing="0"/>
        <w:textAlignment w:val="auto"/>
        <w:rPr>
          <w:sz w:val="21"/>
          <w:szCs w:val="21"/>
          <w:highlight w:val="none"/>
        </w:rPr>
      </w:pPr>
      <w:bookmarkStart w:id="76" w:name="_Hlk72095977"/>
      <w:r>
        <w:rPr>
          <w:rFonts w:hint="eastAsia"/>
          <w:sz w:val="21"/>
          <w:szCs w:val="21"/>
          <w:highlight w:val="none"/>
        </w:rPr>
        <w:t>证明资料【如有的话，提供的证明资料应统一编号（排序），格式自定】</w:t>
      </w:r>
      <w:bookmarkEnd w:id="76"/>
      <w:r>
        <w:rPr>
          <w:rFonts w:hint="eastAsia"/>
          <w:sz w:val="21"/>
          <w:szCs w:val="21"/>
          <w:highlight w:val="none"/>
        </w:rPr>
        <w:t>：</w:t>
      </w:r>
    </w:p>
    <w:p w14:paraId="7413FD64">
      <w:pPr>
        <w:keepNext w:val="0"/>
        <w:keepLines w:val="0"/>
        <w:pageBreakBefore w:val="0"/>
        <w:kinsoku/>
        <w:wordWrap/>
        <w:overflowPunct/>
        <w:topLinePunct w:val="0"/>
        <w:autoSpaceDE/>
        <w:autoSpaceDN/>
        <w:bidi w:val="0"/>
        <w:adjustRightInd/>
        <w:snapToGrid/>
        <w:spacing w:beforeAutospacing="0" w:afterAutospacing="0"/>
        <w:ind w:firstLine="422" w:firstLineChars="200"/>
        <w:textAlignment w:val="auto"/>
        <w:rPr>
          <w:b/>
          <w:sz w:val="21"/>
          <w:szCs w:val="21"/>
          <w:highlight w:val="none"/>
        </w:rPr>
      </w:pPr>
    </w:p>
    <w:p w14:paraId="733E4520">
      <w:pPr>
        <w:keepNext w:val="0"/>
        <w:keepLines w:val="0"/>
        <w:pageBreakBefore w:val="0"/>
        <w:kinsoku/>
        <w:wordWrap/>
        <w:overflowPunct/>
        <w:topLinePunct w:val="0"/>
        <w:autoSpaceDE/>
        <w:autoSpaceDN/>
        <w:bidi w:val="0"/>
        <w:adjustRightInd/>
        <w:snapToGrid/>
        <w:spacing w:beforeAutospacing="0" w:afterAutospacing="0"/>
        <w:ind w:firstLine="422" w:firstLineChars="200"/>
        <w:textAlignment w:val="auto"/>
        <w:rPr>
          <w:b/>
          <w:sz w:val="21"/>
          <w:szCs w:val="21"/>
          <w:highlight w:val="none"/>
        </w:rPr>
      </w:pPr>
    </w:p>
    <w:p w14:paraId="1CA5FC57">
      <w:pPr>
        <w:keepNext w:val="0"/>
        <w:keepLines w:val="0"/>
        <w:pageBreakBefore w:val="0"/>
        <w:kinsoku/>
        <w:wordWrap/>
        <w:overflowPunct/>
        <w:topLinePunct w:val="0"/>
        <w:autoSpaceDE/>
        <w:autoSpaceDN/>
        <w:bidi w:val="0"/>
        <w:adjustRightInd/>
        <w:snapToGrid/>
        <w:spacing w:beforeAutospacing="0" w:afterAutospacing="0"/>
        <w:ind w:firstLine="420" w:firstLineChars="200"/>
        <w:textAlignment w:val="auto"/>
        <w:rPr>
          <w:b w:val="0"/>
          <w:bCs/>
          <w:sz w:val="21"/>
          <w:szCs w:val="21"/>
          <w:highlight w:val="none"/>
        </w:rPr>
      </w:pPr>
      <w:r>
        <w:rPr>
          <w:rFonts w:hint="eastAsia"/>
          <w:b w:val="0"/>
          <w:bCs/>
          <w:sz w:val="21"/>
          <w:szCs w:val="21"/>
          <w:highlight w:val="none"/>
        </w:rPr>
        <w:t>《技术要求偏离表》编制指引：</w:t>
      </w:r>
    </w:p>
    <w:p w14:paraId="22BC9DE4">
      <w:pPr>
        <w:keepNext w:val="0"/>
        <w:keepLines w:val="0"/>
        <w:pageBreakBefore w:val="0"/>
        <w:kinsoku/>
        <w:wordWrap/>
        <w:overflowPunct/>
        <w:topLinePunct w:val="0"/>
        <w:autoSpaceDE/>
        <w:autoSpaceDN/>
        <w:bidi w:val="0"/>
        <w:adjustRightInd/>
        <w:snapToGrid/>
        <w:spacing w:beforeAutospacing="0" w:afterAutospacing="0"/>
        <w:ind w:firstLine="420" w:firstLineChars="200"/>
        <w:textAlignment w:val="auto"/>
        <w:rPr>
          <w:b w:val="0"/>
          <w:bCs/>
          <w:sz w:val="21"/>
          <w:szCs w:val="21"/>
          <w:highlight w:val="none"/>
        </w:rPr>
      </w:pPr>
      <w:r>
        <w:rPr>
          <w:rFonts w:hint="eastAsia"/>
          <w:b w:val="0"/>
          <w:bCs/>
          <w:sz w:val="21"/>
          <w:szCs w:val="21"/>
          <w:highlight w:val="none"/>
        </w:rPr>
        <w:t>1、技术要求偏离表的序号、货物名称、招标技术要求等栏目</w:t>
      </w:r>
      <w:bookmarkStart w:id="77" w:name="_Hlk72094407"/>
      <w:r>
        <w:rPr>
          <w:rFonts w:hint="eastAsia"/>
          <w:b w:val="0"/>
          <w:bCs/>
          <w:sz w:val="21"/>
          <w:szCs w:val="21"/>
          <w:highlight w:val="none"/>
        </w:rPr>
        <w:t>对应“用户需求书”中的“技术要求”章节</w:t>
      </w:r>
      <w:bookmarkEnd w:id="77"/>
      <w:r>
        <w:rPr>
          <w:rFonts w:hint="eastAsia"/>
          <w:b w:val="0"/>
          <w:bCs/>
          <w:sz w:val="21"/>
          <w:szCs w:val="21"/>
          <w:highlight w:val="none"/>
        </w:rPr>
        <w:t>相关内容。</w:t>
      </w:r>
    </w:p>
    <w:p w14:paraId="63A550D1">
      <w:pPr>
        <w:pStyle w:val="38"/>
        <w:keepNext w:val="0"/>
        <w:keepLines w:val="0"/>
        <w:pageBreakBefore w:val="0"/>
        <w:widowControl/>
        <w:kinsoku/>
        <w:wordWrap/>
        <w:overflowPunct/>
        <w:topLinePunct w:val="0"/>
        <w:autoSpaceDE/>
        <w:autoSpaceDN/>
        <w:bidi w:val="0"/>
        <w:adjustRightInd/>
        <w:snapToGrid/>
        <w:spacing w:beforeAutospacing="0" w:afterAutospacing="0"/>
        <w:ind w:firstLine="420" w:firstLineChars="200"/>
        <w:jc w:val="both"/>
        <w:textAlignment w:val="auto"/>
        <w:outlineLvl w:val="1"/>
        <w:rPr>
          <w:rFonts w:hint="eastAsia" w:ascii="Times New Roman" w:hAnsi="Times New Roman" w:eastAsia="宋体" w:cs="Times New Roman"/>
          <w:b w:val="0"/>
          <w:bCs/>
          <w:color w:val="FF0000"/>
          <w:kern w:val="2"/>
          <w:sz w:val="21"/>
          <w:szCs w:val="21"/>
          <w:highlight w:val="none"/>
          <w:lang w:val="en-US" w:eastAsia="zh-CN"/>
        </w:rPr>
      </w:pPr>
      <w:r>
        <w:rPr>
          <w:b w:val="0"/>
          <w:bCs/>
          <w:sz w:val="21"/>
          <w:szCs w:val="21"/>
          <w:highlight w:val="none"/>
        </w:rPr>
        <w:t>2</w:t>
      </w:r>
      <w:r>
        <w:rPr>
          <w:rFonts w:hint="eastAsia"/>
          <w:b w:val="0"/>
          <w:bCs/>
          <w:sz w:val="21"/>
          <w:szCs w:val="21"/>
          <w:highlight w:val="none"/>
        </w:rPr>
        <w:t>、“投标技术响应”一栏必须一一对照“招标技术要求”，详细填写投标人自身投标货物的具体参数，而不能不合理照搬照抄招标文件的技术要求，以体现具体响应情况。</w:t>
      </w:r>
      <w:r>
        <w:rPr>
          <w:rFonts w:hint="eastAsia" w:ascii="Times New Roman" w:hAnsi="Times New Roman" w:eastAsia="宋体" w:cs="Times New Roman"/>
          <w:b w:val="0"/>
          <w:bCs/>
          <w:color w:val="FF0000"/>
          <w:kern w:val="2"/>
          <w:sz w:val="21"/>
          <w:szCs w:val="21"/>
          <w:highlight w:val="none"/>
          <w:u w:val="none"/>
          <w:lang w:val="en-US" w:eastAsia="zh-CN"/>
        </w:rPr>
        <w:t>“投标技术响应”必须与</w:t>
      </w:r>
      <w:r>
        <w:rPr>
          <w:rFonts w:hint="eastAsia" w:cs="Times New Roman"/>
          <w:b w:val="0"/>
          <w:bCs/>
          <w:color w:val="FF0000"/>
          <w:kern w:val="2"/>
          <w:sz w:val="21"/>
          <w:szCs w:val="21"/>
          <w:highlight w:val="none"/>
          <w:u w:val="none"/>
          <w:lang w:val="en-US" w:eastAsia="zh-CN"/>
        </w:rPr>
        <w:t>所投产品</w:t>
      </w:r>
      <w:r>
        <w:rPr>
          <w:rFonts w:hint="eastAsia" w:ascii="Times New Roman" w:hAnsi="Times New Roman" w:eastAsia="宋体" w:cs="Times New Roman"/>
          <w:b w:val="0"/>
          <w:bCs/>
          <w:color w:val="FF0000"/>
          <w:kern w:val="2"/>
          <w:sz w:val="21"/>
          <w:szCs w:val="21"/>
          <w:highlight w:val="none"/>
          <w:u w:val="none"/>
          <w:lang w:val="en-US" w:eastAsia="zh-CN"/>
        </w:rPr>
        <w:t>客观实际保持一致，响应不实且情节严重的，经查实，将依法记入供应商诚信档案或受到行政处罚。</w:t>
      </w:r>
    </w:p>
    <w:p w14:paraId="117B7A8F">
      <w:pPr>
        <w:keepNext w:val="0"/>
        <w:keepLines w:val="0"/>
        <w:pageBreakBefore w:val="0"/>
        <w:kinsoku/>
        <w:wordWrap/>
        <w:overflowPunct/>
        <w:topLinePunct w:val="0"/>
        <w:autoSpaceDE/>
        <w:autoSpaceDN/>
        <w:bidi w:val="0"/>
        <w:adjustRightInd/>
        <w:snapToGrid/>
        <w:spacing w:beforeAutospacing="0" w:afterAutospacing="0"/>
        <w:ind w:firstLine="420" w:firstLineChars="200"/>
        <w:textAlignment w:val="auto"/>
        <w:rPr>
          <w:rFonts w:hint="eastAsia" w:ascii="Times New Roman" w:hAnsi="Times New Roman" w:eastAsia="宋体" w:cs="Times New Roman"/>
          <w:b w:val="0"/>
          <w:bCs/>
          <w:color w:val="FF0000"/>
          <w:kern w:val="2"/>
          <w:sz w:val="21"/>
          <w:szCs w:val="21"/>
          <w:highlight w:val="none"/>
          <w:u w:val="none"/>
          <w:lang w:val="en-US" w:eastAsia="zh-CN" w:bidi="ar-SA"/>
        </w:rPr>
      </w:pPr>
      <w:r>
        <w:rPr>
          <w:b w:val="0"/>
          <w:bCs/>
          <w:sz w:val="21"/>
          <w:szCs w:val="21"/>
          <w:highlight w:val="none"/>
        </w:rPr>
        <w:t>3</w:t>
      </w:r>
      <w:r>
        <w:rPr>
          <w:rFonts w:hint="eastAsia"/>
          <w:b w:val="0"/>
          <w:bCs/>
          <w:sz w:val="21"/>
          <w:szCs w:val="21"/>
          <w:highlight w:val="none"/>
        </w:rPr>
        <w:t>、</w:t>
      </w:r>
      <w:bookmarkStart w:id="78" w:name="_Hlk72158270"/>
      <w:r>
        <w:rPr>
          <w:rFonts w:hint="eastAsia"/>
          <w:b w:val="0"/>
          <w:bCs/>
          <w:sz w:val="21"/>
          <w:szCs w:val="21"/>
          <w:highlight w:val="none"/>
        </w:rPr>
        <w:t>“偏离情况”</w:t>
      </w:r>
      <w:bookmarkEnd w:id="78"/>
      <w:r>
        <w:rPr>
          <w:rFonts w:hint="eastAsia"/>
          <w:b w:val="0"/>
          <w:bCs/>
          <w:sz w:val="21"/>
          <w:szCs w:val="21"/>
          <w:highlight w:val="none"/>
        </w:rPr>
        <w:t>一栏填写如实填写“正偏离”、“负偏离”或“无偏离”，其中：</w:t>
      </w:r>
      <w:bookmarkStart w:id="79" w:name="_Hlk72093866"/>
      <w:r>
        <w:rPr>
          <w:rFonts w:hint="eastAsia"/>
          <w:b w:val="0"/>
          <w:bCs/>
          <w:sz w:val="21"/>
          <w:szCs w:val="21"/>
          <w:highlight w:val="none"/>
        </w:rPr>
        <w:t>“正偏离”表示“投标响应优于招标技术要求”，“负偏离”表示“投标响应不满足招标技术要求”，“无偏离”表示“投标响应与招标技术要求一致”</w:t>
      </w:r>
      <w:bookmarkEnd w:id="79"/>
      <w:r>
        <w:rPr>
          <w:rFonts w:hint="eastAsia"/>
          <w:b w:val="0"/>
          <w:bCs/>
          <w:sz w:val="21"/>
          <w:szCs w:val="21"/>
          <w:highlight w:val="none"/>
        </w:rPr>
        <w:t>。“投标技术响应”对比“招标技术要求”存在响应不全（包括未响应整项招标技术要求或者未响应一项招标技术要求的部分内容），均视为“负偏离”。带★号条款为不可</w:t>
      </w:r>
      <w:r>
        <w:rPr>
          <w:rFonts w:hint="eastAsia"/>
          <w:b w:val="0"/>
          <w:bCs/>
          <w:sz w:val="21"/>
          <w:szCs w:val="21"/>
          <w:highlight w:val="none"/>
          <w:lang w:val="en-US" w:eastAsia="zh-CN"/>
        </w:rPr>
        <w:t>负</w:t>
      </w:r>
      <w:r>
        <w:rPr>
          <w:rFonts w:hint="eastAsia"/>
          <w:b w:val="0"/>
          <w:bCs/>
          <w:sz w:val="21"/>
          <w:szCs w:val="21"/>
          <w:highlight w:val="none"/>
        </w:rPr>
        <w:t>偏离条款，不作为评分准则中的评分内容</w:t>
      </w:r>
      <w:r>
        <w:rPr>
          <w:rFonts w:hint="eastAsia" w:eastAsia="宋体"/>
          <w:b w:val="0"/>
          <w:bCs/>
          <w:sz w:val="21"/>
          <w:szCs w:val="21"/>
          <w:highlight w:val="none"/>
          <w:lang w:eastAsia="zh-CN"/>
        </w:rPr>
        <w:t>，</w:t>
      </w:r>
      <w:r>
        <w:rPr>
          <w:rFonts w:hint="eastAsia"/>
          <w:b w:val="0"/>
          <w:bCs/>
          <w:sz w:val="21"/>
          <w:szCs w:val="21"/>
          <w:highlight w:val="none"/>
        </w:rPr>
        <w:t>如未响应或出现负偏离的，将</w:t>
      </w:r>
      <w:r>
        <w:rPr>
          <w:rFonts w:hint="eastAsia"/>
          <w:b w:val="0"/>
          <w:bCs/>
          <w:sz w:val="21"/>
          <w:szCs w:val="21"/>
          <w:highlight w:val="none"/>
          <w:lang w:val="en-US" w:eastAsia="zh-CN"/>
        </w:rPr>
        <w:t>做</w:t>
      </w:r>
      <w:r>
        <w:rPr>
          <w:rFonts w:hint="eastAsia"/>
          <w:b w:val="0"/>
          <w:bCs/>
          <w:sz w:val="21"/>
          <w:szCs w:val="21"/>
          <w:highlight w:val="none"/>
        </w:rPr>
        <w:t>投标无效处理</w:t>
      </w:r>
      <w:r>
        <w:rPr>
          <w:rFonts w:hint="eastAsia"/>
          <w:b w:val="0"/>
          <w:bCs/>
          <w:sz w:val="21"/>
          <w:szCs w:val="21"/>
          <w:highlight w:val="none"/>
          <w:lang w:val="en-US" w:eastAsia="zh-CN"/>
        </w:rPr>
        <w:t>。</w:t>
      </w:r>
      <w:r>
        <w:rPr>
          <w:rFonts w:hint="eastAsia" w:ascii="Times New Roman" w:hAnsi="Times New Roman" w:eastAsia="宋体" w:cs="Times New Roman"/>
          <w:b w:val="0"/>
          <w:bCs/>
          <w:color w:val="FF0000"/>
          <w:kern w:val="2"/>
          <w:sz w:val="21"/>
          <w:szCs w:val="21"/>
          <w:highlight w:val="none"/>
          <w:u w:val="none"/>
          <w:lang w:val="en-US" w:eastAsia="zh-CN" w:bidi="ar-SA"/>
        </w:rPr>
        <w:t>“偏离情况”必须与所投产品客观实际保持一致，响应不实且情节严重的，经查实，将依法记入供应商诚信档案或受到行政处罚。</w:t>
      </w:r>
    </w:p>
    <w:p w14:paraId="42CBABB1">
      <w:pPr>
        <w:ind w:firstLine="420" w:firstLineChars="200"/>
        <w:rPr>
          <w:b w:val="0"/>
          <w:bCs/>
          <w:sz w:val="21"/>
          <w:szCs w:val="21"/>
          <w:highlight w:val="none"/>
        </w:rPr>
      </w:pPr>
      <w:r>
        <w:rPr>
          <w:b w:val="0"/>
          <w:bCs/>
          <w:sz w:val="21"/>
          <w:szCs w:val="21"/>
          <w:highlight w:val="none"/>
        </w:rPr>
        <w:t>4</w:t>
      </w:r>
      <w:r>
        <w:rPr>
          <w:rFonts w:hint="eastAsia"/>
          <w:b w:val="0"/>
          <w:bCs/>
          <w:sz w:val="21"/>
          <w:szCs w:val="21"/>
          <w:highlight w:val="none"/>
        </w:rPr>
        <w:t>、未要求提供证明资料的招标技术要求，可以不提供证明资料（如实响应即可）。</w:t>
      </w:r>
    </w:p>
    <w:p w14:paraId="27439E8C">
      <w:pPr>
        <w:ind w:firstLine="420" w:firstLineChars="200"/>
        <w:rPr>
          <w:b w:val="0"/>
          <w:bCs/>
          <w:sz w:val="21"/>
          <w:szCs w:val="21"/>
          <w:highlight w:val="none"/>
        </w:rPr>
      </w:pPr>
      <w:r>
        <w:rPr>
          <w:rFonts w:hint="eastAsia"/>
          <w:b w:val="0"/>
          <w:bCs/>
          <w:sz w:val="21"/>
          <w:szCs w:val="21"/>
          <w:highlight w:val="none"/>
        </w:rPr>
        <w:t>5、</w:t>
      </w:r>
      <w:bookmarkStart w:id="80" w:name="_Hlk72096106"/>
      <w:r>
        <w:rPr>
          <w:rFonts w:hint="eastAsia"/>
          <w:b w:val="0"/>
          <w:bCs/>
          <w:sz w:val="21"/>
          <w:szCs w:val="21"/>
          <w:highlight w:val="none"/>
        </w:rPr>
        <w:t>证明资料条款响应要求</w:t>
      </w:r>
      <w:bookmarkEnd w:id="80"/>
      <w:r>
        <w:rPr>
          <w:rFonts w:hint="eastAsia"/>
          <w:b w:val="0"/>
          <w:bCs/>
          <w:sz w:val="21"/>
          <w:szCs w:val="21"/>
          <w:highlight w:val="none"/>
        </w:rPr>
        <w:t>：要求提供证明资料（且已对证明资料的形式、内容作出明确要求）进行响应的条款，应当在“说明”一栏中列明是否提供了符合要求的证明资料，以及所提供证明资料在表后“证明资料”中的编号（位置）,以便评审；</w:t>
      </w:r>
      <w:bookmarkStart w:id="81" w:name="_Hlk73558782"/>
      <w:r>
        <w:rPr>
          <w:rFonts w:hint="eastAsia"/>
          <w:b w:val="0"/>
          <w:bCs/>
          <w:sz w:val="21"/>
          <w:szCs w:val="21"/>
          <w:highlight w:val="none"/>
        </w:rPr>
        <w:t>此类条款应严格依照要求的形式、内容提供证明资料，如未提供证明资料（或：证明资料的形式、内容等不符合要求；证明资料显示不符合招标技术要求；证明资料模糊不清无法判断或未显示是否满足招标技术要求），</w:t>
      </w:r>
      <w:bookmarkStart w:id="82" w:name="_Hlk73558164"/>
      <w:r>
        <w:rPr>
          <w:rFonts w:hint="eastAsia"/>
          <w:b w:val="0"/>
          <w:bCs/>
          <w:sz w:val="21"/>
          <w:szCs w:val="21"/>
          <w:highlight w:val="none"/>
        </w:rPr>
        <w:t>且投标人在“偏离情况”一栏响应为“正偏离”或“无偏离”的，经评审委员会认定，将判定为负偏离。</w:t>
      </w:r>
      <w:bookmarkEnd w:id="81"/>
      <w:bookmarkEnd w:id="82"/>
    </w:p>
    <w:p w14:paraId="01A00F4D">
      <w:pPr>
        <w:ind w:firstLine="420" w:firstLineChars="200"/>
        <w:rPr>
          <w:b w:val="0"/>
          <w:bCs/>
          <w:sz w:val="21"/>
          <w:szCs w:val="21"/>
          <w:highlight w:val="none"/>
        </w:rPr>
      </w:pPr>
      <w:r>
        <w:rPr>
          <w:rFonts w:hint="eastAsia"/>
          <w:b w:val="0"/>
          <w:bCs/>
          <w:sz w:val="21"/>
          <w:szCs w:val="21"/>
          <w:highlight w:val="none"/>
        </w:rPr>
        <w:t>6、</w:t>
      </w:r>
      <w:bookmarkStart w:id="83" w:name="_Hlk72096137"/>
      <w:r>
        <w:rPr>
          <w:rFonts w:hint="eastAsia"/>
          <w:b w:val="0"/>
          <w:bCs/>
          <w:sz w:val="21"/>
          <w:szCs w:val="21"/>
          <w:highlight w:val="none"/>
        </w:rPr>
        <w:t>表后“证明资料”部分内容的编制</w:t>
      </w:r>
      <w:bookmarkEnd w:id="83"/>
      <w:r>
        <w:rPr>
          <w:rFonts w:hint="eastAsia"/>
          <w:b w:val="0"/>
          <w:bCs/>
          <w:sz w:val="21"/>
          <w:szCs w:val="21"/>
          <w:highlight w:val="none"/>
        </w:rPr>
        <w:t>：提供的所有证明资料应当统一编号（排序），且证明资料的编号（顺序）、数量和名称（形式）均应与“说明”一栏所填内容保持一致（一一对应），以便评审委员会查看。</w:t>
      </w:r>
      <w:bookmarkStart w:id="84" w:name="_Hlk73558180"/>
      <w:r>
        <w:rPr>
          <w:rFonts w:hint="eastAsia"/>
          <w:b w:val="0"/>
          <w:bCs/>
          <w:sz w:val="21"/>
          <w:szCs w:val="21"/>
          <w:highlight w:val="none"/>
        </w:rPr>
        <w:t>未按照招标文件要求在表后放置证明材料的供应商将承担不利后果，经评审委员会认定，相关技术要求将判定为负偏离。</w:t>
      </w:r>
      <w:bookmarkEnd w:id="84"/>
    </w:p>
    <w:p w14:paraId="6EA9353D">
      <w:pPr>
        <w:ind w:firstLine="420" w:firstLineChars="200"/>
        <w:rPr>
          <w:b w:val="0"/>
          <w:bCs/>
          <w:sz w:val="21"/>
          <w:szCs w:val="21"/>
          <w:highlight w:val="none"/>
        </w:rPr>
      </w:pPr>
      <w:r>
        <w:rPr>
          <w:rFonts w:hint="eastAsia"/>
          <w:b w:val="0"/>
          <w:bCs/>
          <w:sz w:val="21"/>
          <w:szCs w:val="21"/>
          <w:highlight w:val="none"/>
        </w:rPr>
        <w:t>7、</w:t>
      </w:r>
      <w:bookmarkStart w:id="85" w:name="_Hlk72096176"/>
      <w:r>
        <w:rPr>
          <w:rFonts w:hint="eastAsia"/>
          <w:b w:val="0"/>
          <w:bCs/>
          <w:sz w:val="21"/>
          <w:szCs w:val="21"/>
          <w:highlight w:val="none"/>
        </w:rPr>
        <w:t>证明资料的形式及其它具体要求</w:t>
      </w:r>
      <w:bookmarkEnd w:id="85"/>
      <w:r>
        <w:rPr>
          <w:rFonts w:hint="eastAsia"/>
          <w:b w:val="0"/>
          <w:bCs/>
          <w:sz w:val="21"/>
          <w:szCs w:val="21"/>
          <w:highlight w:val="none"/>
        </w:rPr>
        <w:t>：</w:t>
      </w:r>
    </w:p>
    <w:p w14:paraId="789C4313">
      <w:pPr>
        <w:ind w:firstLine="420" w:firstLineChars="200"/>
        <w:rPr>
          <w:b w:val="0"/>
          <w:bCs/>
          <w:sz w:val="21"/>
          <w:szCs w:val="21"/>
          <w:highlight w:val="none"/>
        </w:rPr>
      </w:pPr>
      <w:r>
        <w:rPr>
          <w:rFonts w:hint="eastAsia"/>
          <w:b w:val="0"/>
          <w:bCs/>
          <w:sz w:val="21"/>
          <w:szCs w:val="21"/>
          <w:highlight w:val="none"/>
        </w:rPr>
        <w:t>（1）除照片、图片（截图）及不需加盖公章的文字说明（技术说明）外，其它证明资料均要求为原件扫描件；</w:t>
      </w:r>
    </w:p>
    <w:p w14:paraId="31B23124">
      <w:pPr>
        <w:ind w:firstLine="420" w:firstLineChars="200"/>
        <w:rPr>
          <w:b w:val="0"/>
          <w:bCs/>
          <w:sz w:val="21"/>
          <w:szCs w:val="21"/>
          <w:highlight w:val="none"/>
        </w:rPr>
      </w:pPr>
      <w:r>
        <w:rPr>
          <w:rFonts w:hint="eastAsia"/>
          <w:b w:val="0"/>
          <w:bCs/>
          <w:sz w:val="21"/>
          <w:szCs w:val="21"/>
          <w:highlight w:val="none"/>
        </w:rPr>
        <w:t>（2）提供证明资料的形式包括但不限于：a.制造商公布（出具）的产品说明书、产品彩页；b.我国政府机构出具的产品检验和核准证件等；c.第三方机构出具的检测（检验、测试）报告、认证证书等；已对证明资料的形式、内容作出具体要求的，必须严格按要求的形式、内容提供证明资料；</w:t>
      </w:r>
    </w:p>
    <w:p w14:paraId="73B05F87">
      <w:pPr>
        <w:ind w:firstLine="420" w:firstLineChars="200"/>
        <w:rPr>
          <w:b w:val="0"/>
          <w:bCs/>
          <w:sz w:val="21"/>
          <w:szCs w:val="21"/>
          <w:highlight w:val="none"/>
        </w:rPr>
      </w:pPr>
      <w:r>
        <w:rPr>
          <w:rFonts w:hint="eastAsia"/>
          <w:b w:val="0"/>
          <w:bCs/>
          <w:sz w:val="21"/>
          <w:szCs w:val="21"/>
          <w:highlight w:val="none"/>
        </w:rPr>
        <w:t>（3）产品说明书或彩页应为制造商公布（出具）的中文产品说明书或彩页；提供外文说明书或彩页的，必须同时提供加盖制造商公章的对应中文翻译说明，评标依据以中文翻译内容为准，外文说明书或彩页仅供参考；产品说明书或彩页的尺寸和清晰度应该能够在电脑上被阅读、识别和判断；</w:t>
      </w:r>
    </w:p>
    <w:p w14:paraId="3960E231">
      <w:pPr>
        <w:ind w:firstLine="420" w:firstLineChars="200"/>
        <w:rPr>
          <w:b w:val="0"/>
          <w:bCs/>
          <w:sz w:val="21"/>
          <w:szCs w:val="21"/>
          <w:highlight w:val="none"/>
        </w:rPr>
      </w:pPr>
      <w:r>
        <w:rPr>
          <w:rFonts w:hint="eastAsia"/>
          <w:b w:val="0"/>
          <w:bCs/>
          <w:sz w:val="21"/>
          <w:szCs w:val="21"/>
          <w:highlight w:val="none"/>
        </w:rPr>
        <w:t>我国政府机构出具的产品检验和核准证件应为证件正面、背面和附件标注的全部具体内容；产品检验和核准证件的尺寸和清晰度应该能够在电脑上被阅读、识别和判断；</w:t>
      </w:r>
    </w:p>
    <w:p w14:paraId="4DA47FA1">
      <w:pPr>
        <w:ind w:firstLine="420" w:firstLineChars="200"/>
        <w:rPr>
          <w:b w:val="0"/>
          <w:bCs/>
          <w:sz w:val="21"/>
          <w:szCs w:val="21"/>
          <w:highlight w:val="none"/>
        </w:rPr>
      </w:pPr>
      <w:r>
        <w:rPr>
          <w:rFonts w:hint="eastAsia"/>
          <w:b w:val="0"/>
          <w:bCs/>
          <w:sz w:val="21"/>
          <w:szCs w:val="21"/>
          <w:highlight w:val="none"/>
        </w:rPr>
        <w:t>第三方机构出具的检测（检验、测试）报告、认证（证明）证书应为中文报告或证书；提供外文报告或证书的，必须同时提供对应的中文翻译文字说明，评标依据以中文翻译文字说明内容为准，外文报告或证书仅供参考；报告或证书的尺寸和清晰度应该能够在电脑上被阅读、识别和判断；</w:t>
      </w:r>
    </w:p>
    <w:p w14:paraId="75FC26A4">
      <w:pPr>
        <w:ind w:firstLine="420" w:firstLineChars="200"/>
        <w:rPr>
          <w:b w:val="0"/>
          <w:bCs/>
          <w:sz w:val="21"/>
          <w:szCs w:val="21"/>
          <w:highlight w:val="none"/>
        </w:rPr>
      </w:pPr>
      <w:r>
        <w:rPr>
          <w:rFonts w:hint="eastAsia"/>
          <w:b w:val="0"/>
          <w:bCs/>
          <w:sz w:val="21"/>
          <w:szCs w:val="21"/>
          <w:highlight w:val="none"/>
        </w:rPr>
        <w:t>其它证明资料的形式要求参照以上要求执行；</w:t>
      </w:r>
    </w:p>
    <w:p w14:paraId="1C5476FD">
      <w:pPr>
        <w:ind w:firstLine="420" w:firstLineChars="200"/>
        <w:rPr>
          <w:b w:val="0"/>
          <w:bCs/>
          <w:sz w:val="21"/>
          <w:szCs w:val="21"/>
          <w:highlight w:val="none"/>
        </w:rPr>
      </w:pPr>
      <w:r>
        <w:rPr>
          <w:rFonts w:hint="eastAsia"/>
          <w:b w:val="0"/>
          <w:bCs/>
          <w:sz w:val="21"/>
          <w:szCs w:val="21"/>
          <w:highlight w:val="none"/>
        </w:rPr>
        <w:t>8、其它注意事项：</w:t>
      </w:r>
    </w:p>
    <w:p w14:paraId="425E18AA">
      <w:pPr>
        <w:ind w:firstLine="420" w:firstLineChars="200"/>
        <w:rPr>
          <w:b w:val="0"/>
          <w:bCs/>
          <w:sz w:val="21"/>
          <w:szCs w:val="21"/>
          <w:highlight w:val="none"/>
        </w:rPr>
      </w:pPr>
      <w:r>
        <w:rPr>
          <w:rFonts w:hint="eastAsia"/>
          <w:b w:val="0"/>
          <w:bCs/>
          <w:sz w:val="21"/>
          <w:szCs w:val="21"/>
          <w:highlight w:val="none"/>
        </w:rPr>
        <w:t>（1）评审委员会有权对投标人的响应情况作出判断（评审结论）；</w:t>
      </w:r>
    </w:p>
    <w:p w14:paraId="4B0E81A3">
      <w:pPr>
        <w:ind w:firstLine="420" w:firstLineChars="200"/>
        <w:rPr>
          <w:b w:val="0"/>
          <w:bCs/>
          <w:sz w:val="21"/>
          <w:szCs w:val="21"/>
          <w:highlight w:val="none"/>
        </w:rPr>
      </w:pPr>
      <w:r>
        <w:rPr>
          <w:rFonts w:hint="eastAsia"/>
          <w:b w:val="0"/>
          <w:bCs/>
          <w:sz w:val="21"/>
          <w:szCs w:val="21"/>
          <w:highlight w:val="none"/>
        </w:rPr>
        <w:t>（2）</w:t>
      </w:r>
      <w:bookmarkStart w:id="86" w:name="_Hlk72158213"/>
      <w:r>
        <w:rPr>
          <w:rFonts w:hint="eastAsia"/>
          <w:b w:val="0"/>
          <w:bCs/>
          <w:sz w:val="21"/>
          <w:szCs w:val="21"/>
          <w:highlight w:val="none"/>
        </w:rPr>
        <w:t>评审委员会有权对以谋取中标为目的的技术规格模糊响应（如有意不合理照搬照抄招标文件的技术要求）或虚假响应予以认定，并视情况经政府集中采购机构报主管部门进行处理。</w:t>
      </w:r>
      <w:bookmarkEnd w:id="86"/>
    </w:p>
    <w:p w14:paraId="457BB6BE">
      <w:pPr>
        <w:ind w:firstLine="482" w:firstLineChars="200"/>
        <w:rPr>
          <w:b/>
          <w:sz w:val="24"/>
          <w:highlight w:val="none"/>
        </w:rPr>
      </w:pPr>
    </w:p>
    <w:p w14:paraId="1B41B14F">
      <w:pPr>
        <w:rPr>
          <w:sz w:val="24"/>
          <w:highlight w:val="none"/>
        </w:rPr>
      </w:pPr>
    </w:p>
    <w:p w14:paraId="5E2AD706">
      <w:pPr>
        <w:pStyle w:val="3"/>
        <w:jc w:val="center"/>
        <w:rPr>
          <w:sz w:val="24"/>
          <w:highlight w:val="none"/>
        </w:rPr>
      </w:pPr>
      <w:commentRangeStart w:id="53"/>
      <w:r>
        <w:rPr>
          <w:rFonts w:hint="eastAsia" w:ascii="黑体" w:eastAsia="黑体"/>
          <w:b w:val="0"/>
          <w:bCs w:val="0"/>
          <w:sz w:val="24"/>
          <w:szCs w:val="20"/>
          <w:highlight w:val="none"/>
        </w:rPr>
        <w:t>五、商务要求偏离表</w:t>
      </w:r>
      <w:commentRangeEnd w:id="53"/>
      <w:r>
        <w:rPr>
          <w:highlight w:val="none"/>
        </w:rPr>
        <w:commentReference w:id="53"/>
      </w:r>
    </w:p>
    <w:tbl>
      <w:tblPr>
        <w:tblStyle w:val="44"/>
        <w:tblW w:w="9091" w:type="dxa"/>
        <w:tblInd w:w="-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0"/>
        <w:gridCol w:w="1408"/>
        <w:gridCol w:w="4918"/>
        <w:gridCol w:w="973"/>
        <w:gridCol w:w="642"/>
        <w:gridCol w:w="540"/>
      </w:tblGrid>
      <w:tr w14:paraId="4C594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10" w:type="dxa"/>
            <w:vAlign w:val="center"/>
          </w:tcPr>
          <w:p w14:paraId="62B92F0F">
            <w:pPr>
              <w:jc w:val="center"/>
              <w:rPr>
                <w:b/>
                <w:highlight w:val="none"/>
              </w:rPr>
            </w:pPr>
            <w:r>
              <w:rPr>
                <w:rFonts w:hint="eastAsia"/>
                <w:sz w:val="24"/>
                <w:highlight w:val="none"/>
              </w:rPr>
              <w:t>序号</w:t>
            </w:r>
          </w:p>
        </w:tc>
        <w:tc>
          <w:tcPr>
            <w:tcW w:w="1408" w:type="dxa"/>
            <w:vAlign w:val="center"/>
          </w:tcPr>
          <w:p w14:paraId="2B75C668">
            <w:pPr>
              <w:jc w:val="center"/>
              <w:rPr>
                <w:b/>
                <w:highlight w:val="none"/>
              </w:rPr>
            </w:pPr>
            <w:r>
              <w:rPr>
                <w:rFonts w:hint="eastAsia"/>
                <w:b/>
                <w:highlight w:val="none"/>
              </w:rPr>
              <w:t>商务需求项</w:t>
            </w:r>
          </w:p>
        </w:tc>
        <w:tc>
          <w:tcPr>
            <w:tcW w:w="4918" w:type="dxa"/>
            <w:vAlign w:val="center"/>
          </w:tcPr>
          <w:p w14:paraId="0AC4FA54">
            <w:pPr>
              <w:jc w:val="center"/>
              <w:rPr>
                <w:b/>
                <w:highlight w:val="none"/>
              </w:rPr>
            </w:pPr>
            <w:r>
              <w:rPr>
                <w:rFonts w:hint="eastAsia"/>
                <w:sz w:val="24"/>
                <w:highlight w:val="none"/>
              </w:rPr>
              <w:t>招标商务要求</w:t>
            </w:r>
          </w:p>
        </w:tc>
        <w:tc>
          <w:tcPr>
            <w:tcW w:w="973" w:type="dxa"/>
            <w:vAlign w:val="center"/>
          </w:tcPr>
          <w:p w14:paraId="3E8CB8CD">
            <w:pPr>
              <w:jc w:val="center"/>
              <w:rPr>
                <w:b/>
                <w:highlight w:val="none"/>
              </w:rPr>
            </w:pPr>
            <w:r>
              <w:rPr>
                <w:rFonts w:hint="eastAsia"/>
                <w:sz w:val="24"/>
                <w:highlight w:val="none"/>
              </w:rPr>
              <w:t>投标商务响应</w:t>
            </w:r>
          </w:p>
        </w:tc>
        <w:tc>
          <w:tcPr>
            <w:tcW w:w="642" w:type="dxa"/>
            <w:vAlign w:val="center"/>
          </w:tcPr>
          <w:p w14:paraId="510082FA">
            <w:pPr>
              <w:jc w:val="center"/>
              <w:rPr>
                <w:b/>
                <w:highlight w:val="none"/>
              </w:rPr>
            </w:pPr>
            <w:r>
              <w:rPr>
                <w:rFonts w:hint="eastAsia"/>
                <w:highlight w:val="none"/>
              </w:rPr>
              <w:t>偏离情况</w:t>
            </w:r>
          </w:p>
        </w:tc>
        <w:tc>
          <w:tcPr>
            <w:tcW w:w="540" w:type="dxa"/>
            <w:vAlign w:val="center"/>
          </w:tcPr>
          <w:p w14:paraId="16AAA1C8">
            <w:pPr>
              <w:jc w:val="center"/>
              <w:rPr>
                <w:b/>
                <w:highlight w:val="none"/>
              </w:rPr>
            </w:pPr>
            <w:r>
              <w:rPr>
                <w:rFonts w:hint="eastAsia"/>
                <w:sz w:val="24"/>
                <w:highlight w:val="none"/>
              </w:rPr>
              <w:t>说明</w:t>
            </w:r>
          </w:p>
        </w:tc>
      </w:tr>
      <w:tr w14:paraId="44A21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9091" w:type="dxa"/>
            <w:gridSpan w:val="6"/>
          </w:tcPr>
          <w:p w14:paraId="513CC0E9">
            <w:pPr>
              <w:rPr>
                <w:b/>
                <w:highlight w:val="none"/>
              </w:rPr>
            </w:pPr>
            <w:r>
              <w:rPr>
                <w:rFonts w:hint="eastAsia"/>
                <w:b/>
                <w:highlight w:val="none"/>
              </w:rPr>
              <w:t>（一）免费保修期内售后服务要求</w:t>
            </w:r>
          </w:p>
        </w:tc>
      </w:tr>
      <w:tr w14:paraId="5C3E7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610" w:type="dxa"/>
            <w:vAlign w:val="center"/>
          </w:tcPr>
          <w:p w14:paraId="51459BD5">
            <w:pPr>
              <w:jc w:val="center"/>
              <w:rPr>
                <w:bCs/>
                <w:highlight w:val="none"/>
              </w:rPr>
            </w:pPr>
            <w:r>
              <w:rPr>
                <w:rFonts w:hint="eastAsia"/>
                <w:bCs/>
                <w:highlight w:val="none"/>
              </w:rPr>
              <w:t>1</w:t>
            </w:r>
          </w:p>
        </w:tc>
        <w:tc>
          <w:tcPr>
            <w:tcW w:w="1408" w:type="dxa"/>
          </w:tcPr>
          <w:p w14:paraId="3DA703F5">
            <w:pPr>
              <w:jc w:val="center"/>
              <w:rPr>
                <w:highlight w:val="none"/>
              </w:rPr>
            </w:pPr>
            <w:r>
              <w:rPr>
                <w:rFonts w:hint="eastAsia"/>
                <w:highlight w:val="none"/>
              </w:rPr>
              <w:t>*</w:t>
            </w:r>
            <w:r>
              <w:rPr>
                <w:highlight w:val="none"/>
              </w:rPr>
              <w:t>***</w:t>
            </w:r>
          </w:p>
        </w:tc>
        <w:tc>
          <w:tcPr>
            <w:tcW w:w="4918" w:type="dxa"/>
          </w:tcPr>
          <w:p w14:paraId="0B7F6748">
            <w:pPr>
              <w:jc w:val="center"/>
              <w:rPr>
                <w:b/>
                <w:highlight w:val="none"/>
              </w:rPr>
            </w:pPr>
            <w:r>
              <w:rPr>
                <w:rFonts w:hint="eastAsia"/>
                <w:bCs/>
                <w:szCs w:val="21"/>
                <w:highlight w:val="none"/>
              </w:rPr>
              <w:t>（填写相关内容）</w:t>
            </w:r>
          </w:p>
        </w:tc>
        <w:tc>
          <w:tcPr>
            <w:tcW w:w="973" w:type="dxa"/>
          </w:tcPr>
          <w:p w14:paraId="6F71173D">
            <w:pPr>
              <w:rPr>
                <w:bCs/>
                <w:szCs w:val="21"/>
                <w:highlight w:val="none"/>
              </w:rPr>
            </w:pPr>
          </w:p>
        </w:tc>
        <w:tc>
          <w:tcPr>
            <w:tcW w:w="642" w:type="dxa"/>
          </w:tcPr>
          <w:p w14:paraId="00DB19E7">
            <w:pPr>
              <w:rPr>
                <w:bCs/>
                <w:szCs w:val="21"/>
                <w:highlight w:val="none"/>
              </w:rPr>
            </w:pPr>
          </w:p>
        </w:tc>
        <w:tc>
          <w:tcPr>
            <w:tcW w:w="540" w:type="dxa"/>
          </w:tcPr>
          <w:p w14:paraId="23B64143">
            <w:pPr>
              <w:rPr>
                <w:bCs/>
                <w:szCs w:val="21"/>
                <w:highlight w:val="none"/>
              </w:rPr>
            </w:pPr>
          </w:p>
        </w:tc>
      </w:tr>
      <w:tr w14:paraId="13AF1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610" w:type="dxa"/>
            <w:vAlign w:val="center"/>
          </w:tcPr>
          <w:p w14:paraId="5CA75CAE">
            <w:pPr>
              <w:jc w:val="center"/>
              <w:rPr>
                <w:bCs/>
                <w:highlight w:val="none"/>
              </w:rPr>
            </w:pPr>
            <w:r>
              <w:rPr>
                <w:bCs/>
                <w:highlight w:val="none"/>
              </w:rPr>
              <w:t>2</w:t>
            </w:r>
          </w:p>
        </w:tc>
        <w:tc>
          <w:tcPr>
            <w:tcW w:w="1408" w:type="dxa"/>
          </w:tcPr>
          <w:p w14:paraId="092A8A19">
            <w:pPr>
              <w:jc w:val="center"/>
              <w:rPr>
                <w:highlight w:val="none"/>
              </w:rPr>
            </w:pPr>
            <w:r>
              <w:rPr>
                <w:rFonts w:hint="eastAsia"/>
                <w:highlight w:val="none"/>
              </w:rPr>
              <w:t>****</w:t>
            </w:r>
          </w:p>
        </w:tc>
        <w:tc>
          <w:tcPr>
            <w:tcW w:w="4918" w:type="dxa"/>
          </w:tcPr>
          <w:p w14:paraId="30D5D298">
            <w:pPr>
              <w:jc w:val="center"/>
              <w:rPr>
                <w:bCs/>
                <w:szCs w:val="21"/>
                <w:highlight w:val="none"/>
              </w:rPr>
            </w:pPr>
            <w:r>
              <w:rPr>
                <w:rFonts w:hint="eastAsia"/>
                <w:highlight w:val="none"/>
              </w:rPr>
              <w:t>（填写相关内容）</w:t>
            </w:r>
          </w:p>
        </w:tc>
        <w:tc>
          <w:tcPr>
            <w:tcW w:w="973" w:type="dxa"/>
          </w:tcPr>
          <w:p w14:paraId="3AA5BE09">
            <w:pPr>
              <w:rPr>
                <w:bCs/>
                <w:szCs w:val="21"/>
                <w:highlight w:val="none"/>
              </w:rPr>
            </w:pPr>
          </w:p>
        </w:tc>
        <w:tc>
          <w:tcPr>
            <w:tcW w:w="642" w:type="dxa"/>
          </w:tcPr>
          <w:p w14:paraId="55F161B7">
            <w:pPr>
              <w:rPr>
                <w:bCs/>
                <w:szCs w:val="21"/>
                <w:highlight w:val="none"/>
              </w:rPr>
            </w:pPr>
          </w:p>
        </w:tc>
        <w:tc>
          <w:tcPr>
            <w:tcW w:w="540" w:type="dxa"/>
          </w:tcPr>
          <w:p w14:paraId="30894C78">
            <w:pPr>
              <w:rPr>
                <w:bCs/>
                <w:szCs w:val="21"/>
                <w:highlight w:val="none"/>
              </w:rPr>
            </w:pPr>
          </w:p>
        </w:tc>
      </w:tr>
      <w:tr w14:paraId="4CD76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9091" w:type="dxa"/>
            <w:gridSpan w:val="6"/>
            <w:vAlign w:val="center"/>
          </w:tcPr>
          <w:p w14:paraId="6513A086">
            <w:pPr>
              <w:rPr>
                <w:bCs/>
                <w:szCs w:val="21"/>
                <w:highlight w:val="none"/>
              </w:rPr>
            </w:pPr>
            <w:r>
              <w:rPr>
                <w:rFonts w:hint="eastAsia"/>
                <w:b/>
                <w:highlight w:val="none"/>
              </w:rPr>
              <w:t>（二）免费保修期外售后服务要求</w:t>
            </w:r>
          </w:p>
        </w:tc>
      </w:tr>
      <w:tr w14:paraId="4AB6F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610" w:type="dxa"/>
          </w:tcPr>
          <w:p w14:paraId="3A9B47D0">
            <w:pPr>
              <w:jc w:val="center"/>
              <w:rPr>
                <w:bCs/>
                <w:highlight w:val="none"/>
              </w:rPr>
            </w:pPr>
            <w:r>
              <w:rPr>
                <w:rFonts w:hint="eastAsia"/>
                <w:highlight w:val="none"/>
              </w:rPr>
              <w:t>1</w:t>
            </w:r>
          </w:p>
        </w:tc>
        <w:tc>
          <w:tcPr>
            <w:tcW w:w="1408" w:type="dxa"/>
          </w:tcPr>
          <w:p w14:paraId="0A2C9978">
            <w:pPr>
              <w:jc w:val="center"/>
              <w:rPr>
                <w:highlight w:val="none"/>
              </w:rPr>
            </w:pPr>
            <w:r>
              <w:rPr>
                <w:rFonts w:hint="eastAsia"/>
                <w:highlight w:val="none"/>
              </w:rPr>
              <w:t>****</w:t>
            </w:r>
          </w:p>
        </w:tc>
        <w:tc>
          <w:tcPr>
            <w:tcW w:w="4918" w:type="dxa"/>
          </w:tcPr>
          <w:p w14:paraId="07E3818D">
            <w:pPr>
              <w:jc w:val="center"/>
              <w:rPr>
                <w:highlight w:val="none"/>
              </w:rPr>
            </w:pPr>
            <w:r>
              <w:rPr>
                <w:rFonts w:hint="eastAsia"/>
                <w:highlight w:val="none"/>
              </w:rPr>
              <w:t>（填写相关内容）</w:t>
            </w:r>
          </w:p>
        </w:tc>
        <w:tc>
          <w:tcPr>
            <w:tcW w:w="973" w:type="dxa"/>
          </w:tcPr>
          <w:p w14:paraId="0A6D01CB">
            <w:pPr>
              <w:rPr>
                <w:bCs/>
                <w:szCs w:val="21"/>
                <w:highlight w:val="none"/>
              </w:rPr>
            </w:pPr>
          </w:p>
        </w:tc>
        <w:tc>
          <w:tcPr>
            <w:tcW w:w="642" w:type="dxa"/>
          </w:tcPr>
          <w:p w14:paraId="597FF7D5">
            <w:pPr>
              <w:rPr>
                <w:bCs/>
                <w:szCs w:val="21"/>
                <w:highlight w:val="none"/>
              </w:rPr>
            </w:pPr>
          </w:p>
        </w:tc>
        <w:tc>
          <w:tcPr>
            <w:tcW w:w="540" w:type="dxa"/>
          </w:tcPr>
          <w:p w14:paraId="2F3FC10C">
            <w:pPr>
              <w:rPr>
                <w:bCs/>
                <w:szCs w:val="21"/>
                <w:highlight w:val="none"/>
              </w:rPr>
            </w:pPr>
          </w:p>
        </w:tc>
      </w:tr>
      <w:tr w14:paraId="561CF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9091" w:type="dxa"/>
            <w:gridSpan w:val="6"/>
          </w:tcPr>
          <w:p w14:paraId="5F8CEE51">
            <w:pPr>
              <w:rPr>
                <w:bCs/>
                <w:szCs w:val="21"/>
                <w:highlight w:val="none"/>
              </w:rPr>
            </w:pPr>
            <w:r>
              <w:rPr>
                <w:rFonts w:hint="eastAsia"/>
                <w:b/>
                <w:highlight w:val="none"/>
              </w:rPr>
              <w:t>（三）其他商务要求</w:t>
            </w:r>
          </w:p>
        </w:tc>
      </w:tr>
      <w:tr w14:paraId="3E33B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610" w:type="dxa"/>
          </w:tcPr>
          <w:p w14:paraId="2812CE6D">
            <w:pPr>
              <w:jc w:val="center"/>
              <w:rPr>
                <w:highlight w:val="none"/>
              </w:rPr>
            </w:pPr>
            <w:r>
              <w:rPr>
                <w:rFonts w:hint="eastAsia"/>
                <w:highlight w:val="none"/>
              </w:rPr>
              <w:t>1</w:t>
            </w:r>
          </w:p>
        </w:tc>
        <w:tc>
          <w:tcPr>
            <w:tcW w:w="1408" w:type="dxa"/>
          </w:tcPr>
          <w:p w14:paraId="3EA00B2F">
            <w:pPr>
              <w:jc w:val="center"/>
              <w:rPr>
                <w:highlight w:val="none"/>
              </w:rPr>
            </w:pPr>
            <w:r>
              <w:rPr>
                <w:rFonts w:hint="eastAsia"/>
                <w:highlight w:val="none"/>
              </w:rPr>
              <w:t>****</w:t>
            </w:r>
          </w:p>
        </w:tc>
        <w:tc>
          <w:tcPr>
            <w:tcW w:w="4918" w:type="dxa"/>
          </w:tcPr>
          <w:p w14:paraId="0DDBAE2D">
            <w:pPr>
              <w:jc w:val="center"/>
              <w:rPr>
                <w:highlight w:val="none"/>
              </w:rPr>
            </w:pPr>
            <w:r>
              <w:rPr>
                <w:rFonts w:hint="eastAsia"/>
                <w:highlight w:val="none"/>
              </w:rPr>
              <w:t>（填写相关内容）</w:t>
            </w:r>
          </w:p>
        </w:tc>
        <w:tc>
          <w:tcPr>
            <w:tcW w:w="973" w:type="dxa"/>
          </w:tcPr>
          <w:p w14:paraId="77FC3EAB">
            <w:pPr>
              <w:rPr>
                <w:bCs/>
                <w:szCs w:val="21"/>
                <w:highlight w:val="none"/>
              </w:rPr>
            </w:pPr>
          </w:p>
        </w:tc>
        <w:tc>
          <w:tcPr>
            <w:tcW w:w="642" w:type="dxa"/>
          </w:tcPr>
          <w:p w14:paraId="24991A6E">
            <w:pPr>
              <w:rPr>
                <w:bCs/>
                <w:szCs w:val="21"/>
                <w:highlight w:val="none"/>
              </w:rPr>
            </w:pPr>
          </w:p>
        </w:tc>
        <w:tc>
          <w:tcPr>
            <w:tcW w:w="540" w:type="dxa"/>
          </w:tcPr>
          <w:p w14:paraId="4B6A4992">
            <w:pPr>
              <w:rPr>
                <w:bCs/>
                <w:szCs w:val="21"/>
                <w:highlight w:val="none"/>
              </w:rPr>
            </w:pPr>
          </w:p>
        </w:tc>
      </w:tr>
    </w:tbl>
    <w:p w14:paraId="0EE3DD9A">
      <w:pPr>
        <w:ind w:firstLine="420" w:firstLineChars="200"/>
        <w:rPr>
          <w:b w:val="0"/>
          <w:bCs/>
          <w:sz w:val="21"/>
          <w:szCs w:val="21"/>
          <w:highlight w:val="none"/>
        </w:rPr>
      </w:pPr>
      <w:r>
        <w:rPr>
          <w:rFonts w:hint="eastAsia"/>
          <w:b w:val="0"/>
          <w:bCs/>
          <w:sz w:val="21"/>
          <w:szCs w:val="21"/>
          <w:highlight w:val="none"/>
        </w:rPr>
        <w:t>《商务要求偏离表》编制指引：</w:t>
      </w:r>
    </w:p>
    <w:p w14:paraId="0E768C9A">
      <w:pPr>
        <w:ind w:firstLine="420" w:firstLineChars="200"/>
        <w:rPr>
          <w:b w:val="0"/>
          <w:bCs/>
          <w:sz w:val="21"/>
          <w:szCs w:val="21"/>
          <w:highlight w:val="none"/>
        </w:rPr>
      </w:pPr>
      <w:r>
        <w:rPr>
          <w:rFonts w:hint="eastAsia"/>
          <w:b w:val="0"/>
          <w:bCs/>
          <w:sz w:val="21"/>
          <w:szCs w:val="21"/>
          <w:highlight w:val="none"/>
        </w:rPr>
        <w:t>1、商务要求偏离表的序号、商务需求项、招标商务要求等栏目对应“用户需求书”中的“商务要求”章节相关内容。</w:t>
      </w:r>
    </w:p>
    <w:p w14:paraId="11A6689D">
      <w:pPr>
        <w:ind w:firstLine="420" w:firstLineChars="200"/>
        <w:rPr>
          <w:b w:val="0"/>
          <w:bCs/>
          <w:sz w:val="21"/>
          <w:szCs w:val="21"/>
          <w:highlight w:val="none"/>
        </w:rPr>
      </w:pPr>
      <w:r>
        <w:rPr>
          <w:b w:val="0"/>
          <w:bCs/>
          <w:sz w:val="21"/>
          <w:szCs w:val="21"/>
          <w:highlight w:val="none"/>
        </w:rPr>
        <w:t>2</w:t>
      </w:r>
      <w:r>
        <w:rPr>
          <w:rFonts w:hint="eastAsia"/>
          <w:b w:val="0"/>
          <w:bCs/>
          <w:sz w:val="21"/>
          <w:szCs w:val="21"/>
          <w:highlight w:val="none"/>
        </w:rPr>
        <w:t>、“投标商务响应”一栏必须一一对照“招标商务要求”，详细填写自身响应情况，而不能不合理照搬照抄招标文件的商务要求，以体现具体响应情况。</w:t>
      </w:r>
    </w:p>
    <w:p w14:paraId="453B01E2">
      <w:pPr>
        <w:ind w:firstLine="420" w:firstLineChars="200"/>
        <w:rPr>
          <w:b w:val="0"/>
          <w:bCs/>
          <w:color w:val="FF0000"/>
          <w:sz w:val="21"/>
          <w:szCs w:val="21"/>
          <w:highlight w:val="none"/>
        </w:rPr>
      </w:pPr>
      <w:r>
        <w:rPr>
          <w:b w:val="0"/>
          <w:bCs/>
          <w:sz w:val="21"/>
          <w:szCs w:val="21"/>
          <w:highlight w:val="none"/>
        </w:rPr>
        <w:t>3</w:t>
      </w:r>
      <w:r>
        <w:rPr>
          <w:rFonts w:hint="eastAsia"/>
          <w:b w:val="0"/>
          <w:bCs/>
          <w:sz w:val="21"/>
          <w:szCs w:val="21"/>
          <w:highlight w:val="none"/>
        </w:rPr>
        <w:t>、“偏离情况”一栏填写如实填写“正偏离”、“负偏离”或“无偏离”，其中：“正偏离”表示“投标响应优于招标商务要求”，“负偏离”表示“投标响应不满足招标商务要求”，“无偏离”表示“投标响应与招标商务要求一致”。</w:t>
      </w:r>
    </w:p>
    <w:p w14:paraId="6FEC5EE8">
      <w:pPr>
        <w:rPr>
          <w:rFonts w:hint="eastAsia"/>
          <w:b w:val="0"/>
          <w:bCs/>
          <w:sz w:val="21"/>
          <w:szCs w:val="21"/>
          <w:highlight w:val="none"/>
          <w:lang w:eastAsia="zh-CN"/>
        </w:rPr>
      </w:pPr>
      <w:r>
        <w:rPr>
          <w:rFonts w:hint="eastAsia"/>
          <w:b w:val="0"/>
          <w:bCs/>
          <w:sz w:val="21"/>
          <w:szCs w:val="21"/>
          <w:highlight w:val="none"/>
        </w:rPr>
        <w:t>“投标商务响应”对比“招标商务要求”存在响应不全（包括未响应整项招标商务要求或者未响应一项招标商务要求的部分内容），均视为“负偏离”</w:t>
      </w:r>
      <w:r>
        <w:rPr>
          <w:rFonts w:hint="eastAsia"/>
          <w:b w:val="0"/>
          <w:bCs/>
          <w:sz w:val="21"/>
          <w:szCs w:val="21"/>
          <w:highlight w:val="none"/>
          <w:lang w:eastAsia="zh-CN"/>
        </w:rPr>
        <w:t>。</w:t>
      </w:r>
    </w:p>
    <w:p w14:paraId="277C8179">
      <w:pPr>
        <w:ind w:firstLine="420" w:firstLineChars="200"/>
        <w:rPr>
          <w:b w:val="0"/>
          <w:bCs/>
          <w:sz w:val="21"/>
          <w:szCs w:val="21"/>
          <w:highlight w:val="none"/>
        </w:rPr>
      </w:pPr>
      <w:r>
        <w:rPr>
          <w:rFonts w:hint="eastAsia"/>
          <w:b w:val="0"/>
          <w:bCs/>
          <w:sz w:val="21"/>
          <w:szCs w:val="21"/>
          <w:highlight w:val="none"/>
        </w:rPr>
        <w:t>4、带★号条款为不可偏离条款，如未响应或出现负偏离的，将作投标无效处理。</w:t>
      </w:r>
    </w:p>
    <w:p w14:paraId="084AB836">
      <w:pPr>
        <w:rPr>
          <w:sz w:val="24"/>
          <w:highlight w:val="none"/>
        </w:rPr>
      </w:pPr>
    </w:p>
    <w:p w14:paraId="75DD96A2">
      <w:pPr>
        <w:outlineLvl w:val="3"/>
        <w:rPr>
          <w:rFonts w:ascii="黑体" w:hAnsi="宋体" w:eastAsia="黑体"/>
          <w:bCs/>
          <w:kern w:val="0"/>
          <w:sz w:val="24"/>
          <w:szCs w:val="32"/>
          <w:highlight w:val="none"/>
        </w:rPr>
      </w:pPr>
      <w:commentRangeStart w:id="54"/>
      <w:bookmarkStart w:id="87" w:name="_Hlk72260576"/>
      <w:r>
        <w:rPr>
          <w:rFonts w:hint="eastAsia" w:ascii="黑体" w:eastAsia="黑体"/>
          <w:sz w:val="24"/>
          <w:szCs w:val="20"/>
          <w:highlight w:val="none"/>
        </w:rPr>
        <w:t>六、</w:t>
      </w:r>
      <w:r>
        <w:rPr>
          <w:rFonts w:hint="eastAsia" w:ascii="黑体" w:hAnsi="宋体" w:eastAsia="黑体"/>
          <w:bCs/>
          <w:kern w:val="0"/>
          <w:sz w:val="24"/>
          <w:szCs w:val="32"/>
          <w:highlight w:val="none"/>
        </w:rPr>
        <w:t>技术保障措施（格式自定）</w:t>
      </w:r>
    </w:p>
    <w:p w14:paraId="4C8F896D">
      <w:pPr>
        <w:outlineLvl w:val="3"/>
        <w:rPr>
          <w:b/>
          <w:color w:val="FF0000"/>
          <w:sz w:val="22"/>
          <w:highlight w:val="none"/>
        </w:rPr>
      </w:pPr>
      <w:r>
        <w:rPr>
          <w:rFonts w:hint="eastAsia"/>
          <w:b/>
          <w:color w:val="FF0000"/>
          <w:sz w:val="22"/>
          <w:highlight w:val="none"/>
        </w:rPr>
        <w:t>（特别提示：投标人须按本招标文件评标信息中这一评审因素要求，提供证明资料）</w:t>
      </w:r>
    </w:p>
    <w:p w14:paraId="7134EFAF">
      <w:pPr>
        <w:rPr>
          <w:b/>
          <w:sz w:val="22"/>
          <w:highlight w:val="none"/>
        </w:rPr>
      </w:pPr>
    </w:p>
    <w:p w14:paraId="61701389">
      <w:pPr>
        <w:outlineLvl w:val="3"/>
        <w:rPr>
          <w:rFonts w:ascii="黑体" w:hAnsi="宋体" w:eastAsia="黑体"/>
          <w:bCs/>
          <w:kern w:val="0"/>
          <w:sz w:val="24"/>
          <w:szCs w:val="32"/>
          <w:highlight w:val="none"/>
        </w:rPr>
      </w:pPr>
      <w:r>
        <w:rPr>
          <w:rFonts w:hint="eastAsia" w:ascii="黑体" w:hAnsi="宋体" w:eastAsia="黑体"/>
          <w:bCs/>
          <w:kern w:val="0"/>
          <w:sz w:val="24"/>
          <w:szCs w:val="32"/>
          <w:highlight w:val="none"/>
        </w:rPr>
        <w:t>七、施工安全保障措施（格式自定）</w:t>
      </w:r>
    </w:p>
    <w:p w14:paraId="23E11CBF">
      <w:pPr>
        <w:rPr>
          <w:b/>
          <w:color w:val="FF0000"/>
          <w:sz w:val="22"/>
          <w:highlight w:val="none"/>
        </w:rPr>
      </w:pPr>
      <w:r>
        <w:rPr>
          <w:rFonts w:hint="eastAsia"/>
          <w:b/>
          <w:color w:val="FF0000"/>
          <w:sz w:val="22"/>
          <w:highlight w:val="none"/>
        </w:rPr>
        <w:t>（特别提示：投标人须按本招标文件评标信息中这一评审因素要求，提供证明资料）</w:t>
      </w:r>
    </w:p>
    <w:p w14:paraId="0127E754">
      <w:pPr>
        <w:rPr>
          <w:b/>
          <w:sz w:val="22"/>
          <w:highlight w:val="none"/>
        </w:rPr>
      </w:pPr>
    </w:p>
    <w:p w14:paraId="6E17549A">
      <w:pPr>
        <w:rPr>
          <w:b/>
          <w:sz w:val="22"/>
          <w:highlight w:val="none"/>
        </w:rPr>
      </w:pPr>
      <w:r>
        <w:rPr>
          <w:rFonts w:hint="eastAsia"/>
          <w:b/>
          <w:sz w:val="22"/>
          <w:highlight w:val="none"/>
        </w:rPr>
        <w:t>八、检测报告（格式自定）</w:t>
      </w:r>
    </w:p>
    <w:p w14:paraId="50CDEDDE">
      <w:pPr>
        <w:rPr>
          <w:highlight w:val="none"/>
        </w:rPr>
      </w:pPr>
      <w:r>
        <w:rPr>
          <w:rFonts w:hint="eastAsia"/>
          <w:b/>
          <w:color w:val="FF0000"/>
          <w:sz w:val="22"/>
          <w:highlight w:val="none"/>
        </w:rPr>
        <w:t>（特别提示：投标人须按本招标文件评标信息中这一评审因素要求，提供证明资料）</w:t>
      </w:r>
    </w:p>
    <w:p w14:paraId="7FF62A66">
      <w:pPr>
        <w:rPr>
          <w:highlight w:val="none"/>
        </w:rPr>
      </w:pPr>
    </w:p>
    <w:p w14:paraId="1E440C56">
      <w:pPr>
        <w:pStyle w:val="18"/>
        <w:rPr>
          <w:rFonts w:hint="eastAsia"/>
          <w:highlight w:val="none"/>
        </w:rPr>
      </w:pPr>
      <w:r>
        <w:rPr>
          <w:rFonts w:hint="eastAsia"/>
          <w:highlight w:val="none"/>
          <w:lang w:val="en-US" w:eastAsia="zh-CN"/>
        </w:rPr>
        <w:t>九、</w:t>
      </w:r>
      <w:r>
        <w:rPr>
          <w:rFonts w:hint="eastAsia"/>
          <w:highlight w:val="none"/>
        </w:rPr>
        <w:t>节能环保情况（格式自定）</w:t>
      </w:r>
    </w:p>
    <w:p w14:paraId="7780D8E6">
      <w:pPr>
        <w:pStyle w:val="18"/>
        <w:rPr>
          <w:rFonts w:hint="eastAsia"/>
          <w:highlight w:val="none"/>
        </w:rPr>
      </w:pPr>
      <w:r>
        <w:rPr>
          <w:rFonts w:hint="eastAsia"/>
          <w:highlight w:val="none"/>
        </w:rPr>
        <w:t>（特别提示：投标人须按本招标文件评标信息中这一评审因素要求，提供证明资料）</w:t>
      </w:r>
    </w:p>
    <w:p w14:paraId="38D73451">
      <w:pPr>
        <w:pStyle w:val="18"/>
        <w:rPr>
          <w:highlight w:val="none"/>
        </w:rPr>
      </w:pPr>
    </w:p>
    <w:p w14:paraId="567F3209">
      <w:pPr>
        <w:pStyle w:val="18"/>
        <w:rPr>
          <w:rFonts w:hint="eastAsia"/>
          <w:highlight w:val="none"/>
        </w:rPr>
      </w:pPr>
      <w:r>
        <w:rPr>
          <w:rFonts w:hint="eastAsia"/>
          <w:highlight w:val="none"/>
          <w:lang w:val="en-US" w:eastAsia="zh-CN"/>
        </w:rPr>
        <w:t>十、</w:t>
      </w:r>
      <w:r>
        <w:rPr>
          <w:rFonts w:hint="eastAsia"/>
          <w:highlight w:val="none"/>
        </w:rPr>
        <w:t>节能环保情况（格式自定）</w:t>
      </w:r>
    </w:p>
    <w:p w14:paraId="74E0161C">
      <w:pPr>
        <w:pStyle w:val="18"/>
        <w:rPr>
          <w:rFonts w:hint="eastAsia"/>
          <w:highlight w:val="none"/>
        </w:rPr>
      </w:pPr>
      <w:r>
        <w:rPr>
          <w:rFonts w:hint="eastAsia"/>
          <w:highlight w:val="none"/>
        </w:rPr>
        <w:t>（特别提示：投标人须按本招标文件评标信息中这一评审因素要求，提供证明资料）</w:t>
      </w:r>
      <w:commentRangeEnd w:id="54"/>
      <w:r>
        <w:rPr>
          <w:highlight w:val="none"/>
        </w:rPr>
        <w:commentReference w:id="54"/>
      </w:r>
    </w:p>
    <w:p w14:paraId="4AED922D">
      <w:pPr>
        <w:jc w:val="both"/>
        <w:rPr>
          <w:rFonts w:hint="eastAsia" w:ascii="黑体" w:hAnsi="宋体" w:eastAsia="黑体"/>
          <w:bCs/>
          <w:kern w:val="0"/>
          <w:sz w:val="24"/>
          <w:szCs w:val="32"/>
          <w:highlight w:val="none"/>
          <w:lang w:val="en-US" w:eastAsia="zh-CN"/>
        </w:rPr>
      </w:pPr>
    </w:p>
    <w:p w14:paraId="7D668638">
      <w:pPr>
        <w:jc w:val="both"/>
        <w:rPr>
          <w:rFonts w:ascii="黑体" w:eastAsia="黑体"/>
          <w:b w:val="0"/>
          <w:bCs w:val="0"/>
          <w:sz w:val="24"/>
          <w:szCs w:val="20"/>
          <w:highlight w:val="none"/>
        </w:rPr>
      </w:pPr>
      <w:r>
        <w:rPr>
          <w:rFonts w:hint="eastAsia" w:ascii="黑体" w:hAnsi="宋体" w:eastAsia="黑体"/>
          <w:bCs/>
          <w:kern w:val="0"/>
          <w:sz w:val="24"/>
          <w:szCs w:val="32"/>
          <w:highlight w:val="none"/>
          <w:lang w:val="en-US" w:eastAsia="zh-CN"/>
        </w:rPr>
        <w:t>十一</w:t>
      </w:r>
      <w:r>
        <w:rPr>
          <w:rFonts w:hint="eastAsia" w:ascii="黑体" w:hAnsi="宋体" w:eastAsia="黑体"/>
          <w:bCs/>
          <w:kern w:val="0"/>
          <w:sz w:val="24"/>
          <w:szCs w:val="32"/>
          <w:highlight w:val="none"/>
        </w:rPr>
        <w:t>、</w:t>
      </w:r>
      <w:bookmarkStart w:id="88" w:name="_Hlk72062872"/>
      <w:r>
        <w:rPr>
          <w:rFonts w:hint="eastAsia" w:ascii="黑体" w:eastAsia="黑体"/>
          <w:b w:val="0"/>
          <w:bCs w:val="0"/>
          <w:sz w:val="24"/>
          <w:szCs w:val="20"/>
          <w:highlight w:val="none"/>
        </w:rPr>
        <w:t>投标人认为需要加以说明的其他内容</w:t>
      </w:r>
      <w:bookmarkEnd w:id="88"/>
    </w:p>
    <w:bookmarkEnd w:id="87"/>
    <w:p w14:paraId="5D1A7534">
      <w:pPr>
        <w:widowControl/>
        <w:jc w:val="center"/>
        <w:rPr>
          <w:rFonts w:ascii="黑体" w:hAnsi="宋体" w:eastAsia="黑体"/>
          <w:kern w:val="0"/>
          <w:sz w:val="24"/>
          <w:szCs w:val="20"/>
          <w:highlight w:val="none"/>
        </w:rPr>
      </w:pPr>
      <w:r>
        <w:rPr>
          <w:rFonts w:hint="eastAsia" w:ascii="黑体" w:hAnsi="宋体" w:eastAsia="黑体"/>
          <w:kern w:val="0"/>
          <w:sz w:val="24"/>
          <w:szCs w:val="20"/>
          <w:highlight w:val="none"/>
        </w:rPr>
        <w:t>（一）政府采购违法行为风险知悉确认书</w:t>
      </w:r>
    </w:p>
    <w:p w14:paraId="3BA3BF89">
      <w:pPr>
        <w:widowControl/>
        <w:jc w:val="center"/>
        <w:rPr>
          <w:rFonts w:ascii="黑体" w:hAnsi="宋体" w:eastAsia="黑体"/>
          <w:kern w:val="0"/>
          <w:sz w:val="24"/>
          <w:szCs w:val="20"/>
          <w:highlight w:val="none"/>
        </w:rPr>
      </w:pPr>
    </w:p>
    <w:p w14:paraId="28FB88FA">
      <w:pPr>
        <w:ind w:firstLine="420" w:firstLineChars="200"/>
        <w:rPr>
          <w:highlight w:val="none"/>
        </w:rPr>
      </w:pPr>
      <w:r>
        <w:rPr>
          <w:rFonts w:hint="eastAsia"/>
          <w:highlight w:val="none"/>
        </w:rPr>
        <w:t>本公司在投标前已充分知悉以下情形为参与政府采购活动时的重大风险事项，并承诺已对下述风险提示事项重点排查，做到严谨、诚信、依法依规参与政府采购活动。</w:t>
      </w:r>
    </w:p>
    <w:p w14:paraId="597C9617">
      <w:pPr>
        <w:ind w:firstLine="422" w:firstLineChars="200"/>
        <w:rPr>
          <w:b/>
          <w:highlight w:val="none"/>
        </w:rPr>
      </w:pPr>
      <w:r>
        <w:rPr>
          <w:rFonts w:hint="eastAsia"/>
          <w:b/>
          <w:highlight w:val="none"/>
        </w:rPr>
        <w:t>一、本公司已充分知悉“隐瞒真实情况，提供虚假资料”的法定情形，相关情形包括但不限于：</w:t>
      </w:r>
    </w:p>
    <w:p w14:paraId="02CBA3CA">
      <w:pPr>
        <w:ind w:firstLine="420" w:firstLineChars="200"/>
        <w:rPr>
          <w:highlight w:val="none"/>
        </w:rPr>
      </w:pPr>
      <w:r>
        <w:rPr>
          <w:rFonts w:hint="eastAsia"/>
          <w:highlight w:val="none"/>
        </w:rPr>
        <w:t>（一）通过转让或者租借等方式从其他单位获取资格或者资质证书投标的。</w:t>
      </w:r>
    </w:p>
    <w:p w14:paraId="2D98AD5E">
      <w:pPr>
        <w:ind w:firstLine="420" w:firstLineChars="200"/>
        <w:rPr>
          <w:highlight w:val="none"/>
        </w:rPr>
      </w:pPr>
      <w:r>
        <w:rPr>
          <w:rFonts w:hint="eastAsia"/>
          <w:highlight w:val="none"/>
        </w:rPr>
        <w:t>（二）由其他单位或者其他单位负责人在投标供应商编制的投标文件上加盖印章或者签字的。</w:t>
      </w:r>
    </w:p>
    <w:p w14:paraId="4BB32774">
      <w:pPr>
        <w:ind w:firstLine="420" w:firstLineChars="200"/>
        <w:rPr>
          <w:highlight w:val="none"/>
        </w:rPr>
      </w:pPr>
      <w:r>
        <w:rPr>
          <w:rFonts w:hint="eastAsia"/>
          <w:highlight w:val="none"/>
        </w:rPr>
        <w:t>（三）项目负责人或者主要技术人员不是本单位人员的。</w:t>
      </w:r>
    </w:p>
    <w:p w14:paraId="06E47B05">
      <w:pPr>
        <w:ind w:firstLine="420" w:firstLineChars="200"/>
        <w:rPr>
          <w:highlight w:val="none"/>
        </w:rPr>
      </w:pPr>
      <w:r>
        <w:rPr>
          <w:rFonts w:hint="eastAsia"/>
          <w:highlight w:val="none"/>
        </w:rPr>
        <w:t>（四）投标保证金不是从投标供应商基本账户转出的。</w:t>
      </w:r>
    </w:p>
    <w:p w14:paraId="3244CB92">
      <w:pPr>
        <w:ind w:firstLine="420" w:firstLineChars="200"/>
        <w:rPr>
          <w:highlight w:val="none"/>
        </w:rPr>
      </w:pPr>
      <w:r>
        <w:rPr>
          <w:rFonts w:hint="eastAsia"/>
          <w:highlight w:val="none"/>
        </w:rPr>
        <w:t>（五）其他隐瞒真实情况、提供虚假资料的行为。</w:t>
      </w:r>
    </w:p>
    <w:p w14:paraId="23039B83">
      <w:pPr>
        <w:ind w:firstLine="422" w:firstLineChars="200"/>
        <w:rPr>
          <w:b/>
          <w:highlight w:val="none"/>
        </w:rPr>
      </w:pPr>
      <w:r>
        <w:rPr>
          <w:rFonts w:hint="eastAsia"/>
          <w:b/>
          <w:highlight w:val="none"/>
        </w:rPr>
        <w:t>二、本公司已充分知悉“与其他采购参加人串通投标”的法定情形，相关情形包括但不限于：</w:t>
      </w:r>
    </w:p>
    <w:p w14:paraId="2839B55F">
      <w:pPr>
        <w:ind w:firstLine="420" w:firstLineChars="200"/>
        <w:rPr>
          <w:highlight w:val="none"/>
        </w:rPr>
      </w:pPr>
      <w:r>
        <w:rPr>
          <w:rFonts w:hint="eastAsia"/>
          <w:highlight w:val="none"/>
        </w:rPr>
        <w:t>（一）投标供应商之间相互约定给予未中标的供应商利益补偿。</w:t>
      </w:r>
    </w:p>
    <w:p w14:paraId="73D9AB59">
      <w:pPr>
        <w:ind w:firstLine="420" w:firstLineChars="200"/>
        <w:rPr>
          <w:highlight w:val="none"/>
        </w:rPr>
      </w:pPr>
      <w:r>
        <w:rPr>
          <w:rFonts w:hint="eastAsia"/>
          <w:highlight w:val="none"/>
        </w:rPr>
        <w:t>（二）不同投标供应商的法定代表人、主要经营负责人、项目投标授权代表人、项目负责人、主要技术人员为同一人、属同一单位或者在同一单位缴纳社会保险。</w:t>
      </w:r>
    </w:p>
    <w:p w14:paraId="00D84781">
      <w:pPr>
        <w:ind w:firstLine="420" w:firstLineChars="200"/>
        <w:rPr>
          <w:highlight w:val="none"/>
        </w:rPr>
      </w:pPr>
      <w:r>
        <w:rPr>
          <w:rFonts w:hint="eastAsia"/>
          <w:highlight w:val="none"/>
        </w:rPr>
        <w:t>（三）不同投标供应商的投标文件由同一单位或者同一人编制，或者由同一人分阶段参与编制的。</w:t>
      </w:r>
    </w:p>
    <w:p w14:paraId="5100E094">
      <w:pPr>
        <w:ind w:firstLine="420" w:firstLineChars="200"/>
        <w:rPr>
          <w:highlight w:val="none"/>
        </w:rPr>
      </w:pPr>
      <w:r>
        <w:rPr>
          <w:rFonts w:hint="eastAsia"/>
          <w:highlight w:val="none"/>
        </w:rPr>
        <w:t>（四）不同投标供应商的投标文件或部分投标文件相互混装。</w:t>
      </w:r>
    </w:p>
    <w:p w14:paraId="28B3FA7D">
      <w:pPr>
        <w:ind w:firstLine="420" w:firstLineChars="200"/>
        <w:rPr>
          <w:highlight w:val="none"/>
        </w:rPr>
      </w:pPr>
      <w:r>
        <w:rPr>
          <w:rFonts w:hint="eastAsia"/>
          <w:highlight w:val="none"/>
        </w:rPr>
        <w:t>（五）不同投标供应商的投标文件内容存在非正常一致。</w:t>
      </w:r>
    </w:p>
    <w:p w14:paraId="1638F004">
      <w:pPr>
        <w:ind w:firstLine="420" w:firstLineChars="200"/>
        <w:rPr>
          <w:highlight w:val="none"/>
        </w:rPr>
      </w:pPr>
      <w:r>
        <w:rPr>
          <w:rFonts w:hint="eastAsia"/>
          <w:highlight w:val="none"/>
        </w:rPr>
        <w:t>（六）由同一单位工作人员为两家以上（含两家）供应商进行同一项投标活动的。</w:t>
      </w:r>
    </w:p>
    <w:p w14:paraId="3A0EC81A">
      <w:pPr>
        <w:ind w:firstLine="420" w:firstLineChars="200"/>
        <w:rPr>
          <w:highlight w:val="none"/>
        </w:rPr>
      </w:pPr>
      <w:r>
        <w:rPr>
          <w:rFonts w:hint="eastAsia"/>
          <w:highlight w:val="none"/>
        </w:rPr>
        <w:t>（七）不同投标人的投标报价呈规律性差异。</w:t>
      </w:r>
    </w:p>
    <w:p w14:paraId="70BCBD1B">
      <w:pPr>
        <w:ind w:firstLine="420" w:firstLineChars="200"/>
        <w:rPr>
          <w:highlight w:val="none"/>
        </w:rPr>
      </w:pPr>
      <w:r>
        <w:rPr>
          <w:rFonts w:hint="eastAsia"/>
          <w:highlight w:val="none"/>
        </w:rPr>
        <w:t>（八）不同投标人的投标保证金从同一单位或者个人的账户转出。</w:t>
      </w:r>
    </w:p>
    <w:p w14:paraId="1589EE6B">
      <w:pPr>
        <w:ind w:firstLine="420" w:firstLineChars="200"/>
        <w:rPr>
          <w:highlight w:val="none"/>
        </w:rPr>
      </w:pPr>
      <w:r>
        <w:rPr>
          <w:rFonts w:hint="eastAsia"/>
          <w:highlight w:val="none"/>
        </w:rPr>
        <w:t>（九）主管部门依照法律、法规认定的其他情形。</w:t>
      </w:r>
    </w:p>
    <w:p w14:paraId="6D7B5F8C">
      <w:pPr>
        <w:ind w:firstLine="422" w:firstLineChars="200"/>
        <w:rPr>
          <w:b/>
          <w:highlight w:val="none"/>
        </w:rPr>
      </w:pPr>
      <w:r>
        <w:rPr>
          <w:rFonts w:hint="eastAsia"/>
          <w:b/>
          <w:highlight w:val="none"/>
        </w:rPr>
        <w:t>三、本公司已充分知悉下列情形所对应的法律风险，并在投标前已对相关风险事项进行排查。</w:t>
      </w:r>
    </w:p>
    <w:p w14:paraId="40D90190">
      <w:pPr>
        <w:ind w:firstLine="420" w:firstLineChars="200"/>
        <w:rPr>
          <w:b/>
          <w:highlight w:val="none"/>
        </w:rPr>
      </w:pPr>
      <w:r>
        <w:rPr>
          <w:rFonts w:hint="eastAsia"/>
          <w:highlight w:val="none"/>
        </w:rPr>
        <w:t>（一）对于从其他主体获取的投标资料，供应商应审慎核查，确保投标资料的真实性。</w:t>
      </w:r>
      <w:r>
        <w:rPr>
          <w:rFonts w:hint="eastAsia"/>
          <w:b/>
          <w:highlight w:val="none"/>
        </w:rPr>
        <w:t>如主管部门查实投标文件中存在虚假资料的，无论相关资料是否由第三方或本公司员工提供，均不影响主管部门对供应商存在“隐瞒真实情况，提供虚假资料”违法行为的认定。</w:t>
      </w:r>
    </w:p>
    <w:p w14:paraId="15877918">
      <w:pPr>
        <w:ind w:firstLine="420" w:firstLineChars="200"/>
        <w:rPr>
          <w:highlight w:val="none"/>
        </w:rPr>
      </w:pPr>
      <w:r>
        <w:rPr>
          <w:rFonts w:hint="eastAsia"/>
          <w:highlight w:val="none"/>
        </w:rPr>
        <w:t>（二）对于涉及国家机关出具的公文、证件、证明材料等文件，一旦涉嫌虚假，经查实，主管部门将依法从严处理，并移送有关部门追究法律责任；涉嫌犯罪的，主管部门将一并移送司法机关追究法律责任。</w:t>
      </w:r>
    </w:p>
    <w:p w14:paraId="75C93624">
      <w:pPr>
        <w:ind w:firstLine="420" w:firstLineChars="200"/>
        <w:rPr>
          <w:highlight w:val="none"/>
        </w:rPr>
      </w:pPr>
      <w:r>
        <w:rPr>
          <w:rFonts w:hint="eastAsia"/>
          <w:highlight w:val="none"/>
        </w:rPr>
        <w:t>（三）对于涉及安全生产、特种作业、抢险救灾、防疫等政府采购项目，供应商实施提供虚假资料、串通投标等违法行为的，主管部门将依法从严处理。</w:t>
      </w:r>
    </w:p>
    <w:p w14:paraId="5B465863">
      <w:pPr>
        <w:ind w:firstLine="420" w:firstLineChars="200"/>
        <w:rPr>
          <w:highlight w:val="none"/>
        </w:rPr>
      </w:pPr>
      <w:r>
        <w:rPr>
          <w:rFonts w:hint="eastAsia"/>
          <w:highlight w:val="none"/>
        </w:rPr>
        <w:t>（四）供应商应严格规范项目授权代表、员工参与招标投标的行为，加强对投标文件的审核。项目授权代表、员工编制、上传投标文件等行为违反政府采购法律法规或招标文件要求的，投标供应商应当依法承担相应法律责任。</w:t>
      </w:r>
    </w:p>
    <w:p w14:paraId="445F929B">
      <w:pPr>
        <w:ind w:firstLine="420" w:firstLineChars="200"/>
        <w:rPr>
          <w:highlight w:val="none"/>
        </w:rPr>
      </w:pPr>
      <w:r>
        <w:rPr>
          <w:rFonts w:hint="eastAsia"/>
          <w:highlight w:val="none"/>
        </w:rPr>
        <w:t>（五）供应商对投标电子密钥负有妥善保管、及时变更和续期等主体责任。供应商使用电子密钥在深圳政府采购网站进行的活动，均具有法律效力，须承担相应的法律后果。供应商擅自将投标密钥出借他人使用所造成的法律后果，由供应商自行承担。</w:t>
      </w:r>
    </w:p>
    <w:p w14:paraId="14FFEB89">
      <w:pPr>
        <w:ind w:firstLine="420" w:firstLineChars="200"/>
        <w:rPr>
          <w:highlight w:val="none"/>
        </w:rPr>
      </w:pPr>
      <w:r>
        <w:rPr>
          <w:rFonts w:hint="eastAsia"/>
          <w:highlight w:val="none"/>
        </w:rPr>
        <w:t>（六）单位负责人为同一人或者存在直接控股、管理关系的不同供应商，不得参加同一合同项下的政府采购活动。相关情形如查实，依法作投标无效处理；涉嫌串通投标等违法行为的，主管部门将依法调查处理。</w:t>
      </w:r>
    </w:p>
    <w:p w14:paraId="34190566">
      <w:pPr>
        <w:ind w:firstLine="422" w:firstLineChars="200"/>
        <w:rPr>
          <w:b/>
          <w:highlight w:val="none"/>
        </w:rPr>
      </w:pPr>
      <w:r>
        <w:rPr>
          <w:rFonts w:hint="eastAsia"/>
          <w:b/>
          <w:highlight w:val="none"/>
        </w:rPr>
        <w:t>四、本公司已充分知悉政府采购违法、违规行为的法律后果。</w:t>
      </w:r>
    </w:p>
    <w:p w14:paraId="2784BF82">
      <w:pPr>
        <w:ind w:firstLine="420" w:firstLineChars="200"/>
        <w:rPr>
          <w:highlight w:val="none"/>
        </w:rPr>
      </w:pPr>
      <w:r>
        <w:rPr>
          <w:rFonts w:hint="eastAsia"/>
          <w:highlight w:val="none"/>
        </w:rPr>
        <w:t>经查实，若投标供应商存在政府采购违法、违规行为，主管部门将依据《深圳经济特区政府采购条例》第五十七条的规定，处以一至三年内禁止参与本市政府采购，并由主管部门记入供应商诚信档案，处采购金额千分之十以上千分之二十以下罚款；情节严重的，取消参与本市政府采购资格，处采购金额千分之二十以上千分之三十以下罚款，并由市场监管部门依法吊销营业执照。</w:t>
      </w:r>
    </w:p>
    <w:p w14:paraId="3D22D0D2">
      <w:pPr>
        <w:ind w:firstLine="420" w:firstLineChars="200"/>
        <w:rPr>
          <w:highlight w:val="none"/>
        </w:rPr>
      </w:pPr>
      <w:r>
        <w:rPr>
          <w:rFonts w:hint="eastAsia"/>
          <w:highlight w:val="none"/>
        </w:rPr>
        <w:t>以下文字请投标供应商抄写并确认：“本公司已仔细阅读《政府采购违法行为风险知悉确认书》，充分知悉违法行为的法律后果，并承诺将严谨、诚信、依法依规参与政府采购活动”。</w:t>
      </w:r>
    </w:p>
    <w:tbl>
      <w:tblPr>
        <w:tblStyle w:val="476"/>
        <w:tblW w:w="8529" w:type="dxa"/>
        <w:tblInd w:w="0"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529"/>
      </w:tblGrid>
      <w:tr w14:paraId="5560E875">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4" w:hRule="atLeast"/>
        </w:trPr>
        <w:tc>
          <w:tcPr>
            <w:tcW w:w="8529" w:type="dxa"/>
            <w:tcBorders>
              <w:top w:val="nil"/>
              <w:left w:val="nil"/>
              <w:bottom w:val="single" w:color="000000" w:sz="8" w:space="0"/>
              <w:right w:val="nil"/>
            </w:tcBorders>
          </w:tcPr>
          <w:p w14:paraId="68BFEA49">
            <w:pPr>
              <w:autoSpaceDE w:val="0"/>
              <w:autoSpaceDN w:val="0"/>
              <w:spacing w:line="400" w:lineRule="exact"/>
              <w:ind w:firstLine="1866"/>
              <w:rPr>
                <w:rFonts w:ascii="宋体" w:hAnsi="宋体" w:eastAsiaTheme="minorEastAsia"/>
                <w:spacing w:val="-4"/>
                <w:kern w:val="0"/>
                <w:szCs w:val="21"/>
                <w:highlight w:val="none"/>
              </w:rPr>
            </w:pPr>
          </w:p>
        </w:tc>
      </w:tr>
      <w:tr w14:paraId="4B5B83A5">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9" w:type="dxa"/>
            <w:tcBorders>
              <w:top w:val="single" w:color="000000" w:sz="8" w:space="0"/>
              <w:left w:val="nil"/>
              <w:bottom w:val="single" w:color="000000" w:sz="8" w:space="0"/>
              <w:right w:val="nil"/>
            </w:tcBorders>
          </w:tcPr>
          <w:p w14:paraId="0145C415">
            <w:pPr>
              <w:autoSpaceDE w:val="0"/>
              <w:autoSpaceDN w:val="0"/>
              <w:spacing w:line="400" w:lineRule="exact"/>
              <w:ind w:firstLine="1866"/>
              <w:rPr>
                <w:rFonts w:ascii="宋体" w:hAnsi="宋体" w:eastAsiaTheme="minorEastAsia"/>
                <w:spacing w:val="-4"/>
                <w:kern w:val="0"/>
                <w:szCs w:val="21"/>
                <w:highlight w:val="none"/>
              </w:rPr>
            </w:pPr>
          </w:p>
        </w:tc>
      </w:tr>
      <w:tr w14:paraId="21478FEE">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9" w:type="dxa"/>
            <w:tcBorders>
              <w:top w:val="single" w:color="000000" w:sz="8" w:space="0"/>
              <w:left w:val="nil"/>
              <w:bottom w:val="single" w:color="000000" w:sz="8" w:space="0"/>
              <w:right w:val="nil"/>
            </w:tcBorders>
          </w:tcPr>
          <w:p w14:paraId="7823BB11">
            <w:pPr>
              <w:autoSpaceDE w:val="0"/>
              <w:autoSpaceDN w:val="0"/>
              <w:spacing w:line="400" w:lineRule="exact"/>
              <w:ind w:firstLine="1866"/>
              <w:rPr>
                <w:rFonts w:ascii="宋体" w:hAnsi="宋体" w:eastAsiaTheme="minorEastAsia"/>
                <w:spacing w:val="-4"/>
                <w:kern w:val="0"/>
                <w:szCs w:val="21"/>
                <w:highlight w:val="none"/>
              </w:rPr>
            </w:pPr>
          </w:p>
        </w:tc>
      </w:tr>
      <w:tr w14:paraId="45FF6DA4">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9" w:type="dxa"/>
            <w:tcBorders>
              <w:top w:val="single" w:color="000000" w:sz="8" w:space="0"/>
              <w:left w:val="nil"/>
              <w:bottom w:val="single" w:color="auto" w:sz="8" w:space="0"/>
              <w:right w:val="nil"/>
            </w:tcBorders>
          </w:tcPr>
          <w:p w14:paraId="49C766FC">
            <w:pPr>
              <w:autoSpaceDE w:val="0"/>
              <w:autoSpaceDN w:val="0"/>
              <w:spacing w:line="400" w:lineRule="exact"/>
              <w:ind w:firstLine="1866"/>
              <w:rPr>
                <w:rFonts w:ascii="宋体" w:hAnsi="宋体" w:eastAsiaTheme="minorEastAsia"/>
                <w:spacing w:val="-4"/>
                <w:kern w:val="0"/>
                <w:szCs w:val="21"/>
                <w:highlight w:val="none"/>
              </w:rPr>
            </w:pPr>
          </w:p>
        </w:tc>
      </w:tr>
    </w:tbl>
    <w:p w14:paraId="54EC2193">
      <w:pPr>
        <w:widowControl/>
        <w:wordWrap w:val="0"/>
        <w:autoSpaceDE w:val="0"/>
        <w:autoSpaceDN w:val="0"/>
        <w:spacing w:line="400" w:lineRule="exact"/>
        <w:ind w:right="808" w:firstLine="404" w:firstLineChars="200"/>
        <w:jc w:val="right"/>
        <w:rPr>
          <w:rFonts w:ascii="宋体" w:hAnsi="宋体" w:eastAsiaTheme="minorEastAsia"/>
          <w:spacing w:val="-4"/>
          <w:kern w:val="0"/>
          <w:szCs w:val="21"/>
          <w:highlight w:val="none"/>
          <w:u w:val="single"/>
        </w:rPr>
      </w:pPr>
      <w:r>
        <w:rPr>
          <w:rFonts w:hint="eastAsia" w:ascii="宋体" w:hAnsi="宋体" w:eastAsiaTheme="minorEastAsia"/>
          <w:spacing w:val="-4"/>
          <w:kern w:val="0"/>
          <w:szCs w:val="21"/>
          <w:highlight w:val="none"/>
        </w:rPr>
        <w:t>负责人/投标授权代表签名：</w:t>
      </w:r>
      <w:r>
        <w:rPr>
          <w:rFonts w:hint="eastAsia" w:ascii="宋体" w:hAnsi="宋体" w:eastAsiaTheme="minorEastAsia"/>
          <w:spacing w:val="-4"/>
          <w:kern w:val="0"/>
          <w:szCs w:val="21"/>
          <w:highlight w:val="none"/>
          <w:u w:val="single"/>
        </w:rPr>
        <w:t xml:space="preserve">              </w:t>
      </w:r>
    </w:p>
    <w:p w14:paraId="28F37E09">
      <w:pPr>
        <w:widowControl/>
        <w:wordWrap w:val="0"/>
        <w:autoSpaceDE w:val="0"/>
        <w:autoSpaceDN w:val="0"/>
        <w:spacing w:line="400" w:lineRule="exact"/>
        <w:ind w:right="808" w:firstLine="404" w:firstLineChars="200"/>
        <w:jc w:val="right"/>
        <w:rPr>
          <w:rFonts w:ascii="宋体" w:hAnsi="宋体" w:eastAsiaTheme="minorEastAsia"/>
          <w:spacing w:val="-4"/>
          <w:kern w:val="0"/>
          <w:szCs w:val="21"/>
          <w:highlight w:val="none"/>
          <w:u w:val="single"/>
        </w:rPr>
      </w:pPr>
      <w:r>
        <w:rPr>
          <w:rFonts w:hint="eastAsia" w:ascii="宋体" w:hAnsi="宋体" w:eastAsiaTheme="minorEastAsia"/>
          <w:spacing w:val="-4"/>
          <w:kern w:val="0"/>
          <w:szCs w:val="21"/>
          <w:highlight w:val="none"/>
        </w:rPr>
        <w:t>知悉人（公章）：</w:t>
      </w:r>
      <w:r>
        <w:rPr>
          <w:rFonts w:hint="eastAsia" w:ascii="宋体" w:hAnsi="宋体" w:eastAsiaTheme="minorEastAsia"/>
          <w:spacing w:val="-4"/>
          <w:kern w:val="0"/>
          <w:szCs w:val="21"/>
          <w:highlight w:val="none"/>
          <w:u w:val="single"/>
        </w:rPr>
        <w:t xml:space="preserve">              </w:t>
      </w:r>
    </w:p>
    <w:p w14:paraId="6F036F47">
      <w:pPr>
        <w:widowControl/>
        <w:wordWrap w:val="0"/>
        <w:autoSpaceDE w:val="0"/>
        <w:autoSpaceDN w:val="0"/>
        <w:spacing w:line="400" w:lineRule="exact"/>
        <w:ind w:right="808" w:firstLine="404" w:firstLineChars="200"/>
        <w:jc w:val="right"/>
        <w:rPr>
          <w:rFonts w:ascii="宋体" w:hAnsi="宋体" w:eastAsiaTheme="minorEastAsia"/>
          <w:spacing w:val="-4"/>
          <w:kern w:val="0"/>
          <w:szCs w:val="21"/>
          <w:highlight w:val="none"/>
          <w:u w:val="single"/>
        </w:rPr>
      </w:pPr>
      <w:r>
        <w:rPr>
          <w:rFonts w:hint="eastAsia" w:ascii="宋体" w:hAnsi="宋体" w:eastAsiaTheme="minorEastAsia"/>
          <w:spacing w:val="-4"/>
          <w:kern w:val="0"/>
          <w:szCs w:val="21"/>
          <w:highlight w:val="none"/>
        </w:rPr>
        <w:t xml:space="preserve">     日期：</w:t>
      </w:r>
      <w:r>
        <w:rPr>
          <w:rFonts w:hint="eastAsia" w:ascii="宋体" w:hAnsi="宋体" w:eastAsiaTheme="minorEastAsia"/>
          <w:spacing w:val="-4"/>
          <w:kern w:val="0"/>
          <w:szCs w:val="21"/>
          <w:highlight w:val="none"/>
          <w:u w:val="single"/>
        </w:rPr>
        <w:t xml:space="preserve">              </w:t>
      </w:r>
    </w:p>
    <w:p w14:paraId="4C7DAE96">
      <w:pPr>
        <w:widowControl/>
        <w:wordWrap w:val="0"/>
        <w:autoSpaceDE w:val="0"/>
        <w:autoSpaceDN w:val="0"/>
        <w:spacing w:line="400" w:lineRule="exact"/>
        <w:ind w:right="1414" w:firstLine="404" w:firstLineChars="200"/>
        <w:jc w:val="right"/>
        <w:rPr>
          <w:rFonts w:ascii="宋体" w:hAnsi="宋体" w:eastAsiaTheme="minorEastAsia"/>
          <w:spacing w:val="-4"/>
          <w:kern w:val="0"/>
          <w:szCs w:val="21"/>
          <w:highlight w:val="none"/>
        </w:rPr>
      </w:pPr>
      <w:r>
        <w:rPr>
          <w:rFonts w:hint="eastAsia" w:ascii="宋体" w:hAnsi="宋体" w:eastAsiaTheme="minorEastAsia"/>
          <w:spacing w:val="-4"/>
          <w:kern w:val="0"/>
          <w:szCs w:val="21"/>
          <w:highlight w:val="none"/>
        </w:rPr>
        <w:t xml:space="preserve">     </w:t>
      </w:r>
    </w:p>
    <w:p w14:paraId="343D39BE">
      <w:pPr>
        <w:widowControl/>
        <w:autoSpaceDE w:val="0"/>
        <w:autoSpaceDN w:val="0"/>
        <w:spacing w:line="400" w:lineRule="exact"/>
        <w:ind w:firstLine="406" w:firstLineChars="200"/>
        <w:jc w:val="left"/>
        <w:rPr>
          <w:rFonts w:ascii="宋体" w:hAnsi="宋体" w:eastAsiaTheme="minorEastAsia"/>
          <w:b/>
          <w:bCs/>
          <w:color w:val="FF0000"/>
          <w:spacing w:val="-4"/>
          <w:kern w:val="0"/>
          <w:szCs w:val="21"/>
          <w:highlight w:val="none"/>
        </w:rPr>
      </w:pPr>
      <w:r>
        <w:rPr>
          <w:rFonts w:hint="eastAsia" w:ascii="宋体" w:hAnsi="宋体" w:eastAsiaTheme="minorEastAsia"/>
          <w:b/>
          <w:bCs/>
          <w:color w:val="FF0000"/>
          <w:spacing w:val="-4"/>
          <w:kern w:val="0"/>
          <w:szCs w:val="21"/>
          <w:highlight w:val="none"/>
        </w:rPr>
        <w:t>注：</w:t>
      </w:r>
    </w:p>
    <w:p w14:paraId="63E63468">
      <w:pPr>
        <w:widowControl/>
        <w:autoSpaceDE w:val="0"/>
        <w:autoSpaceDN w:val="0"/>
        <w:spacing w:line="400" w:lineRule="exact"/>
        <w:ind w:firstLine="406" w:firstLineChars="200"/>
        <w:jc w:val="left"/>
        <w:rPr>
          <w:rFonts w:ascii="宋体" w:hAnsi="宋体" w:eastAsiaTheme="minorEastAsia"/>
          <w:b/>
          <w:bCs/>
          <w:color w:val="FF0000"/>
          <w:spacing w:val="-4"/>
          <w:kern w:val="0"/>
          <w:szCs w:val="21"/>
          <w:highlight w:val="none"/>
        </w:rPr>
      </w:pPr>
      <w:r>
        <w:rPr>
          <w:rFonts w:hint="eastAsia" w:ascii="宋体" w:hAnsi="宋体" w:eastAsiaTheme="minorEastAsia"/>
          <w:b/>
          <w:bCs/>
          <w:color w:val="FF0000"/>
          <w:spacing w:val="-4"/>
          <w:kern w:val="0"/>
          <w:szCs w:val="21"/>
          <w:highlight w:val="none"/>
        </w:rPr>
        <w:t>1.</w:t>
      </w:r>
      <w:r>
        <w:rPr>
          <w:rFonts w:hint="eastAsia"/>
          <w:highlight w:val="none"/>
        </w:rPr>
        <w:t xml:space="preserve"> </w:t>
      </w:r>
      <w:r>
        <w:rPr>
          <w:rFonts w:hint="eastAsia" w:ascii="宋体" w:hAnsi="宋体" w:eastAsiaTheme="minorEastAsia"/>
          <w:b/>
          <w:bCs/>
          <w:color w:val="FF0000"/>
          <w:spacing w:val="-4"/>
          <w:kern w:val="0"/>
          <w:szCs w:val="21"/>
          <w:highlight w:val="none"/>
        </w:rPr>
        <w:t>根据《深圳市财政局关于采购文件增加风险告知有关事项的通知》（深财购〔2022〕22 号），该风险知悉确认书用于对供应商违法行为的警示，不作为供应商资格性审查及符合性审查条件。</w:t>
      </w:r>
    </w:p>
    <w:p w14:paraId="611017B2">
      <w:pPr>
        <w:widowControl/>
        <w:autoSpaceDE w:val="0"/>
        <w:autoSpaceDN w:val="0"/>
        <w:spacing w:line="400" w:lineRule="exact"/>
        <w:ind w:firstLine="406" w:firstLineChars="200"/>
        <w:jc w:val="left"/>
        <w:rPr>
          <w:rFonts w:ascii="宋体" w:hAnsi="宋体" w:eastAsiaTheme="minorEastAsia"/>
          <w:color w:val="FF0000"/>
          <w:spacing w:val="-4"/>
          <w:kern w:val="0"/>
          <w:szCs w:val="21"/>
          <w:highlight w:val="none"/>
        </w:rPr>
      </w:pPr>
      <w:r>
        <w:rPr>
          <w:rFonts w:hint="eastAsia" w:ascii="宋体" w:hAnsi="宋体" w:eastAsiaTheme="minorEastAsia"/>
          <w:b/>
          <w:bCs/>
          <w:color w:val="FF0000"/>
          <w:spacing w:val="-4"/>
          <w:kern w:val="0"/>
          <w:szCs w:val="21"/>
          <w:highlight w:val="none"/>
        </w:rPr>
        <w:t>2.投标供应商负责人或投标授权代表签字并加盖单位公章后，扫描上传至投标文件一并提交。</w:t>
      </w:r>
    </w:p>
    <w:p w14:paraId="0197F42C">
      <w:pPr>
        <w:widowControl/>
        <w:wordWrap/>
        <w:autoSpaceDE w:val="0"/>
        <w:autoSpaceDN w:val="0"/>
        <w:spacing w:line="400" w:lineRule="exact"/>
        <w:ind w:right="1414" w:firstLine="480" w:firstLineChars="200"/>
        <w:jc w:val="right"/>
        <w:rPr>
          <w:rFonts w:eastAsiaTheme="minorEastAsia"/>
          <w:kern w:val="0"/>
          <w:sz w:val="24"/>
          <w:highlight w:val="none"/>
        </w:rPr>
      </w:pPr>
    </w:p>
    <w:p w14:paraId="340952C8">
      <w:pPr>
        <w:widowControl/>
        <w:spacing w:line="360" w:lineRule="auto"/>
        <w:jc w:val="left"/>
        <w:rPr>
          <w:rFonts w:eastAsiaTheme="minorEastAsia"/>
          <w:b/>
          <w:bCs/>
          <w:kern w:val="0"/>
          <w:sz w:val="24"/>
          <w:highlight w:val="none"/>
        </w:rPr>
      </w:pPr>
    </w:p>
    <w:p w14:paraId="74E556C8">
      <w:pPr>
        <w:widowControl/>
        <w:jc w:val="center"/>
        <w:rPr>
          <w:rFonts w:ascii="黑体" w:hAnsi="宋体" w:eastAsia="黑体"/>
          <w:kern w:val="0"/>
          <w:sz w:val="24"/>
          <w:szCs w:val="20"/>
          <w:highlight w:val="none"/>
        </w:rPr>
      </w:pPr>
      <w:r>
        <w:rPr>
          <w:rFonts w:hint="eastAsia" w:ascii="黑体" w:hAnsi="宋体" w:eastAsia="黑体"/>
          <w:kern w:val="0"/>
          <w:sz w:val="24"/>
          <w:szCs w:val="20"/>
          <w:highlight w:val="none"/>
        </w:rPr>
        <w:t>（二）投标人认为需要加以说明的其他内容（格式自定）</w:t>
      </w:r>
    </w:p>
    <w:p w14:paraId="3C6C3C8F">
      <w:pPr>
        <w:jc w:val="center"/>
        <w:rPr>
          <w:b/>
          <w:sz w:val="32"/>
          <w:szCs w:val="32"/>
          <w:highlight w:val="none"/>
        </w:rPr>
      </w:pPr>
    </w:p>
    <w:p w14:paraId="7F498205">
      <w:pPr>
        <w:jc w:val="center"/>
        <w:rPr>
          <w:rFonts w:ascii="黑体" w:hAnsi="宋体" w:eastAsia="黑体"/>
          <w:bCs/>
          <w:kern w:val="0"/>
          <w:sz w:val="24"/>
          <w:highlight w:val="none"/>
        </w:rPr>
      </w:pPr>
    </w:p>
    <w:p w14:paraId="76329855">
      <w:pPr>
        <w:jc w:val="center"/>
        <w:rPr>
          <w:rFonts w:ascii="黑体" w:hAnsi="宋体" w:eastAsia="黑体"/>
          <w:bCs/>
          <w:kern w:val="0"/>
          <w:sz w:val="24"/>
          <w:highlight w:val="none"/>
        </w:rPr>
        <w:sectPr>
          <w:pgSz w:w="11907" w:h="16840"/>
          <w:pgMar w:top="1440" w:right="1797" w:bottom="1440" w:left="1797" w:header="851" w:footer="992" w:gutter="0"/>
          <w:cols w:space="425" w:num="1"/>
          <w:titlePg/>
          <w:docGrid w:linePitch="462" w:charSpace="0"/>
        </w:sectPr>
      </w:pPr>
    </w:p>
    <w:p w14:paraId="15604F52">
      <w:pPr>
        <w:pStyle w:val="5"/>
        <w:rPr>
          <w:highlight w:val="none"/>
        </w:rPr>
      </w:pPr>
      <w:r>
        <w:rPr>
          <w:rFonts w:hint="eastAsia"/>
          <w:highlight w:val="none"/>
        </w:rPr>
        <w:t>第五章  合同条款及格式</w:t>
      </w:r>
    </w:p>
    <w:p w14:paraId="1A903506">
      <w:pPr>
        <w:rPr>
          <w:highlight w:val="none"/>
        </w:rPr>
      </w:pPr>
    </w:p>
    <w:p w14:paraId="5F340743">
      <w:pPr>
        <w:jc w:val="center"/>
        <w:outlineLvl w:val="0"/>
        <w:rPr>
          <w:highlight w:val="none"/>
        </w:rPr>
      </w:pPr>
      <w:bookmarkStart w:id="89" w:name="_Toc3995"/>
      <w:r>
        <w:rPr>
          <w:rFonts w:hint="eastAsia"/>
          <w:b/>
          <w:sz w:val="24"/>
          <w:highlight w:val="none"/>
        </w:rPr>
        <w:t>（仅供参考，具体以项目需求及采购结果为准）</w:t>
      </w:r>
    </w:p>
    <w:p w14:paraId="1AC5A490">
      <w:pPr>
        <w:widowControl w:val="0"/>
        <w:spacing w:after="0"/>
        <w:jc w:val="center"/>
        <w:rPr>
          <w:rFonts w:ascii="宋体" w:hAnsi="宋体" w:eastAsia="宋体" w:cs="宋体"/>
          <w:b/>
          <w:bCs/>
          <w:spacing w:val="-20"/>
          <w:kern w:val="44"/>
          <w:sz w:val="48"/>
          <w:szCs w:val="48"/>
          <w:highlight w:val="none"/>
          <w:lang w:val="en-US" w:eastAsia="zh-CN" w:bidi="ar-SA"/>
        </w:rPr>
      </w:pPr>
    </w:p>
    <w:p w14:paraId="6A35715C">
      <w:pPr>
        <w:widowControl w:val="0"/>
        <w:spacing w:after="0"/>
        <w:jc w:val="center"/>
        <w:rPr>
          <w:rFonts w:ascii="宋体" w:hAnsi="宋体" w:eastAsia="宋体" w:cs="宋体"/>
          <w:b/>
          <w:bCs/>
          <w:spacing w:val="-20"/>
          <w:kern w:val="44"/>
          <w:sz w:val="48"/>
          <w:szCs w:val="48"/>
          <w:highlight w:val="none"/>
          <w:lang w:val="en-US" w:eastAsia="zh-CN" w:bidi="ar-SA"/>
        </w:rPr>
      </w:pPr>
    </w:p>
    <w:p w14:paraId="7F1A40D0">
      <w:pPr>
        <w:pStyle w:val="18"/>
        <w:rPr>
          <w:highlight w:val="none"/>
          <w:lang w:val="en-US" w:eastAsia="zh-CN"/>
        </w:rPr>
      </w:pPr>
    </w:p>
    <w:p w14:paraId="7C50B877">
      <w:pPr>
        <w:widowControl w:val="0"/>
        <w:spacing w:after="0"/>
        <w:jc w:val="center"/>
        <w:rPr>
          <w:rFonts w:hint="eastAsia" w:ascii="宋体" w:hAnsi="宋体" w:eastAsia="宋体" w:cs="宋体"/>
          <w:b/>
          <w:bCs/>
          <w:spacing w:val="-20"/>
          <w:kern w:val="44"/>
          <w:sz w:val="48"/>
          <w:szCs w:val="48"/>
          <w:highlight w:val="none"/>
          <w:lang w:val="en-US" w:eastAsia="zh-CN" w:bidi="ar-SA"/>
        </w:rPr>
      </w:pPr>
      <w:commentRangeStart w:id="55"/>
      <w:r>
        <w:rPr>
          <w:rFonts w:hint="eastAsia" w:ascii="宋体" w:hAnsi="宋体" w:eastAsia="宋体" w:cs="宋体"/>
          <w:b/>
          <w:bCs/>
          <w:spacing w:val="-20"/>
          <w:kern w:val="44"/>
          <w:sz w:val="48"/>
          <w:szCs w:val="48"/>
          <w:highlight w:val="none"/>
          <w:lang w:val="en-US" w:eastAsia="zh-CN" w:bidi="ar-SA"/>
        </w:rPr>
        <w:t>政府采购货物买卖合同</w:t>
      </w:r>
    </w:p>
    <w:p w14:paraId="63083AAB">
      <w:pPr>
        <w:widowControl w:val="0"/>
        <w:spacing w:after="0"/>
        <w:jc w:val="center"/>
        <w:rPr>
          <w:rFonts w:hint="eastAsia" w:ascii="宋体" w:hAnsi="宋体" w:eastAsia="宋体" w:cs="宋体"/>
          <w:b/>
          <w:bCs/>
          <w:spacing w:val="-20"/>
          <w:kern w:val="44"/>
          <w:sz w:val="48"/>
          <w:szCs w:val="48"/>
          <w:highlight w:val="none"/>
          <w:lang w:val="en-US" w:eastAsia="zh-CN" w:bidi="ar-SA"/>
        </w:rPr>
      </w:pPr>
      <w:r>
        <w:rPr>
          <w:rFonts w:hint="eastAsia" w:ascii="宋体" w:hAnsi="宋体" w:eastAsia="宋体" w:cs="宋体"/>
          <w:b/>
          <w:bCs/>
          <w:spacing w:val="-20"/>
          <w:kern w:val="44"/>
          <w:sz w:val="48"/>
          <w:szCs w:val="48"/>
          <w:highlight w:val="none"/>
          <w:lang w:val="en-US" w:eastAsia="zh-CN" w:bidi="ar-SA"/>
        </w:rPr>
        <w:t>（试行）</w:t>
      </w:r>
      <w:commentRangeEnd w:id="55"/>
      <w:r>
        <w:rPr>
          <w:highlight w:val="none"/>
        </w:rPr>
        <w:commentReference w:id="55"/>
      </w:r>
    </w:p>
    <w:p w14:paraId="7D8EC344">
      <w:pPr>
        <w:rPr>
          <w:rFonts w:ascii="宋体" w:hAnsi="宋体" w:eastAsia="宋体" w:cs="宋体"/>
          <w:b/>
          <w:bCs/>
          <w:spacing w:val="-20"/>
          <w:kern w:val="44"/>
          <w:sz w:val="40"/>
          <w:szCs w:val="40"/>
          <w:highlight w:val="none"/>
        </w:rPr>
      </w:pPr>
    </w:p>
    <w:p w14:paraId="13E69245">
      <w:pPr>
        <w:rPr>
          <w:rFonts w:ascii="宋体" w:hAnsi="宋体" w:eastAsia="宋体" w:cs="宋体"/>
          <w:b/>
          <w:bCs/>
          <w:spacing w:val="-20"/>
          <w:kern w:val="44"/>
          <w:sz w:val="40"/>
          <w:szCs w:val="40"/>
          <w:highlight w:val="none"/>
        </w:rPr>
      </w:pPr>
    </w:p>
    <w:p w14:paraId="16384844">
      <w:pPr>
        <w:rPr>
          <w:rFonts w:ascii="宋体" w:hAnsi="宋体" w:eastAsia="宋体" w:cs="宋体"/>
          <w:b/>
          <w:bCs/>
          <w:spacing w:val="-20"/>
          <w:kern w:val="44"/>
          <w:sz w:val="40"/>
          <w:szCs w:val="40"/>
          <w:highlight w:val="none"/>
        </w:rPr>
      </w:pPr>
    </w:p>
    <w:p w14:paraId="544C27D4">
      <w:pPr>
        <w:spacing w:line="360" w:lineRule="auto"/>
        <w:ind w:left="420" w:leftChars="200"/>
        <w:rPr>
          <w:rFonts w:eastAsia="宋体"/>
          <w:sz w:val="32"/>
          <w:szCs w:val="32"/>
          <w:highlight w:val="none"/>
        </w:rPr>
      </w:pPr>
      <w:r>
        <w:rPr>
          <w:rFonts w:hint="eastAsia" w:ascii="宋体" w:hAnsi="宋体" w:eastAsia="宋体" w:cs="宋体"/>
          <w:kern w:val="0"/>
          <w:sz w:val="32"/>
          <w:szCs w:val="32"/>
          <w:highlight w:val="none"/>
        </w:rPr>
        <w:t>项目名称：</w:t>
      </w:r>
      <w:r>
        <w:rPr>
          <w:rFonts w:hint="eastAsia" w:eastAsia="宋体"/>
          <w:sz w:val="32"/>
          <w:szCs w:val="32"/>
          <w:highlight w:val="none"/>
          <w:u w:val="single"/>
        </w:rPr>
        <w:t xml:space="preserve">                             </w:t>
      </w:r>
    </w:p>
    <w:p w14:paraId="07CE2D2F">
      <w:pPr>
        <w:spacing w:line="360" w:lineRule="auto"/>
        <w:ind w:left="420" w:leftChars="200"/>
        <w:rPr>
          <w:rFonts w:eastAsia="宋体"/>
          <w:sz w:val="32"/>
          <w:szCs w:val="32"/>
          <w:highlight w:val="none"/>
          <w:u w:val="single"/>
        </w:rPr>
      </w:pPr>
      <w:r>
        <w:rPr>
          <w:rFonts w:hint="eastAsia" w:eastAsia="宋体"/>
          <w:sz w:val="32"/>
          <w:szCs w:val="32"/>
          <w:highlight w:val="none"/>
        </w:rPr>
        <w:t>合同编号：</w:t>
      </w:r>
      <w:r>
        <w:rPr>
          <w:rFonts w:hint="eastAsia" w:eastAsia="宋体"/>
          <w:sz w:val="32"/>
          <w:szCs w:val="32"/>
          <w:highlight w:val="none"/>
          <w:u w:val="single"/>
        </w:rPr>
        <w:t xml:space="preserve">                             </w:t>
      </w:r>
    </w:p>
    <w:p w14:paraId="5C7736B6">
      <w:pPr>
        <w:spacing w:line="360" w:lineRule="auto"/>
        <w:ind w:left="420" w:leftChars="200"/>
        <w:rPr>
          <w:rFonts w:eastAsia="宋体"/>
          <w:sz w:val="32"/>
          <w:szCs w:val="32"/>
          <w:highlight w:val="none"/>
        </w:rPr>
      </w:pPr>
      <w:r>
        <w:rPr>
          <w:rFonts w:hint="eastAsia" w:eastAsia="宋体"/>
          <w:sz w:val="32"/>
          <w:szCs w:val="32"/>
          <w:highlight w:val="none"/>
        </w:rPr>
        <w:t>甲    方：</w:t>
      </w:r>
      <w:r>
        <w:rPr>
          <w:rFonts w:hint="eastAsia" w:eastAsia="宋体"/>
          <w:sz w:val="32"/>
          <w:szCs w:val="32"/>
          <w:highlight w:val="none"/>
          <w:u w:val="single"/>
        </w:rPr>
        <w:t xml:space="preserve">                             </w:t>
      </w:r>
    </w:p>
    <w:p w14:paraId="24928E6D">
      <w:pPr>
        <w:spacing w:line="360" w:lineRule="auto"/>
        <w:ind w:left="420" w:leftChars="200"/>
        <w:rPr>
          <w:rFonts w:eastAsia="宋体"/>
          <w:sz w:val="32"/>
          <w:szCs w:val="32"/>
          <w:highlight w:val="none"/>
          <w:u w:val="single"/>
        </w:rPr>
      </w:pPr>
      <w:r>
        <w:rPr>
          <w:rFonts w:hint="eastAsia" w:eastAsia="宋体"/>
          <w:sz w:val="32"/>
          <w:szCs w:val="32"/>
          <w:highlight w:val="none"/>
        </w:rPr>
        <w:t>乙    方：</w:t>
      </w:r>
      <w:r>
        <w:rPr>
          <w:rFonts w:hint="eastAsia" w:eastAsia="宋体"/>
          <w:sz w:val="32"/>
          <w:szCs w:val="32"/>
          <w:highlight w:val="none"/>
          <w:u w:val="single"/>
        </w:rPr>
        <w:t xml:space="preserve">                             </w:t>
      </w:r>
    </w:p>
    <w:p w14:paraId="7B6705A7">
      <w:pPr>
        <w:spacing w:line="360" w:lineRule="auto"/>
        <w:ind w:left="420" w:leftChars="200"/>
        <w:rPr>
          <w:rFonts w:eastAsia="宋体"/>
          <w:sz w:val="32"/>
          <w:szCs w:val="32"/>
          <w:highlight w:val="none"/>
        </w:rPr>
      </w:pPr>
      <w:r>
        <w:rPr>
          <w:rFonts w:hint="eastAsia" w:eastAsia="宋体"/>
          <w:sz w:val="32"/>
          <w:szCs w:val="32"/>
          <w:highlight w:val="none"/>
        </w:rPr>
        <w:t>签订时间：</w:t>
      </w:r>
      <w:r>
        <w:rPr>
          <w:rFonts w:hint="eastAsia" w:eastAsia="宋体"/>
          <w:sz w:val="32"/>
          <w:szCs w:val="32"/>
          <w:highlight w:val="none"/>
          <w:u w:val="single"/>
        </w:rPr>
        <w:t xml:space="preserve">      </w:t>
      </w:r>
      <w:r>
        <w:rPr>
          <w:rFonts w:eastAsia="宋体"/>
          <w:sz w:val="32"/>
          <w:szCs w:val="32"/>
          <w:highlight w:val="none"/>
          <w:u w:val="single"/>
        </w:rPr>
        <w:t xml:space="preserve">           </w:t>
      </w:r>
      <w:r>
        <w:rPr>
          <w:rFonts w:hint="eastAsia" w:eastAsia="宋体"/>
          <w:sz w:val="32"/>
          <w:szCs w:val="32"/>
          <w:highlight w:val="none"/>
          <w:u w:val="single"/>
        </w:rPr>
        <w:t xml:space="preserve">            </w:t>
      </w:r>
    </w:p>
    <w:p w14:paraId="0EA44163">
      <w:pPr>
        <w:rPr>
          <w:rFonts w:eastAsia="宋体"/>
          <w:highlight w:val="none"/>
        </w:rPr>
      </w:pPr>
    </w:p>
    <w:p w14:paraId="669826CE">
      <w:pPr>
        <w:rPr>
          <w:rFonts w:eastAsia="黑体"/>
          <w:sz w:val="44"/>
          <w:szCs w:val="44"/>
          <w:highlight w:val="none"/>
        </w:rPr>
      </w:pPr>
      <w:r>
        <w:rPr>
          <w:rFonts w:eastAsia="黑体"/>
          <w:sz w:val="44"/>
          <w:szCs w:val="44"/>
          <w:highlight w:val="none"/>
        </w:rPr>
        <w:br w:type="page"/>
      </w:r>
    </w:p>
    <w:p w14:paraId="2F9F0F5F">
      <w:pPr>
        <w:rPr>
          <w:rFonts w:eastAsia="黑体"/>
          <w:sz w:val="44"/>
          <w:szCs w:val="44"/>
          <w:highlight w:val="none"/>
        </w:rPr>
      </w:pPr>
    </w:p>
    <w:p w14:paraId="496F7CD1">
      <w:pPr>
        <w:rPr>
          <w:rFonts w:eastAsia="黑体"/>
          <w:sz w:val="44"/>
          <w:szCs w:val="44"/>
          <w:highlight w:val="none"/>
        </w:rPr>
      </w:pPr>
    </w:p>
    <w:p w14:paraId="1677C018">
      <w:pPr>
        <w:jc w:val="center"/>
        <w:rPr>
          <w:rFonts w:hint="eastAsia" w:eastAsia="黑体"/>
          <w:sz w:val="44"/>
          <w:szCs w:val="44"/>
          <w:highlight w:val="none"/>
          <w:lang w:eastAsia="zh-CN"/>
        </w:rPr>
      </w:pPr>
      <w:r>
        <w:rPr>
          <w:rFonts w:hint="eastAsia" w:eastAsia="黑体"/>
          <w:sz w:val="44"/>
          <w:szCs w:val="44"/>
          <w:highlight w:val="none"/>
          <w:lang w:eastAsia="zh-CN"/>
        </w:rPr>
        <w:t>使</w:t>
      </w:r>
      <w:r>
        <w:rPr>
          <w:rFonts w:hint="eastAsia" w:eastAsia="黑体"/>
          <w:sz w:val="44"/>
          <w:szCs w:val="44"/>
          <w:highlight w:val="none"/>
          <w:lang w:val="en-US" w:eastAsia="zh-CN"/>
        </w:rPr>
        <w:t xml:space="preserve"> </w:t>
      </w:r>
      <w:r>
        <w:rPr>
          <w:rFonts w:hint="eastAsia" w:eastAsia="黑体"/>
          <w:sz w:val="44"/>
          <w:szCs w:val="44"/>
          <w:highlight w:val="none"/>
          <w:lang w:eastAsia="zh-CN"/>
        </w:rPr>
        <w:t>用</w:t>
      </w:r>
      <w:r>
        <w:rPr>
          <w:rFonts w:hint="eastAsia" w:eastAsia="黑体"/>
          <w:sz w:val="44"/>
          <w:szCs w:val="44"/>
          <w:highlight w:val="none"/>
          <w:lang w:val="en-US" w:eastAsia="zh-CN"/>
        </w:rPr>
        <w:t xml:space="preserve"> </w:t>
      </w:r>
      <w:r>
        <w:rPr>
          <w:rFonts w:hint="eastAsia" w:eastAsia="黑体"/>
          <w:sz w:val="44"/>
          <w:szCs w:val="44"/>
          <w:highlight w:val="none"/>
          <w:lang w:eastAsia="zh-CN"/>
        </w:rPr>
        <w:t>说</w:t>
      </w:r>
      <w:r>
        <w:rPr>
          <w:rFonts w:hint="eastAsia" w:eastAsia="黑体"/>
          <w:sz w:val="44"/>
          <w:szCs w:val="44"/>
          <w:highlight w:val="none"/>
          <w:lang w:val="en-US" w:eastAsia="zh-CN"/>
        </w:rPr>
        <w:t xml:space="preserve"> </w:t>
      </w:r>
      <w:r>
        <w:rPr>
          <w:rFonts w:hint="eastAsia" w:eastAsia="黑体"/>
          <w:sz w:val="44"/>
          <w:szCs w:val="44"/>
          <w:highlight w:val="none"/>
          <w:lang w:eastAsia="zh-CN"/>
        </w:rPr>
        <w:t>明</w:t>
      </w:r>
    </w:p>
    <w:p w14:paraId="1C0A8720">
      <w:pPr>
        <w:ind w:firstLine="640" w:firstLineChars="200"/>
        <w:rPr>
          <w:rFonts w:hint="eastAsia" w:ascii="仿宋_GB2312" w:hAnsi="仿宋_GB2312" w:eastAsia="仿宋_GB2312" w:cs="仿宋_GB2312"/>
          <w:sz w:val="32"/>
          <w:szCs w:val="32"/>
          <w:highlight w:val="none"/>
          <w:lang w:val="en-US" w:eastAsia="zh-CN"/>
        </w:rPr>
      </w:pPr>
    </w:p>
    <w:p w14:paraId="4D3A3189">
      <w:pPr>
        <w:numPr>
          <w:ilvl w:val="0"/>
          <w:numId w:val="0"/>
        </w:numPr>
        <w:ind w:firstLine="640" w:firstLineChars="200"/>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1.本合同标准文本适用于购买现成货物的采购项目，不包括需要供应商定制开发、创新研发的货物采购项目。</w:t>
      </w:r>
    </w:p>
    <w:p w14:paraId="073A1077">
      <w:pPr>
        <w:numPr>
          <w:ilvl w:val="0"/>
          <w:numId w:val="0"/>
        </w:numPr>
        <w:ind w:firstLine="640" w:firstLineChars="200"/>
        <w:rPr>
          <w:rFonts w:hint="default" w:eastAsia="黑体"/>
          <w:sz w:val="44"/>
          <w:szCs w:val="44"/>
          <w:highlight w:val="none"/>
          <w:lang w:val="en-US" w:eastAsia="zh-CN"/>
        </w:rPr>
      </w:pPr>
      <w:r>
        <w:rPr>
          <w:rFonts w:hint="eastAsia" w:ascii="仿宋_GB2312" w:hAnsi="仿宋_GB2312" w:eastAsia="仿宋_GB2312" w:cs="仿宋_GB2312"/>
          <w:sz w:val="32"/>
          <w:szCs w:val="32"/>
          <w:highlight w:val="none"/>
          <w:lang w:val="en-US" w:eastAsia="zh-CN"/>
        </w:rPr>
        <w:t>2.本合同标准文本为政府采购货物买卖合同编制提供参考，可以结合采购项目具体情况，对文本作必要的调整修订后使用。</w:t>
      </w:r>
    </w:p>
    <w:p w14:paraId="12FBFCC6">
      <w:pPr>
        <w:ind w:firstLine="640" w:firstLineChars="200"/>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3.本合同标准文本各条款中，如涉及填写多家供应商、制造商，多种采购标的、分包主要内容等信息的，可根据采购项目具体情况添加信息项。</w:t>
      </w:r>
    </w:p>
    <w:p w14:paraId="7530C27A">
      <w:pPr>
        <w:ind w:firstLine="880" w:firstLineChars="200"/>
        <w:jc w:val="both"/>
        <w:rPr>
          <w:rFonts w:eastAsia="黑体"/>
          <w:sz w:val="44"/>
          <w:szCs w:val="44"/>
          <w:highlight w:val="none"/>
        </w:rPr>
        <w:sectPr>
          <w:headerReference r:id="rId8" w:type="default"/>
          <w:footerReference r:id="rId9"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bookmarkEnd w:id="89"/>
    <w:p w14:paraId="5AA279EC">
      <w:pPr>
        <w:keepNext/>
        <w:keepLines/>
        <w:widowControl w:val="0"/>
        <w:adjustRightInd w:val="0"/>
        <w:snapToGrid w:val="0"/>
        <w:spacing w:beforeLines="0" w:line="400" w:lineRule="exact"/>
        <w:jc w:val="center"/>
        <w:outlineLvl w:val="1"/>
        <w:rPr>
          <w:rFonts w:hint="eastAsia" w:ascii="黑体" w:hAnsi="黑体" w:eastAsia="黑体" w:cs="Times New Roman"/>
          <w:b/>
          <w:bCs/>
          <w:kern w:val="2"/>
          <w:sz w:val="28"/>
          <w:szCs w:val="28"/>
          <w:highlight w:val="none"/>
          <w:lang w:val="en-US" w:eastAsia="zh-CN" w:bidi="ar-SA"/>
        </w:rPr>
      </w:pPr>
      <w:bookmarkStart w:id="90" w:name="_Toc22209"/>
    </w:p>
    <w:p w14:paraId="06F562D1">
      <w:pPr>
        <w:keepNext/>
        <w:keepLines/>
        <w:widowControl w:val="0"/>
        <w:adjustRightInd w:val="0"/>
        <w:snapToGrid w:val="0"/>
        <w:spacing w:beforeLines="0" w:line="400" w:lineRule="exact"/>
        <w:jc w:val="center"/>
        <w:outlineLvl w:val="1"/>
        <w:rPr>
          <w:rFonts w:hint="eastAsia" w:ascii="黑体" w:hAnsi="华文中宋" w:eastAsia="黑体" w:cs="Times New Roman"/>
          <w:b w:val="0"/>
          <w:bCs w:val="0"/>
          <w:kern w:val="2"/>
          <w:sz w:val="28"/>
          <w:szCs w:val="28"/>
          <w:highlight w:val="none"/>
          <w:lang w:val="en-US" w:eastAsia="zh-CN" w:bidi="ar-SA"/>
        </w:rPr>
      </w:pPr>
      <w:r>
        <w:rPr>
          <w:rFonts w:hint="eastAsia" w:ascii="黑体" w:hAnsi="黑体" w:eastAsia="黑体" w:cs="Times New Roman"/>
          <w:b w:val="0"/>
          <w:bCs w:val="0"/>
          <w:kern w:val="2"/>
          <w:sz w:val="28"/>
          <w:szCs w:val="28"/>
          <w:highlight w:val="none"/>
          <w:lang w:val="en-US" w:eastAsia="zh-CN" w:bidi="ar-SA"/>
        </w:rPr>
        <w:t xml:space="preserve">第一节 </w:t>
      </w:r>
      <w:r>
        <w:rPr>
          <w:rFonts w:hint="eastAsia" w:ascii="黑体" w:hAnsi="华文中宋" w:eastAsia="黑体" w:cs="Times New Roman"/>
          <w:b w:val="0"/>
          <w:bCs w:val="0"/>
          <w:kern w:val="2"/>
          <w:sz w:val="28"/>
          <w:szCs w:val="28"/>
          <w:highlight w:val="none"/>
          <w:lang w:val="en-US" w:eastAsia="zh-CN" w:bidi="ar-SA"/>
        </w:rPr>
        <w:t>政府采购合同协议书</w:t>
      </w:r>
      <w:bookmarkEnd w:id="90"/>
    </w:p>
    <w:p w14:paraId="2324C2B8">
      <w:pPr>
        <w:keepNext/>
        <w:keepLines/>
        <w:widowControl w:val="0"/>
        <w:adjustRightInd w:val="0"/>
        <w:snapToGrid w:val="0"/>
        <w:spacing w:beforeLines="0" w:line="400" w:lineRule="exact"/>
        <w:jc w:val="center"/>
        <w:outlineLvl w:val="1"/>
        <w:rPr>
          <w:rFonts w:hint="eastAsia" w:ascii="黑体" w:hAnsi="华文中宋" w:eastAsia="黑体" w:cs="Times New Roman"/>
          <w:b w:val="0"/>
          <w:bCs w:val="0"/>
          <w:kern w:val="2"/>
          <w:sz w:val="28"/>
          <w:szCs w:val="28"/>
          <w:highlight w:val="none"/>
          <w:lang w:val="en-US" w:eastAsia="zh-CN" w:bidi="ar-SA"/>
        </w:rPr>
      </w:pPr>
    </w:p>
    <w:p w14:paraId="743E2DF2">
      <w:pPr>
        <w:adjustRightInd w:val="0"/>
        <w:snapToGrid w:val="0"/>
        <w:spacing w:before="0" w:beforeLines="0" w:line="400" w:lineRule="exact"/>
        <w:rPr>
          <w:rFonts w:ascii="宋体" w:hAnsi="宋体" w:eastAsia="宋体"/>
          <w:szCs w:val="21"/>
          <w:highlight w:val="none"/>
        </w:rPr>
      </w:pPr>
      <w:r>
        <w:rPr>
          <w:rFonts w:hint="eastAsia" w:ascii="宋体" w:hAnsi="宋体" w:eastAsia="宋体"/>
          <w:szCs w:val="21"/>
          <w:highlight w:val="none"/>
        </w:rPr>
        <w:t>甲方（全称）：</w:t>
      </w:r>
      <w:r>
        <w:rPr>
          <w:rFonts w:hint="eastAsia" w:ascii="宋体" w:hAnsi="宋体" w:eastAsia="宋体"/>
          <w:szCs w:val="21"/>
          <w:highlight w:val="none"/>
          <w:u w:val="single"/>
        </w:rPr>
        <w:t xml:space="preserve">                  </w:t>
      </w:r>
      <w:r>
        <w:rPr>
          <w:rFonts w:hint="eastAsia" w:ascii="宋体" w:hAnsi="宋体" w:eastAsia="宋体"/>
          <w:szCs w:val="21"/>
          <w:highlight w:val="none"/>
          <w:u w:val="single"/>
          <w:lang w:val="en-US" w:eastAsia="zh-CN"/>
        </w:rPr>
        <w:t xml:space="preserve">   </w:t>
      </w:r>
      <w:r>
        <w:rPr>
          <w:rFonts w:hint="eastAsia" w:ascii="宋体" w:hAnsi="宋体" w:eastAsia="宋体"/>
          <w:szCs w:val="21"/>
          <w:highlight w:val="none"/>
          <w:u w:val="single"/>
        </w:rPr>
        <w:t xml:space="preserve">  </w:t>
      </w:r>
      <w:r>
        <w:rPr>
          <w:rFonts w:hint="eastAsia" w:ascii="宋体" w:hAnsi="宋体" w:eastAsia="宋体"/>
          <w:szCs w:val="21"/>
          <w:highlight w:val="none"/>
        </w:rPr>
        <w:t>（采购人</w:t>
      </w:r>
      <w:r>
        <w:rPr>
          <w:rFonts w:hint="eastAsia" w:ascii="宋体" w:hAnsi="宋体" w:eastAsia="宋体"/>
          <w:szCs w:val="21"/>
          <w:highlight w:val="none"/>
          <w:lang w:eastAsia="zh-CN"/>
        </w:rPr>
        <w:t>、受采购人委托签订合同的单位</w:t>
      </w:r>
      <w:r>
        <w:rPr>
          <w:rFonts w:hint="eastAsia" w:ascii="宋体" w:hAnsi="宋体" w:eastAsia="宋体"/>
          <w:szCs w:val="21"/>
          <w:highlight w:val="none"/>
        </w:rPr>
        <w:t>或采购</w:t>
      </w:r>
      <w:r>
        <w:rPr>
          <w:rFonts w:hint="eastAsia" w:ascii="宋体" w:hAnsi="宋体" w:eastAsia="宋体"/>
          <w:szCs w:val="21"/>
          <w:highlight w:val="none"/>
          <w:lang w:val="en-US" w:eastAsia="zh-CN"/>
        </w:rPr>
        <w:tab/>
      </w:r>
      <w:r>
        <w:rPr>
          <w:rFonts w:hint="eastAsia" w:ascii="宋体" w:hAnsi="宋体" w:eastAsia="宋体"/>
          <w:szCs w:val="21"/>
          <w:highlight w:val="none"/>
          <w:lang w:val="en-US" w:eastAsia="zh-CN"/>
        </w:rPr>
        <w:t xml:space="preserve">                                   </w:t>
      </w:r>
      <w:r>
        <w:rPr>
          <w:rFonts w:hint="eastAsia" w:ascii="宋体" w:hAnsi="宋体" w:eastAsia="宋体"/>
          <w:szCs w:val="21"/>
          <w:highlight w:val="none"/>
        </w:rPr>
        <w:t>文件约定的合同甲方）</w:t>
      </w:r>
    </w:p>
    <w:p w14:paraId="72E4DE58">
      <w:pPr>
        <w:adjustRightInd w:val="0"/>
        <w:snapToGrid w:val="0"/>
        <w:spacing w:before="0" w:beforeLines="0" w:line="400" w:lineRule="exact"/>
        <w:rPr>
          <w:rFonts w:ascii="宋体" w:hAnsi="宋体" w:eastAsia="宋体"/>
          <w:szCs w:val="21"/>
          <w:highlight w:val="none"/>
        </w:rPr>
      </w:pPr>
      <w:r>
        <w:rPr>
          <w:rFonts w:hint="eastAsia" w:ascii="宋体" w:hAnsi="宋体" w:eastAsia="宋体"/>
          <w:szCs w:val="21"/>
          <w:highlight w:val="none"/>
        </w:rPr>
        <w:t>乙方</w:t>
      </w:r>
      <w:r>
        <w:rPr>
          <w:rFonts w:hint="eastAsia" w:ascii="宋体" w:hAnsi="宋体" w:eastAsia="宋体"/>
          <w:szCs w:val="21"/>
          <w:highlight w:val="none"/>
          <w:lang w:val="en-US" w:eastAsia="zh-CN"/>
        </w:rPr>
        <w:t>1</w:t>
      </w:r>
      <w:r>
        <w:rPr>
          <w:rFonts w:hint="eastAsia" w:ascii="宋体" w:hAnsi="宋体" w:eastAsia="宋体"/>
          <w:szCs w:val="21"/>
          <w:highlight w:val="none"/>
        </w:rPr>
        <w:t>（全称）：</w:t>
      </w:r>
      <w:r>
        <w:rPr>
          <w:rFonts w:hint="eastAsia" w:ascii="宋体" w:hAnsi="宋体" w:eastAsia="宋体"/>
          <w:szCs w:val="21"/>
          <w:highlight w:val="none"/>
          <w:u w:val="single"/>
        </w:rPr>
        <w:t xml:space="preserve">                       </w:t>
      </w:r>
      <w:r>
        <w:rPr>
          <w:rFonts w:hint="eastAsia" w:ascii="宋体" w:hAnsi="宋体" w:eastAsia="宋体"/>
          <w:szCs w:val="21"/>
          <w:highlight w:val="none"/>
        </w:rPr>
        <w:t>（供应商）</w:t>
      </w:r>
    </w:p>
    <w:p w14:paraId="6A39DDE9">
      <w:pPr>
        <w:adjustRightInd w:val="0"/>
        <w:snapToGrid w:val="0"/>
        <w:spacing w:before="0" w:beforeLines="0" w:line="400" w:lineRule="exact"/>
        <w:rPr>
          <w:rFonts w:hint="eastAsia" w:ascii="宋体" w:hAnsi="宋体" w:eastAsia="宋体"/>
          <w:szCs w:val="21"/>
          <w:highlight w:val="none"/>
        </w:rPr>
      </w:pPr>
      <w:r>
        <w:rPr>
          <w:rFonts w:hint="eastAsia" w:ascii="宋体" w:hAnsi="宋体" w:eastAsia="宋体"/>
          <w:szCs w:val="21"/>
          <w:highlight w:val="none"/>
        </w:rPr>
        <w:t>乙方2（全称）：</w:t>
      </w:r>
      <w:r>
        <w:rPr>
          <w:rFonts w:hint="eastAsia" w:ascii="宋体" w:hAnsi="宋体" w:eastAsia="宋体"/>
          <w:szCs w:val="21"/>
          <w:highlight w:val="none"/>
          <w:u w:val="single"/>
        </w:rPr>
        <w:t xml:space="preserve">                        </w:t>
      </w:r>
      <w:r>
        <w:rPr>
          <w:rFonts w:hint="eastAsia" w:ascii="宋体" w:hAnsi="宋体" w:eastAsia="宋体"/>
          <w:szCs w:val="21"/>
          <w:highlight w:val="none"/>
        </w:rPr>
        <w:t>（联合体成员供应商或其他合同主体）（如有）</w:t>
      </w:r>
    </w:p>
    <w:p w14:paraId="3B589859">
      <w:pPr>
        <w:adjustRightInd w:val="0"/>
        <w:snapToGrid w:val="0"/>
        <w:spacing w:before="0" w:beforeLines="0" w:line="400" w:lineRule="exact"/>
        <w:rPr>
          <w:rFonts w:hint="eastAsia" w:ascii="宋体" w:hAnsi="宋体" w:eastAsia="宋体"/>
          <w:szCs w:val="21"/>
          <w:highlight w:val="none"/>
        </w:rPr>
      </w:pPr>
      <w:r>
        <w:rPr>
          <w:rFonts w:hint="eastAsia" w:eastAsia="宋体"/>
          <w:highlight w:val="none"/>
          <w:lang w:eastAsia="zh-CN"/>
        </w:rPr>
        <w:t>乙方</w:t>
      </w:r>
      <w:r>
        <w:rPr>
          <w:rFonts w:hint="eastAsia" w:ascii="宋体" w:hAnsi="宋体" w:eastAsia="宋体"/>
          <w:szCs w:val="21"/>
          <w:highlight w:val="none"/>
          <w:lang w:val="en-US" w:eastAsia="zh-CN"/>
        </w:rPr>
        <w:t>3</w:t>
      </w:r>
      <w:r>
        <w:rPr>
          <w:rFonts w:hint="eastAsia" w:eastAsia="宋体"/>
          <w:highlight w:val="none"/>
          <w:lang w:val="en-US" w:eastAsia="zh-CN"/>
        </w:rPr>
        <w:t>（全称）</w:t>
      </w:r>
      <w:r>
        <w:rPr>
          <w:rFonts w:hint="eastAsia" w:ascii="宋体" w:hAnsi="宋体" w:eastAsia="宋体"/>
          <w:szCs w:val="21"/>
          <w:highlight w:val="none"/>
          <w:u w:val="single"/>
        </w:rPr>
        <w:t xml:space="preserve">                          </w:t>
      </w:r>
      <w:r>
        <w:rPr>
          <w:rFonts w:hint="eastAsia" w:ascii="宋体" w:hAnsi="宋体" w:eastAsia="宋体"/>
          <w:szCs w:val="21"/>
          <w:highlight w:val="none"/>
        </w:rPr>
        <w:t>（联合体成员供应商或其他合同主体）（如有）</w:t>
      </w:r>
    </w:p>
    <w:p w14:paraId="3EEF1D23">
      <w:pPr>
        <w:spacing w:beforeLines="0" w:line="400" w:lineRule="exact"/>
        <w:rPr>
          <w:rFonts w:hint="default" w:eastAsia="宋体"/>
          <w:highlight w:val="none"/>
          <w:lang w:val="en-US" w:eastAsia="zh-CN"/>
        </w:rPr>
      </w:pPr>
    </w:p>
    <w:p w14:paraId="1B4054D0">
      <w:pPr>
        <w:widowControl w:val="0"/>
        <w:adjustRightInd w:val="0"/>
        <w:snapToGrid w:val="0"/>
        <w:spacing w:before="0" w:beforeLines="0" w:after="0" w:line="400" w:lineRule="exact"/>
        <w:ind w:left="0" w:leftChars="0" w:firstLine="420" w:firstLineChars="200"/>
        <w:jc w:val="both"/>
        <w:rPr>
          <w:rFonts w:ascii="宋体" w:hAnsi="宋体" w:eastAsia="宋体" w:cs="Times New Roman"/>
          <w:kern w:val="2"/>
          <w:sz w:val="21"/>
          <w:szCs w:val="21"/>
          <w:highlight w:val="none"/>
          <w:lang w:val="en-US" w:eastAsia="zh-CN" w:bidi="ar-SA"/>
        </w:rPr>
      </w:pPr>
      <w:r>
        <w:rPr>
          <w:rFonts w:hint="eastAsia" w:ascii="宋体" w:hAnsi="宋体" w:eastAsia="宋体" w:cs="Times New Roman"/>
          <w:kern w:val="2"/>
          <w:sz w:val="21"/>
          <w:szCs w:val="21"/>
          <w:highlight w:val="none"/>
          <w:lang w:val="en-US" w:eastAsia="zh-CN" w:bidi="ar-SA"/>
        </w:rPr>
        <w:t>依据《中华人民共和国民法典》《中华人民共和国政府采购法》《深圳经济特区政府采购条例》等有关的法律法规，以及</w:t>
      </w:r>
      <w:r>
        <w:rPr>
          <w:rFonts w:hint="eastAsia" w:ascii="宋体" w:hAnsi="宋体" w:eastAsia="宋体" w:cs="Times New Roman"/>
          <w:i w:val="0"/>
          <w:iCs w:val="0"/>
          <w:kern w:val="2"/>
          <w:sz w:val="21"/>
          <w:szCs w:val="21"/>
          <w:highlight w:val="none"/>
          <w:u w:val="none"/>
          <w:lang w:val="en-US" w:eastAsia="zh-CN" w:bidi="ar-SA"/>
        </w:rPr>
        <w:t>本采购项目</w:t>
      </w:r>
      <w:r>
        <w:rPr>
          <w:rFonts w:hint="eastAsia" w:ascii="宋体" w:hAnsi="宋体" w:eastAsia="宋体" w:cs="Times New Roman"/>
          <w:kern w:val="2"/>
          <w:sz w:val="21"/>
          <w:szCs w:val="21"/>
          <w:highlight w:val="none"/>
          <w:lang w:val="en-US" w:eastAsia="zh-CN" w:bidi="ar-SA"/>
        </w:rPr>
        <w:t xml:space="preserve">的招标文件等采购文件、乙方的《投标（响应）文件》及《中标（成交）通知书》，甲乙双方同意签订本合同。具体情况及要求如下：     </w:t>
      </w:r>
    </w:p>
    <w:p w14:paraId="18972F63">
      <w:pPr>
        <w:numPr>
          <w:ilvl w:val="0"/>
          <w:numId w:val="22"/>
        </w:numPr>
        <w:adjustRightInd w:val="0"/>
        <w:snapToGrid w:val="0"/>
        <w:spacing w:before="0" w:beforeLines="0" w:line="400" w:lineRule="exact"/>
        <w:ind w:firstLine="422" w:firstLineChars="200"/>
        <w:rPr>
          <w:rFonts w:ascii="宋体" w:hAnsi="宋体" w:eastAsia="宋体"/>
          <w:b/>
          <w:szCs w:val="21"/>
          <w:highlight w:val="none"/>
        </w:rPr>
      </w:pPr>
      <w:r>
        <w:rPr>
          <w:rFonts w:hint="eastAsia" w:ascii="宋体" w:hAnsi="宋体" w:eastAsia="宋体"/>
          <w:b/>
          <w:szCs w:val="21"/>
          <w:highlight w:val="none"/>
        </w:rPr>
        <w:t>项目信息</w:t>
      </w:r>
    </w:p>
    <w:p w14:paraId="11890C88">
      <w:pPr>
        <w:widowControl w:val="0"/>
        <w:numPr>
          <w:ilvl w:val="0"/>
          <w:numId w:val="23"/>
        </w:numPr>
        <w:adjustRightInd w:val="0"/>
        <w:snapToGrid w:val="0"/>
        <w:spacing w:before="0" w:beforeLines="0" w:after="0" w:line="400" w:lineRule="exact"/>
        <w:ind w:left="0" w:leftChars="0" w:firstLine="420" w:firstLineChars="200"/>
        <w:jc w:val="both"/>
        <w:rPr>
          <w:rFonts w:ascii="宋体" w:hAnsi="宋体" w:eastAsia="宋体" w:cs="Times New Roman"/>
          <w:kern w:val="2"/>
          <w:sz w:val="21"/>
          <w:szCs w:val="21"/>
          <w:highlight w:val="none"/>
          <w:u w:val="single"/>
          <w:lang w:val="en-US" w:eastAsia="zh-CN" w:bidi="ar-SA"/>
        </w:rPr>
      </w:pPr>
      <w:r>
        <w:rPr>
          <w:rFonts w:hint="eastAsia" w:ascii="宋体" w:hAnsi="宋体" w:eastAsia="宋体" w:cs="Times New Roman"/>
          <w:kern w:val="2"/>
          <w:sz w:val="21"/>
          <w:szCs w:val="21"/>
          <w:highlight w:val="none"/>
          <w:lang w:val="en-US" w:eastAsia="zh-CN" w:bidi="ar-SA"/>
        </w:rPr>
        <w:t>采购项目名称：</w:t>
      </w:r>
      <w:r>
        <w:rPr>
          <w:rFonts w:hint="eastAsia" w:ascii="宋体" w:hAnsi="宋体" w:eastAsia="宋体"/>
          <w:szCs w:val="21"/>
          <w:highlight w:val="none"/>
          <w:u w:val="single"/>
        </w:rPr>
        <w:t xml:space="preserve">                          </w:t>
      </w:r>
      <w:r>
        <w:rPr>
          <w:rFonts w:hint="eastAsia" w:ascii="宋体" w:hAnsi="宋体" w:eastAsia="宋体"/>
          <w:szCs w:val="21"/>
          <w:highlight w:val="none"/>
          <w:u w:val="single"/>
          <w:lang w:val="en-US" w:eastAsia="zh-CN"/>
        </w:rPr>
        <w:t xml:space="preserve">                  </w:t>
      </w:r>
    </w:p>
    <w:p w14:paraId="520F3166">
      <w:pPr>
        <w:widowControl w:val="0"/>
        <w:numPr>
          <w:ilvl w:val="-1"/>
          <w:numId w:val="0"/>
        </w:numPr>
        <w:tabs>
          <w:tab w:val="left" w:pos="999"/>
        </w:tabs>
        <w:adjustRightInd w:val="0"/>
        <w:snapToGrid w:val="0"/>
        <w:spacing w:before="0" w:beforeLines="0" w:after="0" w:line="400" w:lineRule="exact"/>
        <w:ind w:left="0" w:leftChars="0" w:firstLine="0" w:firstLineChars="0"/>
        <w:jc w:val="both"/>
        <w:rPr>
          <w:rFonts w:hint="default" w:ascii="宋体" w:hAnsi="宋体" w:eastAsia="宋体" w:cs="Times New Roman"/>
          <w:kern w:val="2"/>
          <w:sz w:val="21"/>
          <w:szCs w:val="21"/>
          <w:highlight w:val="none"/>
          <w:u w:val="none"/>
          <w:lang w:val="en-US" w:eastAsia="zh-CN" w:bidi="ar-SA"/>
        </w:rPr>
      </w:pPr>
      <w:r>
        <w:rPr>
          <w:rFonts w:hint="eastAsia" w:ascii="宋体" w:hAnsi="宋体" w:eastAsia="宋体" w:cs="Times New Roman"/>
          <w:kern w:val="2"/>
          <w:sz w:val="21"/>
          <w:szCs w:val="21"/>
          <w:highlight w:val="none"/>
          <w:u w:val="none"/>
          <w:lang w:val="en-US" w:eastAsia="zh-CN" w:bidi="ar-SA"/>
        </w:rPr>
        <w:t xml:space="preserve">         采购项目编号：</w:t>
      </w:r>
      <w:r>
        <w:rPr>
          <w:rFonts w:ascii="宋体" w:hAnsi="宋体" w:eastAsia="宋体" w:cs="Times New Roman"/>
          <w:kern w:val="2"/>
          <w:sz w:val="21"/>
          <w:szCs w:val="21"/>
          <w:highlight w:val="none"/>
          <w:u w:val="single"/>
          <w:lang w:val="en-US" w:eastAsia="zh-CN" w:bidi="ar-SA"/>
        </w:rPr>
        <w:t xml:space="preserve">                                          </w:t>
      </w:r>
    </w:p>
    <w:p w14:paraId="73089FE3">
      <w:pPr>
        <w:widowControl w:val="0"/>
        <w:adjustRightInd w:val="0"/>
        <w:snapToGrid w:val="0"/>
        <w:spacing w:before="0" w:beforeLines="0" w:after="0" w:line="400" w:lineRule="exact"/>
        <w:ind w:left="0" w:leftChars="0" w:firstLine="420" w:firstLineChars="200"/>
        <w:jc w:val="both"/>
        <w:rPr>
          <w:rFonts w:ascii="宋体" w:hAnsi="宋体" w:eastAsia="宋体" w:cs="Times New Roman"/>
          <w:kern w:val="2"/>
          <w:sz w:val="21"/>
          <w:szCs w:val="21"/>
          <w:highlight w:val="none"/>
          <w:lang w:val="en-US" w:eastAsia="zh-CN" w:bidi="ar-SA"/>
        </w:rPr>
      </w:pPr>
      <w:r>
        <w:rPr>
          <w:rFonts w:hint="eastAsia" w:ascii="宋体" w:hAnsi="宋体" w:eastAsia="宋体" w:cs="Times New Roman"/>
          <w:kern w:val="2"/>
          <w:sz w:val="21"/>
          <w:szCs w:val="21"/>
          <w:highlight w:val="none"/>
          <w:lang w:val="en-US" w:eastAsia="zh-CN" w:bidi="ar-SA"/>
        </w:rPr>
        <w:t>（2）采购计划编号：</w:t>
      </w:r>
      <w:r>
        <w:rPr>
          <w:rFonts w:ascii="宋体" w:hAnsi="宋体" w:eastAsia="宋体" w:cs="Times New Roman"/>
          <w:kern w:val="2"/>
          <w:sz w:val="21"/>
          <w:szCs w:val="21"/>
          <w:highlight w:val="none"/>
          <w:u w:val="single"/>
          <w:lang w:val="en-US" w:eastAsia="zh-CN" w:bidi="ar-SA"/>
        </w:rPr>
        <w:t xml:space="preserve">                     </w:t>
      </w:r>
      <w:r>
        <w:rPr>
          <w:rFonts w:hint="eastAsia" w:ascii="宋体" w:hAnsi="宋体" w:eastAsia="宋体" w:cs="Times New Roman"/>
          <w:kern w:val="2"/>
          <w:sz w:val="21"/>
          <w:szCs w:val="21"/>
          <w:highlight w:val="none"/>
          <w:u w:val="single"/>
          <w:lang w:val="en-US" w:eastAsia="zh-CN" w:bidi="ar-SA"/>
        </w:rPr>
        <w:t xml:space="preserve">                </w:t>
      </w:r>
      <w:r>
        <w:rPr>
          <w:rFonts w:ascii="宋体" w:hAnsi="宋体" w:eastAsia="宋体" w:cs="Times New Roman"/>
          <w:kern w:val="2"/>
          <w:sz w:val="21"/>
          <w:szCs w:val="21"/>
          <w:highlight w:val="none"/>
          <w:u w:val="single"/>
          <w:lang w:val="en-US" w:eastAsia="zh-CN" w:bidi="ar-SA"/>
        </w:rPr>
        <w:t xml:space="preserve">     </w:t>
      </w:r>
      <w:r>
        <w:rPr>
          <w:rFonts w:ascii="宋体" w:hAnsi="宋体" w:eastAsia="宋体" w:cs="Times New Roman"/>
          <w:kern w:val="2"/>
          <w:sz w:val="21"/>
          <w:szCs w:val="21"/>
          <w:highlight w:val="none"/>
          <w:lang w:val="en-US" w:eastAsia="zh-CN" w:bidi="ar-SA"/>
        </w:rPr>
        <w:t xml:space="preserve"> </w:t>
      </w:r>
    </w:p>
    <w:p w14:paraId="4AC0C1C0">
      <w:pPr>
        <w:adjustRightInd w:val="0"/>
        <w:snapToGrid w:val="0"/>
        <w:spacing w:before="0" w:beforeLines="0" w:line="400" w:lineRule="exact"/>
        <w:ind w:firstLine="420" w:firstLineChars="200"/>
        <w:rPr>
          <w:rFonts w:hint="eastAsia" w:ascii="宋体" w:hAnsi="宋体" w:eastAsia="宋体"/>
          <w:szCs w:val="21"/>
          <w:highlight w:val="none"/>
        </w:rPr>
      </w:pPr>
      <w:r>
        <w:rPr>
          <w:rFonts w:hint="eastAsia" w:ascii="宋体" w:hAnsi="宋体" w:eastAsia="宋体"/>
          <w:szCs w:val="21"/>
          <w:highlight w:val="none"/>
        </w:rPr>
        <w:t>（3）项目内容：</w:t>
      </w:r>
    </w:p>
    <w:p w14:paraId="0217BE14">
      <w:pPr>
        <w:adjustRightInd w:val="0"/>
        <w:snapToGrid w:val="0"/>
        <w:spacing w:before="0" w:beforeLines="0" w:line="400" w:lineRule="exact"/>
        <w:ind w:firstLine="420" w:firstLineChars="200"/>
        <w:rPr>
          <w:rFonts w:hint="eastAsia" w:ascii="宋体" w:hAnsi="宋体" w:eastAsia="宋体"/>
          <w:szCs w:val="21"/>
          <w:highlight w:val="none"/>
          <w:lang w:val="en-US" w:eastAsia="zh-CN"/>
        </w:rPr>
      </w:pPr>
      <w:r>
        <w:rPr>
          <w:rFonts w:hint="eastAsia" w:ascii="宋体" w:hAnsi="宋体" w:eastAsia="宋体"/>
          <w:szCs w:val="21"/>
          <w:highlight w:val="none"/>
          <w:lang w:val="en-US" w:eastAsia="zh-CN"/>
        </w:rPr>
        <w:t xml:space="preserve">     </w:t>
      </w:r>
      <w:r>
        <w:rPr>
          <w:rFonts w:hint="eastAsia" w:ascii="宋体" w:hAnsi="宋体" w:eastAsia="宋体"/>
          <w:szCs w:val="21"/>
          <w:highlight w:val="none"/>
          <w:lang w:eastAsia="zh-CN"/>
        </w:rPr>
        <w:t>采购标的及数量</w:t>
      </w:r>
      <w:r>
        <w:rPr>
          <w:rFonts w:hint="eastAsia" w:ascii="宋体" w:hAnsi="宋体" w:eastAsia="宋体"/>
          <w:szCs w:val="21"/>
          <w:highlight w:val="none"/>
          <w:lang w:val="en-US" w:eastAsia="zh-CN"/>
        </w:rPr>
        <w:t>（台/套</w:t>
      </w:r>
      <w:r>
        <w:rPr>
          <w:rFonts w:hint="default" w:ascii="宋体" w:hAnsi="宋体" w:eastAsia="宋体"/>
          <w:szCs w:val="21"/>
          <w:highlight w:val="none"/>
          <w:lang w:val="en" w:eastAsia="zh-CN"/>
        </w:rPr>
        <w:t>/</w:t>
      </w:r>
      <w:r>
        <w:rPr>
          <w:rFonts w:hint="eastAsia" w:ascii="宋体" w:hAnsi="宋体" w:eastAsia="宋体"/>
          <w:szCs w:val="21"/>
          <w:highlight w:val="none"/>
          <w:lang w:val="en" w:eastAsia="zh-CN"/>
        </w:rPr>
        <w:t>个</w:t>
      </w:r>
      <w:r>
        <w:rPr>
          <w:rFonts w:hint="default" w:ascii="宋体" w:hAnsi="宋体" w:eastAsia="宋体"/>
          <w:szCs w:val="21"/>
          <w:highlight w:val="none"/>
          <w:lang w:val="en" w:eastAsia="zh-CN"/>
        </w:rPr>
        <w:t>/</w:t>
      </w:r>
      <w:r>
        <w:rPr>
          <w:rFonts w:hint="eastAsia" w:ascii="宋体" w:hAnsi="宋体" w:eastAsia="宋体"/>
          <w:szCs w:val="21"/>
          <w:highlight w:val="none"/>
          <w:lang w:val="en" w:eastAsia="zh-CN"/>
        </w:rPr>
        <w:t>架</w:t>
      </w:r>
      <w:r>
        <w:rPr>
          <w:rFonts w:hint="default" w:ascii="宋体" w:hAnsi="宋体" w:eastAsia="宋体"/>
          <w:szCs w:val="21"/>
          <w:highlight w:val="none"/>
          <w:lang w:val="en" w:eastAsia="zh-CN"/>
        </w:rPr>
        <w:t>/</w:t>
      </w:r>
      <w:r>
        <w:rPr>
          <w:rFonts w:hint="eastAsia" w:ascii="宋体" w:hAnsi="宋体" w:eastAsia="宋体"/>
          <w:szCs w:val="21"/>
          <w:highlight w:val="none"/>
          <w:lang w:val="en" w:eastAsia="zh-CN"/>
        </w:rPr>
        <w:t>组等</w:t>
      </w:r>
      <w:r>
        <w:rPr>
          <w:rFonts w:hint="eastAsia" w:ascii="宋体" w:hAnsi="宋体" w:eastAsia="宋体"/>
          <w:szCs w:val="21"/>
          <w:highlight w:val="none"/>
          <w:lang w:val="en-US" w:eastAsia="zh-CN"/>
        </w:rPr>
        <w:t>）</w:t>
      </w:r>
      <w:r>
        <w:rPr>
          <w:rFonts w:hint="eastAsia" w:ascii="宋体" w:hAnsi="宋体" w:eastAsia="宋体"/>
          <w:szCs w:val="21"/>
          <w:highlight w:val="none"/>
          <w:lang w:eastAsia="zh-CN"/>
        </w:rPr>
        <w:t>：</w:t>
      </w:r>
      <w:r>
        <w:rPr>
          <w:rFonts w:hint="eastAsia" w:ascii="宋体" w:hAnsi="宋体" w:eastAsia="宋体"/>
          <w:szCs w:val="21"/>
          <w:highlight w:val="none"/>
          <w:u w:val="single"/>
          <w:lang w:val="en-US" w:eastAsia="zh-CN"/>
        </w:rPr>
        <w:t xml:space="preserve">                       </w:t>
      </w:r>
      <w:r>
        <w:rPr>
          <w:rFonts w:hint="eastAsia" w:ascii="宋体" w:hAnsi="宋体" w:eastAsia="宋体"/>
          <w:szCs w:val="21"/>
          <w:highlight w:val="none"/>
          <w:u w:val="none"/>
          <w:lang w:val="en-US" w:eastAsia="zh-CN"/>
        </w:rPr>
        <w:t xml:space="preserve">            </w:t>
      </w:r>
      <w:r>
        <w:rPr>
          <w:rFonts w:hint="eastAsia" w:ascii="宋体" w:hAnsi="宋体" w:eastAsia="宋体"/>
          <w:szCs w:val="21"/>
          <w:highlight w:val="none"/>
          <w:u w:val="single"/>
          <w:lang w:val="en-US" w:eastAsia="zh-CN"/>
        </w:rPr>
        <w:t xml:space="preserve">                  </w:t>
      </w:r>
      <w:r>
        <w:rPr>
          <w:rFonts w:hint="eastAsia" w:ascii="宋体" w:hAnsi="宋体" w:eastAsia="宋体"/>
          <w:szCs w:val="21"/>
          <w:highlight w:val="none"/>
          <w:lang w:val="en-US" w:eastAsia="zh-CN"/>
        </w:rPr>
        <w:t xml:space="preserve"> </w:t>
      </w:r>
    </w:p>
    <w:p w14:paraId="5E67E407">
      <w:pPr>
        <w:numPr>
          <w:ilvl w:val="-1"/>
          <w:numId w:val="0"/>
        </w:numPr>
        <w:adjustRightInd w:val="0"/>
        <w:snapToGrid w:val="0"/>
        <w:spacing w:before="0" w:beforeLines="0" w:line="400" w:lineRule="exact"/>
        <w:ind w:firstLine="420" w:firstLineChars="200"/>
        <w:rPr>
          <w:rFonts w:hint="default" w:ascii="宋体" w:hAnsi="宋体" w:eastAsia="宋体" w:cs="宋体"/>
          <w:szCs w:val="21"/>
          <w:highlight w:val="none"/>
          <w:lang w:val="en" w:eastAsia="zh-CN"/>
        </w:rPr>
      </w:pPr>
      <w:r>
        <w:rPr>
          <w:rFonts w:hint="eastAsia" w:ascii="宋体" w:hAnsi="宋体" w:eastAsia="宋体"/>
          <w:szCs w:val="21"/>
          <w:highlight w:val="none"/>
          <w:u w:val="none"/>
          <w:lang w:val="en-US" w:eastAsia="zh-CN"/>
        </w:rPr>
        <w:t xml:space="preserve">     </w:t>
      </w:r>
      <w:r>
        <w:rPr>
          <w:rFonts w:hint="eastAsia" w:ascii="宋体" w:hAnsi="宋体" w:eastAsia="宋体" w:cs="宋体"/>
          <w:szCs w:val="21"/>
          <w:highlight w:val="none"/>
          <w:lang w:val="en-US" w:eastAsia="zh-CN"/>
        </w:rPr>
        <w:t>品牌：</w:t>
      </w:r>
      <w:r>
        <w:rPr>
          <w:rFonts w:hint="eastAsia" w:ascii="宋体" w:hAnsi="宋体" w:eastAsia="宋体" w:cs="宋体"/>
          <w:szCs w:val="21"/>
          <w:highlight w:val="none"/>
          <w:u w:val="single"/>
          <w:lang w:val="en-US" w:eastAsia="zh-CN"/>
        </w:rPr>
        <w:t xml:space="preserve">      </w:t>
      </w:r>
      <w:r>
        <w:rPr>
          <w:rFonts w:hint="default" w:ascii="宋体" w:hAnsi="宋体" w:eastAsia="宋体" w:cs="宋体"/>
          <w:szCs w:val="21"/>
          <w:highlight w:val="none"/>
          <w:u w:val="single"/>
          <w:lang w:val="en" w:eastAsia="zh-CN"/>
        </w:rPr>
        <w:t xml:space="preserve">   </w:t>
      </w:r>
      <w:r>
        <w:rPr>
          <w:rFonts w:hint="eastAsia" w:ascii="宋体" w:hAnsi="宋体" w:eastAsia="宋体" w:cs="宋体"/>
          <w:szCs w:val="21"/>
          <w:highlight w:val="none"/>
          <w:u w:val="single"/>
          <w:lang w:val="en-US" w:eastAsia="zh-CN"/>
        </w:rPr>
        <w:t xml:space="preserve">    </w:t>
      </w:r>
      <w:r>
        <w:rPr>
          <w:rFonts w:hint="default" w:ascii="宋体" w:hAnsi="宋体" w:eastAsia="宋体" w:cs="宋体"/>
          <w:szCs w:val="21"/>
          <w:highlight w:val="none"/>
          <w:u w:val="single"/>
          <w:lang w:val="en" w:eastAsia="zh-CN"/>
        </w:rPr>
        <w:t xml:space="preserve"> </w:t>
      </w:r>
      <w:r>
        <w:rPr>
          <w:rFonts w:hint="eastAsia" w:ascii="宋体" w:hAnsi="宋体" w:eastAsia="宋体" w:cs="宋体"/>
          <w:szCs w:val="21"/>
          <w:highlight w:val="none"/>
          <w:u w:val="single"/>
          <w:lang w:val="en-US" w:eastAsia="zh-CN"/>
        </w:rPr>
        <w:t xml:space="preserve"> </w:t>
      </w:r>
      <w:r>
        <w:rPr>
          <w:rFonts w:hint="default" w:ascii="宋体" w:hAnsi="宋体" w:eastAsia="宋体" w:cs="宋体"/>
          <w:szCs w:val="21"/>
          <w:highlight w:val="none"/>
          <w:u w:val="none"/>
          <w:lang w:val="en" w:eastAsia="zh-CN"/>
        </w:rPr>
        <w:t xml:space="preserve">     </w:t>
      </w:r>
      <w:r>
        <w:rPr>
          <w:rFonts w:hint="eastAsia" w:ascii="宋体" w:hAnsi="宋体" w:eastAsia="宋体" w:cs="宋体"/>
          <w:szCs w:val="21"/>
          <w:highlight w:val="none"/>
          <w:lang w:val="en-US" w:eastAsia="zh-CN"/>
        </w:rPr>
        <w:t>规格型号：</w:t>
      </w:r>
      <w:r>
        <w:rPr>
          <w:rFonts w:hint="eastAsia" w:ascii="宋体" w:hAnsi="宋体" w:eastAsia="宋体" w:cs="宋体"/>
          <w:szCs w:val="21"/>
          <w:highlight w:val="none"/>
          <w:u w:val="single"/>
          <w:lang w:val="en-US" w:eastAsia="zh-CN"/>
        </w:rPr>
        <w:t xml:space="preserve">   </w:t>
      </w:r>
      <w:r>
        <w:rPr>
          <w:rFonts w:hint="default" w:ascii="宋体" w:hAnsi="宋体" w:eastAsia="宋体" w:cs="宋体"/>
          <w:szCs w:val="21"/>
          <w:highlight w:val="none"/>
          <w:u w:val="single"/>
          <w:lang w:val="en" w:eastAsia="zh-CN"/>
        </w:rPr>
        <w:t xml:space="preserve">  </w:t>
      </w:r>
      <w:r>
        <w:rPr>
          <w:rFonts w:hint="eastAsia" w:ascii="宋体" w:hAnsi="宋体" w:eastAsia="宋体" w:cs="宋体"/>
          <w:szCs w:val="21"/>
          <w:highlight w:val="none"/>
          <w:u w:val="single"/>
          <w:lang w:val="en-US" w:eastAsia="zh-CN"/>
        </w:rPr>
        <w:t xml:space="preserve">       </w:t>
      </w:r>
      <w:r>
        <w:rPr>
          <w:rFonts w:hint="default" w:ascii="宋体" w:hAnsi="宋体" w:eastAsia="宋体" w:cs="宋体"/>
          <w:szCs w:val="21"/>
          <w:highlight w:val="none"/>
          <w:u w:val="single"/>
          <w:lang w:val="en" w:eastAsia="zh-CN"/>
        </w:rPr>
        <w:t xml:space="preserve">   </w:t>
      </w:r>
    </w:p>
    <w:p w14:paraId="1B517825">
      <w:pPr>
        <w:adjustRightInd w:val="0"/>
        <w:snapToGrid w:val="0"/>
        <w:spacing w:before="0" w:beforeLines="0" w:line="400" w:lineRule="exact"/>
        <w:ind w:firstLine="945" w:firstLineChars="450"/>
        <w:rPr>
          <w:rFonts w:ascii="宋体" w:hAnsi="宋体" w:eastAsia="宋体"/>
          <w:szCs w:val="21"/>
          <w:highlight w:val="none"/>
          <w:u w:val="single"/>
        </w:rPr>
      </w:pPr>
      <w:r>
        <w:rPr>
          <w:rFonts w:hint="eastAsia" w:ascii="宋体" w:hAnsi="宋体" w:eastAsia="宋体"/>
          <w:szCs w:val="21"/>
          <w:highlight w:val="none"/>
          <w:u w:val="none"/>
          <w:lang w:val="en-US" w:eastAsia="zh-CN"/>
        </w:rPr>
        <w:t>采购标的的技术要求、商务要求具体见附件。</w:t>
      </w:r>
    </w:p>
    <w:p w14:paraId="5AF55D6C">
      <w:pPr>
        <w:numPr>
          <w:ilvl w:val="-1"/>
          <w:numId w:val="0"/>
        </w:numPr>
        <w:adjustRightInd w:val="0"/>
        <w:snapToGrid w:val="0"/>
        <w:spacing w:before="0" w:beforeLines="0" w:line="400" w:lineRule="exact"/>
        <w:ind w:firstLine="945" w:firstLineChars="450"/>
        <w:rPr>
          <w:rFonts w:hint="eastAsia" w:ascii="宋体" w:hAnsi="宋体" w:eastAsia="宋体" w:cs="宋体"/>
          <w:szCs w:val="21"/>
          <w:highlight w:val="none"/>
          <w:lang w:val="en-US" w:eastAsia="zh-CN"/>
        </w:rPr>
      </w:pPr>
      <w:r>
        <w:rPr>
          <w:rFonts w:hint="eastAsia" w:ascii="汉仪书宋二S" w:hAnsi="汉仪书宋二S" w:eastAsia="汉仪书宋二S" w:cs="汉仪书宋二S"/>
          <w:szCs w:val="21"/>
          <w:highlight w:val="none"/>
          <w:lang w:val="en-US" w:eastAsia="zh-CN"/>
        </w:rPr>
        <w:t>①</w:t>
      </w:r>
      <w:r>
        <w:rPr>
          <w:rFonts w:hint="eastAsia" w:ascii="宋体" w:hAnsi="宋体" w:eastAsia="宋体" w:cs="宋体"/>
          <w:szCs w:val="21"/>
          <w:highlight w:val="none"/>
          <w:lang w:val="en-US" w:eastAsia="zh-CN"/>
        </w:rPr>
        <w:t>涉及信息类产品，请填写该产品关键部件的品牌、型号：</w:t>
      </w:r>
    </w:p>
    <w:p w14:paraId="20C38EED">
      <w:pPr>
        <w:numPr>
          <w:ilvl w:val="-1"/>
          <w:numId w:val="0"/>
        </w:numPr>
        <w:adjustRightInd w:val="0"/>
        <w:snapToGrid w:val="0"/>
        <w:spacing w:before="0" w:beforeLines="0" w:line="400" w:lineRule="exact"/>
        <w:ind w:firstLine="420" w:firstLineChars="200"/>
        <w:rPr>
          <w:rFonts w:hint="eastAsia" w:ascii="宋体" w:hAnsi="宋体" w:eastAsia="宋体" w:cs="宋体"/>
          <w:kern w:val="0"/>
          <w:szCs w:val="21"/>
          <w:highlight w:val="none"/>
          <w:u w:val="single"/>
          <w:lang w:val="en-US" w:eastAsia="zh-CN"/>
        </w:rPr>
      </w:pPr>
      <w:r>
        <w:rPr>
          <w:rFonts w:hint="eastAsia" w:ascii="宋体" w:hAnsi="宋体" w:eastAsia="宋体" w:cs="宋体"/>
          <w:szCs w:val="21"/>
          <w:highlight w:val="none"/>
          <w:lang w:val="en-US" w:eastAsia="zh-CN"/>
        </w:rPr>
        <w:t xml:space="preserve">     标的名称：</w:t>
      </w:r>
      <w:r>
        <w:rPr>
          <w:rFonts w:hint="eastAsia" w:ascii="宋体" w:hAnsi="宋体" w:eastAsia="宋体" w:cs="宋体"/>
          <w:kern w:val="0"/>
          <w:szCs w:val="21"/>
          <w:highlight w:val="none"/>
          <w:u w:val="single"/>
          <w:lang w:val="en-US" w:eastAsia="zh-CN"/>
        </w:rPr>
        <w:t xml:space="preserve">      </w:t>
      </w:r>
      <w:r>
        <w:rPr>
          <w:rFonts w:hint="default" w:ascii="宋体" w:hAnsi="宋体" w:eastAsia="宋体" w:cs="宋体"/>
          <w:kern w:val="0"/>
          <w:szCs w:val="21"/>
          <w:highlight w:val="none"/>
          <w:u w:val="single"/>
          <w:lang w:val="en" w:eastAsia="zh-CN"/>
        </w:rPr>
        <w:t xml:space="preserve">               </w:t>
      </w:r>
      <w:r>
        <w:rPr>
          <w:rFonts w:hint="eastAsia" w:ascii="宋体" w:hAnsi="宋体" w:eastAsia="宋体" w:cs="宋体"/>
          <w:kern w:val="0"/>
          <w:szCs w:val="21"/>
          <w:highlight w:val="none"/>
          <w:u w:val="single"/>
          <w:lang w:val="en-US" w:eastAsia="zh-CN"/>
        </w:rPr>
        <w:t xml:space="preserve">    </w:t>
      </w:r>
    </w:p>
    <w:p w14:paraId="4E89B295">
      <w:pPr>
        <w:numPr>
          <w:ilvl w:val="-1"/>
          <w:numId w:val="0"/>
        </w:numPr>
        <w:adjustRightInd w:val="0"/>
        <w:snapToGrid w:val="0"/>
        <w:spacing w:before="0" w:beforeLines="0" w:line="400" w:lineRule="exact"/>
        <w:ind w:firstLine="420" w:firstLineChars="200"/>
        <w:rPr>
          <w:rFonts w:hint="eastAsia" w:ascii="宋体" w:hAnsi="宋体" w:eastAsia="宋体" w:cs="宋体"/>
          <w:szCs w:val="21"/>
          <w:highlight w:val="none"/>
          <w:lang w:val="en-US" w:eastAsia="zh-CN"/>
        </w:rPr>
      </w:pPr>
      <w:r>
        <w:rPr>
          <w:rFonts w:hint="eastAsia" w:ascii="宋体" w:hAnsi="宋体" w:eastAsia="宋体" w:cs="宋体"/>
          <w:szCs w:val="21"/>
          <w:highlight w:val="none"/>
          <w:lang w:val="en-US" w:eastAsia="zh-CN"/>
        </w:rPr>
        <w:t xml:space="preserve">     关键部件：</w:t>
      </w:r>
      <w:r>
        <w:rPr>
          <w:rFonts w:hint="eastAsia" w:ascii="宋体" w:hAnsi="宋体" w:eastAsia="宋体" w:cs="宋体"/>
          <w:kern w:val="0"/>
          <w:szCs w:val="21"/>
          <w:highlight w:val="none"/>
          <w:u w:val="single"/>
          <w:lang w:val="en-US" w:eastAsia="zh-CN"/>
        </w:rPr>
        <w:t xml:space="preserve">          </w:t>
      </w:r>
      <w:r>
        <w:rPr>
          <w:rFonts w:hint="eastAsia" w:ascii="宋体" w:hAnsi="宋体" w:eastAsia="宋体" w:cs="宋体"/>
          <w:kern w:val="0"/>
          <w:szCs w:val="21"/>
          <w:highlight w:val="none"/>
          <w:u w:val="none"/>
          <w:lang w:val="en-US" w:eastAsia="zh-CN"/>
        </w:rPr>
        <w:t xml:space="preserve"> </w:t>
      </w:r>
      <w:r>
        <w:rPr>
          <w:rFonts w:hint="eastAsia" w:ascii="宋体" w:hAnsi="宋体" w:eastAsia="宋体" w:cs="宋体"/>
          <w:szCs w:val="21"/>
          <w:highlight w:val="none"/>
          <w:lang w:val="en-US" w:eastAsia="zh-CN"/>
        </w:rPr>
        <w:t>品牌：</w:t>
      </w:r>
      <w:r>
        <w:rPr>
          <w:rFonts w:hint="eastAsia" w:ascii="宋体" w:hAnsi="宋体" w:eastAsia="宋体" w:cs="宋体"/>
          <w:szCs w:val="21"/>
          <w:highlight w:val="none"/>
          <w:u w:val="single"/>
          <w:lang w:val="en-US" w:eastAsia="zh-CN"/>
        </w:rPr>
        <w:t xml:space="preserve">        </w:t>
      </w:r>
      <w:r>
        <w:rPr>
          <w:rFonts w:hint="eastAsia" w:ascii="宋体" w:hAnsi="宋体" w:eastAsia="宋体" w:cs="宋体"/>
          <w:szCs w:val="21"/>
          <w:highlight w:val="none"/>
          <w:u w:val="none"/>
          <w:lang w:val="en-US" w:eastAsia="zh-CN"/>
        </w:rPr>
        <w:t xml:space="preserve"> </w:t>
      </w:r>
      <w:r>
        <w:rPr>
          <w:rFonts w:hint="eastAsia" w:ascii="宋体" w:hAnsi="宋体" w:eastAsia="宋体" w:cs="宋体"/>
          <w:szCs w:val="21"/>
          <w:highlight w:val="none"/>
          <w:lang w:val="en-US" w:eastAsia="zh-CN"/>
        </w:rPr>
        <w:t>型号：</w:t>
      </w:r>
      <w:r>
        <w:rPr>
          <w:rFonts w:hint="eastAsia" w:ascii="宋体" w:hAnsi="宋体" w:eastAsia="宋体" w:cs="宋体"/>
          <w:szCs w:val="21"/>
          <w:highlight w:val="none"/>
          <w:u w:val="single"/>
          <w:lang w:val="en-US" w:eastAsia="zh-CN"/>
        </w:rPr>
        <w:t xml:space="preserve">       </w:t>
      </w:r>
      <w:r>
        <w:rPr>
          <w:rFonts w:hint="eastAsia" w:ascii="宋体" w:hAnsi="宋体" w:eastAsia="宋体" w:cs="宋体"/>
          <w:szCs w:val="21"/>
          <w:highlight w:val="none"/>
          <w:lang w:val="en-US" w:eastAsia="zh-CN"/>
        </w:rPr>
        <w:t xml:space="preserve"> </w:t>
      </w:r>
    </w:p>
    <w:p w14:paraId="3E0058B8">
      <w:pPr>
        <w:autoSpaceDE w:val="0"/>
        <w:autoSpaceDN w:val="0"/>
        <w:adjustRightInd w:val="0"/>
        <w:spacing w:beforeLines="0" w:line="400" w:lineRule="exact"/>
        <w:ind w:firstLine="420" w:firstLineChars="200"/>
        <w:rPr>
          <w:rFonts w:hint="eastAsia" w:ascii="宋体" w:hAnsi="宋体" w:eastAsia="宋体" w:cs="宋体"/>
          <w:sz w:val="21"/>
          <w:szCs w:val="21"/>
          <w:highlight w:val="none"/>
          <w:lang w:val="en-US" w:eastAsia="zh-CN" w:bidi="ar-SA"/>
        </w:rPr>
      </w:pPr>
      <w:r>
        <w:rPr>
          <w:rFonts w:hint="eastAsia" w:ascii="宋体" w:hAnsi="宋体" w:eastAsia="宋体" w:cs="宋体"/>
          <w:sz w:val="21"/>
          <w:szCs w:val="21"/>
          <w:highlight w:val="none"/>
          <w:lang w:val="en-US" w:eastAsia="zh-CN" w:bidi="ar-SA"/>
        </w:rPr>
        <w:t xml:space="preserve">     </w:t>
      </w:r>
      <w:r>
        <w:rPr>
          <w:rFonts w:hint="eastAsia" w:ascii="宋体" w:hAnsi="宋体" w:eastAsia="宋体" w:cs="宋体"/>
          <w:kern w:val="2"/>
          <w:sz w:val="21"/>
          <w:szCs w:val="21"/>
          <w:highlight w:val="none"/>
          <w:lang w:val="en-US" w:eastAsia="zh-CN" w:bidi="ar-SA"/>
        </w:rPr>
        <w:t>关键部件</w:t>
      </w:r>
      <w:r>
        <w:rPr>
          <w:rFonts w:hint="eastAsia" w:ascii="宋体" w:hAnsi="宋体" w:eastAsia="宋体" w:cs="宋体"/>
          <w:sz w:val="21"/>
          <w:szCs w:val="21"/>
          <w:highlight w:val="none"/>
          <w:lang w:val="en-US" w:eastAsia="zh-CN" w:bidi="ar-SA"/>
        </w:rPr>
        <w:t>：</w:t>
      </w:r>
      <w:r>
        <w:rPr>
          <w:rFonts w:hint="eastAsia" w:ascii="宋体" w:hAnsi="宋体" w:eastAsia="宋体" w:cs="宋体"/>
          <w:sz w:val="21"/>
          <w:szCs w:val="21"/>
          <w:highlight w:val="none"/>
          <w:u w:val="single"/>
          <w:lang w:val="en-US" w:eastAsia="zh-CN" w:bidi="ar-SA"/>
        </w:rPr>
        <w:t xml:space="preserve">          </w:t>
      </w:r>
      <w:r>
        <w:rPr>
          <w:rFonts w:hint="eastAsia" w:ascii="宋体" w:hAnsi="宋体" w:eastAsia="宋体" w:cs="宋体"/>
          <w:sz w:val="21"/>
          <w:szCs w:val="21"/>
          <w:highlight w:val="none"/>
          <w:u w:val="none"/>
          <w:lang w:val="en-US" w:eastAsia="zh-CN" w:bidi="ar-SA"/>
        </w:rPr>
        <w:t xml:space="preserve"> </w:t>
      </w:r>
      <w:r>
        <w:rPr>
          <w:rFonts w:hint="eastAsia" w:ascii="宋体" w:hAnsi="宋体" w:eastAsia="宋体" w:cs="宋体"/>
          <w:sz w:val="21"/>
          <w:szCs w:val="21"/>
          <w:highlight w:val="none"/>
          <w:lang w:val="en-US" w:eastAsia="zh-CN" w:bidi="ar-SA"/>
        </w:rPr>
        <w:t>品牌：</w:t>
      </w:r>
      <w:r>
        <w:rPr>
          <w:rFonts w:hint="eastAsia" w:ascii="宋体" w:hAnsi="宋体" w:eastAsia="宋体" w:cs="宋体"/>
          <w:sz w:val="21"/>
          <w:szCs w:val="21"/>
          <w:highlight w:val="none"/>
          <w:u w:val="single"/>
          <w:lang w:val="en-US" w:eastAsia="zh-CN" w:bidi="ar-SA"/>
        </w:rPr>
        <w:t xml:space="preserve">        </w:t>
      </w:r>
      <w:r>
        <w:rPr>
          <w:rFonts w:hint="eastAsia" w:ascii="宋体" w:hAnsi="宋体" w:eastAsia="宋体" w:cs="宋体"/>
          <w:sz w:val="21"/>
          <w:szCs w:val="21"/>
          <w:highlight w:val="none"/>
          <w:u w:val="none"/>
          <w:lang w:val="en-US" w:eastAsia="zh-CN" w:bidi="ar-SA"/>
        </w:rPr>
        <w:t xml:space="preserve"> </w:t>
      </w:r>
      <w:r>
        <w:rPr>
          <w:rFonts w:hint="eastAsia" w:ascii="宋体" w:hAnsi="宋体" w:eastAsia="宋体" w:cs="宋体"/>
          <w:sz w:val="21"/>
          <w:szCs w:val="21"/>
          <w:highlight w:val="none"/>
          <w:lang w:val="en-US" w:eastAsia="zh-CN" w:bidi="ar-SA"/>
        </w:rPr>
        <w:t>型号：</w:t>
      </w:r>
      <w:r>
        <w:rPr>
          <w:rFonts w:hint="eastAsia" w:ascii="宋体" w:hAnsi="宋体" w:eastAsia="宋体" w:cs="宋体"/>
          <w:sz w:val="21"/>
          <w:szCs w:val="21"/>
          <w:highlight w:val="none"/>
          <w:u w:val="single"/>
          <w:lang w:val="en-US" w:eastAsia="zh-CN" w:bidi="ar-SA"/>
        </w:rPr>
        <w:t xml:space="preserve">       </w:t>
      </w:r>
      <w:r>
        <w:rPr>
          <w:rFonts w:hint="eastAsia" w:ascii="宋体" w:hAnsi="宋体" w:eastAsia="宋体" w:cs="宋体"/>
          <w:sz w:val="21"/>
          <w:szCs w:val="21"/>
          <w:highlight w:val="none"/>
          <w:lang w:val="en-US" w:eastAsia="zh-CN" w:bidi="ar-SA"/>
        </w:rPr>
        <w:t xml:space="preserve"> </w:t>
      </w:r>
    </w:p>
    <w:p w14:paraId="23B9AB89">
      <w:pPr>
        <w:autoSpaceDE w:val="0"/>
        <w:autoSpaceDN w:val="0"/>
        <w:adjustRightInd w:val="0"/>
        <w:spacing w:beforeLines="0" w:line="400" w:lineRule="exact"/>
        <w:ind w:firstLine="420" w:firstLineChars="200"/>
        <w:rPr>
          <w:rFonts w:hint="eastAsia" w:ascii="宋体" w:hAnsi="宋体" w:eastAsia="宋体" w:cs="宋体"/>
          <w:sz w:val="21"/>
          <w:szCs w:val="21"/>
          <w:highlight w:val="none"/>
          <w:lang w:val="en-US" w:eastAsia="zh-CN" w:bidi="ar-SA"/>
        </w:rPr>
      </w:pPr>
      <w:r>
        <w:rPr>
          <w:rFonts w:hint="eastAsia" w:ascii="宋体" w:hAnsi="宋体" w:eastAsia="宋体" w:cs="宋体"/>
          <w:sz w:val="21"/>
          <w:szCs w:val="21"/>
          <w:highlight w:val="none"/>
          <w:lang w:val="en-US" w:eastAsia="zh-CN" w:bidi="ar-SA"/>
        </w:rPr>
        <w:t xml:space="preserve">     关键部件：</w:t>
      </w:r>
      <w:r>
        <w:rPr>
          <w:rFonts w:hint="eastAsia" w:ascii="宋体" w:hAnsi="宋体" w:eastAsia="宋体" w:cs="宋体"/>
          <w:sz w:val="21"/>
          <w:szCs w:val="21"/>
          <w:highlight w:val="none"/>
          <w:u w:val="single"/>
          <w:lang w:val="en-US" w:eastAsia="zh-CN" w:bidi="ar-SA"/>
        </w:rPr>
        <w:t xml:space="preserve">          </w:t>
      </w:r>
      <w:r>
        <w:rPr>
          <w:rFonts w:hint="eastAsia" w:ascii="宋体" w:hAnsi="宋体" w:eastAsia="宋体" w:cs="宋体"/>
          <w:sz w:val="21"/>
          <w:szCs w:val="21"/>
          <w:highlight w:val="none"/>
          <w:u w:val="none"/>
          <w:lang w:val="en-US" w:eastAsia="zh-CN" w:bidi="ar-SA"/>
        </w:rPr>
        <w:t xml:space="preserve"> </w:t>
      </w:r>
      <w:r>
        <w:rPr>
          <w:rFonts w:hint="eastAsia" w:ascii="宋体" w:hAnsi="宋体" w:eastAsia="宋体" w:cs="宋体"/>
          <w:sz w:val="21"/>
          <w:szCs w:val="21"/>
          <w:highlight w:val="none"/>
          <w:lang w:val="en-US" w:eastAsia="zh-CN" w:bidi="ar-SA"/>
        </w:rPr>
        <w:t>品牌：</w:t>
      </w:r>
      <w:r>
        <w:rPr>
          <w:rFonts w:hint="eastAsia" w:ascii="宋体" w:hAnsi="宋体" w:eastAsia="宋体" w:cs="宋体"/>
          <w:sz w:val="21"/>
          <w:szCs w:val="21"/>
          <w:highlight w:val="none"/>
          <w:u w:val="single"/>
          <w:lang w:val="en-US" w:eastAsia="zh-CN" w:bidi="ar-SA"/>
        </w:rPr>
        <w:t xml:space="preserve">        </w:t>
      </w:r>
      <w:r>
        <w:rPr>
          <w:rFonts w:hint="eastAsia" w:ascii="宋体" w:hAnsi="宋体" w:eastAsia="宋体" w:cs="宋体"/>
          <w:sz w:val="21"/>
          <w:szCs w:val="21"/>
          <w:highlight w:val="none"/>
          <w:u w:val="none"/>
          <w:lang w:val="en-US" w:eastAsia="zh-CN" w:bidi="ar-SA"/>
        </w:rPr>
        <w:t xml:space="preserve"> </w:t>
      </w:r>
      <w:r>
        <w:rPr>
          <w:rFonts w:hint="eastAsia" w:ascii="宋体" w:hAnsi="宋体" w:eastAsia="宋体" w:cs="宋体"/>
          <w:sz w:val="21"/>
          <w:szCs w:val="21"/>
          <w:highlight w:val="none"/>
          <w:lang w:val="en-US" w:eastAsia="zh-CN" w:bidi="ar-SA"/>
        </w:rPr>
        <w:t>型号：</w:t>
      </w:r>
      <w:r>
        <w:rPr>
          <w:rFonts w:hint="eastAsia" w:ascii="宋体" w:hAnsi="宋体" w:eastAsia="宋体" w:cs="宋体"/>
          <w:sz w:val="21"/>
          <w:szCs w:val="21"/>
          <w:highlight w:val="none"/>
          <w:u w:val="single"/>
          <w:lang w:val="en-US" w:eastAsia="zh-CN" w:bidi="ar-SA"/>
        </w:rPr>
        <w:t xml:space="preserve">       </w:t>
      </w:r>
    </w:p>
    <w:p w14:paraId="349F08C3">
      <w:pPr>
        <w:numPr>
          <w:ilvl w:val="-1"/>
          <w:numId w:val="0"/>
        </w:numPr>
        <w:autoSpaceDE w:val="0"/>
        <w:autoSpaceDN w:val="0"/>
        <w:adjustRightInd w:val="0"/>
        <w:snapToGrid w:val="0"/>
        <w:spacing w:before="0" w:beforeLines="0" w:line="400" w:lineRule="exact"/>
        <w:ind w:firstLine="0" w:firstLineChars="0"/>
        <w:rPr>
          <w:rFonts w:hint="eastAsia" w:ascii="宋体" w:hAnsi="宋体" w:eastAsia="宋体" w:cs="宋体"/>
          <w:sz w:val="21"/>
          <w:szCs w:val="21"/>
          <w:highlight w:val="none"/>
          <w:lang w:val="en-US" w:eastAsia="zh-CN" w:bidi="ar-SA"/>
        </w:rPr>
      </w:pPr>
      <w:r>
        <w:rPr>
          <w:rFonts w:hint="eastAsia" w:ascii="宋体" w:hAnsi="宋体" w:eastAsia="宋体" w:cs="宋体"/>
          <w:sz w:val="21"/>
          <w:szCs w:val="21"/>
          <w:highlight w:val="none"/>
          <w:lang w:val="en-US" w:eastAsia="zh-CN" w:bidi="ar-SA"/>
        </w:rPr>
        <w:t xml:space="preserve">   （注：关键部件是指财政部会同有关部门发布的政府采购需求标准规定的需要通过国家有关部门指定的测评机构开展的安全可靠测评的软硬件，如CPU芯片、操作系统、数据库等。）</w:t>
      </w:r>
    </w:p>
    <w:p w14:paraId="111BFB2A">
      <w:pPr>
        <w:numPr>
          <w:ilvl w:val="-1"/>
          <w:numId w:val="0"/>
        </w:numPr>
        <w:autoSpaceDE w:val="0"/>
        <w:autoSpaceDN w:val="0"/>
        <w:adjustRightInd w:val="0"/>
        <w:snapToGrid w:val="0"/>
        <w:spacing w:before="0" w:beforeLines="0" w:line="400" w:lineRule="exact"/>
        <w:ind w:firstLine="0" w:firstLineChars="0"/>
        <w:rPr>
          <w:rFonts w:hint="eastAsia" w:ascii="宋体" w:hAnsi="宋体" w:eastAsia="宋体" w:cs="宋体"/>
          <w:sz w:val="21"/>
          <w:szCs w:val="21"/>
          <w:highlight w:val="none"/>
          <w:lang w:val="en-US" w:eastAsia="zh-CN" w:bidi="ar-SA"/>
        </w:rPr>
      </w:pPr>
      <w:r>
        <w:rPr>
          <w:rFonts w:hint="eastAsia" w:ascii="宋体" w:hAnsi="宋体" w:eastAsia="宋体" w:cs="宋体"/>
          <w:sz w:val="21"/>
          <w:szCs w:val="21"/>
          <w:highlight w:val="none"/>
          <w:lang w:val="en-US" w:eastAsia="zh-CN" w:bidi="ar-SA"/>
        </w:rPr>
        <w:t xml:space="preserve">         </w:t>
      </w:r>
      <w:r>
        <w:rPr>
          <w:rFonts w:hint="eastAsia" w:ascii="汉仪书宋二S" w:hAnsi="汉仪书宋二S" w:eastAsia="汉仪书宋二S" w:cs="汉仪书宋二S"/>
          <w:sz w:val="21"/>
          <w:szCs w:val="21"/>
          <w:highlight w:val="none"/>
          <w:lang w:val="en-US" w:eastAsia="zh-CN" w:bidi="ar-SA"/>
        </w:rPr>
        <w:t>②</w:t>
      </w:r>
      <w:r>
        <w:rPr>
          <w:rFonts w:hint="eastAsia" w:ascii="宋体" w:hAnsi="宋体" w:eastAsia="宋体" w:cs="宋体"/>
          <w:sz w:val="21"/>
          <w:szCs w:val="21"/>
          <w:highlight w:val="none"/>
          <w:lang w:val="en-US" w:eastAsia="zh-CN" w:bidi="ar-SA"/>
        </w:rPr>
        <w:t>涉及车辆采购，请填写是否属于新能源汽车：</w:t>
      </w:r>
    </w:p>
    <w:p w14:paraId="6899062D">
      <w:pPr>
        <w:numPr>
          <w:ilvl w:val="-1"/>
          <w:numId w:val="0"/>
        </w:numPr>
        <w:autoSpaceDE w:val="0"/>
        <w:autoSpaceDN w:val="0"/>
        <w:adjustRightInd w:val="0"/>
        <w:snapToGrid w:val="0"/>
        <w:spacing w:before="0" w:beforeLines="0" w:line="400" w:lineRule="exact"/>
        <w:ind w:firstLine="0" w:firstLineChars="0"/>
        <w:rPr>
          <w:rFonts w:hint="eastAsia" w:ascii="宋体" w:hAnsi="宋体" w:eastAsia="宋体" w:cs="宋体"/>
          <w:iCs w:val="0"/>
          <w:sz w:val="21"/>
          <w:szCs w:val="21"/>
          <w:highlight w:val="none"/>
          <w:lang w:val="en-US" w:eastAsia="zh-CN" w:bidi="ar-SA"/>
        </w:rPr>
      </w:pPr>
      <w:r>
        <w:rPr>
          <w:rFonts w:hint="eastAsia" w:ascii="宋体" w:hAnsi="宋体" w:eastAsia="宋体" w:cs="宋体"/>
          <w:sz w:val="21"/>
          <w:szCs w:val="21"/>
          <w:highlight w:val="none"/>
          <w:lang w:val="en-US" w:eastAsia="zh-CN" w:bidi="ar-SA"/>
        </w:rPr>
        <w:t xml:space="preserve">         </w:t>
      </w:r>
      <w:r>
        <w:rPr>
          <w:rFonts w:hint="eastAsia" w:ascii="宋体" w:hAnsi="宋体" w:eastAsia="宋体" w:cs="宋体"/>
          <w:iCs w:val="0"/>
          <w:sz w:val="21"/>
          <w:szCs w:val="21"/>
          <w:highlight w:val="none"/>
          <w:lang w:val="en-US" w:eastAsia="zh-CN" w:bidi="ar-SA"/>
        </w:rPr>
        <w:sym w:font="Wingdings" w:char="00A8"/>
      </w:r>
      <w:r>
        <w:rPr>
          <w:rFonts w:hint="eastAsia" w:ascii="宋体" w:hAnsi="宋体" w:eastAsia="宋体" w:cs="宋体"/>
          <w:iCs w:val="0"/>
          <w:sz w:val="21"/>
          <w:szCs w:val="21"/>
          <w:highlight w:val="none"/>
          <w:lang w:val="en-US" w:eastAsia="zh-CN" w:bidi="ar-SA"/>
        </w:rPr>
        <w:t>是，《政府采购品目分类目录》底级品目名称</w:t>
      </w:r>
      <w:r>
        <w:rPr>
          <w:rFonts w:hint="eastAsia" w:ascii="宋体" w:hAnsi="宋体" w:eastAsia="宋体" w:cs="宋体"/>
          <w:sz w:val="21"/>
          <w:szCs w:val="21"/>
          <w:highlight w:val="none"/>
          <w:lang w:val="en-US" w:eastAsia="zh-CN" w:bidi="ar-SA"/>
        </w:rPr>
        <w:t>：</w:t>
      </w:r>
      <w:r>
        <w:rPr>
          <w:rFonts w:hint="eastAsia" w:ascii="宋体" w:hAnsi="宋体" w:eastAsia="宋体" w:cs="宋体"/>
          <w:sz w:val="21"/>
          <w:szCs w:val="21"/>
          <w:highlight w:val="none"/>
          <w:u w:val="single"/>
          <w:lang w:val="en-US" w:eastAsia="zh-CN" w:bidi="ar-SA"/>
        </w:rPr>
        <w:t xml:space="preserve">     </w:t>
      </w:r>
      <w:r>
        <w:rPr>
          <w:rFonts w:hint="eastAsia" w:ascii="宋体" w:hAnsi="宋体" w:eastAsia="宋体" w:cs="宋体"/>
          <w:sz w:val="21"/>
          <w:szCs w:val="21"/>
          <w:highlight w:val="none"/>
          <w:lang w:val="en-US" w:eastAsia="zh-CN" w:bidi="ar-SA"/>
        </w:rPr>
        <w:t xml:space="preserve"> 数量：</w:t>
      </w:r>
      <w:r>
        <w:rPr>
          <w:rFonts w:hint="eastAsia" w:ascii="宋体" w:hAnsi="宋体" w:eastAsia="宋体" w:cs="宋体"/>
          <w:sz w:val="21"/>
          <w:szCs w:val="21"/>
          <w:highlight w:val="none"/>
          <w:u w:val="single"/>
          <w:lang w:val="en-US" w:eastAsia="zh-CN" w:bidi="ar-SA"/>
        </w:rPr>
        <w:t xml:space="preserve">    </w:t>
      </w:r>
      <w:r>
        <w:rPr>
          <w:rFonts w:hint="eastAsia" w:ascii="宋体" w:hAnsi="宋体" w:eastAsia="宋体" w:cs="宋体"/>
          <w:sz w:val="21"/>
          <w:szCs w:val="21"/>
          <w:highlight w:val="none"/>
          <w:lang w:val="en-US" w:eastAsia="zh-CN" w:bidi="ar-SA"/>
        </w:rPr>
        <w:t xml:space="preserve"> 金额：</w:t>
      </w:r>
      <w:r>
        <w:rPr>
          <w:rFonts w:hint="eastAsia" w:ascii="宋体" w:hAnsi="宋体" w:eastAsia="宋体" w:cs="宋体"/>
          <w:sz w:val="21"/>
          <w:szCs w:val="21"/>
          <w:highlight w:val="none"/>
          <w:u w:val="single"/>
          <w:lang w:val="en-US" w:eastAsia="zh-CN" w:bidi="ar-SA"/>
        </w:rPr>
        <w:t xml:space="preserve">     </w:t>
      </w:r>
      <w:r>
        <w:rPr>
          <w:rFonts w:hint="eastAsia" w:ascii="宋体" w:hAnsi="宋体" w:eastAsia="宋体" w:cs="宋体"/>
          <w:iCs w:val="0"/>
          <w:sz w:val="21"/>
          <w:szCs w:val="21"/>
          <w:highlight w:val="none"/>
          <w:lang w:val="en-US" w:eastAsia="zh-CN" w:bidi="ar-SA"/>
        </w:rPr>
        <w:t xml:space="preserve"> </w:t>
      </w:r>
    </w:p>
    <w:p w14:paraId="0A90E80E">
      <w:pPr>
        <w:numPr>
          <w:ilvl w:val="-1"/>
          <w:numId w:val="0"/>
        </w:numPr>
        <w:autoSpaceDE w:val="0"/>
        <w:autoSpaceDN w:val="0"/>
        <w:adjustRightInd w:val="0"/>
        <w:snapToGrid w:val="0"/>
        <w:spacing w:before="0" w:beforeLines="0" w:line="400" w:lineRule="exact"/>
        <w:ind w:firstLine="0" w:firstLineChars="0"/>
        <w:rPr>
          <w:rFonts w:hint="eastAsia" w:ascii="宋体" w:hAnsi="宋体" w:eastAsia="宋体" w:cs="宋体"/>
          <w:iCs w:val="0"/>
          <w:sz w:val="21"/>
          <w:szCs w:val="21"/>
          <w:highlight w:val="none"/>
          <w:lang w:val="en-US" w:eastAsia="zh-CN" w:bidi="ar-SA"/>
        </w:rPr>
      </w:pPr>
      <w:r>
        <w:rPr>
          <w:rFonts w:hint="eastAsia" w:ascii="宋体" w:hAnsi="宋体" w:eastAsia="宋体" w:cs="宋体"/>
          <w:iCs w:val="0"/>
          <w:sz w:val="21"/>
          <w:szCs w:val="21"/>
          <w:highlight w:val="none"/>
          <w:lang w:val="en-US" w:eastAsia="zh-CN" w:bidi="ar-SA"/>
        </w:rPr>
        <w:t xml:space="preserve">         </w:t>
      </w:r>
      <w:r>
        <w:rPr>
          <w:rFonts w:hint="eastAsia" w:ascii="宋体" w:hAnsi="宋体" w:eastAsia="宋体" w:cs="宋体"/>
          <w:iCs w:val="0"/>
          <w:sz w:val="21"/>
          <w:szCs w:val="21"/>
          <w:highlight w:val="none"/>
          <w:lang w:val="en-US" w:eastAsia="zh-CN" w:bidi="ar-SA"/>
        </w:rPr>
        <w:sym w:font="Wingdings" w:char="00A8"/>
      </w:r>
      <w:r>
        <w:rPr>
          <w:rFonts w:hint="eastAsia" w:ascii="宋体" w:hAnsi="宋体" w:eastAsia="宋体" w:cs="宋体"/>
          <w:iCs w:val="0"/>
          <w:sz w:val="21"/>
          <w:szCs w:val="21"/>
          <w:highlight w:val="none"/>
          <w:lang w:val="en-US" w:eastAsia="zh-CN" w:bidi="ar-SA"/>
        </w:rPr>
        <w:t>否</w:t>
      </w:r>
    </w:p>
    <w:p w14:paraId="190227CF">
      <w:pPr>
        <w:numPr>
          <w:ilvl w:val="-1"/>
          <w:numId w:val="0"/>
        </w:numPr>
        <w:autoSpaceDE w:val="0"/>
        <w:autoSpaceDN w:val="0"/>
        <w:adjustRightInd w:val="0"/>
        <w:snapToGrid w:val="0"/>
        <w:spacing w:before="0" w:beforeLines="0" w:line="400" w:lineRule="exact"/>
        <w:ind w:left="0" w:firstLine="0" w:firstLineChars="0"/>
        <w:rPr>
          <w:rFonts w:hint="eastAsia" w:ascii="宋体" w:hAnsi="宋体" w:eastAsia="宋体" w:cs="宋体"/>
          <w:iCs w:val="0"/>
          <w:sz w:val="21"/>
          <w:szCs w:val="21"/>
          <w:highlight w:val="none"/>
          <w:lang w:val="en-US" w:eastAsia="zh-CN" w:bidi="ar-SA"/>
        </w:rPr>
      </w:pPr>
      <w:r>
        <w:rPr>
          <w:rFonts w:hint="eastAsia" w:ascii="宋体" w:hAnsi="宋体" w:eastAsia="宋体" w:cs="宋体"/>
          <w:iCs w:val="0"/>
          <w:sz w:val="21"/>
          <w:szCs w:val="21"/>
          <w:highlight w:val="none"/>
          <w:lang w:val="en-US" w:eastAsia="zh-CN" w:bidi="ar-SA"/>
        </w:rPr>
        <w:t xml:space="preserve">    （</w:t>
      </w:r>
      <w:r>
        <w:rPr>
          <w:rFonts w:hint="default" w:ascii="宋体" w:hAnsi="宋体" w:eastAsia="宋体" w:cs="宋体"/>
          <w:iCs w:val="0"/>
          <w:sz w:val="21"/>
          <w:szCs w:val="21"/>
          <w:highlight w:val="none"/>
          <w:lang w:val="en" w:eastAsia="zh-CN" w:bidi="ar-SA"/>
        </w:rPr>
        <w:t>4</w:t>
      </w:r>
      <w:r>
        <w:rPr>
          <w:rFonts w:hint="eastAsia" w:ascii="宋体" w:hAnsi="宋体" w:eastAsia="宋体" w:cs="宋体"/>
          <w:iCs w:val="0"/>
          <w:sz w:val="21"/>
          <w:szCs w:val="21"/>
          <w:highlight w:val="none"/>
          <w:lang w:val="en-US" w:eastAsia="zh-CN" w:bidi="ar-SA"/>
        </w:rPr>
        <w:t>）政府采购组织形式：</w:t>
      </w:r>
      <w:r>
        <w:rPr>
          <w:rFonts w:hint="eastAsia" w:ascii="宋体" w:hAnsi="宋体" w:eastAsia="宋体" w:cs="宋体"/>
          <w:iCs w:val="0"/>
          <w:sz w:val="21"/>
          <w:szCs w:val="21"/>
          <w:highlight w:val="none"/>
          <w:lang w:val="en-US" w:eastAsia="zh-CN" w:bidi="ar-SA"/>
        </w:rPr>
        <w:sym w:font="Wingdings" w:char="00A8"/>
      </w:r>
      <w:r>
        <w:rPr>
          <w:rFonts w:hint="eastAsia" w:ascii="宋体" w:hAnsi="宋体" w:eastAsia="宋体" w:cs="宋体"/>
          <w:iCs w:val="0"/>
          <w:sz w:val="21"/>
          <w:szCs w:val="21"/>
          <w:highlight w:val="none"/>
          <w:lang w:val="en-US" w:eastAsia="zh-CN" w:bidi="ar-SA"/>
        </w:rPr>
        <w:t xml:space="preserve">集中采购    </w:t>
      </w:r>
      <w:r>
        <w:rPr>
          <w:rFonts w:hint="eastAsia" w:ascii="宋体" w:hAnsi="宋体" w:eastAsia="宋体" w:cs="宋体"/>
          <w:iCs w:val="0"/>
          <w:sz w:val="21"/>
          <w:szCs w:val="21"/>
          <w:highlight w:val="none"/>
          <w:lang w:val="en-US" w:eastAsia="zh-CN" w:bidi="ar-SA"/>
        </w:rPr>
        <w:sym w:font="Wingdings" w:char="00A8"/>
      </w:r>
      <w:r>
        <w:rPr>
          <w:rFonts w:hint="eastAsia" w:ascii="宋体" w:hAnsi="宋体" w:eastAsia="宋体" w:cs="宋体"/>
          <w:iCs w:val="0"/>
          <w:sz w:val="21"/>
          <w:szCs w:val="21"/>
          <w:highlight w:val="none"/>
          <w:lang w:val="en-US" w:eastAsia="zh-CN" w:bidi="ar-SA"/>
        </w:rPr>
        <w:t>自行采购</w:t>
      </w:r>
    </w:p>
    <w:p w14:paraId="0275ECB2">
      <w:pPr>
        <w:numPr>
          <w:ilvl w:val="-1"/>
          <w:numId w:val="0"/>
        </w:numPr>
        <w:autoSpaceDE w:val="0"/>
        <w:autoSpaceDN w:val="0"/>
        <w:adjustRightInd w:val="0"/>
        <w:snapToGrid w:val="0"/>
        <w:spacing w:before="0" w:beforeLines="0" w:line="400" w:lineRule="exact"/>
        <w:ind w:left="210" w:leftChars="100" w:firstLine="210" w:firstLineChars="100"/>
        <w:rPr>
          <w:rFonts w:hint="eastAsia" w:ascii="宋体" w:hAnsi="宋体" w:eastAsia="宋体" w:cs="宋体"/>
          <w:iCs w:val="0"/>
          <w:sz w:val="21"/>
          <w:szCs w:val="21"/>
          <w:highlight w:val="none"/>
          <w:u w:val="single"/>
          <w:lang w:val="en-US" w:eastAsia="zh-CN" w:bidi="ar-SA"/>
        </w:rPr>
      </w:pPr>
      <w:r>
        <w:rPr>
          <w:rFonts w:hint="eastAsia" w:ascii="宋体" w:hAnsi="宋体" w:eastAsia="宋体" w:cs="宋体"/>
          <w:iCs w:val="0"/>
          <w:sz w:val="21"/>
          <w:szCs w:val="21"/>
          <w:highlight w:val="none"/>
          <w:lang w:val="en-US" w:eastAsia="zh-CN" w:bidi="ar-SA"/>
        </w:rPr>
        <w:t>（</w:t>
      </w:r>
      <w:r>
        <w:rPr>
          <w:rFonts w:hint="default" w:ascii="宋体" w:hAnsi="宋体" w:eastAsia="宋体" w:cs="宋体"/>
          <w:iCs w:val="0"/>
          <w:sz w:val="21"/>
          <w:szCs w:val="21"/>
          <w:highlight w:val="none"/>
          <w:lang w:val="en" w:eastAsia="zh-CN" w:bidi="ar-SA"/>
        </w:rPr>
        <w:t>5</w:t>
      </w:r>
      <w:r>
        <w:rPr>
          <w:rFonts w:hint="eastAsia" w:ascii="宋体" w:hAnsi="宋体" w:eastAsia="宋体" w:cs="宋体"/>
          <w:iCs w:val="0"/>
          <w:sz w:val="21"/>
          <w:szCs w:val="21"/>
          <w:highlight w:val="none"/>
          <w:lang w:val="en-US" w:eastAsia="zh-CN" w:bidi="ar-SA"/>
        </w:rPr>
        <w:t>）政府采购方式：</w:t>
      </w:r>
      <w:r>
        <w:rPr>
          <w:rFonts w:hint="eastAsia" w:ascii="宋体" w:hAnsi="宋体" w:eastAsia="宋体" w:cs="宋体"/>
          <w:iCs w:val="0"/>
          <w:sz w:val="21"/>
          <w:szCs w:val="21"/>
          <w:highlight w:val="none"/>
          <w:lang w:val="en-US" w:eastAsia="zh-CN" w:bidi="ar-SA"/>
        </w:rPr>
        <w:sym w:font="Wingdings" w:char="00A8"/>
      </w:r>
      <w:r>
        <w:rPr>
          <w:rFonts w:hint="eastAsia" w:ascii="宋体" w:hAnsi="宋体" w:eastAsia="宋体" w:cs="宋体"/>
          <w:iCs w:val="0"/>
          <w:sz w:val="21"/>
          <w:szCs w:val="21"/>
          <w:highlight w:val="none"/>
          <w:lang w:val="en-US" w:eastAsia="zh-CN" w:bidi="ar-SA"/>
        </w:rPr>
        <w:t xml:space="preserve">公开招标  </w:t>
      </w:r>
      <w:r>
        <w:rPr>
          <w:rFonts w:hint="eastAsia" w:ascii="宋体" w:hAnsi="宋体" w:eastAsia="宋体" w:cs="宋体"/>
          <w:iCs w:val="0"/>
          <w:sz w:val="21"/>
          <w:szCs w:val="21"/>
          <w:highlight w:val="none"/>
          <w:lang w:val="en-US" w:eastAsia="zh-CN" w:bidi="ar-SA"/>
        </w:rPr>
        <w:sym w:font="Wingdings" w:char="00A8"/>
      </w:r>
      <w:r>
        <w:rPr>
          <w:rFonts w:hint="eastAsia" w:ascii="宋体" w:hAnsi="宋体" w:eastAsia="宋体" w:cs="宋体"/>
          <w:iCs w:val="0"/>
          <w:sz w:val="21"/>
          <w:szCs w:val="21"/>
          <w:highlight w:val="none"/>
          <w:lang w:val="en-US" w:eastAsia="zh-CN" w:bidi="ar-SA"/>
        </w:rPr>
        <w:t>竞争性谈判</w:t>
      </w:r>
      <w:r>
        <w:rPr>
          <w:rFonts w:hint="eastAsia" w:ascii="宋体" w:hAnsi="宋体" w:eastAsia="华文楷体" w:cs="宋体"/>
          <w:sz w:val="22"/>
          <w:szCs w:val="21"/>
          <w:highlight w:val="none"/>
          <w:u w:val="none"/>
          <w:lang w:val="en-US" w:eastAsia="zh-CN" w:bidi="ar-SA"/>
        </w:rPr>
        <w:t xml:space="preserve">  </w:t>
      </w:r>
      <w:r>
        <w:rPr>
          <w:rFonts w:hint="eastAsia" w:ascii="宋体" w:hAnsi="宋体" w:eastAsia="宋体" w:cs="宋体"/>
          <w:iCs w:val="0"/>
          <w:sz w:val="21"/>
          <w:szCs w:val="21"/>
          <w:highlight w:val="none"/>
          <w:lang w:val="en-US" w:eastAsia="zh-CN" w:bidi="ar-SA"/>
        </w:rPr>
        <w:sym w:font="Wingdings" w:char="00A8"/>
      </w:r>
      <w:r>
        <w:rPr>
          <w:rFonts w:hint="eastAsia" w:ascii="宋体" w:hAnsi="宋体" w:eastAsia="宋体" w:cs="宋体"/>
          <w:iCs w:val="0"/>
          <w:sz w:val="21"/>
          <w:szCs w:val="21"/>
          <w:highlight w:val="none"/>
          <w:lang w:val="en-US" w:eastAsia="zh-CN" w:bidi="ar-SA"/>
        </w:rPr>
        <w:t xml:space="preserve">单一来源  </w:t>
      </w:r>
      <w:r>
        <w:rPr>
          <w:rFonts w:hint="eastAsia" w:ascii="宋体" w:hAnsi="宋体" w:eastAsia="宋体" w:cs="宋体"/>
          <w:iCs w:val="0"/>
          <w:sz w:val="21"/>
          <w:szCs w:val="21"/>
          <w:highlight w:val="none"/>
          <w:lang w:val="en-US" w:eastAsia="zh-CN" w:bidi="ar-SA"/>
        </w:rPr>
        <w:sym w:font="Wingdings" w:char="00A8"/>
      </w:r>
      <w:r>
        <w:rPr>
          <w:rFonts w:hint="eastAsia" w:ascii="宋体" w:hAnsi="宋体" w:eastAsia="宋体" w:cs="宋体"/>
          <w:iCs w:val="0"/>
          <w:sz w:val="21"/>
          <w:szCs w:val="21"/>
          <w:highlight w:val="none"/>
          <w:lang w:val="en-US" w:eastAsia="zh-CN" w:bidi="ar-SA"/>
        </w:rPr>
        <w:t xml:space="preserve">竞价  </w:t>
      </w:r>
      <w:r>
        <w:rPr>
          <w:rFonts w:hint="eastAsia" w:ascii="宋体" w:hAnsi="宋体" w:eastAsia="宋体" w:cs="宋体"/>
          <w:iCs w:val="0"/>
          <w:sz w:val="21"/>
          <w:szCs w:val="21"/>
          <w:highlight w:val="none"/>
          <w:lang w:val="en-US" w:eastAsia="zh-CN" w:bidi="ar-SA"/>
        </w:rPr>
        <w:sym w:font="Wingdings" w:char="00A8"/>
      </w:r>
      <w:r>
        <w:rPr>
          <w:rFonts w:hint="eastAsia" w:ascii="宋体" w:hAnsi="宋体" w:eastAsia="宋体" w:cs="宋体"/>
          <w:iCs w:val="0"/>
          <w:sz w:val="21"/>
          <w:szCs w:val="21"/>
          <w:highlight w:val="none"/>
          <w:lang w:val="en-US" w:eastAsia="zh-CN" w:bidi="ar-SA"/>
        </w:rPr>
        <w:t xml:space="preserve">框架协议 </w:t>
      </w:r>
      <w:r>
        <w:rPr>
          <w:rFonts w:hint="eastAsia" w:ascii="宋体" w:hAnsi="宋体" w:eastAsia="宋体" w:cs="宋体"/>
          <w:iCs w:val="0"/>
          <w:sz w:val="21"/>
          <w:szCs w:val="21"/>
          <w:highlight w:val="none"/>
          <w:lang w:val="en-US" w:eastAsia="zh-CN" w:bidi="ar-SA"/>
        </w:rPr>
        <w:sym w:font="Wingdings" w:char="00A8"/>
      </w:r>
      <w:r>
        <w:rPr>
          <w:rFonts w:hint="eastAsia" w:ascii="宋体" w:hAnsi="宋体" w:eastAsia="宋体" w:cs="宋体"/>
          <w:iCs w:val="0"/>
          <w:sz w:val="21"/>
          <w:szCs w:val="21"/>
          <w:highlight w:val="none"/>
          <w:lang w:val="en-US" w:eastAsia="zh-CN" w:bidi="ar-SA"/>
        </w:rPr>
        <w:t>其他：</w:t>
      </w:r>
      <w:r>
        <w:rPr>
          <w:rFonts w:hint="eastAsia" w:ascii="宋体" w:hAnsi="宋体" w:eastAsia="宋体" w:cs="宋体"/>
          <w:iCs w:val="0"/>
          <w:sz w:val="21"/>
          <w:szCs w:val="21"/>
          <w:highlight w:val="none"/>
          <w:u w:val="single"/>
          <w:lang w:val="en-US" w:eastAsia="zh-CN" w:bidi="ar-SA"/>
        </w:rPr>
        <w:t xml:space="preserve">          </w:t>
      </w:r>
    </w:p>
    <w:p w14:paraId="03419DAF">
      <w:pPr>
        <w:numPr>
          <w:ilvl w:val="-1"/>
          <w:numId w:val="0"/>
        </w:numPr>
        <w:autoSpaceDE w:val="0"/>
        <w:autoSpaceDN w:val="0"/>
        <w:adjustRightInd w:val="0"/>
        <w:snapToGrid w:val="0"/>
        <w:spacing w:before="0" w:beforeLines="0" w:line="400" w:lineRule="exact"/>
        <w:ind w:left="0" w:firstLine="420" w:firstLineChars="0"/>
        <w:rPr>
          <w:rFonts w:hint="default" w:ascii="宋体" w:hAnsi="宋体" w:eastAsia="宋体" w:cs="宋体"/>
          <w:iCs w:val="0"/>
          <w:sz w:val="21"/>
          <w:szCs w:val="21"/>
          <w:highlight w:val="none"/>
          <w:u w:val="none"/>
          <w:lang w:val="en-US" w:eastAsia="zh-CN" w:bidi="ar-SA"/>
        </w:rPr>
      </w:pPr>
      <w:r>
        <w:rPr>
          <w:rFonts w:hint="eastAsia" w:ascii="宋体" w:hAnsi="宋体" w:eastAsia="宋体" w:cs="宋体"/>
          <w:iCs w:val="0"/>
          <w:sz w:val="21"/>
          <w:szCs w:val="21"/>
          <w:highlight w:val="none"/>
          <w:u w:val="none"/>
          <w:lang w:val="en-US" w:eastAsia="zh-CN" w:bidi="ar-SA"/>
        </w:rPr>
        <w:t>（注：在框架协议采购的第二阶段，可选择使用该合同文本）</w:t>
      </w:r>
    </w:p>
    <w:p w14:paraId="050C9AD3">
      <w:pPr>
        <w:numPr>
          <w:ilvl w:val="-1"/>
          <w:numId w:val="0"/>
        </w:numPr>
        <w:autoSpaceDE w:val="0"/>
        <w:autoSpaceDN w:val="0"/>
        <w:adjustRightInd w:val="0"/>
        <w:snapToGrid w:val="0"/>
        <w:spacing w:before="0" w:beforeLines="0" w:line="400" w:lineRule="exact"/>
        <w:ind w:firstLine="220" w:firstLineChars="100"/>
        <w:rPr>
          <w:rFonts w:hint="eastAsia" w:ascii="宋体" w:hAnsi="宋体" w:eastAsia="宋体" w:cs="Times New Roman"/>
          <w:w w:val="100"/>
          <w:kern w:val="2"/>
          <w:sz w:val="21"/>
          <w:szCs w:val="21"/>
          <w:highlight w:val="none"/>
          <w:lang w:val="en-US" w:eastAsia="zh-CN" w:bidi="ar-SA"/>
        </w:rPr>
      </w:pPr>
      <w:r>
        <w:rPr>
          <w:rFonts w:hint="eastAsia" w:ascii="宋体" w:hAnsi="宋体" w:eastAsia="华文楷体" w:cs="华文楷体"/>
          <w:sz w:val="22"/>
          <w:szCs w:val="21"/>
          <w:highlight w:val="none"/>
          <w:lang w:val="en-US" w:eastAsia="zh-CN" w:bidi="ar-SA"/>
        </w:rPr>
        <w:t xml:space="preserve"> （</w:t>
      </w:r>
      <w:r>
        <w:rPr>
          <w:rFonts w:hint="default" w:ascii="宋体" w:hAnsi="宋体" w:eastAsia="华文楷体" w:cs="华文楷体"/>
          <w:sz w:val="22"/>
          <w:szCs w:val="21"/>
          <w:highlight w:val="none"/>
          <w:lang w:val="en" w:eastAsia="zh-CN" w:bidi="ar-SA"/>
        </w:rPr>
        <w:t>6</w:t>
      </w:r>
      <w:r>
        <w:rPr>
          <w:rFonts w:hint="eastAsia" w:ascii="宋体" w:hAnsi="宋体" w:eastAsia="华文楷体" w:cs="华文楷体"/>
          <w:sz w:val="22"/>
          <w:szCs w:val="21"/>
          <w:highlight w:val="none"/>
          <w:lang w:val="en-US" w:eastAsia="zh-CN" w:bidi="ar-SA"/>
        </w:rPr>
        <w:t>）</w:t>
      </w:r>
      <w:r>
        <w:rPr>
          <w:rFonts w:hint="eastAsia" w:ascii="宋体" w:hAnsi="宋体" w:eastAsia="宋体" w:cs="Times New Roman"/>
          <w:w w:val="100"/>
          <w:kern w:val="2"/>
          <w:sz w:val="21"/>
          <w:szCs w:val="21"/>
          <w:highlight w:val="none"/>
          <w:lang w:val="en-US" w:eastAsia="zh-CN" w:bidi="ar-SA"/>
        </w:rPr>
        <w:t>中标（成交）采购标的制造商是否为中小企业：</w:t>
      </w:r>
      <w:r>
        <w:rPr>
          <w:rFonts w:hint="eastAsia" w:ascii="宋体" w:hAnsi="宋体" w:eastAsia="宋体" w:cs="Times New Roman"/>
          <w:w w:val="100"/>
          <w:kern w:val="2"/>
          <w:sz w:val="21"/>
          <w:szCs w:val="21"/>
          <w:highlight w:val="none"/>
          <w:lang w:val="en-US" w:eastAsia="zh-CN" w:bidi="ar-SA"/>
        </w:rPr>
        <w:sym w:font="Wingdings" w:char="00A8"/>
      </w:r>
      <w:r>
        <w:rPr>
          <w:rFonts w:hint="eastAsia" w:ascii="宋体" w:hAnsi="宋体" w:eastAsia="宋体" w:cs="Times New Roman"/>
          <w:w w:val="100"/>
          <w:kern w:val="2"/>
          <w:sz w:val="21"/>
          <w:szCs w:val="21"/>
          <w:highlight w:val="none"/>
          <w:lang w:val="en-US" w:eastAsia="zh-CN" w:bidi="ar-SA"/>
        </w:rPr>
        <w:t xml:space="preserve">是      </w:t>
      </w:r>
      <w:r>
        <w:rPr>
          <w:rFonts w:hint="eastAsia" w:ascii="宋体" w:hAnsi="宋体" w:eastAsia="宋体" w:cs="Times New Roman"/>
          <w:w w:val="100"/>
          <w:kern w:val="2"/>
          <w:sz w:val="21"/>
          <w:szCs w:val="21"/>
          <w:highlight w:val="none"/>
          <w:lang w:val="en-US" w:eastAsia="zh-CN" w:bidi="ar-SA"/>
        </w:rPr>
        <w:sym w:font="Wingdings" w:char="00A8"/>
      </w:r>
      <w:r>
        <w:rPr>
          <w:rFonts w:hint="eastAsia" w:ascii="宋体" w:hAnsi="宋体" w:eastAsia="宋体" w:cs="Times New Roman"/>
          <w:w w:val="100"/>
          <w:kern w:val="2"/>
          <w:sz w:val="21"/>
          <w:szCs w:val="21"/>
          <w:highlight w:val="none"/>
          <w:lang w:val="en-US" w:eastAsia="zh-CN" w:bidi="ar-SA"/>
        </w:rPr>
        <w:t>否</w:t>
      </w:r>
    </w:p>
    <w:p w14:paraId="3C681367">
      <w:pPr>
        <w:numPr>
          <w:ilvl w:val="-1"/>
          <w:numId w:val="0"/>
        </w:numPr>
        <w:adjustRightInd w:val="0"/>
        <w:snapToGrid w:val="0"/>
        <w:spacing w:before="0" w:beforeLines="0" w:line="400" w:lineRule="exact"/>
        <w:ind w:left="0" w:leftChars="0" w:firstLine="0" w:firstLineChars="0"/>
        <w:rPr>
          <w:rFonts w:hint="eastAsia" w:ascii="宋体" w:hAnsi="宋体" w:eastAsia="宋体"/>
          <w:iCs/>
          <w:szCs w:val="21"/>
          <w:highlight w:val="none"/>
        </w:rPr>
      </w:pPr>
      <w:r>
        <w:rPr>
          <w:rFonts w:hint="eastAsia" w:ascii="宋体" w:hAnsi="宋体" w:eastAsia="宋体"/>
          <w:w w:val="100"/>
          <w:szCs w:val="21"/>
          <w:highlight w:val="none"/>
          <w:lang w:val="en-US" w:eastAsia="zh-CN"/>
        </w:rPr>
        <w:t xml:space="preserve">         本合同</w:t>
      </w:r>
      <w:r>
        <w:rPr>
          <w:rFonts w:hint="eastAsia" w:ascii="宋体" w:hAnsi="宋体" w:eastAsia="宋体"/>
          <w:w w:val="100"/>
          <w:szCs w:val="21"/>
          <w:highlight w:val="none"/>
        </w:rPr>
        <w:t>是否</w:t>
      </w:r>
      <w:r>
        <w:rPr>
          <w:rFonts w:hint="eastAsia" w:ascii="宋体" w:hAnsi="宋体" w:eastAsia="宋体"/>
          <w:w w:val="100"/>
          <w:szCs w:val="21"/>
          <w:highlight w:val="none"/>
          <w:lang w:eastAsia="zh-CN"/>
        </w:rPr>
        <w:t>为专门面向</w:t>
      </w:r>
      <w:r>
        <w:rPr>
          <w:rFonts w:hint="eastAsia" w:ascii="宋体" w:hAnsi="宋体" w:eastAsia="宋体"/>
          <w:w w:val="100"/>
          <w:szCs w:val="21"/>
          <w:highlight w:val="none"/>
        </w:rPr>
        <w:t>中小企业</w:t>
      </w:r>
      <w:r>
        <w:rPr>
          <w:rFonts w:hint="eastAsia" w:ascii="宋体" w:hAnsi="宋体" w:eastAsia="宋体"/>
          <w:w w:val="100"/>
          <w:szCs w:val="21"/>
          <w:highlight w:val="none"/>
          <w:lang w:eastAsia="zh-CN"/>
        </w:rPr>
        <w:t>的采</w:t>
      </w:r>
      <w:r>
        <w:rPr>
          <w:rFonts w:hint="eastAsia" w:ascii="宋体" w:hAnsi="宋体" w:eastAsia="宋体"/>
          <w:w w:val="100"/>
          <w:szCs w:val="21"/>
          <w:highlight w:val="none"/>
          <w:shd w:val="clear"/>
          <w:lang w:eastAsia="zh-CN"/>
        </w:rPr>
        <w:t>购</w:t>
      </w:r>
      <w:r>
        <w:rPr>
          <w:rFonts w:hint="eastAsia" w:ascii="宋体" w:hAnsi="宋体" w:eastAsia="宋体"/>
          <w:w w:val="100"/>
          <w:szCs w:val="21"/>
          <w:highlight w:val="none"/>
          <w:shd w:val="clear"/>
        </w:rPr>
        <w:t>合同</w:t>
      </w:r>
      <w:r>
        <w:rPr>
          <w:rFonts w:hint="eastAsia" w:ascii="宋体" w:hAnsi="宋体" w:eastAsia="宋体"/>
          <w:w w:val="100"/>
          <w:szCs w:val="21"/>
          <w:highlight w:val="none"/>
          <w:shd w:val="clear"/>
          <w:lang w:eastAsia="zh-CN"/>
        </w:rPr>
        <w:t>（中小企业预留合同）</w:t>
      </w:r>
      <w:r>
        <w:rPr>
          <w:rFonts w:hint="eastAsia" w:ascii="宋体" w:hAnsi="宋体" w:eastAsia="宋体"/>
          <w:szCs w:val="21"/>
          <w:highlight w:val="none"/>
          <w:shd w:val="clear"/>
        </w:rPr>
        <w:t>：</w:t>
      </w:r>
      <w:r>
        <w:rPr>
          <w:rFonts w:hint="eastAsia" w:ascii="宋体" w:hAnsi="宋体" w:eastAsia="宋体"/>
          <w:iCs/>
          <w:szCs w:val="21"/>
          <w:highlight w:val="none"/>
        </w:rPr>
        <w:sym w:font="Wingdings" w:char="00A8"/>
      </w:r>
      <w:r>
        <w:rPr>
          <w:rFonts w:hint="eastAsia" w:ascii="宋体" w:hAnsi="宋体" w:eastAsia="宋体"/>
          <w:iCs/>
          <w:szCs w:val="21"/>
          <w:highlight w:val="none"/>
        </w:rPr>
        <w:t xml:space="preserve">是 </w:t>
      </w:r>
      <w:r>
        <w:rPr>
          <w:rFonts w:hint="eastAsia" w:ascii="宋体" w:hAnsi="宋体" w:eastAsia="宋体"/>
          <w:iCs/>
          <w:szCs w:val="21"/>
          <w:highlight w:val="none"/>
          <w:lang w:val="en-US" w:eastAsia="zh-CN"/>
        </w:rPr>
        <w:t xml:space="preserve">  </w:t>
      </w:r>
      <w:r>
        <w:rPr>
          <w:rFonts w:hint="eastAsia" w:ascii="宋体" w:hAnsi="宋体" w:eastAsia="宋体"/>
          <w:iCs/>
          <w:szCs w:val="21"/>
          <w:highlight w:val="none"/>
        </w:rPr>
        <w:t xml:space="preserve"> </w:t>
      </w:r>
      <w:r>
        <w:rPr>
          <w:rFonts w:hint="eastAsia" w:ascii="宋体" w:hAnsi="宋体" w:eastAsia="宋体"/>
          <w:iCs/>
          <w:szCs w:val="21"/>
          <w:highlight w:val="none"/>
        </w:rPr>
        <w:sym w:font="Wingdings" w:char="00A8"/>
      </w:r>
      <w:r>
        <w:rPr>
          <w:rFonts w:hint="eastAsia" w:ascii="宋体" w:hAnsi="宋体" w:eastAsia="宋体"/>
          <w:iCs/>
          <w:szCs w:val="21"/>
          <w:highlight w:val="none"/>
        </w:rPr>
        <w:t>否</w:t>
      </w:r>
    </w:p>
    <w:p w14:paraId="4C6123C5">
      <w:pPr>
        <w:numPr>
          <w:ilvl w:val="-1"/>
          <w:numId w:val="0"/>
        </w:numPr>
        <w:adjustRightInd w:val="0"/>
        <w:snapToGrid w:val="0"/>
        <w:spacing w:before="0" w:beforeLines="0" w:line="400" w:lineRule="exact"/>
        <w:ind w:firstLine="0" w:firstLineChars="0"/>
        <w:rPr>
          <w:rFonts w:hint="eastAsia" w:ascii="宋体" w:hAnsi="宋体" w:eastAsia="宋体"/>
          <w:iCs/>
          <w:szCs w:val="21"/>
          <w:highlight w:val="none"/>
        </w:rPr>
      </w:pPr>
      <w:r>
        <w:rPr>
          <w:rFonts w:hint="eastAsia" w:eastAsia="宋体"/>
          <w:highlight w:val="none"/>
          <w:lang w:val="en-US" w:eastAsia="zh-CN"/>
        </w:rPr>
        <w:t xml:space="preserve">         若本项目不专门面向中小企业采购，是否给予小微企业评审优惠：</w:t>
      </w:r>
      <w:r>
        <w:rPr>
          <w:rFonts w:hint="eastAsia" w:ascii="宋体" w:hAnsi="宋体" w:eastAsia="宋体"/>
          <w:iCs/>
          <w:szCs w:val="21"/>
          <w:highlight w:val="none"/>
        </w:rPr>
        <w:sym w:font="Wingdings" w:char="00A8"/>
      </w:r>
      <w:r>
        <w:rPr>
          <w:rFonts w:hint="eastAsia" w:ascii="宋体" w:hAnsi="宋体" w:eastAsia="宋体"/>
          <w:iCs/>
          <w:szCs w:val="21"/>
          <w:highlight w:val="none"/>
        </w:rPr>
        <w:t xml:space="preserve">是   </w:t>
      </w:r>
      <w:r>
        <w:rPr>
          <w:rFonts w:hint="eastAsia" w:ascii="宋体" w:hAnsi="宋体" w:eastAsia="宋体"/>
          <w:iCs/>
          <w:szCs w:val="21"/>
          <w:highlight w:val="none"/>
        </w:rPr>
        <w:sym w:font="Wingdings" w:char="00A8"/>
      </w:r>
      <w:r>
        <w:rPr>
          <w:rFonts w:hint="eastAsia" w:ascii="宋体" w:hAnsi="宋体" w:eastAsia="宋体"/>
          <w:iCs/>
          <w:szCs w:val="21"/>
          <w:highlight w:val="none"/>
        </w:rPr>
        <w:t>否</w:t>
      </w:r>
    </w:p>
    <w:p w14:paraId="0AB0779A">
      <w:pPr>
        <w:numPr>
          <w:ilvl w:val="-1"/>
          <w:numId w:val="0"/>
        </w:numPr>
        <w:adjustRightInd w:val="0"/>
        <w:snapToGrid w:val="0"/>
        <w:spacing w:before="0" w:beforeLines="0" w:line="400" w:lineRule="exact"/>
        <w:ind w:firstLine="0" w:firstLineChars="0"/>
        <w:rPr>
          <w:rFonts w:hint="eastAsia" w:ascii="宋体" w:hAnsi="宋体" w:eastAsia="宋体"/>
          <w:iCs/>
          <w:szCs w:val="21"/>
          <w:highlight w:val="none"/>
        </w:rPr>
      </w:pPr>
      <w:r>
        <w:rPr>
          <w:rFonts w:hint="eastAsia" w:eastAsia="宋体"/>
          <w:highlight w:val="none"/>
          <w:lang w:val="en-US" w:eastAsia="zh-CN"/>
        </w:rPr>
        <w:t xml:space="preserve">         中标（成交）采购标的制造商是否为残疾人福利性单位：</w:t>
      </w:r>
      <w:r>
        <w:rPr>
          <w:rFonts w:hint="eastAsia" w:ascii="宋体" w:hAnsi="宋体" w:eastAsia="宋体"/>
          <w:iCs/>
          <w:szCs w:val="21"/>
          <w:highlight w:val="none"/>
        </w:rPr>
        <w:sym w:font="Wingdings" w:char="00A8"/>
      </w:r>
      <w:r>
        <w:rPr>
          <w:rFonts w:hint="eastAsia" w:ascii="宋体" w:hAnsi="宋体" w:eastAsia="宋体"/>
          <w:iCs/>
          <w:szCs w:val="21"/>
          <w:highlight w:val="none"/>
        </w:rPr>
        <w:t xml:space="preserve">是   </w:t>
      </w:r>
      <w:r>
        <w:rPr>
          <w:rFonts w:hint="eastAsia" w:ascii="宋体" w:hAnsi="宋体" w:eastAsia="宋体"/>
          <w:iCs/>
          <w:szCs w:val="21"/>
          <w:highlight w:val="none"/>
        </w:rPr>
        <w:sym w:font="Wingdings" w:char="00A8"/>
      </w:r>
      <w:r>
        <w:rPr>
          <w:rFonts w:hint="eastAsia" w:ascii="宋体" w:hAnsi="宋体" w:eastAsia="宋体"/>
          <w:iCs/>
          <w:szCs w:val="21"/>
          <w:highlight w:val="none"/>
        </w:rPr>
        <w:t>否</w:t>
      </w:r>
    </w:p>
    <w:p w14:paraId="09188F69">
      <w:pPr>
        <w:numPr>
          <w:ilvl w:val="0"/>
          <w:numId w:val="0"/>
        </w:numPr>
        <w:snapToGrid w:val="0"/>
        <w:spacing w:beforeLines="0" w:line="400" w:lineRule="exact"/>
        <w:ind w:firstLine="0" w:firstLineChars="0"/>
        <w:rPr>
          <w:rFonts w:hint="default" w:eastAsia="宋体"/>
          <w:highlight w:val="none"/>
          <w:lang w:val="en-US" w:eastAsia="zh-CN"/>
        </w:rPr>
      </w:pPr>
      <w:r>
        <w:rPr>
          <w:rFonts w:hint="eastAsia" w:eastAsia="宋体"/>
          <w:highlight w:val="none"/>
          <w:lang w:val="en-US" w:eastAsia="zh-CN"/>
        </w:rPr>
        <w:t xml:space="preserve">         中标（成交）采购标的制造商是否为监狱企业：</w:t>
      </w:r>
      <w:r>
        <w:rPr>
          <w:rFonts w:hint="eastAsia" w:ascii="宋体" w:hAnsi="宋体" w:eastAsia="宋体"/>
          <w:iCs/>
          <w:szCs w:val="21"/>
          <w:highlight w:val="none"/>
        </w:rPr>
        <w:sym w:font="Wingdings" w:char="00A8"/>
      </w:r>
      <w:r>
        <w:rPr>
          <w:rFonts w:hint="eastAsia" w:ascii="宋体" w:hAnsi="宋体" w:eastAsia="宋体"/>
          <w:iCs/>
          <w:szCs w:val="21"/>
          <w:highlight w:val="none"/>
        </w:rPr>
        <w:t xml:space="preserve">是       </w:t>
      </w:r>
      <w:r>
        <w:rPr>
          <w:rFonts w:hint="eastAsia" w:ascii="宋体" w:hAnsi="宋体" w:eastAsia="宋体"/>
          <w:iCs/>
          <w:szCs w:val="21"/>
          <w:highlight w:val="none"/>
        </w:rPr>
        <w:sym w:font="Wingdings" w:char="00A8"/>
      </w:r>
      <w:r>
        <w:rPr>
          <w:rFonts w:hint="eastAsia" w:ascii="宋体" w:hAnsi="宋体" w:eastAsia="宋体"/>
          <w:iCs/>
          <w:szCs w:val="21"/>
          <w:highlight w:val="none"/>
        </w:rPr>
        <w:t>否</w:t>
      </w:r>
    </w:p>
    <w:p w14:paraId="3AB616DF">
      <w:pPr>
        <w:adjustRightInd w:val="0"/>
        <w:snapToGrid w:val="0"/>
        <w:spacing w:before="0" w:beforeLines="0" w:line="400" w:lineRule="exact"/>
        <w:ind w:firstLine="420" w:firstLineChars="200"/>
        <w:rPr>
          <w:rFonts w:ascii="宋体" w:hAnsi="宋体" w:eastAsia="宋体"/>
          <w:szCs w:val="21"/>
          <w:highlight w:val="none"/>
        </w:rPr>
      </w:pPr>
      <w:r>
        <w:rPr>
          <w:rFonts w:hint="eastAsia" w:ascii="宋体" w:hAnsi="宋体" w:eastAsia="宋体"/>
          <w:szCs w:val="21"/>
          <w:highlight w:val="none"/>
        </w:rPr>
        <w:t>（</w:t>
      </w:r>
      <w:r>
        <w:rPr>
          <w:rFonts w:hint="default" w:ascii="宋体" w:hAnsi="宋体" w:eastAsia="宋体"/>
          <w:szCs w:val="21"/>
          <w:highlight w:val="none"/>
          <w:lang w:val="en" w:eastAsia="zh-CN"/>
        </w:rPr>
        <w:t>7</w:t>
      </w:r>
      <w:r>
        <w:rPr>
          <w:rFonts w:hint="eastAsia" w:ascii="宋体" w:hAnsi="宋体" w:eastAsia="宋体"/>
          <w:szCs w:val="21"/>
          <w:highlight w:val="none"/>
        </w:rPr>
        <w:t>）合同是否分包：</w:t>
      </w:r>
      <w:r>
        <w:rPr>
          <w:rFonts w:hint="eastAsia" w:ascii="宋体" w:hAnsi="宋体" w:eastAsia="宋体"/>
          <w:iCs/>
          <w:szCs w:val="21"/>
          <w:highlight w:val="none"/>
        </w:rPr>
        <w:sym w:font="Wingdings" w:char="00A8"/>
      </w:r>
      <w:r>
        <w:rPr>
          <w:rFonts w:hint="eastAsia" w:ascii="宋体" w:hAnsi="宋体" w:eastAsia="宋体"/>
          <w:iCs/>
          <w:szCs w:val="21"/>
          <w:highlight w:val="none"/>
        </w:rPr>
        <w:t xml:space="preserve">是       </w:t>
      </w:r>
      <w:r>
        <w:rPr>
          <w:rFonts w:hint="eastAsia" w:ascii="宋体" w:hAnsi="宋体" w:eastAsia="宋体"/>
          <w:iCs/>
          <w:szCs w:val="21"/>
          <w:highlight w:val="none"/>
        </w:rPr>
        <w:sym w:font="Wingdings" w:char="00A8"/>
      </w:r>
      <w:r>
        <w:rPr>
          <w:rFonts w:hint="eastAsia" w:ascii="宋体" w:hAnsi="宋体" w:eastAsia="宋体"/>
          <w:iCs/>
          <w:szCs w:val="21"/>
          <w:highlight w:val="none"/>
        </w:rPr>
        <w:t>否</w:t>
      </w:r>
    </w:p>
    <w:p w14:paraId="42FD0CEC">
      <w:pPr>
        <w:adjustRightInd w:val="0"/>
        <w:snapToGrid w:val="0"/>
        <w:spacing w:before="0" w:beforeLines="0" w:line="400" w:lineRule="exact"/>
        <w:ind w:firstLine="840" w:firstLineChars="400"/>
        <w:rPr>
          <w:rFonts w:hint="eastAsia" w:ascii="宋体" w:hAnsi="宋体" w:eastAsia="宋体"/>
          <w:szCs w:val="21"/>
          <w:highlight w:val="none"/>
          <w:u w:val="single"/>
        </w:rPr>
      </w:pPr>
      <w:r>
        <w:rPr>
          <w:rFonts w:hint="eastAsia" w:ascii="宋体" w:hAnsi="宋体" w:eastAsia="宋体"/>
          <w:szCs w:val="21"/>
          <w:highlight w:val="none"/>
          <w:lang w:val="en-US" w:eastAsia="zh-CN"/>
        </w:rPr>
        <w:t xml:space="preserve"> </w:t>
      </w:r>
      <w:r>
        <w:rPr>
          <w:rFonts w:hint="eastAsia" w:ascii="宋体" w:hAnsi="宋体" w:eastAsia="宋体"/>
          <w:szCs w:val="21"/>
          <w:highlight w:val="none"/>
        </w:rPr>
        <w:t>分包主要内容：</w:t>
      </w:r>
      <w:r>
        <w:rPr>
          <w:rFonts w:hint="eastAsia" w:ascii="宋体" w:hAnsi="宋体" w:eastAsia="宋体"/>
          <w:szCs w:val="21"/>
          <w:highlight w:val="none"/>
          <w:u w:val="single"/>
        </w:rPr>
        <w:t xml:space="preserve">                                        </w:t>
      </w:r>
      <w:r>
        <w:rPr>
          <w:rFonts w:hint="eastAsia" w:ascii="宋体" w:hAnsi="宋体" w:eastAsia="宋体"/>
          <w:szCs w:val="21"/>
          <w:highlight w:val="none"/>
          <w:u w:val="single"/>
          <w:lang w:val="en-US" w:eastAsia="zh-CN"/>
        </w:rPr>
        <w:t xml:space="preserve"> </w:t>
      </w:r>
      <w:r>
        <w:rPr>
          <w:rFonts w:hint="eastAsia" w:ascii="宋体" w:hAnsi="宋体" w:eastAsia="宋体"/>
          <w:szCs w:val="21"/>
          <w:highlight w:val="none"/>
          <w:u w:val="single"/>
        </w:rPr>
        <w:t xml:space="preserve">   </w:t>
      </w:r>
    </w:p>
    <w:p w14:paraId="4AB68A32">
      <w:pPr>
        <w:adjustRightInd w:val="0"/>
        <w:snapToGrid w:val="0"/>
        <w:spacing w:before="0" w:beforeLines="0" w:line="400" w:lineRule="exact"/>
        <w:ind w:firstLine="840" w:firstLineChars="400"/>
        <w:rPr>
          <w:rFonts w:hint="eastAsia" w:ascii="宋体" w:hAnsi="宋体" w:eastAsia="宋体"/>
          <w:szCs w:val="21"/>
          <w:highlight w:val="none"/>
        </w:rPr>
      </w:pPr>
      <w:r>
        <w:rPr>
          <w:rFonts w:hint="eastAsia" w:ascii="宋体" w:hAnsi="宋体" w:eastAsia="宋体"/>
          <w:szCs w:val="21"/>
          <w:highlight w:val="none"/>
          <w:u w:val="none"/>
          <w:lang w:val="en-US" w:eastAsia="zh-CN"/>
        </w:rPr>
        <w:t xml:space="preserve"> </w:t>
      </w:r>
      <w:r>
        <w:rPr>
          <w:rFonts w:hint="eastAsia" w:ascii="宋体" w:hAnsi="宋体" w:eastAsia="宋体"/>
          <w:szCs w:val="21"/>
          <w:highlight w:val="none"/>
        </w:rPr>
        <w:t>分包供应商</w:t>
      </w:r>
      <w:r>
        <w:rPr>
          <w:rFonts w:hint="eastAsia" w:ascii="宋体" w:hAnsi="宋体" w:eastAsia="宋体"/>
          <w:szCs w:val="21"/>
          <w:highlight w:val="none"/>
          <w:lang w:eastAsia="zh-CN"/>
        </w:rPr>
        <w:t>/制造商</w:t>
      </w:r>
      <w:r>
        <w:rPr>
          <w:rFonts w:hint="eastAsia" w:ascii="宋体" w:hAnsi="宋体" w:eastAsia="宋体"/>
          <w:szCs w:val="21"/>
          <w:highlight w:val="none"/>
        </w:rPr>
        <w:t>名称</w:t>
      </w:r>
      <w:r>
        <w:rPr>
          <w:rFonts w:hint="eastAsia" w:ascii="宋体" w:hAnsi="宋体" w:eastAsia="宋体"/>
          <w:szCs w:val="21"/>
          <w:highlight w:val="none"/>
          <w:lang w:eastAsia="zh-CN"/>
        </w:rPr>
        <w:t>（如供应商和制造商不同，请分别填写）</w:t>
      </w:r>
      <w:r>
        <w:rPr>
          <w:rFonts w:hint="eastAsia" w:ascii="宋体" w:hAnsi="宋体" w:eastAsia="宋体"/>
          <w:szCs w:val="21"/>
          <w:highlight w:val="none"/>
        </w:rPr>
        <w:t>：</w:t>
      </w:r>
    </w:p>
    <w:p w14:paraId="1EEB3855">
      <w:pPr>
        <w:adjustRightInd w:val="0"/>
        <w:snapToGrid w:val="0"/>
        <w:spacing w:before="0" w:beforeLines="0" w:line="400" w:lineRule="exact"/>
        <w:ind w:firstLine="840" w:firstLineChars="400"/>
        <w:rPr>
          <w:rFonts w:ascii="宋体" w:hAnsi="宋体" w:eastAsia="宋体"/>
          <w:szCs w:val="21"/>
          <w:highlight w:val="none"/>
          <w:u w:val="single"/>
        </w:rPr>
      </w:pPr>
      <w:r>
        <w:rPr>
          <w:rFonts w:hint="eastAsia" w:ascii="宋体" w:hAnsi="宋体" w:eastAsia="宋体"/>
          <w:szCs w:val="21"/>
          <w:highlight w:val="none"/>
          <w:u w:val="none"/>
        </w:rPr>
        <w:t xml:space="preserve"> </w:t>
      </w:r>
      <w:r>
        <w:rPr>
          <w:rFonts w:hint="eastAsia" w:ascii="宋体" w:hAnsi="宋体" w:eastAsia="宋体"/>
          <w:szCs w:val="21"/>
          <w:highlight w:val="none"/>
          <w:u w:val="single"/>
          <w:lang w:val="en-US" w:eastAsia="zh-CN"/>
        </w:rPr>
        <w:t xml:space="preserve">  </w:t>
      </w:r>
      <w:r>
        <w:rPr>
          <w:rFonts w:hint="eastAsia" w:ascii="宋体" w:hAnsi="宋体" w:eastAsia="宋体"/>
          <w:szCs w:val="21"/>
          <w:highlight w:val="none"/>
          <w:u w:val="single"/>
        </w:rPr>
        <w:t xml:space="preserve">                                 </w:t>
      </w:r>
      <w:r>
        <w:rPr>
          <w:rFonts w:hint="eastAsia" w:ascii="宋体" w:hAnsi="宋体" w:eastAsia="宋体"/>
          <w:szCs w:val="21"/>
          <w:highlight w:val="none"/>
          <w:u w:val="single"/>
          <w:lang w:val="en-US" w:eastAsia="zh-CN"/>
        </w:rPr>
        <w:t xml:space="preserve">                       </w:t>
      </w:r>
    </w:p>
    <w:p w14:paraId="6D11384F">
      <w:pPr>
        <w:adjustRightInd w:val="0"/>
        <w:snapToGrid w:val="0"/>
        <w:spacing w:before="0" w:beforeLines="0" w:line="400" w:lineRule="exact"/>
        <w:ind w:firstLine="840" w:firstLineChars="400"/>
        <w:rPr>
          <w:rFonts w:hint="eastAsia" w:ascii="宋体" w:hAnsi="宋体" w:eastAsia="宋体"/>
          <w:szCs w:val="21"/>
          <w:highlight w:val="none"/>
        </w:rPr>
      </w:pPr>
      <w:r>
        <w:rPr>
          <w:rFonts w:hint="eastAsia" w:ascii="宋体" w:hAnsi="宋体" w:eastAsia="宋体"/>
          <w:szCs w:val="21"/>
          <w:highlight w:val="none"/>
          <w:lang w:val="en-US" w:eastAsia="zh-CN"/>
        </w:rPr>
        <w:t xml:space="preserve"> </w:t>
      </w:r>
      <w:r>
        <w:rPr>
          <w:rFonts w:hint="eastAsia" w:ascii="宋体" w:hAnsi="宋体" w:eastAsia="宋体"/>
          <w:szCs w:val="21"/>
          <w:highlight w:val="none"/>
        </w:rPr>
        <w:t>分包供应商</w:t>
      </w:r>
      <w:r>
        <w:rPr>
          <w:rFonts w:hint="eastAsia" w:ascii="宋体" w:hAnsi="宋体" w:eastAsia="宋体"/>
          <w:szCs w:val="21"/>
          <w:highlight w:val="none"/>
          <w:lang w:val="en-US" w:eastAsia="zh-CN"/>
        </w:rPr>
        <w:t>/</w:t>
      </w:r>
      <w:r>
        <w:rPr>
          <w:rFonts w:hint="eastAsia" w:ascii="宋体" w:hAnsi="宋体" w:eastAsia="宋体"/>
          <w:szCs w:val="21"/>
          <w:highlight w:val="none"/>
          <w:lang w:eastAsia="zh-CN"/>
        </w:rPr>
        <w:t>制造商</w:t>
      </w:r>
      <w:r>
        <w:rPr>
          <w:rFonts w:hint="eastAsia" w:ascii="宋体" w:hAnsi="宋体" w:eastAsia="宋体"/>
          <w:szCs w:val="21"/>
          <w:highlight w:val="none"/>
        </w:rPr>
        <w:t>类型</w:t>
      </w:r>
      <w:r>
        <w:rPr>
          <w:rFonts w:hint="eastAsia" w:ascii="宋体" w:hAnsi="宋体" w:eastAsia="宋体"/>
          <w:szCs w:val="21"/>
          <w:highlight w:val="none"/>
          <w:lang w:eastAsia="zh-CN"/>
        </w:rPr>
        <w:t>（如果供应商和制造商不同，只填写制造商类型）</w:t>
      </w:r>
      <w:r>
        <w:rPr>
          <w:rFonts w:hint="eastAsia" w:ascii="宋体" w:hAnsi="宋体" w:eastAsia="宋体"/>
          <w:szCs w:val="21"/>
          <w:highlight w:val="none"/>
        </w:rPr>
        <w:t>：</w:t>
      </w:r>
    </w:p>
    <w:p w14:paraId="2D38B0FA">
      <w:pPr>
        <w:adjustRightInd w:val="0"/>
        <w:snapToGrid w:val="0"/>
        <w:spacing w:beforeLines="0" w:line="400" w:lineRule="exact"/>
        <w:ind w:firstLine="840" w:firstLineChars="400"/>
        <w:rPr>
          <w:rFonts w:hint="eastAsia" w:ascii="宋体" w:hAnsi="宋体" w:eastAsia="宋体"/>
          <w:iCs/>
          <w:szCs w:val="21"/>
          <w:highlight w:val="none"/>
          <w:lang w:val="en-US" w:eastAsia="zh-CN"/>
        </w:rPr>
      </w:pPr>
      <w:r>
        <w:rPr>
          <w:rFonts w:hint="eastAsia" w:ascii="宋体" w:hAnsi="宋体" w:eastAsia="宋体"/>
          <w:iCs/>
          <w:szCs w:val="21"/>
          <w:highlight w:val="none"/>
          <w:lang w:val="en-US" w:eastAsia="zh-CN"/>
        </w:rPr>
        <w:t xml:space="preserve"> </w:t>
      </w:r>
      <w:r>
        <w:rPr>
          <w:rFonts w:hint="eastAsia" w:ascii="宋体" w:hAnsi="宋体" w:eastAsia="宋体"/>
          <w:iCs/>
          <w:szCs w:val="21"/>
          <w:highlight w:val="none"/>
        </w:rPr>
        <w:sym w:font="Wingdings" w:char="00A8"/>
      </w:r>
      <w:r>
        <w:rPr>
          <w:rFonts w:hint="eastAsia" w:ascii="宋体" w:hAnsi="宋体" w:eastAsia="宋体"/>
          <w:iCs/>
          <w:szCs w:val="21"/>
          <w:highlight w:val="none"/>
        </w:rPr>
        <w:t xml:space="preserve">大型企业  </w:t>
      </w:r>
      <w:r>
        <w:rPr>
          <w:rFonts w:hint="eastAsia" w:ascii="宋体" w:hAnsi="宋体" w:eastAsia="宋体"/>
          <w:iCs/>
          <w:szCs w:val="21"/>
          <w:highlight w:val="none"/>
        </w:rPr>
        <w:sym w:font="Wingdings" w:char="00A8"/>
      </w:r>
      <w:r>
        <w:rPr>
          <w:rFonts w:hint="eastAsia" w:ascii="宋体" w:hAnsi="宋体" w:eastAsia="宋体"/>
          <w:iCs/>
          <w:szCs w:val="21"/>
          <w:highlight w:val="none"/>
        </w:rPr>
        <w:t xml:space="preserve">中型企业  </w:t>
      </w:r>
      <w:r>
        <w:rPr>
          <w:rFonts w:hint="eastAsia" w:ascii="宋体" w:hAnsi="宋体" w:eastAsia="宋体"/>
          <w:iCs/>
          <w:szCs w:val="21"/>
          <w:highlight w:val="none"/>
        </w:rPr>
        <w:sym w:font="Wingdings" w:char="00A8"/>
      </w:r>
      <w:r>
        <w:rPr>
          <w:rFonts w:hint="eastAsia" w:ascii="宋体" w:hAnsi="宋体" w:eastAsia="宋体"/>
          <w:iCs/>
          <w:szCs w:val="21"/>
          <w:highlight w:val="none"/>
        </w:rPr>
        <w:t>小微型企业</w:t>
      </w:r>
      <w:r>
        <w:rPr>
          <w:rFonts w:hint="eastAsia" w:ascii="宋体" w:hAnsi="宋体" w:eastAsia="宋体"/>
          <w:iCs/>
          <w:szCs w:val="21"/>
          <w:highlight w:val="none"/>
          <w:lang w:val="en-US" w:eastAsia="zh-CN"/>
        </w:rPr>
        <w:t xml:space="preserve">  </w:t>
      </w:r>
    </w:p>
    <w:p w14:paraId="173884CB">
      <w:pPr>
        <w:adjustRightInd w:val="0"/>
        <w:snapToGrid w:val="0"/>
        <w:spacing w:beforeLines="0" w:line="400" w:lineRule="exact"/>
        <w:ind w:firstLine="840" w:firstLineChars="400"/>
        <w:rPr>
          <w:rFonts w:hint="default" w:eastAsia="华文楷体"/>
          <w:highlight w:val="none"/>
          <w:u w:val="none"/>
          <w:lang w:val="en-US" w:eastAsia="zh-CN"/>
        </w:rPr>
      </w:pPr>
      <w:r>
        <w:rPr>
          <w:rFonts w:hint="eastAsia" w:ascii="宋体" w:hAnsi="宋体" w:eastAsia="宋体"/>
          <w:iCs/>
          <w:szCs w:val="21"/>
          <w:highlight w:val="none"/>
          <w:lang w:val="en-US" w:eastAsia="zh-CN"/>
        </w:rPr>
        <w:t xml:space="preserve"> </w:t>
      </w:r>
      <w:r>
        <w:rPr>
          <w:rFonts w:hint="eastAsia" w:ascii="宋体" w:hAnsi="宋体" w:eastAsia="宋体"/>
          <w:iCs/>
          <w:szCs w:val="21"/>
          <w:highlight w:val="none"/>
        </w:rPr>
        <w:sym w:font="Wingdings" w:char="00A8"/>
      </w:r>
      <w:r>
        <w:rPr>
          <w:rFonts w:hint="eastAsia" w:ascii="宋体" w:hAnsi="宋体" w:eastAsia="宋体"/>
          <w:iCs/>
          <w:szCs w:val="21"/>
          <w:highlight w:val="none"/>
          <w:lang w:eastAsia="zh-CN"/>
        </w:rPr>
        <w:t>残疾人福利性单位</w:t>
      </w:r>
      <w:r>
        <w:rPr>
          <w:rFonts w:hint="eastAsia" w:ascii="宋体" w:hAnsi="宋体" w:eastAsia="宋体"/>
          <w:iCs/>
          <w:szCs w:val="21"/>
          <w:highlight w:val="none"/>
          <w:lang w:val="en-US" w:eastAsia="zh-CN"/>
        </w:rPr>
        <w:t xml:space="preserve"> </w:t>
      </w:r>
      <w:r>
        <w:rPr>
          <w:rFonts w:hint="eastAsia" w:ascii="宋体" w:hAnsi="宋体" w:eastAsia="宋体"/>
          <w:iCs/>
          <w:szCs w:val="21"/>
          <w:highlight w:val="none"/>
        </w:rPr>
        <w:sym w:font="Wingdings" w:char="00A8"/>
      </w:r>
      <w:r>
        <w:rPr>
          <w:rFonts w:hint="eastAsia" w:ascii="宋体" w:hAnsi="宋体" w:eastAsia="宋体"/>
          <w:iCs/>
          <w:szCs w:val="21"/>
          <w:highlight w:val="none"/>
          <w:lang w:eastAsia="zh-CN"/>
        </w:rPr>
        <w:t>监狱</w:t>
      </w:r>
      <w:r>
        <w:rPr>
          <w:rFonts w:hint="eastAsia" w:ascii="宋体" w:hAnsi="宋体" w:eastAsia="宋体"/>
          <w:iCs/>
          <w:szCs w:val="21"/>
          <w:highlight w:val="none"/>
        </w:rPr>
        <w:t>企业</w:t>
      </w:r>
      <w:r>
        <w:rPr>
          <w:rFonts w:hint="eastAsia" w:ascii="宋体" w:hAnsi="宋体" w:eastAsia="宋体"/>
          <w:iCs/>
          <w:szCs w:val="21"/>
          <w:highlight w:val="none"/>
          <w:lang w:val="en-US" w:eastAsia="zh-CN"/>
        </w:rPr>
        <w:t xml:space="preserve"> </w:t>
      </w:r>
      <w:r>
        <w:rPr>
          <w:rFonts w:hint="eastAsia" w:ascii="宋体" w:hAnsi="宋体" w:eastAsia="宋体"/>
          <w:iCs/>
          <w:szCs w:val="21"/>
          <w:highlight w:val="none"/>
        </w:rPr>
        <w:sym w:font="Wingdings" w:char="00A8"/>
      </w:r>
      <w:r>
        <w:rPr>
          <w:rFonts w:hint="eastAsia" w:ascii="宋体" w:hAnsi="宋体" w:eastAsia="宋体"/>
          <w:iCs/>
          <w:szCs w:val="21"/>
          <w:highlight w:val="none"/>
          <w:lang w:eastAsia="zh-CN"/>
        </w:rPr>
        <w:t>其他</w:t>
      </w:r>
    </w:p>
    <w:p w14:paraId="4E8B821E">
      <w:pPr>
        <w:numPr>
          <w:ilvl w:val="-1"/>
          <w:numId w:val="0"/>
        </w:numPr>
        <w:adjustRightInd w:val="0"/>
        <w:snapToGrid w:val="0"/>
        <w:spacing w:before="0" w:beforeLines="0" w:line="400" w:lineRule="exact"/>
        <w:ind w:left="0" w:leftChars="0" w:firstLine="0" w:firstLineChars="0"/>
        <w:rPr>
          <w:rFonts w:hint="eastAsia" w:ascii="宋体" w:hAnsi="宋体" w:eastAsia="宋体" w:cs="宋体"/>
          <w:iCs/>
          <w:szCs w:val="21"/>
          <w:highlight w:val="none"/>
        </w:rPr>
      </w:pPr>
      <w:r>
        <w:rPr>
          <w:rFonts w:hint="eastAsia" w:ascii="宋体" w:hAnsi="宋体" w:eastAsia="宋体"/>
          <w:szCs w:val="21"/>
          <w:highlight w:val="none"/>
          <w:u w:val="none"/>
          <w:lang w:val="en-US" w:eastAsia="zh-CN"/>
        </w:rPr>
        <w:t xml:space="preserve">    </w:t>
      </w:r>
      <w:r>
        <w:rPr>
          <w:rFonts w:hint="eastAsia" w:ascii="宋体" w:hAnsi="宋体" w:eastAsia="宋体" w:cs="宋体"/>
          <w:szCs w:val="21"/>
          <w:highlight w:val="none"/>
          <w:u w:val="none"/>
          <w:lang w:val="en-US" w:eastAsia="zh-CN"/>
        </w:rPr>
        <w:t>（</w:t>
      </w:r>
      <w:r>
        <w:rPr>
          <w:rFonts w:hint="default" w:ascii="宋体" w:hAnsi="宋体" w:eastAsia="宋体" w:cs="宋体"/>
          <w:szCs w:val="21"/>
          <w:highlight w:val="none"/>
          <w:u w:val="none"/>
          <w:lang w:val="en" w:eastAsia="zh-CN"/>
        </w:rPr>
        <w:t>8</w:t>
      </w:r>
      <w:r>
        <w:rPr>
          <w:rFonts w:hint="eastAsia" w:ascii="宋体" w:hAnsi="宋体" w:eastAsia="宋体" w:cs="宋体"/>
          <w:szCs w:val="21"/>
          <w:highlight w:val="none"/>
          <w:u w:val="none"/>
          <w:lang w:val="en-US" w:eastAsia="zh-CN"/>
        </w:rPr>
        <w:t>）中标（成交）供应商是否为外商投资企业：</w:t>
      </w:r>
      <w:r>
        <w:rPr>
          <w:rFonts w:hint="eastAsia" w:ascii="宋体" w:hAnsi="宋体" w:eastAsia="宋体" w:cs="宋体"/>
          <w:iCs/>
          <w:szCs w:val="21"/>
          <w:highlight w:val="none"/>
        </w:rPr>
        <w:sym w:font="Wingdings" w:char="00A8"/>
      </w:r>
      <w:r>
        <w:rPr>
          <w:rFonts w:hint="eastAsia" w:ascii="宋体" w:hAnsi="宋体" w:eastAsia="宋体" w:cs="宋体"/>
          <w:iCs/>
          <w:szCs w:val="21"/>
          <w:highlight w:val="none"/>
        </w:rPr>
        <w:t xml:space="preserve">是       </w:t>
      </w:r>
      <w:r>
        <w:rPr>
          <w:rFonts w:hint="eastAsia" w:ascii="宋体" w:hAnsi="宋体" w:eastAsia="宋体" w:cs="宋体"/>
          <w:iCs/>
          <w:szCs w:val="21"/>
          <w:highlight w:val="none"/>
        </w:rPr>
        <w:sym w:font="Wingdings" w:char="00A8"/>
      </w:r>
      <w:r>
        <w:rPr>
          <w:rFonts w:hint="eastAsia" w:ascii="宋体" w:hAnsi="宋体" w:eastAsia="宋体" w:cs="宋体"/>
          <w:iCs/>
          <w:szCs w:val="21"/>
          <w:highlight w:val="none"/>
        </w:rPr>
        <w:t>否</w:t>
      </w:r>
    </w:p>
    <w:p w14:paraId="059268E3">
      <w:pPr>
        <w:tabs>
          <w:tab w:val="left" w:pos="1340"/>
        </w:tabs>
        <w:autoSpaceDE w:val="0"/>
        <w:autoSpaceDN w:val="0"/>
        <w:adjustRightInd w:val="0"/>
        <w:spacing w:beforeLines="0" w:line="400" w:lineRule="exact"/>
        <w:ind w:firstLine="420" w:firstLineChars="200"/>
        <w:rPr>
          <w:rFonts w:hint="eastAsia" w:ascii="宋体" w:hAnsi="宋体" w:eastAsia="宋体" w:cs="宋体"/>
          <w:sz w:val="21"/>
          <w:szCs w:val="21"/>
          <w:highlight w:val="none"/>
          <w:u w:val="single"/>
          <w:lang w:val="en-US" w:eastAsia="zh-CN" w:bidi="ar-SA"/>
        </w:rPr>
      </w:pPr>
      <w:r>
        <w:rPr>
          <w:rFonts w:hint="eastAsia" w:ascii="宋体" w:hAnsi="宋体" w:eastAsia="宋体" w:cs="宋体"/>
          <w:sz w:val="21"/>
          <w:szCs w:val="21"/>
          <w:highlight w:val="none"/>
          <w:u w:val="none"/>
          <w:lang w:val="en-US" w:eastAsia="zh-CN" w:bidi="ar-SA"/>
        </w:rPr>
        <w:t xml:space="preserve">     外商投资企业类型：</w:t>
      </w:r>
      <w:r>
        <w:rPr>
          <w:rFonts w:hint="eastAsia" w:ascii="宋体" w:hAnsi="宋体" w:eastAsia="宋体" w:cs="宋体"/>
          <w:iCs/>
          <w:sz w:val="21"/>
          <w:szCs w:val="21"/>
          <w:highlight w:val="none"/>
          <w:lang w:val="en-US" w:eastAsia="zh-CN" w:bidi="ar-SA"/>
        </w:rPr>
        <w:sym w:font="Wingdings" w:char="00A8"/>
      </w:r>
      <w:r>
        <w:rPr>
          <w:rFonts w:hint="eastAsia" w:ascii="宋体" w:hAnsi="宋体" w:eastAsia="宋体" w:cs="宋体"/>
          <w:sz w:val="21"/>
          <w:szCs w:val="21"/>
          <w:highlight w:val="none"/>
          <w:u w:val="none"/>
          <w:lang w:val="en-US" w:eastAsia="zh-CN" w:bidi="ar-SA"/>
        </w:rPr>
        <w:t xml:space="preserve">全部由外国投资者投资  </w:t>
      </w:r>
      <w:r>
        <w:rPr>
          <w:rFonts w:hint="eastAsia" w:ascii="宋体" w:hAnsi="宋体" w:eastAsia="宋体" w:cs="宋体"/>
          <w:iCs/>
          <w:sz w:val="21"/>
          <w:szCs w:val="21"/>
          <w:highlight w:val="none"/>
          <w:lang w:val="en-US" w:eastAsia="zh-CN" w:bidi="ar-SA"/>
        </w:rPr>
        <w:sym w:font="Wingdings" w:char="00A8"/>
      </w:r>
      <w:r>
        <w:rPr>
          <w:rFonts w:hint="eastAsia" w:ascii="宋体" w:hAnsi="宋体" w:eastAsia="宋体" w:cs="宋体"/>
          <w:iCs/>
          <w:sz w:val="21"/>
          <w:szCs w:val="21"/>
          <w:highlight w:val="none"/>
          <w:lang w:val="en-US" w:eastAsia="zh-CN" w:bidi="ar-SA"/>
        </w:rPr>
        <w:t>部分由外国投资者投资</w:t>
      </w:r>
    </w:p>
    <w:p w14:paraId="041B0D52">
      <w:pPr>
        <w:numPr>
          <w:ilvl w:val="-1"/>
          <w:numId w:val="0"/>
        </w:numPr>
        <w:adjustRightInd w:val="0"/>
        <w:snapToGrid w:val="0"/>
        <w:spacing w:before="0" w:beforeLines="0" w:line="400" w:lineRule="exact"/>
        <w:ind w:firstLine="420" w:firstLineChars="200"/>
        <w:rPr>
          <w:rFonts w:hint="eastAsia" w:ascii="宋体" w:hAnsi="宋体" w:eastAsia="宋体" w:cs="宋体"/>
          <w:b w:val="0"/>
          <w:bCs w:val="0"/>
          <w:sz w:val="21"/>
          <w:szCs w:val="21"/>
          <w:highlight w:val="none"/>
          <w:u w:val="none"/>
          <w:lang w:val="en-US" w:eastAsia="zh-CN"/>
        </w:rPr>
      </w:pPr>
      <w:r>
        <w:rPr>
          <w:rFonts w:hint="eastAsia" w:ascii="宋体" w:hAnsi="宋体" w:eastAsia="宋体" w:cs="宋体"/>
          <w:b w:val="0"/>
          <w:bCs w:val="0"/>
          <w:sz w:val="21"/>
          <w:szCs w:val="21"/>
          <w:highlight w:val="none"/>
          <w:u w:val="none"/>
          <w:lang w:val="en-US" w:eastAsia="zh-CN"/>
        </w:rPr>
        <w:t>（</w:t>
      </w:r>
      <w:r>
        <w:rPr>
          <w:rFonts w:hint="default" w:ascii="宋体" w:hAnsi="宋体" w:eastAsia="宋体" w:cs="宋体"/>
          <w:b w:val="0"/>
          <w:bCs w:val="0"/>
          <w:sz w:val="21"/>
          <w:szCs w:val="21"/>
          <w:highlight w:val="none"/>
          <w:u w:val="none"/>
          <w:lang w:val="en" w:eastAsia="zh-CN"/>
        </w:rPr>
        <w:t>9</w:t>
      </w:r>
      <w:r>
        <w:rPr>
          <w:rFonts w:hint="eastAsia" w:ascii="宋体" w:hAnsi="宋体" w:eastAsia="宋体" w:cs="宋体"/>
          <w:b w:val="0"/>
          <w:bCs w:val="0"/>
          <w:sz w:val="21"/>
          <w:szCs w:val="21"/>
          <w:highlight w:val="none"/>
          <w:u w:val="none"/>
          <w:lang w:val="en-US" w:eastAsia="zh-CN"/>
        </w:rPr>
        <w:t>）是否涉及进口产品：</w:t>
      </w:r>
    </w:p>
    <w:p w14:paraId="0AB6561C">
      <w:pPr>
        <w:numPr>
          <w:ilvl w:val="-1"/>
          <w:numId w:val="0"/>
        </w:numPr>
        <w:adjustRightInd w:val="0"/>
        <w:snapToGrid w:val="0"/>
        <w:spacing w:before="0" w:beforeLines="0" w:line="400" w:lineRule="exact"/>
        <w:ind w:firstLine="840" w:firstLineChars="400"/>
        <w:rPr>
          <w:rFonts w:hint="eastAsia" w:ascii="宋体" w:hAnsi="宋体" w:eastAsia="宋体" w:cs="宋体"/>
          <w:szCs w:val="21"/>
          <w:highlight w:val="none"/>
          <w:u w:val="single"/>
          <w:lang w:val="en-US" w:eastAsia="zh-CN"/>
        </w:rPr>
      </w:pPr>
      <w:r>
        <w:rPr>
          <w:rFonts w:hint="eastAsia" w:ascii="宋体" w:hAnsi="宋体" w:eastAsia="宋体" w:cs="宋体"/>
          <w:iCs w:val="0"/>
          <w:szCs w:val="21"/>
          <w:highlight w:val="none"/>
          <w:lang w:val="en-US" w:eastAsia="zh-CN"/>
        </w:rPr>
        <w:t xml:space="preserve"> </w:t>
      </w:r>
      <w:r>
        <w:rPr>
          <w:rFonts w:hint="eastAsia" w:ascii="宋体" w:hAnsi="宋体" w:eastAsia="宋体" w:cs="宋体"/>
          <w:iCs w:val="0"/>
          <w:szCs w:val="21"/>
          <w:highlight w:val="none"/>
        </w:rPr>
        <w:sym w:font="Wingdings" w:char="00A8"/>
      </w:r>
      <w:r>
        <w:rPr>
          <w:rFonts w:hint="eastAsia" w:ascii="宋体" w:hAnsi="宋体" w:eastAsia="宋体" w:cs="宋体"/>
          <w:iCs w:val="0"/>
          <w:szCs w:val="21"/>
          <w:highlight w:val="none"/>
        </w:rPr>
        <w:t>是</w:t>
      </w:r>
      <w:r>
        <w:rPr>
          <w:rFonts w:hint="eastAsia" w:ascii="宋体" w:hAnsi="宋体" w:eastAsia="宋体" w:cs="宋体"/>
          <w:iCs w:val="0"/>
          <w:szCs w:val="21"/>
          <w:highlight w:val="none"/>
          <w:lang w:eastAsia="zh-CN"/>
        </w:rPr>
        <w:t>，《政府采购品目分类目录》底级品目名称</w:t>
      </w:r>
      <w:r>
        <w:rPr>
          <w:rFonts w:hint="eastAsia" w:ascii="宋体" w:hAnsi="宋体" w:eastAsia="宋体" w:cs="宋体"/>
          <w:szCs w:val="21"/>
          <w:highlight w:val="none"/>
          <w:lang w:val="en-US" w:eastAsia="zh-CN"/>
        </w:rPr>
        <w:t>：</w:t>
      </w:r>
      <w:r>
        <w:rPr>
          <w:rFonts w:hint="eastAsia" w:ascii="宋体" w:hAnsi="宋体" w:eastAsia="宋体" w:cs="宋体"/>
          <w:szCs w:val="21"/>
          <w:highlight w:val="none"/>
          <w:u w:val="single"/>
          <w:lang w:val="en-US" w:eastAsia="zh-CN"/>
        </w:rPr>
        <w:t xml:space="preserve">         </w:t>
      </w:r>
      <w:r>
        <w:rPr>
          <w:rFonts w:hint="eastAsia" w:ascii="宋体" w:hAnsi="宋体" w:eastAsia="宋体" w:cs="宋体"/>
          <w:szCs w:val="21"/>
          <w:highlight w:val="none"/>
          <w:lang w:val="en-US" w:eastAsia="zh-CN"/>
        </w:rPr>
        <w:t xml:space="preserve"> 金额：</w:t>
      </w:r>
      <w:r>
        <w:rPr>
          <w:rFonts w:hint="eastAsia" w:ascii="宋体" w:hAnsi="宋体" w:eastAsia="宋体" w:cs="宋体"/>
          <w:szCs w:val="21"/>
          <w:highlight w:val="none"/>
          <w:u w:val="single"/>
          <w:lang w:val="en-US" w:eastAsia="zh-CN"/>
        </w:rPr>
        <w:t xml:space="preserve">        </w:t>
      </w:r>
    </w:p>
    <w:p w14:paraId="7E7CA627">
      <w:pPr>
        <w:numPr>
          <w:ilvl w:val="-1"/>
          <w:numId w:val="0"/>
        </w:numPr>
        <w:adjustRightInd w:val="0"/>
        <w:snapToGrid w:val="0"/>
        <w:spacing w:before="0" w:beforeLines="0" w:line="400" w:lineRule="exact"/>
        <w:ind w:firstLine="840" w:firstLineChars="400"/>
        <w:rPr>
          <w:rFonts w:hint="eastAsia" w:ascii="宋体" w:hAnsi="宋体" w:eastAsia="宋体"/>
          <w:iCs w:val="0"/>
          <w:szCs w:val="21"/>
          <w:highlight w:val="none"/>
        </w:rPr>
      </w:pPr>
      <w:r>
        <w:rPr>
          <w:rFonts w:hint="eastAsia" w:ascii="宋体" w:hAnsi="宋体" w:eastAsia="宋体" w:cs="宋体"/>
          <w:szCs w:val="21"/>
          <w:highlight w:val="none"/>
          <w:lang w:val="en-US" w:eastAsia="zh-CN"/>
        </w:rPr>
        <w:t xml:space="preserve">        国别：</w:t>
      </w:r>
      <w:r>
        <w:rPr>
          <w:rFonts w:hint="eastAsia" w:ascii="宋体" w:hAnsi="宋体" w:eastAsia="宋体" w:cs="宋体"/>
          <w:szCs w:val="21"/>
          <w:highlight w:val="none"/>
          <w:u w:val="single"/>
          <w:lang w:val="en-US" w:eastAsia="zh-CN"/>
        </w:rPr>
        <w:t xml:space="preserve">        </w:t>
      </w:r>
      <w:r>
        <w:rPr>
          <w:rFonts w:hint="eastAsia" w:ascii="宋体" w:hAnsi="宋体" w:eastAsia="宋体" w:cs="宋体"/>
          <w:szCs w:val="21"/>
          <w:highlight w:val="none"/>
          <w:lang w:val="en-US" w:eastAsia="zh-CN"/>
        </w:rPr>
        <w:t xml:space="preserve"> 品牌：</w:t>
      </w:r>
      <w:r>
        <w:rPr>
          <w:rFonts w:hint="eastAsia" w:ascii="宋体" w:hAnsi="宋体" w:eastAsia="宋体" w:cs="宋体"/>
          <w:szCs w:val="21"/>
          <w:highlight w:val="none"/>
          <w:u w:val="single"/>
          <w:lang w:val="en-US" w:eastAsia="zh-CN"/>
        </w:rPr>
        <w:t xml:space="preserve">        </w:t>
      </w:r>
      <w:r>
        <w:rPr>
          <w:rFonts w:hint="eastAsia" w:ascii="宋体" w:hAnsi="宋体" w:eastAsia="宋体" w:cs="宋体"/>
          <w:szCs w:val="21"/>
          <w:highlight w:val="none"/>
          <w:u w:val="none"/>
          <w:lang w:val="en-US" w:eastAsia="zh-CN"/>
        </w:rPr>
        <w:t xml:space="preserve"> 规格型号：</w:t>
      </w:r>
      <w:r>
        <w:rPr>
          <w:rFonts w:hint="eastAsia" w:ascii="宋体" w:hAnsi="宋体" w:eastAsia="宋体" w:cs="宋体"/>
          <w:szCs w:val="21"/>
          <w:highlight w:val="none"/>
          <w:u w:val="single"/>
          <w:lang w:val="en-US" w:eastAsia="zh-CN"/>
        </w:rPr>
        <w:t xml:space="preserve">        </w:t>
      </w:r>
      <w:r>
        <w:rPr>
          <w:rFonts w:hint="eastAsia" w:ascii="宋体" w:hAnsi="宋体" w:eastAsia="宋体"/>
          <w:iCs w:val="0"/>
          <w:szCs w:val="21"/>
          <w:highlight w:val="none"/>
        </w:rPr>
        <w:t xml:space="preserve">      </w:t>
      </w:r>
    </w:p>
    <w:p w14:paraId="34B1C3C7">
      <w:pPr>
        <w:adjustRightInd w:val="0"/>
        <w:snapToGrid w:val="0"/>
        <w:spacing w:before="0" w:beforeLines="0" w:line="400" w:lineRule="exact"/>
        <w:ind w:firstLine="840" w:firstLineChars="400"/>
        <w:rPr>
          <w:rFonts w:hint="eastAsia" w:ascii="宋体" w:hAnsi="宋体" w:eastAsia="宋体"/>
          <w:szCs w:val="21"/>
          <w:highlight w:val="none"/>
          <w:u w:val="none"/>
          <w:lang w:val="en-US" w:eastAsia="zh-CN"/>
        </w:rPr>
      </w:pPr>
      <w:r>
        <w:rPr>
          <w:rFonts w:hint="eastAsia" w:ascii="宋体" w:hAnsi="宋体" w:eastAsia="宋体"/>
          <w:iCs w:val="0"/>
          <w:szCs w:val="21"/>
          <w:highlight w:val="none"/>
          <w:lang w:val="en-US" w:eastAsia="zh-CN"/>
        </w:rPr>
        <w:t xml:space="preserve"> </w:t>
      </w:r>
      <w:r>
        <w:rPr>
          <w:rFonts w:hint="eastAsia" w:ascii="宋体" w:hAnsi="宋体" w:eastAsia="宋体"/>
          <w:iCs w:val="0"/>
          <w:szCs w:val="21"/>
          <w:highlight w:val="none"/>
        </w:rPr>
        <w:sym w:font="Wingdings" w:char="00A8"/>
      </w:r>
      <w:r>
        <w:rPr>
          <w:rFonts w:hint="eastAsia" w:ascii="宋体" w:hAnsi="宋体" w:eastAsia="宋体"/>
          <w:iCs w:val="0"/>
          <w:szCs w:val="21"/>
          <w:highlight w:val="none"/>
          <w:lang w:eastAsia="zh-CN"/>
        </w:rPr>
        <w:t>否</w:t>
      </w:r>
    </w:p>
    <w:p w14:paraId="47B5B9F4">
      <w:pPr>
        <w:numPr>
          <w:ilvl w:val="-1"/>
          <w:numId w:val="0"/>
        </w:numPr>
        <w:tabs>
          <w:tab w:val="left" w:pos="740"/>
        </w:tabs>
        <w:adjustRightInd w:val="0"/>
        <w:snapToGrid w:val="0"/>
        <w:spacing w:before="0" w:beforeLines="0" w:line="400" w:lineRule="exact"/>
        <w:ind w:left="0" w:firstLine="0" w:firstLineChars="0"/>
        <w:rPr>
          <w:rFonts w:hint="eastAsia" w:ascii="宋体" w:hAnsi="宋体" w:eastAsia="宋体"/>
          <w:b w:val="0"/>
          <w:bCs w:val="0"/>
          <w:sz w:val="21"/>
          <w:szCs w:val="21"/>
          <w:highlight w:val="none"/>
          <w:u w:val="none"/>
          <w:lang w:val="en-US" w:eastAsia="zh-CN"/>
        </w:rPr>
      </w:pPr>
      <w:r>
        <w:rPr>
          <w:rFonts w:hint="eastAsia" w:ascii="宋体" w:hAnsi="宋体" w:eastAsia="宋体"/>
          <w:b w:val="0"/>
          <w:bCs w:val="0"/>
          <w:sz w:val="21"/>
          <w:szCs w:val="21"/>
          <w:highlight w:val="none"/>
          <w:u w:val="none"/>
          <w:lang w:val="en-US" w:eastAsia="zh-CN"/>
        </w:rPr>
        <w:t xml:space="preserve">    （1</w:t>
      </w:r>
      <w:r>
        <w:rPr>
          <w:rFonts w:hint="default" w:ascii="宋体" w:hAnsi="宋体" w:eastAsia="宋体"/>
          <w:b w:val="0"/>
          <w:bCs w:val="0"/>
          <w:sz w:val="21"/>
          <w:szCs w:val="21"/>
          <w:highlight w:val="none"/>
          <w:u w:val="none"/>
          <w:lang w:val="en" w:eastAsia="zh-CN"/>
        </w:rPr>
        <w:t>0</w:t>
      </w:r>
      <w:r>
        <w:rPr>
          <w:rFonts w:hint="eastAsia" w:ascii="宋体" w:hAnsi="宋体" w:eastAsia="宋体"/>
          <w:b w:val="0"/>
          <w:bCs w:val="0"/>
          <w:sz w:val="21"/>
          <w:szCs w:val="21"/>
          <w:highlight w:val="none"/>
          <w:u w:val="none"/>
          <w:lang w:val="en-US" w:eastAsia="zh-CN"/>
        </w:rPr>
        <w:t>）是否涉及节能产品：</w:t>
      </w:r>
    </w:p>
    <w:p w14:paraId="19796B3C">
      <w:pPr>
        <w:numPr>
          <w:ilvl w:val="-1"/>
          <w:numId w:val="0"/>
        </w:numPr>
        <w:tabs>
          <w:tab w:val="left" w:pos="740"/>
        </w:tabs>
        <w:adjustRightInd w:val="0"/>
        <w:snapToGrid w:val="0"/>
        <w:spacing w:before="0" w:beforeLines="0" w:line="400" w:lineRule="exact"/>
        <w:ind w:firstLine="0" w:firstLineChars="0"/>
        <w:rPr>
          <w:rFonts w:hint="eastAsia" w:ascii="宋体" w:hAnsi="宋体" w:eastAsia="宋体"/>
          <w:iCs/>
          <w:szCs w:val="21"/>
          <w:highlight w:val="none"/>
          <w:lang w:val="en-US" w:eastAsia="zh-CN"/>
        </w:rPr>
      </w:pPr>
      <w:r>
        <w:rPr>
          <w:rFonts w:hint="eastAsia" w:ascii="宋体" w:hAnsi="宋体" w:eastAsia="宋体"/>
          <w:b w:val="0"/>
          <w:bCs w:val="0"/>
          <w:sz w:val="21"/>
          <w:szCs w:val="21"/>
          <w:highlight w:val="none"/>
          <w:u w:val="none"/>
          <w:lang w:val="en-US" w:eastAsia="zh-CN"/>
        </w:rPr>
        <w:t xml:space="preserve">         </w:t>
      </w:r>
      <w:r>
        <w:rPr>
          <w:rFonts w:hint="eastAsia" w:ascii="宋体" w:hAnsi="宋体" w:eastAsia="宋体"/>
          <w:iCs w:val="0"/>
          <w:szCs w:val="21"/>
          <w:highlight w:val="none"/>
        </w:rPr>
        <w:sym w:font="Wingdings" w:char="00A8"/>
      </w:r>
      <w:r>
        <w:rPr>
          <w:rFonts w:hint="eastAsia" w:ascii="宋体" w:hAnsi="宋体" w:eastAsia="宋体"/>
          <w:iCs w:val="0"/>
          <w:szCs w:val="21"/>
          <w:highlight w:val="none"/>
        </w:rPr>
        <w:t>是</w:t>
      </w:r>
      <w:r>
        <w:rPr>
          <w:rFonts w:hint="eastAsia" w:ascii="宋体" w:hAnsi="宋体" w:eastAsia="宋体"/>
          <w:iCs w:val="0"/>
          <w:szCs w:val="21"/>
          <w:highlight w:val="none"/>
          <w:lang w:eastAsia="zh-CN"/>
        </w:rPr>
        <w:t>，《节能产品政府采购品目清单》的底级品目名称：</w:t>
      </w:r>
      <w:r>
        <w:rPr>
          <w:rFonts w:hint="eastAsia" w:ascii="宋体" w:hAnsi="宋体" w:eastAsia="宋体"/>
          <w:szCs w:val="21"/>
          <w:highlight w:val="none"/>
          <w:u w:val="single"/>
          <w:lang w:val="en-US" w:eastAsia="zh-CN"/>
        </w:rPr>
        <w:t xml:space="preserve">         </w:t>
      </w:r>
      <w:r>
        <w:rPr>
          <w:rFonts w:hint="eastAsia" w:ascii="宋体" w:hAnsi="宋体" w:eastAsia="宋体"/>
          <w:iCs/>
          <w:szCs w:val="21"/>
          <w:highlight w:val="none"/>
          <w:lang w:val="en-US" w:eastAsia="zh-CN"/>
        </w:rPr>
        <w:t xml:space="preserve">     </w:t>
      </w:r>
    </w:p>
    <w:p w14:paraId="726C2BD7">
      <w:pPr>
        <w:numPr>
          <w:ilvl w:val="-1"/>
          <w:numId w:val="0"/>
        </w:numPr>
        <w:tabs>
          <w:tab w:val="left" w:pos="740"/>
        </w:tabs>
        <w:adjustRightInd w:val="0"/>
        <w:snapToGrid w:val="0"/>
        <w:spacing w:before="0" w:beforeLines="0" w:line="400" w:lineRule="exact"/>
        <w:ind w:firstLine="0" w:firstLineChars="0"/>
        <w:rPr>
          <w:rFonts w:hint="eastAsia" w:ascii="宋体" w:hAnsi="宋体" w:eastAsia="宋体"/>
          <w:iCs/>
          <w:szCs w:val="21"/>
          <w:highlight w:val="none"/>
          <w:lang w:val="en-US" w:eastAsia="zh-CN"/>
        </w:rPr>
      </w:pPr>
      <w:r>
        <w:rPr>
          <w:rFonts w:hint="eastAsia" w:ascii="宋体" w:hAnsi="宋体" w:eastAsia="宋体"/>
          <w:iCs/>
          <w:szCs w:val="21"/>
          <w:highlight w:val="none"/>
          <w:lang w:val="en-US" w:eastAsia="zh-CN"/>
        </w:rPr>
        <w:t xml:space="preserve">                </w:t>
      </w:r>
      <w:r>
        <w:rPr>
          <w:rFonts w:hint="eastAsia" w:ascii="宋体" w:hAnsi="宋体" w:eastAsia="宋体"/>
          <w:iCs/>
          <w:szCs w:val="21"/>
          <w:highlight w:val="none"/>
        </w:rPr>
        <w:sym w:font="Wingdings" w:char="00A8"/>
      </w:r>
      <w:r>
        <w:rPr>
          <w:rFonts w:hint="eastAsia" w:ascii="宋体" w:hAnsi="宋体" w:eastAsia="宋体"/>
          <w:iCs/>
          <w:szCs w:val="21"/>
          <w:highlight w:val="none"/>
          <w:lang w:eastAsia="zh-CN"/>
        </w:rPr>
        <w:t>强制采购</w:t>
      </w:r>
      <w:r>
        <w:rPr>
          <w:rFonts w:hint="eastAsia" w:ascii="宋体" w:hAnsi="宋体" w:eastAsia="宋体"/>
          <w:iCs/>
          <w:szCs w:val="21"/>
          <w:highlight w:val="none"/>
          <w:lang w:val="en-US" w:eastAsia="zh-CN"/>
        </w:rPr>
        <w:t xml:space="preserve">       </w:t>
      </w:r>
      <w:r>
        <w:rPr>
          <w:rFonts w:hint="eastAsia" w:ascii="宋体" w:hAnsi="宋体" w:eastAsia="宋体"/>
          <w:iCs/>
          <w:szCs w:val="21"/>
          <w:highlight w:val="none"/>
        </w:rPr>
        <w:sym w:font="Wingdings" w:char="00A8"/>
      </w:r>
      <w:r>
        <w:rPr>
          <w:rFonts w:hint="eastAsia" w:ascii="宋体" w:hAnsi="宋体" w:eastAsia="宋体"/>
          <w:iCs/>
          <w:szCs w:val="21"/>
          <w:highlight w:val="none"/>
          <w:lang w:eastAsia="zh-CN"/>
        </w:rPr>
        <w:t>优先采购</w:t>
      </w:r>
      <w:r>
        <w:rPr>
          <w:rFonts w:hint="eastAsia" w:ascii="宋体" w:hAnsi="宋体" w:eastAsia="宋体"/>
          <w:iCs/>
          <w:szCs w:val="21"/>
          <w:highlight w:val="none"/>
          <w:lang w:val="en-US" w:eastAsia="zh-CN"/>
        </w:rPr>
        <w:t xml:space="preserve">    </w:t>
      </w:r>
    </w:p>
    <w:p w14:paraId="596B287E">
      <w:pPr>
        <w:numPr>
          <w:ilvl w:val="-1"/>
          <w:numId w:val="0"/>
        </w:numPr>
        <w:tabs>
          <w:tab w:val="left" w:pos="740"/>
        </w:tabs>
        <w:adjustRightInd w:val="0"/>
        <w:snapToGrid w:val="0"/>
        <w:spacing w:before="0" w:beforeLines="0" w:line="400" w:lineRule="exact"/>
        <w:ind w:firstLine="0" w:firstLineChars="0"/>
        <w:rPr>
          <w:rFonts w:hint="eastAsia" w:ascii="宋体" w:hAnsi="宋体" w:eastAsia="宋体"/>
          <w:iCs w:val="0"/>
          <w:szCs w:val="21"/>
          <w:highlight w:val="none"/>
        </w:rPr>
      </w:pPr>
      <w:r>
        <w:rPr>
          <w:rFonts w:hint="eastAsia" w:ascii="宋体" w:hAnsi="宋体" w:eastAsia="宋体"/>
          <w:iCs/>
          <w:szCs w:val="21"/>
          <w:highlight w:val="none"/>
          <w:lang w:val="en-US" w:eastAsia="zh-CN"/>
        </w:rPr>
        <w:t xml:space="preserve">         </w:t>
      </w:r>
      <w:r>
        <w:rPr>
          <w:rFonts w:hint="eastAsia" w:ascii="宋体" w:hAnsi="宋体" w:eastAsia="宋体"/>
          <w:iCs w:val="0"/>
          <w:szCs w:val="21"/>
          <w:highlight w:val="none"/>
        </w:rPr>
        <w:sym w:font="Wingdings" w:char="00A8"/>
      </w:r>
      <w:r>
        <w:rPr>
          <w:rFonts w:hint="eastAsia" w:ascii="宋体" w:hAnsi="宋体" w:eastAsia="宋体"/>
          <w:iCs w:val="0"/>
          <w:szCs w:val="21"/>
          <w:highlight w:val="none"/>
        </w:rPr>
        <w:t>否</w:t>
      </w:r>
    </w:p>
    <w:p w14:paraId="32ABA902">
      <w:pPr>
        <w:numPr>
          <w:ilvl w:val="-1"/>
          <w:numId w:val="0"/>
        </w:numPr>
        <w:tabs>
          <w:tab w:val="left" w:pos="740"/>
        </w:tabs>
        <w:adjustRightInd w:val="0"/>
        <w:snapToGrid w:val="0"/>
        <w:spacing w:before="0" w:beforeLines="0" w:line="400" w:lineRule="exact"/>
        <w:ind w:left="0" w:firstLine="0" w:firstLineChars="0"/>
        <w:rPr>
          <w:rFonts w:hint="eastAsia" w:ascii="宋体" w:hAnsi="宋体" w:eastAsia="宋体"/>
          <w:b w:val="0"/>
          <w:bCs w:val="0"/>
          <w:sz w:val="21"/>
          <w:szCs w:val="21"/>
          <w:highlight w:val="none"/>
          <w:u w:val="none"/>
          <w:lang w:val="en-US" w:eastAsia="zh-CN"/>
        </w:rPr>
      </w:pPr>
      <w:r>
        <w:rPr>
          <w:rFonts w:hint="eastAsia" w:ascii="宋体" w:hAnsi="宋体" w:eastAsia="宋体"/>
          <w:b w:val="0"/>
          <w:bCs w:val="0"/>
          <w:sz w:val="21"/>
          <w:szCs w:val="21"/>
          <w:highlight w:val="none"/>
          <w:u w:val="none"/>
          <w:lang w:val="en-US" w:eastAsia="zh-CN"/>
        </w:rPr>
        <w:t xml:space="preserve">          是否涉及环境标志产品：</w:t>
      </w:r>
    </w:p>
    <w:p w14:paraId="5089E0DD">
      <w:pPr>
        <w:numPr>
          <w:ilvl w:val="-1"/>
          <w:numId w:val="0"/>
        </w:numPr>
        <w:tabs>
          <w:tab w:val="left" w:pos="740"/>
        </w:tabs>
        <w:adjustRightInd w:val="0"/>
        <w:snapToGrid w:val="0"/>
        <w:spacing w:before="0" w:beforeLines="0" w:line="400" w:lineRule="exact"/>
        <w:ind w:firstLine="0" w:firstLineChars="0"/>
        <w:rPr>
          <w:rFonts w:hint="eastAsia" w:ascii="宋体" w:hAnsi="宋体" w:eastAsia="宋体"/>
          <w:iCs w:val="0"/>
          <w:szCs w:val="21"/>
          <w:highlight w:val="none"/>
          <w:lang w:eastAsia="zh-CN"/>
        </w:rPr>
      </w:pPr>
      <w:r>
        <w:rPr>
          <w:rFonts w:hint="eastAsia" w:ascii="宋体" w:hAnsi="宋体" w:eastAsia="宋体"/>
          <w:b w:val="0"/>
          <w:bCs w:val="0"/>
          <w:sz w:val="21"/>
          <w:szCs w:val="21"/>
          <w:highlight w:val="none"/>
          <w:u w:val="none"/>
          <w:lang w:val="en-US" w:eastAsia="zh-CN"/>
        </w:rPr>
        <w:t xml:space="preserve">         </w:t>
      </w:r>
      <w:r>
        <w:rPr>
          <w:rFonts w:hint="eastAsia" w:ascii="宋体" w:hAnsi="宋体" w:eastAsia="宋体"/>
          <w:iCs w:val="0"/>
          <w:szCs w:val="21"/>
          <w:highlight w:val="none"/>
        </w:rPr>
        <w:sym w:font="Wingdings" w:char="00A8"/>
      </w:r>
      <w:r>
        <w:rPr>
          <w:rFonts w:hint="eastAsia" w:ascii="宋体" w:hAnsi="宋体" w:eastAsia="宋体"/>
          <w:iCs w:val="0"/>
          <w:szCs w:val="21"/>
          <w:highlight w:val="none"/>
        </w:rPr>
        <w:t>是</w:t>
      </w:r>
      <w:r>
        <w:rPr>
          <w:rFonts w:hint="eastAsia" w:ascii="宋体" w:hAnsi="宋体" w:eastAsia="宋体"/>
          <w:iCs w:val="0"/>
          <w:szCs w:val="21"/>
          <w:highlight w:val="none"/>
          <w:lang w:eastAsia="zh-CN"/>
        </w:rPr>
        <w:t>，《环境标志产品政府采购品目清单》的底级品目名称：</w:t>
      </w:r>
      <w:r>
        <w:rPr>
          <w:rFonts w:hint="eastAsia" w:ascii="宋体" w:hAnsi="宋体" w:eastAsia="宋体"/>
          <w:szCs w:val="21"/>
          <w:highlight w:val="none"/>
          <w:u w:val="single"/>
          <w:lang w:val="en-US" w:eastAsia="zh-CN"/>
        </w:rPr>
        <w:t xml:space="preserve">         </w:t>
      </w:r>
      <w:r>
        <w:rPr>
          <w:rFonts w:hint="eastAsia" w:ascii="宋体" w:hAnsi="宋体" w:eastAsia="宋体"/>
          <w:iCs/>
          <w:szCs w:val="21"/>
          <w:highlight w:val="none"/>
          <w:lang w:val="en-US" w:eastAsia="zh-CN"/>
        </w:rPr>
        <w:t xml:space="preserve"> </w:t>
      </w:r>
    </w:p>
    <w:p w14:paraId="706E8AFA">
      <w:pPr>
        <w:numPr>
          <w:ilvl w:val="-1"/>
          <w:numId w:val="0"/>
        </w:numPr>
        <w:tabs>
          <w:tab w:val="left" w:pos="740"/>
        </w:tabs>
        <w:adjustRightInd w:val="0"/>
        <w:snapToGrid w:val="0"/>
        <w:spacing w:before="0" w:beforeLines="0" w:line="400" w:lineRule="exact"/>
        <w:ind w:firstLine="0" w:firstLineChars="0"/>
        <w:rPr>
          <w:rFonts w:hint="eastAsia" w:ascii="宋体" w:hAnsi="宋体" w:eastAsia="宋体"/>
          <w:iCs/>
          <w:szCs w:val="21"/>
          <w:highlight w:val="none"/>
          <w:lang w:val="en-US" w:eastAsia="zh-CN"/>
        </w:rPr>
      </w:pPr>
      <w:r>
        <w:rPr>
          <w:rFonts w:hint="eastAsia" w:ascii="宋体" w:hAnsi="宋体" w:eastAsia="宋体"/>
          <w:iCs/>
          <w:szCs w:val="21"/>
          <w:highlight w:val="none"/>
          <w:lang w:val="en-US" w:eastAsia="zh-CN"/>
        </w:rPr>
        <w:t xml:space="preserve">                </w:t>
      </w:r>
      <w:r>
        <w:rPr>
          <w:rFonts w:hint="eastAsia" w:ascii="宋体" w:hAnsi="宋体" w:eastAsia="宋体"/>
          <w:iCs/>
          <w:szCs w:val="21"/>
          <w:highlight w:val="none"/>
        </w:rPr>
        <w:sym w:font="Wingdings" w:char="00A8"/>
      </w:r>
      <w:r>
        <w:rPr>
          <w:rFonts w:hint="eastAsia" w:ascii="宋体" w:hAnsi="宋体" w:eastAsia="宋体"/>
          <w:iCs/>
          <w:szCs w:val="21"/>
          <w:highlight w:val="none"/>
          <w:lang w:eastAsia="zh-CN"/>
        </w:rPr>
        <w:t>强制采购</w:t>
      </w:r>
      <w:r>
        <w:rPr>
          <w:rFonts w:hint="eastAsia" w:ascii="宋体" w:hAnsi="宋体" w:eastAsia="宋体"/>
          <w:iCs/>
          <w:szCs w:val="21"/>
          <w:highlight w:val="none"/>
          <w:lang w:val="en-US" w:eastAsia="zh-CN"/>
        </w:rPr>
        <w:t xml:space="preserve">       </w:t>
      </w:r>
      <w:r>
        <w:rPr>
          <w:rFonts w:hint="eastAsia" w:ascii="宋体" w:hAnsi="宋体" w:eastAsia="宋体"/>
          <w:iCs/>
          <w:szCs w:val="21"/>
          <w:highlight w:val="none"/>
        </w:rPr>
        <w:sym w:font="Wingdings" w:char="00A8"/>
      </w:r>
      <w:r>
        <w:rPr>
          <w:rFonts w:hint="eastAsia" w:ascii="宋体" w:hAnsi="宋体" w:eastAsia="宋体"/>
          <w:iCs/>
          <w:szCs w:val="21"/>
          <w:highlight w:val="none"/>
          <w:lang w:eastAsia="zh-CN"/>
        </w:rPr>
        <w:t>优先采购</w:t>
      </w:r>
      <w:r>
        <w:rPr>
          <w:rFonts w:hint="eastAsia" w:ascii="宋体" w:hAnsi="宋体" w:eastAsia="宋体"/>
          <w:iCs/>
          <w:szCs w:val="21"/>
          <w:highlight w:val="none"/>
          <w:lang w:val="en-US" w:eastAsia="zh-CN"/>
        </w:rPr>
        <w:t xml:space="preserve">    </w:t>
      </w:r>
    </w:p>
    <w:p w14:paraId="2F37841A">
      <w:pPr>
        <w:numPr>
          <w:ilvl w:val="-1"/>
          <w:numId w:val="0"/>
        </w:numPr>
        <w:tabs>
          <w:tab w:val="left" w:pos="740"/>
        </w:tabs>
        <w:adjustRightInd w:val="0"/>
        <w:snapToGrid w:val="0"/>
        <w:spacing w:before="0" w:beforeLines="0" w:line="400" w:lineRule="exact"/>
        <w:ind w:firstLine="0" w:firstLineChars="0"/>
        <w:rPr>
          <w:rFonts w:hint="eastAsia" w:ascii="宋体" w:hAnsi="宋体" w:eastAsia="宋体"/>
          <w:b w:val="0"/>
          <w:bCs w:val="0"/>
          <w:sz w:val="21"/>
          <w:szCs w:val="21"/>
          <w:highlight w:val="none"/>
          <w:u w:val="none"/>
          <w:lang w:val="en-US" w:eastAsia="zh-CN"/>
        </w:rPr>
      </w:pPr>
      <w:r>
        <w:rPr>
          <w:rFonts w:hint="eastAsia" w:ascii="宋体" w:hAnsi="宋体" w:eastAsia="宋体"/>
          <w:iCs/>
          <w:szCs w:val="21"/>
          <w:highlight w:val="none"/>
          <w:lang w:val="en-US" w:eastAsia="zh-CN"/>
        </w:rPr>
        <w:t xml:space="preserve">         </w:t>
      </w:r>
      <w:r>
        <w:rPr>
          <w:rFonts w:hint="eastAsia" w:ascii="宋体" w:hAnsi="宋体" w:eastAsia="宋体"/>
          <w:iCs w:val="0"/>
          <w:szCs w:val="21"/>
          <w:highlight w:val="none"/>
        </w:rPr>
        <w:sym w:font="Wingdings" w:char="00A8"/>
      </w:r>
      <w:r>
        <w:rPr>
          <w:rFonts w:hint="eastAsia" w:ascii="宋体" w:hAnsi="宋体" w:eastAsia="宋体"/>
          <w:iCs w:val="0"/>
          <w:szCs w:val="21"/>
          <w:highlight w:val="none"/>
        </w:rPr>
        <w:t>否</w:t>
      </w:r>
    </w:p>
    <w:p w14:paraId="78A07787">
      <w:pPr>
        <w:numPr>
          <w:ilvl w:val="-1"/>
          <w:numId w:val="0"/>
        </w:numPr>
        <w:autoSpaceDE w:val="0"/>
        <w:autoSpaceDN w:val="0"/>
        <w:adjustRightInd w:val="0"/>
        <w:snapToGrid w:val="0"/>
        <w:spacing w:before="0" w:beforeLines="0" w:line="400" w:lineRule="exact"/>
        <w:ind w:firstLine="0" w:firstLineChars="0"/>
        <w:rPr>
          <w:rFonts w:hint="eastAsia" w:ascii="宋体" w:hAnsi="宋体" w:eastAsia="宋体" w:cs="Times New Roman"/>
          <w:iCs w:val="0"/>
          <w:kern w:val="2"/>
          <w:sz w:val="21"/>
          <w:szCs w:val="21"/>
          <w:highlight w:val="none"/>
          <w:u w:val="none"/>
          <w:lang w:val="en-US" w:eastAsia="zh-CN" w:bidi="ar-SA"/>
        </w:rPr>
      </w:pPr>
      <w:r>
        <w:rPr>
          <w:rFonts w:hint="eastAsia" w:ascii="宋体" w:hAnsi="宋体" w:eastAsia="华文楷体" w:cs="华文楷体"/>
          <w:b w:val="0"/>
          <w:bCs w:val="0"/>
          <w:sz w:val="21"/>
          <w:szCs w:val="21"/>
          <w:highlight w:val="none"/>
          <w:u w:val="none"/>
          <w:lang w:val="en-US" w:eastAsia="zh-CN" w:bidi="ar-SA"/>
        </w:rPr>
        <w:t xml:space="preserve">          </w:t>
      </w:r>
      <w:r>
        <w:rPr>
          <w:rFonts w:hint="eastAsia" w:ascii="宋体" w:hAnsi="宋体" w:eastAsia="宋体" w:cs="Times New Roman"/>
          <w:b w:val="0"/>
          <w:bCs w:val="0"/>
          <w:kern w:val="2"/>
          <w:sz w:val="21"/>
          <w:szCs w:val="21"/>
          <w:highlight w:val="none"/>
          <w:u w:val="none"/>
          <w:lang w:val="en-US" w:eastAsia="zh-CN" w:bidi="ar-SA"/>
        </w:rPr>
        <w:t>是否涉及绿色产品：</w:t>
      </w:r>
      <w:r>
        <w:rPr>
          <w:rFonts w:hint="eastAsia" w:ascii="宋体" w:hAnsi="宋体" w:eastAsia="宋体" w:cs="Times New Roman"/>
          <w:iCs w:val="0"/>
          <w:kern w:val="2"/>
          <w:sz w:val="21"/>
          <w:szCs w:val="21"/>
          <w:highlight w:val="none"/>
          <w:u w:val="none"/>
          <w:lang w:val="en-US" w:eastAsia="zh-CN" w:bidi="ar-SA"/>
        </w:rPr>
        <w:t xml:space="preserve"> </w:t>
      </w:r>
    </w:p>
    <w:p w14:paraId="1A78D515">
      <w:pPr>
        <w:autoSpaceDE w:val="0"/>
        <w:autoSpaceDN w:val="0"/>
        <w:adjustRightInd w:val="0"/>
        <w:spacing w:beforeLines="0" w:line="400" w:lineRule="exact"/>
        <w:ind w:firstLine="420" w:firstLineChars="0"/>
        <w:rPr>
          <w:rFonts w:hint="eastAsia" w:ascii="宋体" w:hAnsi="宋体" w:eastAsia="宋体" w:cs="华文楷体"/>
          <w:sz w:val="22"/>
          <w:szCs w:val="21"/>
          <w:highlight w:val="none"/>
          <w:u w:val="single"/>
          <w:lang w:val="en-US" w:eastAsia="zh-CN" w:bidi="ar-SA"/>
        </w:rPr>
      </w:pPr>
      <w:r>
        <w:rPr>
          <w:rFonts w:hint="eastAsia" w:ascii="宋体" w:hAnsi="宋体" w:eastAsia="宋体" w:cs="Times New Roman"/>
          <w:iCs w:val="0"/>
          <w:kern w:val="2"/>
          <w:sz w:val="21"/>
          <w:szCs w:val="21"/>
          <w:highlight w:val="none"/>
          <w:u w:val="none"/>
          <w:lang w:val="en-US" w:eastAsia="zh-CN" w:bidi="ar-SA"/>
        </w:rPr>
        <w:t xml:space="preserve">     </w:t>
      </w:r>
      <w:r>
        <w:rPr>
          <w:rFonts w:hint="eastAsia" w:ascii="宋体" w:hAnsi="宋体" w:eastAsia="宋体" w:cs="Times New Roman"/>
          <w:iCs w:val="0"/>
          <w:kern w:val="2"/>
          <w:sz w:val="21"/>
          <w:szCs w:val="21"/>
          <w:highlight w:val="none"/>
          <w:u w:val="none"/>
          <w:lang w:val="en-US" w:eastAsia="zh-CN" w:bidi="ar-SA"/>
        </w:rPr>
        <w:sym w:font="Wingdings" w:char="00A8"/>
      </w:r>
      <w:r>
        <w:rPr>
          <w:rFonts w:hint="eastAsia" w:ascii="宋体" w:hAnsi="宋体" w:eastAsia="宋体" w:cs="Times New Roman"/>
          <w:iCs w:val="0"/>
          <w:kern w:val="2"/>
          <w:sz w:val="21"/>
          <w:szCs w:val="21"/>
          <w:highlight w:val="none"/>
          <w:u w:val="none"/>
          <w:lang w:val="en-US" w:eastAsia="zh-CN" w:bidi="ar-SA"/>
        </w:rPr>
        <w:t>是，绿色产品政府采购相关政策确定的底级品目名称：</w:t>
      </w:r>
      <w:r>
        <w:rPr>
          <w:rFonts w:hint="eastAsia" w:ascii="宋体" w:hAnsi="宋体" w:eastAsia="宋体" w:cs="华文楷体"/>
          <w:sz w:val="22"/>
          <w:szCs w:val="21"/>
          <w:highlight w:val="none"/>
          <w:u w:val="single"/>
          <w:lang w:val="en-US" w:eastAsia="zh-CN" w:bidi="ar-SA"/>
        </w:rPr>
        <w:t xml:space="preserve">         </w:t>
      </w:r>
    </w:p>
    <w:p w14:paraId="12B902C7">
      <w:pPr>
        <w:numPr>
          <w:ilvl w:val="-1"/>
          <w:numId w:val="0"/>
        </w:numPr>
        <w:tabs>
          <w:tab w:val="left" w:pos="740"/>
        </w:tabs>
        <w:adjustRightInd w:val="0"/>
        <w:snapToGrid w:val="0"/>
        <w:spacing w:before="0" w:beforeLines="0" w:line="400" w:lineRule="exact"/>
        <w:ind w:firstLine="0" w:firstLineChars="0"/>
        <w:rPr>
          <w:rFonts w:hint="eastAsia" w:ascii="宋体" w:hAnsi="宋体" w:eastAsia="宋体"/>
          <w:iCs/>
          <w:szCs w:val="21"/>
          <w:highlight w:val="none"/>
          <w:lang w:val="en-US" w:eastAsia="zh-CN"/>
        </w:rPr>
      </w:pPr>
      <w:r>
        <w:rPr>
          <w:rFonts w:hint="eastAsia" w:ascii="宋体" w:hAnsi="宋体" w:eastAsia="宋体"/>
          <w:iCs/>
          <w:szCs w:val="21"/>
          <w:highlight w:val="none"/>
          <w:lang w:val="en-US" w:eastAsia="zh-CN"/>
        </w:rPr>
        <w:t xml:space="preserve">                </w:t>
      </w:r>
      <w:r>
        <w:rPr>
          <w:rFonts w:hint="eastAsia" w:ascii="宋体" w:hAnsi="宋体" w:eastAsia="宋体"/>
          <w:iCs/>
          <w:szCs w:val="21"/>
          <w:highlight w:val="none"/>
        </w:rPr>
        <w:sym w:font="Wingdings" w:char="00A8"/>
      </w:r>
      <w:r>
        <w:rPr>
          <w:rFonts w:hint="eastAsia" w:ascii="宋体" w:hAnsi="宋体" w:eastAsia="宋体"/>
          <w:iCs/>
          <w:szCs w:val="21"/>
          <w:highlight w:val="none"/>
          <w:lang w:eastAsia="zh-CN"/>
        </w:rPr>
        <w:t>强制采购</w:t>
      </w:r>
      <w:r>
        <w:rPr>
          <w:rFonts w:hint="eastAsia" w:ascii="宋体" w:hAnsi="宋体" w:eastAsia="宋体"/>
          <w:iCs/>
          <w:szCs w:val="21"/>
          <w:highlight w:val="none"/>
          <w:lang w:val="en-US" w:eastAsia="zh-CN"/>
        </w:rPr>
        <w:t xml:space="preserve">       </w:t>
      </w:r>
      <w:r>
        <w:rPr>
          <w:rFonts w:hint="eastAsia" w:ascii="宋体" w:hAnsi="宋体" w:eastAsia="宋体"/>
          <w:iCs/>
          <w:szCs w:val="21"/>
          <w:highlight w:val="none"/>
        </w:rPr>
        <w:sym w:font="Wingdings" w:char="00A8"/>
      </w:r>
      <w:r>
        <w:rPr>
          <w:rFonts w:hint="eastAsia" w:ascii="宋体" w:hAnsi="宋体" w:eastAsia="宋体"/>
          <w:iCs/>
          <w:szCs w:val="21"/>
          <w:highlight w:val="none"/>
          <w:lang w:eastAsia="zh-CN"/>
        </w:rPr>
        <w:t>优先采购</w:t>
      </w:r>
      <w:r>
        <w:rPr>
          <w:rFonts w:hint="eastAsia" w:ascii="宋体" w:hAnsi="宋体" w:eastAsia="宋体"/>
          <w:iCs/>
          <w:szCs w:val="21"/>
          <w:highlight w:val="none"/>
          <w:lang w:val="en-US" w:eastAsia="zh-CN"/>
        </w:rPr>
        <w:t xml:space="preserve">    </w:t>
      </w:r>
    </w:p>
    <w:p w14:paraId="312E0588">
      <w:pPr>
        <w:autoSpaceDE w:val="0"/>
        <w:autoSpaceDN w:val="0"/>
        <w:adjustRightInd w:val="0"/>
        <w:spacing w:beforeLines="0" w:line="400" w:lineRule="exact"/>
        <w:ind w:firstLine="420" w:firstLineChars="0"/>
        <w:rPr>
          <w:rFonts w:hint="eastAsia" w:ascii="宋体" w:hAnsi="宋体" w:eastAsia="华文楷体" w:cs="华文楷体"/>
          <w:b w:val="0"/>
          <w:bCs w:val="0"/>
          <w:sz w:val="21"/>
          <w:szCs w:val="21"/>
          <w:highlight w:val="none"/>
          <w:u w:val="none"/>
          <w:lang w:val="en-US" w:eastAsia="zh-CN" w:bidi="ar-SA"/>
        </w:rPr>
      </w:pPr>
      <w:r>
        <w:rPr>
          <w:rFonts w:hint="eastAsia" w:ascii="宋体" w:hAnsi="宋体" w:eastAsia="宋体" w:cs="Times New Roman"/>
          <w:iCs w:val="0"/>
          <w:kern w:val="2"/>
          <w:sz w:val="21"/>
          <w:szCs w:val="21"/>
          <w:highlight w:val="none"/>
          <w:u w:val="none"/>
          <w:lang w:val="en-US" w:eastAsia="zh-CN" w:bidi="ar-SA"/>
        </w:rPr>
        <w:t xml:space="preserve">     </w:t>
      </w:r>
      <w:r>
        <w:rPr>
          <w:rFonts w:hint="eastAsia" w:ascii="宋体" w:hAnsi="宋体" w:eastAsia="宋体" w:cs="Times New Roman"/>
          <w:iCs w:val="0"/>
          <w:kern w:val="2"/>
          <w:sz w:val="21"/>
          <w:szCs w:val="21"/>
          <w:highlight w:val="none"/>
          <w:u w:val="none"/>
          <w:lang w:val="en-US" w:eastAsia="zh-CN" w:bidi="ar-SA"/>
        </w:rPr>
        <w:sym w:font="Wingdings" w:char="00A8"/>
      </w:r>
      <w:r>
        <w:rPr>
          <w:rFonts w:hint="eastAsia" w:ascii="宋体" w:hAnsi="宋体" w:eastAsia="宋体" w:cs="Times New Roman"/>
          <w:iCs w:val="0"/>
          <w:kern w:val="2"/>
          <w:sz w:val="21"/>
          <w:szCs w:val="21"/>
          <w:highlight w:val="none"/>
          <w:u w:val="none"/>
          <w:lang w:val="en-US" w:eastAsia="zh-CN" w:bidi="ar-SA"/>
        </w:rPr>
        <w:t>否</w:t>
      </w:r>
    </w:p>
    <w:p w14:paraId="16CA5B71">
      <w:pPr>
        <w:numPr>
          <w:ilvl w:val="-1"/>
          <w:numId w:val="0"/>
        </w:numPr>
        <w:adjustRightInd w:val="0"/>
        <w:snapToGrid w:val="0"/>
        <w:spacing w:before="0" w:beforeLines="0" w:line="400" w:lineRule="exact"/>
        <w:ind w:firstLine="0" w:firstLineChars="0"/>
        <w:rPr>
          <w:rFonts w:hint="eastAsia" w:ascii="宋体" w:hAnsi="宋体" w:eastAsia="宋体"/>
          <w:szCs w:val="21"/>
          <w:highlight w:val="none"/>
          <w:lang w:val="en-US" w:eastAsia="zh-CN"/>
        </w:rPr>
      </w:pPr>
      <w:r>
        <w:rPr>
          <w:rFonts w:hint="eastAsia" w:ascii="宋体" w:hAnsi="宋体" w:eastAsia="宋体"/>
          <w:szCs w:val="21"/>
          <w:highlight w:val="none"/>
          <w:lang w:val="en-US" w:eastAsia="zh-CN"/>
        </w:rPr>
        <w:t xml:space="preserve">    （1</w:t>
      </w:r>
      <w:r>
        <w:rPr>
          <w:rFonts w:hint="default" w:ascii="宋体" w:hAnsi="宋体" w:eastAsia="宋体"/>
          <w:szCs w:val="21"/>
          <w:highlight w:val="none"/>
          <w:lang w:val="en" w:eastAsia="zh-CN"/>
        </w:rPr>
        <w:t>1</w:t>
      </w:r>
      <w:r>
        <w:rPr>
          <w:rFonts w:hint="eastAsia" w:ascii="宋体" w:hAnsi="宋体" w:eastAsia="宋体"/>
          <w:szCs w:val="21"/>
          <w:highlight w:val="none"/>
          <w:lang w:val="en-US" w:eastAsia="zh-CN"/>
        </w:rPr>
        <w:t>）涉及商品包装和快递包装的，是否参考</w:t>
      </w:r>
      <w:r>
        <w:rPr>
          <w:rFonts w:hint="eastAsia" w:ascii="宋体" w:hAnsi="宋体" w:eastAsia="宋体"/>
          <w:szCs w:val="21"/>
          <w:highlight w:val="none"/>
        </w:rPr>
        <w:t>《商品包装政府采购需求标准（试行）》、《快递包装政府采购需求标准（试行）》</w:t>
      </w:r>
      <w:r>
        <w:rPr>
          <w:rFonts w:hint="eastAsia" w:ascii="宋体" w:hAnsi="宋体" w:eastAsia="宋体"/>
          <w:szCs w:val="21"/>
          <w:highlight w:val="none"/>
          <w:lang w:eastAsia="zh-CN"/>
        </w:rPr>
        <w:t>明确产品及相关快递服务的具体包装要求：</w:t>
      </w:r>
    </w:p>
    <w:p w14:paraId="1F94E974">
      <w:pPr>
        <w:numPr>
          <w:ilvl w:val="-1"/>
          <w:numId w:val="0"/>
        </w:numPr>
        <w:adjustRightInd w:val="0"/>
        <w:snapToGrid w:val="0"/>
        <w:spacing w:before="0" w:beforeLines="0" w:line="400" w:lineRule="exact"/>
        <w:ind w:firstLine="840" w:firstLineChars="400"/>
        <w:rPr>
          <w:rFonts w:hint="eastAsia" w:ascii="宋体" w:hAnsi="宋体" w:eastAsia="宋体"/>
          <w:iCs w:val="0"/>
          <w:szCs w:val="21"/>
          <w:highlight w:val="none"/>
          <w:lang w:val="en-US" w:eastAsia="zh-CN"/>
        </w:rPr>
      </w:pPr>
      <w:r>
        <w:rPr>
          <w:rFonts w:hint="eastAsia" w:ascii="宋体" w:hAnsi="宋体" w:eastAsia="宋体"/>
          <w:iCs w:val="0"/>
          <w:szCs w:val="21"/>
          <w:highlight w:val="none"/>
        </w:rPr>
        <w:sym w:font="Wingdings" w:char="00A8"/>
      </w:r>
      <w:r>
        <w:rPr>
          <w:rFonts w:hint="eastAsia" w:ascii="宋体" w:hAnsi="宋体" w:eastAsia="宋体"/>
          <w:iCs w:val="0"/>
          <w:szCs w:val="21"/>
          <w:highlight w:val="none"/>
        </w:rPr>
        <w:t xml:space="preserve">是       </w:t>
      </w:r>
      <w:r>
        <w:rPr>
          <w:rFonts w:hint="eastAsia" w:ascii="宋体" w:hAnsi="宋体" w:eastAsia="宋体"/>
          <w:iCs w:val="0"/>
          <w:szCs w:val="21"/>
          <w:highlight w:val="none"/>
        </w:rPr>
        <w:sym w:font="Wingdings" w:char="00A8"/>
      </w:r>
      <w:r>
        <w:rPr>
          <w:rFonts w:hint="eastAsia" w:ascii="宋体" w:hAnsi="宋体" w:eastAsia="宋体"/>
          <w:iCs w:val="0"/>
          <w:szCs w:val="21"/>
          <w:highlight w:val="none"/>
        </w:rPr>
        <w:t>否</w:t>
      </w:r>
      <w:r>
        <w:rPr>
          <w:rFonts w:hint="eastAsia" w:ascii="宋体" w:hAnsi="宋体" w:eastAsia="宋体"/>
          <w:iCs w:val="0"/>
          <w:szCs w:val="21"/>
          <w:highlight w:val="none"/>
          <w:lang w:val="en-US" w:eastAsia="zh-CN"/>
        </w:rPr>
        <w:t xml:space="preserve">      </w:t>
      </w:r>
      <w:r>
        <w:rPr>
          <w:rFonts w:hint="eastAsia" w:ascii="宋体" w:hAnsi="宋体" w:eastAsia="宋体"/>
          <w:iCs w:val="0"/>
          <w:szCs w:val="21"/>
          <w:highlight w:val="none"/>
        </w:rPr>
        <w:sym w:font="Wingdings" w:char="00A8"/>
      </w:r>
      <w:r>
        <w:rPr>
          <w:rFonts w:hint="eastAsia" w:ascii="宋体" w:hAnsi="宋体" w:eastAsia="宋体"/>
          <w:iCs w:val="0"/>
          <w:szCs w:val="21"/>
          <w:highlight w:val="none"/>
          <w:lang w:eastAsia="zh-CN"/>
        </w:rPr>
        <w:t>不涉及</w:t>
      </w:r>
    </w:p>
    <w:p w14:paraId="223E3DBF">
      <w:pPr>
        <w:numPr>
          <w:ilvl w:val="0"/>
          <w:numId w:val="22"/>
        </w:numPr>
        <w:adjustRightInd w:val="0"/>
        <w:snapToGrid w:val="0"/>
        <w:spacing w:before="0" w:beforeLines="0" w:line="400" w:lineRule="exact"/>
        <w:ind w:firstLine="422" w:firstLineChars="200"/>
        <w:rPr>
          <w:rFonts w:ascii="宋体" w:hAnsi="宋体" w:eastAsia="宋体"/>
          <w:b/>
          <w:szCs w:val="21"/>
          <w:highlight w:val="none"/>
        </w:rPr>
      </w:pPr>
      <w:r>
        <w:rPr>
          <w:rFonts w:hint="eastAsia" w:ascii="宋体" w:hAnsi="宋体" w:eastAsia="宋体"/>
          <w:b/>
          <w:szCs w:val="21"/>
          <w:highlight w:val="none"/>
        </w:rPr>
        <w:t>合同金额</w:t>
      </w:r>
    </w:p>
    <w:p w14:paraId="4FC6B66B">
      <w:pPr>
        <w:adjustRightInd w:val="0"/>
        <w:snapToGrid w:val="0"/>
        <w:spacing w:before="0" w:beforeLines="0" w:line="400" w:lineRule="exact"/>
        <w:ind w:firstLine="420" w:firstLineChars="200"/>
        <w:rPr>
          <w:rFonts w:ascii="宋体" w:hAnsi="宋体" w:eastAsia="宋体"/>
          <w:szCs w:val="21"/>
          <w:highlight w:val="none"/>
        </w:rPr>
      </w:pPr>
      <w:r>
        <w:rPr>
          <w:rFonts w:hint="eastAsia" w:ascii="宋体" w:hAnsi="宋体" w:eastAsia="宋体"/>
          <w:szCs w:val="21"/>
          <w:highlight w:val="none"/>
        </w:rPr>
        <w:t>（1）合同金额小写：</w:t>
      </w:r>
      <w:r>
        <w:rPr>
          <w:rFonts w:hint="eastAsia" w:ascii="宋体" w:hAnsi="宋体" w:eastAsia="宋体"/>
          <w:szCs w:val="21"/>
          <w:highlight w:val="none"/>
          <w:u w:val="single"/>
        </w:rPr>
        <w:t xml:space="preserve">                 </w:t>
      </w:r>
      <w:r>
        <w:rPr>
          <w:rFonts w:hint="eastAsia" w:ascii="宋体" w:hAnsi="宋体" w:eastAsia="宋体"/>
          <w:szCs w:val="21"/>
          <w:highlight w:val="none"/>
          <w:u w:val="single"/>
          <w:lang w:val="en-US" w:eastAsia="zh-CN"/>
        </w:rPr>
        <w:t xml:space="preserve">    </w:t>
      </w:r>
      <w:r>
        <w:rPr>
          <w:rFonts w:hint="eastAsia" w:ascii="宋体" w:hAnsi="宋体" w:eastAsia="宋体"/>
          <w:szCs w:val="21"/>
          <w:highlight w:val="none"/>
          <w:u w:val="single"/>
        </w:rPr>
        <w:t xml:space="preserve">      </w:t>
      </w:r>
    </w:p>
    <w:p w14:paraId="152FE370">
      <w:pPr>
        <w:adjustRightInd w:val="0"/>
        <w:snapToGrid w:val="0"/>
        <w:spacing w:before="0" w:beforeLines="0" w:line="400" w:lineRule="exact"/>
        <w:ind w:left="0" w:firstLine="0" w:firstLineChars="0"/>
        <w:rPr>
          <w:rFonts w:ascii="宋体" w:hAnsi="宋体" w:eastAsia="宋体"/>
          <w:szCs w:val="21"/>
          <w:highlight w:val="none"/>
          <w:u w:val="single"/>
        </w:rPr>
      </w:pPr>
      <w:r>
        <w:rPr>
          <w:rFonts w:hint="eastAsia" w:ascii="宋体" w:hAnsi="宋体" w:eastAsia="宋体"/>
          <w:szCs w:val="21"/>
          <w:highlight w:val="none"/>
          <w:lang w:val="en-US" w:eastAsia="zh-CN"/>
        </w:rPr>
        <w:t xml:space="preserve">                 </w:t>
      </w:r>
      <w:r>
        <w:rPr>
          <w:rFonts w:hint="eastAsia" w:ascii="宋体" w:hAnsi="宋体" w:eastAsia="宋体"/>
          <w:szCs w:val="21"/>
          <w:highlight w:val="none"/>
        </w:rPr>
        <w:t>大写：</w:t>
      </w:r>
      <w:r>
        <w:rPr>
          <w:rFonts w:hint="eastAsia" w:ascii="宋体" w:hAnsi="宋体" w:eastAsia="宋体"/>
          <w:szCs w:val="21"/>
          <w:highlight w:val="none"/>
          <w:u w:val="single"/>
        </w:rPr>
        <w:t xml:space="preserve">           </w:t>
      </w:r>
      <w:r>
        <w:rPr>
          <w:rFonts w:hint="eastAsia" w:ascii="宋体" w:hAnsi="宋体" w:eastAsia="宋体"/>
          <w:szCs w:val="21"/>
          <w:highlight w:val="none"/>
          <w:u w:val="single"/>
          <w:lang w:val="en-US" w:eastAsia="zh-CN"/>
        </w:rPr>
        <w:t xml:space="preserve"> </w:t>
      </w:r>
      <w:r>
        <w:rPr>
          <w:rFonts w:hint="eastAsia" w:ascii="宋体" w:hAnsi="宋体" w:eastAsia="宋体"/>
          <w:szCs w:val="21"/>
          <w:highlight w:val="none"/>
          <w:u w:val="single"/>
        </w:rPr>
        <w:t xml:space="preserve">     </w:t>
      </w:r>
      <w:r>
        <w:rPr>
          <w:rFonts w:hint="eastAsia" w:ascii="宋体" w:hAnsi="宋体" w:eastAsia="宋体"/>
          <w:szCs w:val="21"/>
          <w:highlight w:val="none"/>
          <w:u w:val="single"/>
          <w:lang w:val="en-US" w:eastAsia="zh-CN"/>
        </w:rPr>
        <w:t xml:space="preserve">    </w:t>
      </w:r>
      <w:r>
        <w:rPr>
          <w:rFonts w:hint="eastAsia" w:ascii="宋体" w:hAnsi="宋体" w:eastAsia="宋体"/>
          <w:szCs w:val="21"/>
          <w:highlight w:val="none"/>
          <w:u w:val="single"/>
        </w:rPr>
        <w:t xml:space="preserve">      </w:t>
      </w:r>
    </w:p>
    <w:p w14:paraId="1CC4C800">
      <w:pPr>
        <w:adjustRightInd w:val="0"/>
        <w:snapToGrid w:val="0"/>
        <w:spacing w:before="0" w:beforeLines="0" w:line="400" w:lineRule="exact"/>
        <w:ind w:firstLine="0" w:firstLineChars="0"/>
        <w:rPr>
          <w:rFonts w:ascii="宋体" w:hAnsi="宋体" w:eastAsia="宋体"/>
          <w:szCs w:val="21"/>
          <w:highlight w:val="none"/>
        </w:rPr>
      </w:pPr>
      <w:r>
        <w:rPr>
          <w:rFonts w:hint="eastAsia" w:ascii="宋体" w:hAnsi="宋体" w:eastAsia="宋体"/>
          <w:szCs w:val="21"/>
          <w:highlight w:val="none"/>
          <w:lang w:val="en-US" w:eastAsia="zh-CN"/>
        </w:rPr>
        <w:t xml:space="preserve">         </w:t>
      </w:r>
      <w:r>
        <w:rPr>
          <w:rFonts w:hint="eastAsia" w:ascii="宋体" w:hAnsi="宋体" w:eastAsia="宋体"/>
          <w:szCs w:val="21"/>
          <w:highlight w:val="none"/>
        </w:rPr>
        <w:t>分包金额</w:t>
      </w:r>
      <w:r>
        <w:rPr>
          <w:rFonts w:hint="eastAsia" w:ascii="宋体" w:hAnsi="宋体" w:eastAsia="宋体"/>
          <w:szCs w:val="21"/>
          <w:highlight w:val="none"/>
          <w:lang w:eastAsia="zh-CN"/>
        </w:rPr>
        <w:t>（如有）</w:t>
      </w:r>
      <w:r>
        <w:rPr>
          <w:rFonts w:hint="eastAsia" w:ascii="宋体" w:hAnsi="宋体" w:eastAsia="宋体"/>
          <w:szCs w:val="21"/>
          <w:highlight w:val="none"/>
        </w:rPr>
        <w:t>小写：</w:t>
      </w:r>
      <w:r>
        <w:rPr>
          <w:rFonts w:hint="eastAsia" w:ascii="宋体" w:hAnsi="宋体" w:eastAsia="宋体"/>
          <w:szCs w:val="21"/>
          <w:highlight w:val="none"/>
          <w:u w:val="single"/>
        </w:rPr>
        <w:t xml:space="preserve">                   </w:t>
      </w:r>
    </w:p>
    <w:p w14:paraId="655F6236">
      <w:pPr>
        <w:adjustRightInd w:val="0"/>
        <w:snapToGrid w:val="0"/>
        <w:spacing w:before="0" w:beforeLines="0" w:line="400" w:lineRule="exact"/>
        <w:ind w:firstLine="0" w:firstLineChars="0"/>
        <w:rPr>
          <w:rFonts w:hint="eastAsia" w:ascii="宋体" w:hAnsi="宋体" w:eastAsia="宋体"/>
          <w:szCs w:val="21"/>
          <w:highlight w:val="none"/>
          <w:u w:val="single"/>
        </w:rPr>
      </w:pPr>
      <w:r>
        <w:rPr>
          <w:rFonts w:hint="eastAsia" w:ascii="宋体" w:hAnsi="宋体" w:eastAsia="宋体"/>
          <w:szCs w:val="21"/>
          <w:highlight w:val="none"/>
          <w:lang w:val="en-US" w:eastAsia="zh-CN"/>
        </w:rPr>
        <w:t xml:space="preserve">                     </w:t>
      </w:r>
      <w:r>
        <w:rPr>
          <w:rFonts w:hint="eastAsia" w:ascii="宋体" w:hAnsi="宋体" w:eastAsia="宋体"/>
          <w:szCs w:val="21"/>
          <w:highlight w:val="none"/>
        </w:rPr>
        <w:t>大写：</w:t>
      </w:r>
      <w:r>
        <w:rPr>
          <w:rFonts w:hint="eastAsia" w:ascii="宋体" w:hAnsi="宋体" w:eastAsia="宋体"/>
          <w:szCs w:val="21"/>
          <w:highlight w:val="none"/>
          <w:u w:val="single"/>
        </w:rPr>
        <w:t xml:space="preserve">                   </w:t>
      </w:r>
      <w:r>
        <w:rPr>
          <w:rFonts w:hint="eastAsia" w:ascii="宋体" w:hAnsi="宋体" w:eastAsia="宋体"/>
          <w:szCs w:val="21"/>
          <w:highlight w:val="none"/>
          <w:u w:val="single"/>
          <w:lang w:val="en-US" w:eastAsia="zh-CN"/>
        </w:rPr>
        <w:t xml:space="preserve"> </w:t>
      </w:r>
      <w:r>
        <w:rPr>
          <w:rFonts w:hint="eastAsia" w:ascii="宋体" w:hAnsi="宋体" w:eastAsia="宋体"/>
          <w:szCs w:val="21"/>
          <w:highlight w:val="none"/>
          <w:u w:val="single"/>
        </w:rPr>
        <w:t xml:space="preserve">   </w:t>
      </w:r>
    </w:p>
    <w:p w14:paraId="032D8E3C">
      <w:pPr>
        <w:adjustRightInd w:val="0"/>
        <w:snapToGrid w:val="0"/>
        <w:spacing w:before="0" w:beforeLines="0" w:line="400" w:lineRule="exact"/>
        <w:ind w:firstLine="0" w:firstLineChars="0"/>
        <w:rPr>
          <w:rFonts w:hint="eastAsia" w:ascii="宋体" w:hAnsi="宋体" w:eastAsia="宋体"/>
          <w:szCs w:val="21"/>
          <w:highlight w:val="none"/>
          <w:lang w:val="en-US" w:eastAsia="zh-CN"/>
        </w:rPr>
      </w:pPr>
      <w:r>
        <w:rPr>
          <w:rFonts w:hint="eastAsia" w:ascii="宋体" w:hAnsi="宋体" w:eastAsia="宋体"/>
          <w:szCs w:val="21"/>
          <w:highlight w:val="none"/>
          <w:lang w:val="en-US" w:eastAsia="zh-CN"/>
        </w:rPr>
        <w:t xml:space="preserve">    （注：固定单价合同应填写单价和最高限价）</w:t>
      </w:r>
    </w:p>
    <w:p w14:paraId="326C82D8">
      <w:pPr>
        <w:numPr>
          <w:ilvl w:val="-1"/>
          <w:numId w:val="0"/>
        </w:numPr>
        <w:adjustRightInd w:val="0"/>
        <w:snapToGrid w:val="0"/>
        <w:spacing w:before="0" w:beforeLines="0" w:line="400" w:lineRule="exact"/>
        <w:ind w:firstLine="0" w:firstLineChars="0"/>
        <w:rPr>
          <w:rFonts w:hint="eastAsia" w:ascii="宋体" w:hAnsi="宋体" w:eastAsia="宋体"/>
          <w:szCs w:val="21"/>
          <w:highlight w:val="none"/>
        </w:rPr>
      </w:pPr>
      <w:r>
        <w:rPr>
          <w:rFonts w:hint="eastAsia" w:ascii="宋体" w:hAnsi="宋体" w:eastAsia="宋体"/>
          <w:szCs w:val="21"/>
          <w:highlight w:val="none"/>
          <w:lang w:val="en-US" w:eastAsia="zh-CN"/>
        </w:rPr>
        <w:t xml:space="preserve">    </w:t>
      </w:r>
      <w:r>
        <w:rPr>
          <w:rFonts w:hint="eastAsia" w:ascii="宋体" w:hAnsi="宋体" w:eastAsia="宋体"/>
          <w:szCs w:val="21"/>
          <w:highlight w:val="none"/>
          <w:lang w:eastAsia="zh-CN"/>
        </w:rPr>
        <w:t>（</w:t>
      </w:r>
      <w:r>
        <w:rPr>
          <w:rFonts w:hint="eastAsia" w:ascii="宋体" w:hAnsi="宋体" w:eastAsia="宋体"/>
          <w:szCs w:val="21"/>
          <w:highlight w:val="none"/>
          <w:lang w:val="en-US" w:eastAsia="zh-CN"/>
        </w:rPr>
        <w:t>2</w:t>
      </w:r>
      <w:r>
        <w:rPr>
          <w:rFonts w:hint="eastAsia" w:ascii="宋体" w:hAnsi="宋体" w:eastAsia="宋体"/>
          <w:szCs w:val="21"/>
          <w:highlight w:val="none"/>
          <w:lang w:eastAsia="zh-CN"/>
        </w:rPr>
        <w:t>）</w:t>
      </w:r>
      <w:r>
        <w:rPr>
          <w:rFonts w:hint="eastAsia" w:ascii="宋体" w:hAnsi="宋体" w:eastAsia="宋体"/>
          <w:szCs w:val="21"/>
          <w:highlight w:val="none"/>
        </w:rPr>
        <w:t>合同定价方式</w:t>
      </w:r>
      <w:r>
        <w:rPr>
          <w:rFonts w:hint="eastAsia" w:ascii="宋体" w:hAnsi="宋体" w:eastAsia="宋体"/>
          <w:szCs w:val="21"/>
          <w:highlight w:val="none"/>
          <w:lang w:eastAsia="zh-CN"/>
        </w:rPr>
        <w:t>（采用组合定价方式的，可以勾选多项）</w:t>
      </w:r>
      <w:r>
        <w:rPr>
          <w:rFonts w:hint="eastAsia" w:ascii="宋体" w:hAnsi="宋体" w:eastAsia="宋体"/>
          <w:szCs w:val="21"/>
          <w:highlight w:val="none"/>
        </w:rPr>
        <w:t>：</w:t>
      </w:r>
    </w:p>
    <w:p w14:paraId="39C7FCAC">
      <w:pPr>
        <w:adjustRightInd w:val="0"/>
        <w:snapToGrid w:val="0"/>
        <w:spacing w:before="0" w:beforeLines="0" w:line="400" w:lineRule="exact"/>
        <w:ind w:firstLine="420" w:firstLineChars="200"/>
        <w:rPr>
          <w:rFonts w:hint="eastAsia" w:ascii="宋体" w:hAnsi="宋体" w:eastAsia="宋体"/>
          <w:szCs w:val="21"/>
          <w:highlight w:val="none"/>
          <w:lang w:eastAsia="zh-CN"/>
        </w:rPr>
      </w:pPr>
      <w:r>
        <w:rPr>
          <w:rFonts w:hint="eastAsia" w:ascii="宋体" w:hAnsi="宋体" w:eastAsia="宋体"/>
          <w:iCs/>
          <w:szCs w:val="21"/>
          <w:highlight w:val="none"/>
          <w:lang w:val="en-US" w:eastAsia="zh-CN"/>
        </w:rPr>
        <w:t xml:space="preserve">  </w:t>
      </w:r>
      <w:r>
        <w:rPr>
          <w:rFonts w:hint="eastAsia" w:ascii="宋体" w:hAnsi="宋体" w:eastAsia="宋体"/>
          <w:iCs/>
          <w:szCs w:val="21"/>
          <w:highlight w:val="none"/>
        </w:rPr>
        <w:sym w:font="Wingdings" w:char="00A8"/>
      </w:r>
      <w:r>
        <w:rPr>
          <w:rFonts w:hint="eastAsia" w:ascii="宋体" w:hAnsi="宋体" w:eastAsia="宋体"/>
          <w:iCs/>
          <w:szCs w:val="21"/>
          <w:highlight w:val="none"/>
        </w:rPr>
        <w:t xml:space="preserve">固定总价 </w:t>
      </w:r>
      <w:r>
        <w:rPr>
          <w:rFonts w:hint="eastAsia" w:ascii="宋体" w:hAnsi="宋体" w:eastAsia="宋体"/>
          <w:iCs/>
          <w:szCs w:val="21"/>
          <w:highlight w:val="none"/>
        </w:rPr>
        <w:sym w:font="Wingdings" w:char="00A8"/>
      </w:r>
      <w:r>
        <w:rPr>
          <w:rFonts w:hint="eastAsia" w:ascii="宋体" w:hAnsi="宋体" w:eastAsia="宋体"/>
          <w:iCs/>
          <w:szCs w:val="21"/>
          <w:highlight w:val="none"/>
        </w:rPr>
        <w:t>固定单价</w:t>
      </w:r>
      <w:r>
        <w:rPr>
          <w:rFonts w:hint="eastAsia" w:ascii="宋体" w:hAnsi="宋体" w:eastAsia="宋体"/>
          <w:iCs/>
          <w:szCs w:val="21"/>
          <w:highlight w:val="none"/>
          <w:lang w:val="en-US" w:eastAsia="zh-CN"/>
        </w:rPr>
        <w:t xml:space="preserve"> </w:t>
      </w:r>
      <w:r>
        <w:rPr>
          <w:rFonts w:hint="eastAsia" w:ascii="宋体" w:hAnsi="宋体" w:eastAsia="宋体"/>
          <w:iCs/>
          <w:szCs w:val="21"/>
          <w:highlight w:val="none"/>
        </w:rPr>
        <w:sym w:font="Wingdings" w:char="00A8"/>
      </w:r>
      <w:r>
        <w:rPr>
          <w:rFonts w:hint="eastAsia" w:ascii="宋体" w:hAnsi="宋体" w:eastAsia="宋体"/>
          <w:iCs/>
          <w:szCs w:val="21"/>
          <w:highlight w:val="none"/>
          <w:lang w:eastAsia="zh-CN"/>
        </w:rPr>
        <w:t>固定费率</w:t>
      </w:r>
      <w:r>
        <w:rPr>
          <w:rFonts w:hint="eastAsia" w:ascii="宋体" w:hAnsi="宋体" w:eastAsia="宋体"/>
          <w:iCs/>
          <w:szCs w:val="21"/>
          <w:highlight w:val="none"/>
        </w:rPr>
        <w:t xml:space="preserve"> </w:t>
      </w:r>
      <w:r>
        <w:rPr>
          <w:rFonts w:hint="eastAsia" w:ascii="宋体" w:hAnsi="宋体" w:eastAsia="宋体"/>
          <w:iCs/>
          <w:szCs w:val="21"/>
          <w:highlight w:val="none"/>
        </w:rPr>
        <w:sym w:font="Wingdings" w:char="00A8"/>
      </w:r>
      <w:r>
        <w:rPr>
          <w:rFonts w:hint="eastAsia" w:ascii="宋体" w:hAnsi="宋体" w:eastAsia="宋体"/>
          <w:iCs/>
          <w:szCs w:val="21"/>
          <w:highlight w:val="none"/>
        </w:rPr>
        <w:t xml:space="preserve">成本补偿 </w:t>
      </w:r>
      <w:r>
        <w:rPr>
          <w:rFonts w:hint="eastAsia" w:ascii="宋体" w:hAnsi="宋体" w:eastAsia="宋体"/>
          <w:iCs/>
          <w:szCs w:val="21"/>
          <w:highlight w:val="none"/>
        </w:rPr>
        <w:sym w:font="Wingdings" w:char="00A8"/>
      </w:r>
      <w:r>
        <w:rPr>
          <w:rFonts w:hint="eastAsia" w:ascii="宋体" w:hAnsi="宋体" w:eastAsia="宋体"/>
          <w:iCs/>
          <w:szCs w:val="21"/>
          <w:highlight w:val="none"/>
        </w:rPr>
        <w:t>绩效激励</w:t>
      </w:r>
      <w:r>
        <w:rPr>
          <w:rFonts w:hint="eastAsia" w:ascii="宋体" w:hAnsi="宋体" w:eastAsia="宋体"/>
          <w:iCs/>
          <w:szCs w:val="21"/>
          <w:highlight w:val="none"/>
          <w:lang w:val="en-US" w:eastAsia="zh-CN"/>
        </w:rPr>
        <w:t xml:space="preserve"> </w:t>
      </w:r>
      <w:r>
        <w:rPr>
          <w:rFonts w:hint="eastAsia" w:ascii="宋体" w:hAnsi="宋体" w:eastAsia="宋体"/>
          <w:iCs/>
          <w:szCs w:val="21"/>
          <w:highlight w:val="none"/>
        </w:rPr>
        <w:sym w:font="Wingdings" w:char="00A8"/>
      </w:r>
      <w:r>
        <w:rPr>
          <w:rFonts w:hint="eastAsia" w:ascii="宋体" w:hAnsi="宋体" w:eastAsia="宋体"/>
          <w:iCs/>
          <w:szCs w:val="21"/>
          <w:highlight w:val="none"/>
          <w:lang w:eastAsia="zh-CN"/>
        </w:rPr>
        <w:t>其他</w:t>
      </w:r>
      <w:r>
        <w:rPr>
          <w:rFonts w:hint="eastAsia" w:ascii="宋体" w:hAnsi="宋体" w:eastAsia="宋体"/>
          <w:szCs w:val="21"/>
          <w:highlight w:val="none"/>
          <w:u w:val="single"/>
        </w:rPr>
        <w:t xml:space="preserve">       </w:t>
      </w:r>
    </w:p>
    <w:p w14:paraId="4C36FA66">
      <w:pPr>
        <w:widowControl w:val="0"/>
        <w:spacing w:beforeLines="0" w:line="400" w:lineRule="exact"/>
        <w:ind w:firstLine="420" w:firstLineChars="200"/>
        <w:jc w:val="both"/>
        <w:rPr>
          <w:rFonts w:ascii="Times New Roman" w:hAnsi="Times New Roman" w:eastAsia="宋体" w:cs="Times New Roman"/>
          <w:kern w:val="2"/>
          <w:sz w:val="21"/>
          <w:szCs w:val="21"/>
          <w:highlight w:val="none"/>
          <w:lang w:val="en-US" w:eastAsia="zh-CN" w:bidi="ar-SA"/>
        </w:rPr>
      </w:pPr>
      <w:r>
        <w:rPr>
          <w:rFonts w:hint="eastAsia" w:ascii="宋体" w:hAnsi="宋体" w:eastAsia="宋体" w:cs="Times New Roman"/>
          <w:kern w:val="2"/>
          <w:sz w:val="21"/>
          <w:szCs w:val="21"/>
          <w:highlight w:val="none"/>
          <w:lang w:val="en-US" w:eastAsia="zh-CN" w:bidi="ar-SA"/>
        </w:rPr>
        <w:t>（3）付款方式（按项目实际勾选填写）：</w:t>
      </w:r>
    </w:p>
    <w:p w14:paraId="4A9E88B0">
      <w:pPr>
        <w:adjustRightInd w:val="0"/>
        <w:snapToGrid w:val="0"/>
        <w:spacing w:before="0" w:beforeLines="0" w:line="400" w:lineRule="exact"/>
        <w:ind w:firstLine="630" w:firstLineChars="300"/>
        <w:rPr>
          <w:rFonts w:ascii="宋体" w:hAnsi="宋体" w:eastAsia="宋体"/>
          <w:szCs w:val="21"/>
          <w:highlight w:val="none"/>
          <w:u w:val="single"/>
        </w:rPr>
      </w:pPr>
      <w:r>
        <w:rPr>
          <w:rFonts w:hint="eastAsia" w:ascii="宋体" w:hAnsi="宋体" w:eastAsia="宋体"/>
          <w:szCs w:val="21"/>
          <w:highlight w:val="none"/>
        </w:rPr>
        <w:sym w:font="Wingdings" w:char="00A8"/>
      </w:r>
      <w:r>
        <w:rPr>
          <w:rFonts w:hint="eastAsia" w:ascii="宋体" w:hAnsi="宋体" w:eastAsia="宋体"/>
          <w:szCs w:val="21"/>
          <w:highlight w:val="none"/>
        </w:rPr>
        <w:t>全额付款：</w:t>
      </w:r>
      <w:r>
        <w:rPr>
          <w:rFonts w:hint="eastAsia" w:ascii="宋体" w:hAnsi="宋体" w:eastAsia="宋体"/>
          <w:szCs w:val="21"/>
          <w:highlight w:val="none"/>
          <w:u w:val="single"/>
        </w:rPr>
        <w:t xml:space="preserve">     （应</w:t>
      </w:r>
      <w:r>
        <w:rPr>
          <w:rFonts w:hint="eastAsia" w:ascii="宋体" w:hAnsi="宋体" w:eastAsia="宋体"/>
          <w:szCs w:val="21"/>
          <w:highlight w:val="none"/>
          <w:u w:val="single"/>
          <w:lang w:eastAsia="zh-CN"/>
        </w:rPr>
        <w:t>明确</w:t>
      </w:r>
      <w:r>
        <w:rPr>
          <w:rFonts w:hint="eastAsia" w:ascii="宋体" w:hAnsi="宋体" w:eastAsia="宋体"/>
          <w:szCs w:val="21"/>
          <w:highlight w:val="none"/>
          <w:u w:val="single"/>
        </w:rPr>
        <w:t>一次性支付合同款项</w:t>
      </w:r>
      <w:r>
        <w:rPr>
          <w:rFonts w:hint="eastAsia" w:ascii="宋体" w:hAnsi="宋体" w:eastAsia="宋体"/>
          <w:szCs w:val="21"/>
          <w:highlight w:val="none"/>
          <w:u w:val="single"/>
          <w:lang w:eastAsia="zh-CN"/>
        </w:rPr>
        <w:t>的条件</w:t>
      </w:r>
      <w:r>
        <w:rPr>
          <w:rFonts w:hint="eastAsia" w:ascii="宋体" w:hAnsi="宋体" w:eastAsia="宋体"/>
          <w:szCs w:val="21"/>
          <w:highlight w:val="none"/>
          <w:u w:val="single"/>
        </w:rPr>
        <w:t xml:space="preserve">）                    </w:t>
      </w:r>
    </w:p>
    <w:p w14:paraId="57C46946">
      <w:pPr>
        <w:snapToGrid w:val="0"/>
        <w:spacing w:beforeLines="0" w:line="400" w:lineRule="exact"/>
        <w:ind w:firstLine="630" w:firstLineChars="300"/>
        <w:rPr>
          <w:rFonts w:eastAsia="宋体"/>
          <w:highlight w:val="none"/>
        </w:rPr>
      </w:pPr>
      <w:r>
        <w:rPr>
          <w:rFonts w:hint="eastAsia" w:ascii="宋体" w:hAnsi="宋体" w:eastAsia="宋体"/>
          <w:szCs w:val="21"/>
          <w:highlight w:val="none"/>
        </w:rPr>
        <w:sym w:font="Wingdings" w:char="00A8"/>
      </w:r>
      <w:r>
        <w:rPr>
          <w:rFonts w:hint="eastAsia" w:ascii="宋体" w:hAnsi="宋体" w:eastAsia="宋体"/>
          <w:szCs w:val="21"/>
          <w:highlight w:val="none"/>
        </w:rPr>
        <w:t>分期付款：</w:t>
      </w:r>
      <w:r>
        <w:rPr>
          <w:rFonts w:hint="eastAsia" w:ascii="宋体" w:hAnsi="宋体" w:eastAsia="宋体"/>
          <w:szCs w:val="21"/>
          <w:highlight w:val="none"/>
          <w:u w:val="single"/>
        </w:rPr>
        <w:t xml:space="preserve">  （应明确分期支付合同款项的各期比例和支付条件</w:t>
      </w:r>
      <w:r>
        <w:rPr>
          <w:rFonts w:hint="eastAsia" w:ascii="宋体" w:hAnsi="宋体" w:eastAsia="宋体"/>
          <w:szCs w:val="21"/>
          <w:highlight w:val="none"/>
          <w:u w:val="single"/>
          <w:lang w:eastAsia="zh-CN"/>
        </w:rPr>
        <w:t>，各期支付条件应与分期履约验收情况挂钩</w:t>
      </w:r>
      <w:r>
        <w:rPr>
          <w:rFonts w:hint="eastAsia" w:ascii="宋体" w:hAnsi="宋体" w:eastAsia="宋体"/>
          <w:szCs w:val="21"/>
          <w:highlight w:val="none"/>
          <w:u w:val="single"/>
        </w:rPr>
        <w:t xml:space="preserve">） </w:t>
      </w:r>
      <w:r>
        <w:rPr>
          <w:rFonts w:hint="eastAsia" w:ascii="宋体" w:hAnsi="宋体" w:eastAsia="宋体"/>
          <w:szCs w:val="21"/>
          <w:highlight w:val="none"/>
          <w:u w:val="none"/>
          <w:lang w:eastAsia="zh-CN"/>
        </w:rPr>
        <w:t>，</w:t>
      </w:r>
      <w:r>
        <w:rPr>
          <w:rFonts w:hint="eastAsia" w:ascii="宋体" w:hAnsi="宋体" w:eastAsia="宋体"/>
          <w:szCs w:val="21"/>
          <w:highlight w:val="none"/>
          <w:lang w:eastAsia="zh-CN"/>
        </w:rPr>
        <w:t>其中涉及预付款的</w:t>
      </w:r>
      <w:r>
        <w:rPr>
          <w:rFonts w:hint="eastAsia" w:ascii="宋体" w:hAnsi="宋体" w:eastAsia="宋体"/>
          <w:szCs w:val="21"/>
          <w:highlight w:val="none"/>
        </w:rPr>
        <w:t>：</w:t>
      </w:r>
      <w:r>
        <w:rPr>
          <w:rFonts w:hint="eastAsia" w:ascii="宋体" w:hAnsi="宋体" w:eastAsia="宋体"/>
          <w:szCs w:val="21"/>
          <w:highlight w:val="none"/>
          <w:u w:val="single"/>
        </w:rPr>
        <w:t xml:space="preserve"> （应明确预付款的支付比例和支付条件） </w:t>
      </w:r>
    </w:p>
    <w:p w14:paraId="4E9C62BB">
      <w:pPr>
        <w:adjustRightInd w:val="0"/>
        <w:snapToGrid w:val="0"/>
        <w:spacing w:before="0" w:beforeLines="0" w:line="400" w:lineRule="exact"/>
        <w:ind w:firstLine="630" w:firstLineChars="300"/>
        <w:rPr>
          <w:rFonts w:ascii="宋体" w:hAnsi="宋体" w:eastAsia="宋体"/>
          <w:szCs w:val="21"/>
          <w:highlight w:val="none"/>
          <w:u w:val="single"/>
        </w:rPr>
      </w:pPr>
      <w:r>
        <w:rPr>
          <w:rFonts w:hint="eastAsia" w:ascii="宋体" w:hAnsi="宋体" w:eastAsia="宋体"/>
          <w:szCs w:val="21"/>
          <w:highlight w:val="none"/>
        </w:rPr>
        <w:sym w:font="Wingdings" w:char="00A8"/>
      </w:r>
      <w:r>
        <w:rPr>
          <w:rFonts w:hint="eastAsia" w:ascii="宋体" w:hAnsi="宋体" w:eastAsia="宋体"/>
          <w:szCs w:val="21"/>
          <w:highlight w:val="none"/>
        </w:rPr>
        <w:t>成本补偿：</w:t>
      </w:r>
      <w:r>
        <w:rPr>
          <w:rFonts w:hint="eastAsia" w:ascii="宋体" w:hAnsi="宋体" w:eastAsia="宋体"/>
          <w:szCs w:val="21"/>
          <w:highlight w:val="none"/>
          <w:u w:val="single"/>
        </w:rPr>
        <w:t xml:space="preserve">      （应明确按照成本补偿方式的支付方式和支付条件）   </w:t>
      </w:r>
    </w:p>
    <w:p w14:paraId="00AB5078">
      <w:pPr>
        <w:adjustRightInd w:val="0"/>
        <w:snapToGrid w:val="0"/>
        <w:spacing w:before="0" w:beforeLines="0" w:line="400" w:lineRule="exact"/>
        <w:ind w:firstLine="630" w:firstLineChars="300"/>
        <w:rPr>
          <w:rFonts w:ascii="宋体" w:hAnsi="宋体" w:eastAsia="宋体"/>
          <w:szCs w:val="21"/>
          <w:highlight w:val="none"/>
        </w:rPr>
      </w:pPr>
      <w:r>
        <w:rPr>
          <w:rFonts w:hint="eastAsia" w:ascii="宋体" w:hAnsi="宋体" w:eastAsia="宋体"/>
          <w:szCs w:val="21"/>
          <w:highlight w:val="none"/>
        </w:rPr>
        <w:sym w:font="Wingdings" w:char="00A8"/>
      </w:r>
      <w:r>
        <w:rPr>
          <w:rFonts w:hint="eastAsia" w:ascii="宋体" w:hAnsi="宋体" w:eastAsia="宋体"/>
          <w:szCs w:val="21"/>
          <w:highlight w:val="none"/>
        </w:rPr>
        <w:t>绩效激励：</w:t>
      </w:r>
      <w:r>
        <w:rPr>
          <w:rFonts w:hint="eastAsia" w:ascii="宋体" w:hAnsi="宋体" w:eastAsia="宋体"/>
          <w:szCs w:val="21"/>
          <w:highlight w:val="none"/>
          <w:u w:val="single"/>
        </w:rPr>
        <w:t xml:space="preserve">      （应明确按照绩效激励方式的支付方式和支付条件）   </w:t>
      </w:r>
    </w:p>
    <w:p w14:paraId="7F52DB24">
      <w:pPr>
        <w:numPr>
          <w:ilvl w:val="0"/>
          <w:numId w:val="22"/>
        </w:numPr>
        <w:adjustRightInd w:val="0"/>
        <w:snapToGrid w:val="0"/>
        <w:spacing w:before="0" w:beforeLines="0" w:line="400" w:lineRule="exact"/>
        <w:ind w:firstLine="422" w:firstLineChars="200"/>
        <w:rPr>
          <w:rFonts w:ascii="宋体" w:hAnsi="宋体" w:eastAsia="宋体"/>
          <w:b/>
          <w:bCs w:val="0"/>
          <w:szCs w:val="21"/>
          <w:highlight w:val="none"/>
          <w:u w:val="single"/>
        </w:rPr>
      </w:pPr>
      <w:r>
        <w:rPr>
          <w:rFonts w:hint="eastAsia" w:ascii="宋体" w:hAnsi="宋体" w:eastAsia="宋体"/>
          <w:b/>
          <w:bCs w:val="0"/>
          <w:szCs w:val="21"/>
          <w:highlight w:val="none"/>
        </w:rPr>
        <w:t>合同履行</w:t>
      </w:r>
    </w:p>
    <w:p w14:paraId="52F89806">
      <w:pPr>
        <w:adjustRightInd w:val="0"/>
        <w:snapToGrid w:val="0"/>
        <w:spacing w:before="0" w:beforeLines="0" w:line="400" w:lineRule="exact"/>
        <w:ind w:firstLine="420" w:firstLineChars="200"/>
        <w:rPr>
          <w:rFonts w:hint="eastAsia" w:ascii="宋体" w:hAnsi="宋体" w:eastAsia="宋体" w:cs="宋体"/>
          <w:szCs w:val="21"/>
          <w:highlight w:val="none"/>
        </w:rPr>
      </w:pPr>
      <w:r>
        <w:rPr>
          <w:rFonts w:hint="eastAsia" w:ascii="宋体" w:hAnsi="宋体" w:eastAsia="宋体" w:cs="宋体"/>
          <w:szCs w:val="21"/>
          <w:highlight w:val="none"/>
        </w:rPr>
        <w:t>（1）起始日期：</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年</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月</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日，完成日期：</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年</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月</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日。</w:t>
      </w:r>
    </w:p>
    <w:p w14:paraId="2107E561">
      <w:pPr>
        <w:adjustRightInd w:val="0"/>
        <w:snapToGrid w:val="0"/>
        <w:spacing w:before="0" w:beforeLines="0" w:line="400" w:lineRule="exact"/>
        <w:ind w:firstLine="420" w:firstLineChars="200"/>
        <w:rPr>
          <w:rFonts w:hint="eastAsia" w:ascii="宋体" w:hAnsi="宋体" w:eastAsia="宋体" w:cs="宋体"/>
          <w:szCs w:val="21"/>
          <w:highlight w:val="none"/>
          <w:u w:val="single"/>
        </w:rPr>
      </w:pPr>
      <w:r>
        <w:rPr>
          <w:rFonts w:hint="eastAsia" w:ascii="宋体" w:hAnsi="宋体" w:eastAsia="宋体" w:cs="宋体"/>
          <w:szCs w:val="21"/>
          <w:highlight w:val="none"/>
        </w:rPr>
        <w:t>（2）</w:t>
      </w:r>
      <w:r>
        <w:rPr>
          <w:rFonts w:hint="eastAsia" w:ascii="宋体" w:hAnsi="宋体" w:eastAsia="宋体" w:cs="宋体"/>
          <w:szCs w:val="21"/>
          <w:highlight w:val="none"/>
          <w:lang w:eastAsia="zh-CN"/>
        </w:rPr>
        <w:t>履约</w:t>
      </w:r>
      <w:r>
        <w:rPr>
          <w:rFonts w:hint="eastAsia" w:ascii="宋体" w:hAnsi="宋体" w:eastAsia="宋体" w:cs="宋体"/>
          <w:szCs w:val="21"/>
          <w:highlight w:val="none"/>
        </w:rPr>
        <w:t>地点</w:t>
      </w:r>
      <w:r>
        <w:rPr>
          <w:rFonts w:hint="eastAsia" w:ascii="宋体" w:hAnsi="宋体" w:eastAsia="宋体" w:cs="宋体"/>
          <w:b w:val="0"/>
          <w:bCs/>
          <w:szCs w:val="21"/>
          <w:highlight w:val="none"/>
        </w:rPr>
        <w:t>：</w:t>
      </w:r>
      <w:r>
        <w:rPr>
          <w:rFonts w:hint="eastAsia" w:ascii="宋体" w:hAnsi="宋体" w:eastAsia="宋体" w:cs="宋体"/>
          <w:szCs w:val="21"/>
          <w:highlight w:val="none"/>
          <w:u w:val="single"/>
        </w:rPr>
        <w:t xml:space="preserve">                             </w:t>
      </w:r>
    </w:p>
    <w:p w14:paraId="6962D71B">
      <w:pPr>
        <w:adjustRightInd w:val="0"/>
        <w:snapToGrid w:val="0"/>
        <w:spacing w:before="0" w:beforeLines="0" w:line="400" w:lineRule="exact"/>
        <w:ind w:firstLine="420" w:firstLineChars="200"/>
        <w:rPr>
          <w:rFonts w:hint="eastAsia" w:ascii="宋体" w:hAnsi="宋体" w:eastAsia="宋体" w:cs="宋体"/>
          <w:sz w:val="21"/>
          <w:szCs w:val="21"/>
          <w:highlight w:val="none"/>
          <w:lang w:eastAsia="zh-CN"/>
        </w:rPr>
      </w:pPr>
      <w:r>
        <w:rPr>
          <w:rFonts w:hint="eastAsia" w:ascii="宋体" w:hAnsi="宋体" w:eastAsia="宋体" w:cs="宋体"/>
          <w:bCs/>
          <w:szCs w:val="21"/>
          <w:highlight w:val="none"/>
        </w:rPr>
        <w:t>（3）履约担保：</w:t>
      </w:r>
      <w:r>
        <w:rPr>
          <w:rFonts w:hint="eastAsia" w:ascii="宋体" w:hAnsi="宋体" w:eastAsia="宋体" w:cs="宋体"/>
          <w:sz w:val="21"/>
          <w:highlight w:val="none"/>
          <w:lang w:val="en-US" w:eastAsia="zh-CN"/>
        </w:rPr>
        <w:t>是否收取履约保证金：</w:t>
      </w:r>
      <w:r>
        <w:rPr>
          <w:rFonts w:hint="eastAsia" w:ascii="宋体" w:hAnsi="宋体" w:eastAsia="宋体" w:cs="宋体"/>
          <w:sz w:val="21"/>
          <w:szCs w:val="21"/>
          <w:highlight w:val="none"/>
        </w:rPr>
        <w:sym w:font="Wingdings" w:char="00A8"/>
      </w:r>
      <w:r>
        <w:rPr>
          <w:rFonts w:hint="eastAsia" w:ascii="宋体" w:hAnsi="宋体" w:eastAsia="宋体" w:cs="宋体"/>
          <w:sz w:val="21"/>
          <w:szCs w:val="21"/>
          <w:highlight w:val="none"/>
          <w:lang w:eastAsia="zh-CN"/>
        </w:rPr>
        <w:t>是</w:t>
      </w:r>
      <w:r>
        <w:rPr>
          <w:rFonts w:hint="eastAsia" w:ascii="宋体" w:hAnsi="宋体" w:eastAsia="宋体" w:cs="宋体"/>
          <w:sz w:val="21"/>
          <w:szCs w:val="21"/>
          <w:highlight w:val="none"/>
          <w:lang w:val="en-US" w:eastAsia="zh-CN"/>
        </w:rPr>
        <w:t xml:space="preserve">    </w:t>
      </w:r>
      <w:r>
        <w:rPr>
          <w:rFonts w:hint="eastAsia" w:ascii="宋体" w:hAnsi="宋体" w:eastAsia="宋体" w:cs="宋体"/>
          <w:sz w:val="21"/>
          <w:szCs w:val="21"/>
          <w:highlight w:val="none"/>
        </w:rPr>
        <w:sym w:font="Wingdings" w:char="00A8"/>
      </w:r>
      <w:r>
        <w:rPr>
          <w:rFonts w:hint="eastAsia" w:ascii="宋体" w:hAnsi="宋体" w:eastAsia="宋体" w:cs="宋体"/>
          <w:sz w:val="21"/>
          <w:szCs w:val="21"/>
          <w:highlight w:val="none"/>
          <w:lang w:eastAsia="zh-CN"/>
        </w:rPr>
        <w:t>否</w:t>
      </w:r>
    </w:p>
    <w:p w14:paraId="75A30965">
      <w:pPr>
        <w:autoSpaceDE w:val="0"/>
        <w:autoSpaceDN w:val="0"/>
        <w:adjustRightInd w:val="0"/>
        <w:spacing w:beforeLines="0" w:line="400" w:lineRule="exact"/>
        <w:ind w:firstLine="440" w:firstLineChars="200"/>
        <w:rPr>
          <w:rFonts w:hint="eastAsia" w:ascii="宋体" w:hAnsi="宋体" w:eastAsia="宋体" w:cs="宋体"/>
          <w:sz w:val="21"/>
          <w:szCs w:val="21"/>
          <w:highlight w:val="none"/>
          <w:lang w:val="en-US" w:eastAsia="zh-CN" w:bidi="ar-SA"/>
        </w:rPr>
      </w:pPr>
      <w:r>
        <w:rPr>
          <w:rFonts w:hint="eastAsia" w:ascii="宋体" w:hAnsi="宋体" w:eastAsia="华文楷体" w:cs="宋体"/>
          <w:bCs/>
          <w:sz w:val="22"/>
          <w:szCs w:val="21"/>
          <w:highlight w:val="none"/>
          <w:u w:val="none"/>
          <w:lang w:val="en-US" w:eastAsia="zh-CN" w:bidi="ar-SA"/>
        </w:rPr>
        <w:t xml:space="preserve">  </w:t>
      </w:r>
      <w:r>
        <w:rPr>
          <w:rFonts w:hint="eastAsia" w:ascii="宋体" w:hAnsi="宋体" w:eastAsia="宋体" w:cs="宋体"/>
          <w:sz w:val="21"/>
          <w:szCs w:val="21"/>
          <w:highlight w:val="none"/>
          <w:lang w:val="en-US" w:eastAsia="zh-CN" w:bidi="ar-SA"/>
        </w:rPr>
        <w:t xml:space="preserve">  收取履约保证金形式：</w:t>
      </w:r>
      <w:r>
        <w:rPr>
          <w:rFonts w:hint="eastAsia" w:ascii="宋体" w:hAnsi="宋体" w:eastAsia="宋体" w:cs="宋体"/>
          <w:bCs/>
          <w:sz w:val="21"/>
          <w:szCs w:val="21"/>
          <w:highlight w:val="none"/>
          <w:u w:val="single"/>
          <w:lang w:val="en-US" w:eastAsia="zh-CN" w:bidi="ar-SA"/>
        </w:rPr>
        <w:t xml:space="preserve">                            </w:t>
      </w:r>
    </w:p>
    <w:p w14:paraId="426FC789">
      <w:pPr>
        <w:autoSpaceDE w:val="0"/>
        <w:autoSpaceDN w:val="0"/>
        <w:adjustRightInd w:val="0"/>
        <w:spacing w:beforeLines="0" w:line="400" w:lineRule="exact"/>
        <w:ind w:firstLine="420" w:firstLineChars="200"/>
        <w:rPr>
          <w:rFonts w:hint="eastAsia" w:ascii="宋体" w:hAnsi="宋体" w:eastAsia="宋体" w:cs="宋体"/>
          <w:sz w:val="21"/>
          <w:szCs w:val="21"/>
          <w:highlight w:val="none"/>
          <w:lang w:val="en-US" w:eastAsia="zh-CN" w:bidi="ar-SA"/>
        </w:rPr>
      </w:pPr>
      <w:r>
        <w:rPr>
          <w:rFonts w:hint="eastAsia" w:ascii="宋体" w:hAnsi="宋体" w:eastAsia="宋体" w:cs="宋体"/>
          <w:sz w:val="21"/>
          <w:szCs w:val="21"/>
          <w:highlight w:val="none"/>
          <w:lang w:val="en-US" w:eastAsia="zh-CN" w:bidi="ar-SA"/>
        </w:rPr>
        <w:t xml:space="preserve">    收取履约保证金金额：</w:t>
      </w:r>
      <w:r>
        <w:rPr>
          <w:rFonts w:hint="eastAsia" w:ascii="宋体" w:hAnsi="宋体" w:eastAsia="宋体" w:cs="宋体"/>
          <w:bCs/>
          <w:sz w:val="21"/>
          <w:szCs w:val="21"/>
          <w:highlight w:val="none"/>
          <w:u w:val="single"/>
          <w:lang w:val="en-US" w:eastAsia="zh-CN" w:bidi="ar-SA"/>
        </w:rPr>
        <w:t xml:space="preserve">                            </w:t>
      </w:r>
    </w:p>
    <w:p w14:paraId="3EDE139B">
      <w:pPr>
        <w:snapToGrid w:val="0"/>
        <w:spacing w:beforeLines="0" w:line="400" w:lineRule="exact"/>
        <w:ind w:firstLine="420" w:firstLineChars="200"/>
        <w:rPr>
          <w:rFonts w:hint="eastAsia" w:ascii="宋体" w:hAnsi="宋体" w:eastAsia="宋体" w:cs="宋体"/>
          <w:sz w:val="21"/>
          <w:highlight w:val="none"/>
          <w:lang w:val="en-US" w:eastAsia="zh-CN"/>
        </w:rPr>
      </w:pPr>
      <w:r>
        <w:rPr>
          <w:rFonts w:hint="eastAsia" w:ascii="宋体" w:hAnsi="宋体" w:eastAsia="宋体" w:cs="宋体"/>
          <w:bCs/>
          <w:szCs w:val="21"/>
          <w:highlight w:val="none"/>
          <w:u w:val="none"/>
          <w:lang w:val="en-US" w:eastAsia="zh-CN"/>
        </w:rPr>
        <w:t xml:space="preserve">    履约担保期限</w:t>
      </w:r>
      <w:r>
        <w:rPr>
          <w:rFonts w:hint="eastAsia" w:ascii="宋体" w:hAnsi="宋体" w:eastAsia="宋体" w:cs="宋体"/>
          <w:bCs/>
          <w:szCs w:val="21"/>
          <w:highlight w:val="none"/>
          <w:u w:val="none"/>
          <w:lang w:eastAsia="zh-CN"/>
        </w:rPr>
        <w:t>：</w:t>
      </w:r>
      <w:r>
        <w:rPr>
          <w:rFonts w:hint="eastAsia" w:ascii="宋体" w:hAnsi="宋体" w:eastAsia="宋体" w:cs="宋体"/>
          <w:bCs/>
          <w:sz w:val="21"/>
          <w:szCs w:val="21"/>
          <w:highlight w:val="none"/>
          <w:u w:val="single"/>
        </w:rPr>
        <w:t xml:space="preserve">      </w:t>
      </w:r>
      <w:r>
        <w:rPr>
          <w:rFonts w:hint="eastAsia" w:ascii="宋体" w:hAnsi="宋体" w:eastAsia="宋体" w:cs="宋体"/>
          <w:bCs/>
          <w:sz w:val="21"/>
          <w:szCs w:val="21"/>
          <w:highlight w:val="none"/>
          <w:u w:val="single"/>
          <w:lang w:val="en-US" w:eastAsia="zh-CN"/>
        </w:rPr>
        <w:t xml:space="preserve">                     </w:t>
      </w:r>
      <w:r>
        <w:rPr>
          <w:rFonts w:hint="eastAsia" w:ascii="宋体" w:hAnsi="宋体" w:eastAsia="宋体" w:cs="宋体"/>
          <w:bCs/>
          <w:sz w:val="21"/>
          <w:szCs w:val="21"/>
          <w:highlight w:val="none"/>
          <w:u w:val="single"/>
        </w:rPr>
        <w:t xml:space="preserve">       </w:t>
      </w:r>
    </w:p>
    <w:p w14:paraId="490E6AE9">
      <w:pPr>
        <w:adjustRightInd w:val="0"/>
        <w:snapToGrid w:val="0"/>
        <w:spacing w:before="0" w:beforeLines="0" w:line="400" w:lineRule="exact"/>
        <w:ind w:firstLine="420" w:firstLineChars="200"/>
        <w:rPr>
          <w:rFonts w:hint="eastAsia" w:ascii="宋体" w:hAnsi="宋体" w:eastAsia="宋体" w:cs="宋体"/>
          <w:bCs/>
          <w:szCs w:val="21"/>
          <w:highlight w:val="none"/>
        </w:rPr>
      </w:pPr>
      <w:r>
        <w:rPr>
          <w:rFonts w:hint="eastAsia" w:ascii="宋体" w:hAnsi="宋体" w:eastAsia="宋体" w:cs="宋体"/>
          <w:bCs/>
          <w:szCs w:val="21"/>
          <w:highlight w:val="none"/>
        </w:rPr>
        <w:t>（4）分期履行要求：</w:t>
      </w:r>
      <w:r>
        <w:rPr>
          <w:rFonts w:hint="eastAsia" w:ascii="宋体" w:hAnsi="宋体" w:eastAsia="宋体" w:cs="宋体"/>
          <w:bCs/>
          <w:szCs w:val="21"/>
          <w:highlight w:val="none"/>
          <w:u w:val="single"/>
        </w:rPr>
        <w:t xml:space="preserve">                                                   </w:t>
      </w:r>
      <w:r>
        <w:rPr>
          <w:rFonts w:hint="eastAsia" w:ascii="宋体" w:hAnsi="宋体" w:eastAsia="宋体" w:cs="宋体"/>
          <w:bCs/>
          <w:szCs w:val="21"/>
          <w:highlight w:val="none"/>
          <w:u w:val="single"/>
          <w:lang w:val="en-US" w:eastAsia="zh-CN"/>
        </w:rPr>
        <w:t xml:space="preserve">    </w:t>
      </w:r>
      <w:r>
        <w:rPr>
          <w:rFonts w:hint="eastAsia" w:ascii="宋体" w:hAnsi="宋体" w:eastAsia="宋体" w:cs="宋体"/>
          <w:bCs/>
          <w:szCs w:val="21"/>
          <w:highlight w:val="none"/>
          <w:u w:val="single"/>
        </w:rPr>
        <w:t xml:space="preserve"> </w:t>
      </w:r>
    </w:p>
    <w:p w14:paraId="1BE90E90">
      <w:pPr>
        <w:adjustRightInd w:val="0"/>
        <w:snapToGrid w:val="0"/>
        <w:spacing w:before="0" w:beforeLines="0" w:line="400" w:lineRule="exact"/>
        <w:ind w:firstLine="420" w:firstLineChars="200"/>
        <w:rPr>
          <w:rFonts w:hint="eastAsia" w:ascii="宋体" w:hAnsi="宋体" w:eastAsia="宋体" w:cs="宋体"/>
          <w:szCs w:val="21"/>
          <w:highlight w:val="none"/>
          <w:u w:val="single"/>
        </w:rPr>
      </w:pPr>
      <w:r>
        <w:rPr>
          <w:rFonts w:hint="eastAsia" w:ascii="宋体" w:hAnsi="宋体" w:eastAsia="宋体" w:cs="宋体"/>
          <w:bCs/>
          <w:szCs w:val="21"/>
          <w:highlight w:val="none"/>
        </w:rPr>
        <w:t>（5）</w:t>
      </w:r>
      <w:r>
        <w:rPr>
          <w:rFonts w:hint="eastAsia" w:ascii="宋体" w:hAnsi="宋体" w:eastAsia="宋体" w:cs="宋体"/>
          <w:bCs/>
          <w:szCs w:val="21"/>
          <w:highlight w:val="none"/>
          <w:lang w:eastAsia="zh-CN"/>
        </w:rPr>
        <w:t>风险处置措施和替代方案</w:t>
      </w:r>
      <w:r>
        <w:rPr>
          <w:rFonts w:hint="eastAsia" w:ascii="宋体" w:hAnsi="宋体" w:eastAsia="宋体" w:cs="宋体"/>
          <w:bCs/>
          <w:szCs w:val="21"/>
          <w:highlight w:val="none"/>
        </w:rPr>
        <w:t>：</w:t>
      </w:r>
      <w:r>
        <w:rPr>
          <w:rFonts w:hint="eastAsia" w:ascii="宋体" w:hAnsi="宋体" w:eastAsia="宋体" w:cs="宋体"/>
          <w:color w:val="0000FF"/>
          <w:szCs w:val="21"/>
          <w:highlight w:val="none"/>
          <w:u w:val="single"/>
        </w:rPr>
        <w:t xml:space="preserve"> </w:t>
      </w:r>
      <w:r>
        <w:rPr>
          <w:rFonts w:hint="eastAsia" w:ascii="宋体" w:hAnsi="宋体" w:eastAsia="宋体" w:cs="宋体"/>
          <w:color w:val="000000"/>
          <w:szCs w:val="21"/>
          <w:highlight w:val="none"/>
          <w:u w:val="single"/>
        </w:rPr>
        <w:t xml:space="preserve">              </w:t>
      </w:r>
      <w:r>
        <w:rPr>
          <w:rFonts w:hint="eastAsia" w:ascii="宋体" w:hAnsi="宋体" w:eastAsia="宋体" w:cs="宋体"/>
          <w:szCs w:val="21"/>
          <w:highlight w:val="none"/>
          <w:u w:val="single"/>
        </w:rPr>
        <w:t xml:space="preserve">                                                </w:t>
      </w:r>
    </w:p>
    <w:p w14:paraId="5258DAF7">
      <w:pPr>
        <w:numPr>
          <w:ilvl w:val="0"/>
          <w:numId w:val="22"/>
        </w:numPr>
        <w:adjustRightInd w:val="0"/>
        <w:snapToGrid w:val="0"/>
        <w:spacing w:before="0" w:beforeLines="0" w:line="400" w:lineRule="exact"/>
        <w:ind w:firstLine="422" w:firstLineChars="200"/>
        <w:rPr>
          <w:rFonts w:ascii="宋体" w:hAnsi="宋体" w:eastAsia="宋体"/>
          <w:b/>
          <w:szCs w:val="21"/>
          <w:highlight w:val="none"/>
        </w:rPr>
      </w:pPr>
      <w:r>
        <w:rPr>
          <w:rFonts w:hint="eastAsia" w:ascii="宋体" w:hAnsi="宋体" w:eastAsia="宋体"/>
          <w:b/>
          <w:szCs w:val="21"/>
          <w:highlight w:val="none"/>
        </w:rPr>
        <w:t>合同验收</w:t>
      </w:r>
    </w:p>
    <w:p w14:paraId="76748E6F">
      <w:pPr>
        <w:numPr>
          <w:ilvl w:val="0"/>
          <w:numId w:val="24"/>
        </w:numPr>
        <w:adjustRightInd w:val="0"/>
        <w:snapToGrid w:val="0"/>
        <w:spacing w:before="0" w:beforeLines="0" w:line="400" w:lineRule="exact"/>
        <w:ind w:firstLine="420" w:firstLineChars="200"/>
        <w:rPr>
          <w:rFonts w:hint="eastAsia" w:ascii="宋体" w:hAnsi="宋体" w:eastAsia="宋体"/>
          <w:bCs/>
          <w:szCs w:val="21"/>
          <w:highlight w:val="none"/>
        </w:rPr>
      </w:pPr>
      <w:r>
        <w:rPr>
          <w:rFonts w:hint="eastAsia" w:ascii="宋体" w:hAnsi="宋体" w:eastAsia="宋体"/>
          <w:bCs/>
          <w:szCs w:val="21"/>
          <w:highlight w:val="none"/>
        </w:rPr>
        <w:t>验收组织方式：</w:t>
      </w:r>
      <w:r>
        <w:rPr>
          <w:rFonts w:hint="eastAsia" w:ascii="宋体" w:hAnsi="宋体" w:eastAsia="宋体" w:cs="宋体"/>
          <w:sz w:val="21"/>
          <w:szCs w:val="21"/>
          <w:highlight w:val="none"/>
        </w:rPr>
        <w:sym w:font="Wingdings" w:char="00A8"/>
      </w:r>
      <w:r>
        <w:rPr>
          <w:rFonts w:hint="eastAsia" w:ascii="宋体" w:hAnsi="宋体" w:eastAsia="宋体"/>
          <w:bCs/>
          <w:szCs w:val="21"/>
          <w:highlight w:val="none"/>
        </w:rPr>
        <w:t xml:space="preserve">自行组织 </w:t>
      </w:r>
      <w:r>
        <w:rPr>
          <w:rFonts w:hint="eastAsia" w:ascii="宋体" w:hAnsi="宋体" w:eastAsia="宋体" w:cs="宋体"/>
          <w:sz w:val="21"/>
          <w:szCs w:val="21"/>
          <w:highlight w:val="none"/>
        </w:rPr>
        <w:sym w:font="Wingdings" w:char="00A8"/>
      </w:r>
      <w:r>
        <w:rPr>
          <w:rFonts w:hint="eastAsia" w:ascii="宋体" w:hAnsi="宋体" w:eastAsia="宋体"/>
          <w:bCs/>
          <w:szCs w:val="21"/>
          <w:highlight w:val="none"/>
        </w:rPr>
        <w:t>委托第三方组织</w:t>
      </w:r>
    </w:p>
    <w:p w14:paraId="2C26C891">
      <w:pPr>
        <w:numPr>
          <w:ilvl w:val="0"/>
          <w:numId w:val="0"/>
        </w:numPr>
        <w:adjustRightInd w:val="0"/>
        <w:snapToGrid w:val="0"/>
        <w:spacing w:before="0" w:beforeLines="0" w:line="400" w:lineRule="exact"/>
        <w:rPr>
          <w:rFonts w:ascii="宋体" w:hAnsi="宋体" w:eastAsia="宋体"/>
          <w:bCs/>
          <w:szCs w:val="21"/>
          <w:highlight w:val="none"/>
        </w:rPr>
      </w:pPr>
      <w:r>
        <w:rPr>
          <w:rFonts w:hint="eastAsia" w:ascii="宋体" w:hAnsi="宋体" w:eastAsia="宋体"/>
          <w:bCs/>
          <w:szCs w:val="21"/>
          <w:highlight w:val="none"/>
          <w:lang w:val="en-US" w:eastAsia="zh-CN"/>
        </w:rPr>
        <w:t xml:space="preserve">         </w:t>
      </w:r>
      <w:r>
        <w:rPr>
          <w:rFonts w:hint="eastAsia" w:ascii="宋体" w:hAnsi="宋体" w:eastAsia="宋体"/>
          <w:bCs/>
          <w:szCs w:val="21"/>
          <w:highlight w:val="none"/>
        </w:rPr>
        <w:t>验收主体：</w:t>
      </w:r>
      <w:r>
        <w:rPr>
          <w:rFonts w:hint="eastAsia" w:ascii="宋体" w:hAnsi="宋体" w:eastAsia="宋体"/>
          <w:bCs/>
          <w:szCs w:val="21"/>
          <w:highlight w:val="none"/>
          <w:u w:val="single"/>
        </w:rPr>
        <w:t xml:space="preserve">                  </w:t>
      </w:r>
    </w:p>
    <w:p w14:paraId="605ABE94">
      <w:pPr>
        <w:adjustRightInd w:val="0"/>
        <w:snapToGrid w:val="0"/>
        <w:spacing w:before="0" w:beforeLines="0" w:line="400" w:lineRule="exact"/>
        <w:ind w:firstLine="0" w:firstLineChars="0"/>
        <w:rPr>
          <w:rFonts w:ascii="宋体" w:hAnsi="宋体" w:eastAsia="宋体"/>
          <w:bCs/>
          <w:szCs w:val="21"/>
          <w:highlight w:val="none"/>
        </w:rPr>
      </w:pPr>
      <w:r>
        <w:rPr>
          <w:rFonts w:hint="eastAsia" w:ascii="宋体" w:hAnsi="宋体" w:eastAsia="宋体"/>
          <w:bCs/>
          <w:szCs w:val="21"/>
          <w:highlight w:val="none"/>
          <w:lang w:val="en-US" w:eastAsia="zh-CN"/>
        </w:rPr>
        <w:t xml:space="preserve">        </w:t>
      </w:r>
      <w:r>
        <w:rPr>
          <w:rFonts w:hint="eastAsia" w:ascii="宋体" w:hAnsi="宋体" w:eastAsia="宋体"/>
          <w:bCs/>
          <w:szCs w:val="21"/>
          <w:highlight w:val="none"/>
        </w:rPr>
        <w:t>是否邀请本项目的其他供应商</w:t>
      </w:r>
      <w:r>
        <w:rPr>
          <w:rFonts w:hint="eastAsia" w:ascii="宋体" w:hAnsi="宋体" w:eastAsia="宋体"/>
          <w:bCs/>
          <w:szCs w:val="21"/>
          <w:highlight w:val="none"/>
          <w:lang w:eastAsia="zh-CN"/>
        </w:rPr>
        <w:t>参加验收</w:t>
      </w:r>
      <w:r>
        <w:rPr>
          <w:rFonts w:hint="eastAsia" w:ascii="宋体" w:hAnsi="宋体" w:eastAsia="宋体"/>
          <w:bCs/>
          <w:szCs w:val="21"/>
          <w:highlight w:val="none"/>
        </w:rPr>
        <w:t>：</w:t>
      </w:r>
      <w:r>
        <w:rPr>
          <w:rFonts w:hint="eastAsia" w:ascii="宋体" w:hAnsi="宋体" w:eastAsia="宋体" w:cs="宋体"/>
          <w:sz w:val="21"/>
          <w:szCs w:val="21"/>
          <w:highlight w:val="none"/>
        </w:rPr>
        <w:sym w:font="Wingdings" w:char="00A8"/>
      </w:r>
      <w:r>
        <w:rPr>
          <w:rFonts w:hint="eastAsia" w:ascii="宋体" w:hAnsi="宋体" w:eastAsia="宋体"/>
          <w:bCs/>
          <w:szCs w:val="21"/>
          <w:highlight w:val="none"/>
        </w:rPr>
        <w:t xml:space="preserve">是  </w:t>
      </w:r>
      <w:r>
        <w:rPr>
          <w:rFonts w:hint="eastAsia" w:ascii="宋体" w:hAnsi="宋体" w:eastAsia="宋体" w:cs="宋体"/>
          <w:sz w:val="21"/>
          <w:szCs w:val="21"/>
          <w:highlight w:val="none"/>
        </w:rPr>
        <w:sym w:font="Wingdings" w:char="00A8"/>
      </w:r>
      <w:r>
        <w:rPr>
          <w:rFonts w:hint="eastAsia" w:ascii="宋体" w:hAnsi="宋体" w:eastAsia="宋体"/>
          <w:bCs/>
          <w:szCs w:val="21"/>
          <w:highlight w:val="none"/>
        </w:rPr>
        <w:t>否</w:t>
      </w:r>
    </w:p>
    <w:p w14:paraId="5744C920">
      <w:pPr>
        <w:adjustRightInd w:val="0"/>
        <w:snapToGrid w:val="0"/>
        <w:spacing w:before="0" w:beforeLines="0" w:line="400" w:lineRule="exact"/>
        <w:ind w:firstLine="840" w:firstLineChars="400"/>
        <w:rPr>
          <w:rFonts w:ascii="宋体" w:hAnsi="宋体" w:eastAsia="宋体"/>
          <w:bCs/>
          <w:szCs w:val="21"/>
          <w:highlight w:val="none"/>
        </w:rPr>
      </w:pPr>
      <w:r>
        <w:rPr>
          <w:rFonts w:hint="eastAsia" w:ascii="宋体" w:hAnsi="宋体" w:eastAsia="宋体"/>
          <w:bCs/>
          <w:szCs w:val="21"/>
          <w:highlight w:val="none"/>
        </w:rPr>
        <w:t>是否邀请专家</w:t>
      </w:r>
      <w:r>
        <w:rPr>
          <w:rFonts w:hint="eastAsia" w:ascii="宋体" w:hAnsi="宋体" w:eastAsia="宋体"/>
          <w:bCs/>
          <w:szCs w:val="21"/>
          <w:highlight w:val="none"/>
          <w:lang w:eastAsia="zh-CN"/>
        </w:rPr>
        <w:t>参加验收</w:t>
      </w:r>
      <w:r>
        <w:rPr>
          <w:rFonts w:hint="eastAsia" w:ascii="宋体" w:hAnsi="宋体" w:eastAsia="宋体"/>
          <w:bCs/>
          <w:szCs w:val="21"/>
          <w:highlight w:val="none"/>
        </w:rPr>
        <w:t>：</w:t>
      </w:r>
      <w:r>
        <w:rPr>
          <w:rFonts w:hint="eastAsia" w:ascii="宋体" w:hAnsi="宋体" w:eastAsia="宋体" w:cs="宋体"/>
          <w:sz w:val="21"/>
          <w:szCs w:val="21"/>
          <w:highlight w:val="none"/>
        </w:rPr>
        <w:sym w:font="Wingdings" w:char="00A8"/>
      </w:r>
      <w:r>
        <w:rPr>
          <w:rFonts w:hint="eastAsia" w:ascii="宋体" w:hAnsi="宋体" w:eastAsia="宋体"/>
          <w:bCs/>
          <w:szCs w:val="21"/>
          <w:highlight w:val="none"/>
        </w:rPr>
        <w:t xml:space="preserve">是  </w:t>
      </w:r>
      <w:r>
        <w:rPr>
          <w:rFonts w:hint="eastAsia" w:ascii="宋体" w:hAnsi="宋体" w:eastAsia="宋体" w:cs="宋体"/>
          <w:sz w:val="21"/>
          <w:szCs w:val="21"/>
          <w:highlight w:val="none"/>
        </w:rPr>
        <w:sym w:font="Wingdings" w:char="00A8"/>
      </w:r>
      <w:r>
        <w:rPr>
          <w:rFonts w:hint="eastAsia" w:ascii="宋体" w:hAnsi="宋体" w:eastAsia="宋体"/>
          <w:bCs/>
          <w:szCs w:val="21"/>
          <w:highlight w:val="none"/>
        </w:rPr>
        <w:t>否</w:t>
      </w:r>
    </w:p>
    <w:p w14:paraId="26D82646">
      <w:pPr>
        <w:adjustRightInd w:val="0"/>
        <w:snapToGrid w:val="0"/>
        <w:spacing w:before="0" w:beforeLines="0" w:line="400" w:lineRule="exact"/>
        <w:ind w:firstLine="840" w:firstLineChars="400"/>
        <w:rPr>
          <w:rFonts w:ascii="宋体" w:hAnsi="宋体" w:eastAsia="宋体"/>
          <w:bCs/>
          <w:szCs w:val="21"/>
          <w:highlight w:val="none"/>
        </w:rPr>
      </w:pPr>
      <w:r>
        <w:rPr>
          <w:rFonts w:hint="eastAsia" w:ascii="宋体" w:hAnsi="宋体" w:eastAsia="宋体"/>
          <w:bCs/>
          <w:szCs w:val="21"/>
          <w:highlight w:val="none"/>
        </w:rPr>
        <w:t>是否邀请服务对象</w:t>
      </w:r>
      <w:r>
        <w:rPr>
          <w:rFonts w:hint="eastAsia" w:ascii="宋体" w:hAnsi="宋体" w:eastAsia="宋体"/>
          <w:bCs/>
          <w:szCs w:val="21"/>
          <w:highlight w:val="none"/>
          <w:lang w:eastAsia="zh-CN"/>
        </w:rPr>
        <w:t>参加验收</w:t>
      </w:r>
      <w:r>
        <w:rPr>
          <w:rFonts w:hint="eastAsia" w:ascii="宋体" w:hAnsi="宋体" w:eastAsia="宋体"/>
          <w:bCs/>
          <w:szCs w:val="21"/>
          <w:highlight w:val="none"/>
        </w:rPr>
        <w:t>：</w:t>
      </w:r>
      <w:r>
        <w:rPr>
          <w:rFonts w:hint="eastAsia" w:ascii="宋体" w:hAnsi="宋体" w:eastAsia="宋体" w:cs="宋体"/>
          <w:sz w:val="21"/>
          <w:szCs w:val="21"/>
          <w:highlight w:val="none"/>
        </w:rPr>
        <w:sym w:font="Wingdings" w:char="00A8"/>
      </w:r>
      <w:r>
        <w:rPr>
          <w:rFonts w:hint="eastAsia" w:ascii="宋体" w:hAnsi="宋体" w:eastAsia="宋体"/>
          <w:bCs/>
          <w:szCs w:val="21"/>
          <w:highlight w:val="none"/>
        </w:rPr>
        <w:t xml:space="preserve">是  </w:t>
      </w:r>
      <w:r>
        <w:rPr>
          <w:rFonts w:hint="eastAsia" w:ascii="宋体" w:hAnsi="宋体" w:eastAsia="宋体" w:cs="宋体"/>
          <w:sz w:val="21"/>
          <w:szCs w:val="21"/>
          <w:highlight w:val="none"/>
        </w:rPr>
        <w:sym w:font="Wingdings" w:char="00A8"/>
      </w:r>
      <w:r>
        <w:rPr>
          <w:rFonts w:hint="eastAsia" w:ascii="宋体" w:hAnsi="宋体" w:eastAsia="宋体"/>
          <w:bCs/>
          <w:szCs w:val="21"/>
          <w:highlight w:val="none"/>
        </w:rPr>
        <w:t>否</w:t>
      </w:r>
    </w:p>
    <w:p w14:paraId="3570D8D9">
      <w:pPr>
        <w:adjustRightInd w:val="0"/>
        <w:snapToGrid w:val="0"/>
        <w:spacing w:before="0" w:beforeLines="0" w:line="400" w:lineRule="exact"/>
        <w:ind w:firstLine="840" w:firstLineChars="400"/>
        <w:rPr>
          <w:rFonts w:ascii="宋体" w:hAnsi="宋体" w:eastAsia="宋体"/>
          <w:bCs/>
          <w:szCs w:val="21"/>
          <w:highlight w:val="none"/>
        </w:rPr>
      </w:pPr>
      <w:r>
        <w:rPr>
          <w:rFonts w:hint="eastAsia" w:ascii="宋体" w:hAnsi="宋体" w:eastAsia="宋体"/>
          <w:bCs/>
          <w:szCs w:val="21"/>
          <w:highlight w:val="none"/>
        </w:rPr>
        <w:t>是否邀请第三方检测机构</w:t>
      </w:r>
      <w:r>
        <w:rPr>
          <w:rFonts w:hint="eastAsia" w:ascii="宋体" w:hAnsi="宋体" w:eastAsia="宋体"/>
          <w:bCs/>
          <w:szCs w:val="21"/>
          <w:highlight w:val="none"/>
          <w:lang w:eastAsia="zh-CN"/>
        </w:rPr>
        <w:t>参加验收</w:t>
      </w:r>
      <w:r>
        <w:rPr>
          <w:rFonts w:hint="eastAsia" w:ascii="宋体" w:hAnsi="宋体" w:eastAsia="宋体"/>
          <w:bCs/>
          <w:szCs w:val="21"/>
          <w:highlight w:val="none"/>
        </w:rPr>
        <w:t>：</w:t>
      </w:r>
      <w:r>
        <w:rPr>
          <w:rFonts w:hint="eastAsia" w:ascii="宋体" w:hAnsi="宋体" w:eastAsia="宋体" w:cs="宋体"/>
          <w:sz w:val="21"/>
          <w:szCs w:val="21"/>
          <w:highlight w:val="none"/>
        </w:rPr>
        <w:sym w:font="Wingdings" w:char="00A8"/>
      </w:r>
      <w:r>
        <w:rPr>
          <w:rFonts w:hint="eastAsia" w:ascii="宋体" w:hAnsi="宋体" w:eastAsia="宋体"/>
          <w:bCs/>
          <w:szCs w:val="21"/>
          <w:highlight w:val="none"/>
        </w:rPr>
        <w:t xml:space="preserve">是  </w:t>
      </w:r>
      <w:r>
        <w:rPr>
          <w:rFonts w:hint="eastAsia" w:ascii="宋体" w:hAnsi="宋体" w:eastAsia="宋体" w:cs="宋体"/>
          <w:sz w:val="21"/>
          <w:szCs w:val="21"/>
          <w:highlight w:val="none"/>
        </w:rPr>
        <w:sym w:font="Wingdings" w:char="00A8"/>
      </w:r>
      <w:r>
        <w:rPr>
          <w:rFonts w:hint="eastAsia" w:ascii="宋体" w:hAnsi="宋体" w:eastAsia="宋体"/>
          <w:bCs/>
          <w:szCs w:val="21"/>
          <w:highlight w:val="none"/>
        </w:rPr>
        <w:t>否</w:t>
      </w:r>
    </w:p>
    <w:p w14:paraId="6EFA3D81">
      <w:pPr>
        <w:adjustRightInd w:val="0"/>
        <w:snapToGrid w:val="0"/>
        <w:spacing w:before="0" w:beforeLines="0" w:line="400" w:lineRule="exact"/>
        <w:ind w:firstLine="840" w:firstLineChars="400"/>
        <w:rPr>
          <w:rFonts w:hint="eastAsia" w:ascii="宋体" w:hAnsi="宋体" w:eastAsia="宋体"/>
          <w:bCs/>
          <w:szCs w:val="21"/>
          <w:highlight w:val="none"/>
        </w:rPr>
      </w:pPr>
      <w:r>
        <w:rPr>
          <w:rFonts w:hint="eastAsia" w:ascii="宋体" w:hAnsi="宋体" w:eastAsia="宋体"/>
          <w:bCs/>
          <w:szCs w:val="21"/>
          <w:highlight w:val="none"/>
          <w:lang w:eastAsia="zh-CN"/>
        </w:rPr>
        <w:t>是否进行抽查检测：</w:t>
      </w:r>
      <w:r>
        <w:rPr>
          <w:rFonts w:hint="eastAsia" w:ascii="宋体" w:hAnsi="宋体" w:eastAsia="宋体" w:cs="宋体"/>
          <w:sz w:val="21"/>
          <w:szCs w:val="21"/>
          <w:highlight w:val="none"/>
        </w:rPr>
        <w:sym w:font="Wingdings" w:char="00A8"/>
      </w:r>
      <w:r>
        <w:rPr>
          <w:rFonts w:hint="eastAsia" w:ascii="宋体" w:hAnsi="宋体" w:eastAsia="宋体"/>
          <w:bCs/>
          <w:szCs w:val="21"/>
          <w:highlight w:val="none"/>
        </w:rPr>
        <w:t>是</w:t>
      </w:r>
      <w:r>
        <w:rPr>
          <w:rFonts w:hint="eastAsia" w:ascii="宋体" w:hAnsi="宋体" w:eastAsia="宋体"/>
          <w:bCs/>
          <w:szCs w:val="21"/>
          <w:highlight w:val="none"/>
          <w:lang w:eastAsia="zh-CN"/>
        </w:rPr>
        <w:t>，抽查比例：</w:t>
      </w:r>
      <w:r>
        <w:rPr>
          <w:rFonts w:hint="eastAsia" w:ascii="宋体" w:hAnsi="宋体" w:eastAsia="宋体"/>
          <w:bCs/>
          <w:szCs w:val="21"/>
          <w:highlight w:val="none"/>
          <w:u w:val="single"/>
        </w:rPr>
        <w:t xml:space="preserve">   </w:t>
      </w:r>
      <w:r>
        <w:rPr>
          <w:rFonts w:hint="eastAsia" w:ascii="宋体" w:hAnsi="宋体" w:eastAsia="宋体"/>
          <w:bCs/>
          <w:szCs w:val="21"/>
          <w:highlight w:val="none"/>
          <w:u w:val="single"/>
          <w:lang w:val="en-US" w:eastAsia="zh-CN"/>
        </w:rPr>
        <w:t xml:space="preserve">     </w:t>
      </w:r>
      <w:r>
        <w:rPr>
          <w:rFonts w:hint="eastAsia" w:ascii="宋体" w:hAnsi="宋体" w:eastAsia="宋体"/>
          <w:bCs/>
          <w:szCs w:val="21"/>
          <w:highlight w:val="none"/>
        </w:rPr>
        <w:t xml:space="preserve"> </w:t>
      </w:r>
      <w:r>
        <w:rPr>
          <w:rFonts w:hint="eastAsia" w:ascii="宋体" w:hAnsi="宋体" w:eastAsia="宋体" w:cs="宋体"/>
          <w:sz w:val="21"/>
          <w:szCs w:val="21"/>
          <w:highlight w:val="none"/>
        </w:rPr>
        <w:sym w:font="Wingdings" w:char="00A8"/>
      </w:r>
      <w:r>
        <w:rPr>
          <w:rFonts w:hint="eastAsia" w:ascii="宋体" w:hAnsi="宋体" w:eastAsia="宋体"/>
          <w:bCs/>
          <w:szCs w:val="21"/>
          <w:highlight w:val="none"/>
        </w:rPr>
        <w:t>否</w:t>
      </w:r>
    </w:p>
    <w:p w14:paraId="4DEAD4CA">
      <w:pPr>
        <w:adjustRightInd w:val="0"/>
        <w:snapToGrid w:val="0"/>
        <w:spacing w:before="0" w:beforeLines="0" w:line="400" w:lineRule="exact"/>
        <w:ind w:firstLine="840" w:firstLineChars="400"/>
        <w:rPr>
          <w:rFonts w:hint="eastAsia" w:ascii="宋体" w:hAnsi="宋体" w:eastAsia="宋体"/>
          <w:bCs/>
          <w:szCs w:val="21"/>
          <w:highlight w:val="none"/>
          <w:u w:val="single"/>
          <w:lang w:eastAsia="zh-CN"/>
        </w:rPr>
      </w:pPr>
      <w:r>
        <w:rPr>
          <w:rFonts w:hint="eastAsia" w:ascii="宋体" w:hAnsi="宋体" w:eastAsia="宋体"/>
          <w:bCs/>
          <w:szCs w:val="21"/>
          <w:highlight w:val="none"/>
          <w:lang w:val="en-US" w:eastAsia="zh-CN"/>
        </w:rPr>
        <w:t>是否存在破坏性检测：</w:t>
      </w:r>
      <w:r>
        <w:rPr>
          <w:rFonts w:hint="eastAsia" w:ascii="宋体" w:hAnsi="宋体" w:eastAsia="宋体" w:cs="宋体"/>
          <w:sz w:val="21"/>
          <w:szCs w:val="21"/>
          <w:highlight w:val="none"/>
        </w:rPr>
        <w:sym w:font="Wingdings" w:char="00A8"/>
      </w:r>
      <w:r>
        <w:rPr>
          <w:rFonts w:hint="eastAsia" w:ascii="宋体" w:hAnsi="宋体" w:eastAsia="宋体"/>
          <w:bCs/>
          <w:szCs w:val="21"/>
          <w:highlight w:val="none"/>
        </w:rPr>
        <w:t>是</w:t>
      </w:r>
      <w:r>
        <w:rPr>
          <w:rFonts w:hint="eastAsia" w:ascii="宋体" w:hAnsi="宋体" w:eastAsia="宋体"/>
          <w:bCs/>
          <w:szCs w:val="21"/>
          <w:highlight w:val="none"/>
          <w:lang w:eastAsia="zh-CN"/>
        </w:rPr>
        <w:t>，</w:t>
      </w:r>
      <w:r>
        <w:rPr>
          <w:rFonts w:hint="eastAsia" w:ascii="宋体" w:hAnsi="宋体" w:eastAsia="宋体"/>
          <w:bCs/>
          <w:szCs w:val="21"/>
          <w:highlight w:val="none"/>
          <w:u w:val="single"/>
          <w:lang w:eastAsia="zh-CN"/>
        </w:rPr>
        <w:t>（应明确对被破坏的检测产品的处理方式）</w:t>
      </w:r>
    </w:p>
    <w:p w14:paraId="56E37346">
      <w:pPr>
        <w:adjustRightInd w:val="0"/>
        <w:snapToGrid w:val="0"/>
        <w:spacing w:before="0" w:beforeLines="0" w:line="400" w:lineRule="exact"/>
        <w:ind w:firstLine="840" w:firstLineChars="400"/>
        <w:rPr>
          <w:rFonts w:hint="eastAsia" w:ascii="宋体" w:hAnsi="宋体" w:eastAsia="宋体"/>
          <w:bCs/>
          <w:szCs w:val="21"/>
          <w:highlight w:val="none"/>
          <w:lang w:eastAsia="zh-CN"/>
        </w:rPr>
      </w:pPr>
      <w:r>
        <w:rPr>
          <w:rFonts w:hint="eastAsia" w:ascii="宋体" w:hAnsi="宋体" w:eastAsia="宋体"/>
          <w:bCs/>
          <w:szCs w:val="21"/>
          <w:highlight w:val="none"/>
          <w:lang w:val="en-US" w:eastAsia="zh-CN"/>
        </w:rPr>
        <w:t xml:space="preserve">                    </w:t>
      </w:r>
      <w:r>
        <w:rPr>
          <w:rFonts w:hint="eastAsia" w:ascii="宋体" w:hAnsi="宋体" w:eastAsia="宋体" w:cs="宋体"/>
          <w:sz w:val="21"/>
          <w:szCs w:val="21"/>
          <w:highlight w:val="none"/>
        </w:rPr>
        <w:sym w:font="Wingdings" w:char="00A8"/>
      </w:r>
      <w:r>
        <w:rPr>
          <w:rFonts w:hint="eastAsia" w:ascii="宋体" w:hAnsi="宋体" w:eastAsia="宋体"/>
          <w:bCs/>
          <w:szCs w:val="21"/>
          <w:highlight w:val="none"/>
        </w:rPr>
        <w:t>否</w:t>
      </w:r>
    </w:p>
    <w:p w14:paraId="6F7DCECF">
      <w:pPr>
        <w:adjustRightInd w:val="0"/>
        <w:snapToGrid w:val="0"/>
        <w:spacing w:before="0" w:beforeLines="0" w:line="400" w:lineRule="exact"/>
        <w:ind w:firstLine="840" w:firstLineChars="400"/>
        <w:rPr>
          <w:rFonts w:hint="eastAsia" w:ascii="宋体" w:hAnsi="宋体" w:eastAsia="宋体"/>
          <w:bCs/>
          <w:szCs w:val="21"/>
          <w:highlight w:val="none"/>
          <w:u w:val="single"/>
        </w:rPr>
      </w:pPr>
      <w:r>
        <w:rPr>
          <w:rFonts w:hint="eastAsia" w:ascii="宋体" w:hAnsi="宋体" w:eastAsia="宋体"/>
          <w:bCs/>
          <w:szCs w:val="21"/>
          <w:highlight w:val="none"/>
        </w:rPr>
        <w:t>验收组织的其他事项：</w:t>
      </w:r>
      <w:r>
        <w:rPr>
          <w:rFonts w:hint="eastAsia" w:ascii="宋体" w:hAnsi="宋体" w:eastAsia="宋体"/>
          <w:bCs/>
          <w:szCs w:val="21"/>
          <w:highlight w:val="none"/>
          <w:u w:val="single"/>
        </w:rPr>
        <w:t xml:space="preserve">                </w:t>
      </w:r>
    </w:p>
    <w:p w14:paraId="1FBBCFA3">
      <w:pPr>
        <w:adjustRightInd w:val="0"/>
        <w:snapToGrid w:val="0"/>
        <w:spacing w:before="0" w:beforeLines="0" w:line="400" w:lineRule="exact"/>
        <w:ind w:firstLine="420" w:firstLineChars="200"/>
        <w:rPr>
          <w:rFonts w:hint="eastAsia" w:ascii="宋体" w:hAnsi="宋体" w:eastAsia="宋体"/>
          <w:bCs/>
          <w:szCs w:val="21"/>
          <w:highlight w:val="none"/>
          <w:u w:val="single"/>
        </w:rPr>
      </w:pPr>
      <w:r>
        <w:rPr>
          <w:rFonts w:hint="eastAsia" w:ascii="宋体" w:hAnsi="宋体" w:eastAsia="宋体"/>
          <w:bCs/>
          <w:szCs w:val="21"/>
          <w:highlight w:val="none"/>
        </w:rPr>
        <w:t>（2）履约验收时间：</w:t>
      </w:r>
      <w:r>
        <w:rPr>
          <w:rFonts w:hint="eastAsia" w:ascii="宋体" w:hAnsi="宋体" w:eastAsia="宋体"/>
          <w:bCs/>
          <w:szCs w:val="21"/>
          <w:highlight w:val="none"/>
          <w:u w:val="single"/>
        </w:rPr>
        <w:t>（计划于何时验收/供应商提出验收申请之日起   日内组织验收）</w:t>
      </w:r>
      <w:r>
        <w:rPr>
          <w:rFonts w:hint="eastAsia" w:ascii="宋体" w:hAnsi="宋体" w:eastAsia="宋体"/>
          <w:bCs/>
          <w:szCs w:val="21"/>
          <w:highlight w:val="none"/>
          <w:u w:val="single"/>
          <w:lang w:val="en-US" w:eastAsia="zh-CN"/>
        </w:rPr>
        <w:t xml:space="preserve"> </w:t>
      </w:r>
    </w:p>
    <w:p w14:paraId="7D9EB18D">
      <w:pPr>
        <w:adjustRightInd w:val="0"/>
        <w:snapToGrid w:val="0"/>
        <w:spacing w:before="0" w:beforeLines="0" w:line="400" w:lineRule="exact"/>
        <w:ind w:firstLine="420" w:firstLineChars="200"/>
        <w:rPr>
          <w:rFonts w:hint="eastAsia" w:ascii="宋体" w:hAnsi="宋体" w:eastAsia="宋体"/>
          <w:bCs/>
          <w:szCs w:val="21"/>
          <w:highlight w:val="none"/>
        </w:rPr>
      </w:pPr>
      <w:r>
        <w:rPr>
          <w:rFonts w:hint="eastAsia" w:ascii="宋体" w:hAnsi="宋体" w:eastAsia="宋体"/>
          <w:bCs/>
          <w:szCs w:val="21"/>
          <w:highlight w:val="none"/>
        </w:rPr>
        <w:t>（3）履约验收方式：</w:t>
      </w:r>
      <w:r>
        <w:rPr>
          <w:rFonts w:hint="eastAsia" w:ascii="宋体" w:hAnsi="宋体" w:eastAsia="宋体" w:cs="宋体"/>
          <w:sz w:val="21"/>
          <w:szCs w:val="21"/>
          <w:highlight w:val="none"/>
        </w:rPr>
        <w:sym w:font="Wingdings" w:char="00A8"/>
      </w:r>
      <w:r>
        <w:rPr>
          <w:rFonts w:hint="eastAsia" w:ascii="宋体" w:hAnsi="宋体" w:eastAsia="宋体"/>
          <w:bCs/>
          <w:szCs w:val="21"/>
          <w:highlight w:val="none"/>
        </w:rPr>
        <w:t xml:space="preserve">一次性验收         </w:t>
      </w:r>
    </w:p>
    <w:p w14:paraId="7B92BACE">
      <w:pPr>
        <w:adjustRightInd w:val="0"/>
        <w:snapToGrid w:val="0"/>
        <w:spacing w:before="0" w:beforeLines="0" w:line="400" w:lineRule="exact"/>
        <w:ind w:firstLine="0" w:firstLineChars="0"/>
        <w:rPr>
          <w:rFonts w:hint="eastAsia" w:ascii="宋体" w:hAnsi="宋体" w:eastAsia="宋体"/>
          <w:bCs/>
          <w:szCs w:val="21"/>
          <w:highlight w:val="none"/>
          <w:lang w:val="en-US" w:eastAsia="zh-CN"/>
        </w:rPr>
      </w:pPr>
      <w:r>
        <w:rPr>
          <w:rFonts w:hint="eastAsia" w:ascii="宋体" w:hAnsi="宋体" w:eastAsia="宋体"/>
          <w:bCs/>
          <w:szCs w:val="21"/>
          <w:highlight w:val="none"/>
          <w:lang w:val="en-US" w:eastAsia="zh-CN"/>
        </w:rPr>
        <w:t xml:space="preserve">                       </w:t>
      </w:r>
      <w:r>
        <w:rPr>
          <w:rFonts w:hint="eastAsia" w:ascii="宋体" w:hAnsi="宋体" w:eastAsia="宋体" w:cs="宋体"/>
          <w:sz w:val="21"/>
          <w:szCs w:val="21"/>
          <w:highlight w:val="none"/>
        </w:rPr>
        <w:sym w:font="Wingdings" w:char="00A8"/>
      </w:r>
      <w:r>
        <w:rPr>
          <w:rFonts w:hint="eastAsia" w:ascii="宋体" w:hAnsi="宋体" w:eastAsia="宋体"/>
          <w:bCs/>
          <w:szCs w:val="21"/>
          <w:highlight w:val="none"/>
        </w:rPr>
        <w:t>分期/分项验收</w:t>
      </w:r>
      <w:r>
        <w:rPr>
          <w:rFonts w:hint="eastAsia" w:ascii="宋体" w:hAnsi="宋体" w:eastAsia="宋体"/>
          <w:bCs/>
          <w:szCs w:val="21"/>
          <w:highlight w:val="none"/>
          <w:lang w:eastAsia="zh-CN"/>
        </w:rPr>
        <w:t>：</w:t>
      </w:r>
      <w:r>
        <w:rPr>
          <w:rFonts w:hint="eastAsia" w:ascii="宋体" w:hAnsi="宋体" w:eastAsia="宋体"/>
          <w:bCs/>
          <w:szCs w:val="21"/>
          <w:highlight w:val="none"/>
          <w:u w:val="single"/>
        </w:rPr>
        <w:t xml:space="preserve"> </w:t>
      </w:r>
      <w:r>
        <w:rPr>
          <w:rFonts w:hint="eastAsia" w:ascii="宋体" w:hAnsi="宋体" w:eastAsia="宋体"/>
          <w:bCs/>
          <w:szCs w:val="21"/>
          <w:highlight w:val="none"/>
          <w:u w:val="single"/>
          <w:lang w:eastAsia="zh-CN"/>
        </w:rPr>
        <w:t>（应明确分期</w:t>
      </w:r>
      <w:r>
        <w:rPr>
          <w:rFonts w:hint="default" w:ascii="宋体" w:hAnsi="宋体" w:eastAsia="宋体"/>
          <w:bCs/>
          <w:szCs w:val="21"/>
          <w:highlight w:val="none"/>
          <w:u w:val="single"/>
          <w:lang w:val="en" w:eastAsia="zh-CN"/>
        </w:rPr>
        <w:t>/</w:t>
      </w:r>
      <w:r>
        <w:rPr>
          <w:rFonts w:hint="eastAsia" w:ascii="宋体" w:hAnsi="宋体" w:eastAsia="宋体"/>
          <w:bCs/>
          <w:szCs w:val="21"/>
          <w:highlight w:val="none"/>
          <w:u w:val="single"/>
          <w:lang w:val="en" w:eastAsia="zh-CN"/>
        </w:rPr>
        <w:t>分项验收的工作安排</w:t>
      </w:r>
      <w:r>
        <w:rPr>
          <w:rFonts w:hint="eastAsia" w:ascii="宋体" w:hAnsi="宋体" w:eastAsia="宋体"/>
          <w:bCs/>
          <w:szCs w:val="21"/>
          <w:highlight w:val="none"/>
          <w:u w:val="single"/>
          <w:lang w:eastAsia="zh-CN"/>
        </w:rPr>
        <w:t>）</w:t>
      </w:r>
      <w:r>
        <w:rPr>
          <w:rFonts w:hint="eastAsia" w:ascii="宋体" w:hAnsi="宋体" w:eastAsia="宋体"/>
          <w:bCs/>
          <w:szCs w:val="21"/>
          <w:highlight w:val="none"/>
          <w:u w:val="single"/>
        </w:rPr>
        <w:t xml:space="preserve"> </w:t>
      </w:r>
      <w:r>
        <w:rPr>
          <w:rFonts w:hint="eastAsia" w:ascii="宋体" w:hAnsi="宋体" w:eastAsia="宋体"/>
          <w:bCs/>
          <w:szCs w:val="21"/>
          <w:highlight w:val="none"/>
          <w:u w:val="single"/>
          <w:lang w:val="en-US" w:eastAsia="zh-CN"/>
        </w:rPr>
        <w:t xml:space="preserve"> </w:t>
      </w:r>
    </w:p>
    <w:p w14:paraId="22208900">
      <w:pPr>
        <w:adjustRightInd w:val="0"/>
        <w:snapToGrid w:val="0"/>
        <w:spacing w:before="0" w:beforeLines="0" w:line="400" w:lineRule="exact"/>
        <w:ind w:firstLine="420" w:firstLineChars="200"/>
        <w:rPr>
          <w:rFonts w:ascii="宋体" w:hAnsi="宋体" w:eastAsia="宋体"/>
          <w:bCs/>
          <w:szCs w:val="21"/>
          <w:highlight w:val="none"/>
        </w:rPr>
      </w:pPr>
      <w:r>
        <w:rPr>
          <w:rFonts w:hint="eastAsia" w:ascii="宋体" w:hAnsi="宋体" w:eastAsia="宋体"/>
          <w:bCs/>
          <w:szCs w:val="21"/>
          <w:highlight w:val="none"/>
        </w:rPr>
        <w:t>（4）履约验收程序：</w:t>
      </w:r>
      <w:r>
        <w:rPr>
          <w:rFonts w:hint="eastAsia" w:ascii="宋体" w:hAnsi="宋体" w:eastAsia="宋体"/>
          <w:bCs/>
          <w:szCs w:val="21"/>
          <w:highlight w:val="none"/>
          <w:u w:val="single"/>
        </w:rPr>
        <w:t xml:space="preserve">                                         </w:t>
      </w:r>
    </w:p>
    <w:p w14:paraId="384255CF">
      <w:pPr>
        <w:adjustRightInd w:val="0"/>
        <w:snapToGrid w:val="0"/>
        <w:spacing w:before="0" w:beforeLines="0" w:line="400" w:lineRule="exact"/>
        <w:ind w:firstLine="420" w:firstLineChars="200"/>
        <w:rPr>
          <w:rFonts w:ascii="宋体" w:hAnsi="宋体" w:eastAsia="宋体"/>
          <w:bCs/>
          <w:szCs w:val="21"/>
          <w:highlight w:val="none"/>
          <w:u w:val="single"/>
        </w:rPr>
      </w:pPr>
      <w:r>
        <w:rPr>
          <w:rFonts w:hint="eastAsia" w:ascii="宋体" w:hAnsi="宋体" w:eastAsia="宋体"/>
          <w:bCs/>
          <w:szCs w:val="21"/>
          <w:highlight w:val="none"/>
        </w:rPr>
        <w:t>（5）履约验收的内容：</w:t>
      </w:r>
      <w:r>
        <w:rPr>
          <w:rFonts w:hint="eastAsia" w:ascii="宋体" w:hAnsi="宋体" w:eastAsia="宋体"/>
          <w:bCs/>
          <w:szCs w:val="21"/>
          <w:highlight w:val="none"/>
          <w:u w:val="single"/>
        </w:rPr>
        <w:t xml:space="preserve"> </w:t>
      </w:r>
      <w:r>
        <w:rPr>
          <w:rFonts w:hint="eastAsia" w:ascii="宋体" w:hAnsi="宋体" w:eastAsia="宋体"/>
          <w:bCs/>
          <w:szCs w:val="21"/>
          <w:highlight w:val="none"/>
          <w:u w:val="single"/>
          <w:lang w:eastAsia="zh-CN"/>
        </w:rPr>
        <w:t>（应当包括每一项技术和商务要求的履约情况，特别是落实政府采购扶持中小企业，支持绿色发展和乡村振兴等政策情况）</w:t>
      </w:r>
      <w:r>
        <w:rPr>
          <w:rFonts w:hint="eastAsia" w:ascii="宋体" w:hAnsi="宋体" w:eastAsia="宋体"/>
          <w:bCs/>
          <w:szCs w:val="21"/>
          <w:highlight w:val="none"/>
          <w:u w:val="single"/>
        </w:rPr>
        <w:t xml:space="preserve">                                      </w:t>
      </w:r>
    </w:p>
    <w:p w14:paraId="6733226C">
      <w:pPr>
        <w:adjustRightInd w:val="0"/>
        <w:snapToGrid w:val="0"/>
        <w:spacing w:before="0" w:beforeLines="0" w:line="400" w:lineRule="exact"/>
        <w:ind w:firstLine="420" w:firstLineChars="200"/>
        <w:rPr>
          <w:rFonts w:hint="eastAsia" w:ascii="宋体" w:hAnsi="宋体" w:eastAsia="宋体"/>
          <w:bCs/>
          <w:szCs w:val="21"/>
          <w:highlight w:val="none"/>
          <w:u w:val="single"/>
        </w:rPr>
      </w:pPr>
      <w:r>
        <w:rPr>
          <w:rFonts w:hint="eastAsia" w:ascii="宋体" w:hAnsi="宋体" w:eastAsia="宋体"/>
          <w:bCs/>
          <w:szCs w:val="21"/>
          <w:highlight w:val="none"/>
        </w:rPr>
        <w:t>（6）履约验收标准：</w:t>
      </w:r>
      <w:r>
        <w:rPr>
          <w:rFonts w:hint="eastAsia" w:ascii="宋体" w:hAnsi="宋体" w:eastAsia="宋体"/>
          <w:bCs/>
          <w:szCs w:val="21"/>
          <w:highlight w:val="none"/>
          <w:u w:val="single"/>
        </w:rPr>
        <w:t xml:space="preserve">                                         </w:t>
      </w:r>
    </w:p>
    <w:p w14:paraId="05183632">
      <w:pPr>
        <w:autoSpaceDE w:val="0"/>
        <w:autoSpaceDN w:val="0"/>
        <w:adjustRightInd w:val="0"/>
        <w:spacing w:beforeLines="0" w:line="400" w:lineRule="exact"/>
        <w:ind w:firstLine="420" w:firstLineChars="200"/>
        <w:rPr>
          <w:rFonts w:hint="eastAsia" w:ascii="宋体" w:hAnsi="宋体" w:eastAsia="宋体" w:cs="宋体"/>
          <w:sz w:val="21"/>
          <w:szCs w:val="21"/>
          <w:highlight w:val="none"/>
          <w:lang w:val="en-US" w:eastAsia="zh-CN" w:bidi="ar-SA"/>
        </w:rPr>
      </w:pPr>
      <w:r>
        <w:rPr>
          <w:rFonts w:hint="eastAsia" w:ascii="宋体" w:hAnsi="宋体" w:eastAsia="宋体" w:cs="宋体"/>
          <w:bCs/>
          <w:sz w:val="21"/>
          <w:szCs w:val="21"/>
          <w:highlight w:val="none"/>
          <w:u w:val="none"/>
          <w:lang w:val="en-US" w:eastAsia="zh-CN" w:bidi="ar-SA"/>
        </w:rPr>
        <w:t>（7）是否以采购活动中供应商提供的样品作为参考：</w:t>
      </w:r>
      <w:r>
        <w:rPr>
          <w:rFonts w:hint="eastAsia" w:ascii="宋体" w:hAnsi="宋体" w:eastAsia="宋体" w:cs="宋体"/>
          <w:sz w:val="21"/>
          <w:szCs w:val="21"/>
          <w:highlight w:val="none"/>
          <w:lang w:val="en-US" w:eastAsia="zh-CN" w:bidi="ar-SA"/>
        </w:rPr>
        <w:sym w:font="Wingdings" w:char="00A8"/>
      </w:r>
      <w:r>
        <w:rPr>
          <w:rFonts w:hint="eastAsia" w:ascii="宋体" w:hAnsi="宋体" w:eastAsia="宋体" w:cs="宋体"/>
          <w:bCs/>
          <w:sz w:val="21"/>
          <w:szCs w:val="21"/>
          <w:highlight w:val="none"/>
          <w:lang w:val="en-US" w:eastAsia="zh-CN" w:bidi="ar-SA"/>
        </w:rPr>
        <w:t xml:space="preserve">是  </w:t>
      </w:r>
      <w:r>
        <w:rPr>
          <w:rFonts w:hint="eastAsia" w:ascii="宋体" w:hAnsi="宋体" w:eastAsia="宋体" w:cs="宋体"/>
          <w:sz w:val="21"/>
          <w:szCs w:val="21"/>
          <w:highlight w:val="none"/>
          <w:lang w:val="en-US" w:eastAsia="zh-CN" w:bidi="ar-SA"/>
        </w:rPr>
        <w:sym w:font="Wingdings" w:char="00A8"/>
      </w:r>
      <w:r>
        <w:rPr>
          <w:rFonts w:hint="eastAsia" w:ascii="宋体" w:hAnsi="宋体" w:eastAsia="宋体" w:cs="宋体"/>
          <w:bCs/>
          <w:sz w:val="21"/>
          <w:szCs w:val="21"/>
          <w:highlight w:val="none"/>
          <w:lang w:val="en-US" w:eastAsia="zh-CN" w:bidi="ar-SA"/>
        </w:rPr>
        <w:t>否</w:t>
      </w:r>
    </w:p>
    <w:p w14:paraId="707262B3">
      <w:pPr>
        <w:adjustRightInd w:val="0"/>
        <w:snapToGrid w:val="0"/>
        <w:spacing w:before="0" w:beforeLines="0" w:line="400" w:lineRule="exact"/>
        <w:ind w:firstLine="420" w:firstLineChars="200"/>
        <w:rPr>
          <w:rFonts w:hint="eastAsia" w:ascii="宋体" w:hAnsi="宋体" w:eastAsia="宋体" w:cs="宋体"/>
          <w:bCs/>
          <w:szCs w:val="21"/>
          <w:highlight w:val="none"/>
          <w:u w:val="single"/>
        </w:rPr>
      </w:pPr>
      <w:r>
        <w:rPr>
          <w:rFonts w:hint="eastAsia" w:ascii="宋体" w:hAnsi="宋体" w:eastAsia="宋体" w:cs="宋体"/>
          <w:bCs/>
          <w:szCs w:val="21"/>
          <w:highlight w:val="none"/>
        </w:rPr>
        <w:t>（8）履约验收其他事项：</w:t>
      </w:r>
      <w:r>
        <w:rPr>
          <w:rFonts w:hint="eastAsia" w:ascii="宋体" w:hAnsi="宋体" w:eastAsia="宋体" w:cs="宋体"/>
          <w:bCs/>
          <w:szCs w:val="21"/>
          <w:highlight w:val="none"/>
          <w:u w:val="single"/>
        </w:rPr>
        <w:t xml:space="preserve">      </w:t>
      </w:r>
      <w:r>
        <w:rPr>
          <w:rFonts w:hint="eastAsia" w:ascii="宋体" w:hAnsi="宋体" w:eastAsia="宋体" w:cs="宋体"/>
          <w:bCs/>
          <w:i w:val="0"/>
          <w:iCs w:val="0"/>
          <w:szCs w:val="21"/>
          <w:highlight w:val="none"/>
          <w:u w:val="single"/>
        </w:rPr>
        <w:t>（产权过户登记等）</w:t>
      </w:r>
      <w:r>
        <w:rPr>
          <w:rFonts w:hint="eastAsia" w:ascii="宋体" w:hAnsi="宋体" w:eastAsia="宋体" w:cs="宋体"/>
          <w:bCs/>
          <w:szCs w:val="21"/>
          <w:highlight w:val="none"/>
          <w:u w:val="single"/>
        </w:rPr>
        <w:t xml:space="preserve">          </w:t>
      </w:r>
    </w:p>
    <w:p w14:paraId="33783664">
      <w:pPr>
        <w:numPr>
          <w:ilvl w:val="0"/>
          <w:numId w:val="22"/>
        </w:numPr>
        <w:adjustRightInd w:val="0"/>
        <w:snapToGrid w:val="0"/>
        <w:spacing w:before="0" w:beforeLines="0" w:line="400" w:lineRule="exact"/>
        <w:ind w:firstLine="422" w:firstLineChars="200"/>
        <w:rPr>
          <w:rFonts w:hint="eastAsia" w:ascii="宋体" w:hAnsi="宋体" w:eastAsia="宋体"/>
          <w:b/>
          <w:szCs w:val="21"/>
          <w:highlight w:val="none"/>
        </w:rPr>
      </w:pPr>
      <w:r>
        <w:rPr>
          <w:rFonts w:hint="eastAsia" w:ascii="宋体" w:hAnsi="宋体" w:eastAsia="宋体"/>
          <w:b/>
          <w:szCs w:val="21"/>
          <w:highlight w:val="none"/>
        </w:rPr>
        <w:t>组成合同的文件</w:t>
      </w:r>
    </w:p>
    <w:p w14:paraId="7B2BF099">
      <w:pPr>
        <w:adjustRightInd w:val="0"/>
        <w:snapToGrid w:val="0"/>
        <w:spacing w:before="0" w:beforeLines="0" w:line="400" w:lineRule="exact"/>
        <w:ind w:firstLine="420" w:firstLineChars="200"/>
        <w:rPr>
          <w:rFonts w:ascii="宋体" w:hAnsi="宋体" w:eastAsia="宋体"/>
          <w:szCs w:val="21"/>
          <w:highlight w:val="none"/>
        </w:rPr>
      </w:pPr>
      <w:r>
        <w:rPr>
          <w:rFonts w:hint="eastAsia" w:ascii="宋体" w:hAnsi="宋体" w:eastAsia="宋体"/>
          <w:szCs w:val="21"/>
          <w:highlight w:val="none"/>
        </w:rPr>
        <w:t>本协议书与下列文件一起构成合同文件，如下述文件之间有任何抵触、矛盾或歧义，应按以下顺序解释：</w:t>
      </w:r>
    </w:p>
    <w:p w14:paraId="3A9540ED">
      <w:pPr>
        <w:adjustRightInd w:val="0"/>
        <w:snapToGrid w:val="0"/>
        <w:spacing w:before="0" w:beforeLines="0" w:line="400" w:lineRule="exact"/>
        <w:ind w:firstLine="420" w:firstLineChars="200"/>
        <w:rPr>
          <w:rFonts w:hint="eastAsia" w:ascii="宋体" w:hAnsi="宋体" w:eastAsia="宋体"/>
          <w:color w:val="auto"/>
          <w:szCs w:val="21"/>
          <w:highlight w:val="none"/>
          <w:lang w:eastAsia="zh-CN"/>
        </w:rPr>
      </w:pPr>
      <w:r>
        <w:rPr>
          <w:rFonts w:hint="eastAsia" w:ascii="宋体" w:hAnsi="宋体" w:eastAsia="宋体"/>
          <w:color w:val="auto"/>
          <w:szCs w:val="21"/>
          <w:highlight w:val="none"/>
        </w:rPr>
        <w:t>（1）</w:t>
      </w:r>
      <w:r>
        <w:rPr>
          <w:rFonts w:hint="eastAsia" w:ascii="宋体" w:hAnsi="宋体" w:eastAsia="宋体"/>
          <w:color w:val="auto"/>
          <w:szCs w:val="21"/>
          <w:highlight w:val="none"/>
          <w:lang w:eastAsia="zh-CN"/>
        </w:rPr>
        <w:t>政府采购</w:t>
      </w:r>
      <w:r>
        <w:rPr>
          <w:rFonts w:hint="eastAsia" w:ascii="宋体" w:hAnsi="宋体" w:eastAsia="宋体"/>
          <w:color w:val="auto"/>
          <w:szCs w:val="21"/>
          <w:highlight w:val="none"/>
        </w:rPr>
        <w:t>合同协议书及其变更、补充</w:t>
      </w:r>
      <w:r>
        <w:rPr>
          <w:rFonts w:hint="eastAsia" w:ascii="宋体" w:hAnsi="宋体" w:eastAsia="宋体"/>
          <w:color w:val="auto"/>
          <w:szCs w:val="21"/>
          <w:highlight w:val="none"/>
          <w:lang w:eastAsia="zh-CN"/>
        </w:rPr>
        <w:t>协议</w:t>
      </w:r>
    </w:p>
    <w:p w14:paraId="5E32F617">
      <w:pPr>
        <w:adjustRightInd w:val="0"/>
        <w:snapToGrid w:val="0"/>
        <w:spacing w:before="0" w:beforeLines="0" w:line="400" w:lineRule="exact"/>
        <w:ind w:firstLine="420" w:firstLineChars="200"/>
        <w:rPr>
          <w:rFonts w:ascii="宋体" w:hAnsi="宋体" w:eastAsia="宋体"/>
          <w:szCs w:val="21"/>
          <w:highlight w:val="none"/>
        </w:rPr>
      </w:pPr>
      <w:r>
        <w:rPr>
          <w:rFonts w:hint="eastAsia" w:ascii="宋体" w:hAnsi="宋体" w:eastAsia="宋体"/>
          <w:szCs w:val="21"/>
          <w:highlight w:val="none"/>
        </w:rPr>
        <w:t>（</w:t>
      </w:r>
      <w:r>
        <w:rPr>
          <w:rFonts w:hint="eastAsia" w:ascii="宋体" w:hAnsi="宋体" w:eastAsia="宋体"/>
          <w:szCs w:val="21"/>
          <w:highlight w:val="none"/>
          <w:lang w:val="en-US" w:eastAsia="zh-CN"/>
        </w:rPr>
        <w:t>2</w:t>
      </w:r>
      <w:r>
        <w:rPr>
          <w:rFonts w:hint="eastAsia" w:ascii="宋体" w:hAnsi="宋体" w:eastAsia="宋体"/>
          <w:szCs w:val="21"/>
          <w:highlight w:val="none"/>
        </w:rPr>
        <w:t>）政府采购合同专用条款</w:t>
      </w:r>
    </w:p>
    <w:p w14:paraId="2A951B0D">
      <w:pPr>
        <w:adjustRightInd w:val="0"/>
        <w:snapToGrid w:val="0"/>
        <w:spacing w:before="0" w:beforeLines="0" w:line="400" w:lineRule="exact"/>
        <w:ind w:firstLine="420" w:firstLineChars="200"/>
        <w:rPr>
          <w:rFonts w:ascii="宋体" w:hAnsi="宋体" w:eastAsia="宋体"/>
          <w:szCs w:val="21"/>
          <w:highlight w:val="none"/>
        </w:rPr>
      </w:pPr>
      <w:r>
        <w:rPr>
          <w:rFonts w:hint="eastAsia" w:ascii="宋体" w:hAnsi="宋体" w:eastAsia="宋体"/>
          <w:szCs w:val="21"/>
          <w:highlight w:val="none"/>
        </w:rPr>
        <w:t>（</w:t>
      </w:r>
      <w:r>
        <w:rPr>
          <w:rFonts w:hint="eastAsia" w:ascii="宋体" w:hAnsi="宋体" w:eastAsia="宋体"/>
          <w:szCs w:val="21"/>
          <w:highlight w:val="none"/>
          <w:lang w:val="en-US" w:eastAsia="zh-CN"/>
        </w:rPr>
        <w:t>3</w:t>
      </w:r>
      <w:r>
        <w:rPr>
          <w:rFonts w:hint="eastAsia" w:ascii="宋体" w:hAnsi="宋体" w:eastAsia="宋体"/>
          <w:szCs w:val="21"/>
          <w:highlight w:val="none"/>
        </w:rPr>
        <w:t>）政府采购合同通用条款</w:t>
      </w:r>
    </w:p>
    <w:p w14:paraId="29BA1519">
      <w:pPr>
        <w:adjustRightInd w:val="0"/>
        <w:snapToGrid w:val="0"/>
        <w:spacing w:before="0" w:beforeLines="0" w:line="400" w:lineRule="exact"/>
        <w:ind w:firstLine="420" w:firstLineChars="200"/>
        <w:rPr>
          <w:rFonts w:ascii="宋体" w:hAnsi="宋体" w:eastAsia="宋体"/>
          <w:color w:val="auto"/>
          <w:szCs w:val="21"/>
          <w:highlight w:val="none"/>
        </w:rPr>
      </w:pPr>
      <w:r>
        <w:rPr>
          <w:rFonts w:hint="eastAsia" w:ascii="宋体" w:hAnsi="宋体" w:eastAsia="宋体"/>
          <w:color w:val="auto"/>
          <w:szCs w:val="21"/>
          <w:highlight w:val="none"/>
        </w:rPr>
        <w:t>（</w:t>
      </w:r>
      <w:r>
        <w:rPr>
          <w:rFonts w:hint="eastAsia" w:ascii="宋体" w:hAnsi="宋体" w:eastAsia="宋体"/>
          <w:color w:val="auto"/>
          <w:szCs w:val="21"/>
          <w:highlight w:val="none"/>
          <w:lang w:val="en-US" w:eastAsia="zh-CN"/>
        </w:rPr>
        <w:t>4</w:t>
      </w:r>
      <w:r>
        <w:rPr>
          <w:rFonts w:hint="eastAsia" w:ascii="宋体" w:hAnsi="宋体" w:eastAsia="宋体"/>
          <w:color w:val="auto"/>
          <w:szCs w:val="21"/>
          <w:highlight w:val="none"/>
        </w:rPr>
        <w:t>）中标</w:t>
      </w:r>
      <w:r>
        <w:rPr>
          <w:rFonts w:hint="eastAsia" w:ascii="宋体" w:hAnsi="宋体" w:eastAsia="宋体"/>
          <w:color w:val="auto"/>
          <w:szCs w:val="21"/>
          <w:highlight w:val="none"/>
          <w:lang w:eastAsia="zh-CN"/>
        </w:rPr>
        <w:t>（成交）</w:t>
      </w:r>
      <w:r>
        <w:rPr>
          <w:rFonts w:hint="eastAsia" w:ascii="宋体" w:hAnsi="宋体" w:eastAsia="宋体"/>
          <w:color w:val="auto"/>
          <w:szCs w:val="21"/>
          <w:highlight w:val="none"/>
        </w:rPr>
        <w:t>通知书</w:t>
      </w:r>
    </w:p>
    <w:p w14:paraId="7832038E">
      <w:pPr>
        <w:adjustRightInd w:val="0"/>
        <w:snapToGrid w:val="0"/>
        <w:spacing w:before="0" w:beforeLines="0" w:line="400" w:lineRule="exact"/>
        <w:ind w:firstLine="420" w:firstLineChars="200"/>
        <w:rPr>
          <w:rFonts w:ascii="宋体" w:hAnsi="宋体" w:eastAsia="宋体"/>
          <w:szCs w:val="21"/>
          <w:highlight w:val="none"/>
        </w:rPr>
      </w:pPr>
      <w:r>
        <w:rPr>
          <w:rFonts w:hint="eastAsia" w:ascii="宋体" w:hAnsi="宋体" w:eastAsia="宋体"/>
          <w:szCs w:val="21"/>
          <w:highlight w:val="none"/>
        </w:rPr>
        <w:t>（</w:t>
      </w:r>
      <w:r>
        <w:rPr>
          <w:rFonts w:hint="eastAsia" w:ascii="宋体" w:hAnsi="宋体" w:eastAsia="宋体"/>
          <w:szCs w:val="21"/>
          <w:highlight w:val="none"/>
          <w:lang w:val="en-US" w:eastAsia="zh-CN"/>
        </w:rPr>
        <w:t>5</w:t>
      </w:r>
      <w:r>
        <w:rPr>
          <w:rFonts w:hint="eastAsia" w:ascii="宋体" w:hAnsi="宋体" w:eastAsia="宋体"/>
          <w:szCs w:val="21"/>
          <w:highlight w:val="none"/>
        </w:rPr>
        <w:t>）投标（响应）文件</w:t>
      </w:r>
    </w:p>
    <w:p w14:paraId="6A84A85E">
      <w:pPr>
        <w:adjustRightInd w:val="0"/>
        <w:snapToGrid w:val="0"/>
        <w:spacing w:before="0" w:beforeLines="0" w:line="400" w:lineRule="exact"/>
        <w:ind w:firstLine="420" w:firstLineChars="200"/>
        <w:rPr>
          <w:rFonts w:ascii="宋体" w:hAnsi="宋体" w:eastAsia="宋体"/>
          <w:szCs w:val="21"/>
          <w:highlight w:val="none"/>
        </w:rPr>
      </w:pPr>
      <w:r>
        <w:rPr>
          <w:rFonts w:hint="eastAsia" w:ascii="宋体" w:hAnsi="宋体" w:eastAsia="宋体"/>
          <w:szCs w:val="21"/>
          <w:highlight w:val="none"/>
        </w:rPr>
        <w:t>（6）采购文件</w:t>
      </w:r>
    </w:p>
    <w:p w14:paraId="60C0D5BE">
      <w:pPr>
        <w:adjustRightInd w:val="0"/>
        <w:snapToGrid w:val="0"/>
        <w:spacing w:before="0" w:beforeLines="0" w:line="400" w:lineRule="exact"/>
        <w:ind w:firstLine="420" w:firstLineChars="200"/>
        <w:rPr>
          <w:rFonts w:ascii="宋体" w:hAnsi="宋体" w:eastAsia="宋体"/>
          <w:szCs w:val="21"/>
          <w:highlight w:val="none"/>
        </w:rPr>
      </w:pPr>
      <w:r>
        <w:rPr>
          <w:rFonts w:hint="eastAsia" w:ascii="宋体" w:hAnsi="宋体" w:eastAsia="宋体"/>
          <w:szCs w:val="21"/>
          <w:highlight w:val="none"/>
        </w:rPr>
        <w:t>（7）有关技术文件，图纸</w:t>
      </w:r>
    </w:p>
    <w:p w14:paraId="4C53AB20">
      <w:pPr>
        <w:autoSpaceDE w:val="0"/>
        <w:autoSpaceDN w:val="0"/>
        <w:adjustRightInd w:val="0"/>
        <w:spacing w:beforeLines="0" w:line="400" w:lineRule="exact"/>
        <w:ind w:firstLine="420" w:firstLineChars="200"/>
        <w:rPr>
          <w:rFonts w:hint="eastAsia" w:ascii="宋体" w:hAnsi="宋体" w:eastAsia="宋体" w:cs="宋体"/>
          <w:kern w:val="2"/>
          <w:sz w:val="21"/>
          <w:szCs w:val="21"/>
          <w:highlight w:val="none"/>
          <w:lang w:val="en-US" w:eastAsia="zh-CN" w:bidi="ar-SA"/>
        </w:rPr>
      </w:pPr>
      <w:r>
        <w:rPr>
          <w:rFonts w:hint="eastAsia" w:ascii="宋体" w:hAnsi="宋体" w:eastAsia="宋体" w:cs="宋体"/>
          <w:sz w:val="21"/>
          <w:szCs w:val="21"/>
          <w:highlight w:val="none"/>
          <w:lang w:val="en-US" w:eastAsia="zh-CN" w:bidi="ar-SA"/>
        </w:rPr>
        <w:t>（8）</w:t>
      </w:r>
      <w:r>
        <w:rPr>
          <w:rFonts w:hint="eastAsia" w:ascii="宋体" w:hAnsi="宋体" w:eastAsia="宋体" w:cs="宋体"/>
          <w:bCs w:val="0"/>
          <w:color w:val="000000"/>
          <w:kern w:val="2"/>
          <w:sz w:val="21"/>
          <w:szCs w:val="21"/>
          <w:highlight w:val="none"/>
          <w:lang w:val="en-US" w:eastAsia="zh-CN" w:bidi="ar-SA"/>
        </w:rPr>
        <w:t>国家法律、行政法规和规章制度规定或合同约定的作为合同组成部分的其他文件</w:t>
      </w:r>
    </w:p>
    <w:p w14:paraId="6C33AC48">
      <w:pPr>
        <w:numPr>
          <w:ilvl w:val="0"/>
          <w:numId w:val="22"/>
        </w:numPr>
        <w:adjustRightInd w:val="0"/>
        <w:snapToGrid w:val="0"/>
        <w:spacing w:before="0" w:beforeLines="0" w:line="400" w:lineRule="exact"/>
        <w:ind w:firstLine="422" w:firstLineChars="200"/>
        <w:rPr>
          <w:rFonts w:hint="eastAsia" w:ascii="宋体" w:hAnsi="宋体" w:eastAsia="宋体"/>
          <w:b/>
          <w:szCs w:val="21"/>
          <w:highlight w:val="none"/>
        </w:rPr>
      </w:pPr>
      <w:r>
        <w:rPr>
          <w:rFonts w:hint="eastAsia" w:ascii="宋体" w:hAnsi="宋体" w:eastAsia="宋体"/>
          <w:b/>
          <w:szCs w:val="21"/>
          <w:highlight w:val="none"/>
        </w:rPr>
        <w:t>合同生效</w:t>
      </w:r>
    </w:p>
    <w:p w14:paraId="0ABC01C0">
      <w:pPr>
        <w:adjustRightInd w:val="0"/>
        <w:snapToGrid w:val="0"/>
        <w:spacing w:before="0" w:beforeLines="0" w:line="400" w:lineRule="exact"/>
        <w:ind w:firstLine="420" w:firstLineChars="200"/>
        <w:rPr>
          <w:rFonts w:ascii="宋体" w:hAnsi="宋体" w:eastAsia="宋体"/>
          <w:szCs w:val="21"/>
          <w:highlight w:val="none"/>
        </w:rPr>
      </w:pPr>
      <w:r>
        <w:rPr>
          <w:rFonts w:hint="eastAsia" w:ascii="宋体" w:hAnsi="宋体" w:eastAsia="宋体"/>
          <w:szCs w:val="21"/>
          <w:highlight w:val="none"/>
        </w:rPr>
        <w:t>本合同自</w:t>
      </w:r>
      <w:r>
        <w:rPr>
          <w:rFonts w:hint="eastAsia" w:ascii="宋体" w:hAnsi="宋体" w:eastAsia="宋体"/>
          <w:szCs w:val="21"/>
          <w:highlight w:val="none"/>
          <w:u w:val="single"/>
        </w:rPr>
        <w:t xml:space="preserve">                             </w:t>
      </w:r>
      <w:r>
        <w:rPr>
          <w:rFonts w:hint="eastAsia" w:ascii="宋体" w:hAnsi="宋体" w:eastAsia="宋体"/>
          <w:szCs w:val="21"/>
          <w:highlight w:val="none"/>
        </w:rPr>
        <w:t>生效。</w:t>
      </w:r>
    </w:p>
    <w:p w14:paraId="1BED9FB9">
      <w:pPr>
        <w:numPr>
          <w:ilvl w:val="0"/>
          <w:numId w:val="22"/>
        </w:numPr>
        <w:adjustRightInd w:val="0"/>
        <w:snapToGrid w:val="0"/>
        <w:spacing w:before="0" w:beforeLines="0" w:line="400" w:lineRule="exact"/>
        <w:ind w:firstLine="422" w:firstLineChars="200"/>
        <w:rPr>
          <w:rFonts w:hint="eastAsia" w:ascii="宋体" w:hAnsi="宋体" w:eastAsia="宋体"/>
          <w:b/>
          <w:szCs w:val="21"/>
          <w:highlight w:val="none"/>
        </w:rPr>
      </w:pPr>
      <w:r>
        <w:rPr>
          <w:rFonts w:hint="eastAsia" w:ascii="宋体" w:hAnsi="宋体" w:eastAsia="宋体"/>
          <w:b/>
          <w:szCs w:val="21"/>
          <w:highlight w:val="none"/>
        </w:rPr>
        <w:t>合同份数</w:t>
      </w:r>
    </w:p>
    <w:p w14:paraId="07013C8D">
      <w:pPr>
        <w:adjustRightInd w:val="0"/>
        <w:snapToGrid w:val="0"/>
        <w:spacing w:before="0" w:beforeLines="0" w:line="400" w:lineRule="exact"/>
        <w:ind w:firstLine="420" w:firstLineChars="200"/>
        <w:rPr>
          <w:rFonts w:ascii="宋体" w:hAnsi="宋体" w:eastAsia="宋体"/>
          <w:szCs w:val="21"/>
          <w:highlight w:val="none"/>
        </w:rPr>
      </w:pPr>
      <w:r>
        <w:rPr>
          <w:rFonts w:hint="eastAsia" w:ascii="宋体" w:hAnsi="宋体" w:eastAsia="宋体"/>
          <w:szCs w:val="21"/>
          <w:highlight w:val="none"/>
        </w:rPr>
        <w:t>本合同一式</w:t>
      </w:r>
      <w:r>
        <w:rPr>
          <w:rFonts w:hint="eastAsia" w:ascii="宋体" w:hAnsi="宋体" w:eastAsia="宋体"/>
          <w:szCs w:val="21"/>
          <w:highlight w:val="none"/>
          <w:u w:val="single"/>
        </w:rPr>
        <w:t xml:space="preserve">    </w:t>
      </w:r>
      <w:r>
        <w:rPr>
          <w:rFonts w:hint="eastAsia" w:ascii="宋体" w:hAnsi="宋体" w:eastAsia="宋体"/>
          <w:szCs w:val="21"/>
          <w:highlight w:val="none"/>
        </w:rPr>
        <w:t>份，</w:t>
      </w:r>
      <w:r>
        <w:rPr>
          <w:rFonts w:hint="eastAsia" w:ascii="宋体" w:hAnsi="宋体" w:eastAsia="宋体"/>
          <w:szCs w:val="21"/>
          <w:highlight w:val="none"/>
          <w:lang w:eastAsia="zh-CN"/>
        </w:rPr>
        <w:t>甲方</w:t>
      </w:r>
      <w:r>
        <w:rPr>
          <w:rFonts w:hint="eastAsia" w:ascii="宋体" w:hAnsi="宋体" w:eastAsia="宋体"/>
          <w:szCs w:val="21"/>
          <w:highlight w:val="none"/>
        </w:rPr>
        <w:t>执</w:t>
      </w:r>
      <w:r>
        <w:rPr>
          <w:rFonts w:hint="eastAsia" w:ascii="宋体" w:hAnsi="宋体" w:eastAsia="宋体"/>
          <w:szCs w:val="21"/>
          <w:highlight w:val="none"/>
          <w:u w:val="single"/>
        </w:rPr>
        <w:t xml:space="preserve"> </w:t>
      </w:r>
      <w:r>
        <w:rPr>
          <w:rFonts w:hint="eastAsia" w:ascii="宋体" w:hAnsi="宋体" w:eastAsia="宋体"/>
          <w:szCs w:val="21"/>
          <w:highlight w:val="none"/>
          <w:u w:val="single"/>
          <w:lang w:val="en-US" w:eastAsia="zh-CN"/>
        </w:rPr>
        <w:t xml:space="preserve"> </w:t>
      </w:r>
      <w:r>
        <w:rPr>
          <w:rFonts w:hint="eastAsia" w:ascii="宋体" w:hAnsi="宋体" w:eastAsia="宋体"/>
          <w:szCs w:val="21"/>
          <w:highlight w:val="none"/>
          <w:u w:val="single"/>
        </w:rPr>
        <w:t xml:space="preserve">  </w:t>
      </w:r>
      <w:r>
        <w:rPr>
          <w:rFonts w:hint="eastAsia" w:ascii="宋体" w:hAnsi="宋体" w:eastAsia="宋体"/>
          <w:szCs w:val="21"/>
          <w:highlight w:val="none"/>
        </w:rPr>
        <w:t>份，</w:t>
      </w:r>
      <w:r>
        <w:rPr>
          <w:rFonts w:hint="eastAsia" w:ascii="宋体" w:hAnsi="宋体" w:eastAsia="宋体"/>
          <w:szCs w:val="21"/>
          <w:highlight w:val="none"/>
          <w:lang w:eastAsia="zh-CN"/>
        </w:rPr>
        <w:t>乙方</w:t>
      </w:r>
      <w:r>
        <w:rPr>
          <w:rFonts w:hint="eastAsia" w:ascii="宋体" w:hAnsi="宋体" w:eastAsia="宋体"/>
          <w:szCs w:val="21"/>
          <w:highlight w:val="none"/>
        </w:rPr>
        <w:t>执</w:t>
      </w:r>
      <w:r>
        <w:rPr>
          <w:rFonts w:hint="eastAsia" w:ascii="宋体" w:hAnsi="宋体" w:eastAsia="宋体"/>
          <w:szCs w:val="21"/>
          <w:highlight w:val="none"/>
          <w:u w:val="single"/>
        </w:rPr>
        <w:t xml:space="preserve">  </w:t>
      </w:r>
      <w:r>
        <w:rPr>
          <w:rFonts w:hint="eastAsia" w:ascii="宋体" w:hAnsi="宋体" w:eastAsia="宋体"/>
          <w:szCs w:val="21"/>
          <w:highlight w:val="none"/>
          <w:u w:val="single"/>
          <w:lang w:val="en-US" w:eastAsia="zh-CN"/>
        </w:rPr>
        <w:t xml:space="preserve"> </w:t>
      </w:r>
      <w:r>
        <w:rPr>
          <w:rFonts w:hint="eastAsia" w:ascii="宋体" w:hAnsi="宋体" w:eastAsia="宋体"/>
          <w:szCs w:val="21"/>
          <w:highlight w:val="none"/>
          <w:u w:val="single"/>
        </w:rPr>
        <w:t xml:space="preserve"> </w:t>
      </w:r>
      <w:r>
        <w:rPr>
          <w:rFonts w:hint="eastAsia" w:ascii="宋体" w:hAnsi="宋体" w:eastAsia="宋体"/>
          <w:szCs w:val="21"/>
          <w:highlight w:val="none"/>
        </w:rPr>
        <w:t>份，均具有同等法律效力。</w:t>
      </w:r>
    </w:p>
    <w:p w14:paraId="65B8F627">
      <w:pPr>
        <w:adjustRightInd w:val="0"/>
        <w:snapToGrid w:val="0"/>
        <w:spacing w:before="0" w:beforeLines="0" w:line="400" w:lineRule="exact"/>
        <w:ind w:firstLine="420" w:firstLineChars="200"/>
        <w:rPr>
          <w:rFonts w:ascii="宋体" w:hAnsi="宋体" w:eastAsia="宋体"/>
          <w:szCs w:val="21"/>
          <w:highlight w:val="none"/>
        </w:rPr>
      </w:pPr>
      <w:r>
        <w:rPr>
          <w:rFonts w:hint="eastAsia" w:ascii="宋体" w:hAnsi="宋体" w:eastAsia="宋体"/>
          <w:szCs w:val="21"/>
          <w:highlight w:val="none"/>
        </w:rPr>
        <w:t>合同订立时间：</w:t>
      </w:r>
      <w:r>
        <w:rPr>
          <w:rFonts w:hint="eastAsia" w:ascii="宋体" w:hAnsi="宋体" w:eastAsia="宋体"/>
          <w:szCs w:val="21"/>
          <w:highlight w:val="none"/>
          <w:u w:val="single"/>
        </w:rPr>
        <w:t xml:space="preserve">         </w:t>
      </w:r>
      <w:r>
        <w:rPr>
          <w:rFonts w:hint="eastAsia" w:ascii="宋体" w:hAnsi="宋体" w:eastAsia="宋体"/>
          <w:szCs w:val="21"/>
          <w:highlight w:val="none"/>
        </w:rPr>
        <w:t>年</w:t>
      </w:r>
      <w:r>
        <w:rPr>
          <w:rFonts w:hint="eastAsia" w:ascii="宋体" w:hAnsi="宋体" w:eastAsia="宋体"/>
          <w:szCs w:val="21"/>
          <w:highlight w:val="none"/>
          <w:u w:val="single"/>
        </w:rPr>
        <w:t xml:space="preserve">      </w:t>
      </w:r>
      <w:r>
        <w:rPr>
          <w:rFonts w:hint="eastAsia" w:ascii="宋体" w:hAnsi="宋体" w:eastAsia="宋体"/>
          <w:szCs w:val="21"/>
          <w:highlight w:val="none"/>
        </w:rPr>
        <w:t>月</w:t>
      </w:r>
      <w:r>
        <w:rPr>
          <w:rFonts w:hint="eastAsia" w:ascii="宋体" w:hAnsi="宋体" w:eastAsia="宋体"/>
          <w:szCs w:val="21"/>
          <w:highlight w:val="none"/>
          <w:u w:val="single"/>
        </w:rPr>
        <w:t xml:space="preserve">      </w:t>
      </w:r>
      <w:r>
        <w:rPr>
          <w:rFonts w:hint="eastAsia" w:ascii="宋体" w:hAnsi="宋体" w:eastAsia="宋体"/>
          <w:szCs w:val="21"/>
          <w:highlight w:val="none"/>
        </w:rPr>
        <w:t>日</w:t>
      </w:r>
    </w:p>
    <w:p w14:paraId="492BB7A4">
      <w:pPr>
        <w:adjustRightInd w:val="0"/>
        <w:snapToGrid w:val="0"/>
        <w:spacing w:before="0" w:beforeLines="0" w:line="400" w:lineRule="exact"/>
        <w:ind w:firstLine="420" w:firstLineChars="200"/>
        <w:rPr>
          <w:rFonts w:ascii="宋体" w:hAnsi="宋体" w:eastAsia="宋体"/>
          <w:szCs w:val="21"/>
          <w:highlight w:val="none"/>
        </w:rPr>
      </w:pPr>
      <w:r>
        <w:rPr>
          <w:rFonts w:hint="eastAsia" w:ascii="宋体" w:hAnsi="宋体" w:eastAsia="宋体"/>
          <w:szCs w:val="21"/>
          <w:highlight w:val="none"/>
        </w:rPr>
        <w:t>合同订立地点：</w:t>
      </w:r>
      <w:r>
        <w:rPr>
          <w:rFonts w:hint="eastAsia" w:ascii="宋体" w:hAnsi="宋体" w:eastAsia="宋体"/>
          <w:szCs w:val="21"/>
          <w:highlight w:val="none"/>
          <w:u w:val="single"/>
        </w:rPr>
        <w:t xml:space="preserve">                           </w:t>
      </w:r>
    </w:p>
    <w:p w14:paraId="42EC267A">
      <w:pPr>
        <w:adjustRightInd w:val="0"/>
        <w:snapToGrid w:val="0"/>
        <w:spacing w:before="0" w:beforeLines="0" w:line="400" w:lineRule="exact"/>
        <w:ind w:firstLine="420" w:firstLineChars="200"/>
        <w:rPr>
          <w:rFonts w:eastAsia="宋体"/>
          <w:highlight w:val="none"/>
        </w:rPr>
      </w:pPr>
      <w:r>
        <w:rPr>
          <w:rFonts w:hint="eastAsia" w:ascii="宋体" w:hAnsi="宋体" w:eastAsia="宋体"/>
          <w:szCs w:val="21"/>
          <w:highlight w:val="none"/>
        </w:rPr>
        <w:t>附件：具体标</w:t>
      </w:r>
      <w:r>
        <w:rPr>
          <w:rFonts w:hint="eastAsia" w:ascii="宋体" w:hAnsi="宋体" w:eastAsia="宋体"/>
          <w:szCs w:val="21"/>
          <w:highlight w:val="none"/>
          <w:lang w:eastAsia="zh-CN"/>
        </w:rPr>
        <w:t>的及其</w:t>
      </w:r>
      <w:r>
        <w:rPr>
          <w:rFonts w:hint="eastAsia" w:ascii="宋体" w:hAnsi="宋体" w:eastAsia="宋体"/>
          <w:szCs w:val="21"/>
          <w:highlight w:val="none"/>
          <w:u w:val="none"/>
          <w:lang w:val="en-US" w:eastAsia="zh-CN"/>
        </w:rPr>
        <w:t>技术要求和商务要求</w:t>
      </w:r>
      <w:r>
        <w:rPr>
          <w:rFonts w:hint="eastAsia" w:ascii="宋体" w:hAnsi="宋体" w:eastAsia="宋体"/>
          <w:szCs w:val="21"/>
          <w:highlight w:val="none"/>
        </w:rPr>
        <w:t>、联合协议、分包</w:t>
      </w:r>
      <w:r>
        <w:rPr>
          <w:rFonts w:hint="eastAsia" w:ascii="宋体" w:hAnsi="宋体" w:eastAsia="宋体"/>
          <w:szCs w:val="21"/>
          <w:highlight w:val="none"/>
          <w:lang w:eastAsia="zh-CN"/>
        </w:rPr>
        <w:t>意向</w:t>
      </w:r>
      <w:r>
        <w:rPr>
          <w:rFonts w:hint="eastAsia" w:ascii="宋体" w:hAnsi="宋体" w:eastAsia="宋体"/>
          <w:szCs w:val="21"/>
          <w:highlight w:val="none"/>
        </w:rPr>
        <w:t>协议等。</w:t>
      </w:r>
    </w:p>
    <w:p w14:paraId="15A69D0E">
      <w:pPr>
        <w:rPr>
          <w:rFonts w:hint="eastAsia" w:eastAsia="宋体"/>
          <w:highlight w:val="none"/>
        </w:rPr>
      </w:pPr>
      <w:r>
        <w:rPr>
          <w:rFonts w:hint="eastAsia" w:eastAsia="宋体"/>
          <w:highlight w:val="none"/>
        </w:rPr>
        <w:br w:type="page"/>
      </w:r>
    </w:p>
    <w:p w14:paraId="07F2B5EC">
      <w:pPr>
        <w:widowControl w:val="0"/>
        <w:ind w:firstLine="420" w:firstLineChars="200"/>
        <w:jc w:val="both"/>
        <w:rPr>
          <w:rFonts w:hint="eastAsia" w:ascii="Times New Roman" w:hAnsi="Times New Roman" w:eastAsia="宋体" w:cs="Times New Roman"/>
          <w:kern w:val="2"/>
          <w:sz w:val="21"/>
          <w:szCs w:val="21"/>
          <w:highlight w:val="none"/>
          <w:lang w:val="en-US" w:eastAsia="zh-CN" w:bidi="ar-SA"/>
        </w:rPr>
      </w:pPr>
    </w:p>
    <w:tbl>
      <w:tblPr>
        <w:tblStyle w:val="44"/>
        <w:tblW w:w="8398" w:type="dxa"/>
        <w:tblInd w:w="0" w:type="dxa"/>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Layout w:type="fixed"/>
        <w:tblCellMar>
          <w:top w:w="0" w:type="dxa"/>
          <w:left w:w="108" w:type="dxa"/>
          <w:bottom w:w="0" w:type="dxa"/>
          <w:right w:w="108" w:type="dxa"/>
        </w:tblCellMar>
      </w:tblPr>
      <w:tblGrid>
        <w:gridCol w:w="1891"/>
        <w:gridCol w:w="2412"/>
        <w:gridCol w:w="1979"/>
        <w:gridCol w:w="2116"/>
      </w:tblGrid>
      <w:tr w14:paraId="0AD083DB">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90" w:hRule="atLeast"/>
        </w:trPr>
        <w:tc>
          <w:tcPr>
            <w:tcW w:w="4303" w:type="dxa"/>
            <w:gridSpan w:val="2"/>
            <w:tcBorders>
              <w:bottom w:val="single" w:color="auto" w:sz="2" w:space="0"/>
              <w:right w:val="single" w:color="auto" w:sz="2" w:space="0"/>
            </w:tcBorders>
            <w:vAlign w:val="center"/>
          </w:tcPr>
          <w:p w14:paraId="7A1D62C0">
            <w:pPr>
              <w:adjustRightInd w:val="0"/>
              <w:snapToGrid w:val="0"/>
              <w:spacing w:line="300" w:lineRule="exact"/>
              <w:jc w:val="center"/>
              <w:rPr>
                <w:rFonts w:eastAsia="宋体"/>
                <w:highlight w:val="none"/>
              </w:rPr>
            </w:pPr>
            <w:r>
              <w:rPr>
                <w:rFonts w:eastAsia="宋体"/>
                <w:szCs w:val="21"/>
                <w:highlight w:val="none"/>
              </w:rPr>
              <w:t>甲方</w:t>
            </w:r>
            <w:r>
              <w:rPr>
                <w:rFonts w:hint="eastAsia" w:eastAsia="宋体"/>
                <w:szCs w:val="21"/>
                <w:highlight w:val="none"/>
              </w:rPr>
              <w:t>（采购人</w:t>
            </w:r>
            <w:r>
              <w:rPr>
                <w:rFonts w:hint="eastAsia" w:ascii="宋体" w:hAnsi="宋体" w:eastAsia="宋体"/>
                <w:szCs w:val="21"/>
                <w:highlight w:val="none"/>
                <w:lang w:eastAsia="zh-CN"/>
              </w:rPr>
              <w:t>、受采购人委托签订合同的单位</w:t>
            </w:r>
            <w:r>
              <w:rPr>
                <w:rFonts w:hint="eastAsia" w:ascii="宋体" w:hAnsi="宋体" w:eastAsia="宋体"/>
                <w:szCs w:val="21"/>
                <w:highlight w:val="none"/>
              </w:rPr>
              <w:t>或</w:t>
            </w:r>
            <w:r>
              <w:rPr>
                <w:rFonts w:hint="eastAsia" w:eastAsia="宋体"/>
                <w:szCs w:val="21"/>
                <w:highlight w:val="none"/>
              </w:rPr>
              <w:t>采购文件约定的合同甲方）</w:t>
            </w:r>
          </w:p>
        </w:tc>
        <w:tc>
          <w:tcPr>
            <w:tcW w:w="4095" w:type="dxa"/>
            <w:gridSpan w:val="2"/>
            <w:tcBorders>
              <w:left w:val="single" w:color="auto" w:sz="2" w:space="0"/>
              <w:bottom w:val="single" w:color="auto" w:sz="2" w:space="0"/>
            </w:tcBorders>
            <w:vAlign w:val="center"/>
          </w:tcPr>
          <w:p w14:paraId="1C00AABC">
            <w:pPr>
              <w:adjustRightInd w:val="0"/>
              <w:snapToGrid w:val="0"/>
              <w:spacing w:line="300" w:lineRule="exact"/>
              <w:jc w:val="center"/>
              <w:rPr>
                <w:rFonts w:eastAsia="宋体"/>
                <w:highlight w:val="none"/>
              </w:rPr>
            </w:pPr>
            <w:r>
              <w:rPr>
                <w:rFonts w:eastAsia="宋体"/>
                <w:szCs w:val="21"/>
                <w:highlight w:val="none"/>
              </w:rPr>
              <w:t>乙方</w:t>
            </w:r>
            <w:r>
              <w:rPr>
                <w:rFonts w:hint="eastAsia" w:eastAsia="宋体"/>
                <w:szCs w:val="21"/>
                <w:highlight w:val="none"/>
              </w:rPr>
              <w:t>（供应商）</w:t>
            </w:r>
          </w:p>
        </w:tc>
      </w:tr>
      <w:tr w14:paraId="2815D539">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917" w:hRule="atLeast"/>
        </w:trPr>
        <w:tc>
          <w:tcPr>
            <w:tcW w:w="1891" w:type="dxa"/>
            <w:tcBorders>
              <w:top w:val="single" w:color="auto" w:sz="2" w:space="0"/>
              <w:bottom w:val="single" w:color="auto" w:sz="2" w:space="0"/>
              <w:right w:val="single" w:color="auto" w:sz="2" w:space="0"/>
            </w:tcBorders>
            <w:vAlign w:val="center"/>
          </w:tcPr>
          <w:p w14:paraId="099CFC01">
            <w:pPr>
              <w:adjustRightInd w:val="0"/>
              <w:snapToGrid w:val="0"/>
              <w:spacing w:line="300" w:lineRule="exact"/>
              <w:jc w:val="center"/>
              <w:rPr>
                <w:rFonts w:eastAsia="宋体"/>
                <w:szCs w:val="21"/>
                <w:highlight w:val="none"/>
              </w:rPr>
            </w:pPr>
            <w:r>
              <w:rPr>
                <w:rFonts w:eastAsia="宋体"/>
                <w:szCs w:val="21"/>
                <w:highlight w:val="none"/>
              </w:rPr>
              <w:t>单位名称</w:t>
            </w:r>
            <w:r>
              <w:rPr>
                <w:rFonts w:hint="eastAsia" w:eastAsia="宋体"/>
                <w:szCs w:val="21"/>
                <w:highlight w:val="none"/>
              </w:rPr>
              <w:t>（公章</w:t>
            </w:r>
            <w:r>
              <w:rPr>
                <w:rFonts w:hint="eastAsia" w:eastAsia="宋体"/>
                <w:szCs w:val="21"/>
                <w:highlight w:val="none"/>
                <w:lang w:eastAsia="zh-CN"/>
              </w:rPr>
              <w:t>或合同章</w:t>
            </w:r>
            <w:r>
              <w:rPr>
                <w:rFonts w:hint="eastAsia" w:eastAsia="宋体"/>
                <w:szCs w:val="21"/>
                <w:highlight w:val="none"/>
              </w:rPr>
              <w:t>）</w:t>
            </w:r>
          </w:p>
        </w:tc>
        <w:tc>
          <w:tcPr>
            <w:tcW w:w="2412" w:type="dxa"/>
            <w:tcBorders>
              <w:top w:val="single" w:color="auto" w:sz="2" w:space="0"/>
              <w:left w:val="single" w:color="auto" w:sz="2" w:space="0"/>
              <w:bottom w:val="single" w:color="auto" w:sz="2" w:space="0"/>
              <w:right w:val="single" w:color="auto" w:sz="2" w:space="0"/>
            </w:tcBorders>
            <w:vAlign w:val="center"/>
          </w:tcPr>
          <w:p w14:paraId="288D07F9">
            <w:pPr>
              <w:adjustRightInd w:val="0"/>
              <w:snapToGrid w:val="0"/>
              <w:spacing w:line="300" w:lineRule="exact"/>
              <w:jc w:val="center"/>
              <w:rPr>
                <w:rFonts w:eastAsia="宋体"/>
                <w:szCs w:val="21"/>
                <w:highlight w:val="none"/>
              </w:rPr>
            </w:pPr>
          </w:p>
        </w:tc>
        <w:tc>
          <w:tcPr>
            <w:tcW w:w="1979" w:type="dxa"/>
            <w:tcBorders>
              <w:top w:val="single" w:color="auto" w:sz="2" w:space="0"/>
              <w:left w:val="single" w:color="auto" w:sz="2" w:space="0"/>
              <w:bottom w:val="single" w:color="auto" w:sz="2" w:space="0"/>
              <w:right w:val="single" w:color="auto" w:sz="2" w:space="0"/>
            </w:tcBorders>
            <w:vAlign w:val="center"/>
          </w:tcPr>
          <w:p w14:paraId="61FBB05D">
            <w:pPr>
              <w:adjustRightInd w:val="0"/>
              <w:snapToGrid w:val="0"/>
              <w:spacing w:line="300" w:lineRule="exact"/>
              <w:jc w:val="center"/>
              <w:rPr>
                <w:rFonts w:eastAsia="宋体"/>
                <w:szCs w:val="21"/>
                <w:highlight w:val="none"/>
              </w:rPr>
            </w:pPr>
            <w:r>
              <w:rPr>
                <w:rFonts w:eastAsia="宋体"/>
                <w:szCs w:val="21"/>
                <w:highlight w:val="none"/>
              </w:rPr>
              <w:t>单位名称</w:t>
            </w:r>
            <w:r>
              <w:rPr>
                <w:rFonts w:hint="eastAsia" w:eastAsia="宋体"/>
                <w:szCs w:val="21"/>
                <w:highlight w:val="none"/>
              </w:rPr>
              <w:t>（公章</w:t>
            </w:r>
            <w:r>
              <w:rPr>
                <w:rFonts w:hint="eastAsia" w:eastAsia="宋体"/>
                <w:szCs w:val="21"/>
                <w:highlight w:val="none"/>
                <w:lang w:eastAsia="zh-CN"/>
              </w:rPr>
              <w:t>或合同章</w:t>
            </w:r>
            <w:r>
              <w:rPr>
                <w:rFonts w:hint="eastAsia" w:eastAsia="宋体"/>
                <w:szCs w:val="21"/>
                <w:highlight w:val="none"/>
              </w:rPr>
              <w:t>）</w:t>
            </w:r>
          </w:p>
        </w:tc>
        <w:tc>
          <w:tcPr>
            <w:tcW w:w="2116" w:type="dxa"/>
            <w:tcBorders>
              <w:top w:val="single" w:color="auto" w:sz="2" w:space="0"/>
              <w:left w:val="single" w:color="auto" w:sz="2" w:space="0"/>
              <w:bottom w:val="single" w:color="auto" w:sz="2" w:space="0"/>
            </w:tcBorders>
            <w:vAlign w:val="center"/>
          </w:tcPr>
          <w:p w14:paraId="44EB0CEB">
            <w:pPr>
              <w:adjustRightInd w:val="0"/>
              <w:snapToGrid w:val="0"/>
              <w:spacing w:line="300" w:lineRule="exact"/>
              <w:jc w:val="center"/>
              <w:rPr>
                <w:rFonts w:eastAsia="宋体"/>
                <w:spacing w:val="20"/>
                <w:szCs w:val="21"/>
                <w:highlight w:val="none"/>
              </w:rPr>
            </w:pPr>
          </w:p>
        </w:tc>
      </w:tr>
      <w:tr w14:paraId="5379D1AF">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1171" w:hRule="atLeast"/>
        </w:trPr>
        <w:tc>
          <w:tcPr>
            <w:tcW w:w="1891" w:type="dxa"/>
            <w:vMerge w:val="restart"/>
            <w:tcBorders>
              <w:top w:val="single" w:color="auto" w:sz="2" w:space="0"/>
              <w:right w:val="single" w:color="auto" w:sz="2" w:space="0"/>
            </w:tcBorders>
            <w:vAlign w:val="center"/>
          </w:tcPr>
          <w:p w14:paraId="027F2E38">
            <w:pPr>
              <w:adjustRightInd w:val="0"/>
              <w:snapToGrid w:val="0"/>
              <w:spacing w:line="300" w:lineRule="exact"/>
              <w:jc w:val="center"/>
              <w:rPr>
                <w:rFonts w:eastAsia="宋体"/>
                <w:szCs w:val="21"/>
                <w:highlight w:val="none"/>
              </w:rPr>
            </w:pPr>
            <w:r>
              <w:rPr>
                <w:rFonts w:eastAsia="宋体"/>
                <w:szCs w:val="21"/>
                <w:highlight w:val="none"/>
              </w:rPr>
              <w:t>法定代表人</w:t>
            </w:r>
          </w:p>
          <w:p w14:paraId="1452F063">
            <w:pPr>
              <w:adjustRightInd w:val="0"/>
              <w:snapToGrid w:val="0"/>
              <w:spacing w:line="300" w:lineRule="exact"/>
              <w:ind w:firstLine="100" w:firstLineChars="48"/>
              <w:jc w:val="center"/>
              <w:rPr>
                <w:rFonts w:eastAsia="宋体"/>
                <w:szCs w:val="21"/>
                <w:highlight w:val="none"/>
              </w:rPr>
            </w:pPr>
            <w:r>
              <w:rPr>
                <w:rFonts w:hint="eastAsia" w:eastAsia="宋体"/>
                <w:szCs w:val="21"/>
                <w:highlight w:val="none"/>
              </w:rPr>
              <w:t>或其</w:t>
            </w:r>
            <w:r>
              <w:rPr>
                <w:rFonts w:eastAsia="宋体"/>
                <w:szCs w:val="21"/>
                <w:highlight w:val="none"/>
              </w:rPr>
              <w:t>委托代理人</w:t>
            </w:r>
            <w:r>
              <w:rPr>
                <w:rFonts w:hint="eastAsia" w:eastAsia="宋体"/>
                <w:szCs w:val="21"/>
                <w:highlight w:val="none"/>
              </w:rPr>
              <w:t>（签章）</w:t>
            </w:r>
          </w:p>
        </w:tc>
        <w:tc>
          <w:tcPr>
            <w:tcW w:w="2412" w:type="dxa"/>
            <w:vMerge w:val="restart"/>
            <w:tcBorders>
              <w:top w:val="single" w:color="auto" w:sz="2" w:space="0"/>
              <w:left w:val="single" w:color="auto" w:sz="2" w:space="0"/>
              <w:right w:val="single" w:color="auto" w:sz="2" w:space="0"/>
            </w:tcBorders>
            <w:vAlign w:val="center"/>
          </w:tcPr>
          <w:p w14:paraId="596BB24C">
            <w:pPr>
              <w:adjustRightInd w:val="0"/>
              <w:snapToGrid w:val="0"/>
              <w:spacing w:line="300" w:lineRule="exact"/>
              <w:jc w:val="center"/>
              <w:rPr>
                <w:rFonts w:eastAsia="宋体"/>
                <w:szCs w:val="21"/>
                <w:highlight w:val="none"/>
              </w:rPr>
            </w:pPr>
          </w:p>
        </w:tc>
        <w:tc>
          <w:tcPr>
            <w:tcW w:w="1979" w:type="dxa"/>
            <w:tcBorders>
              <w:top w:val="single" w:color="auto" w:sz="2" w:space="0"/>
              <w:left w:val="single" w:color="auto" w:sz="2" w:space="0"/>
              <w:right w:val="single" w:color="auto" w:sz="2" w:space="0"/>
            </w:tcBorders>
            <w:vAlign w:val="center"/>
          </w:tcPr>
          <w:p w14:paraId="09425A93">
            <w:pPr>
              <w:adjustRightInd w:val="0"/>
              <w:snapToGrid w:val="0"/>
              <w:spacing w:line="300" w:lineRule="exact"/>
              <w:jc w:val="center"/>
              <w:rPr>
                <w:rFonts w:eastAsia="宋体"/>
                <w:szCs w:val="21"/>
                <w:highlight w:val="none"/>
              </w:rPr>
            </w:pPr>
            <w:r>
              <w:rPr>
                <w:rFonts w:eastAsia="宋体"/>
                <w:szCs w:val="21"/>
                <w:highlight w:val="none"/>
              </w:rPr>
              <w:t>法定代表人</w:t>
            </w:r>
          </w:p>
          <w:p w14:paraId="471FB39F">
            <w:pPr>
              <w:adjustRightInd w:val="0"/>
              <w:snapToGrid w:val="0"/>
              <w:spacing w:line="300" w:lineRule="exact"/>
              <w:jc w:val="center"/>
              <w:rPr>
                <w:rFonts w:eastAsia="宋体"/>
                <w:szCs w:val="21"/>
                <w:highlight w:val="none"/>
              </w:rPr>
            </w:pPr>
            <w:r>
              <w:rPr>
                <w:rFonts w:hint="eastAsia" w:eastAsia="宋体"/>
                <w:szCs w:val="21"/>
                <w:highlight w:val="none"/>
              </w:rPr>
              <w:t>或其</w:t>
            </w:r>
            <w:r>
              <w:rPr>
                <w:rFonts w:eastAsia="宋体"/>
                <w:szCs w:val="21"/>
                <w:highlight w:val="none"/>
              </w:rPr>
              <w:t>委托代理人</w:t>
            </w:r>
            <w:r>
              <w:rPr>
                <w:rFonts w:hint="eastAsia" w:eastAsia="宋体"/>
                <w:szCs w:val="21"/>
                <w:highlight w:val="none"/>
              </w:rPr>
              <w:t>（签章）</w:t>
            </w:r>
          </w:p>
        </w:tc>
        <w:tc>
          <w:tcPr>
            <w:tcW w:w="2116" w:type="dxa"/>
            <w:tcBorders>
              <w:top w:val="single" w:color="auto" w:sz="2" w:space="0"/>
              <w:left w:val="single" w:color="auto" w:sz="2" w:space="0"/>
              <w:bottom w:val="single" w:color="auto" w:sz="2" w:space="0"/>
            </w:tcBorders>
            <w:vAlign w:val="center"/>
          </w:tcPr>
          <w:p w14:paraId="61E7607E">
            <w:pPr>
              <w:adjustRightInd w:val="0"/>
              <w:snapToGrid w:val="0"/>
              <w:spacing w:line="300" w:lineRule="exact"/>
              <w:jc w:val="center"/>
              <w:rPr>
                <w:rFonts w:eastAsia="宋体"/>
                <w:szCs w:val="21"/>
                <w:highlight w:val="none"/>
              </w:rPr>
            </w:pPr>
          </w:p>
        </w:tc>
      </w:tr>
      <w:tr w14:paraId="3FD290D0">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891" w:type="dxa"/>
            <w:vMerge w:val="continue"/>
            <w:tcBorders>
              <w:bottom w:val="single" w:color="auto" w:sz="2" w:space="0"/>
              <w:right w:val="single" w:color="auto" w:sz="2" w:space="0"/>
            </w:tcBorders>
            <w:vAlign w:val="center"/>
          </w:tcPr>
          <w:p w14:paraId="0CF75795">
            <w:pPr>
              <w:adjustRightInd w:val="0"/>
              <w:snapToGrid w:val="0"/>
              <w:spacing w:line="300" w:lineRule="exact"/>
              <w:jc w:val="center"/>
              <w:rPr>
                <w:rFonts w:eastAsia="宋体"/>
                <w:szCs w:val="21"/>
                <w:highlight w:val="none"/>
              </w:rPr>
            </w:pPr>
          </w:p>
        </w:tc>
        <w:tc>
          <w:tcPr>
            <w:tcW w:w="2412" w:type="dxa"/>
            <w:vMerge w:val="continue"/>
            <w:tcBorders>
              <w:left w:val="single" w:color="auto" w:sz="2" w:space="0"/>
              <w:bottom w:val="single" w:color="auto" w:sz="2" w:space="0"/>
              <w:right w:val="single" w:color="auto" w:sz="2" w:space="0"/>
            </w:tcBorders>
            <w:vAlign w:val="center"/>
          </w:tcPr>
          <w:p w14:paraId="4ACD6B6D">
            <w:pPr>
              <w:adjustRightInd w:val="0"/>
              <w:snapToGrid w:val="0"/>
              <w:spacing w:line="300" w:lineRule="exact"/>
              <w:jc w:val="center"/>
              <w:rPr>
                <w:rFonts w:eastAsia="宋体"/>
                <w:szCs w:val="21"/>
                <w:highlight w:val="none"/>
              </w:rPr>
            </w:pPr>
          </w:p>
        </w:tc>
        <w:tc>
          <w:tcPr>
            <w:tcW w:w="1979" w:type="dxa"/>
            <w:tcBorders>
              <w:top w:val="single" w:color="auto" w:sz="2" w:space="0"/>
              <w:left w:val="single" w:color="auto" w:sz="2" w:space="0"/>
              <w:bottom w:val="single" w:color="auto" w:sz="2" w:space="0"/>
              <w:right w:val="single" w:color="auto" w:sz="2" w:space="0"/>
            </w:tcBorders>
            <w:vAlign w:val="center"/>
          </w:tcPr>
          <w:p w14:paraId="5C58A7C6">
            <w:pPr>
              <w:adjustRightInd w:val="0"/>
              <w:snapToGrid w:val="0"/>
              <w:spacing w:line="300" w:lineRule="exact"/>
              <w:jc w:val="center"/>
              <w:rPr>
                <w:rFonts w:hint="eastAsia" w:eastAsia="宋体"/>
                <w:szCs w:val="21"/>
                <w:highlight w:val="none"/>
                <w:lang w:eastAsia="zh-CN"/>
              </w:rPr>
            </w:pPr>
            <w:r>
              <w:rPr>
                <w:rFonts w:hint="eastAsia" w:eastAsia="宋体"/>
                <w:szCs w:val="21"/>
                <w:highlight w:val="none"/>
                <w:lang w:eastAsia="zh-CN"/>
              </w:rPr>
              <w:t>拥有者性别</w:t>
            </w:r>
          </w:p>
        </w:tc>
        <w:tc>
          <w:tcPr>
            <w:tcW w:w="2116" w:type="dxa"/>
            <w:tcBorders>
              <w:top w:val="single" w:color="auto" w:sz="2" w:space="0"/>
              <w:left w:val="single" w:color="auto" w:sz="2" w:space="0"/>
              <w:bottom w:val="single" w:color="auto" w:sz="2" w:space="0"/>
            </w:tcBorders>
            <w:vAlign w:val="center"/>
          </w:tcPr>
          <w:p w14:paraId="65C424D5">
            <w:pPr>
              <w:adjustRightInd w:val="0"/>
              <w:snapToGrid w:val="0"/>
              <w:spacing w:line="300" w:lineRule="exact"/>
              <w:jc w:val="center"/>
              <w:rPr>
                <w:rFonts w:eastAsia="宋体"/>
                <w:spacing w:val="20"/>
                <w:szCs w:val="21"/>
                <w:highlight w:val="none"/>
              </w:rPr>
            </w:pPr>
          </w:p>
        </w:tc>
      </w:tr>
      <w:tr w14:paraId="1EFD4C6F">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891" w:type="dxa"/>
            <w:tcBorders>
              <w:top w:val="single" w:color="auto" w:sz="2" w:space="0"/>
              <w:bottom w:val="single" w:color="auto" w:sz="2" w:space="0"/>
              <w:right w:val="single" w:color="auto" w:sz="2" w:space="0"/>
            </w:tcBorders>
            <w:vAlign w:val="center"/>
          </w:tcPr>
          <w:p w14:paraId="2CA47A01">
            <w:pPr>
              <w:adjustRightInd w:val="0"/>
              <w:snapToGrid w:val="0"/>
              <w:spacing w:line="300" w:lineRule="exact"/>
              <w:jc w:val="center"/>
              <w:rPr>
                <w:rFonts w:hint="eastAsia" w:eastAsia="宋体"/>
                <w:szCs w:val="21"/>
                <w:highlight w:val="none"/>
                <w:lang w:eastAsia="zh-CN"/>
              </w:rPr>
            </w:pPr>
            <w:r>
              <w:rPr>
                <w:rFonts w:hint="eastAsia" w:eastAsia="宋体"/>
                <w:szCs w:val="21"/>
                <w:highlight w:val="none"/>
                <w:lang w:eastAsia="zh-CN"/>
              </w:rPr>
              <w:t>住</w:t>
            </w:r>
            <w:r>
              <w:rPr>
                <w:rFonts w:hint="eastAsia" w:eastAsia="宋体"/>
                <w:szCs w:val="21"/>
                <w:highlight w:val="none"/>
                <w:lang w:val="en-US" w:eastAsia="zh-CN"/>
              </w:rPr>
              <w:t xml:space="preserve">  </w:t>
            </w:r>
            <w:r>
              <w:rPr>
                <w:rFonts w:hint="eastAsia" w:eastAsia="宋体"/>
                <w:szCs w:val="21"/>
                <w:highlight w:val="none"/>
                <w:lang w:eastAsia="zh-CN"/>
              </w:rPr>
              <w:t>所</w:t>
            </w:r>
          </w:p>
        </w:tc>
        <w:tc>
          <w:tcPr>
            <w:tcW w:w="2412" w:type="dxa"/>
            <w:tcBorders>
              <w:top w:val="single" w:color="auto" w:sz="2" w:space="0"/>
              <w:left w:val="single" w:color="auto" w:sz="2" w:space="0"/>
              <w:bottom w:val="single" w:color="auto" w:sz="2" w:space="0"/>
              <w:right w:val="single" w:color="auto" w:sz="2" w:space="0"/>
            </w:tcBorders>
            <w:vAlign w:val="center"/>
          </w:tcPr>
          <w:p w14:paraId="70D7A5B1">
            <w:pPr>
              <w:adjustRightInd w:val="0"/>
              <w:snapToGrid w:val="0"/>
              <w:spacing w:line="300" w:lineRule="exact"/>
              <w:jc w:val="center"/>
              <w:rPr>
                <w:rFonts w:eastAsia="宋体"/>
                <w:szCs w:val="21"/>
                <w:highlight w:val="none"/>
              </w:rPr>
            </w:pPr>
          </w:p>
        </w:tc>
        <w:tc>
          <w:tcPr>
            <w:tcW w:w="1979" w:type="dxa"/>
            <w:tcBorders>
              <w:top w:val="single" w:color="auto" w:sz="2" w:space="0"/>
              <w:left w:val="single" w:color="auto" w:sz="2" w:space="0"/>
              <w:bottom w:val="single" w:color="auto" w:sz="2" w:space="0"/>
              <w:right w:val="single" w:color="auto" w:sz="2" w:space="0"/>
            </w:tcBorders>
            <w:vAlign w:val="center"/>
          </w:tcPr>
          <w:p w14:paraId="146E28A5">
            <w:pPr>
              <w:adjustRightInd w:val="0"/>
              <w:snapToGrid w:val="0"/>
              <w:spacing w:line="300" w:lineRule="exact"/>
              <w:jc w:val="center"/>
              <w:rPr>
                <w:rFonts w:hint="eastAsia" w:eastAsia="宋体"/>
                <w:szCs w:val="21"/>
                <w:highlight w:val="none"/>
                <w:lang w:eastAsia="zh-CN"/>
              </w:rPr>
            </w:pPr>
            <w:r>
              <w:rPr>
                <w:rFonts w:hint="eastAsia" w:eastAsia="宋体"/>
                <w:szCs w:val="21"/>
                <w:highlight w:val="none"/>
                <w:lang w:eastAsia="zh-CN"/>
              </w:rPr>
              <w:t>住</w:t>
            </w:r>
            <w:r>
              <w:rPr>
                <w:rFonts w:hint="eastAsia" w:eastAsia="宋体"/>
                <w:szCs w:val="21"/>
                <w:highlight w:val="none"/>
                <w:lang w:val="en-US" w:eastAsia="zh-CN"/>
              </w:rPr>
              <w:t xml:space="preserve">  </w:t>
            </w:r>
            <w:r>
              <w:rPr>
                <w:rFonts w:hint="eastAsia" w:eastAsia="宋体"/>
                <w:szCs w:val="21"/>
                <w:highlight w:val="none"/>
                <w:lang w:eastAsia="zh-CN"/>
              </w:rPr>
              <w:t>所</w:t>
            </w:r>
          </w:p>
        </w:tc>
        <w:tc>
          <w:tcPr>
            <w:tcW w:w="2116" w:type="dxa"/>
            <w:tcBorders>
              <w:top w:val="single" w:color="auto" w:sz="2" w:space="0"/>
              <w:left w:val="single" w:color="auto" w:sz="2" w:space="0"/>
              <w:bottom w:val="single" w:color="auto" w:sz="2" w:space="0"/>
            </w:tcBorders>
            <w:vAlign w:val="center"/>
          </w:tcPr>
          <w:p w14:paraId="4A1B882E">
            <w:pPr>
              <w:adjustRightInd w:val="0"/>
              <w:snapToGrid w:val="0"/>
              <w:spacing w:line="300" w:lineRule="exact"/>
              <w:jc w:val="center"/>
              <w:rPr>
                <w:rFonts w:eastAsia="宋体"/>
                <w:spacing w:val="20"/>
                <w:szCs w:val="21"/>
                <w:highlight w:val="none"/>
              </w:rPr>
            </w:pPr>
          </w:p>
        </w:tc>
      </w:tr>
      <w:tr w14:paraId="02976C7B">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891" w:type="dxa"/>
            <w:tcBorders>
              <w:top w:val="single" w:color="auto" w:sz="2" w:space="0"/>
              <w:bottom w:val="single" w:color="auto" w:sz="2" w:space="0"/>
              <w:right w:val="single" w:color="auto" w:sz="2" w:space="0"/>
            </w:tcBorders>
            <w:vAlign w:val="center"/>
          </w:tcPr>
          <w:p w14:paraId="438E8EA8">
            <w:pPr>
              <w:adjustRightInd w:val="0"/>
              <w:snapToGrid w:val="0"/>
              <w:spacing w:line="300" w:lineRule="exact"/>
              <w:jc w:val="center"/>
              <w:rPr>
                <w:rFonts w:eastAsia="宋体"/>
                <w:szCs w:val="21"/>
                <w:highlight w:val="none"/>
              </w:rPr>
            </w:pPr>
            <w:r>
              <w:rPr>
                <w:rFonts w:eastAsia="宋体"/>
                <w:szCs w:val="21"/>
                <w:highlight w:val="none"/>
              </w:rPr>
              <w:t>联 系 人</w:t>
            </w:r>
          </w:p>
        </w:tc>
        <w:tc>
          <w:tcPr>
            <w:tcW w:w="2412" w:type="dxa"/>
            <w:tcBorders>
              <w:top w:val="single" w:color="auto" w:sz="2" w:space="0"/>
              <w:left w:val="single" w:color="auto" w:sz="2" w:space="0"/>
              <w:bottom w:val="single" w:color="auto" w:sz="2" w:space="0"/>
              <w:right w:val="single" w:color="auto" w:sz="2" w:space="0"/>
            </w:tcBorders>
            <w:vAlign w:val="center"/>
          </w:tcPr>
          <w:p w14:paraId="5BA75813">
            <w:pPr>
              <w:adjustRightInd w:val="0"/>
              <w:snapToGrid w:val="0"/>
              <w:spacing w:line="300" w:lineRule="exact"/>
              <w:jc w:val="center"/>
              <w:rPr>
                <w:rFonts w:eastAsia="宋体"/>
                <w:szCs w:val="21"/>
                <w:highlight w:val="none"/>
              </w:rPr>
            </w:pPr>
          </w:p>
        </w:tc>
        <w:tc>
          <w:tcPr>
            <w:tcW w:w="1979" w:type="dxa"/>
            <w:tcBorders>
              <w:top w:val="single" w:color="auto" w:sz="2" w:space="0"/>
              <w:left w:val="single" w:color="auto" w:sz="2" w:space="0"/>
              <w:bottom w:val="single" w:color="auto" w:sz="2" w:space="0"/>
              <w:right w:val="single" w:color="auto" w:sz="2" w:space="0"/>
            </w:tcBorders>
            <w:vAlign w:val="center"/>
          </w:tcPr>
          <w:p w14:paraId="13837D87">
            <w:pPr>
              <w:adjustRightInd w:val="0"/>
              <w:snapToGrid w:val="0"/>
              <w:spacing w:line="300" w:lineRule="exact"/>
              <w:jc w:val="center"/>
              <w:rPr>
                <w:rFonts w:eastAsia="宋体"/>
                <w:szCs w:val="21"/>
                <w:highlight w:val="none"/>
              </w:rPr>
            </w:pPr>
            <w:r>
              <w:rPr>
                <w:rFonts w:eastAsia="宋体"/>
                <w:szCs w:val="21"/>
                <w:highlight w:val="none"/>
              </w:rPr>
              <w:t>联 系 人</w:t>
            </w:r>
          </w:p>
        </w:tc>
        <w:tc>
          <w:tcPr>
            <w:tcW w:w="2116" w:type="dxa"/>
            <w:tcBorders>
              <w:top w:val="single" w:color="auto" w:sz="2" w:space="0"/>
              <w:left w:val="single" w:color="auto" w:sz="2" w:space="0"/>
              <w:bottom w:val="single" w:color="auto" w:sz="2" w:space="0"/>
            </w:tcBorders>
            <w:vAlign w:val="center"/>
          </w:tcPr>
          <w:p w14:paraId="4256A1EE">
            <w:pPr>
              <w:adjustRightInd w:val="0"/>
              <w:snapToGrid w:val="0"/>
              <w:spacing w:line="300" w:lineRule="exact"/>
              <w:jc w:val="center"/>
              <w:rPr>
                <w:rFonts w:eastAsia="宋体"/>
                <w:spacing w:val="20"/>
                <w:szCs w:val="21"/>
                <w:highlight w:val="none"/>
              </w:rPr>
            </w:pPr>
          </w:p>
        </w:tc>
      </w:tr>
      <w:tr w14:paraId="5C22459C">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891" w:type="dxa"/>
            <w:tcBorders>
              <w:top w:val="single" w:color="auto" w:sz="2" w:space="0"/>
              <w:bottom w:val="single" w:color="auto" w:sz="2" w:space="0"/>
              <w:right w:val="single" w:color="auto" w:sz="2" w:space="0"/>
            </w:tcBorders>
            <w:vAlign w:val="center"/>
          </w:tcPr>
          <w:p w14:paraId="64CBEF29">
            <w:pPr>
              <w:adjustRightInd w:val="0"/>
              <w:snapToGrid w:val="0"/>
              <w:spacing w:line="300" w:lineRule="exact"/>
              <w:jc w:val="center"/>
              <w:rPr>
                <w:rFonts w:eastAsia="宋体"/>
                <w:szCs w:val="21"/>
                <w:highlight w:val="none"/>
              </w:rPr>
            </w:pPr>
            <w:r>
              <w:rPr>
                <w:rFonts w:eastAsia="宋体"/>
                <w:szCs w:val="21"/>
                <w:highlight w:val="none"/>
              </w:rPr>
              <w:t>联系电话</w:t>
            </w:r>
          </w:p>
        </w:tc>
        <w:tc>
          <w:tcPr>
            <w:tcW w:w="2412" w:type="dxa"/>
            <w:tcBorders>
              <w:top w:val="single" w:color="auto" w:sz="2" w:space="0"/>
              <w:left w:val="single" w:color="auto" w:sz="2" w:space="0"/>
              <w:bottom w:val="single" w:color="auto" w:sz="2" w:space="0"/>
              <w:right w:val="single" w:color="auto" w:sz="2" w:space="0"/>
            </w:tcBorders>
            <w:vAlign w:val="center"/>
          </w:tcPr>
          <w:p w14:paraId="5B2A676D">
            <w:pPr>
              <w:adjustRightInd w:val="0"/>
              <w:snapToGrid w:val="0"/>
              <w:spacing w:line="300" w:lineRule="exact"/>
              <w:jc w:val="center"/>
              <w:rPr>
                <w:rFonts w:eastAsia="宋体"/>
                <w:szCs w:val="21"/>
                <w:highlight w:val="none"/>
              </w:rPr>
            </w:pPr>
          </w:p>
        </w:tc>
        <w:tc>
          <w:tcPr>
            <w:tcW w:w="1979" w:type="dxa"/>
            <w:tcBorders>
              <w:top w:val="single" w:color="auto" w:sz="2" w:space="0"/>
              <w:left w:val="single" w:color="auto" w:sz="2" w:space="0"/>
              <w:bottom w:val="single" w:color="auto" w:sz="2" w:space="0"/>
              <w:right w:val="single" w:color="auto" w:sz="2" w:space="0"/>
            </w:tcBorders>
            <w:vAlign w:val="center"/>
          </w:tcPr>
          <w:p w14:paraId="5B277ECE">
            <w:pPr>
              <w:adjustRightInd w:val="0"/>
              <w:snapToGrid w:val="0"/>
              <w:spacing w:line="300" w:lineRule="exact"/>
              <w:jc w:val="center"/>
              <w:rPr>
                <w:rFonts w:eastAsia="宋体"/>
                <w:szCs w:val="21"/>
                <w:highlight w:val="none"/>
              </w:rPr>
            </w:pPr>
            <w:r>
              <w:rPr>
                <w:rFonts w:eastAsia="宋体"/>
                <w:szCs w:val="21"/>
                <w:highlight w:val="none"/>
              </w:rPr>
              <w:t>联系电话</w:t>
            </w:r>
          </w:p>
        </w:tc>
        <w:tc>
          <w:tcPr>
            <w:tcW w:w="2116" w:type="dxa"/>
            <w:tcBorders>
              <w:top w:val="single" w:color="auto" w:sz="2" w:space="0"/>
              <w:left w:val="single" w:color="auto" w:sz="2" w:space="0"/>
              <w:bottom w:val="single" w:color="auto" w:sz="2" w:space="0"/>
            </w:tcBorders>
            <w:vAlign w:val="center"/>
          </w:tcPr>
          <w:p w14:paraId="65E3BA2C">
            <w:pPr>
              <w:adjustRightInd w:val="0"/>
              <w:snapToGrid w:val="0"/>
              <w:spacing w:line="300" w:lineRule="exact"/>
              <w:jc w:val="center"/>
              <w:rPr>
                <w:rFonts w:eastAsia="宋体"/>
                <w:spacing w:val="20"/>
                <w:szCs w:val="21"/>
                <w:highlight w:val="none"/>
              </w:rPr>
            </w:pPr>
          </w:p>
        </w:tc>
      </w:tr>
      <w:tr w14:paraId="5D1D79F3">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891" w:type="dxa"/>
            <w:tcBorders>
              <w:top w:val="single" w:color="auto" w:sz="2" w:space="0"/>
              <w:bottom w:val="single" w:color="auto" w:sz="2" w:space="0"/>
              <w:right w:val="single" w:color="auto" w:sz="2" w:space="0"/>
            </w:tcBorders>
            <w:vAlign w:val="center"/>
          </w:tcPr>
          <w:p w14:paraId="18805D51">
            <w:pPr>
              <w:adjustRightInd w:val="0"/>
              <w:snapToGrid w:val="0"/>
              <w:spacing w:line="300" w:lineRule="exact"/>
              <w:jc w:val="center"/>
              <w:rPr>
                <w:rFonts w:hint="eastAsia" w:eastAsia="宋体"/>
                <w:szCs w:val="21"/>
                <w:highlight w:val="none"/>
                <w:lang w:eastAsia="zh-CN"/>
              </w:rPr>
            </w:pPr>
            <w:r>
              <w:rPr>
                <w:rFonts w:hint="eastAsia" w:eastAsia="宋体"/>
                <w:szCs w:val="21"/>
                <w:highlight w:val="none"/>
                <w:lang w:eastAsia="zh-CN"/>
              </w:rPr>
              <w:t>通信地址</w:t>
            </w:r>
          </w:p>
        </w:tc>
        <w:tc>
          <w:tcPr>
            <w:tcW w:w="2412" w:type="dxa"/>
            <w:tcBorders>
              <w:top w:val="single" w:color="auto" w:sz="2" w:space="0"/>
              <w:left w:val="single" w:color="auto" w:sz="2" w:space="0"/>
              <w:bottom w:val="single" w:color="auto" w:sz="2" w:space="0"/>
              <w:right w:val="single" w:color="auto" w:sz="2" w:space="0"/>
            </w:tcBorders>
            <w:vAlign w:val="center"/>
          </w:tcPr>
          <w:p w14:paraId="128A4966">
            <w:pPr>
              <w:adjustRightInd w:val="0"/>
              <w:snapToGrid w:val="0"/>
              <w:spacing w:line="300" w:lineRule="exact"/>
              <w:jc w:val="center"/>
              <w:rPr>
                <w:rFonts w:eastAsia="宋体"/>
                <w:szCs w:val="21"/>
                <w:highlight w:val="none"/>
              </w:rPr>
            </w:pPr>
          </w:p>
        </w:tc>
        <w:tc>
          <w:tcPr>
            <w:tcW w:w="1979" w:type="dxa"/>
            <w:tcBorders>
              <w:top w:val="single" w:color="auto" w:sz="2" w:space="0"/>
              <w:left w:val="single" w:color="auto" w:sz="2" w:space="0"/>
              <w:bottom w:val="single" w:color="auto" w:sz="2" w:space="0"/>
              <w:right w:val="single" w:color="auto" w:sz="2" w:space="0"/>
            </w:tcBorders>
            <w:vAlign w:val="center"/>
          </w:tcPr>
          <w:p w14:paraId="2B942213">
            <w:pPr>
              <w:adjustRightInd w:val="0"/>
              <w:snapToGrid w:val="0"/>
              <w:spacing w:line="300" w:lineRule="exact"/>
              <w:jc w:val="center"/>
              <w:rPr>
                <w:rFonts w:eastAsia="宋体"/>
                <w:szCs w:val="21"/>
                <w:highlight w:val="none"/>
              </w:rPr>
            </w:pPr>
            <w:r>
              <w:rPr>
                <w:rFonts w:hint="eastAsia" w:eastAsia="宋体"/>
                <w:szCs w:val="21"/>
                <w:highlight w:val="none"/>
                <w:lang w:eastAsia="zh-CN"/>
              </w:rPr>
              <w:t>通信地址</w:t>
            </w:r>
          </w:p>
        </w:tc>
        <w:tc>
          <w:tcPr>
            <w:tcW w:w="2116" w:type="dxa"/>
            <w:tcBorders>
              <w:top w:val="single" w:color="auto" w:sz="2" w:space="0"/>
              <w:left w:val="single" w:color="auto" w:sz="2" w:space="0"/>
              <w:bottom w:val="single" w:color="auto" w:sz="2" w:space="0"/>
            </w:tcBorders>
            <w:vAlign w:val="center"/>
          </w:tcPr>
          <w:p w14:paraId="3784FF3C">
            <w:pPr>
              <w:adjustRightInd w:val="0"/>
              <w:snapToGrid w:val="0"/>
              <w:spacing w:line="300" w:lineRule="exact"/>
              <w:jc w:val="center"/>
              <w:rPr>
                <w:rFonts w:eastAsia="宋体"/>
                <w:spacing w:val="20"/>
                <w:szCs w:val="21"/>
                <w:highlight w:val="none"/>
              </w:rPr>
            </w:pPr>
          </w:p>
        </w:tc>
      </w:tr>
      <w:tr w14:paraId="3AD3C5AB">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891" w:type="dxa"/>
            <w:tcBorders>
              <w:top w:val="single" w:color="auto" w:sz="2" w:space="0"/>
              <w:bottom w:val="single" w:color="auto" w:sz="2" w:space="0"/>
              <w:right w:val="single" w:color="auto" w:sz="2" w:space="0"/>
            </w:tcBorders>
            <w:vAlign w:val="center"/>
          </w:tcPr>
          <w:p w14:paraId="191FC5C4">
            <w:pPr>
              <w:adjustRightInd w:val="0"/>
              <w:snapToGrid w:val="0"/>
              <w:spacing w:line="300" w:lineRule="exact"/>
              <w:jc w:val="center"/>
              <w:rPr>
                <w:rFonts w:eastAsia="宋体"/>
                <w:szCs w:val="21"/>
                <w:highlight w:val="none"/>
              </w:rPr>
            </w:pPr>
            <w:r>
              <w:rPr>
                <w:rFonts w:eastAsia="宋体"/>
                <w:szCs w:val="21"/>
                <w:highlight w:val="none"/>
              </w:rPr>
              <w:t>邮政编码</w:t>
            </w:r>
          </w:p>
        </w:tc>
        <w:tc>
          <w:tcPr>
            <w:tcW w:w="2412" w:type="dxa"/>
            <w:tcBorders>
              <w:top w:val="single" w:color="auto" w:sz="2" w:space="0"/>
              <w:left w:val="single" w:color="auto" w:sz="2" w:space="0"/>
              <w:bottom w:val="single" w:color="auto" w:sz="2" w:space="0"/>
              <w:right w:val="single" w:color="auto" w:sz="2" w:space="0"/>
            </w:tcBorders>
            <w:vAlign w:val="center"/>
          </w:tcPr>
          <w:p w14:paraId="09491746">
            <w:pPr>
              <w:adjustRightInd w:val="0"/>
              <w:snapToGrid w:val="0"/>
              <w:spacing w:line="300" w:lineRule="exact"/>
              <w:jc w:val="center"/>
              <w:rPr>
                <w:rFonts w:eastAsia="宋体"/>
                <w:szCs w:val="21"/>
                <w:highlight w:val="none"/>
              </w:rPr>
            </w:pPr>
          </w:p>
        </w:tc>
        <w:tc>
          <w:tcPr>
            <w:tcW w:w="1979" w:type="dxa"/>
            <w:tcBorders>
              <w:top w:val="single" w:color="auto" w:sz="2" w:space="0"/>
              <w:left w:val="single" w:color="auto" w:sz="2" w:space="0"/>
              <w:bottom w:val="single" w:color="auto" w:sz="2" w:space="0"/>
              <w:right w:val="single" w:color="auto" w:sz="2" w:space="0"/>
            </w:tcBorders>
            <w:vAlign w:val="center"/>
          </w:tcPr>
          <w:p w14:paraId="6E6EEFEC">
            <w:pPr>
              <w:adjustRightInd w:val="0"/>
              <w:snapToGrid w:val="0"/>
              <w:spacing w:line="300" w:lineRule="exact"/>
              <w:jc w:val="center"/>
              <w:rPr>
                <w:rFonts w:eastAsia="宋体"/>
                <w:szCs w:val="21"/>
                <w:highlight w:val="none"/>
              </w:rPr>
            </w:pPr>
            <w:r>
              <w:rPr>
                <w:rFonts w:eastAsia="宋体"/>
                <w:szCs w:val="21"/>
                <w:highlight w:val="none"/>
              </w:rPr>
              <w:t>邮政编码</w:t>
            </w:r>
          </w:p>
        </w:tc>
        <w:tc>
          <w:tcPr>
            <w:tcW w:w="2116" w:type="dxa"/>
            <w:tcBorders>
              <w:top w:val="single" w:color="auto" w:sz="2" w:space="0"/>
              <w:left w:val="single" w:color="auto" w:sz="2" w:space="0"/>
              <w:bottom w:val="single" w:color="auto" w:sz="2" w:space="0"/>
            </w:tcBorders>
            <w:vAlign w:val="center"/>
          </w:tcPr>
          <w:p w14:paraId="5C5F698C">
            <w:pPr>
              <w:adjustRightInd w:val="0"/>
              <w:snapToGrid w:val="0"/>
              <w:spacing w:line="300" w:lineRule="exact"/>
              <w:jc w:val="center"/>
              <w:rPr>
                <w:rFonts w:eastAsia="宋体"/>
                <w:spacing w:val="20"/>
                <w:szCs w:val="21"/>
                <w:highlight w:val="none"/>
              </w:rPr>
            </w:pPr>
          </w:p>
        </w:tc>
      </w:tr>
      <w:tr w14:paraId="363DE09F">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891" w:type="dxa"/>
            <w:tcBorders>
              <w:top w:val="single" w:color="auto" w:sz="2" w:space="0"/>
              <w:bottom w:val="single" w:color="auto" w:sz="2" w:space="0"/>
              <w:right w:val="single" w:color="auto" w:sz="2" w:space="0"/>
            </w:tcBorders>
            <w:vAlign w:val="center"/>
          </w:tcPr>
          <w:p w14:paraId="2D08B9E8">
            <w:pPr>
              <w:adjustRightInd w:val="0"/>
              <w:snapToGrid w:val="0"/>
              <w:spacing w:line="300" w:lineRule="exact"/>
              <w:jc w:val="center"/>
              <w:rPr>
                <w:rFonts w:eastAsia="宋体"/>
                <w:szCs w:val="21"/>
                <w:highlight w:val="none"/>
              </w:rPr>
            </w:pPr>
            <w:r>
              <w:rPr>
                <w:rFonts w:hint="eastAsia" w:eastAsia="宋体"/>
                <w:szCs w:val="21"/>
                <w:highlight w:val="none"/>
              </w:rPr>
              <w:t>电子邮箱</w:t>
            </w:r>
          </w:p>
        </w:tc>
        <w:tc>
          <w:tcPr>
            <w:tcW w:w="2412" w:type="dxa"/>
            <w:tcBorders>
              <w:top w:val="single" w:color="auto" w:sz="2" w:space="0"/>
              <w:left w:val="single" w:color="auto" w:sz="2" w:space="0"/>
              <w:bottom w:val="single" w:color="auto" w:sz="2" w:space="0"/>
              <w:right w:val="single" w:color="auto" w:sz="2" w:space="0"/>
            </w:tcBorders>
            <w:vAlign w:val="center"/>
          </w:tcPr>
          <w:p w14:paraId="44166651">
            <w:pPr>
              <w:adjustRightInd w:val="0"/>
              <w:snapToGrid w:val="0"/>
              <w:spacing w:line="300" w:lineRule="exact"/>
              <w:jc w:val="center"/>
              <w:rPr>
                <w:rFonts w:eastAsia="宋体"/>
                <w:szCs w:val="21"/>
                <w:highlight w:val="none"/>
              </w:rPr>
            </w:pPr>
          </w:p>
        </w:tc>
        <w:tc>
          <w:tcPr>
            <w:tcW w:w="1979" w:type="dxa"/>
            <w:tcBorders>
              <w:top w:val="single" w:color="auto" w:sz="2" w:space="0"/>
              <w:left w:val="single" w:color="auto" w:sz="2" w:space="0"/>
              <w:bottom w:val="single" w:color="auto" w:sz="2" w:space="0"/>
              <w:right w:val="single" w:color="auto" w:sz="2" w:space="0"/>
            </w:tcBorders>
            <w:vAlign w:val="center"/>
          </w:tcPr>
          <w:p w14:paraId="2A92187C">
            <w:pPr>
              <w:adjustRightInd w:val="0"/>
              <w:snapToGrid w:val="0"/>
              <w:spacing w:line="300" w:lineRule="exact"/>
              <w:jc w:val="center"/>
              <w:rPr>
                <w:rFonts w:eastAsia="宋体"/>
                <w:szCs w:val="21"/>
                <w:highlight w:val="none"/>
              </w:rPr>
            </w:pPr>
            <w:r>
              <w:rPr>
                <w:rFonts w:hint="eastAsia" w:eastAsia="宋体"/>
                <w:szCs w:val="21"/>
                <w:highlight w:val="none"/>
              </w:rPr>
              <w:t>电子邮箱</w:t>
            </w:r>
          </w:p>
        </w:tc>
        <w:tc>
          <w:tcPr>
            <w:tcW w:w="2116" w:type="dxa"/>
            <w:tcBorders>
              <w:top w:val="single" w:color="auto" w:sz="2" w:space="0"/>
              <w:left w:val="single" w:color="auto" w:sz="2" w:space="0"/>
              <w:bottom w:val="single" w:color="auto" w:sz="2" w:space="0"/>
            </w:tcBorders>
            <w:vAlign w:val="center"/>
          </w:tcPr>
          <w:p w14:paraId="7F620C6F">
            <w:pPr>
              <w:adjustRightInd w:val="0"/>
              <w:snapToGrid w:val="0"/>
              <w:spacing w:line="300" w:lineRule="exact"/>
              <w:jc w:val="center"/>
              <w:rPr>
                <w:rFonts w:eastAsia="宋体"/>
                <w:spacing w:val="20"/>
                <w:szCs w:val="21"/>
                <w:highlight w:val="none"/>
              </w:rPr>
            </w:pPr>
          </w:p>
        </w:tc>
      </w:tr>
      <w:tr w14:paraId="374704A0">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891" w:type="dxa"/>
            <w:tcBorders>
              <w:top w:val="single" w:color="auto" w:sz="2" w:space="0"/>
              <w:bottom w:val="single" w:color="auto" w:sz="2" w:space="0"/>
              <w:right w:val="single" w:color="auto" w:sz="2" w:space="0"/>
            </w:tcBorders>
            <w:vAlign w:val="center"/>
          </w:tcPr>
          <w:p w14:paraId="099667BA">
            <w:pPr>
              <w:adjustRightInd w:val="0"/>
              <w:snapToGrid w:val="0"/>
              <w:spacing w:line="300" w:lineRule="exact"/>
              <w:jc w:val="center"/>
              <w:rPr>
                <w:rFonts w:eastAsia="宋体"/>
                <w:szCs w:val="21"/>
                <w:highlight w:val="none"/>
              </w:rPr>
            </w:pPr>
            <w:r>
              <w:rPr>
                <w:rFonts w:hint="eastAsia" w:eastAsia="宋体"/>
                <w:szCs w:val="21"/>
                <w:highlight w:val="none"/>
              </w:rPr>
              <w:t>统一社会信用代码</w:t>
            </w:r>
          </w:p>
        </w:tc>
        <w:tc>
          <w:tcPr>
            <w:tcW w:w="2412" w:type="dxa"/>
            <w:tcBorders>
              <w:top w:val="single" w:color="auto" w:sz="2" w:space="0"/>
              <w:left w:val="single" w:color="auto" w:sz="2" w:space="0"/>
              <w:bottom w:val="single" w:color="auto" w:sz="2" w:space="0"/>
              <w:right w:val="single" w:color="auto" w:sz="2" w:space="0"/>
            </w:tcBorders>
            <w:vAlign w:val="center"/>
          </w:tcPr>
          <w:p w14:paraId="158FD4C6">
            <w:pPr>
              <w:adjustRightInd w:val="0"/>
              <w:snapToGrid w:val="0"/>
              <w:spacing w:line="300" w:lineRule="exact"/>
              <w:jc w:val="center"/>
              <w:rPr>
                <w:rFonts w:eastAsia="宋体"/>
                <w:szCs w:val="21"/>
                <w:highlight w:val="none"/>
              </w:rPr>
            </w:pPr>
          </w:p>
        </w:tc>
        <w:tc>
          <w:tcPr>
            <w:tcW w:w="1979" w:type="dxa"/>
            <w:tcBorders>
              <w:top w:val="single" w:color="auto" w:sz="2" w:space="0"/>
              <w:left w:val="single" w:color="auto" w:sz="2" w:space="0"/>
              <w:bottom w:val="single" w:color="auto" w:sz="2" w:space="0"/>
              <w:right w:val="single" w:color="auto" w:sz="2" w:space="0"/>
            </w:tcBorders>
            <w:vAlign w:val="center"/>
          </w:tcPr>
          <w:p w14:paraId="6130C306">
            <w:pPr>
              <w:adjustRightInd w:val="0"/>
              <w:snapToGrid w:val="0"/>
              <w:spacing w:line="300" w:lineRule="exact"/>
              <w:jc w:val="center"/>
              <w:rPr>
                <w:rFonts w:eastAsia="宋体"/>
                <w:szCs w:val="21"/>
                <w:highlight w:val="none"/>
              </w:rPr>
            </w:pPr>
            <w:r>
              <w:rPr>
                <w:rFonts w:hint="eastAsia" w:eastAsia="宋体"/>
                <w:szCs w:val="21"/>
                <w:highlight w:val="none"/>
              </w:rPr>
              <w:t>统一社会信用代码</w:t>
            </w:r>
          </w:p>
        </w:tc>
        <w:tc>
          <w:tcPr>
            <w:tcW w:w="2116" w:type="dxa"/>
            <w:tcBorders>
              <w:top w:val="single" w:color="auto" w:sz="2" w:space="0"/>
              <w:left w:val="single" w:color="auto" w:sz="2" w:space="0"/>
              <w:bottom w:val="single" w:color="auto" w:sz="2" w:space="0"/>
            </w:tcBorders>
            <w:vAlign w:val="center"/>
          </w:tcPr>
          <w:p w14:paraId="3CA0AEB7">
            <w:pPr>
              <w:adjustRightInd w:val="0"/>
              <w:snapToGrid w:val="0"/>
              <w:spacing w:line="300" w:lineRule="exact"/>
              <w:jc w:val="center"/>
              <w:rPr>
                <w:rFonts w:eastAsia="宋体"/>
                <w:spacing w:val="20"/>
                <w:szCs w:val="21"/>
                <w:highlight w:val="none"/>
              </w:rPr>
            </w:pPr>
          </w:p>
        </w:tc>
      </w:tr>
      <w:tr w14:paraId="2287F899">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891" w:type="dxa"/>
            <w:tcBorders>
              <w:top w:val="single" w:color="auto" w:sz="2" w:space="0"/>
              <w:bottom w:val="single" w:color="auto" w:sz="2" w:space="0"/>
              <w:right w:val="single" w:color="auto" w:sz="2" w:space="0"/>
            </w:tcBorders>
            <w:vAlign w:val="center"/>
          </w:tcPr>
          <w:p w14:paraId="094CC5B3">
            <w:pPr>
              <w:adjustRightInd w:val="0"/>
              <w:snapToGrid w:val="0"/>
              <w:spacing w:line="300" w:lineRule="exact"/>
              <w:jc w:val="center"/>
              <w:rPr>
                <w:rFonts w:eastAsia="宋体"/>
                <w:szCs w:val="21"/>
                <w:highlight w:val="none"/>
              </w:rPr>
            </w:pPr>
          </w:p>
        </w:tc>
        <w:tc>
          <w:tcPr>
            <w:tcW w:w="2412" w:type="dxa"/>
            <w:tcBorders>
              <w:top w:val="single" w:color="auto" w:sz="2" w:space="0"/>
              <w:left w:val="single" w:color="auto" w:sz="2" w:space="0"/>
              <w:bottom w:val="single" w:color="auto" w:sz="2" w:space="0"/>
              <w:right w:val="single" w:color="auto" w:sz="2" w:space="0"/>
            </w:tcBorders>
            <w:vAlign w:val="center"/>
          </w:tcPr>
          <w:p w14:paraId="2F4D0FD8">
            <w:pPr>
              <w:adjustRightInd w:val="0"/>
              <w:snapToGrid w:val="0"/>
              <w:spacing w:line="300" w:lineRule="exact"/>
              <w:jc w:val="center"/>
              <w:rPr>
                <w:rFonts w:eastAsia="宋体"/>
                <w:szCs w:val="21"/>
                <w:highlight w:val="none"/>
              </w:rPr>
            </w:pPr>
          </w:p>
        </w:tc>
        <w:tc>
          <w:tcPr>
            <w:tcW w:w="1979" w:type="dxa"/>
            <w:tcBorders>
              <w:top w:val="single" w:color="auto" w:sz="2" w:space="0"/>
              <w:left w:val="single" w:color="auto" w:sz="2" w:space="0"/>
              <w:bottom w:val="single" w:color="auto" w:sz="2" w:space="0"/>
              <w:right w:val="single" w:color="auto" w:sz="2" w:space="0"/>
            </w:tcBorders>
            <w:vAlign w:val="center"/>
          </w:tcPr>
          <w:p w14:paraId="1EC618CE">
            <w:pPr>
              <w:adjustRightInd w:val="0"/>
              <w:snapToGrid w:val="0"/>
              <w:spacing w:line="300" w:lineRule="exact"/>
              <w:jc w:val="center"/>
              <w:rPr>
                <w:rFonts w:eastAsia="宋体"/>
                <w:szCs w:val="21"/>
                <w:highlight w:val="none"/>
              </w:rPr>
            </w:pPr>
            <w:r>
              <w:rPr>
                <w:rFonts w:eastAsia="宋体"/>
                <w:szCs w:val="21"/>
                <w:highlight w:val="none"/>
              </w:rPr>
              <w:t>开户名称</w:t>
            </w:r>
          </w:p>
        </w:tc>
        <w:tc>
          <w:tcPr>
            <w:tcW w:w="2116" w:type="dxa"/>
            <w:tcBorders>
              <w:top w:val="single" w:color="auto" w:sz="2" w:space="0"/>
              <w:left w:val="single" w:color="auto" w:sz="2" w:space="0"/>
              <w:bottom w:val="single" w:color="auto" w:sz="2" w:space="0"/>
            </w:tcBorders>
            <w:vAlign w:val="center"/>
          </w:tcPr>
          <w:p w14:paraId="6C7955FF">
            <w:pPr>
              <w:adjustRightInd w:val="0"/>
              <w:snapToGrid w:val="0"/>
              <w:spacing w:line="300" w:lineRule="exact"/>
              <w:jc w:val="center"/>
              <w:rPr>
                <w:rFonts w:eastAsia="宋体"/>
                <w:spacing w:val="20"/>
                <w:szCs w:val="21"/>
                <w:highlight w:val="none"/>
              </w:rPr>
            </w:pPr>
          </w:p>
        </w:tc>
      </w:tr>
      <w:tr w14:paraId="21E0F6CB">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891" w:type="dxa"/>
            <w:tcBorders>
              <w:top w:val="single" w:color="auto" w:sz="2" w:space="0"/>
              <w:bottom w:val="single" w:color="auto" w:sz="2" w:space="0"/>
              <w:right w:val="single" w:color="auto" w:sz="2" w:space="0"/>
            </w:tcBorders>
            <w:vAlign w:val="center"/>
          </w:tcPr>
          <w:p w14:paraId="3F2A4ECD">
            <w:pPr>
              <w:adjustRightInd w:val="0"/>
              <w:snapToGrid w:val="0"/>
              <w:spacing w:line="300" w:lineRule="exact"/>
              <w:jc w:val="center"/>
              <w:rPr>
                <w:rFonts w:eastAsia="宋体"/>
                <w:szCs w:val="21"/>
                <w:highlight w:val="none"/>
              </w:rPr>
            </w:pPr>
          </w:p>
        </w:tc>
        <w:tc>
          <w:tcPr>
            <w:tcW w:w="2412" w:type="dxa"/>
            <w:tcBorders>
              <w:top w:val="single" w:color="auto" w:sz="2" w:space="0"/>
              <w:left w:val="single" w:color="auto" w:sz="2" w:space="0"/>
              <w:bottom w:val="single" w:color="auto" w:sz="2" w:space="0"/>
              <w:right w:val="single" w:color="auto" w:sz="2" w:space="0"/>
            </w:tcBorders>
            <w:vAlign w:val="center"/>
          </w:tcPr>
          <w:p w14:paraId="70C9F24F">
            <w:pPr>
              <w:adjustRightInd w:val="0"/>
              <w:snapToGrid w:val="0"/>
              <w:spacing w:line="300" w:lineRule="exact"/>
              <w:jc w:val="center"/>
              <w:rPr>
                <w:rFonts w:eastAsia="宋体"/>
                <w:szCs w:val="21"/>
                <w:highlight w:val="none"/>
              </w:rPr>
            </w:pPr>
          </w:p>
        </w:tc>
        <w:tc>
          <w:tcPr>
            <w:tcW w:w="1979" w:type="dxa"/>
            <w:tcBorders>
              <w:top w:val="single" w:color="auto" w:sz="2" w:space="0"/>
              <w:left w:val="single" w:color="auto" w:sz="2" w:space="0"/>
              <w:bottom w:val="single" w:color="auto" w:sz="2" w:space="0"/>
              <w:right w:val="single" w:color="auto" w:sz="2" w:space="0"/>
            </w:tcBorders>
            <w:vAlign w:val="center"/>
          </w:tcPr>
          <w:p w14:paraId="0C5E5BEE">
            <w:pPr>
              <w:adjustRightInd w:val="0"/>
              <w:snapToGrid w:val="0"/>
              <w:spacing w:line="300" w:lineRule="exact"/>
              <w:jc w:val="center"/>
              <w:rPr>
                <w:rFonts w:eastAsia="宋体"/>
                <w:szCs w:val="21"/>
                <w:highlight w:val="none"/>
              </w:rPr>
            </w:pPr>
            <w:r>
              <w:rPr>
                <w:rFonts w:eastAsia="宋体"/>
                <w:szCs w:val="21"/>
                <w:highlight w:val="none"/>
              </w:rPr>
              <w:t>开户银行</w:t>
            </w:r>
          </w:p>
        </w:tc>
        <w:tc>
          <w:tcPr>
            <w:tcW w:w="2116" w:type="dxa"/>
            <w:tcBorders>
              <w:top w:val="single" w:color="auto" w:sz="2" w:space="0"/>
              <w:left w:val="single" w:color="auto" w:sz="2" w:space="0"/>
              <w:bottom w:val="single" w:color="auto" w:sz="2" w:space="0"/>
            </w:tcBorders>
            <w:vAlign w:val="center"/>
          </w:tcPr>
          <w:p w14:paraId="0D47DEA4">
            <w:pPr>
              <w:adjustRightInd w:val="0"/>
              <w:snapToGrid w:val="0"/>
              <w:spacing w:line="300" w:lineRule="exact"/>
              <w:jc w:val="center"/>
              <w:rPr>
                <w:rFonts w:eastAsia="宋体"/>
                <w:spacing w:val="20"/>
                <w:szCs w:val="21"/>
                <w:highlight w:val="none"/>
              </w:rPr>
            </w:pPr>
          </w:p>
        </w:tc>
      </w:tr>
      <w:tr w14:paraId="50B0C5D8">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891" w:type="dxa"/>
            <w:tcBorders>
              <w:top w:val="single" w:color="auto" w:sz="2" w:space="0"/>
              <w:bottom w:val="single" w:color="auto" w:sz="2" w:space="0"/>
              <w:right w:val="single" w:color="auto" w:sz="2" w:space="0"/>
            </w:tcBorders>
            <w:vAlign w:val="center"/>
          </w:tcPr>
          <w:p w14:paraId="2463543E">
            <w:pPr>
              <w:adjustRightInd w:val="0"/>
              <w:snapToGrid w:val="0"/>
              <w:spacing w:line="300" w:lineRule="exact"/>
              <w:jc w:val="center"/>
              <w:rPr>
                <w:rFonts w:eastAsia="宋体"/>
                <w:szCs w:val="21"/>
                <w:highlight w:val="none"/>
              </w:rPr>
            </w:pPr>
          </w:p>
        </w:tc>
        <w:tc>
          <w:tcPr>
            <w:tcW w:w="2412" w:type="dxa"/>
            <w:tcBorders>
              <w:top w:val="single" w:color="auto" w:sz="2" w:space="0"/>
              <w:left w:val="single" w:color="auto" w:sz="2" w:space="0"/>
              <w:bottom w:val="single" w:color="auto" w:sz="2" w:space="0"/>
              <w:right w:val="single" w:color="auto" w:sz="2" w:space="0"/>
            </w:tcBorders>
            <w:vAlign w:val="center"/>
          </w:tcPr>
          <w:p w14:paraId="3E2124A2">
            <w:pPr>
              <w:adjustRightInd w:val="0"/>
              <w:snapToGrid w:val="0"/>
              <w:spacing w:line="300" w:lineRule="exact"/>
              <w:jc w:val="center"/>
              <w:rPr>
                <w:rFonts w:eastAsia="宋体"/>
                <w:szCs w:val="21"/>
                <w:highlight w:val="none"/>
              </w:rPr>
            </w:pPr>
          </w:p>
        </w:tc>
        <w:tc>
          <w:tcPr>
            <w:tcW w:w="1979" w:type="dxa"/>
            <w:tcBorders>
              <w:top w:val="single" w:color="auto" w:sz="2" w:space="0"/>
              <w:left w:val="single" w:color="auto" w:sz="2" w:space="0"/>
              <w:bottom w:val="single" w:color="auto" w:sz="2" w:space="0"/>
              <w:right w:val="single" w:color="auto" w:sz="2" w:space="0"/>
            </w:tcBorders>
            <w:vAlign w:val="center"/>
          </w:tcPr>
          <w:p w14:paraId="32280D58">
            <w:pPr>
              <w:adjustRightInd w:val="0"/>
              <w:snapToGrid w:val="0"/>
              <w:spacing w:line="300" w:lineRule="exact"/>
              <w:jc w:val="center"/>
              <w:rPr>
                <w:rFonts w:eastAsia="宋体"/>
                <w:szCs w:val="21"/>
                <w:highlight w:val="none"/>
              </w:rPr>
            </w:pPr>
            <w:r>
              <w:rPr>
                <w:rFonts w:eastAsia="宋体"/>
                <w:szCs w:val="21"/>
                <w:highlight w:val="none"/>
              </w:rPr>
              <w:t>银行账号</w:t>
            </w:r>
          </w:p>
        </w:tc>
        <w:tc>
          <w:tcPr>
            <w:tcW w:w="2116" w:type="dxa"/>
            <w:tcBorders>
              <w:top w:val="single" w:color="auto" w:sz="2" w:space="0"/>
              <w:left w:val="single" w:color="auto" w:sz="2" w:space="0"/>
              <w:bottom w:val="single" w:color="auto" w:sz="2" w:space="0"/>
            </w:tcBorders>
            <w:vAlign w:val="center"/>
          </w:tcPr>
          <w:p w14:paraId="5CA279D9">
            <w:pPr>
              <w:adjustRightInd w:val="0"/>
              <w:snapToGrid w:val="0"/>
              <w:spacing w:line="300" w:lineRule="exact"/>
              <w:jc w:val="center"/>
              <w:rPr>
                <w:rFonts w:eastAsia="宋体"/>
                <w:spacing w:val="20"/>
                <w:szCs w:val="21"/>
                <w:highlight w:val="none"/>
              </w:rPr>
            </w:pPr>
          </w:p>
        </w:tc>
      </w:tr>
      <w:tr w14:paraId="39B97223">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586" w:hRule="atLeast"/>
        </w:trPr>
        <w:tc>
          <w:tcPr>
            <w:tcW w:w="8398" w:type="dxa"/>
            <w:gridSpan w:val="4"/>
            <w:tcBorders>
              <w:top w:val="single" w:color="auto" w:sz="2" w:space="0"/>
            </w:tcBorders>
            <w:vAlign w:val="center"/>
          </w:tcPr>
          <w:p w14:paraId="6F6564DD">
            <w:pPr>
              <w:widowControl w:val="0"/>
              <w:adjustRightInd w:val="0"/>
              <w:snapToGrid w:val="0"/>
              <w:spacing w:before="156" w:beforeLines="50" w:after="0" w:line="360" w:lineRule="auto"/>
              <w:ind w:left="0" w:leftChars="0"/>
              <w:jc w:val="left"/>
              <w:rPr>
                <w:rFonts w:ascii="Times New Roman" w:hAnsi="Times New Roman" w:eastAsia="宋体" w:cs="Times New Roman"/>
                <w:spacing w:val="20"/>
                <w:kern w:val="2"/>
                <w:sz w:val="21"/>
                <w:szCs w:val="21"/>
                <w:highlight w:val="none"/>
                <w:lang w:val="en-US" w:eastAsia="zh-CN" w:bidi="ar-SA"/>
              </w:rPr>
            </w:pPr>
            <w:r>
              <w:rPr>
                <w:rFonts w:hint="eastAsia" w:ascii="宋体" w:hAnsi="宋体" w:eastAsia="宋体" w:cs="Times New Roman"/>
                <w:kern w:val="2"/>
                <w:sz w:val="21"/>
                <w:szCs w:val="21"/>
                <w:highlight w:val="none"/>
                <w:lang w:val="en-US" w:eastAsia="zh-CN" w:bidi="ar-SA"/>
              </w:rPr>
              <w:t>注：涉及联合体或其他合同主体的信息应按上表格式加列。</w:t>
            </w:r>
          </w:p>
        </w:tc>
      </w:tr>
    </w:tbl>
    <w:p w14:paraId="1367D7C3">
      <w:pPr>
        <w:keepNext/>
        <w:keepLines/>
        <w:widowControl w:val="0"/>
        <w:adjustRightInd w:val="0"/>
        <w:snapToGrid w:val="0"/>
        <w:spacing w:before="156" w:beforeLines="50" w:line="360" w:lineRule="auto"/>
        <w:jc w:val="center"/>
        <w:outlineLvl w:val="1"/>
        <w:rPr>
          <w:rFonts w:ascii="黑体" w:hAnsi="黑体" w:eastAsia="黑体" w:cs="Times New Roman"/>
          <w:b/>
          <w:bCs/>
          <w:kern w:val="2"/>
          <w:sz w:val="28"/>
          <w:szCs w:val="28"/>
          <w:highlight w:val="none"/>
          <w:lang w:val="en-US" w:eastAsia="zh-CN" w:bidi="ar-SA"/>
        </w:rPr>
      </w:pPr>
      <w:r>
        <w:rPr>
          <w:rFonts w:ascii="宋体" w:hAnsi="宋体" w:eastAsia="宋体" w:cs="Times New Roman"/>
          <w:b/>
          <w:bCs/>
          <w:kern w:val="2"/>
          <w:sz w:val="21"/>
          <w:szCs w:val="21"/>
          <w:highlight w:val="none"/>
          <w:u w:val="single"/>
          <w:lang w:val="en-US" w:eastAsia="zh-CN" w:bidi="ar-SA"/>
        </w:rPr>
        <w:br w:type="page"/>
      </w:r>
      <w:bookmarkStart w:id="91" w:name="_Toc27624"/>
      <w:r>
        <w:rPr>
          <w:rFonts w:hint="eastAsia" w:ascii="黑体" w:hAnsi="黑体" w:eastAsia="黑体" w:cs="Times New Roman"/>
          <w:b w:val="0"/>
          <w:bCs w:val="0"/>
          <w:kern w:val="2"/>
          <w:sz w:val="28"/>
          <w:szCs w:val="28"/>
          <w:highlight w:val="none"/>
          <w:lang w:val="en-US" w:eastAsia="zh-CN" w:bidi="ar-SA"/>
        </w:rPr>
        <w:t>第二节 政府采购合同通用条款</w:t>
      </w:r>
      <w:bookmarkEnd w:id="91"/>
    </w:p>
    <w:p w14:paraId="62BB20AF">
      <w:pPr>
        <w:tabs>
          <w:tab w:val="left" w:pos="8820"/>
          <w:tab w:val="left" w:pos="9345"/>
          <w:tab w:val="left" w:pos="9765"/>
        </w:tabs>
        <w:adjustRightInd w:val="0"/>
        <w:snapToGrid w:val="0"/>
        <w:spacing w:before="0" w:line="400" w:lineRule="exact"/>
        <w:jc w:val="left"/>
        <w:rPr>
          <w:rFonts w:ascii="宋体" w:hAnsi="宋体" w:eastAsia="宋体"/>
          <w:b/>
          <w:bCs/>
          <w:sz w:val="24"/>
          <w:highlight w:val="none"/>
        </w:rPr>
      </w:pPr>
      <w:r>
        <w:rPr>
          <w:rFonts w:hint="eastAsia" w:ascii="宋体" w:hAnsi="宋体" w:eastAsia="宋体"/>
          <w:b/>
          <w:sz w:val="24"/>
          <w:highlight w:val="none"/>
        </w:rPr>
        <w:t>1.</w:t>
      </w:r>
      <w:r>
        <w:rPr>
          <w:rFonts w:hint="eastAsia" w:ascii="宋体" w:hAnsi="宋体" w:eastAsia="宋体"/>
          <w:b/>
          <w:sz w:val="24"/>
          <w:highlight w:val="none"/>
          <w:lang w:val="en-US" w:eastAsia="zh-CN"/>
        </w:rPr>
        <w:t xml:space="preserve"> </w:t>
      </w:r>
      <w:r>
        <w:rPr>
          <w:rFonts w:hint="eastAsia" w:ascii="宋体" w:hAnsi="宋体" w:eastAsia="宋体"/>
          <w:b/>
          <w:bCs/>
          <w:sz w:val="24"/>
          <w:highlight w:val="none"/>
        </w:rPr>
        <w:t>定义</w:t>
      </w:r>
    </w:p>
    <w:p w14:paraId="721D1CCE">
      <w:pPr>
        <w:autoSpaceDE w:val="0"/>
        <w:autoSpaceDN w:val="0"/>
        <w:adjustRightInd w:val="0"/>
        <w:snapToGrid w:val="0"/>
        <w:spacing w:before="0" w:line="400" w:lineRule="exact"/>
        <w:ind w:firstLine="420" w:firstLineChars="200"/>
        <w:jc w:val="left"/>
        <w:rPr>
          <w:rFonts w:ascii="宋体" w:hAnsi="宋体" w:eastAsia="宋体"/>
          <w:color w:val="000000"/>
          <w:szCs w:val="21"/>
          <w:highlight w:val="none"/>
        </w:rPr>
      </w:pPr>
      <w:r>
        <w:rPr>
          <w:rFonts w:hint="eastAsia" w:ascii="宋体" w:hAnsi="宋体" w:eastAsia="宋体"/>
          <w:color w:val="000000"/>
          <w:szCs w:val="21"/>
          <w:highlight w:val="none"/>
        </w:rPr>
        <w:t>1.1合同当事人</w:t>
      </w:r>
    </w:p>
    <w:p w14:paraId="4B0E0A31">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（1）采购人（以下称甲方）是指使用财政性资金，通过政府采购方式向供应商购买货物</w:t>
      </w:r>
      <w:r>
        <w:rPr>
          <w:rFonts w:hint="eastAsia" w:ascii="宋体" w:hAnsi="宋体" w:eastAsia="宋体"/>
          <w:color w:val="auto"/>
          <w:szCs w:val="21"/>
          <w:highlight w:val="none"/>
          <w:lang w:val="en-US" w:eastAsia="zh-CN"/>
        </w:rPr>
        <w:t>及其相关服务的</w:t>
      </w:r>
      <w:r>
        <w:rPr>
          <w:rFonts w:hint="eastAsia" w:ascii="宋体" w:hAnsi="宋体" w:eastAsia="宋体"/>
          <w:color w:val="auto"/>
          <w:szCs w:val="21"/>
          <w:highlight w:val="none"/>
        </w:rPr>
        <w:t>国家机关、事业单位、团体组织。</w:t>
      </w:r>
    </w:p>
    <w:p w14:paraId="6FF6DC36">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（2）供应商（以下称</w:t>
      </w:r>
      <w:r>
        <w:rPr>
          <w:rFonts w:hint="eastAsia" w:ascii="宋体" w:hAnsi="宋体" w:eastAsia="宋体"/>
          <w:color w:val="auto"/>
          <w:szCs w:val="21"/>
          <w:highlight w:val="none"/>
          <w:lang w:eastAsia="zh-CN"/>
        </w:rPr>
        <w:t>乙</w:t>
      </w:r>
      <w:r>
        <w:rPr>
          <w:rFonts w:hint="eastAsia" w:ascii="宋体" w:hAnsi="宋体" w:eastAsia="宋体"/>
          <w:color w:val="auto"/>
          <w:szCs w:val="21"/>
          <w:highlight w:val="none"/>
        </w:rPr>
        <w:t>方）是指参加政府采购活动并且中标（成交），向采购人提供</w:t>
      </w:r>
      <w:r>
        <w:rPr>
          <w:rFonts w:hint="eastAsia" w:ascii="宋体" w:hAnsi="宋体" w:eastAsia="宋体"/>
          <w:color w:val="auto"/>
          <w:szCs w:val="21"/>
          <w:highlight w:val="none"/>
          <w:lang w:val="en-US" w:eastAsia="zh-CN"/>
        </w:rPr>
        <w:t>合同约定的货物及其相关服务的法人、非法人组织或者自然人</w:t>
      </w:r>
      <w:r>
        <w:rPr>
          <w:rFonts w:hint="eastAsia" w:ascii="宋体" w:hAnsi="宋体" w:eastAsia="宋体"/>
          <w:color w:val="auto"/>
          <w:szCs w:val="21"/>
          <w:highlight w:val="none"/>
        </w:rPr>
        <w:t>。</w:t>
      </w:r>
    </w:p>
    <w:p w14:paraId="7E903CD6">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（3）其他合同主体是指除采购人和供应商以外，</w:t>
      </w:r>
      <w:r>
        <w:rPr>
          <w:rFonts w:hint="eastAsia" w:ascii="宋体" w:hAnsi="宋体" w:eastAsia="宋体" w:cs="宋体"/>
          <w:bCs/>
          <w:color w:val="000000"/>
          <w:szCs w:val="21"/>
          <w:highlight w:val="none"/>
        </w:rPr>
        <w:t>依法参与合同缔结或履行，享有权利、承担义务的合同当事人</w:t>
      </w:r>
      <w:r>
        <w:rPr>
          <w:rFonts w:hint="eastAsia" w:ascii="宋体" w:hAnsi="宋体" w:eastAsia="宋体"/>
          <w:color w:val="auto"/>
          <w:szCs w:val="21"/>
          <w:highlight w:val="none"/>
        </w:rPr>
        <w:t>。</w:t>
      </w:r>
    </w:p>
    <w:p w14:paraId="53350FD3">
      <w:pPr>
        <w:tabs>
          <w:tab w:val="left" w:pos="570"/>
          <w:tab w:val="left" w:pos="9240"/>
          <w:tab w:val="left" w:pos="9555"/>
        </w:tabs>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1.2本合同下列术语应解释为：</w:t>
      </w:r>
    </w:p>
    <w:p w14:paraId="179ECD21">
      <w:pPr>
        <w:adjustRightInd w:val="0"/>
        <w:snapToGrid w:val="0"/>
        <w:spacing w:before="0" w:beforeLines="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（1）“合同”系指</w:t>
      </w:r>
      <w:r>
        <w:rPr>
          <w:rFonts w:hint="eastAsia" w:ascii="宋体" w:hAnsi="宋体" w:eastAsia="宋体" w:cs="宋体"/>
          <w:bCs/>
          <w:color w:val="000000"/>
          <w:szCs w:val="21"/>
          <w:highlight w:val="none"/>
        </w:rPr>
        <w:t>合同当事人意思表示达成一致的任何协议，包括签署的</w:t>
      </w:r>
      <w:r>
        <w:rPr>
          <w:rFonts w:hint="eastAsia" w:ascii="宋体" w:hAnsi="宋体" w:eastAsia="宋体"/>
          <w:color w:val="auto"/>
          <w:szCs w:val="21"/>
          <w:highlight w:val="none"/>
          <w:lang w:eastAsia="zh-CN"/>
        </w:rPr>
        <w:t>政府采购</w:t>
      </w:r>
      <w:r>
        <w:rPr>
          <w:rFonts w:hint="eastAsia" w:ascii="宋体" w:hAnsi="宋体" w:eastAsia="宋体"/>
          <w:color w:val="auto"/>
          <w:szCs w:val="21"/>
          <w:highlight w:val="none"/>
        </w:rPr>
        <w:t>合同协议书及其变更、补充</w:t>
      </w:r>
      <w:r>
        <w:rPr>
          <w:rFonts w:hint="eastAsia" w:ascii="宋体" w:hAnsi="宋体" w:eastAsia="宋体"/>
          <w:color w:val="auto"/>
          <w:szCs w:val="21"/>
          <w:highlight w:val="none"/>
          <w:lang w:eastAsia="zh-CN"/>
        </w:rPr>
        <w:t>协议，</w:t>
      </w:r>
      <w:r>
        <w:rPr>
          <w:rFonts w:hint="eastAsia" w:ascii="宋体" w:hAnsi="宋体" w:eastAsia="宋体"/>
          <w:szCs w:val="21"/>
          <w:highlight w:val="none"/>
        </w:rPr>
        <w:t>政府采购合同专用条款</w:t>
      </w:r>
      <w:r>
        <w:rPr>
          <w:rFonts w:hint="eastAsia" w:ascii="宋体" w:hAnsi="宋体" w:eastAsia="宋体"/>
          <w:szCs w:val="21"/>
          <w:highlight w:val="none"/>
          <w:lang w:eastAsia="zh-CN"/>
        </w:rPr>
        <w:t>，</w:t>
      </w:r>
      <w:r>
        <w:rPr>
          <w:rFonts w:hint="eastAsia" w:ascii="宋体" w:hAnsi="宋体" w:eastAsia="宋体"/>
          <w:szCs w:val="21"/>
          <w:highlight w:val="none"/>
        </w:rPr>
        <w:t>政府采购合同通用条款</w:t>
      </w:r>
      <w:r>
        <w:rPr>
          <w:rFonts w:hint="eastAsia" w:ascii="宋体" w:hAnsi="宋体" w:eastAsia="宋体"/>
          <w:szCs w:val="21"/>
          <w:highlight w:val="none"/>
          <w:lang w:eastAsia="zh-CN"/>
        </w:rPr>
        <w:t>，</w:t>
      </w:r>
      <w:r>
        <w:rPr>
          <w:rFonts w:hint="eastAsia" w:ascii="宋体" w:hAnsi="宋体" w:eastAsia="宋体"/>
          <w:color w:val="auto"/>
          <w:szCs w:val="21"/>
          <w:highlight w:val="none"/>
        </w:rPr>
        <w:t>中标</w:t>
      </w:r>
      <w:r>
        <w:rPr>
          <w:rFonts w:hint="eastAsia" w:ascii="宋体" w:hAnsi="宋体" w:eastAsia="宋体"/>
          <w:color w:val="auto"/>
          <w:szCs w:val="21"/>
          <w:highlight w:val="none"/>
          <w:lang w:eastAsia="zh-CN"/>
        </w:rPr>
        <w:t>（成交）</w:t>
      </w:r>
      <w:r>
        <w:rPr>
          <w:rFonts w:hint="eastAsia" w:ascii="宋体" w:hAnsi="宋体" w:eastAsia="宋体"/>
          <w:color w:val="auto"/>
          <w:szCs w:val="21"/>
          <w:highlight w:val="none"/>
        </w:rPr>
        <w:t>通知书</w:t>
      </w:r>
      <w:r>
        <w:rPr>
          <w:rFonts w:hint="eastAsia" w:ascii="宋体" w:hAnsi="宋体" w:eastAsia="宋体"/>
          <w:color w:val="auto"/>
          <w:szCs w:val="21"/>
          <w:highlight w:val="none"/>
          <w:lang w:eastAsia="zh-CN"/>
        </w:rPr>
        <w:t>，</w:t>
      </w:r>
      <w:r>
        <w:rPr>
          <w:rFonts w:hint="eastAsia" w:ascii="宋体" w:hAnsi="宋体" w:eastAsia="宋体"/>
          <w:szCs w:val="21"/>
          <w:highlight w:val="none"/>
        </w:rPr>
        <w:t>投标（响应）文件</w:t>
      </w:r>
      <w:r>
        <w:rPr>
          <w:rFonts w:hint="eastAsia" w:ascii="宋体" w:hAnsi="宋体" w:eastAsia="宋体"/>
          <w:szCs w:val="21"/>
          <w:highlight w:val="none"/>
          <w:lang w:eastAsia="zh-CN"/>
        </w:rPr>
        <w:t>，</w:t>
      </w:r>
      <w:r>
        <w:rPr>
          <w:rFonts w:hint="eastAsia" w:ascii="宋体" w:hAnsi="宋体" w:eastAsia="宋体"/>
          <w:szCs w:val="21"/>
          <w:highlight w:val="none"/>
        </w:rPr>
        <w:t>采购文件</w:t>
      </w:r>
      <w:r>
        <w:rPr>
          <w:rFonts w:hint="eastAsia" w:ascii="宋体" w:hAnsi="宋体" w:eastAsia="宋体"/>
          <w:szCs w:val="21"/>
          <w:highlight w:val="none"/>
          <w:lang w:eastAsia="zh-CN"/>
        </w:rPr>
        <w:t>，</w:t>
      </w:r>
      <w:r>
        <w:rPr>
          <w:rFonts w:hint="eastAsia" w:ascii="宋体" w:hAnsi="宋体" w:eastAsia="宋体"/>
          <w:szCs w:val="21"/>
          <w:highlight w:val="none"/>
        </w:rPr>
        <w:t>有关技术文件</w:t>
      </w:r>
      <w:r>
        <w:rPr>
          <w:rFonts w:hint="eastAsia" w:ascii="宋体" w:hAnsi="宋体" w:eastAsia="宋体"/>
          <w:szCs w:val="21"/>
          <w:highlight w:val="none"/>
          <w:lang w:eastAsia="zh-CN"/>
        </w:rPr>
        <w:t>和</w:t>
      </w:r>
      <w:r>
        <w:rPr>
          <w:rFonts w:hint="eastAsia" w:ascii="宋体" w:hAnsi="宋体" w:eastAsia="宋体"/>
          <w:szCs w:val="21"/>
          <w:highlight w:val="none"/>
        </w:rPr>
        <w:t>图纸</w:t>
      </w:r>
      <w:r>
        <w:rPr>
          <w:rFonts w:hint="eastAsia" w:ascii="宋体" w:hAnsi="宋体" w:eastAsia="宋体"/>
          <w:szCs w:val="21"/>
          <w:highlight w:val="none"/>
          <w:lang w:eastAsia="zh-CN"/>
        </w:rPr>
        <w:t>，以及</w:t>
      </w:r>
      <w:r>
        <w:rPr>
          <w:rFonts w:hint="eastAsia" w:ascii="宋体" w:hAnsi="宋体" w:eastAsia="宋体" w:cs="宋体"/>
          <w:bCs w:val="0"/>
          <w:color w:val="000000"/>
          <w:kern w:val="2"/>
          <w:sz w:val="21"/>
          <w:szCs w:val="21"/>
          <w:highlight w:val="none"/>
          <w:lang w:eastAsia="zh-CN"/>
        </w:rPr>
        <w:t>国家法律、行政法规和规章制度规定或合同约定的作为合同组成部分的其他文件</w:t>
      </w:r>
      <w:r>
        <w:rPr>
          <w:rFonts w:hint="eastAsia" w:ascii="宋体" w:hAnsi="宋体" w:eastAsia="宋体"/>
          <w:color w:val="auto"/>
          <w:szCs w:val="21"/>
          <w:highlight w:val="none"/>
        </w:rPr>
        <w:t>。</w:t>
      </w:r>
    </w:p>
    <w:p w14:paraId="03991D3B">
      <w:pPr>
        <w:tabs>
          <w:tab w:val="left" w:pos="570"/>
          <w:tab w:val="left" w:pos="9240"/>
          <w:tab w:val="left" w:pos="9555"/>
        </w:tabs>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w:t>
      </w:r>
      <w:r>
        <w:rPr>
          <w:rFonts w:hint="eastAsia" w:ascii="宋体" w:hAnsi="宋体" w:eastAsia="宋体"/>
          <w:color w:val="auto"/>
          <w:szCs w:val="21"/>
          <w:highlight w:val="none"/>
          <w:lang w:val="en-US" w:eastAsia="zh-CN"/>
        </w:rPr>
        <w:t>2</w:t>
      </w:r>
      <w:r>
        <w:rPr>
          <w:rFonts w:hint="eastAsia" w:ascii="宋体" w:hAnsi="宋体" w:eastAsia="宋体"/>
          <w:color w:val="auto"/>
          <w:szCs w:val="21"/>
          <w:highlight w:val="none"/>
        </w:rPr>
        <w:t>）“合同价</w:t>
      </w:r>
      <w:r>
        <w:rPr>
          <w:rFonts w:hint="eastAsia" w:ascii="宋体" w:hAnsi="宋体" w:eastAsia="宋体"/>
          <w:color w:val="auto"/>
          <w:szCs w:val="21"/>
          <w:highlight w:val="none"/>
          <w:lang w:val="en-US" w:eastAsia="zh-CN"/>
        </w:rPr>
        <w:t>款</w:t>
      </w:r>
      <w:r>
        <w:rPr>
          <w:rFonts w:hint="eastAsia" w:ascii="宋体" w:hAnsi="宋体" w:eastAsia="宋体"/>
          <w:color w:val="auto"/>
          <w:szCs w:val="21"/>
          <w:highlight w:val="none"/>
        </w:rPr>
        <w:t>”系指根据本合同规定乙方在全面履行合同义务后甲方应支付给乙方的价款。</w:t>
      </w:r>
    </w:p>
    <w:p w14:paraId="24AA259F">
      <w:pPr>
        <w:tabs>
          <w:tab w:val="left" w:pos="570"/>
          <w:tab w:val="left" w:pos="9240"/>
          <w:tab w:val="left" w:pos="9555"/>
        </w:tabs>
        <w:adjustRightInd w:val="0"/>
        <w:snapToGrid w:val="0"/>
        <w:spacing w:before="0" w:line="400" w:lineRule="exact"/>
        <w:ind w:firstLine="420" w:firstLineChars="200"/>
        <w:jc w:val="left"/>
        <w:rPr>
          <w:rFonts w:hint="eastAsia" w:ascii="宋体" w:hAnsi="宋体" w:eastAsia="宋体"/>
          <w:color w:val="000000"/>
          <w:szCs w:val="21"/>
          <w:highlight w:val="none"/>
          <w:lang w:eastAsia="zh-CN"/>
        </w:rPr>
      </w:pPr>
      <w:r>
        <w:rPr>
          <w:rFonts w:hint="eastAsia" w:ascii="宋体" w:hAnsi="宋体" w:eastAsia="宋体"/>
          <w:color w:val="auto"/>
          <w:szCs w:val="21"/>
          <w:highlight w:val="none"/>
        </w:rPr>
        <w:t>（</w:t>
      </w:r>
      <w:r>
        <w:rPr>
          <w:rFonts w:hint="eastAsia" w:ascii="宋体" w:hAnsi="宋体" w:eastAsia="宋体"/>
          <w:color w:val="auto"/>
          <w:szCs w:val="21"/>
          <w:highlight w:val="none"/>
          <w:lang w:val="en-US" w:eastAsia="zh-CN"/>
        </w:rPr>
        <w:t>3</w:t>
      </w:r>
      <w:r>
        <w:rPr>
          <w:rFonts w:hint="eastAsia" w:ascii="宋体" w:hAnsi="宋体" w:eastAsia="宋体"/>
          <w:color w:val="auto"/>
          <w:szCs w:val="21"/>
          <w:highlight w:val="none"/>
        </w:rPr>
        <w:t>）“货物”系指乙方根据本合同规定须向甲方提供的各种形态和种类的物品，包括原材料、设备、产品（</w:t>
      </w:r>
      <w:r>
        <w:rPr>
          <w:rFonts w:hint="eastAsia" w:ascii="宋体" w:hAnsi="宋体" w:eastAsia="宋体"/>
          <w:color w:val="000000"/>
          <w:szCs w:val="21"/>
          <w:highlight w:val="none"/>
        </w:rPr>
        <w:t>包括软件）及相关的其备品备件、工具、手册及</w:t>
      </w:r>
      <w:r>
        <w:rPr>
          <w:rFonts w:hint="default" w:ascii="宋体" w:hAnsi="宋体" w:eastAsia="宋体"/>
          <w:color w:val="000000"/>
          <w:szCs w:val="21"/>
          <w:highlight w:val="none"/>
          <w:lang w:val="en"/>
        </w:rPr>
        <w:t>其他</w:t>
      </w:r>
      <w:r>
        <w:rPr>
          <w:rFonts w:hint="eastAsia" w:ascii="宋体" w:hAnsi="宋体" w:eastAsia="宋体"/>
          <w:color w:val="000000"/>
          <w:szCs w:val="21"/>
          <w:highlight w:val="none"/>
        </w:rPr>
        <w:t>技术资料和材料</w:t>
      </w:r>
      <w:r>
        <w:rPr>
          <w:rFonts w:hint="eastAsia" w:ascii="宋体" w:hAnsi="宋体" w:eastAsia="宋体"/>
          <w:color w:val="000000"/>
          <w:szCs w:val="21"/>
          <w:highlight w:val="none"/>
          <w:lang w:eastAsia="zh-CN"/>
        </w:rPr>
        <w:t>等</w:t>
      </w:r>
      <w:r>
        <w:rPr>
          <w:rFonts w:hint="eastAsia" w:ascii="宋体" w:hAnsi="宋体" w:eastAsia="宋体"/>
          <w:color w:val="000000"/>
          <w:szCs w:val="21"/>
          <w:highlight w:val="none"/>
        </w:rPr>
        <w:t>。</w:t>
      </w:r>
    </w:p>
    <w:p w14:paraId="67AD787F">
      <w:pPr>
        <w:adjustRightInd w:val="0"/>
        <w:snapToGrid w:val="0"/>
        <w:spacing w:before="0" w:line="400" w:lineRule="exact"/>
        <w:ind w:firstLine="420" w:firstLineChars="200"/>
        <w:jc w:val="left"/>
        <w:rPr>
          <w:rFonts w:hint="eastAsia" w:ascii="宋体" w:hAnsi="宋体" w:eastAsia="宋体"/>
          <w:color w:val="000000"/>
          <w:szCs w:val="21"/>
          <w:highlight w:val="none"/>
          <w:lang w:eastAsia="zh-CN"/>
        </w:rPr>
      </w:pPr>
      <w:r>
        <w:rPr>
          <w:rFonts w:hint="eastAsia" w:ascii="宋体" w:hAnsi="宋体" w:eastAsia="宋体"/>
          <w:color w:val="000000"/>
          <w:szCs w:val="21"/>
          <w:highlight w:val="none"/>
        </w:rPr>
        <w:t>（</w:t>
      </w:r>
      <w:r>
        <w:rPr>
          <w:rFonts w:hint="eastAsia" w:ascii="宋体" w:hAnsi="宋体" w:eastAsia="宋体"/>
          <w:color w:val="000000"/>
          <w:szCs w:val="21"/>
          <w:highlight w:val="none"/>
          <w:lang w:val="en-US" w:eastAsia="zh-CN"/>
        </w:rPr>
        <w:t>4</w:t>
      </w:r>
      <w:r>
        <w:rPr>
          <w:rFonts w:hint="eastAsia" w:ascii="宋体" w:hAnsi="宋体" w:eastAsia="宋体"/>
          <w:color w:val="000000"/>
          <w:szCs w:val="21"/>
          <w:highlight w:val="none"/>
        </w:rPr>
        <w:t>）“</w:t>
      </w:r>
      <w:r>
        <w:rPr>
          <w:rFonts w:hint="eastAsia" w:ascii="宋体" w:hAnsi="宋体" w:eastAsia="宋体"/>
          <w:color w:val="auto"/>
          <w:szCs w:val="21"/>
          <w:highlight w:val="none"/>
          <w:lang w:val="en-US" w:eastAsia="zh-CN"/>
        </w:rPr>
        <w:t>相关</w:t>
      </w:r>
      <w:r>
        <w:rPr>
          <w:rFonts w:hint="eastAsia" w:ascii="宋体" w:hAnsi="宋体" w:eastAsia="宋体"/>
          <w:color w:val="000000"/>
          <w:szCs w:val="21"/>
          <w:highlight w:val="none"/>
        </w:rPr>
        <w:t>服务”系指根据合同规定，乙方应提供的</w:t>
      </w:r>
      <w:r>
        <w:rPr>
          <w:rFonts w:hint="eastAsia" w:ascii="宋体" w:hAnsi="宋体" w:eastAsia="宋体"/>
          <w:color w:val="000000"/>
          <w:szCs w:val="21"/>
          <w:highlight w:val="none"/>
          <w:lang w:val="en-US" w:eastAsia="zh-CN"/>
        </w:rPr>
        <w:t>与货物有关的</w:t>
      </w:r>
      <w:r>
        <w:rPr>
          <w:rFonts w:hint="eastAsia" w:ascii="宋体" w:hAnsi="宋体" w:eastAsia="宋体"/>
          <w:color w:val="000000"/>
          <w:szCs w:val="21"/>
          <w:highlight w:val="none"/>
        </w:rPr>
        <w:t>技术、管理和</w:t>
      </w:r>
      <w:r>
        <w:rPr>
          <w:rFonts w:hint="default" w:ascii="宋体" w:hAnsi="宋体" w:eastAsia="宋体"/>
          <w:color w:val="000000"/>
          <w:szCs w:val="21"/>
          <w:highlight w:val="none"/>
          <w:lang w:val="en"/>
        </w:rPr>
        <w:t>其他</w:t>
      </w:r>
      <w:r>
        <w:rPr>
          <w:rFonts w:hint="eastAsia" w:ascii="宋体" w:hAnsi="宋体" w:eastAsia="宋体"/>
          <w:color w:val="000000"/>
          <w:szCs w:val="21"/>
          <w:highlight w:val="none"/>
        </w:rPr>
        <w:t>服务，包括但不限于：管理和质量保证、运输、保险、检验、现场准备、安装、集成、调试、培训、维修、</w:t>
      </w:r>
      <w:r>
        <w:rPr>
          <w:rFonts w:hint="eastAsia" w:ascii="宋体" w:hAnsi="宋体" w:eastAsia="宋体"/>
          <w:color w:val="000000"/>
          <w:szCs w:val="21"/>
          <w:highlight w:val="none"/>
          <w:lang w:eastAsia="zh-CN"/>
        </w:rPr>
        <w:t>废弃处置、</w:t>
      </w:r>
      <w:r>
        <w:rPr>
          <w:rFonts w:hint="eastAsia" w:ascii="宋体" w:hAnsi="宋体" w:eastAsia="宋体"/>
          <w:color w:val="000000"/>
          <w:szCs w:val="21"/>
          <w:highlight w:val="none"/>
        </w:rPr>
        <w:t>技术支持等以及合同中规定乙方应承担的</w:t>
      </w:r>
      <w:r>
        <w:rPr>
          <w:rFonts w:hint="default" w:ascii="宋体" w:hAnsi="宋体" w:eastAsia="宋体"/>
          <w:color w:val="000000"/>
          <w:szCs w:val="21"/>
          <w:highlight w:val="none"/>
          <w:lang w:val="en"/>
        </w:rPr>
        <w:t>其他</w:t>
      </w:r>
      <w:r>
        <w:rPr>
          <w:rFonts w:hint="eastAsia" w:ascii="宋体" w:hAnsi="宋体" w:eastAsia="宋体"/>
          <w:color w:val="000000"/>
          <w:szCs w:val="21"/>
          <w:highlight w:val="none"/>
        </w:rPr>
        <w:t>义务。</w:t>
      </w:r>
    </w:p>
    <w:p w14:paraId="06ADC5FE">
      <w:pPr>
        <w:adjustRightInd w:val="0"/>
        <w:snapToGrid w:val="0"/>
        <w:spacing w:before="0" w:line="400" w:lineRule="exact"/>
        <w:ind w:firstLine="420" w:firstLineChars="200"/>
        <w:jc w:val="left"/>
        <w:rPr>
          <w:rFonts w:hint="eastAsia" w:ascii="宋体" w:hAnsi="宋体" w:eastAsia="宋体"/>
          <w:color w:val="000000"/>
          <w:szCs w:val="21"/>
          <w:highlight w:val="none"/>
          <w:lang w:eastAsia="zh-CN"/>
        </w:rPr>
      </w:pPr>
      <w:r>
        <w:rPr>
          <w:rFonts w:hint="eastAsia" w:ascii="宋体" w:hAnsi="宋体" w:eastAsia="宋体"/>
          <w:color w:val="000000"/>
          <w:szCs w:val="21"/>
          <w:highlight w:val="none"/>
        </w:rPr>
        <w:t>（</w:t>
      </w:r>
      <w:r>
        <w:rPr>
          <w:rFonts w:hint="eastAsia" w:ascii="宋体" w:hAnsi="宋体" w:eastAsia="宋体"/>
          <w:color w:val="000000"/>
          <w:szCs w:val="21"/>
          <w:highlight w:val="none"/>
          <w:lang w:val="en-US" w:eastAsia="zh-CN"/>
        </w:rPr>
        <w:t>5</w:t>
      </w:r>
      <w:r>
        <w:rPr>
          <w:rFonts w:hint="eastAsia" w:ascii="宋体" w:hAnsi="宋体" w:eastAsia="宋体"/>
          <w:color w:val="000000"/>
          <w:szCs w:val="21"/>
          <w:highlight w:val="none"/>
        </w:rPr>
        <w:t>）“分包”系指中标</w:t>
      </w:r>
      <w:r>
        <w:rPr>
          <w:rFonts w:hint="eastAsia" w:ascii="宋体" w:hAnsi="宋体" w:eastAsia="宋体"/>
          <w:color w:val="000000"/>
          <w:szCs w:val="21"/>
          <w:highlight w:val="none"/>
          <w:lang w:eastAsia="zh-CN"/>
        </w:rPr>
        <w:t>（</w:t>
      </w:r>
      <w:r>
        <w:rPr>
          <w:rFonts w:hint="eastAsia" w:ascii="宋体" w:hAnsi="宋体" w:eastAsia="宋体"/>
          <w:color w:val="000000"/>
          <w:szCs w:val="21"/>
          <w:highlight w:val="none"/>
        </w:rPr>
        <w:t>成交</w:t>
      </w:r>
      <w:r>
        <w:rPr>
          <w:rFonts w:hint="eastAsia" w:ascii="宋体" w:hAnsi="宋体" w:eastAsia="宋体"/>
          <w:color w:val="000000"/>
          <w:szCs w:val="21"/>
          <w:highlight w:val="none"/>
          <w:lang w:eastAsia="zh-CN"/>
        </w:rPr>
        <w:t>）</w:t>
      </w:r>
      <w:r>
        <w:rPr>
          <w:rFonts w:hint="eastAsia" w:ascii="宋体" w:hAnsi="宋体" w:eastAsia="宋体"/>
          <w:color w:val="000000"/>
          <w:szCs w:val="21"/>
          <w:highlight w:val="none"/>
        </w:rPr>
        <w:t>供应商按采购文件、投标（响应）文件的规定，根据分包意向协议，将中标</w:t>
      </w:r>
      <w:r>
        <w:rPr>
          <w:rFonts w:hint="eastAsia" w:ascii="宋体" w:hAnsi="宋体" w:eastAsia="宋体"/>
          <w:color w:val="000000"/>
          <w:szCs w:val="21"/>
          <w:highlight w:val="none"/>
          <w:lang w:eastAsia="zh-CN"/>
        </w:rPr>
        <w:t>（</w:t>
      </w:r>
      <w:r>
        <w:rPr>
          <w:rFonts w:hint="eastAsia" w:ascii="宋体" w:hAnsi="宋体" w:eastAsia="宋体"/>
          <w:color w:val="000000"/>
          <w:szCs w:val="21"/>
          <w:highlight w:val="none"/>
        </w:rPr>
        <w:t>成交</w:t>
      </w:r>
      <w:r>
        <w:rPr>
          <w:rFonts w:hint="eastAsia" w:ascii="宋体" w:hAnsi="宋体" w:eastAsia="宋体"/>
          <w:color w:val="000000"/>
          <w:szCs w:val="21"/>
          <w:highlight w:val="none"/>
          <w:lang w:eastAsia="zh-CN"/>
        </w:rPr>
        <w:t>）</w:t>
      </w:r>
      <w:r>
        <w:rPr>
          <w:rFonts w:hint="eastAsia" w:ascii="宋体" w:hAnsi="宋体" w:eastAsia="宋体"/>
          <w:color w:val="000000"/>
          <w:szCs w:val="21"/>
          <w:highlight w:val="none"/>
        </w:rPr>
        <w:t>项目中的部分履约内容，分给具有相应资质条件的供应商履行合同的行为。</w:t>
      </w:r>
    </w:p>
    <w:p w14:paraId="4E75222F">
      <w:pPr>
        <w:tabs>
          <w:tab w:val="left" w:pos="570"/>
          <w:tab w:val="left" w:pos="9240"/>
          <w:tab w:val="left" w:pos="9555"/>
        </w:tabs>
        <w:adjustRightInd w:val="0"/>
        <w:snapToGrid w:val="0"/>
        <w:spacing w:before="0" w:line="400" w:lineRule="exact"/>
        <w:ind w:firstLine="420" w:firstLineChars="200"/>
        <w:jc w:val="left"/>
        <w:rPr>
          <w:rFonts w:ascii="宋体" w:hAnsi="宋体" w:eastAsia="宋体"/>
          <w:color w:val="000000"/>
          <w:szCs w:val="21"/>
          <w:highlight w:val="none"/>
        </w:rPr>
      </w:pPr>
      <w:r>
        <w:rPr>
          <w:rFonts w:hint="eastAsia" w:ascii="宋体" w:hAnsi="宋体" w:eastAsia="宋体"/>
          <w:color w:val="000000"/>
          <w:szCs w:val="21"/>
          <w:highlight w:val="none"/>
        </w:rPr>
        <w:t>（</w:t>
      </w:r>
      <w:r>
        <w:rPr>
          <w:rFonts w:hint="eastAsia" w:ascii="宋体" w:hAnsi="宋体" w:eastAsia="宋体"/>
          <w:color w:val="000000"/>
          <w:szCs w:val="21"/>
          <w:highlight w:val="none"/>
          <w:lang w:val="en-US" w:eastAsia="zh-CN"/>
        </w:rPr>
        <w:t>6</w:t>
      </w:r>
      <w:r>
        <w:rPr>
          <w:rFonts w:hint="eastAsia" w:ascii="宋体" w:hAnsi="宋体" w:eastAsia="宋体"/>
          <w:color w:val="000000"/>
          <w:szCs w:val="21"/>
          <w:highlight w:val="none"/>
        </w:rPr>
        <w:t>）</w:t>
      </w:r>
      <w:r>
        <w:rPr>
          <w:rFonts w:hint="eastAsia" w:ascii="宋体" w:hAnsi="宋体" w:eastAsia="宋体"/>
          <w:szCs w:val="21"/>
          <w:highlight w:val="none"/>
        </w:rPr>
        <w:t>“联合体”系指</w:t>
      </w:r>
      <w:r>
        <w:rPr>
          <w:rFonts w:hint="eastAsia" w:ascii="宋体" w:hAnsi="宋体" w:eastAsia="宋体"/>
          <w:szCs w:val="21"/>
          <w:highlight w:val="none"/>
          <w:lang w:eastAsia="zh-CN"/>
        </w:rPr>
        <w:t>由</w:t>
      </w:r>
      <w:r>
        <w:rPr>
          <w:rFonts w:hint="eastAsia" w:ascii="宋体" w:hAnsi="宋体" w:eastAsia="宋体"/>
          <w:szCs w:val="21"/>
          <w:highlight w:val="none"/>
        </w:rPr>
        <w:t>两个以上的自然人、法人或者</w:t>
      </w:r>
      <w:r>
        <w:rPr>
          <w:rFonts w:hint="eastAsia" w:ascii="宋体" w:hAnsi="宋体" w:eastAsia="宋体"/>
          <w:szCs w:val="21"/>
          <w:highlight w:val="none"/>
          <w:lang w:val="en-US" w:eastAsia="zh-CN"/>
        </w:rPr>
        <w:t>非法人</w:t>
      </w:r>
      <w:r>
        <w:rPr>
          <w:rFonts w:hint="eastAsia" w:ascii="宋体" w:hAnsi="宋体" w:eastAsia="宋体"/>
          <w:szCs w:val="21"/>
          <w:highlight w:val="none"/>
        </w:rPr>
        <w:t>组织组成，</w:t>
      </w:r>
      <w:r>
        <w:rPr>
          <w:rFonts w:hint="eastAsia" w:ascii="宋体" w:hAnsi="宋体" w:eastAsia="宋体"/>
          <w:szCs w:val="21"/>
          <w:highlight w:val="none"/>
          <w:lang w:eastAsia="zh-CN"/>
        </w:rPr>
        <w:t>以一个供应商的身份共同参加政府采购的主体</w:t>
      </w:r>
      <w:r>
        <w:rPr>
          <w:rFonts w:hint="eastAsia" w:ascii="宋体" w:hAnsi="宋体" w:eastAsia="宋体"/>
          <w:color w:val="000000"/>
          <w:szCs w:val="21"/>
          <w:highlight w:val="none"/>
          <w:lang w:eastAsia="zh-CN"/>
        </w:rPr>
        <w:t>。</w:t>
      </w:r>
      <w:r>
        <w:rPr>
          <w:rFonts w:hint="eastAsia" w:ascii="宋体" w:hAnsi="宋体" w:eastAsia="宋体"/>
          <w:color w:val="000000"/>
          <w:szCs w:val="21"/>
          <w:highlight w:val="none"/>
        </w:rPr>
        <w:t>联合体各方应在签订合同协议书前向甲方提交联合协议，且明确牵头人及各成员单位的工作分工、权利、义务、责任，联合体各方应共同与甲方签订合同，就合同约定的事项对</w:t>
      </w:r>
      <w:r>
        <w:rPr>
          <w:rFonts w:hint="eastAsia" w:ascii="宋体" w:hAnsi="宋体" w:eastAsia="宋体"/>
          <w:color w:val="000000"/>
          <w:szCs w:val="21"/>
          <w:highlight w:val="none"/>
          <w:lang w:eastAsia="zh-CN"/>
        </w:rPr>
        <w:t>甲方</w:t>
      </w:r>
      <w:r>
        <w:rPr>
          <w:rFonts w:hint="eastAsia" w:ascii="宋体" w:hAnsi="宋体" w:eastAsia="宋体"/>
          <w:color w:val="000000"/>
          <w:szCs w:val="21"/>
          <w:highlight w:val="none"/>
        </w:rPr>
        <w:t>承担连带责任。联合体具体要求见【</w:t>
      </w:r>
      <w:r>
        <w:rPr>
          <w:rFonts w:hint="eastAsia" w:ascii="宋体" w:hAnsi="宋体" w:eastAsia="宋体"/>
          <w:b/>
          <w:bCs/>
          <w:color w:val="000000"/>
          <w:szCs w:val="21"/>
          <w:highlight w:val="none"/>
        </w:rPr>
        <w:t>政府采购合同专用条款</w:t>
      </w:r>
      <w:r>
        <w:rPr>
          <w:rFonts w:hint="eastAsia" w:ascii="宋体" w:hAnsi="宋体" w:eastAsia="宋体"/>
          <w:color w:val="000000"/>
          <w:szCs w:val="21"/>
          <w:highlight w:val="none"/>
        </w:rPr>
        <w:t>】。</w:t>
      </w:r>
    </w:p>
    <w:p w14:paraId="56486B7D">
      <w:pPr>
        <w:tabs>
          <w:tab w:val="left" w:pos="570"/>
          <w:tab w:val="left" w:pos="9240"/>
          <w:tab w:val="left" w:pos="9555"/>
        </w:tabs>
        <w:adjustRightInd w:val="0"/>
        <w:snapToGrid w:val="0"/>
        <w:spacing w:before="0" w:line="400" w:lineRule="exact"/>
        <w:ind w:firstLine="420" w:firstLineChars="200"/>
        <w:jc w:val="left"/>
        <w:rPr>
          <w:rFonts w:ascii="宋体" w:hAnsi="宋体" w:eastAsia="宋体"/>
          <w:color w:val="000000"/>
          <w:szCs w:val="21"/>
          <w:highlight w:val="none"/>
        </w:rPr>
      </w:pPr>
      <w:r>
        <w:rPr>
          <w:rFonts w:hint="eastAsia" w:ascii="宋体" w:hAnsi="宋体" w:eastAsia="宋体"/>
          <w:color w:val="000000"/>
          <w:szCs w:val="21"/>
          <w:highlight w:val="none"/>
        </w:rPr>
        <w:t>（</w:t>
      </w:r>
      <w:r>
        <w:rPr>
          <w:rFonts w:hint="eastAsia" w:ascii="宋体" w:hAnsi="宋体" w:eastAsia="宋体"/>
          <w:color w:val="000000"/>
          <w:szCs w:val="21"/>
          <w:highlight w:val="none"/>
          <w:lang w:val="en-US" w:eastAsia="zh-CN"/>
        </w:rPr>
        <w:t>7</w:t>
      </w:r>
      <w:r>
        <w:rPr>
          <w:rFonts w:hint="eastAsia" w:ascii="宋体" w:hAnsi="宋体" w:eastAsia="宋体"/>
          <w:color w:val="000000"/>
          <w:szCs w:val="21"/>
          <w:highlight w:val="none"/>
        </w:rPr>
        <w:t>）其他术语解释，见【</w:t>
      </w:r>
      <w:r>
        <w:rPr>
          <w:rFonts w:hint="eastAsia" w:ascii="宋体" w:hAnsi="宋体" w:eastAsia="宋体"/>
          <w:b/>
          <w:bCs/>
          <w:color w:val="000000"/>
          <w:szCs w:val="21"/>
          <w:highlight w:val="none"/>
        </w:rPr>
        <w:t>政府采购合同专用条款</w:t>
      </w:r>
      <w:r>
        <w:rPr>
          <w:rFonts w:hint="eastAsia" w:ascii="宋体" w:hAnsi="宋体" w:eastAsia="宋体"/>
          <w:color w:val="000000"/>
          <w:szCs w:val="21"/>
          <w:highlight w:val="none"/>
        </w:rPr>
        <w:t>】。</w:t>
      </w:r>
    </w:p>
    <w:p w14:paraId="188D3FE6">
      <w:pPr>
        <w:numPr>
          <w:ilvl w:val="0"/>
          <w:numId w:val="25"/>
        </w:numPr>
        <w:autoSpaceDE w:val="0"/>
        <w:autoSpaceDN w:val="0"/>
        <w:adjustRightInd w:val="0"/>
        <w:snapToGrid w:val="0"/>
        <w:spacing w:before="0" w:line="400" w:lineRule="exact"/>
        <w:jc w:val="left"/>
        <w:rPr>
          <w:rFonts w:ascii="宋体" w:hAnsi="宋体" w:eastAsia="宋体"/>
          <w:b/>
          <w:bCs/>
          <w:color w:val="000000"/>
          <w:sz w:val="24"/>
          <w:highlight w:val="none"/>
        </w:rPr>
      </w:pPr>
      <w:r>
        <w:rPr>
          <w:rFonts w:hint="eastAsia" w:ascii="宋体" w:hAnsi="宋体" w:eastAsia="宋体"/>
          <w:b/>
          <w:color w:val="000000"/>
          <w:sz w:val="24"/>
          <w:highlight w:val="none"/>
        </w:rPr>
        <w:t>合同标的及金额</w:t>
      </w:r>
    </w:p>
    <w:p w14:paraId="25EE61D2">
      <w:pPr>
        <w:autoSpaceDE w:val="0"/>
        <w:autoSpaceDN w:val="0"/>
        <w:adjustRightInd w:val="0"/>
        <w:snapToGrid w:val="0"/>
        <w:spacing w:before="0" w:line="400" w:lineRule="exact"/>
        <w:ind w:firstLine="420" w:firstLineChars="200"/>
        <w:jc w:val="left"/>
        <w:rPr>
          <w:rFonts w:ascii="宋体" w:hAnsi="宋体" w:eastAsia="宋体"/>
          <w:b/>
          <w:bCs/>
          <w:i/>
          <w:iCs/>
          <w:color w:val="000000"/>
          <w:szCs w:val="21"/>
          <w:highlight w:val="none"/>
        </w:rPr>
      </w:pPr>
      <w:r>
        <w:rPr>
          <w:rFonts w:hint="eastAsia" w:ascii="宋体" w:hAnsi="宋体" w:eastAsia="宋体"/>
          <w:color w:val="000000"/>
          <w:szCs w:val="21"/>
          <w:highlight w:val="none"/>
          <w:lang w:eastAsia="zh-CN"/>
        </w:rPr>
        <w:t>2</w:t>
      </w:r>
      <w:r>
        <w:rPr>
          <w:rFonts w:hint="eastAsia" w:ascii="宋体" w:hAnsi="宋体" w:eastAsia="宋体"/>
          <w:color w:val="000000"/>
          <w:szCs w:val="21"/>
          <w:highlight w:val="none"/>
        </w:rPr>
        <w:t>.1 合同标的及金额应与中标（成交）结果一致。乙方为履行本合同而发生的所有费用均应包含在合同</w:t>
      </w:r>
      <w:r>
        <w:rPr>
          <w:rFonts w:hint="eastAsia" w:ascii="宋体" w:hAnsi="宋体" w:eastAsia="宋体"/>
          <w:color w:val="000000"/>
          <w:szCs w:val="21"/>
          <w:highlight w:val="none"/>
          <w:lang w:eastAsia="zh-CN"/>
        </w:rPr>
        <w:t>价款</w:t>
      </w:r>
      <w:r>
        <w:rPr>
          <w:rFonts w:hint="eastAsia" w:ascii="宋体" w:hAnsi="宋体" w:eastAsia="宋体"/>
          <w:color w:val="000000"/>
          <w:szCs w:val="21"/>
          <w:highlight w:val="none"/>
        </w:rPr>
        <w:t>中，甲方不再另行支付</w:t>
      </w:r>
      <w:r>
        <w:rPr>
          <w:rFonts w:hint="default" w:ascii="宋体" w:hAnsi="宋体" w:eastAsia="宋体"/>
          <w:color w:val="000000"/>
          <w:szCs w:val="21"/>
          <w:highlight w:val="none"/>
          <w:lang w:val="en"/>
        </w:rPr>
        <w:t>其他</w:t>
      </w:r>
      <w:r>
        <w:rPr>
          <w:rFonts w:hint="eastAsia" w:ascii="宋体" w:hAnsi="宋体" w:eastAsia="宋体"/>
          <w:color w:val="000000"/>
          <w:szCs w:val="21"/>
          <w:highlight w:val="none"/>
        </w:rPr>
        <w:t>任何费用。</w:t>
      </w:r>
    </w:p>
    <w:p w14:paraId="7FC6A783">
      <w:pPr>
        <w:adjustRightInd w:val="0"/>
        <w:snapToGrid w:val="0"/>
        <w:spacing w:before="0" w:line="400" w:lineRule="exact"/>
        <w:jc w:val="left"/>
        <w:rPr>
          <w:rFonts w:ascii="宋体" w:hAnsi="宋体" w:eastAsia="宋体"/>
          <w:b/>
          <w:color w:val="000000"/>
          <w:sz w:val="24"/>
          <w:highlight w:val="none"/>
        </w:rPr>
      </w:pPr>
      <w:r>
        <w:rPr>
          <w:rFonts w:hint="eastAsia" w:ascii="宋体" w:hAnsi="宋体" w:eastAsia="宋体"/>
          <w:b/>
          <w:color w:val="000000"/>
          <w:sz w:val="24"/>
          <w:highlight w:val="none"/>
          <w:lang w:eastAsia="zh-CN"/>
        </w:rPr>
        <w:t>3</w:t>
      </w:r>
      <w:r>
        <w:rPr>
          <w:rFonts w:hint="eastAsia" w:ascii="宋体" w:hAnsi="宋体" w:eastAsia="宋体"/>
          <w:b/>
          <w:color w:val="000000"/>
          <w:sz w:val="24"/>
          <w:highlight w:val="none"/>
          <w:lang w:val="en-US" w:eastAsia="zh-CN"/>
        </w:rPr>
        <w:t xml:space="preserve">. </w:t>
      </w:r>
      <w:r>
        <w:rPr>
          <w:rFonts w:hint="eastAsia" w:ascii="宋体" w:hAnsi="宋体" w:eastAsia="宋体"/>
          <w:b/>
          <w:color w:val="000000"/>
          <w:sz w:val="24"/>
          <w:highlight w:val="none"/>
        </w:rPr>
        <w:t>履行合同的时间、地点和方式</w:t>
      </w:r>
    </w:p>
    <w:p w14:paraId="2ED6B194">
      <w:pPr>
        <w:autoSpaceDE w:val="0"/>
        <w:autoSpaceDN w:val="0"/>
        <w:adjustRightInd w:val="0"/>
        <w:snapToGrid w:val="0"/>
        <w:spacing w:before="0" w:line="400" w:lineRule="exact"/>
        <w:ind w:firstLine="420" w:firstLineChars="200"/>
        <w:jc w:val="left"/>
        <w:rPr>
          <w:rFonts w:ascii="宋体" w:hAnsi="宋体" w:eastAsia="宋体"/>
          <w:color w:val="000000"/>
          <w:szCs w:val="21"/>
          <w:highlight w:val="none"/>
        </w:rPr>
      </w:pPr>
      <w:r>
        <w:rPr>
          <w:rFonts w:hint="eastAsia" w:ascii="宋体" w:hAnsi="宋体" w:eastAsia="宋体"/>
          <w:color w:val="000000"/>
          <w:szCs w:val="21"/>
          <w:highlight w:val="none"/>
          <w:lang w:eastAsia="zh-CN"/>
        </w:rPr>
        <w:t>3</w:t>
      </w:r>
      <w:r>
        <w:rPr>
          <w:rFonts w:hint="eastAsia" w:ascii="宋体" w:hAnsi="宋体" w:eastAsia="宋体"/>
          <w:color w:val="000000"/>
          <w:szCs w:val="21"/>
          <w:highlight w:val="none"/>
        </w:rPr>
        <w:t xml:space="preserve">.1 </w:t>
      </w:r>
      <w:r>
        <w:rPr>
          <w:rFonts w:hint="eastAsia" w:ascii="宋体" w:hAnsi="宋体" w:eastAsia="宋体" w:cs="宋体"/>
          <w:szCs w:val="21"/>
          <w:highlight w:val="none"/>
        </w:rPr>
        <w:t>乙方应当在约定的时间、地点</w:t>
      </w:r>
      <w:r>
        <w:rPr>
          <w:rFonts w:hint="eastAsia" w:ascii="宋体" w:hAnsi="宋体" w:eastAsia="宋体" w:cs="宋体"/>
          <w:szCs w:val="21"/>
          <w:highlight w:val="none"/>
          <w:lang w:eastAsia="zh-CN"/>
        </w:rPr>
        <w:t>，按照约定</w:t>
      </w:r>
      <w:r>
        <w:rPr>
          <w:rFonts w:hint="eastAsia" w:ascii="宋体" w:hAnsi="宋体" w:eastAsia="宋体" w:cs="宋体"/>
          <w:szCs w:val="21"/>
          <w:highlight w:val="none"/>
        </w:rPr>
        <w:t>方式履行合同。</w:t>
      </w:r>
    </w:p>
    <w:p w14:paraId="4324F1A6">
      <w:pPr>
        <w:autoSpaceDE w:val="0"/>
        <w:autoSpaceDN w:val="0"/>
        <w:adjustRightInd w:val="0"/>
        <w:snapToGrid w:val="0"/>
        <w:spacing w:before="0" w:line="400" w:lineRule="exact"/>
        <w:jc w:val="left"/>
        <w:rPr>
          <w:rFonts w:ascii="宋体" w:hAnsi="宋体" w:eastAsia="宋体"/>
          <w:b/>
          <w:bCs/>
          <w:color w:val="000000"/>
          <w:sz w:val="24"/>
          <w:highlight w:val="none"/>
        </w:rPr>
      </w:pPr>
      <w:r>
        <w:rPr>
          <w:rFonts w:hint="eastAsia" w:ascii="宋体" w:hAnsi="宋体" w:eastAsia="宋体"/>
          <w:b/>
          <w:bCs/>
          <w:color w:val="000000"/>
          <w:sz w:val="24"/>
          <w:highlight w:val="none"/>
          <w:lang w:eastAsia="zh-CN"/>
        </w:rPr>
        <w:t>4</w:t>
      </w:r>
      <w:r>
        <w:rPr>
          <w:rFonts w:hint="eastAsia" w:ascii="宋体" w:hAnsi="宋体" w:eastAsia="宋体"/>
          <w:b/>
          <w:bCs/>
          <w:color w:val="000000"/>
          <w:sz w:val="24"/>
          <w:highlight w:val="none"/>
          <w:lang w:val="en-US" w:eastAsia="zh-CN"/>
        </w:rPr>
        <w:t xml:space="preserve">. </w:t>
      </w:r>
      <w:r>
        <w:rPr>
          <w:rFonts w:hint="eastAsia" w:ascii="宋体" w:hAnsi="宋体" w:eastAsia="宋体"/>
          <w:b/>
          <w:bCs/>
          <w:color w:val="000000"/>
          <w:sz w:val="24"/>
          <w:highlight w:val="none"/>
        </w:rPr>
        <w:t>甲方的权利和义务</w:t>
      </w:r>
    </w:p>
    <w:p w14:paraId="24EA0291">
      <w:pPr>
        <w:autoSpaceDE w:val="0"/>
        <w:autoSpaceDN w:val="0"/>
        <w:adjustRightInd w:val="0"/>
        <w:snapToGrid w:val="0"/>
        <w:spacing w:before="0" w:line="400" w:lineRule="exact"/>
        <w:ind w:firstLine="420" w:firstLineChars="200"/>
        <w:jc w:val="left"/>
        <w:rPr>
          <w:rFonts w:ascii="宋体" w:hAnsi="宋体" w:eastAsia="宋体"/>
          <w:color w:val="000000"/>
          <w:szCs w:val="21"/>
          <w:highlight w:val="none"/>
        </w:rPr>
      </w:pPr>
      <w:r>
        <w:rPr>
          <w:rFonts w:hint="eastAsia" w:ascii="宋体" w:hAnsi="宋体" w:eastAsia="宋体"/>
          <w:color w:val="000000"/>
          <w:szCs w:val="21"/>
          <w:highlight w:val="none"/>
          <w:lang w:eastAsia="zh-CN"/>
        </w:rPr>
        <w:t>4</w:t>
      </w:r>
      <w:r>
        <w:rPr>
          <w:rFonts w:hint="eastAsia" w:ascii="宋体" w:hAnsi="宋体" w:eastAsia="宋体"/>
          <w:color w:val="000000"/>
          <w:szCs w:val="21"/>
          <w:highlight w:val="none"/>
        </w:rPr>
        <w:t>.1</w:t>
      </w:r>
      <w:r>
        <w:rPr>
          <w:rFonts w:ascii="宋体" w:hAnsi="宋体" w:eastAsia="宋体"/>
          <w:color w:val="000000"/>
          <w:szCs w:val="21"/>
          <w:highlight w:val="none"/>
        </w:rPr>
        <w:t xml:space="preserve"> 签署合同后，甲方</w:t>
      </w:r>
      <w:r>
        <w:rPr>
          <w:rFonts w:hint="eastAsia" w:ascii="宋体" w:hAnsi="宋体" w:eastAsia="宋体"/>
          <w:color w:val="000000"/>
          <w:szCs w:val="21"/>
          <w:highlight w:val="none"/>
          <w:lang w:eastAsia="zh-CN"/>
        </w:rPr>
        <w:t>应</w:t>
      </w:r>
      <w:r>
        <w:rPr>
          <w:rFonts w:ascii="宋体" w:hAnsi="宋体" w:eastAsia="宋体"/>
          <w:color w:val="000000"/>
          <w:szCs w:val="21"/>
          <w:highlight w:val="none"/>
        </w:rPr>
        <w:t>确定</w:t>
      </w:r>
      <w:r>
        <w:rPr>
          <w:rFonts w:hint="eastAsia" w:ascii="宋体" w:hAnsi="宋体" w:eastAsia="宋体"/>
          <w:color w:val="000000"/>
          <w:szCs w:val="21"/>
          <w:highlight w:val="none"/>
          <w:lang w:val="en-US" w:eastAsia="zh-CN"/>
        </w:rPr>
        <w:t>项目负责人（或项目联系人）</w:t>
      </w:r>
      <w:r>
        <w:rPr>
          <w:rFonts w:ascii="宋体" w:hAnsi="宋体" w:eastAsia="宋体"/>
          <w:color w:val="000000"/>
          <w:szCs w:val="21"/>
          <w:highlight w:val="none"/>
        </w:rPr>
        <w:t>，负责与本合同有关的事务。</w:t>
      </w:r>
      <w:r>
        <w:rPr>
          <w:rFonts w:hint="eastAsia" w:ascii="宋体" w:hAnsi="宋体" w:eastAsia="宋体"/>
          <w:color w:val="000000"/>
          <w:szCs w:val="21"/>
          <w:highlight w:val="none"/>
        </w:rPr>
        <w:t>甲方有权对乙方的履约行为进行检查，并</w:t>
      </w:r>
      <w:r>
        <w:rPr>
          <w:rFonts w:ascii="宋体" w:hAnsi="宋体" w:eastAsia="宋体"/>
          <w:color w:val="000000"/>
          <w:szCs w:val="21"/>
          <w:highlight w:val="none"/>
        </w:rPr>
        <w:t>及时确认乙方提交的事项</w:t>
      </w:r>
      <w:r>
        <w:rPr>
          <w:rFonts w:hint="eastAsia" w:ascii="宋体" w:hAnsi="宋体" w:eastAsia="宋体"/>
          <w:color w:val="000000"/>
          <w:szCs w:val="21"/>
          <w:highlight w:val="none"/>
        </w:rPr>
        <w:t>。甲方应当</w:t>
      </w:r>
      <w:r>
        <w:rPr>
          <w:rFonts w:ascii="宋体" w:hAnsi="宋体" w:eastAsia="宋体"/>
          <w:color w:val="000000"/>
          <w:szCs w:val="21"/>
          <w:highlight w:val="none"/>
        </w:rPr>
        <w:t>配合乙方完成</w:t>
      </w:r>
      <w:r>
        <w:rPr>
          <w:rFonts w:hint="eastAsia" w:ascii="宋体" w:hAnsi="宋体" w:eastAsia="宋体"/>
          <w:color w:val="000000"/>
          <w:szCs w:val="21"/>
          <w:highlight w:val="none"/>
        </w:rPr>
        <w:t>相关项目</w:t>
      </w:r>
      <w:r>
        <w:rPr>
          <w:rFonts w:ascii="宋体" w:hAnsi="宋体" w:eastAsia="宋体"/>
          <w:color w:val="000000"/>
          <w:szCs w:val="21"/>
          <w:highlight w:val="none"/>
        </w:rPr>
        <w:t>实施工作。</w:t>
      </w:r>
    </w:p>
    <w:p w14:paraId="0D39136D">
      <w:pPr>
        <w:autoSpaceDE w:val="0"/>
        <w:autoSpaceDN w:val="0"/>
        <w:adjustRightInd w:val="0"/>
        <w:snapToGrid w:val="0"/>
        <w:spacing w:before="0" w:line="400" w:lineRule="exact"/>
        <w:ind w:firstLine="420" w:firstLineChars="200"/>
        <w:jc w:val="left"/>
        <w:rPr>
          <w:rFonts w:ascii="宋体" w:hAnsi="宋体" w:eastAsia="宋体"/>
          <w:color w:val="000000"/>
          <w:szCs w:val="21"/>
          <w:highlight w:val="none"/>
        </w:rPr>
      </w:pPr>
      <w:r>
        <w:rPr>
          <w:rFonts w:hint="eastAsia" w:ascii="宋体" w:hAnsi="宋体" w:eastAsia="宋体"/>
          <w:color w:val="000000"/>
          <w:szCs w:val="21"/>
          <w:highlight w:val="none"/>
          <w:lang w:eastAsia="zh-CN"/>
        </w:rPr>
        <w:t>4</w:t>
      </w:r>
      <w:r>
        <w:rPr>
          <w:rFonts w:hint="eastAsia" w:ascii="宋体" w:hAnsi="宋体" w:eastAsia="宋体"/>
          <w:color w:val="000000"/>
          <w:szCs w:val="21"/>
          <w:highlight w:val="none"/>
        </w:rPr>
        <w:t xml:space="preserve">.2 </w:t>
      </w:r>
      <w:r>
        <w:rPr>
          <w:rFonts w:ascii="宋体" w:hAnsi="宋体" w:eastAsia="宋体"/>
          <w:color w:val="000000"/>
          <w:szCs w:val="21"/>
          <w:highlight w:val="none"/>
        </w:rPr>
        <w:t>甲方有权要求乙方按时提交各阶段有关</w:t>
      </w:r>
      <w:r>
        <w:rPr>
          <w:rFonts w:hint="eastAsia" w:ascii="宋体" w:hAnsi="宋体" w:eastAsia="宋体"/>
          <w:color w:val="000000"/>
          <w:szCs w:val="21"/>
          <w:highlight w:val="none"/>
        </w:rPr>
        <w:t>安排计划</w:t>
      </w:r>
      <w:r>
        <w:rPr>
          <w:rFonts w:ascii="宋体" w:hAnsi="宋体" w:eastAsia="宋体"/>
          <w:color w:val="000000"/>
          <w:szCs w:val="21"/>
          <w:highlight w:val="none"/>
        </w:rPr>
        <w:t>，并有权</w:t>
      </w:r>
      <w:r>
        <w:rPr>
          <w:rFonts w:hint="eastAsia" w:ascii="宋体" w:hAnsi="宋体" w:eastAsia="宋体"/>
          <w:color w:val="000000"/>
          <w:szCs w:val="21"/>
          <w:highlight w:val="none"/>
        </w:rPr>
        <w:t>定期核对乙方提供货物数量、规格、质量等内容。甲方</w:t>
      </w:r>
      <w:r>
        <w:rPr>
          <w:rFonts w:ascii="宋体" w:hAnsi="宋体" w:eastAsia="宋体"/>
          <w:color w:val="000000"/>
          <w:szCs w:val="21"/>
          <w:highlight w:val="none"/>
        </w:rPr>
        <w:t>有权督促乙方工作并要求乙方</w:t>
      </w:r>
      <w:r>
        <w:rPr>
          <w:rFonts w:hint="eastAsia" w:ascii="宋体" w:hAnsi="宋体" w:eastAsia="宋体"/>
          <w:color w:val="000000"/>
          <w:szCs w:val="21"/>
          <w:highlight w:val="none"/>
        </w:rPr>
        <w:t>更</w:t>
      </w:r>
      <w:r>
        <w:rPr>
          <w:rFonts w:ascii="宋体" w:hAnsi="宋体" w:eastAsia="宋体"/>
          <w:color w:val="000000"/>
          <w:szCs w:val="21"/>
          <w:highlight w:val="none"/>
        </w:rPr>
        <w:t>换不符合要求的</w:t>
      </w:r>
      <w:r>
        <w:rPr>
          <w:rFonts w:hint="eastAsia" w:ascii="宋体" w:hAnsi="宋体" w:eastAsia="宋体"/>
          <w:color w:val="000000"/>
          <w:szCs w:val="21"/>
          <w:highlight w:val="none"/>
        </w:rPr>
        <w:t>货物</w:t>
      </w:r>
      <w:r>
        <w:rPr>
          <w:rFonts w:ascii="宋体" w:hAnsi="宋体" w:eastAsia="宋体"/>
          <w:color w:val="000000"/>
          <w:szCs w:val="21"/>
          <w:highlight w:val="none"/>
        </w:rPr>
        <w:t>。</w:t>
      </w:r>
    </w:p>
    <w:p w14:paraId="40FC4A6D">
      <w:pPr>
        <w:autoSpaceDE w:val="0"/>
        <w:autoSpaceDN w:val="0"/>
        <w:adjustRightInd w:val="0"/>
        <w:snapToGrid w:val="0"/>
        <w:spacing w:before="0" w:line="400" w:lineRule="exact"/>
        <w:ind w:firstLine="420" w:firstLineChars="200"/>
        <w:jc w:val="left"/>
        <w:rPr>
          <w:rFonts w:hint="eastAsia" w:ascii="宋体" w:hAnsi="宋体" w:eastAsia="宋体"/>
          <w:color w:val="000000"/>
          <w:szCs w:val="21"/>
          <w:highlight w:val="none"/>
        </w:rPr>
      </w:pPr>
      <w:r>
        <w:rPr>
          <w:rFonts w:hint="eastAsia" w:ascii="宋体" w:hAnsi="宋体" w:eastAsia="宋体"/>
          <w:color w:val="000000"/>
          <w:szCs w:val="21"/>
          <w:highlight w:val="none"/>
          <w:lang w:eastAsia="zh-CN"/>
        </w:rPr>
        <w:t>4</w:t>
      </w:r>
      <w:r>
        <w:rPr>
          <w:rFonts w:hint="eastAsia" w:ascii="宋体" w:hAnsi="宋体" w:eastAsia="宋体"/>
          <w:color w:val="000000"/>
          <w:szCs w:val="21"/>
          <w:highlight w:val="none"/>
        </w:rPr>
        <w:t>.</w:t>
      </w:r>
      <w:r>
        <w:rPr>
          <w:rFonts w:ascii="宋体" w:hAnsi="宋体" w:eastAsia="宋体"/>
          <w:color w:val="000000"/>
          <w:szCs w:val="21"/>
          <w:highlight w:val="none"/>
        </w:rPr>
        <w:t>3</w:t>
      </w:r>
      <w:r>
        <w:rPr>
          <w:rFonts w:hint="eastAsia" w:ascii="宋体" w:hAnsi="宋体" w:eastAsia="宋体"/>
          <w:color w:val="000000"/>
          <w:szCs w:val="21"/>
          <w:highlight w:val="none"/>
        </w:rPr>
        <w:t xml:space="preserve"> </w:t>
      </w:r>
      <w:r>
        <w:rPr>
          <w:rFonts w:ascii="宋体" w:hAnsi="宋体" w:eastAsia="宋体"/>
          <w:color w:val="000000"/>
          <w:szCs w:val="21"/>
          <w:highlight w:val="none"/>
        </w:rPr>
        <w:t>甲方</w:t>
      </w:r>
      <w:r>
        <w:rPr>
          <w:rFonts w:hint="eastAsia" w:ascii="宋体" w:hAnsi="宋体" w:eastAsia="宋体"/>
          <w:color w:val="000000"/>
          <w:szCs w:val="21"/>
          <w:highlight w:val="none"/>
        </w:rPr>
        <w:t>有权要求乙方对缺陷部分予以修复，并按合同约定享有货物保修及其他合同约定的权利。</w:t>
      </w:r>
    </w:p>
    <w:p w14:paraId="33053549">
      <w:pPr>
        <w:snapToGrid w:val="0"/>
        <w:spacing w:line="400" w:lineRule="exact"/>
        <w:ind w:firstLine="420" w:firstLineChars="200"/>
        <w:rPr>
          <w:rFonts w:hint="eastAsia" w:eastAsia="华文楷体"/>
          <w:highlight w:val="none"/>
          <w:lang w:val="en-US" w:eastAsia="zh-CN"/>
        </w:rPr>
      </w:pPr>
      <w:r>
        <w:rPr>
          <w:rFonts w:hint="default" w:ascii="宋体" w:hAnsi="宋体" w:eastAsia="宋体"/>
          <w:color w:val="000000"/>
          <w:szCs w:val="21"/>
          <w:highlight w:val="none"/>
          <w:lang w:val="en-US" w:eastAsia="zh-CN"/>
        </w:rPr>
        <w:t>4.4 甲方应当按照合同约定及时对交付的货物进行验收</w:t>
      </w:r>
      <w:r>
        <w:rPr>
          <w:rFonts w:hint="eastAsia" w:ascii="宋体" w:hAnsi="宋体" w:eastAsia="宋体"/>
          <w:color w:val="000000"/>
          <w:szCs w:val="21"/>
          <w:highlight w:val="none"/>
          <w:lang w:val="en-US" w:eastAsia="zh-CN"/>
        </w:rPr>
        <w:t>，</w:t>
      </w:r>
      <w:r>
        <w:rPr>
          <w:rFonts w:hint="eastAsia" w:ascii="宋体" w:hAnsi="宋体" w:eastAsia="宋体" w:cs="宋体"/>
          <w:b w:val="0"/>
          <w:bCs w:val="0"/>
          <w:szCs w:val="21"/>
          <w:highlight w:val="none"/>
          <w:lang w:eastAsia="zh-CN"/>
        </w:rPr>
        <w:t>未</w:t>
      </w:r>
      <w:r>
        <w:rPr>
          <w:rFonts w:hint="eastAsia" w:ascii="宋体" w:hAnsi="宋体" w:eastAsia="宋体"/>
          <w:color w:val="000000"/>
          <w:szCs w:val="21"/>
          <w:highlight w:val="none"/>
          <w:lang w:val="en-US" w:eastAsia="zh-CN"/>
        </w:rPr>
        <w:t>在</w:t>
      </w:r>
      <w:r>
        <w:rPr>
          <w:rFonts w:hint="eastAsia" w:ascii="宋体" w:hAnsi="宋体" w:eastAsia="宋体" w:cs="宋体"/>
          <w:b/>
          <w:bCs/>
          <w:szCs w:val="21"/>
          <w:highlight w:val="none"/>
        </w:rPr>
        <w:t>【政府采购合同专用条款】</w:t>
      </w:r>
      <w:r>
        <w:rPr>
          <w:rFonts w:hint="eastAsia" w:ascii="宋体" w:hAnsi="宋体" w:eastAsia="宋体" w:cs="宋体"/>
          <w:b w:val="0"/>
          <w:bCs w:val="0"/>
          <w:szCs w:val="21"/>
          <w:highlight w:val="none"/>
          <w:lang w:eastAsia="zh-CN"/>
        </w:rPr>
        <w:t>约定的期限内对乙方履约提出任何异议或者向乙方作出任何说明的，</w:t>
      </w:r>
      <w:r>
        <w:rPr>
          <w:rFonts w:hint="eastAsia" w:ascii="宋体" w:hAnsi="宋体" w:eastAsia="宋体"/>
          <w:color w:val="000000"/>
          <w:szCs w:val="21"/>
          <w:highlight w:val="none"/>
          <w:lang w:val="en-US" w:eastAsia="zh-CN"/>
        </w:rPr>
        <w:t>视为验收通过。</w:t>
      </w:r>
    </w:p>
    <w:p w14:paraId="0FCEE5D8">
      <w:pPr>
        <w:autoSpaceDE w:val="0"/>
        <w:autoSpaceDN w:val="0"/>
        <w:adjustRightInd w:val="0"/>
        <w:snapToGrid w:val="0"/>
        <w:spacing w:line="400" w:lineRule="exact"/>
        <w:ind w:firstLine="420" w:firstLineChars="200"/>
        <w:jc w:val="left"/>
        <w:rPr>
          <w:rFonts w:hint="eastAsia" w:ascii="宋体" w:hAnsi="宋体" w:eastAsia="宋体"/>
          <w:color w:val="000000"/>
          <w:szCs w:val="21"/>
          <w:highlight w:val="none"/>
        </w:rPr>
      </w:pPr>
      <w:r>
        <w:rPr>
          <w:rFonts w:hint="default" w:ascii="宋体" w:hAnsi="宋体" w:eastAsia="宋体"/>
          <w:color w:val="000000"/>
          <w:szCs w:val="21"/>
          <w:highlight w:val="none"/>
          <w:lang w:eastAsia="zh-CN"/>
        </w:rPr>
        <w:t>4</w:t>
      </w:r>
      <w:r>
        <w:rPr>
          <w:rFonts w:hint="eastAsia" w:ascii="宋体" w:hAnsi="宋体" w:eastAsia="宋体"/>
          <w:color w:val="000000"/>
          <w:szCs w:val="21"/>
          <w:highlight w:val="none"/>
        </w:rPr>
        <w:t>.</w:t>
      </w:r>
      <w:r>
        <w:rPr>
          <w:rFonts w:hint="default" w:ascii="宋体" w:hAnsi="宋体" w:eastAsia="宋体"/>
          <w:color w:val="000000"/>
          <w:szCs w:val="21"/>
          <w:highlight w:val="none"/>
          <w:lang w:val="en-US" w:eastAsia="zh-CN"/>
        </w:rPr>
        <w:t>5</w:t>
      </w:r>
      <w:r>
        <w:rPr>
          <w:rFonts w:ascii="宋体" w:hAnsi="宋体" w:eastAsia="宋体"/>
          <w:color w:val="000000"/>
          <w:szCs w:val="21"/>
          <w:highlight w:val="none"/>
        </w:rPr>
        <w:t xml:space="preserve"> </w:t>
      </w:r>
      <w:r>
        <w:rPr>
          <w:rFonts w:hint="eastAsia" w:ascii="宋体" w:hAnsi="宋体" w:eastAsia="宋体"/>
          <w:color w:val="000000"/>
          <w:szCs w:val="21"/>
          <w:highlight w:val="none"/>
        </w:rPr>
        <w:t>甲方应当根据合同约定</w:t>
      </w:r>
      <w:r>
        <w:rPr>
          <w:rFonts w:hint="eastAsia" w:ascii="宋体" w:hAnsi="宋体" w:eastAsia="宋体"/>
          <w:color w:val="000000"/>
          <w:szCs w:val="21"/>
          <w:highlight w:val="none"/>
          <w:lang w:eastAsia="zh-CN"/>
        </w:rPr>
        <w:t>及</w:t>
      </w:r>
      <w:r>
        <w:rPr>
          <w:rFonts w:hint="eastAsia" w:ascii="宋体" w:hAnsi="宋体" w:eastAsia="宋体"/>
          <w:color w:val="000000"/>
          <w:szCs w:val="21"/>
          <w:highlight w:val="none"/>
        </w:rPr>
        <w:t>时向乙方支付</w:t>
      </w:r>
      <w:r>
        <w:rPr>
          <w:rFonts w:hint="eastAsia" w:ascii="宋体" w:hAnsi="宋体" w:eastAsia="宋体"/>
          <w:color w:val="000000"/>
          <w:szCs w:val="21"/>
          <w:highlight w:val="none"/>
          <w:lang w:eastAsia="zh-CN"/>
        </w:rPr>
        <w:t>合同价款</w:t>
      </w:r>
      <w:r>
        <w:rPr>
          <w:rFonts w:hint="default" w:ascii="宋体" w:hAnsi="宋体" w:eastAsia="宋体"/>
          <w:color w:val="000000"/>
          <w:szCs w:val="21"/>
          <w:highlight w:val="none"/>
          <w:lang w:eastAsia="zh-CN"/>
        </w:rPr>
        <w:t>，不得以内部人员变更、履行内部付款流程等为由，拒绝或迟延支付。</w:t>
      </w:r>
    </w:p>
    <w:p w14:paraId="6678EC3E">
      <w:pPr>
        <w:autoSpaceDE w:val="0"/>
        <w:autoSpaceDN w:val="0"/>
        <w:adjustRightInd w:val="0"/>
        <w:snapToGrid w:val="0"/>
        <w:spacing w:before="0" w:line="400" w:lineRule="exact"/>
        <w:ind w:firstLine="420" w:firstLineChars="200"/>
        <w:jc w:val="left"/>
        <w:rPr>
          <w:rFonts w:ascii="宋体" w:hAnsi="宋体" w:eastAsia="宋体"/>
          <w:color w:val="000000"/>
          <w:szCs w:val="21"/>
          <w:highlight w:val="none"/>
        </w:rPr>
      </w:pPr>
      <w:r>
        <w:rPr>
          <w:rFonts w:hint="eastAsia" w:ascii="宋体" w:hAnsi="宋体" w:eastAsia="宋体"/>
          <w:color w:val="000000"/>
          <w:szCs w:val="21"/>
          <w:highlight w:val="none"/>
          <w:lang w:eastAsia="zh-CN"/>
        </w:rPr>
        <w:t>4</w:t>
      </w:r>
      <w:r>
        <w:rPr>
          <w:rFonts w:hint="eastAsia" w:ascii="宋体" w:hAnsi="宋体" w:eastAsia="宋体"/>
          <w:color w:val="000000"/>
          <w:szCs w:val="21"/>
          <w:highlight w:val="none"/>
        </w:rPr>
        <w:t>.</w:t>
      </w:r>
      <w:r>
        <w:rPr>
          <w:rFonts w:hint="eastAsia" w:ascii="宋体" w:hAnsi="宋体" w:eastAsia="宋体"/>
          <w:color w:val="000000"/>
          <w:szCs w:val="21"/>
          <w:highlight w:val="none"/>
          <w:lang w:val="en-US" w:eastAsia="zh-CN"/>
        </w:rPr>
        <w:t>6</w:t>
      </w:r>
      <w:r>
        <w:rPr>
          <w:rFonts w:ascii="宋体" w:hAnsi="宋体" w:eastAsia="宋体"/>
          <w:color w:val="000000"/>
          <w:szCs w:val="21"/>
          <w:highlight w:val="none"/>
        </w:rPr>
        <w:t xml:space="preserve"> </w:t>
      </w:r>
      <w:r>
        <w:rPr>
          <w:rFonts w:hint="eastAsia" w:ascii="宋体" w:hAnsi="宋体" w:eastAsia="宋体"/>
          <w:color w:val="000000"/>
          <w:szCs w:val="21"/>
          <w:highlight w:val="none"/>
        </w:rPr>
        <w:t>国家法律法规规定</w:t>
      </w:r>
      <w:r>
        <w:rPr>
          <w:rFonts w:hint="eastAsia" w:ascii="宋体" w:hAnsi="宋体" w:eastAsia="宋体"/>
          <w:color w:val="000000"/>
          <w:szCs w:val="21"/>
          <w:highlight w:val="none"/>
          <w:lang w:eastAsia="zh-CN"/>
        </w:rPr>
        <w:t>及</w:t>
      </w:r>
      <w:r>
        <w:rPr>
          <w:rFonts w:hint="eastAsia" w:ascii="宋体" w:hAnsi="宋体" w:eastAsia="宋体" w:cs="宋体"/>
          <w:b/>
          <w:bCs/>
          <w:szCs w:val="21"/>
          <w:highlight w:val="none"/>
        </w:rPr>
        <w:t>【政府采购合同专用条款】</w:t>
      </w:r>
      <w:r>
        <w:rPr>
          <w:rFonts w:hint="eastAsia" w:ascii="宋体" w:hAnsi="宋体" w:eastAsia="宋体"/>
          <w:color w:val="000000"/>
          <w:szCs w:val="21"/>
          <w:highlight w:val="none"/>
          <w:lang w:eastAsia="zh-CN"/>
        </w:rPr>
        <w:t>约定应</w:t>
      </w:r>
      <w:r>
        <w:rPr>
          <w:rFonts w:hint="eastAsia" w:ascii="宋体" w:hAnsi="宋体" w:eastAsia="宋体"/>
          <w:color w:val="000000"/>
          <w:szCs w:val="21"/>
          <w:highlight w:val="none"/>
        </w:rPr>
        <w:t>由甲方承担的其他义务和责任。</w:t>
      </w:r>
    </w:p>
    <w:p w14:paraId="739CE570">
      <w:pPr>
        <w:autoSpaceDE w:val="0"/>
        <w:autoSpaceDN w:val="0"/>
        <w:adjustRightInd w:val="0"/>
        <w:snapToGrid w:val="0"/>
        <w:spacing w:before="0" w:line="400" w:lineRule="exact"/>
        <w:jc w:val="left"/>
        <w:rPr>
          <w:rFonts w:ascii="宋体" w:hAnsi="宋体" w:eastAsia="宋体"/>
          <w:b/>
          <w:bCs/>
          <w:color w:val="000000"/>
          <w:sz w:val="24"/>
          <w:highlight w:val="none"/>
        </w:rPr>
      </w:pPr>
      <w:r>
        <w:rPr>
          <w:rFonts w:hint="eastAsia" w:ascii="宋体" w:hAnsi="宋体" w:eastAsia="宋体"/>
          <w:b/>
          <w:bCs/>
          <w:color w:val="000000"/>
          <w:sz w:val="24"/>
          <w:highlight w:val="none"/>
          <w:lang w:eastAsia="zh-CN"/>
        </w:rPr>
        <w:t>5</w:t>
      </w:r>
      <w:r>
        <w:rPr>
          <w:rFonts w:hint="eastAsia" w:ascii="宋体" w:hAnsi="宋体" w:eastAsia="宋体"/>
          <w:b/>
          <w:bCs/>
          <w:color w:val="000000"/>
          <w:sz w:val="24"/>
          <w:highlight w:val="none"/>
          <w:lang w:val="en-US" w:eastAsia="zh-CN"/>
        </w:rPr>
        <w:t xml:space="preserve">. </w:t>
      </w:r>
      <w:r>
        <w:rPr>
          <w:rFonts w:hint="eastAsia" w:ascii="宋体" w:hAnsi="宋体" w:eastAsia="宋体"/>
          <w:b/>
          <w:bCs/>
          <w:color w:val="000000"/>
          <w:sz w:val="24"/>
          <w:highlight w:val="none"/>
        </w:rPr>
        <w:t>乙方的权利和义务</w:t>
      </w:r>
    </w:p>
    <w:p w14:paraId="0347283D">
      <w:pPr>
        <w:autoSpaceDE w:val="0"/>
        <w:autoSpaceDN w:val="0"/>
        <w:adjustRightInd w:val="0"/>
        <w:snapToGrid w:val="0"/>
        <w:spacing w:before="0" w:line="400" w:lineRule="exact"/>
        <w:ind w:firstLine="420" w:firstLineChars="200"/>
        <w:jc w:val="left"/>
        <w:rPr>
          <w:rFonts w:ascii="宋体" w:hAnsi="宋体" w:eastAsia="宋体"/>
          <w:color w:val="000000"/>
          <w:szCs w:val="21"/>
          <w:highlight w:val="none"/>
        </w:rPr>
      </w:pPr>
      <w:r>
        <w:rPr>
          <w:rFonts w:hint="eastAsia" w:ascii="宋体" w:hAnsi="宋体" w:eastAsia="宋体"/>
          <w:color w:val="000000"/>
          <w:szCs w:val="21"/>
          <w:highlight w:val="none"/>
          <w:lang w:eastAsia="zh-CN"/>
        </w:rPr>
        <w:t>5</w:t>
      </w:r>
      <w:r>
        <w:rPr>
          <w:rFonts w:hint="eastAsia" w:ascii="宋体" w:hAnsi="宋体" w:eastAsia="宋体"/>
          <w:color w:val="000000"/>
          <w:szCs w:val="21"/>
          <w:highlight w:val="none"/>
        </w:rPr>
        <w:t xml:space="preserve">.1 </w:t>
      </w:r>
      <w:r>
        <w:rPr>
          <w:rFonts w:ascii="宋体" w:hAnsi="宋体" w:eastAsia="宋体"/>
          <w:color w:val="000000"/>
          <w:szCs w:val="21"/>
          <w:highlight w:val="none"/>
        </w:rPr>
        <w:t>签署合同后，乙方</w:t>
      </w:r>
      <w:r>
        <w:rPr>
          <w:rFonts w:hint="eastAsia" w:ascii="宋体" w:hAnsi="宋体" w:eastAsia="宋体"/>
          <w:color w:val="000000"/>
          <w:szCs w:val="21"/>
          <w:highlight w:val="none"/>
          <w:lang w:eastAsia="zh-CN"/>
        </w:rPr>
        <w:t>应</w:t>
      </w:r>
      <w:r>
        <w:rPr>
          <w:rFonts w:ascii="宋体" w:hAnsi="宋体" w:eastAsia="宋体"/>
          <w:color w:val="000000"/>
          <w:szCs w:val="21"/>
          <w:highlight w:val="none"/>
        </w:rPr>
        <w:t>确定</w:t>
      </w:r>
      <w:r>
        <w:rPr>
          <w:rFonts w:hint="eastAsia" w:ascii="宋体" w:hAnsi="宋体" w:eastAsia="宋体"/>
          <w:color w:val="000000"/>
          <w:szCs w:val="21"/>
          <w:highlight w:val="none"/>
          <w:lang w:val="en-US" w:eastAsia="zh-CN"/>
        </w:rPr>
        <w:t>项目负责人（或项目联系人）</w:t>
      </w:r>
      <w:r>
        <w:rPr>
          <w:rFonts w:ascii="宋体" w:hAnsi="宋体" w:eastAsia="宋体"/>
          <w:color w:val="000000"/>
          <w:szCs w:val="21"/>
          <w:highlight w:val="none"/>
        </w:rPr>
        <w:t>，负责与本合同有关的事务。</w:t>
      </w:r>
    </w:p>
    <w:p w14:paraId="453DFE5F">
      <w:pPr>
        <w:autoSpaceDE w:val="0"/>
        <w:autoSpaceDN w:val="0"/>
        <w:adjustRightInd w:val="0"/>
        <w:snapToGrid w:val="0"/>
        <w:spacing w:before="0" w:line="400" w:lineRule="exact"/>
        <w:ind w:firstLine="420" w:firstLineChars="200"/>
        <w:jc w:val="left"/>
        <w:rPr>
          <w:rFonts w:ascii="宋体" w:hAnsi="宋体" w:eastAsia="宋体"/>
          <w:color w:val="000000"/>
          <w:szCs w:val="21"/>
          <w:highlight w:val="none"/>
        </w:rPr>
      </w:pPr>
      <w:r>
        <w:rPr>
          <w:rFonts w:hint="eastAsia" w:ascii="宋体" w:hAnsi="宋体" w:eastAsia="宋体"/>
          <w:color w:val="000000"/>
          <w:szCs w:val="21"/>
          <w:highlight w:val="none"/>
          <w:lang w:eastAsia="zh-CN"/>
        </w:rPr>
        <w:t>5</w:t>
      </w:r>
      <w:r>
        <w:rPr>
          <w:rFonts w:hint="eastAsia" w:ascii="宋体" w:hAnsi="宋体" w:eastAsia="宋体"/>
          <w:color w:val="000000"/>
          <w:szCs w:val="21"/>
          <w:highlight w:val="none"/>
        </w:rPr>
        <w:t>.</w:t>
      </w:r>
      <w:r>
        <w:rPr>
          <w:rFonts w:ascii="宋体" w:hAnsi="宋体" w:eastAsia="宋体"/>
          <w:color w:val="000000"/>
          <w:szCs w:val="21"/>
          <w:highlight w:val="none"/>
        </w:rPr>
        <w:t>2 乙方应按照合同要求</w:t>
      </w:r>
      <w:r>
        <w:rPr>
          <w:rFonts w:hint="eastAsia" w:ascii="宋体" w:hAnsi="宋体" w:eastAsia="宋体"/>
          <w:color w:val="000000"/>
          <w:szCs w:val="21"/>
          <w:highlight w:val="none"/>
        </w:rPr>
        <w:t>履约</w:t>
      </w:r>
      <w:r>
        <w:rPr>
          <w:rFonts w:ascii="宋体" w:hAnsi="宋体" w:eastAsia="宋体"/>
          <w:color w:val="000000"/>
          <w:szCs w:val="21"/>
          <w:highlight w:val="none"/>
        </w:rPr>
        <w:t>，充分合理安排，确保</w:t>
      </w:r>
      <w:r>
        <w:rPr>
          <w:rFonts w:hint="eastAsia" w:ascii="宋体" w:hAnsi="宋体" w:eastAsia="宋体"/>
          <w:color w:val="000000"/>
          <w:szCs w:val="21"/>
          <w:highlight w:val="none"/>
        </w:rPr>
        <w:t>提供的货物</w:t>
      </w:r>
      <w:r>
        <w:rPr>
          <w:rFonts w:hint="eastAsia" w:ascii="宋体" w:hAnsi="宋体" w:eastAsia="宋体"/>
          <w:color w:val="000000"/>
          <w:szCs w:val="21"/>
          <w:highlight w:val="none"/>
          <w:lang w:eastAsia="zh-CN"/>
        </w:rPr>
        <w:t>及相关</w:t>
      </w:r>
      <w:r>
        <w:rPr>
          <w:rFonts w:hint="eastAsia" w:ascii="宋体" w:hAnsi="宋体" w:eastAsia="宋体"/>
          <w:color w:val="000000"/>
          <w:szCs w:val="21"/>
          <w:highlight w:val="none"/>
        </w:rPr>
        <w:t>服务符合合同</w:t>
      </w:r>
      <w:r>
        <w:rPr>
          <w:rFonts w:hint="eastAsia" w:ascii="宋体" w:hAnsi="宋体" w:eastAsia="宋体"/>
          <w:color w:val="000000"/>
          <w:szCs w:val="21"/>
          <w:highlight w:val="none"/>
          <w:lang w:eastAsia="zh-CN"/>
        </w:rPr>
        <w:t>有关</w:t>
      </w:r>
      <w:r>
        <w:rPr>
          <w:rFonts w:ascii="宋体" w:hAnsi="宋体" w:eastAsia="宋体"/>
          <w:color w:val="000000"/>
          <w:szCs w:val="21"/>
          <w:highlight w:val="none"/>
        </w:rPr>
        <w:t>要求</w:t>
      </w:r>
      <w:r>
        <w:rPr>
          <w:rFonts w:hint="eastAsia" w:ascii="宋体" w:hAnsi="宋体" w:eastAsia="宋体"/>
          <w:color w:val="000000"/>
          <w:szCs w:val="21"/>
          <w:highlight w:val="none"/>
        </w:rPr>
        <w:t>。接受项目行业管理部门及政府有关部门的指导，配合甲方的履约检查</w:t>
      </w:r>
      <w:r>
        <w:rPr>
          <w:rFonts w:hint="eastAsia" w:ascii="宋体" w:hAnsi="宋体" w:eastAsia="宋体"/>
          <w:color w:val="000000"/>
          <w:szCs w:val="21"/>
          <w:highlight w:val="none"/>
          <w:lang w:eastAsia="zh-CN"/>
        </w:rPr>
        <w:t>及验收</w:t>
      </w:r>
      <w:r>
        <w:rPr>
          <w:rFonts w:hint="eastAsia" w:ascii="宋体" w:hAnsi="宋体" w:eastAsia="宋体"/>
          <w:color w:val="000000"/>
          <w:szCs w:val="21"/>
          <w:highlight w:val="none"/>
        </w:rPr>
        <w:t>，并</w:t>
      </w:r>
      <w:r>
        <w:rPr>
          <w:rFonts w:ascii="宋体" w:hAnsi="宋体" w:eastAsia="宋体"/>
          <w:color w:val="000000"/>
          <w:szCs w:val="21"/>
          <w:highlight w:val="none"/>
        </w:rPr>
        <w:t>负责项目实施过程中的所有协调工作。</w:t>
      </w:r>
    </w:p>
    <w:p w14:paraId="5E5FC2B0">
      <w:pPr>
        <w:widowControl w:val="0"/>
        <w:spacing w:after="0" w:line="400" w:lineRule="exact"/>
        <w:ind w:firstLine="369" w:firstLineChars="176"/>
        <w:jc w:val="both"/>
        <w:rPr>
          <w:rFonts w:ascii="宋体" w:hAnsi="宋体" w:eastAsia="宋体" w:cs="宋体"/>
          <w:color w:val="000000"/>
          <w:kern w:val="2"/>
          <w:sz w:val="21"/>
          <w:szCs w:val="21"/>
          <w:highlight w:val="none"/>
          <w:lang w:val="en-US" w:eastAsia="zh-CN" w:bidi="ar-SA"/>
        </w:rPr>
      </w:pPr>
      <w:r>
        <w:rPr>
          <w:rFonts w:hint="eastAsia" w:ascii="宋体" w:hAnsi="宋体" w:eastAsia="宋体" w:cs="Times New Roman"/>
          <w:color w:val="000000"/>
          <w:kern w:val="2"/>
          <w:sz w:val="21"/>
          <w:szCs w:val="21"/>
          <w:highlight w:val="none"/>
          <w:lang w:val="en-US" w:eastAsia="zh-CN" w:bidi="ar-SA"/>
        </w:rPr>
        <w:t>5.</w:t>
      </w:r>
      <w:r>
        <w:rPr>
          <w:rFonts w:ascii="宋体" w:hAnsi="宋体" w:eastAsia="宋体" w:cs="Times New Roman"/>
          <w:color w:val="000000"/>
          <w:kern w:val="2"/>
          <w:sz w:val="21"/>
          <w:szCs w:val="21"/>
          <w:highlight w:val="none"/>
          <w:lang w:val="en-US" w:eastAsia="zh-CN" w:bidi="ar-SA"/>
        </w:rPr>
        <w:t>3</w:t>
      </w:r>
      <w:r>
        <w:rPr>
          <w:rFonts w:hint="eastAsia" w:ascii="宋体" w:hAnsi="宋体" w:eastAsia="宋体" w:cs="Times New Roman"/>
          <w:color w:val="000000"/>
          <w:kern w:val="2"/>
          <w:sz w:val="21"/>
          <w:szCs w:val="21"/>
          <w:highlight w:val="none"/>
          <w:lang w:val="en-US" w:eastAsia="zh-CN" w:bidi="ar-SA"/>
        </w:rPr>
        <w:t>乙方有权</w:t>
      </w:r>
      <w:r>
        <w:rPr>
          <w:rFonts w:hint="eastAsia" w:ascii="宋体" w:hAnsi="宋体" w:eastAsia="宋体" w:cs="宋体"/>
          <w:color w:val="000000"/>
          <w:kern w:val="2"/>
          <w:sz w:val="21"/>
          <w:szCs w:val="21"/>
          <w:highlight w:val="none"/>
          <w:lang w:val="en-US" w:eastAsia="zh-CN" w:bidi="ar-SA"/>
        </w:rPr>
        <w:t>根据合同约定向甲方收取合同价款。</w:t>
      </w:r>
    </w:p>
    <w:p w14:paraId="625A1383">
      <w:pPr>
        <w:widowControl w:val="0"/>
        <w:spacing w:after="0" w:line="400" w:lineRule="exact"/>
        <w:ind w:firstLine="369" w:firstLineChars="176"/>
        <w:jc w:val="both"/>
        <w:rPr>
          <w:rFonts w:ascii="宋体" w:hAnsi="宋体" w:eastAsia="宋体" w:cs="宋体"/>
          <w:color w:val="000000"/>
          <w:kern w:val="2"/>
          <w:sz w:val="21"/>
          <w:szCs w:val="21"/>
          <w:highlight w:val="none"/>
          <w:lang w:val="en-US" w:eastAsia="zh-CN" w:bidi="ar-SA"/>
        </w:rPr>
      </w:pPr>
      <w:r>
        <w:rPr>
          <w:rFonts w:hint="eastAsia" w:ascii="宋体" w:hAnsi="宋体" w:eastAsia="宋体" w:cs="Times New Roman"/>
          <w:color w:val="000000"/>
          <w:kern w:val="2"/>
          <w:sz w:val="21"/>
          <w:szCs w:val="21"/>
          <w:highlight w:val="none"/>
          <w:lang w:val="en-US" w:eastAsia="zh-CN" w:bidi="ar-SA"/>
        </w:rPr>
        <w:t>5.</w:t>
      </w:r>
      <w:r>
        <w:rPr>
          <w:rFonts w:ascii="宋体" w:hAnsi="宋体" w:eastAsia="宋体" w:cs="Times New Roman"/>
          <w:color w:val="000000"/>
          <w:kern w:val="2"/>
          <w:sz w:val="21"/>
          <w:szCs w:val="21"/>
          <w:highlight w:val="none"/>
          <w:lang w:val="en-US" w:eastAsia="zh-CN" w:bidi="ar-SA"/>
        </w:rPr>
        <w:t>4</w:t>
      </w:r>
      <w:r>
        <w:rPr>
          <w:rFonts w:hint="eastAsia" w:ascii="宋体" w:hAnsi="宋体" w:eastAsia="宋体" w:cs="宋体"/>
          <w:color w:val="000000"/>
          <w:kern w:val="2"/>
          <w:sz w:val="21"/>
          <w:szCs w:val="21"/>
          <w:highlight w:val="none"/>
          <w:lang w:val="en-US" w:eastAsia="zh-CN" w:bidi="ar-SA"/>
        </w:rPr>
        <w:t>国家法律法规规定</w:t>
      </w:r>
      <w:r>
        <w:rPr>
          <w:rFonts w:hint="eastAsia" w:ascii="宋体" w:hAnsi="宋体" w:eastAsia="宋体" w:cs="Times New Roman"/>
          <w:color w:val="000000"/>
          <w:kern w:val="2"/>
          <w:sz w:val="21"/>
          <w:szCs w:val="21"/>
          <w:highlight w:val="none"/>
          <w:lang w:val="en-US" w:eastAsia="zh-CN" w:bidi="ar-SA"/>
        </w:rPr>
        <w:t>及</w:t>
      </w:r>
      <w:r>
        <w:rPr>
          <w:rFonts w:hint="eastAsia" w:ascii="宋体" w:hAnsi="宋体" w:eastAsia="宋体" w:cs="宋体"/>
          <w:b/>
          <w:bCs/>
          <w:kern w:val="2"/>
          <w:sz w:val="21"/>
          <w:szCs w:val="21"/>
          <w:highlight w:val="none"/>
          <w:lang w:val="en-US" w:eastAsia="zh-CN" w:bidi="ar-SA"/>
        </w:rPr>
        <w:t>【政府采购合同专用条款】</w:t>
      </w:r>
      <w:r>
        <w:rPr>
          <w:rFonts w:hint="eastAsia" w:ascii="宋体" w:hAnsi="宋体" w:eastAsia="宋体" w:cs="宋体"/>
          <w:b w:val="0"/>
          <w:bCs w:val="0"/>
          <w:kern w:val="2"/>
          <w:sz w:val="21"/>
          <w:szCs w:val="21"/>
          <w:highlight w:val="none"/>
          <w:lang w:val="en-US" w:eastAsia="zh-CN" w:bidi="ar-SA"/>
        </w:rPr>
        <w:t>约定应</w:t>
      </w:r>
      <w:r>
        <w:rPr>
          <w:rFonts w:hint="eastAsia" w:ascii="宋体" w:hAnsi="宋体" w:eastAsia="宋体" w:cs="宋体"/>
          <w:color w:val="000000"/>
          <w:kern w:val="2"/>
          <w:sz w:val="21"/>
          <w:szCs w:val="21"/>
          <w:highlight w:val="none"/>
          <w:lang w:val="en-US" w:eastAsia="zh-CN" w:bidi="ar-SA"/>
        </w:rPr>
        <w:t>由乙方承担的其他义务和责任。</w:t>
      </w:r>
    </w:p>
    <w:p w14:paraId="3A97D23B">
      <w:pPr>
        <w:numPr>
          <w:ilvl w:val="0"/>
          <w:numId w:val="26"/>
        </w:numPr>
        <w:autoSpaceDE w:val="0"/>
        <w:autoSpaceDN w:val="0"/>
        <w:adjustRightInd w:val="0"/>
        <w:snapToGrid w:val="0"/>
        <w:spacing w:before="0" w:line="400" w:lineRule="exact"/>
        <w:jc w:val="left"/>
        <w:rPr>
          <w:rFonts w:hint="eastAsia" w:ascii="宋体" w:hAnsi="宋体" w:eastAsia="宋体"/>
          <w:b/>
          <w:bCs/>
          <w:color w:val="000000"/>
          <w:sz w:val="24"/>
          <w:highlight w:val="none"/>
        </w:rPr>
      </w:pPr>
      <w:r>
        <w:rPr>
          <w:rFonts w:hint="eastAsia" w:ascii="宋体" w:hAnsi="宋体" w:eastAsia="宋体"/>
          <w:b/>
          <w:bCs/>
          <w:color w:val="000000"/>
          <w:sz w:val="24"/>
          <w:highlight w:val="none"/>
        </w:rPr>
        <w:t>合同履</w:t>
      </w:r>
      <w:r>
        <w:rPr>
          <w:rFonts w:hint="eastAsia" w:ascii="宋体" w:hAnsi="宋体" w:eastAsia="宋体"/>
          <w:b/>
          <w:bCs/>
          <w:color w:val="000000"/>
          <w:sz w:val="24"/>
          <w:highlight w:val="none"/>
          <w:lang w:val="en-US" w:eastAsia="zh-CN"/>
        </w:rPr>
        <w:t>行</w:t>
      </w:r>
    </w:p>
    <w:p w14:paraId="47CA8428">
      <w:pPr>
        <w:autoSpaceDE w:val="0"/>
        <w:autoSpaceDN w:val="0"/>
        <w:adjustRightInd w:val="0"/>
        <w:snapToGrid w:val="0"/>
        <w:spacing w:before="0" w:line="400" w:lineRule="exact"/>
        <w:ind w:firstLine="420" w:firstLineChars="200"/>
        <w:jc w:val="left"/>
        <w:rPr>
          <w:rFonts w:ascii="宋体" w:hAnsi="宋体" w:eastAsia="宋体"/>
          <w:color w:val="000000"/>
          <w:szCs w:val="21"/>
          <w:highlight w:val="none"/>
        </w:rPr>
      </w:pPr>
      <w:r>
        <w:rPr>
          <w:rFonts w:hint="eastAsia" w:ascii="宋体" w:hAnsi="宋体" w:eastAsia="宋体"/>
          <w:color w:val="000000"/>
          <w:szCs w:val="21"/>
          <w:highlight w:val="none"/>
          <w:lang w:eastAsia="zh-CN"/>
        </w:rPr>
        <w:t>6</w:t>
      </w:r>
      <w:r>
        <w:rPr>
          <w:rFonts w:hint="eastAsia" w:ascii="宋体" w:hAnsi="宋体" w:eastAsia="宋体"/>
          <w:color w:val="000000"/>
          <w:szCs w:val="21"/>
          <w:highlight w:val="none"/>
        </w:rPr>
        <w:t>.1 甲乙双方应当按照</w:t>
      </w:r>
      <w:r>
        <w:rPr>
          <w:rFonts w:hint="eastAsia" w:ascii="宋体" w:hAnsi="宋体" w:eastAsia="宋体" w:cs="宋体"/>
          <w:b/>
          <w:bCs/>
          <w:szCs w:val="21"/>
          <w:highlight w:val="none"/>
        </w:rPr>
        <w:t>【政府采购合同专用条款】</w:t>
      </w:r>
      <w:r>
        <w:rPr>
          <w:rFonts w:hint="eastAsia" w:ascii="宋体" w:hAnsi="宋体" w:eastAsia="宋体"/>
          <w:color w:val="000000"/>
          <w:szCs w:val="21"/>
          <w:highlight w:val="none"/>
        </w:rPr>
        <w:t>约定顺序履行合同义务；如果没有先后顺序的，应当同时履行。</w:t>
      </w:r>
    </w:p>
    <w:p w14:paraId="66E49056">
      <w:pPr>
        <w:autoSpaceDE w:val="0"/>
        <w:autoSpaceDN w:val="0"/>
        <w:adjustRightInd w:val="0"/>
        <w:snapToGrid w:val="0"/>
        <w:spacing w:before="0" w:line="400" w:lineRule="exact"/>
        <w:ind w:firstLine="420" w:firstLineChars="200"/>
        <w:jc w:val="left"/>
        <w:rPr>
          <w:rFonts w:eastAsia="宋体"/>
          <w:highlight w:val="none"/>
        </w:rPr>
      </w:pPr>
      <w:r>
        <w:rPr>
          <w:rFonts w:hint="eastAsia" w:ascii="宋体" w:hAnsi="宋体" w:eastAsia="宋体"/>
          <w:color w:val="000000"/>
          <w:szCs w:val="21"/>
          <w:highlight w:val="none"/>
          <w:lang w:eastAsia="zh-CN"/>
        </w:rPr>
        <w:t>6</w:t>
      </w:r>
      <w:r>
        <w:rPr>
          <w:rFonts w:hint="eastAsia" w:ascii="宋体" w:hAnsi="宋体" w:eastAsia="宋体"/>
          <w:color w:val="000000"/>
          <w:szCs w:val="21"/>
          <w:highlight w:val="none"/>
        </w:rPr>
        <w:t>.2 甲乙双方按照合同约定顺序履行合同义务时，应当先履行一方未履行的，后履行一方有权拒绝其履行请求。先履行一方履行不符合约定的，后履行一方有权拒绝其相应的履行请求。</w:t>
      </w:r>
    </w:p>
    <w:p w14:paraId="493799A7">
      <w:pPr>
        <w:adjustRightInd w:val="0"/>
        <w:snapToGrid w:val="0"/>
        <w:spacing w:before="0" w:line="400" w:lineRule="exact"/>
        <w:jc w:val="left"/>
        <w:rPr>
          <w:rFonts w:ascii="宋体" w:hAnsi="宋体" w:eastAsia="宋体"/>
          <w:b/>
          <w:bCs/>
          <w:color w:val="000000"/>
          <w:sz w:val="24"/>
          <w:highlight w:val="none"/>
        </w:rPr>
      </w:pPr>
      <w:r>
        <w:rPr>
          <w:rFonts w:hint="eastAsia" w:ascii="宋体" w:hAnsi="宋体" w:eastAsia="宋体"/>
          <w:b/>
          <w:bCs/>
          <w:color w:val="000000"/>
          <w:sz w:val="24"/>
          <w:highlight w:val="none"/>
          <w:lang w:eastAsia="zh-CN"/>
        </w:rPr>
        <w:t>7</w:t>
      </w:r>
      <w:r>
        <w:rPr>
          <w:rFonts w:hint="eastAsia" w:ascii="宋体" w:hAnsi="宋体" w:eastAsia="宋体"/>
          <w:b/>
          <w:bCs/>
          <w:color w:val="000000"/>
          <w:sz w:val="24"/>
          <w:highlight w:val="none"/>
          <w:lang w:val="en-US" w:eastAsia="zh-CN"/>
        </w:rPr>
        <w:t xml:space="preserve">. </w:t>
      </w:r>
      <w:r>
        <w:rPr>
          <w:rFonts w:hint="eastAsia" w:ascii="宋体" w:hAnsi="宋体" w:eastAsia="宋体"/>
          <w:b/>
          <w:bCs/>
          <w:color w:val="000000"/>
          <w:sz w:val="24"/>
          <w:highlight w:val="none"/>
        </w:rPr>
        <w:t>货物包装、运输</w:t>
      </w:r>
      <w:r>
        <w:rPr>
          <w:rFonts w:hint="eastAsia" w:ascii="宋体" w:hAnsi="宋体" w:eastAsia="宋体"/>
          <w:b/>
          <w:bCs/>
          <w:color w:val="000000"/>
          <w:sz w:val="24"/>
          <w:highlight w:val="none"/>
          <w:lang w:eastAsia="zh-CN"/>
        </w:rPr>
        <w:t>、</w:t>
      </w:r>
      <w:r>
        <w:rPr>
          <w:rFonts w:hint="eastAsia" w:ascii="宋体" w:hAnsi="宋体" w:eastAsia="宋体"/>
          <w:b/>
          <w:bCs/>
          <w:color w:val="000000"/>
          <w:sz w:val="24"/>
          <w:highlight w:val="none"/>
        </w:rPr>
        <w:t>保险</w:t>
      </w:r>
      <w:r>
        <w:rPr>
          <w:rFonts w:hint="eastAsia" w:ascii="宋体" w:hAnsi="宋体" w:eastAsia="宋体"/>
          <w:b/>
          <w:bCs/>
          <w:color w:val="000000"/>
          <w:sz w:val="24"/>
          <w:highlight w:val="none"/>
          <w:lang w:eastAsia="zh-CN"/>
        </w:rPr>
        <w:t>和交付</w:t>
      </w:r>
      <w:r>
        <w:rPr>
          <w:rFonts w:hint="eastAsia" w:ascii="宋体" w:hAnsi="宋体" w:eastAsia="宋体"/>
          <w:b/>
          <w:bCs/>
          <w:color w:val="000000"/>
          <w:sz w:val="24"/>
          <w:highlight w:val="none"/>
        </w:rPr>
        <w:t>要求</w:t>
      </w:r>
    </w:p>
    <w:p w14:paraId="1C431F12">
      <w:pPr>
        <w:autoSpaceDE w:val="0"/>
        <w:autoSpaceDN w:val="0"/>
        <w:adjustRightInd w:val="0"/>
        <w:snapToGrid w:val="0"/>
        <w:spacing w:before="0" w:line="400" w:lineRule="exact"/>
        <w:ind w:firstLine="420" w:firstLineChars="200"/>
        <w:jc w:val="left"/>
        <w:rPr>
          <w:rFonts w:ascii="宋体" w:hAnsi="宋体" w:eastAsia="宋体"/>
          <w:color w:val="000000"/>
          <w:szCs w:val="21"/>
          <w:highlight w:val="none"/>
        </w:rPr>
      </w:pPr>
      <w:r>
        <w:rPr>
          <w:rFonts w:hint="eastAsia" w:ascii="宋体" w:hAnsi="宋体" w:eastAsia="宋体"/>
          <w:color w:val="000000"/>
          <w:szCs w:val="21"/>
          <w:highlight w:val="none"/>
          <w:lang w:eastAsia="zh-CN"/>
        </w:rPr>
        <w:t>7</w:t>
      </w:r>
      <w:r>
        <w:rPr>
          <w:rFonts w:hint="eastAsia" w:ascii="宋体" w:hAnsi="宋体" w:eastAsia="宋体"/>
          <w:color w:val="000000"/>
          <w:szCs w:val="21"/>
          <w:highlight w:val="none"/>
        </w:rPr>
        <w:t>.1 本合同</w:t>
      </w:r>
      <w:r>
        <w:rPr>
          <w:rFonts w:hint="eastAsia" w:ascii="宋体" w:hAnsi="宋体" w:eastAsia="宋体"/>
          <w:bCs/>
          <w:color w:val="000000"/>
          <w:szCs w:val="21"/>
          <w:highlight w:val="none"/>
        </w:rPr>
        <w:t>涉及商品包装</w:t>
      </w:r>
      <w:r>
        <w:rPr>
          <w:rFonts w:hint="eastAsia" w:ascii="宋体" w:hAnsi="宋体" w:eastAsia="宋体"/>
          <w:bCs/>
          <w:color w:val="000000"/>
          <w:szCs w:val="21"/>
          <w:highlight w:val="none"/>
          <w:lang w:eastAsia="zh-CN"/>
        </w:rPr>
        <w:t>、</w:t>
      </w:r>
      <w:r>
        <w:rPr>
          <w:rFonts w:hint="eastAsia" w:ascii="宋体" w:hAnsi="宋体" w:eastAsia="宋体"/>
          <w:bCs/>
          <w:color w:val="000000"/>
          <w:szCs w:val="21"/>
          <w:highlight w:val="none"/>
        </w:rPr>
        <w:t>快递包装的，</w:t>
      </w:r>
      <w:r>
        <w:rPr>
          <w:rFonts w:hint="eastAsia" w:ascii="宋体" w:hAnsi="宋体" w:eastAsia="宋体"/>
          <w:color w:val="000000"/>
          <w:szCs w:val="21"/>
          <w:highlight w:val="none"/>
        </w:rPr>
        <w:t>除</w:t>
      </w:r>
      <w:r>
        <w:rPr>
          <w:rFonts w:hint="eastAsia" w:ascii="宋体" w:hAnsi="宋体" w:eastAsia="宋体"/>
          <w:b/>
          <w:color w:val="000000"/>
          <w:szCs w:val="21"/>
          <w:highlight w:val="none"/>
        </w:rPr>
        <w:t>【政府采购合同专用条款】</w:t>
      </w:r>
      <w:r>
        <w:rPr>
          <w:rFonts w:hint="eastAsia" w:ascii="宋体" w:hAnsi="宋体" w:eastAsia="宋体"/>
          <w:bCs/>
          <w:color w:val="000000"/>
          <w:szCs w:val="21"/>
          <w:highlight w:val="none"/>
        </w:rPr>
        <w:t>另有</w:t>
      </w:r>
      <w:r>
        <w:rPr>
          <w:rFonts w:hint="eastAsia" w:ascii="宋体" w:hAnsi="宋体" w:eastAsia="宋体"/>
          <w:bCs/>
          <w:color w:val="000000"/>
          <w:szCs w:val="21"/>
          <w:highlight w:val="none"/>
          <w:lang w:eastAsia="zh-CN"/>
        </w:rPr>
        <w:t>约</w:t>
      </w:r>
      <w:r>
        <w:rPr>
          <w:rFonts w:hint="eastAsia" w:ascii="宋体" w:hAnsi="宋体" w:eastAsia="宋体"/>
          <w:bCs/>
          <w:color w:val="000000"/>
          <w:szCs w:val="21"/>
          <w:highlight w:val="none"/>
        </w:rPr>
        <w:t>定</w:t>
      </w:r>
      <w:r>
        <w:rPr>
          <w:rFonts w:hint="eastAsia" w:ascii="宋体" w:hAnsi="宋体" w:eastAsia="宋体"/>
          <w:bCs/>
          <w:color w:val="000000"/>
          <w:szCs w:val="21"/>
          <w:highlight w:val="none"/>
          <w:lang w:eastAsia="zh-CN"/>
        </w:rPr>
        <w:t>外</w:t>
      </w:r>
      <w:r>
        <w:rPr>
          <w:rFonts w:hint="eastAsia" w:ascii="宋体" w:hAnsi="宋体" w:eastAsia="宋体"/>
          <w:bCs/>
          <w:color w:val="000000"/>
          <w:szCs w:val="21"/>
          <w:highlight w:val="none"/>
        </w:rPr>
        <w:t>，</w:t>
      </w:r>
      <w:r>
        <w:rPr>
          <w:rFonts w:hint="eastAsia" w:ascii="宋体" w:hAnsi="宋体" w:eastAsia="宋体"/>
          <w:color w:val="000000"/>
          <w:szCs w:val="21"/>
          <w:highlight w:val="none"/>
        </w:rPr>
        <w:t>包装应适应远距离运输、防潮、防震、防锈和防野蛮装卸等要求，确保货物安全无损地运抵</w:t>
      </w:r>
      <w:r>
        <w:rPr>
          <w:rFonts w:hint="eastAsia" w:ascii="宋体" w:hAnsi="宋体" w:eastAsia="宋体"/>
          <w:b/>
          <w:color w:val="000000"/>
          <w:szCs w:val="21"/>
          <w:highlight w:val="none"/>
        </w:rPr>
        <w:t>【政府采购合同专用条款】</w:t>
      </w:r>
      <w:r>
        <w:rPr>
          <w:rFonts w:hint="eastAsia" w:ascii="宋体" w:hAnsi="宋体" w:eastAsia="宋体"/>
          <w:b w:val="0"/>
          <w:bCs/>
          <w:color w:val="000000"/>
          <w:szCs w:val="21"/>
          <w:highlight w:val="none"/>
          <w:lang w:eastAsia="zh-CN"/>
        </w:rPr>
        <w:t>约定的</w:t>
      </w:r>
      <w:r>
        <w:rPr>
          <w:rFonts w:hint="eastAsia" w:ascii="宋体" w:hAnsi="宋体" w:eastAsia="宋体"/>
          <w:color w:val="000000"/>
          <w:szCs w:val="21"/>
          <w:highlight w:val="none"/>
        </w:rPr>
        <w:t>指定现场。</w:t>
      </w:r>
    </w:p>
    <w:p w14:paraId="7CD1D251">
      <w:pPr>
        <w:adjustRightInd w:val="0"/>
        <w:snapToGrid w:val="0"/>
        <w:spacing w:before="0" w:line="400" w:lineRule="exact"/>
        <w:ind w:firstLine="420" w:firstLineChars="200"/>
        <w:jc w:val="left"/>
        <w:rPr>
          <w:rFonts w:ascii="宋体" w:hAnsi="宋体" w:eastAsia="宋体"/>
          <w:color w:val="000000"/>
          <w:szCs w:val="21"/>
          <w:highlight w:val="none"/>
        </w:rPr>
      </w:pPr>
      <w:r>
        <w:rPr>
          <w:rFonts w:hint="eastAsia" w:ascii="宋体" w:hAnsi="宋体" w:eastAsia="宋体"/>
          <w:color w:val="000000"/>
          <w:szCs w:val="21"/>
          <w:highlight w:val="none"/>
          <w:lang w:eastAsia="zh-CN"/>
        </w:rPr>
        <w:t>7</w:t>
      </w:r>
      <w:r>
        <w:rPr>
          <w:rFonts w:hint="eastAsia" w:ascii="宋体" w:hAnsi="宋体" w:eastAsia="宋体"/>
          <w:color w:val="000000"/>
          <w:szCs w:val="21"/>
          <w:highlight w:val="none"/>
        </w:rPr>
        <w:t>.2 除</w:t>
      </w:r>
      <w:r>
        <w:rPr>
          <w:rFonts w:hint="eastAsia" w:ascii="宋体" w:hAnsi="宋体" w:eastAsia="宋体"/>
          <w:b/>
          <w:color w:val="000000"/>
          <w:szCs w:val="21"/>
          <w:highlight w:val="none"/>
        </w:rPr>
        <w:t>【政府采购合同专用条款】</w:t>
      </w:r>
      <w:r>
        <w:rPr>
          <w:rFonts w:hint="eastAsia" w:ascii="宋体" w:hAnsi="宋体" w:eastAsia="宋体"/>
          <w:bCs/>
          <w:color w:val="000000"/>
          <w:szCs w:val="21"/>
          <w:highlight w:val="none"/>
        </w:rPr>
        <w:t>另有</w:t>
      </w:r>
      <w:r>
        <w:rPr>
          <w:rFonts w:hint="eastAsia" w:ascii="宋体" w:hAnsi="宋体" w:eastAsia="宋体"/>
          <w:bCs/>
          <w:color w:val="000000"/>
          <w:szCs w:val="21"/>
          <w:highlight w:val="none"/>
          <w:lang w:eastAsia="zh-CN"/>
        </w:rPr>
        <w:t>约</w:t>
      </w:r>
      <w:r>
        <w:rPr>
          <w:rFonts w:hint="eastAsia" w:ascii="宋体" w:hAnsi="宋体" w:eastAsia="宋体"/>
          <w:bCs/>
          <w:color w:val="000000"/>
          <w:szCs w:val="21"/>
          <w:highlight w:val="none"/>
        </w:rPr>
        <w:t>定</w:t>
      </w:r>
      <w:r>
        <w:rPr>
          <w:rFonts w:hint="eastAsia" w:ascii="宋体" w:hAnsi="宋体" w:eastAsia="宋体"/>
          <w:bCs/>
          <w:color w:val="000000"/>
          <w:szCs w:val="21"/>
          <w:highlight w:val="none"/>
          <w:lang w:eastAsia="zh-CN"/>
        </w:rPr>
        <w:t>外</w:t>
      </w:r>
      <w:r>
        <w:rPr>
          <w:rFonts w:hint="eastAsia" w:ascii="宋体" w:hAnsi="宋体" w:eastAsia="宋体"/>
          <w:bCs/>
          <w:color w:val="000000"/>
          <w:szCs w:val="21"/>
          <w:highlight w:val="none"/>
        </w:rPr>
        <w:t>，</w:t>
      </w:r>
      <w:r>
        <w:rPr>
          <w:rFonts w:hint="eastAsia" w:ascii="宋体" w:hAnsi="宋体" w:eastAsia="宋体"/>
          <w:color w:val="000000"/>
          <w:szCs w:val="21"/>
          <w:highlight w:val="none"/>
        </w:rPr>
        <w:t>乙方负责办理将货物运抵本合同规定的交货地点</w:t>
      </w:r>
      <w:r>
        <w:rPr>
          <w:rFonts w:hint="eastAsia" w:ascii="宋体" w:hAnsi="宋体" w:eastAsia="宋体"/>
          <w:color w:val="000000"/>
          <w:szCs w:val="21"/>
          <w:highlight w:val="none"/>
          <w:lang w:eastAsia="zh-CN"/>
        </w:rPr>
        <w:t>，并装卸、交付至甲方</w:t>
      </w:r>
      <w:r>
        <w:rPr>
          <w:rFonts w:hint="eastAsia" w:ascii="宋体" w:hAnsi="宋体" w:eastAsia="宋体"/>
          <w:color w:val="000000"/>
          <w:szCs w:val="21"/>
          <w:highlight w:val="none"/>
        </w:rPr>
        <w:t>的一切运输事项，相关费用应</w:t>
      </w:r>
      <w:r>
        <w:rPr>
          <w:rFonts w:hint="eastAsia" w:ascii="宋体" w:hAnsi="宋体" w:eastAsia="宋体"/>
          <w:color w:val="000000"/>
          <w:szCs w:val="21"/>
          <w:highlight w:val="none"/>
          <w:lang w:eastAsia="zh-CN"/>
        </w:rPr>
        <w:t>包含</w:t>
      </w:r>
      <w:r>
        <w:rPr>
          <w:rFonts w:hint="eastAsia" w:ascii="宋体" w:hAnsi="宋体" w:eastAsia="宋体"/>
          <w:color w:val="000000"/>
          <w:szCs w:val="21"/>
          <w:highlight w:val="none"/>
        </w:rPr>
        <w:t>在合同</w:t>
      </w:r>
      <w:r>
        <w:rPr>
          <w:rFonts w:hint="eastAsia" w:ascii="宋体" w:hAnsi="宋体" w:eastAsia="宋体"/>
          <w:color w:val="000000"/>
          <w:szCs w:val="21"/>
          <w:highlight w:val="none"/>
          <w:lang w:eastAsia="zh-CN"/>
        </w:rPr>
        <w:t>价款</w:t>
      </w:r>
      <w:r>
        <w:rPr>
          <w:rFonts w:hint="eastAsia" w:ascii="宋体" w:hAnsi="宋体" w:eastAsia="宋体"/>
          <w:color w:val="000000"/>
          <w:szCs w:val="21"/>
          <w:highlight w:val="none"/>
        </w:rPr>
        <w:t>中。</w:t>
      </w:r>
    </w:p>
    <w:p w14:paraId="5D003B5E">
      <w:pPr>
        <w:adjustRightInd w:val="0"/>
        <w:snapToGrid w:val="0"/>
        <w:spacing w:before="0" w:line="400" w:lineRule="exact"/>
        <w:ind w:firstLine="420" w:firstLineChars="200"/>
        <w:jc w:val="left"/>
        <w:rPr>
          <w:rFonts w:ascii="宋体" w:hAnsi="宋体" w:eastAsia="宋体"/>
          <w:color w:val="000000"/>
          <w:szCs w:val="21"/>
          <w:highlight w:val="none"/>
        </w:rPr>
      </w:pPr>
      <w:r>
        <w:rPr>
          <w:rFonts w:hint="eastAsia" w:ascii="宋体" w:hAnsi="宋体" w:eastAsia="宋体"/>
          <w:color w:val="000000"/>
          <w:szCs w:val="21"/>
          <w:highlight w:val="none"/>
          <w:lang w:eastAsia="zh-CN"/>
        </w:rPr>
        <w:t>7</w:t>
      </w:r>
      <w:r>
        <w:rPr>
          <w:rFonts w:hint="eastAsia" w:ascii="宋体" w:hAnsi="宋体" w:eastAsia="宋体"/>
          <w:color w:val="000000"/>
          <w:szCs w:val="21"/>
          <w:highlight w:val="none"/>
        </w:rPr>
        <w:t>.3 货物保险要求按</w:t>
      </w:r>
      <w:r>
        <w:rPr>
          <w:rFonts w:hint="eastAsia" w:ascii="宋体" w:hAnsi="宋体" w:eastAsia="宋体"/>
          <w:b/>
          <w:color w:val="000000"/>
          <w:szCs w:val="21"/>
          <w:highlight w:val="none"/>
        </w:rPr>
        <w:t>【政府采购合同专用条款】</w:t>
      </w:r>
      <w:r>
        <w:rPr>
          <w:rFonts w:hint="eastAsia" w:ascii="宋体" w:hAnsi="宋体" w:eastAsia="宋体"/>
          <w:bCs/>
          <w:color w:val="000000"/>
          <w:szCs w:val="21"/>
          <w:highlight w:val="none"/>
        </w:rPr>
        <w:t>规定执行</w:t>
      </w:r>
      <w:r>
        <w:rPr>
          <w:rFonts w:hint="eastAsia" w:ascii="宋体" w:hAnsi="宋体" w:eastAsia="宋体"/>
          <w:color w:val="000000"/>
          <w:szCs w:val="21"/>
          <w:highlight w:val="none"/>
        </w:rPr>
        <w:t>。</w:t>
      </w:r>
    </w:p>
    <w:p w14:paraId="17C5ABC4">
      <w:pPr>
        <w:autoSpaceDE w:val="0"/>
        <w:autoSpaceDN w:val="0"/>
        <w:adjustRightInd w:val="0"/>
        <w:snapToGrid w:val="0"/>
        <w:spacing w:before="0" w:line="400" w:lineRule="exact"/>
        <w:ind w:firstLine="420" w:firstLineChars="200"/>
        <w:jc w:val="left"/>
        <w:rPr>
          <w:rFonts w:hint="eastAsia" w:ascii="宋体" w:hAnsi="宋体" w:eastAsia="宋体"/>
          <w:color w:val="000000"/>
          <w:szCs w:val="21"/>
          <w:highlight w:val="none"/>
        </w:rPr>
      </w:pPr>
      <w:r>
        <w:rPr>
          <w:rFonts w:hint="eastAsia" w:ascii="宋体" w:hAnsi="宋体" w:eastAsia="宋体"/>
          <w:color w:val="000000"/>
          <w:szCs w:val="21"/>
          <w:highlight w:val="none"/>
          <w:lang w:eastAsia="zh-CN"/>
        </w:rPr>
        <w:t>7</w:t>
      </w:r>
      <w:r>
        <w:rPr>
          <w:rFonts w:hint="eastAsia" w:ascii="宋体" w:hAnsi="宋体" w:eastAsia="宋体"/>
          <w:color w:val="000000"/>
          <w:szCs w:val="21"/>
          <w:highlight w:val="none"/>
        </w:rPr>
        <w:t xml:space="preserve">.4 </w:t>
      </w:r>
      <w:r>
        <w:rPr>
          <w:rFonts w:hint="eastAsia" w:ascii="宋体" w:hAnsi="宋体" w:eastAsia="宋体"/>
          <w:color w:val="000000"/>
          <w:szCs w:val="21"/>
          <w:highlight w:val="none"/>
          <w:lang w:val="en-US" w:eastAsia="zh-CN"/>
        </w:rPr>
        <w:t>除采购活动</w:t>
      </w:r>
      <w:r>
        <w:rPr>
          <w:rFonts w:hint="eastAsia" w:ascii="宋体" w:hAnsi="宋体" w:eastAsia="宋体"/>
          <w:color w:val="000000"/>
          <w:szCs w:val="21"/>
          <w:highlight w:val="none"/>
        </w:rPr>
        <w:t>对商品包装</w:t>
      </w:r>
      <w:r>
        <w:rPr>
          <w:rFonts w:hint="eastAsia" w:ascii="宋体" w:hAnsi="宋体" w:eastAsia="宋体"/>
          <w:color w:val="000000"/>
          <w:szCs w:val="21"/>
          <w:highlight w:val="none"/>
          <w:lang w:eastAsia="zh-CN"/>
        </w:rPr>
        <w:t>、</w:t>
      </w:r>
      <w:r>
        <w:rPr>
          <w:rFonts w:hint="eastAsia" w:ascii="宋体" w:hAnsi="宋体" w:eastAsia="宋体"/>
          <w:color w:val="000000"/>
          <w:szCs w:val="21"/>
          <w:highlight w:val="none"/>
        </w:rPr>
        <w:t>快递包装</w:t>
      </w:r>
      <w:r>
        <w:rPr>
          <w:rFonts w:hint="eastAsia" w:ascii="宋体" w:hAnsi="宋体" w:eastAsia="宋体"/>
          <w:color w:val="000000"/>
          <w:szCs w:val="21"/>
          <w:highlight w:val="none"/>
          <w:lang w:val="en-US" w:eastAsia="zh-CN"/>
        </w:rPr>
        <w:t>达成具体约定外</w:t>
      </w:r>
      <w:r>
        <w:rPr>
          <w:rFonts w:hint="eastAsia" w:ascii="宋体" w:hAnsi="宋体" w:eastAsia="宋体"/>
          <w:color w:val="000000"/>
          <w:szCs w:val="21"/>
          <w:highlight w:val="none"/>
        </w:rPr>
        <w:t>，乙方提供产品及相关快递服务</w:t>
      </w:r>
      <w:r>
        <w:rPr>
          <w:rFonts w:hint="eastAsia" w:ascii="宋体" w:hAnsi="宋体" w:eastAsia="宋体"/>
          <w:color w:val="000000"/>
          <w:szCs w:val="21"/>
          <w:highlight w:val="none"/>
          <w:lang w:val="en-US" w:eastAsia="zh-CN"/>
        </w:rPr>
        <w:t>涉及到</w:t>
      </w:r>
      <w:r>
        <w:rPr>
          <w:rFonts w:hint="eastAsia" w:ascii="宋体" w:hAnsi="宋体" w:eastAsia="宋体"/>
          <w:color w:val="000000"/>
          <w:szCs w:val="21"/>
          <w:highlight w:val="none"/>
        </w:rPr>
        <w:t>具体包装要求</w:t>
      </w:r>
      <w:r>
        <w:rPr>
          <w:rFonts w:hint="eastAsia" w:ascii="宋体" w:hAnsi="宋体" w:eastAsia="宋体"/>
          <w:color w:val="000000"/>
          <w:szCs w:val="21"/>
          <w:highlight w:val="none"/>
          <w:lang w:val="en-US" w:eastAsia="zh-CN"/>
        </w:rPr>
        <w:t>的，</w:t>
      </w:r>
      <w:r>
        <w:rPr>
          <w:rFonts w:hint="eastAsia" w:ascii="宋体" w:hAnsi="宋体" w:eastAsia="宋体"/>
          <w:color w:val="000000"/>
          <w:szCs w:val="21"/>
          <w:highlight w:val="none"/>
        </w:rPr>
        <w:t>应</w:t>
      </w:r>
      <w:r>
        <w:rPr>
          <w:rFonts w:hint="eastAsia" w:ascii="宋体" w:hAnsi="宋体" w:eastAsia="宋体"/>
          <w:color w:val="000000"/>
          <w:szCs w:val="21"/>
          <w:highlight w:val="none"/>
          <w:lang w:val="en-US" w:eastAsia="zh-CN"/>
        </w:rPr>
        <w:t>不低于</w:t>
      </w:r>
      <w:r>
        <w:rPr>
          <w:rFonts w:hint="eastAsia" w:ascii="宋体" w:hAnsi="宋体" w:eastAsia="宋体"/>
          <w:color w:val="000000"/>
          <w:szCs w:val="21"/>
          <w:highlight w:val="none"/>
        </w:rPr>
        <w:t>《商品包装政府采购需求标准（试行）</w:t>
      </w:r>
      <w:r>
        <w:rPr>
          <w:rFonts w:hint="eastAsia" w:ascii="宋体" w:hAnsi="宋体" w:eastAsia="宋体"/>
          <w:color w:val="000000"/>
          <w:szCs w:val="21"/>
          <w:highlight w:val="none"/>
          <w:lang w:eastAsia="zh-CN"/>
        </w:rPr>
        <w:t>》《</w:t>
      </w:r>
      <w:r>
        <w:rPr>
          <w:rFonts w:hint="eastAsia" w:ascii="宋体" w:hAnsi="宋体" w:eastAsia="宋体"/>
          <w:color w:val="000000"/>
          <w:szCs w:val="21"/>
          <w:highlight w:val="none"/>
        </w:rPr>
        <w:t>快递包装政府采购需求标准（试行）》</w:t>
      </w:r>
      <w:r>
        <w:rPr>
          <w:rFonts w:hint="eastAsia" w:ascii="宋体" w:hAnsi="宋体" w:eastAsia="宋体"/>
          <w:color w:val="000000"/>
          <w:szCs w:val="21"/>
          <w:highlight w:val="none"/>
          <w:lang w:val="en-US" w:eastAsia="zh-CN"/>
        </w:rPr>
        <w:t>标准</w:t>
      </w:r>
      <w:r>
        <w:rPr>
          <w:rFonts w:hint="eastAsia" w:ascii="宋体" w:hAnsi="宋体" w:eastAsia="宋体"/>
          <w:color w:val="000000"/>
          <w:szCs w:val="21"/>
          <w:highlight w:val="none"/>
        </w:rPr>
        <w:t>，并作为履约验收的内容，必要时甲方可以要求乙方在履约验收环节出具检测报告。</w:t>
      </w:r>
    </w:p>
    <w:p w14:paraId="4AD47D64">
      <w:pPr>
        <w:autoSpaceDE w:val="0"/>
        <w:autoSpaceDN w:val="0"/>
        <w:adjustRightInd w:val="0"/>
        <w:snapToGrid w:val="0"/>
        <w:spacing w:before="0" w:line="400" w:lineRule="exact"/>
        <w:ind w:firstLine="420" w:firstLineChars="200"/>
        <w:jc w:val="left"/>
        <w:rPr>
          <w:rFonts w:hint="eastAsia" w:ascii="宋体" w:hAnsi="宋体" w:eastAsia="宋体"/>
          <w:color w:val="000000"/>
          <w:szCs w:val="21"/>
          <w:highlight w:val="none"/>
        </w:rPr>
      </w:pPr>
      <w:r>
        <w:rPr>
          <w:rFonts w:hint="eastAsia" w:ascii="宋体" w:hAnsi="宋体" w:eastAsia="宋体"/>
          <w:color w:val="000000"/>
          <w:szCs w:val="21"/>
          <w:highlight w:val="none"/>
          <w:lang w:val="en-US" w:eastAsia="zh-CN"/>
        </w:rPr>
        <w:t xml:space="preserve">7.5 </w:t>
      </w:r>
      <w:r>
        <w:rPr>
          <w:rFonts w:hint="eastAsia" w:ascii="宋体" w:hAnsi="宋体" w:eastAsia="宋体" w:cs="宋体"/>
          <w:color w:val="000000"/>
          <w:szCs w:val="21"/>
          <w:highlight w:val="none"/>
        </w:rPr>
        <w:t>乙方在运输到达之前</w:t>
      </w:r>
      <w:r>
        <w:rPr>
          <w:rFonts w:hint="eastAsia" w:ascii="宋体" w:hAnsi="宋体" w:eastAsia="宋体" w:cs="宋体"/>
          <w:color w:val="000000"/>
          <w:szCs w:val="21"/>
          <w:highlight w:val="none"/>
          <w:lang w:eastAsia="zh-CN"/>
        </w:rPr>
        <w:t>应</w:t>
      </w:r>
      <w:r>
        <w:rPr>
          <w:rFonts w:hint="eastAsia" w:ascii="宋体" w:hAnsi="宋体" w:eastAsia="宋体" w:cs="宋体"/>
          <w:color w:val="000000"/>
          <w:szCs w:val="21"/>
          <w:highlight w:val="none"/>
        </w:rPr>
        <w:t>提前通知</w:t>
      </w:r>
      <w:r>
        <w:rPr>
          <w:rFonts w:hint="eastAsia" w:ascii="宋体" w:hAnsi="宋体" w:eastAsia="宋体" w:cs="宋体"/>
          <w:color w:val="000000"/>
          <w:szCs w:val="21"/>
          <w:highlight w:val="none"/>
          <w:lang w:eastAsia="zh-CN"/>
        </w:rPr>
        <w:t>甲方</w:t>
      </w:r>
      <w:r>
        <w:rPr>
          <w:rFonts w:hint="eastAsia" w:ascii="宋体" w:hAnsi="宋体" w:eastAsia="宋体" w:cs="宋体"/>
          <w:color w:val="000000"/>
          <w:szCs w:val="21"/>
          <w:highlight w:val="none"/>
        </w:rPr>
        <w:t>，并提示货物运输装卸的注意事项</w:t>
      </w:r>
      <w:r>
        <w:rPr>
          <w:rFonts w:hint="eastAsia" w:ascii="宋体" w:hAnsi="宋体" w:eastAsia="宋体" w:cs="宋体"/>
          <w:color w:val="000000"/>
          <w:szCs w:val="21"/>
          <w:highlight w:val="none"/>
          <w:lang w:eastAsia="zh-CN"/>
        </w:rPr>
        <w:t>，甲方配合乙方做好货物的接收工作。</w:t>
      </w:r>
    </w:p>
    <w:p w14:paraId="55675E39">
      <w:pPr>
        <w:autoSpaceDE w:val="0"/>
        <w:autoSpaceDN w:val="0"/>
        <w:adjustRightInd w:val="0"/>
        <w:spacing w:line="400" w:lineRule="exact"/>
        <w:ind w:firstLine="420" w:firstLineChars="200"/>
        <w:rPr>
          <w:rFonts w:hint="default" w:ascii="华文楷体" w:hAnsi="华文楷体" w:eastAsia="华文楷体" w:cs="华文楷体"/>
          <w:sz w:val="21"/>
          <w:szCs w:val="21"/>
          <w:highlight w:val="none"/>
          <w:lang w:val="en-US" w:eastAsia="zh-CN" w:bidi="ar-SA"/>
        </w:rPr>
      </w:pPr>
      <w:r>
        <w:rPr>
          <w:rFonts w:hint="eastAsia" w:ascii="宋体" w:hAnsi="宋体" w:eastAsia="宋体" w:cs="Times New Roman"/>
          <w:color w:val="000000"/>
          <w:kern w:val="2"/>
          <w:sz w:val="21"/>
          <w:szCs w:val="21"/>
          <w:highlight w:val="none"/>
          <w:lang w:val="en-US" w:eastAsia="zh-CN" w:bidi="ar-SA"/>
        </w:rPr>
        <w:t>7.6 如因包装、运输问题导致货物损毁、丢失或者品质下降，甲方有权要求降价、换货、拒收部分或整批货物，由此产生的费用和损失，均由乙方承担。</w:t>
      </w:r>
    </w:p>
    <w:p w14:paraId="569CE83E">
      <w:pPr>
        <w:adjustRightInd w:val="0"/>
        <w:snapToGrid w:val="0"/>
        <w:spacing w:before="0" w:line="400" w:lineRule="exact"/>
        <w:jc w:val="left"/>
        <w:rPr>
          <w:rFonts w:ascii="宋体" w:hAnsi="宋体" w:eastAsia="宋体"/>
          <w:b/>
          <w:color w:val="auto"/>
          <w:sz w:val="24"/>
          <w:highlight w:val="none"/>
        </w:rPr>
      </w:pPr>
      <w:r>
        <w:rPr>
          <w:rFonts w:hint="eastAsia" w:ascii="宋体" w:hAnsi="宋体" w:eastAsia="宋体"/>
          <w:b/>
          <w:color w:val="000000"/>
          <w:sz w:val="24"/>
          <w:highlight w:val="none"/>
          <w:lang w:eastAsia="zh-CN"/>
        </w:rPr>
        <w:t>8</w:t>
      </w:r>
      <w:r>
        <w:rPr>
          <w:rFonts w:hint="eastAsia" w:ascii="宋体" w:hAnsi="宋体" w:eastAsia="宋体"/>
          <w:b/>
          <w:color w:val="000000"/>
          <w:sz w:val="24"/>
          <w:highlight w:val="none"/>
          <w:lang w:val="en-US" w:eastAsia="zh-CN"/>
        </w:rPr>
        <w:t xml:space="preserve">. </w:t>
      </w:r>
      <w:r>
        <w:rPr>
          <w:rFonts w:hint="eastAsia" w:ascii="宋体" w:hAnsi="宋体" w:eastAsia="宋体"/>
          <w:b/>
          <w:color w:val="auto"/>
          <w:sz w:val="24"/>
          <w:highlight w:val="none"/>
        </w:rPr>
        <w:t>质量标准和保证</w:t>
      </w:r>
    </w:p>
    <w:p w14:paraId="3AB3AD50">
      <w:pPr>
        <w:widowControl w:val="0"/>
        <w:adjustRightInd w:val="0"/>
        <w:snapToGrid w:val="0"/>
        <w:spacing w:before="0" w:line="400" w:lineRule="exact"/>
        <w:ind w:firstLine="420" w:firstLineChars="200"/>
        <w:jc w:val="left"/>
        <w:rPr>
          <w:rFonts w:ascii="宋体" w:hAnsi="宋体" w:eastAsia="宋体" w:cs="Courier New"/>
          <w:b/>
          <w:color w:val="auto"/>
          <w:kern w:val="2"/>
          <w:sz w:val="21"/>
          <w:szCs w:val="21"/>
          <w:highlight w:val="none"/>
          <w:lang w:val="en-US" w:eastAsia="zh-CN" w:bidi="ar-SA"/>
        </w:rPr>
      </w:pPr>
      <w:r>
        <w:rPr>
          <w:rFonts w:hint="eastAsia" w:ascii="宋体" w:hAnsi="宋体" w:eastAsia="宋体" w:cs="Courier New"/>
          <w:color w:val="auto"/>
          <w:kern w:val="2"/>
          <w:sz w:val="21"/>
          <w:szCs w:val="21"/>
          <w:highlight w:val="none"/>
          <w:lang w:val="en-US" w:eastAsia="zh-CN" w:bidi="ar-SA"/>
        </w:rPr>
        <w:t>8.1 质量标准</w:t>
      </w:r>
    </w:p>
    <w:p w14:paraId="446DC87A">
      <w:pPr>
        <w:autoSpaceDE w:val="0"/>
        <w:autoSpaceDN w:val="0"/>
        <w:adjustRightInd w:val="0"/>
        <w:snapToGrid w:val="0"/>
        <w:spacing w:before="0" w:line="400" w:lineRule="exact"/>
        <w:ind w:firstLine="420" w:firstLineChars="200"/>
        <w:jc w:val="left"/>
        <w:rPr>
          <w:rFonts w:hint="eastAsia" w:ascii="宋体" w:hAnsi="宋体" w:eastAsia="宋体"/>
          <w:color w:val="auto"/>
          <w:szCs w:val="21"/>
          <w:highlight w:val="none"/>
        </w:rPr>
      </w:pPr>
      <w:r>
        <w:rPr>
          <w:rFonts w:hint="eastAsia" w:ascii="宋体" w:hAnsi="宋体" w:eastAsia="宋体"/>
          <w:color w:val="auto"/>
          <w:szCs w:val="21"/>
          <w:highlight w:val="none"/>
        </w:rPr>
        <w:t>（1）本合同下</w:t>
      </w:r>
      <w:r>
        <w:rPr>
          <w:rFonts w:hint="eastAsia" w:ascii="宋体" w:hAnsi="宋体" w:eastAsia="宋体"/>
          <w:color w:val="auto"/>
          <w:szCs w:val="21"/>
          <w:highlight w:val="none"/>
          <w:lang w:eastAsia="zh-CN"/>
        </w:rPr>
        <w:t>提供</w:t>
      </w:r>
      <w:r>
        <w:rPr>
          <w:rFonts w:hint="eastAsia" w:ascii="宋体" w:hAnsi="宋体" w:eastAsia="宋体"/>
          <w:color w:val="auto"/>
          <w:szCs w:val="21"/>
          <w:highlight w:val="none"/>
        </w:rPr>
        <w:t>的货物应符合</w:t>
      </w:r>
      <w:r>
        <w:rPr>
          <w:rFonts w:hint="eastAsia" w:ascii="宋体" w:hAnsi="宋体" w:eastAsia="宋体"/>
          <w:color w:val="auto"/>
          <w:szCs w:val="21"/>
          <w:highlight w:val="none"/>
          <w:lang w:eastAsia="zh-CN"/>
        </w:rPr>
        <w:t>合同</w:t>
      </w:r>
      <w:r>
        <w:rPr>
          <w:rFonts w:hint="eastAsia" w:ascii="宋体" w:hAnsi="宋体" w:eastAsia="宋体" w:cs="宋体"/>
          <w:color w:val="000000"/>
          <w:szCs w:val="21"/>
          <w:highlight w:val="none"/>
          <w:lang w:eastAsia="zh-CN"/>
        </w:rPr>
        <w:t>约</w:t>
      </w:r>
      <w:r>
        <w:rPr>
          <w:rFonts w:hint="eastAsia" w:ascii="宋体" w:hAnsi="宋体" w:eastAsia="宋体" w:cs="宋体"/>
          <w:color w:val="000000"/>
          <w:szCs w:val="21"/>
          <w:highlight w:val="none"/>
        </w:rPr>
        <w:t>定的</w:t>
      </w:r>
      <w:r>
        <w:rPr>
          <w:rFonts w:hint="eastAsia" w:ascii="宋体" w:hAnsi="宋体" w:eastAsia="宋体" w:cs="宋体"/>
          <w:szCs w:val="21"/>
          <w:highlight w:val="none"/>
        </w:rPr>
        <w:t>品牌、规格型号、技术性能、配置、质量、数量等要求。</w:t>
      </w:r>
      <w:r>
        <w:rPr>
          <w:rFonts w:hint="eastAsia" w:ascii="宋体" w:hAnsi="宋体" w:eastAsia="宋体"/>
          <w:color w:val="auto"/>
          <w:szCs w:val="21"/>
          <w:highlight w:val="none"/>
        </w:rPr>
        <w:t>质量要求不明确的，按照强制性国家标准履行；没有强制性国家标准的，按照推荐性国家标准履行；没有推荐性国家标准的，按照行业标准履行；没有国家标准、行业标准的，按照通常标准或者符合合同目的的特定标准履行</w:t>
      </w:r>
      <w:r>
        <w:rPr>
          <w:rFonts w:hint="eastAsia" w:ascii="宋体" w:hAnsi="宋体" w:eastAsia="宋体"/>
          <w:color w:val="auto"/>
          <w:szCs w:val="21"/>
          <w:highlight w:val="none"/>
          <w:lang w:eastAsia="zh-CN"/>
        </w:rPr>
        <w:t>。</w:t>
      </w:r>
    </w:p>
    <w:p w14:paraId="5794590B">
      <w:pPr>
        <w:widowControl w:val="0"/>
        <w:adjustRightInd w:val="0"/>
        <w:snapToGrid w:val="0"/>
        <w:spacing w:before="0" w:line="400" w:lineRule="exact"/>
        <w:ind w:firstLine="420" w:firstLineChars="200"/>
        <w:jc w:val="left"/>
        <w:rPr>
          <w:rFonts w:ascii="宋体" w:hAnsi="宋体" w:eastAsia="宋体" w:cs="Courier New"/>
          <w:color w:val="auto"/>
          <w:kern w:val="2"/>
          <w:sz w:val="21"/>
          <w:szCs w:val="21"/>
          <w:highlight w:val="none"/>
          <w:lang w:val="en-US" w:eastAsia="zh-CN" w:bidi="ar-SA"/>
        </w:rPr>
      </w:pPr>
      <w:r>
        <w:rPr>
          <w:rFonts w:hint="eastAsia" w:ascii="宋体" w:hAnsi="宋体" w:eastAsia="宋体" w:cs="Courier New"/>
          <w:color w:val="auto"/>
          <w:kern w:val="2"/>
          <w:sz w:val="21"/>
          <w:szCs w:val="21"/>
          <w:highlight w:val="none"/>
          <w:lang w:val="en-US" w:eastAsia="zh-CN" w:bidi="ar-SA"/>
        </w:rPr>
        <w:t>（2）采用中华人民共和国法定计量单位。</w:t>
      </w:r>
    </w:p>
    <w:p w14:paraId="7AD7D3FF">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（3）乙方所</w:t>
      </w:r>
      <w:r>
        <w:rPr>
          <w:rFonts w:hint="eastAsia" w:ascii="宋体" w:hAnsi="宋体" w:eastAsia="宋体"/>
          <w:color w:val="auto"/>
          <w:szCs w:val="21"/>
          <w:highlight w:val="none"/>
          <w:lang w:eastAsia="zh-CN"/>
        </w:rPr>
        <w:t>提供</w:t>
      </w:r>
      <w:r>
        <w:rPr>
          <w:rFonts w:hint="eastAsia" w:ascii="宋体" w:hAnsi="宋体" w:eastAsia="宋体"/>
          <w:color w:val="auto"/>
          <w:szCs w:val="21"/>
          <w:highlight w:val="none"/>
        </w:rPr>
        <w:t>的货物应符合国家有关安全、环保、卫生</w:t>
      </w:r>
      <w:r>
        <w:rPr>
          <w:rFonts w:hint="eastAsia" w:ascii="宋体" w:hAnsi="宋体" w:eastAsia="宋体"/>
          <w:color w:val="auto"/>
          <w:szCs w:val="21"/>
          <w:highlight w:val="none"/>
          <w:lang w:eastAsia="zh-CN"/>
        </w:rPr>
        <w:t>的</w:t>
      </w:r>
      <w:r>
        <w:rPr>
          <w:rFonts w:hint="eastAsia" w:ascii="宋体" w:hAnsi="宋体" w:eastAsia="宋体"/>
          <w:color w:val="auto"/>
          <w:szCs w:val="21"/>
          <w:highlight w:val="none"/>
        </w:rPr>
        <w:t>规定。</w:t>
      </w:r>
    </w:p>
    <w:p w14:paraId="472FAEA9">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（4）乙方应向甲方提交所</w:t>
      </w:r>
      <w:r>
        <w:rPr>
          <w:rFonts w:hint="eastAsia" w:ascii="宋体" w:hAnsi="宋体" w:eastAsia="宋体"/>
          <w:color w:val="auto"/>
          <w:szCs w:val="21"/>
          <w:highlight w:val="none"/>
          <w:lang w:eastAsia="zh-CN"/>
        </w:rPr>
        <w:t>提供</w:t>
      </w:r>
      <w:r>
        <w:rPr>
          <w:rFonts w:hint="eastAsia" w:ascii="宋体" w:hAnsi="宋体" w:eastAsia="宋体"/>
          <w:color w:val="auto"/>
          <w:szCs w:val="21"/>
          <w:highlight w:val="none"/>
        </w:rPr>
        <w:t>货物的技术文件，包括相应的中文技术文件，如：产品目录、图纸、操作手册、使用说明、维护手册或服务指南</w:t>
      </w:r>
      <w:r>
        <w:rPr>
          <w:rFonts w:hint="eastAsia" w:ascii="宋体" w:hAnsi="宋体" w:eastAsia="宋体"/>
          <w:color w:val="auto"/>
          <w:szCs w:val="21"/>
          <w:highlight w:val="none"/>
          <w:lang w:eastAsia="zh-CN"/>
        </w:rPr>
        <w:t>等</w:t>
      </w:r>
      <w:r>
        <w:rPr>
          <w:rFonts w:hint="eastAsia" w:ascii="宋体" w:hAnsi="宋体" w:eastAsia="宋体"/>
          <w:color w:val="auto"/>
          <w:szCs w:val="21"/>
          <w:highlight w:val="none"/>
        </w:rPr>
        <w:t>。</w:t>
      </w:r>
      <w:r>
        <w:rPr>
          <w:rFonts w:hint="eastAsia" w:ascii="宋体" w:hAnsi="宋体" w:eastAsia="宋体"/>
          <w:color w:val="auto"/>
          <w:szCs w:val="21"/>
          <w:highlight w:val="none"/>
          <w:lang w:eastAsia="zh-CN"/>
        </w:rPr>
        <w:t>上述</w:t>
      </w:r>
      <w:r>
        <w:rPr>
          <w:rFonts w:hint="eastAsia" w:ascii="宋体" w:hAnsi="宋体" w:eastAsia="宋体"/>
          <w:color w:val="auto"/>
          <w:szCs w:val="21"/>
          <w:highlight w:val="none"/>
        </w:rPr>
        <w:t>文件应包装好随货物一同发运。</w:t>
      </w:r>
    </w:p>
    <w:p w14:paraId="25475E40">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lang w:eastAsia="zh-CN"/>
        </w:rPr>
        <w:t>8</w:t>
      </w:r>
      <w:r>
        <w:rPr>
          <w:rFonts w:hint="eastAsia" w:ascii="宋体" w:hAnsi="宋体" w:eastAsia="宋体"/>
          <w:color w:val="auto"/>
          <w:szCs w:val="21"/>
          <w:highlight w:val="none"/>
        </w:rPr>
        <w:t>.2 保证</w:t>
      </w:r>
    </w:p>
    <w:p w14:paraId="51A26A43">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（1）乙方应保证</w:t>
      </w:r>
      <w:r>
        <w:rPr>
          <w:rFonts w:hint="eastAsia" w:ascii="宋体" w:hAnsi="宋体" w:eastAsia="宋体"/>
          <w:color w:val="auto"/>
          <w:szCs w:val="21"/>
          <w:highlight w:val="none"/>
          <w:lang w:eastAsia="zh-CN"/>
        </w:rPr>
        <w:t>提供的货物</w:t>
      </w:r>
      <w:r>
        <w:rPr>
          <w:rFonts w:hint="eastAsia" w:ascii="宋体" w:hAnsi="宋体" w:eastAsia="宋体"/>
          <w:color w:val="auto"/>
          <w:szCs w:val="21"/>
          <w:highlight w:val="none"/>
        </w:rPr>
        <w:t>完全符合合同规定的质量、规格和性能要求。乙方应保证货物在正确安装、正常使用和保养条件下，</w:t>
      </w:r>
      <w:r>
        <w:rPr>
          <w:rFonts w:hint="eastAsia" w:ascii="宋体" w:hAnsi="宋体" w:eastAsia="宋体" w:cs="宋体"/>
          <w:szCs w:val="21"/>
          <w:highlight w:val="none"/>
        </w:rPr>
        <w:t>在其使用寿命期内具</w:t>
      </w:r>
      <w:r>
        <w:rPr>
          <w:rFonts w:hint="eastAsia" w:ascii="宋体" w:hAnsi="宋体" w:eastAsia="宋体" w:cs="宋体"/>
          <w:szCs w:val="21"/>
          <w:highlight w:val="none"/>
          <w:lang w:eastAsia="zh-CN"/>
        </w:rPr>
        <w:t>备合同约定</w:t>
      </w:r>
      <w:r>
        <w:rPr>
          <w:rFonts w:hint="eastAsia" w:ascii="宋体" w:hAnsi="宋体" w:eastAsia="宋体" w:cs="宋体"/>
          <w:szCs w:val="21"/>
          <w:highlight w:val="none"/>
        </w:rPr>
        <w:t>的性能</w:t>
      </w:r>
      <w:r>
        <w:rPr>
          <w:rFonts w:hint="eastAsia" w:ascii="宋体" w:hAnsi="宋体" w:eastAsia="宋体"/>
          <w:color w:val="auto"/>
          <w:szCs w:val="21"/>
          <w:highlight w:val="none"/>
        </w:rPr>
        <w:t>。</w:t>
      </w:r>
      <w:r>
        <w:rPr>
          <w:rFonts w:hint="eastAsia" w:ascii="宋体" w:hAnsi="宋体" w:eastAsia="宋体"/>
          <w:color w:val="auto"/>
          <w:szCs w:val="21"/>
          <w:highlight w:val="none"/>
          <w:lang w:eastAsia="zh-CN"/>
        </w:rPr>
        <w:t>存在</w:t>
      </w:r>
      <w:r>
        <w:rPr>
          <w:rFonts w:hint="eastAsia" w:ascii="宋体" w:hAnsi="宋体" w:eastAsia="宋体"/>
          <w:color w:val="auto"/>
          <w:szCs w:val="21"/>
          <w:highlight w:val="none"/>
        </w:rPr>
        <w:t>质量保证期的，货物最终交付验收</w:t>
      </w:r>
      <w:r>
        <w:rPr>
          <w:rFonts w:hint="eastAsia" w:ascii="宋体" w:hAnsi="宋体" w:eastAsia="宋体"/>
          <w:color w:val="auto"/>
          <w:szCs w:val="21"/>
          <w:highlight w:val="none"/>
          <w:lang w:eastAsia="zh-CN"/>
        </w:rPr>
        <w:t>合格</w:t>
      </w:r>
      <w:r>
        <w:rPr>
          <w:rFonts w:hint="eastAsia" w:ascii="宋体" w:hAnsi="宋体" w:eastAsia="宋体"/>
          <w:color w:val="auto"/>
          <w:szCs w:val="21"/>
          <w:highlight w:val="none"/>
        </w:rPr>
        <w:t>后</w:t>
      </w:r>
      <w:r>
        <w:rPr>
          <w:rFonts w:hint="eastAsia" w:ascii="宋体" w:hAnsi="宋体" w:eastAsia="宋体"/>
          <w:color w:val="auto"/>
          <w:szCs w:val="21"/>
          <w:highlight w:val="none"/>
          <w:lang w:eastAsia="zh-CN"/>
        </w:rPr>
        <w:t>在</w:t>
      </w:r>
      <w:r>
        <w:rPr>
          <w:rFonts w:hint="eastAsia" w:ascii="宋体" w:hAnsi="宋体" w:eastAsia="宋体"/>
          <w:b/>
          <w:color w:val="auto"/>
          <w:szCs w:val="21"/>
          <w:highlight w:val="none"/>
        </w:rPr>
        <w:t>【政府采购合同专用条款】</w:t>
      </w:r>
      <w:r>
        <w:rPr>
          <w:rFonts w:hint="eastAsia" w:ascii="宋体" w:hAnsi="宋体" w:eastAsia="宋体"/>
          <w:color w:val="auto"/>
          <w:szCs w:val="21"/>
          <w:highlight w:val="none"/>
        </w:rPr>
        <w:t>规定或乙方</w:t>
      </w:r>
      <w:r>
        <w:rPr>
          <w:rFonts w:hint="eastAsia" w:ascii="宋体" w:hAnsi="宋体" w:eastAsia="宋体"/>
          <w:color w:val="auto"/>
          <w:szCs w:val="21"/>
          <w:highlight w:val="none"/>
          <w:lang w:eastAsia="zh-CN"/>
        </w:rPr>
        <w:t>书面</w:t>
      </w:r>
      <w:r>
        <w:rPr>
          <w:rFonts w:hint="eastAsia" w:ascii="宋体" w:hAnsi="宋体" w:eastAsia="宋体"/>
          <w:color w:val="auto"/>
          <w:szCs w:val="21"/>
          <w:highlight w:val="none"/>
        </w:rPr>
        <w:t>承诺（两者以较长的为准）的质量保证期内，本保证保持有效。</w:t>
      </w:r>
    </w:p>
    <w:p w14:paraId="06F69FA5">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（2）在质量保证期内所发现的缺陷，甲方应尽快以书面形式通知乙方。</w:t>
      </w:r>
    </w:p>
    <w:p w14:paraId="62285DCC">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（3）乙方收到通知后</w:t>
      </w:r>
      <w:r>
        <w:rPr>
          <w:rFonts w:hint="eastAsia" w:ascii="宋体" w:hAnsi="宋体" w:eastAsia="宋体"/>
          <w:color w:val="auto"/>
          <w:szCs w:val="21"/>
          <w:highlight w:val="none"/>
          <w:lang w:eastAsia="zh-CN"/>
        </w:rPr>
        <w:t>，</w:t>
      </w:r>
      <w:r>
        <w:rPr>
          <w:rFonts w:hint="eastAsia" w:ascii="宋体" w:hAnsi="宋体" w:eastAsia="宋体"/>
          <w:color w:val="auto"/>
          <w:szCs w:val="21"/>
          <w:highlight w:val="none"/>
        </w:rPr>
        <w:t>应在</w:t>
      </w:r>
      <w:r>
        <w:rPr>
          <w:rFonts w:hint="eastAsia" w:ascii="宋体" w:hAnsi="宋体" w:eastAsia="宋体"/>
          <w:b/>
          <w:color w:val="auto"/>
          <w:szCs w:val="21"/>
          <w:highlight w:val="none"/>
        </w:rPr>
        <w:t>【政府采购合同专用条款】</w:t>
      </w:r>
      <w:r>
        <w:rPr>
          <w:rFonts w:hint="eastAsia" w:ascii="宋体" w:hAnsi="宋体" w:eastAsia="宋体"/>
          <w:color w:val="auto"/>
          <w:szCs w:val="21"/>
          <w:highlight w:val="none"/>
        </w:rPr>
        <w:t>规定的响应时间内以合理的速度免费维修或更换有缺陷的货物或部件。</w:t>
      </w:r>
    </w:p>
    <w:p w14:paraId="6357EBFD">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（4）在质量保证期内，如果货物的质量或规格与合同不符，或证实货物是有缺陷的，包括潜在的缺陷或使用不符合要求的材料等，甲方可以根据本合同第1</w:t>
      </w:r>
      <w:r>
        <w:rPr>
          <w:rFonts w:hint="eastAsia" w:ascii="宋体" w:hAnsi="宋体" w:eastAsia="宋体"/>
          <w:color w:val="000000"/>
          <w:szCs w:val="21"/>
          <w:highlight w:val="none"/>
          <w:lang w:val="en-US" w:eastAsia="zh-CN"/>
        </w:rPr>
        <w:t>5</w:t>
      </w:r>
      <w:r>
        <w:rPr>
          <w:rFonts w:hint="eastAsia" w:ascii="宋体" w:hAnsi="宋体" w:eastAsia="宋体"/>
          <w:color w:val="auto"/>
          <w:szCs w:val="21"/>
          <w:highlight w:val="none"/>
        </w:rPr>
        <w:t>.1条规定以书面形式</w:t>
      </w:r>
      <w:r>
        <w:rPr>
          <w:rFonts w:hint="eastAsia" w:ascii="宋体" w:hAnsi="宋体" w:eastAsia="宋体"/>
          <w:color w:val="000000"/>
          <w:szCs w:val="21"/>
          <w:highlight w:val="none"/>
          <w:lang w:eastAsia="zh-CN"/>
        </w:rPr>
        <w:t>追究</w:t>
      </w:r>
      <w:r>
        <w:rPr>
          <w:rFonts w:hint="eastAsia" w:ascii="宋体" w:hAnsi="宋体" w:eastAsia="宋体"/>
          <w:color w:val="auto"/>
          <w:szCs w:val="21"/>
          <w:highlight w:val="none"/>
        </w:rPr>
        <w:t>乙方</w:t>
      </w:r>
      <w:r>
        <w:rPr>
          <w:rFonts w:hint="eastAsia" w:ascii="宋体" w:hAnsi="宋体" w:eastAsia="宋体"/>
          <w:color w:val="000000"/>
          <w:szCs w:val="21"/>
          <w:highlight w:val="none"/>
          <w:lang w:eastAsia="zh-CN"/>
        </w:rPr>
        <w:t>的违约责任</w:t>
      </w:r>
      <w:r>
        <w:rPr>
          <w:rFonts w:hint="eastAsia" w:ascii="宋体" w:hAnsi="宋体" w:eastAsia="宋体"/>
          <w:color w:val="auto"/>
          <w:szCs w:val="21"/>
          <w:highlight w:val="none"/>
        </w:rPr>
        <w:t>。</w:t>
      </w:r>
    </w:p>
    <w:p w14:paraId="6487E216">
      <w:pPr>
        <w:adjustRightInd w:val="0"/>
        <w:snapToGrid w:val="0"/>
        <w:spacing w:before="0" w:line="400" w:lineRule="exact"/>
        <w:ind w:firstLine="420" w:firstLineChars="200"/>
        <w:jc w:val="left"/>
        <w:rPr>
          <w:rFonts w:eastAsia="宋体"/>
          <w:color w:val="auto"/>
          <w:highlight w:val="none"/>
        </w:rPr>
      </w:pPr>
      <w:r>
        <w:rPr>
          <w:rFonts w:hint="eastAsia" w:ascii="宋体" w:hAnsi="宋体" w:eastAsia="宋体"/>
          <w:color w:val="auto"/>
          <w:szCs w:val="21"/>
          <w:highlight w:val="none"/>
        </w:rPr>
        <w:t>（5）乙方在约定的时间内未能弥补缺陷，甲方可采取必要的补救措施，但其风险和费用将由乙方承担，甲方根据合同</w:t>
      </w:r>
      <w:r>
        <w:rPr>
          <w:rFonts w:hint="eastAsia" w:ascii="宋体" w:hAnsi="宋体" w:eastAsia="宋体"/>
          <w:color w:val="auto"/>
          <w:szCs w:val="21"/>
          <w:highlight w:val="none"/>
          <w:lang w:eastAsia="zh-CN"/>
        </w:rPr>
        <w:t>约定</w:t>
      </w:r>
      <w:r>
        <w:rPr>
          <w:rFonts w:hint="eastAsia" w:ascii="宋体" w:hAnsi="宋体" w:eastAsia="宋体"/>
          <w:color w:val="auto"/>
          <w:szCs w:val="21"/>
          <w:highlight w:val="none"/>
        </w:rPr>
        <w:t>对乙方行使的其他权利不受影响。</w:t>
      </w:r>
    </w:p>
    <w:p w14:paraId="5A2E835C">
      <w:pPr>
        <w:adjustRightInd w:val="0"/>
        <w:snapToGrid w:val="0"/>
        <w:spacing w:before="0" w:line="400" w:lineRule="exact"/>
        <w:jc w:val="left"/>
        <w:rPr>
          <w:rFonts w:ascii="宋体" w:hAnsi="宋体" w:eastAsia="宋体"/>
          <w:b/>
          <w:bCs/>
          <w:color w:val="auto"/>
          <w:sz w:val="24"/>
          <w:highlight w:val="none"/>
        </w:rPr>
      </w:pPr>
      <w:r>
        <w:rPr>
          <w:rFonts w:hint="eastAsia" w:ascii="宋体" w:hAnsi="宋体" w:eastAsia="宋体"/>
          <w:b/>
          <w:bCs/>
          <w:color w:val="000000"/>
          <w:sz w:val="24"/>
          <w:highlight w:val="none"/>
          <w:lang w:eastAsia="zh-CN"/>
        </w:rPr>
        <w:t>9</w:t>
      </w:r>
      <w:r>
        <w:rPr>
          <w:rFonts w:hint="eastAsia" w:ascii="宋体" w:hAnsi="宋体" w:eastAsia="宋体"/>
          <w:b/>
          <w:bCs/>
          <w:color w:val="auto"/>
          <w:sz w:val="24"/>
          <w:highlight w:val="none"/>
        </w:rPr>
        <w:t>.</w:t>
      </w:r>
      <w:r>
        <w:rPr>
          <w:rFonts w:hint="eastAsia" w:ascii="宋体" w:hAnsi="宋体" w:eastAsia="宋体"/>
          <w:b/>
          <w:bCs/>
          <w:color w:val="000000"/>
          <w:sz w:val="24"/>
          <w:highlight w:val="none"/>
          <w:lang w:val="en-US" w:eastAsia="zh-CN"/>
        </w:rPr>
        <w:t xml:space="preserve"> </w:t>
      </w:r>
      <w:r>
        <w:rPr>
          <w:rFonts w:hint="eastAsia" w:ascii="宋体" w:hAnsi="宋体" w:eastAsia="宋体"/>
          <w:b/>
          <w:bCs/>
          <w:color w:val="auto"/>
          <w:sz w:val="24"/>
          <w:highlight w:val="none"/>
        </w:rPr>
        <w:t>权利瑕疵担保</w:t>
      </w:r>
    </w:p>
    <w:p w14:paraId="2097F661">
      <w:pPr>
        <w:autoSpaceDE w:val="0"/>
        <w:autoSpaceDN w:val="0"/>
        <w:adjustRightInd w:val="0"/>
        <w:snapToGrid w:val="0"/>
        <w:spacing w:before="0" w:line="400" w:lineRule="exact"/>
        <w:ind w:firstLine="420" w:firstLineChars="200"/>
        <w:jc w:val="left"/>
        <w:rPr>
          <w:rFonts w:ascii="宋体" w:hAnsi="宋体" w:eastAsia="宋体"/>
          <w:color w:val="000000"/>
          <w:szCs w:val="21"/>
          <w:highlight w:val="none"/>
        </w:rPr>
      </w:pPr>
      <w:r>
        <w:rPr>
          <w:rFonts w:hint="eastAsia" w:ascii="宋体" w:hAnsi="宋体" w:eastAsia="宋体"/>
          <w:color w:val="000000"/>
          <w:szCs w:val="21"/>
          <w:highlight w:val="none"/>
          <w:lang w:eastAsia="zh-CN"/>
        </w:rPr>
        <w:t>9</w:t>
      </w:r>
      <w:r>
        <w:rPr>
          <w:rFonts w:hint="eastAsia" w:ascii="宋体" w:hAnsi="宋体" w:eastAsia="宋体"/>
          <w:color w:val="000000"/>
          <w:szCs w:val="21"/>
          <w:highlight w:val="none"/>
        </w:rPr>
        <w:t>.1 乙方保证对其出售的货物享有合法的权利。</w:t>
      </w:r>
    </w:p>
    <w:p w14:paraId="09288664">
      <w:pPr>
        <w:autoSpaceDE w:val="0"/>
        <w:autoSpaceDN w:val="0"/>
        <w:adjustRightInd w:val="0"/>
        <w:snapToGrid w:val="0"/>
        <w:spacing w:before="0" w:line="400" w:lineRule="exact"/>
        <w:ind w:firstLine="420" w:firstLineChars="200"/>
        <w:jc w:val="left"/>
        <w:rPr>
          <w:rFonts w:ascii="宋体" w:hAnsi="宋体" w:eastAsia="宋体"/>
          <w:color w:val="000000"/>
          <w:szCs w:val="21"/>
          <w:highlight w:val="none"/>
        </w:rPr>
      </w:pPr>
      <w:r>
        <w:rPr>
          <w:rFonts w:hint="eastAsia" w:ascii="宋体" w:hAnsi="宋体" w:eastAsia="宋体"/>
          <w:color w:val="000000"/>
          <w:szCs w:val="21"/>
          <w:highlight w:val="none"/>
          <w:lang w:eastAsia="zh-CN"/>
        </w:rPr>
        <w:t>9</w:t>
      </w:r>
      <w:r>
        <w:rPr>
          <w:rFonts w:hint="eastAsia" w:ascii="宋体" w:hAnsi="宋体" w:eastAsia="宋体"/>
          <w:color w:val="000000"/>
          <w:szCs w:val="21"/>
          <w:highlight w:val="none"/>
        </w:rPr>
        <w:t xml:space="preserve">.2 </w:t>
      </w:r>
      <w:r>
        <w:rPr>
          <w:rFonts w:hint="eastAsia" w:ascii="宋体" w:hAnsi="宋体" w:eastAsia="宋体" w:cs="宋体"/>
          <w:szCs w:val="15"/>
          <w:highlight w:val="none"/>
        </w:rPr>
        <w:t>乙方保证在交付的货物上不存在抵押权等担保物权。</w:t>
      </w:r>
    </w:p>
    <w:p w14:paraId="49EBAC69">
      <w:pPr>
        <w:autoSpaceDE w:val="0"/>
        <w:autoSpaceDN w:val="0"/>
        <w:adjustRightInd w:val="0"/>
        <w:snapToGrid w:val="0"/>
        <w:spacing w:before="0" w:line="400" w:lineRule="exact"/>
        <w:ind w:firstLine="420" w:firstLineChars="200"/>
        <w:jc w:val="left"/>
        <w:rPr>
          <w:rFonts w:ascii="宋体" w:hAnsi="宋体" w:eastAsia="宋体"/>
          <w:color w:val="000000"/>
          <w:szCs w:val="21"/>
          <w:highlight w:val="none"/>
        </w:rPr>
      </w:pPr>
      <w:r>
        <w:rPr>
          <w:rFonts w:hint="eastAsia" w:ascii="宋体" w:hAnsi="宋体" w:eastAsia="宋体"/>
          <w:color w:val="000000"/>
          <w:szCs w:val="21"/>
          <w:highlight w:val="none"/>
          <w:lang w:eastAsia="zh-CN"/>
        </w:rPr>
        <w:t>9</w:t>
      </w:r>
      <w:r>
        <w:rPr>
          <w:rFonts w:hint="eastAsia" w:ascii="宋体" w:hAnsi="宋体" w:eastAsia="宋体"/>
          <w:color w:val="000000"/>
          <w:szCs w:val="21"/>
          <w:highlight w:val="none"/>
        </w:rPr>
        <w:t>.3 如甲方使用</w:t>
      </w:r>
      <w:r>
        <w:rPr>
          <w:rFonts w:hint="eastAsia" w:ascii="宋体" w:hAnsi="宋体" w:eastAsia="宋体"/>
          <w:color w:val="000000"/>
          <w:szCs w:val="21"/>
          <w:highlight w:val="none"/>
          <w:lang w:val="en-US" w:eastAsia="zh-CN"/>
        </w:rPr>
        <w:t>上述</w:t>
      </w:r>
      <w:r>
        <w:rPr>
          <w:rFonts w:hint="eastAsia" w:ascii="宋体" w:hAnsi="宋体" w:eastAsia="宋体"/>
          <w:color w:val="000000"/>
          <w:szCs w:val="21"/>
          <w:highlight w:val="none"/>
        </w:rPr>
        <w:t>货物构成</w:t>
      </w:r>
      <w:r>
        <w:rPr>
          <w:rFonts w:hint="eastAsia" w:ascii="宋体" w:hAnsi="宋体" w:eastAsia="宋体"/>
          <w:color w:val="000000"/>
          <w:szCs w:val="21"/>
          <w:highlight w:val="none"/>
          <w:lang w:val="en-US" w:eastAsia="zh-CN"/>
        </w:rPr>
        <w:t>对第三人</w:t>
      </w:r>
      <w:r>
        <w:rPr>
          <w:rFonts w:hint="eastAsia" w:ascii="宋体" w:hAnsi="宋体" w:eastAsia="宋体"/>
          <w:color w:val="000000"/>
          <w:szCs w:val="21"/>
          <w:highlight w:val="none"/>
        </w:rPr>
        <w:t>侵权的，则由乙方承担全部责任。</w:t>
      </w:r>
    </w:p>
    <w:p w14:paraId="73347B60">
      <w:pPr>
        <w:autoSpaceDE w:val="0"/>
        <w:autoSpaceDN w:val="0"/>
        <w:adjustRightInd w:val="0"/>
        <w:snapToGrid w:val="0"/>
        <w:spacing w:before="0" w:line="400" w:lineRule="exact"/>
        <w:jc w:val="left"/>
        <w:rPr>
          <w:rFonts w:ascii="宋体" w:hAnsi="宋体" w:eastAsia="宋体"/>
          <w:b/>
          <w:bCs/>
          <w:color w:val="000000"/>
          <w:sz w:val="24"/>
          <w:highlight w:val="none"/>
        </w:rPr>
      </w:pPr>
      <w:r>
        <w:rPr>
          <w:rFonts w:hint="eastAsia" w:ascii="宋体" w:hAnsi="宋体" w:eastAsia="宋体"/>
          <w:b/>
          <w:bCs/>
          <w:color w:val="000000"/>
          <w:sz w:val="24"/>
          <w:highlight w:val="none"/>
        </w:rPr>
        <w:t>1</w:t>
      </w:r>
      <w:r>
        <w:rPr>
          <w:rFonts w:hint="eastAsia" w:ascii="宋体" w:hAnsi="宋体" w:eastAsia="宋体"/>
          <w:b/>
          <w:bCs/>
          <w:color w:val="000000"/>
          <w:sz w:val="24"/>
          <w:highlight w:val="none"/>
          <w:lang w:eastAsia="zh-CN"/>
        </w:rPr>
        <w:t>0</w:t>
      </w:r>
      <w:r>
        <w:rPr>
          <w:rFonts w:hint="eastAsia" w:ascii="宋体" w:hAnsi="宋体" w:eastAsia="宋体"/>
          <w:b/>
          <w:bCs/>
          <w:color w:val="000000"/>
          <w:sz w:val="24"/>
          <w:highlight w:val="none"/>
        </w:rPr>
        <w:t>.</w:t>
      </w:r>
      <w:r>
        <w:rPr>
          <w:rFonts w:hint="eastAsia" w:ascii="宋体" w:hAnsi="宋体" w:eastAsia="宋体"/>
          <w:b/>
          <w:bCs/>
          <w:color w:val="000000"/>
          <w:sz w:val="24"/>
          <w:highlight w:val="none"/>
          <w:lang w:val="en-US" w:eastAsia="zh-CN"/>
        </w:rPr>
        <w:t xml:space="preserve"> </w:t>
      </w:r>
      <w:r>
        <w:rPr>
          <w:rFonts w:hint="eastAsia" w:ascii="宋体" w:hAnsi="宋体" w:eastAsia="宋体"/>
          <w:b/>
          <w:bCs/>
          <w:color w:val="000000"/>
          <w:sz w:val="24"/>
          <w:highlight w:val="none"/>
        </w:rPr>
        <w:t>知识产权保护</w:t>
      </w:r>
    </w:p>
    <w:p w14:paraId="155D5681">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000000"/>
          <w:szCs w:val="21"/>
          <w:highlight w:val="none"/>
        </w:rPr>
        <w:t>1</w:t>
      </w:r>
      <w:r>
        <w:rPr>
          <w:rFonts w:hint="eastAsia" w:ascii="宋体" w:hAnsi="宋体" w:eastAsia="宋体"/>
          <w:color w:val="000000"/>
          <w:szCs w:val="21"/>
          <w:highlight w:val="none"/>
          <w:lang w:eastAsia="zh-CN"/>
        </w:rPr>
        <w:t>0</w:t>
      </w:r>
      <w:r>
        <w:rPr>
          <w:rFonts w:hint="eastAsia" w:ascii="宋体" w:hAnsi="宋体" w:eastAsia="宋体"/>
          <w:color w:val="000000"/>
          <w:szCs w:val="21"/>
          <w:highlight w:val="none"/>
        </w:rPr>
        <w:t>.1 乙方对其所销售的货物应当享有知识产权或经权利人合法授权，保证没有侵犯任</w:t>
      </w:r>
      <w:r>
        <w:rPr>
          <w:rFonts w:hint="eastAsia" w:ascii="宋体" w:hAnsi="宋体" w:eastAsia="宋体"/>
          <w:color w:val="auto"/>
          <w:szCs w:val="21"/>
          <w:highlight w:val="none"/>
        </w:rPr>
        <w:t>何第三人的知识产权等权利。</w:t>
      </w:r>
      <w:bookmarkStart w:id="92" w:name="_Hlk163047038"/>
      <w:r>
        <w:rPr>
          <w:rFonts w:hint="eastAsia" w:ascii="宋体" w:hAnsi="宋体" w:eastAsia="宋体" w:cs="宋体"/>
          <w:szCs w:val="15"/>
          <w:highlight w:val="none"/>
        </w:rPr>
        <w:t>因违反前述约定对第三人构成侵权的，应当由乙方向第三人承担法律责任；甲方依法向第三人赔偿后，有权向乙方追偿。甲方有其他损失的，乙方应当赔偿</w:t>
      </w:r>
      <w:bookmarkEnd w:id="92"/>
      <w:r>
        <w:rPr>
          <w:rFonts w:hint="eastAsia" w:ascii="宋体" w:hAnsi="宋体" w:eastAsia="宋体"/>
          <w:color w:val="auto"/>
          <w:szCs w:val="21"/>
          <w:highlight w:val="none"/>
        </w:rPr>
        <w:t>。</w:t>
      </w:r>
    </w:p>
    <w:p w14:paraId="75ACD954">
      <w:pPr>
        <w:autoSpaceDE w:val="0"/>
        <w:autoSpaceDN w:val="0"/>
        <w:adjustRightInd w:val="0"/>
        <w:snapToGrid w:val="0"/>
        <w:spacing w:before="0" w:line="400" w:lineRule="exact"/>
        <w:jc w:val="left"/>
        <w:rPr>
          <w:rFonts w:ascii="宋体" w:hAnsi="宋体" w:eastAsia="宋体"/>
          <w:b/>
          <w:bCs/>
          <w:color w:val="auto"/>
          <w:sz w:val="24"/>
          <w:highlight w:val="none"/>
        </w:rPr>
      </w:pPr>
      <w:r>
        <w:rPr>
          <w:rFonts w:hint="eastAsia" w:ascii="宋体" w:hAnsi="宋体" w:eastAsia="宋体"/>
          <w:b/>
          <w:bCs/>
          <w:color w:val="auto"/>
          <w:sz w:val="24"/>
          <w:highlight w:val="none"/>
        </w:rPr>
        <w:t>1</w:t>
      </w:r>
      <w:r>
        <w:rPr>
          <w:rFonts w:hint="eastAsia" w:ascii="宋体" w:hAnsi="宋体" w:eastAsia="宋体"/>
          <w:b/>
          <w:bCs/>
          <w:color w:val="auto"/>
          <w:sz w:val="24"/>
          <w:highlight w:val="none"/>
          <w:lang w:eastAsia="zh-CN"/>
        </w:rPr>
        <w:t>1</w:t>
      </w:r>
      <w:r>
        <w:rPr>
          <w:rFonts w:hint="eastAsia" w:ascii="宋体" w:hAnsi="宋体" w:eastAsia="宋体"/>
          <w:b/>
          <w:bCs/>
          <w:color w:val="auto"/>
          <w:sz w:val="24"/>
          <w:highlight w:val="none"/>
        </w:rPr>
        <w:t>.</w:t>
      </w:r>
      <w:r>
        <w:rPr>
          <w:rFonts w:hint="eastAsia" w:ascii="宋体" w:hAnsi="宋体" w:eastAsia="宋体"/>
          <w:b/>
          <w:bCs/>
          <w:color w:val="auto"/>
          <w:sz w:val="24"/>
          <w:highlight w:val="none"/>
          <w:lang w:val="en-US" w:eastAsia="zh-CN"/>
        </w:rPr>
        <w:t xml:space="preserve"> </w:t>
      </w:r>
      <w:r>
        <w:rPr>
          <w:rFonts w:hint="eastAsia" w:ascii="宋体" w:hAnsi="宋体" w:eastAsia="宋体"/>
          <w:b/>
          <w:bCs/>
          <w:color w:val="auto"/>
          <w:sz w:val="24"/>
          <w:highlight w:val="none"/>
        </w:rPr>
        <w:t>保密义务</w:t>
      </w:r>
    </w:p>
    <w:p w14:paraId="07C116B3">
      <w:pPr>
        <w:autoSpaceDE w:val="0"/>
        <w:autoSpaceDN w:val="0"/>
        <w:adjustRightInd w:val="0"/>
        <w:snapToGrid w:val="0"/>
        <w:spacing w:before="0" w:line="400" w:lineRule="exact"/>
        <w:ind w:firstLine="420" w:firstLineChars="200"/>
        <w:jc w:val="left"/>
        <w:rPr>
          <w:rFonts w:hint="eastAsia" w:ascii="宋体" w:hAnsi="宋体" w:eastAsia="宋体" w:cs="宋体"/>
          <w:szCs w:val="15"/>
          <w:highlight w:val="none"/>
        </w:rPr>
      </w:pPr>
      <w:r>
        <w:rPr>
          <w:rFonts w:hint="eastAsia" w:ascii="宋体" w:hAnsi="宋体" w:eastAsia="宋体" w:cs="宋体"/>
          <w:szCs w:val="15"/>
          <w:highlight w:val="none"/>
          <w:lang w:val="en-US" w:eastAsia="zh-CN"/>
        </w:rPr>
        <w:t xml:space="preserve">11.1 </w:t>
      </w:r>
      <w:r>
        <w:rPr>
          <w:rFonts w:hint="eastAsia" w:ascii="宋体" w:hAnsi="宋体" w:eastAsia="宋体" w:cs="宋体"/>
          <w:szCs w:val="15"/>
          <w:highlight w:val="none"/>
        </w:rPr>
        <w:t>甲、乙双方</w:t>
      </w:r>
      <w:r>
        <w:rPr>
          <w:rFonts w:hint="eastAsia" w:ascii="宋体" w:hAnsi="宋体" w:eastAsia="宋体" w:cs="宋体"/>
          <w:szCs w:val="15"/>
          <w:highlight w:val="none"/>
          <w:lang w:eastAsia="zh-CN"/>
        </w:rPr>
        <w:t>对</w:t>
      </w:r>
      <w:r>
        <w:rPr>
          <w:rFonts w:hint="eastAsia" w:ascii="宋体" w:hAnsi="宋体" w:eastAsia="宋体" w:cs="宋体"/>
          <w:szCs w:val="15"/>
          <w:highlight w:val="none"/>
        </w:rPr>
        <w:t>采购和合同履行过程中所获悉的</w:t>
      </w:r>
      <w:r>
        <w:rPr>
          <w:rFonts w:hint="eastAsia" w:ascii="宋体" w:hAnsi="宋体" w:eastAsia="宋体" w:cs="宋体"/>
          <w:szCs w:val="15"/>
          <w:highlight w:val="none"/>
          <w:lang w:eastAsia="zh-CN"/>
        </w:rPr>
        <w:t>国家秘密、工作秘密、</w:t>
      </w:r>
      <w:r>
        <w:rPr>
          <w:rFonts w:hint="eastAsia" w:ascii="宋体" w:hAnsi="宋体" w:eastAsia="宋体" w:cs="宋体"/>
          <w:szCs w:val="15"/>
          <w:highlight w:val="none"/>
        </w:rPr>
        <w:t>商业秘密或者其他应当保密的信息，均有保密义务</w:t>
      </w:r>
      <w:r>
        <w:rPr>
          <w:rFonts w:hint="eastAsia" w:ascii="宋体" w:hAnsi="宋体" w:eastAsia="宋体" w:cs="宋体"/>
          <w:szCs w:val="15"/>
          <w:highlight w:val="none"/>
          <w:lang w:eastAsia="zh-CN"/>
        </w:rPr>
        <w:t>且不受合同有效期所限，直至该信息成为公开信息</w:t>
      </w:r>
      <w:r>
        <w:rPr>
          <w:rFonts w:hint="eastAsia" w:ascii="宋体" w:hAnsi="宋体" w:eastAsia="宋体" w:cs="宋体"/>
          <w:szCs w:val="15"/>
          <w:highlight w:val="none"/>
        </w:rPr>
        <w:t>。泄露、不正当地使用</w:t>
      </w:r>
      <w:r>
        <w:rPr>
          <w:rFonts w:hint="eastAsia" w:ascii="宋体" w:hAnsi="宋体" w:eastAsia="宋体" w:cs="宋体"/>
          <w:szCs w:val="15"/>
          <w:highlight w:val="none"/>
          <w:lang w:eastAsia="zh-CN"/>
        </w:rPr>
        <w:t>国家秘密、工作秘密、</w:t>
      </w:r>
      <w:r>
        <w:rPr>
          <w:rFonts w:hint="eastAsia" w:ascii="宋体" w:hAnsi="宋体" w:eastAsia="宋体" w:cs="宋体"/>
          <w:szCs w:val="15"/>
          <w:highlight w:val="none"/>
        </w:rPr>
        <w:t>商业秘密或者</w:t>
      </w:r>
      <w:r>
        <w:rPr>
          <w:rFonts w:hint="eastAsia" w:ascii="宋体" w:hAnsi="宋体" w:eastAsia="宋体" w:cs="宋体"/>
          <w:szCs w:val="15"/>
          <w:highlight w:val="none"/>
          <w:lang w:eastAsia="zh-CN"/>
        </w:rPr>
        <w:t>其他应当保密的</w:t>
      </w:r>
      <w:r>
        <w:rPr>
          <w:rFonts w:hint="eastAsia" w:ascii="宋体" w:hAnsi="宋体" w:eastAsia="宋体" w:cs="宋体"/>
          <w:szCs w:val="15"/>
          <w:highlight w:val="none"/>
        </w:rPr>
        <w:t>信息，应当承担</w:t>
      </w:r>
      <w:r>
        <w:rPr>
          <w:rFonts w:hint="eastAsia" w:ascii="宋体" w:hAnsi="宋体" w:eastAsia="宋体" w:cs="宋体"/>
          <w:szCs w:val="15"/>
          <w:highlight w:val="none"/>
          <w:lang w:eastAsia="zh-CN"/>
        </w:rPr>
        <w:t>相应</w:t>
      </w:r>
      <w:r>
        <w:rPr>
          <w:rFonts w:hint="eastAsia" w:ascii="宋体" w:hAnsi="宋体" w:eastAsia="宋体" w:cs="宋体"/>
          <w:szCs w:val="15"/>
          <w:highlight w:val="none"/>
        </w:rPr>
        <w:t>责任。其他应当保密的信息由双方在</w:t>
      </w:r>
      <w:r>
        <w:rPr>
          <w:rFonts w:hint="eastAsia" w:ascii="宋体" w:hAnsi="宋体" w:eastAsia="宋体" w:cs="宋体"/>
          <w:b/>
          <w:bCs/>
          <w:szCs w:val="15"/>
          <w:highlight w:val="none"/>
        </w:rPr>
        <w:t>【政府采购合同专用条款】</w:t>
      </w:r>
      <w:r>
        <w:rPr>
          <w:rFonts w:hint="eastAsia" w:ascii="宋体" w:hAnsi="宋体" w:eastAsia="宋体" w:cs="宋体"/>
          <w:szCs w:val="15"/>
          <w:highlight w:val="none"/>
        </w:rPr>
        <w:t>中约定。</w:t>
      </w:r>
    </w:p>
    <w:p w14:paraId="5E58D966">
      <w:pPr>
        <w:autoSpaceDE w:val="0"/>
        <w:autoSpaceDN w:val="0"/>
        <w:adjustRightInd w:val="0"/>
        <w:snapToGrid w:val="0"/>
        <w:spacing w:before="0" w:line="400" w:lineRule="exact"/>
        <w:jc w:val="left"/>
        <w:rPr>
          <w:rFonts w:ascii="宋体" w:hAnsi="宋体" w:eastAsia="宋体"/>
          <w:b/>
          <w:bCs/>
          <w:color w:val="auto"/>
          <w:sz w:val="24"/>
          <w:highlight w:val="none"/>
        </w:rPr>
      </w:pPr>
      <w:r>
        <w:rPr>
          <w:rFonts w:hint="eastAsia" w:ascii="宋体" w:hAnsi="宋体" w:eastAsia="宋体"/>
          <w:b/>
          <w:bCs/>
          <w:color w:val="auto"/>
          <w:sz w:val="24"/>
          <w:highlight w:val="none"/>
        </w:rPr>
        <w:t>1</w:t>
      </w:r>
      <w:r>
        <w:rPr>
          <w:rFonts w:hint="eastAsia" w:ascii="宋体" w:hAnsi="宋体" w:eastAsia="宋体"/>
          <w:b/>
          <w:bCs/>
          <w:color w:val="auto"/>
          <w:sz w:val="24"/>
          <w:highlight w:val="none"/>
          <w:lang w:eastAsia="zh-CN"/>
        </w:rPr>
        <w:t>2</w:t>
      </w:r>
      <w:r>
        <w:rPr>
          <w:rFonts w:hint="eastAsia" w:ascii="宋体" w:hAnsi="宋体" w:eastAsia="宋体"/>
          <w:b/>
          <w:bCs/>
          <w:color w:val="auto"/>
          <w:sz w:val="24"/>
          <w:highlight w:val="none"/>
        </w:rPr>
        <w:t>.</w:t>
      </w:r>
      <w:r>
        <w:rPr>
          <w:rFonts w:hint="eastAsia" w:ascii="宋体" w:hAnsi="宋体" w:eastAsia="宋体"/>
          <w:b/>
          <w:bCs/>
          <w:color w:val="auto"/>
          <w:sz w:val="24"/>
          <w:highlight w:val="none"/>
          <w:lang w:val="en-US" w:eastAsia="zh-CN"/>
        </w:rPr>
        <w:t xml:space="preserve"> </w:t>
      </w:r>
      <w:r>
        <w:rPr>
          <w:rFonts w:hint="eastAsia" w:ascii="宋体" w:hAnsi="宋体" w:eastAsia="宋体"/>
          <w:b/>
          <w:bCs/>
          <w:color w:val="auto"/>
          <w:sz w:val="24"/>
          <w:highlight w:val="none"/>
        </w:rPr>
        <w:t>合同价款支付</w:t>
      </w:r>
    </w:p>
    <w:p w14:paraId="3FF766F7">
      <w:pPr>
        <w:autoSpaceDE/>
        <w:autoSpaceDN/>
        <w:adjustRightInd w:val="0"/>
        <w:snapToGrid w:val="0"/>
        <w:spacing w:before="0" w:line="400" w:lineRule="exact"/>
        <w:ind w:firstLine="420" w:firstLineChars="200"/>
        <w:jc w:val="left"/>
        <w:rPr>
          <w:rFonts w:hint="eastAsia" w:ascii="宋体" w:hAnsi="宋体" w:eastAsia="宋体"/>
          <w:color w:val="auto"/>
          <w:szCs w:val="21"/>
          <w:highlight w:val="none"/>
          <w:lang w:eastAsia="zh-CN"/>
        </w:rPr>
      </w:pPr>
      <w:r>
        <w:rPr>
          <w:rFonts w:hint="eastAsia" w:ascii="宋体" w:hAnsi="宋体" w:eastAsia="宋体"/>
          <w:color w:val="auto"/>
          <w:szCs w:val="21"/>
          <w:highlight w:val="none"/>
        </w:rPr>
        <w:t>1</w:t>
      </w:r>
      <w:r>
        <w:rPr>
          <w:rFonts w:hint="eastAsia" w:ascii="宋体" w:hAnsi="宋体" w:eastAsia="宋体"/>
          <w:color w:val="auto"/>
          <w:szCs w:val="21"/>
          <w:highlight w:val="none"/>
          <w:lang w:eastAsia="zh-CN"/>
        </w:rPr>
        <w:t>2</w:t>
      </w:r>
      <w:r>
        <w:rPr>
          <w:rFonts w:hint="eastAsia" w:ascii="宋体" w:hAnsi="宋体" w:eastAsia="宋体"/>
          <w:color w:val="auto"/>
          <w:szCs w:val="21"/>
          <w:highlight w:val="none"/>
        </w:rPr>
        <w:t xml:space="preserve">.1 </w:t>
      </w:r>
      <w:r>
        <w:rPr>
          <w:rFonts w:hint="eastAsia" w:ascii="宋体" w:hAnsi="宋体" w:eastAsia="宋体"/>
          <w:color w:val="auto"/>
          <w:szCs w:val="21"/>
          <w:highlight w:val="none"/>
          <w:lang w:eastAsia="zh-CN"/>
        </w:rPr>
        <w:t>合同价款支付</w:t>
      </w:r>
      <w:r>
        <w:rPr>
          <w:rFonts w:hint="eastAsia" w:ascii="宋体" w:hAnsi="宋体" w:eastAsia="宋体"/>
          <w:color w:val="auto"/>
          <w:szCs w:val="21"/>
          <w:highlight w:val="none"/>
        </w:rPr>
        <w:t>按照国库集中支付</w:t>
      </w:r>
      <w:r>
        <w:rPr>
          <w:rFonts w:hint="eastAsia" w:ascii="宋体" w:hAnsi="宋体" w:eastAsia="宋体"/>
          <w:color w:val="auto"/>
          <w:szCs w:val="21"/>
          <w:highlight w:val="none"/>
          <w:lang w:eastAsia="zh-CN"/>
        </w:rPr>
        <w:t>制度及财政管理相关</w:t>
      </w:r>
      <w:r>
        <w:rPr>
          <w:rFonts w:hint="eastAsia" w:ascii="宋体" w:hAnsi="宋体" w:eastAsia="宋体"/>
          <w:color w:val="auto"/>
          <w:szCs w:val="21"/>
          <w:highlight w:val="none"/>
        </w:rPr>
        <w:t>规定执行。</w:t>
      </w:r>
    </w:p>
    <w:p w14:paraId="35E9731B">
      <w:pPr>
        <w:keepNext/>
        <w:keepLines/>
        <w:widowControl w:val="0"/>
        <w:spacing w:line="400" w:lineRule="exact"/>
        <w:ind w:firstLine="420" w:firstLineChars="200"/>
        <w:jc w:val="both"/>
        <w:outlineLvl w:val="1"/>
        <w:rPr>
          <w:rFonts w:hint="eastAsia" w:ascii="Arial" w:hAnsi="Arial" w:eastAsia="宋体" w:cs="Times New Roman"/>
          <w:b/>
          <w:bCs/>
          <w:color w:val="auto"/>
          <w:kern w:val="2"/>
          <w:sz w:val="24"/>
          <w:szCs w:val="32"/>
          <w:highlight w:val="none"/>
          <w:lang w:val="en-US" w:eastAsia="zh-CN" w:bidi="ar-SA"/>
        </w:rPr>
      </w:pPr>
      <w:r>
        <w:rPr>
          <w:rFonts w:hint="eastAsia" w:ascii="宋体" w:hAnsi="宋体" w:eastAsia="宋体" w:cs="Times New Roman"/>
          <w:b w:val="0"/>
          <w:bCs w:val="0"/>
          <w:color w:val="auto"/>
          <w:kern w:val="2"/>
          <w:sz w:val="21"/>
          <w:szCs w:val="21"/>
          <w:highlight w:val="none"/>
          <w:lang w:val="en-US" w:eastAsia="zh-CN" w:bidi="ar-SA"/>
        </w:rPr>
        <w:t>12.2 对于满足合同约定支付条件的，甲方</w:t>
      </w:r>
      <w:r>
        <w:rPr>
          <w:rFonts w:hint="eastAsia" w:ascii="宋体" w:hAnsi="宋体" w:eastAsia="宋体" w:cs="Times New Roman"/>
          <w:b w:val="0"/>
          <w:bCs w:val="0"/>
          <w:i w:val="0"/>
          <w:iCs w:val="0"/>
          <w:caps w:val="0"/>
          <w:color w:val="auto"/>
          <w:spacing w:val="0"/>
          <w:kern w:val="2"/>
          <w:sz w:val="21"/>
          <w:szCs w:val="21"/>
          <w:highlight w:val="none"/>
          <w:shd w:val="clear"/>
          <w:vertAlign w:val="baseline"/>
          <w:lang w:val="en-US" w:eastAsia="zh-CN" w:bidi="ar-SA"/>
        </w:rPr>
        <w:t>原则上应当自收到发票后10个工作日内</w:t>
      </w:r>
      <w:r>
        <w:rPr>
          <w:rFonts w:hint="eastAsia" w:ascii="宋体" w:hAnsi="宋体" w:eastAsia="宋体" w:cs="Times New Roman"/>
          <w:b w:val="0"/>
          <w:bCs w:val="0"/>
          <w:color w:val="auto"/>
          <w:kern w:val="2"/>
          <w:sz w:val="21"/>
          <w:szCs w:val="21"/>
          <w:highlight w:val="none"/>
          <w:lang w:val="en-US" w:eastAsia="zh-CN" w:bidi="ar-SA"/>
        </w:rPr>
        <w:t>将资金支付到合同约定的乙方账户，不得以机构变动、人员更替、政策调整等为由迟延付款，不得将采购文件和合同中未规定的义务作为向乙方付款的条件。具体合同价款支付时间在【</w:t>
      </w:r>
      <w:r>
        <w:rPr>
          <w:rFonts w:hint="eastAsia" w:ascii="宋体" w:hAnsi="宋体" w:eastAsia="宋体" w:cs="Times New Roman"/>
          <w:b/>
          <w:bCs/>
          <w:color w:val="auto"/>
          <w:kern w:val="2"/>
          <w:sz w:val="21"/>
          <w:szCs w:val="21"/>
          <w:highlight w:val="none"/>
          <w:lang w:val="en-US" w:eastAsia="zh-CN" w:bidi="ar-SA"/>
        </w:rPr>
        <w:t>政府采购合同专用条款</w:t>
      </w:r>
      <w:r>
        <w:rPr>
          <w:rFonts w:hint="eastAsia" w:ascii="宋体" w:hAnsi="宋体" w:eastAsia="宋体" w:cs="Times New Roman"/>
          <w:b w:val="0"/>
          <w:bCs w:val="0"/>
          <w:color w:val="auto"/>
          <w:kern w:val="2"/>
          <w:sz w:val="21"/>
          <w:szCs w:val="21"/>
          <w:highlight w:val="none"/>
          <w:lang w:val="en-US" w:eastAsia="zh-CN" w:bidi="ar-SA"/>
        </w:rPr>
        <w:t>】中约定。</w:t>
      </w:r>
    </w:p>
    <w:p w14:paraId="1805B8EE">
      <w:pPr>
        <w:widowControl w:val="0"/>
        <w:spacing w:after="0" w:line="400" w:lineRule="exact"/>
        <w:jc w:val="both"/>
        <w:rPr>
          <w:rFonts w:ascii="宋体" w:hAnsi="宋体" w:eastAsia="宋体" w:cs="Times New Roman"/>
          <w:b/>
          <w:bCs/>
          <w:color w:val="auto"/>
          <w:kern w:val="2"/>
          <w:sz w:val="24"/>
          <w:szCs w:val="24"/>
          <w:highlight w:val="none"/>
          <w:lang w:val="en-US" w:eastAsia="zh-CN" w:bidi="ar-SA"/>
        </w:rPr>
      </w:pPr>
      <w:r>
        <w:rPr>
          <w:rFonts w:hint="eastAsia" w:ascii="宋体" w:hAnsi="宋体" w:eastAsia="宋体" w:cs="Times New Roman"/>
          <w:b/>
          <w:bCs/>
          <w:color w:val="auto"/>
          <w:kern w:val="2"/>
          <w:sz w:val="24"/>
          <w:szCs w:val="24"/>
          <w:highlight w:val="none"/>
          <w:lang w:val="en-US" w:eastAsia="zh-CN" w:bidi="ar-SA"/>
        </w:rPr>
        <w:t>13. 履约保证金</w:t>
      </w:r>
    </w:p>
    <w:p w14:paraId="0ACA57C7">
      <w:pPr>
        <w:adjustRightInd w:val="0"/>
        <w:snapToGrid w:val="0"/>
        <w:spacing w:before="0" w:line="400" w:lineRule="exact"/>
        <w:ind w:firstLine="420" w:firstLineChars="200"/>
        <w:jc w:val="left"/>
        <w:rPr>
          <w:rFonts w:hint="eastAsia" w:ascii="宋体" w:hAnsi="宋体" w:eastAsia="宋体"/>
          <w:color w:val="auto"/>
          <w:szCs w:val="21"/>
          <w:highlight w:val="none"/>
        </w:rPr>
      </w:pPr>
      <w:r>
        <w:rPr>
          <w:rFonts w:hint="eastAsia" w:ascii="宋体" w:hAnsi="宋体" w:eastAsia="宋体"/>
          <w:color w:val="auto"/>
          <w:szCs w:val="21"/>
          <w:highlight w:val="none"/>
        </w:rPr>
        <w:t>1</w:t>
      </w:r>
      <w:r>
        <w:rPr>
          <w:rFonts w:hint="eastAsia" w:ascii="宋体" w:hAnsi="宋体" w:eastAsia="宋体"/>
          <w:color w:val="auto"/>
          <w:szCs w:val="21"/>
          <w:highlight w:val="none"/>
          <w:lang w:eastAsia="zh-CN"/>
        </w:rPr>
        <w:t>3</w:t>
      </w:r>
      <w:r>
        <w:rPr>
          <w:rFonts w:hint="eastAsia" w:ascii="宋体" w:hAnsi="宋体" w:eastAsia="宋体"/>
          <w:color w:val="auto"/>
          <w:szCs w:val="21"/>
          <w:highlight w:val="none"/>
        </w:rPr>
        <w:t xml:space="preserve">.1 </w:t>
      </w:r>
      <w:r>
        <w:rPr>
          <w:rFonts w:hint="eastAsia" w:ascii="宋体" w:hAnsi="宋体" w:eastAsia="宋体" w:cs="宋体"/>
          <w:szCs w:val="15"/>
          <w:highlight w:val="none"/>
        </w:rPr>
        <w:t>乙方应当以支票、汇票、本票或者金融机构、担保机构出具的保函等非现金形式提交。</w:t>
      </w:r>
    </w:p>
    <w:p w14:paraId="0AE6887D">
      <w:pPr>
        <w:adjustRightInd w:val="0"/>
        <w:snapToGrid w:val="0"/>
        <w:spacing w:before="0" w:line="400" w:lineRule="exact"/>
        <w:ind w:firstLine="420" w:firstLineChars="200"/>
        <w:jc w:val="left"/>
        <w:rPr>
          <w:rFonts w:hint="eastAsia" w:ascii="宋体" w:hAnsi="宋体" w:eastAsia="宋体"/>
          <w:color w:val="auto"/>
          <w:szCs w:val="21"/>
          <w:highlight w:val="none"/>
        </w:rPr>
      </w:pPr>
      <w:r>
        <w:rPr>
          <w:rFonts w:hint="eastAsia" w:ascii="宋体" w:hAnsi="宋体" w:eastAsia="宋体"/>
          <w:color w:val="auto"/>
          <w:szCs w:val="21"/>
          <w:highlight w:val="none"/>
        </w:rPr>
        <w:t>1</w:t>
      </w:r>
      <w:r>
        <w:rPr>
          <w:rFonts w:hint="eastAsia" w:ascii="宋体" w:hAnsi="宋体" w:eastAsia="宋体"/>
          <w:color w:val="auto"/>
          <w:szCs w:val="21"/>
          <w:highlight w:val="none"/>
          <w:lang w:eastAsia="zh-CN"/>
        </w:rPr>
        <w:t>3</w:t>
      </w:r>
      <w:r>
        <w:rPr>
          <w:rFonts w:hint="eastAsia" w:ascii="宋体" w:hAnsi="宋体" w:eastAsia="宋体"/>
          <w:color w:val="auto"/>
          <w:szCs w:val="21"/>
          <w:highlight w:val="none"/>
        </w:rPr>
        <w:t>.2 如果乙方</w:t>
      </w:r>
      <w:r>
        <w:rPr>
          <w:rFonts w:hint="eastAsia" w:ascii="宋体" w:hAnsi="宋体" w:eastAsia="宋体"/>
          <w:color w:val="auto"/>
          <w:szCs w:val="21"/>
          <w:highlight w:val="none"/>
          <w:lang w:eastAsia="zh-CN"/>
        </w:rPr>
        <w:t>出现</w:t>
      </w:r>
      <w:r>
        <w:rPr>
          <w:rFonts w:hint="eastAsia" w:ascii="宋体" w:hAnsi="宋体" w:eastAsia="宋体" w:cs="宋体"/>
          <w:b/>
          <w:bCs/>
          <w:szCs w:val="15"/>
          <w:highlight w:val="none"/>
        </w:rPr>
        <w:t>【政府采购合同专用条款】</w:t>
      </w:r>
      <w:r>
        <w:rPr>
          <w:rFonts w:hint="eastAsia" w:ascii="宋体" w:hAnsi="宋体" w:eastAsia="宋体" w:cs="宋体"/>
          <w:b w:val="0"/>
          <w:bCs w:val="0"/>
          <w:szCs w:val="15"/>
          <w:highlight w:val="none"/>
          <w:lang w:eastAsia="zh-CN"/>
        </w:rPr>
        <w:t>约定情形的</w:t>
      </w:r>
      <w:r>
        <w:rPr>
          <w:rFonts w:hint="eastAsia" w:ascii="宋体" w:hAnsi="宋体" w:eastAsia="宋体"/>
          <w:color w:val="auto"/>
          <w:szCs w:val="21"/>
          <w:highlight w:val="none"/>
        </w:rPr>
        <w:t>，履约保证金不予退还；如果乙方未能按合同约定全面履行义务，甲方有权从履约保证金中取得补偿或赔偿，</w:t>
      </w:r>
      <w:r>
        <w:rPr>
          <w:rFonts w:hint="eastAsia" w:ascii="宋体" w:hAnsi="宋体" w:eastAsia="宋体"/>
          <w:color w:val="auto"/>
          <w:szCs w:val="21"/>
          <w:highlight w:val="none"/>
          <w:lang w:eastAsia="zh-CN"/>
        </w:rPr>
        <w:t>且</w:t>
      </w:r>
      <w:r>
        <w:rPr>
          <w:rFonts w:hint="eastAsia" w:ascii="宋体" w:hAnsi="宋体" w:eastAsia="宋体"/>
          <w:color w:val="auto"/>
          <w:szCs w:val="21"/>
          <w:highlight w:val="none"/>
        </w:rPr>
        <w:t>不影响甲方要求乙方承担合同约定的超过履约保证金的违约责任的权利。</w:t>
      </w:r>
    </w:p>
    <w:p w14:paraId="388FFC6F">
      <w:pPr>
        <w:spacing w:line="400" w:lineRule="exact"/>
        <w:ind w:firstLine="420"/>
        <w:rPr>
          <w:rFonts w:eastAsia="宋体"/>
          <w:color w:val="auto"/>
          <w:highlight w:val="none"/>
        </w:rPr>
      </w:pPr>
      <w:r>
        <w:rPr>
          <w:rFonts w:hint="eastAsia" w:ascii="宋体" w:hAnsi="宋体" w:eastAsia="宋体"/>
          <w:color w:val="auto"/>
          <w:szCs w:val="21"/>
          <w:highlight w:val="none"/>
        </w:rPr>
        <w:t>1</w:t>
      </w:r>
      <w:r>
        <w:rPr>
          <w:rFonts w:hint="eastAsia" w:ascii="宋体" w:hAnsi="宋体" w:eastAsia="宋体"/>
          <w:color w:val="auto"/>
          <w:szCs w:val="21"/>
          <w:highlight w:val="none"/>
          <w:lang w:eastAsia="zh-CN"/>
        </w:rPr>
        <w:t>3</w:t>
      </w:r>
      <w:r>
        <w:rPr>
          <w:rFonts w:hint="eastAsia" w:ascii="宋体" w:hAnsi="宋体" w:eastAsia="宋体"/>
          <w:color w:val="auto"/>
          <w:szCs w:val="21"/>
          <w:highlight w:val="none"/>
        </w:rPr>
        <w:t>.3 甲方在项目通过验收后按照</w:t>
      </w:r>
      <w:r>
        <w:rPr>
          <w:rFonts w:hint="eastAsia" w:ascii="宋体" w:hAnsi="宋体" w:eastAsia="宋体"/>
          <w:b/>
          <w:color w:val="auto"/>
          <w:szCs w:val="21"/>
          <w:highlight w:val="none"/>
        </w:rPr>
        <w:t>【政府采购合同专用条款】</w:t>
      </w:r>
      <w:r>
        <w:rPr>
          <w:rFonts w:hint="eastAsia" w:ascii="宋体" w:hAnsi="宋体" w:eastAsia="宋体"/>
          <w:color w:val="auto"/>
          <w:szCs w:val="21"/>
          <w:highlight w:val="none"/>
        </w:rPr>
        <w:t>规定的时间内将履约保证金退还乙方；逾期退还的，乙方可要求甲方支付违约金，违约金按照</w:t>
      </w:r>
      <w:r>
        <w:rPr>
          <w:rFonts w:hint="eastAsia" w:ascii="宋体" w:hAnsi="宋体" w:eastAsia="宋体"/>
          <w:b/>
          <w:color w:val="auto"/>
          <w:szCs w:val="21"/>
          <w:highlight w:val="none"/>
        </w:rPr>
        <w:t>【政府采购合同专用条款】</w:t>
      </w:r>
      <w:r>
        <w:rPr>
          <w:rFonts w:hint="eastAsia" w:ascii="宋体" w:hAnsi="宋体" w:eastAsia="宋体"/>
          <w:color w:val="auto"/>
          <w:szCs w:val="21"/>
          <w:highlight w:val="none"/>
        </w:rPr>
        <w:t>规定支付。</w:t>
      </w:r>
    </w:p>
    <w:p w14:paraId="3E82E6B8">
      <w:pPr>
        <w:autoSpaceDE w:val="0"/>
        <w:autoSpaceDN w:val="0"/>
        <w:adjustRightInd w:val="0"/>
        <w:snapToGrid w:val="0"/>
        <w:spacing w:before="0" w:line="400" w:lineRule="exact"/>
        <w:jc w:val="left"/>
        <w:rPr>
          <w:rFonts w:ascii="宋体" w:hAnsi="宋体" w:eastAsia="宋体"/>
          <w:b/>
          <w:color w:val="auto"/>
          <w:sz w:val="24"/>
          <w:highlight w:val="none"/>
        </w:rPr>
      </w:pPr>
      <w:r>
        <w:rPr>
          <w:rFonts w:hint="eastAsia" w:ascii="宋体" w:hAnsi="宋体" w:eastAsia="宋体"/>
          <w:b/>
          <w:bCs/>
          <w:color w:val="auto"/>
          <w:sz w:val="24"/>
          <w:highlight w:val="none"/>
        </w:rPr>
        <w:t>1</w:t>
      </w:r>
      <w:r>
        <w:rPr>
          <w:rFonts w:hint="eastAsia" w:ascii="宋体" w:hAnsi="宋体" w:eastAsia="宋体"/>
          <w:b/>
          <w:bCs/>
          <w:color w:val="auto"/>
          <w:sz w:val="24"/>
          <w:highlight w:val="none"/>
          <w:lang w:eastAsia="zh-CN"/>
        </w:rPr>
        <w:t>4</w:t>
      </w:r>
      <w:r>
        <w:rPr>
          <w:rFonts w:hint="eastAsia" w:ascii="宋体" w:hAnsi="宋体" w:eastAsia="宋体"/>
          <w:b/>
          <w:bCs/>
          <w:color w:val="auto"/>
          <w:sz w:val="24"/>
          <w:highlight w:val="none"/>
        </w:rPr>
        <w:t>.</w:t>
      </w:r>
      <w:r>
        <w:rPr>
          <w:rFonts w:hint="eastAsia" w:ascii="宋体" w:hAnsi="宋体" w:eastAsia="宋体"/>
          <w:b/>
          <w:bCs/>
          <w:color w:val="auto"/>
          <w:sz w:val="24"/>
          <w:highlight w:val="none"/>
          <w:lang w:val="en-US" w:eastAsia="zh-CN"/>
        </w:rPr>
        <w:t xml:space="preserve"> </w:t>
      </w:r>
      <w:r>
        <w:rPr>
          <w:rFonts w:hint="eastAsia" w:eastAsia="宋体"/>
          <w:b/>
          <w:color w:val="auto"/>
          <w:sz w:val="24"/>
          <w:highlight w:val="none"/>
        </w:rPr>
        <w:t>售后</w:t>
      </w:r>
      <w:r>
        <w:rPr>
          <w:rFonts w:hint="eastAsia" w:ascii="宋体" w:hAnsi="宋体" w:eastAsia="宋体"/>
          <w:b/>
          <w:color w:val="auto"/>
          <w:sz w:val="24"/>
          <w:highlight w:val="none"/>
        </w:rPr>
        <w:t>服务</w:t>
      </w:r>
    </w:p>
    <w:p w14:paraId="6FD78CB2">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1</w:t>
      </w:r>
      <w:r>
        <w:rPr>
          <w:rFonts w:hint="eastAsia" w:ascii="宋体" w:hAnsi="宋体" w:eastAsia="宋体"/>
          <w:color w:val="auto"/>
          <w:szCs w:val="21"/>
          <w:highlight w:val="none"/>
          <w:lang w:eastAsia="zh-CN"/>
        </w:rPr>
        <w:t>4</w:t>
      </w:r>
      <w:r>
        <w:rPr>
          <w:rFonts w:hint="eastAsia" w:ascii="宋体" w:hAnsi="宋体" w:eastAsia="宋体"/>
          <w:color w:val="auto"/>
          <w:szCs w:val="21"/>
          <w:highlight w:val="none"/>
        </w:rPr>
        <w:t>.1 除项目不涉及或采购活动中明确约定无须承担外，乙方还应提供下列服务：</w:t>
      </w:r>
    </w:p>
    <w:p w14:paraId="228BC114">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（1）货物的现场移动、安装、调试、启动监督及技术支持；</w:t>
      </w:r>
    </w:p>
    <w:p w14:paraId="5627176B">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（2）提供货物组装和维修所需的专用工具和辅助材料；</w:t>
      </w:r>
    </w:p>
    <w:p w14:paraId="6EBF1850">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（3）在</w:t>
      </w:r>
      <w:r>
        <w:rPr>
          <w:rFonts w:hint="eastAsia" w:ascii="宋体" w:hAnsi="宋体" w:eastAsia="宋体" w:cs="宋体"/>
          <w:b/>
          <w:bCs/>
          <w:szCs w:val="15"/>
          <w:highlight w:val="none"/>
        </w:rPr>
        <w:t>【政府采购合同专用条款】</w:t>
      </w:r>
      <w:r>
        <w:rPr>
          <w:rFonts w:hint="eastAsia" w:ascii="宋体" w:hAnsi="宋体" w:eastAsia="宋体"/>
          <w:color w:val="auto"/>
          <w:szCs w:val="21"/>
          <w:highlight w:val="none"/>
          <w:lang w:eastAsia="zh-CN"/>
        </w:rPr>
        <w:t>约定</w:t>
      </w:r>
      <w:r>
        <w:rPr>
          <w:rFonts w:hint="eastAsia" w:ascii="宋体" w:hAnsi="宋体" w:eastAsia="宋体"/>
          <w:color w:val="auto"/>
          <w:szCs w:val="21"/>
          <w:highlight w:val="none"/>
        </w:rPr>
        <w:t>的期限内对所有的货物实施运行监督、维修，但前提条件是该服务并不能免除乙方在质量保证期内所承担的义务；</w:t>
      </w:r>
    </w:p>
    <w:p w14:paraId="243AEAE5">
      <w:pPr>
        <w:autoSpaceDE w:val="0"/>
        <w:autoSpaceDN w:val="0"/>
        <w:adjustRightInd w:val="0"/>
        <w:snapToGrid w:val="0"/>
        <w:spacing w:before="0" w:line="400" w:lineRule="exact"/>
        <w:ind w:firstLine="420" w:firstLineChars="200"/>
        <w:jc w:val="left"/>
        <w:rPr>
          <w:rFonts w:hint="eastAsia" w:ascii="宋体" w:hAnsi="宋体" w:eastAsia="宋体"/>
          <w:color w:val="auto"/>
          <w:szCs w:val="21"/>
          <w:highlight w:val="none"/>
        </w:rPr>
      </w:pPr>
      <w:r>
        <w:rPr>
          <w:rFonts w:hint="eastAsia" w:ascii="宋体" w:hAnsi="宋体" w:eastAsia="宋体"/>
          <w:color w:val="auto"/>
          <w:szCs w:val="21"/>
          <w:highlight w:val="none"/>
        </w:rPr>
        <w:t>（4）在制造商</w:t>
      </w:r>
      <w:r>
        <w:rPr>
          <w:rFonts w:hint="eastAsia" w:ascii="宋体" w:hAnsi="宋体" w:eastAsia="宋体"/>
          <w:color w:val="auto"/>
          <w:szCs w:val="21"/>
          <w:highlight w:val="none"/>
          <w:lang w:eastAsia="zh-CN"/>
        </w:rPr>
        <w:t>所在地</w:t>
      </w:r>
      <w:r>
        <w:rPr>
          <w:rFonts w:hint="eastAsia" w:ascii="宋体" w:hAnsi="宋体" w:eastAsia="宋体"/>
          <w:color w:val="auto"/>
          <w:szCs w:val="21"/>
          <w:highlight w:val="none"/>
        </w:rPr>
        <w:t>或</w:t>
      </w:r>
      <w:r>
        <w:rPr>
          <w:rFonts w:hint="eastAsia" w:ascii="宋体" w:hAnsi="宋体" w:eastAsia="宋体"/>
          <w:color w:val="auto"/>
          <w:szCs w:val="21"/>
          <w:highlight w:val="none"/>
          <w:lang w:eastAsia="zh-CN"/>
        </w:rPr>
        <w:t>指定</w:t>
      </w:r>
      <w:r>
        <w:rPr>
          <w:rFonts w:hint="eastAsia" w:ascii="宋体" w:hAnsi="宋体" w:eastAsia="宋体"/>
          <w:color w:val="auto"/>
          <w:szCs w:val="21"/>
          <w:highlight w:val="none"/>
        </w:rPr>
        <w:t>现场就货物的安装、启动、运营、维护</w:t>
      </w:r>
      <w:r>
        <w:rPr>
          <w:rFonts w:hint="eastAsia" w:ascii="宋体" w:hAnsi="宋体" w:eastAsia="宋体"/>
          <w:color w:val="auto"/>
          <w:szCs w:val="21"/>
          <w:highlight w:val="none"/>
          <w:lang w:eastAsia="zh-CN"/>
        </w:rPr>
        <w:t>、废弃处置等</w:t>
      </w:r>
      <w:r>
        <w:rPr>
          <w:rFonts w:hint="eastAsia" w:ascii="宋体" w:hAnsi="宋体" w:eastAsia="宋体"/>
          <w:color w:val="auto"/>
          <w:szCs w:val="21"/>
          <w:highlight w:val="none"/>
        </w:rPr>
        <w:t>对甲方操作人员进行培训</w:t>
      </w:r>
      <w:r>
        <w:rPr>
          <w:rFonts w:hint="eastAsia" w:ascii="宋体" w:hAnsi="宋体" w:eastAsia="宋体" w:cs="宋体"/>
          <w:szCs w:val="15"/>
          <w:highlight w:val="none"/>
          <w:lang w:eastAsia="zh-CN"/>
        </w:rPr>
        <w:t>；</w:t>
      </w:r>
    </w:p>
    <w:p w14:paraId="09B8F361">
      <w:pPr>
        <w:autoSpaceDE w:val="0"/>
        <w:autoSpaceDN w:val="0"/>
        <w:adjustRightInd w:val="0"/>
        <w:spacing w:line="400" w:lineRule="exact"/>
        <w:ind w:firstLine="420" w:firstLineChars="200"/>
        <w:rPr>
          <w:rFonts w:hint="eastAsia" w:ascii="宋体" w:hAnsi="宋体" w:eastAsia="宋体" w:cs="宋体"/>
          <w:sz w:val="21"/>
          <w:szCs w:val="21"/>
          <w:highlight w:val="none"/>
          <w:lang w:val="en-US" w:eastAsia="zh-CN" w:bidi="ar-SA"/>
        </w:rPr>
      </w:pPr>
      <w:r>
        <w:rPr>
          <w:rFonts w:hint="eastAsia" w:ascii="宋体" w:hAnsi="宋体" w:eastAsia="宋体" w:cs="宋体"/>
          <w:sz w:val="21"/>
          <w:szCs w:val="21"/>
          <w:highlight w:val="none"/>
          <w:lang w:val="en-US" w:eastAsia="zh-CN" w:bidi="ar-SA"/>
        </w:rPr>
        <w:t>（5）依照法律、行政法规的规定或者按照</w:t>
      </w:r>
      <w:r>
        <w:rPr>
          <w:rFonts w:hint="eastAsia" w:ascii="宋体" w:hAnsi="宋体" w:eastAsia="宋体" w:cs="宋体"/>
          <w:b/>
          <w:bCs/>
          <w:sz w:val="21"/>
          <w:szCs w:val="21"/>
          <w:highlight w:val="none"/>
          <w:lang w:val="en-US" w:eastAsia="zh-CN" w:bidi="ar-SA"/>
        </w:rPr>
        <w:t>【政府采购合同专用条款】</w:t>
      </w:r>
      <w:r>
        <w:rPr>
          <w:rFonts w:hint="eastAsia" w:ascii="宋体" w:hAnsi="宋体" w:eastAsia="宋体" w:cs="宋体"/>
          <w:sz w:val="21"/>
          <w:szCs w:val="21"/>
          <w:highlight w:val="none"/>
          <w:lang w:val="en-US" w:eastAsia="zh-CN" w:bidi="ar-SA"/>
        </w:rPr>
        <w:t>约定，货物在有效使用年限届满后应予回收的，乙方负有自行或者委托第三人对货物予以回收的义务；</w:t>
      </w:r>
    </w:p>
    <w:p w14:paraId="51053B8D">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w:t>
      </w:r>
      <w:r>
        <w:rPr>
          <w:rFonts w:hint="eastAsia" w:ascii="宋体" w:hAnsi="宋体" w:eastAsia="宋体"/>
          <w:color w:val="auto"/>
          <w:szCs w:val="21"/>
          <w:highlight w:val="none"/>
          <w:lang w:val="en-US" w:eastAsia="zh-CN"/>
        </w:rPr>
        <w:t>6</w:t>
      </w:r>
      <w:r>
        <w:rPr>
          <w:rFonts w:hint="eastAsia" w:ascii="宋体" w:hAnsi="宋体" w:eastAsia="宋体"/>
          <w:color w:val="auto"/>
          <w:szCs w:val="21"/>
          <w:highlight w:val="none"/>
        </w:rPr>
        <w:t>）</w:t>
      </w:r>
      <w:r>
        <w:rPr>
          <w:rFonts w:hint="eastAsia" w:ascii="宋体" w:hAnsi="宋体" w:eastAsia="宋体"/>
          <w:b/>
          <w:color w:val="auto"/>
          <w:szCs w:val="21"/>
          <w:highlight w:val="none"/>
        </w:rPr>
        <w:t>【政府采购合同专用条款】</w:t>
      </w:r>
      <w:r>
        <w:rPr>
          <w:rFonts w:hint="eastAsia" w:ascii="宋体" w:hAnsi="宋体" w:eastAsia="宋体"/>
          <w:color w:val="auto"/>
          <w:szCs w:val="21"/>
          <w:highlight w:val="none"/>
        </w:rPr>
        <w:t>规定由乙方提供的其他服务。</w:t>
      </w:r>
    </w:p>
    <w:p w14:paraId="2975AF87">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1</w:t>
      </w:r>
      <w:r>
        <w:rPr>
          <w:rFonts w:hint="eastAsia" w:ascii="宋体" w:hAnsi="宋体" w:eastAsia="宋体"/>
          <w:color w:val="auto"/>
          <w:szCs w:val="21"/>
          <w:highlight w:val="none"/>
          <w:lang w:val="en-US" w:eastAsia="zh-CN"/>
        </w:rPr>
        <w:t>4</w:t>
      </w:r>
      <w:r>
        <w:rPr>
          <w:rFonts w:hint="eastAsia" w:ascii="宋体" w:hAnsi="宋体" w:eastAsia="宋体"/>
          <w:color w:val="auto"/>
          <w:szCs w:val="21"/>
          <w:highlight w:val="none"/>
        </w:rPr>
        <w:t>.2 乙方提供的</w:t>
      </w:r>
      <w:r>
        <w:rPr>
          <w:rFonts w:hint="eastAsia" w:ascii="宋体" w:hAnsi="宋体" w:eastAsia="宋体"/>
          <w:color w:val="auto"/>
          <w:szCs w:val="21"/>
          <w:highlight w:val="none"/>
          <w:lang w:eastAsia="zh-CN"/>
        </w:rPr>
        <w:t>售后</w:t>
      </w:r>
      <w:r>
        <w:rPr>
          <w:rFonts w:hint="eastAsia" w:ascii="宋体" w:hAnsi="宋体" w:eastAsia="宋体"/>
          <w:color w:val="auto"/>
          <w:szCs w:val="21"/>
          <w:highlight w:val="none"/>
        </w:rPr>
        <w:t>服务的费用</w:t>
      </w:r>
      <w:r>
        <w:rPr>
          <w:rFonts w:hint="eastAsia" w:ascii="宋体" w:hAnsi="宋体" w:eastAsia="宋体"/>
          <w:color w:val="auto"/>
          <w:szCs w:val="21"/>
          <w:highlight w:val="none"/>
          <w:lang w:val="en-US" w:eastAsia="zh-CN"/>
        </w:rPr>
        <w:t>已</w:t>
      </w:r>
      <w:r>
        <w:rPr>
          <w:rFonts w:hint="eastAsia" w:ascii="宋体" w:hAnsi="宋体" w:eastAsia="宋体"/>
          <w:color w:val="auto"/>
          <w:szCs w:val="21"/>
          <w:highlight w:val="none"/>
        </w:rPr>
        <w:t>包含在合同价款中，甲方不再另行支付。</w:t>
      </w:r>
    </w:p>
    <w:p w14:paraId="378165FC">
      <w:pPr>
        <w:adjustRightInd w:val="0"/>
        <w:snapToGrid w:val="0"/>
        <w:spacing w:before="0" w:line="400" w:lineRule="exact"/>
        <w:jc w:val="left"/>
        <w:rPr>
          <w:rFonts w:ascii="宋体" w:hAnsi="宋体" w:eastAsia="宋体"/>
          <w:b/>
          <w:bCs/>
          <w:color w:val="auto"/>
          <w:sz w:val="24"/>
          <w:highlight w:val="none"/>
        </w:rPr>
      </w:pPr>
      <w:r>
        <w:rPr>
          <w:rFonts w:hint="eastAsia" w:ascii="宋体" w:hAnsi="宋体" w:eastAsia="宋体"/>
          <w:b/>
          <w:bCs/>
          <w:color w:val="auto"/>
          <w:sz w:val="24"/>
          <w:highlight w:val="none"/>
        </w:rPr>
        <w:t>1</w:t>
      </w:r>
      <w:r>
        <w:rPr>
          <w:rFonts w:hint="eastAsia" w:ascii="宋体" w:hAnsi="宋体" w:eastAsia="宋体"/>
          <w:b/>
          <w:bCs/>
          <w:color w:val="auto"/>
          <w:sz w:val="24"/>
          <w:highlight w:val="none"/>
          <w:lang w:eastAsia="zh-CN"/>
        </w:rPr>
        <w:t>5</w:t>
      </w:r>
      <w:r>
        <w:rPr>
          <w:rFonts w:hint="eastAsia" w:ascii="宋体" w:hAnsi="宋体" w:eastAsia="宋体"/>
          <w:b/>
          <w:bCs/>
          <w:color w:val="auto"/>
          <w:sz w:val="24"/>
          <w:highlight w:val="none"/>
        </w:rPr>
        <w:t>.</w:t>
      </w:r>
      <w:r>
        <w:rPr>
          <w:rFonts w:hint="eastAsia" w:ascii="宋体" w:hAnsi="宋体" w:eastAsia="宋体"/>
          <w:b/>
          <w:bCs/>
          <w:color w:val="auto"/>
          <w:sz w:val="24"/>
          <w:highlight w:val="none"/>
          <w:lang w:val="en-US" w:eastAsia="zh-CN"/>
        </w:rPr>
        <w:t xml:space="preserve"> </w:t>
      </w:r>
      <w:r>
        <w:rPr>
          <w:rFonts w:hint="eastAsia" w:ascii="宋体" w:hAnsi="宋体" w:eastAsia="宋体"/>
          <w:b/>
          <w:bCs/>
          <w:color w:val="auto"/>
          <w:sz w:val="24"/>
          <w:highlight w:val="none"/>
        </w:rPr>
        <w:t>违约责任</w:t>
      </w:r>
    </w:p>
    <w:p w14:paraId="57FF4E1B">
      <w:pPr>
        <w:adjustRightInd w:val="0"/>
        <w:snapToGrid w:val="0"/>
        <w:spacing w:before="0" w:line="400" w:lineRule="exact"/>
        <w:ind w:firstLine="420" w:firstLineChars="200"/>
        <w:jc w:val="left"/>
        <w:rPr>
          <w:rFonts w:hint="eastAsia" w:ascii="宋体" w:hAnsi="宋体" w:eastAsia="宋体"/>
          <w:bCs/>
          <w:color w:val="auto"/>
          <w:szCs w:val="21"/>
          <w:highlight w:val="none"/>
        </w:rPr>
      </w:pPr>
      <w:r>
        <w:rPr>
          <w:rFonts w:hint="eastAsia" w:ascii="宋体" w:hAnsi="宋体" w:eastAsia="宋体"/>
          <w:bCs/>
          <w:color w:val="auto"/>
          <w:szCs w:val="21"/>
          <w:highlight w:val="none"/>
        </w:rPr>
        <w:t>1</w:t>
      </w:r>
      <w:r>
        <w:rPr>
          <w:rFonts w:hint="eastAsia" w:ascii="宋体" w:hAnsi="宋体" w:eastAsia="宋体"/>
          <w:bCs/>
          <w:color w:val="auto"/>
          <w:szCs w:val="21"/>
          <w:highlight w:val="none"/>
          <w:lang w:eastAsia="zh-CN"/>
        </w:rPr>
        <w:t>5</w:t>
      </w:r>
      <w:r>
        <w:rPr>
          <w:rFonts w:hint="eastAsia" w:ascii="宋体" w:hAnsi="宋体" w:eastAsia="宋体"/>
          <w:bCs/>
          <w:color w:val="auto"/>
          <w:szCs w:val="21"/>
          <w:highlight w:val="none"/>
        </w:rPr>
        <w:t>.1质量瑕疵的</w:t>
      </w:r>
      <w:r>
        <w:rPr>
          <w:rFonts w:hint="eastAsia" w:ascii="宋体" w:hAnsi="宋体" w:eastAsia="宋体"/>
          <w:bCs/>
          <w:color w:val="auto"/>
          <w:szCs w:val="21"/>
          <w:highlight w:val="none"/>
          <w:lang w:eastAsia="zh-CN"/>
        </w:rPr>
        <w:t>违约责任</w:t>
      </w:r>
    </w:p>
    <w:p w14:paraId="32879E16">
      <w:pPr>
        <w:autoSpaceDE w:val="0"/>
        <w:autoSpaceDN w:val="0"/>
        <w:adjustRightInd w:val="0"/>
        <w:snapToGrid w:val="0"/>
        <w:spacing w:before="0" w:line="400" w:lineRule="exact"/>
        <w:ind w:firstLine="420" w:firstLineChars="200"/>
        <w:jc w:val="left"/>
        <w:rPr>
          <w:rFonts w:hint="eastAsia" w:ascii="宋体" w:hAnsi="宋体" w:eastAsia="宋体"/>
          <w:color w:val="auto"/>
          <w:szCs w:val="21"/>
          <w:highlight w:val="none"/>
        </w:rPr>
      </w:pPr>
      <w:r>
        <w:rPr>
          <w:rFonts w:hint="eastAsia" w:ascii="宋体" w:hAnsi="宋体" w:eastAsia="宋体"/>
          <w:color w:val="auto"/>
          <w:szCs w:val="21"/>
          <w:highlight w:val="none"/>
        </w:rPr>
        <w:t>乙方</w:t>
      </w:r>
      <w:r>
        <w:rPr>
          <w:rFonts w:hint="eastAsia" w:ascii="宋体" w:hAnsi="宋体" w:eastAsia="宋体"/>
          <w:color w:val="auto"/>
          <w:szCs w:val="21"/>
          <w:highlight w:val="none"/>
          <w:lang w:eastAsia="zh-CN"/>
        </w:rPr>
        <w:t>提供</w:t>
      </w:r>
      <w:r>
        <w:rPr>
          <w:rFonts w:hint="eastAsia" w:ascii="宋体" w:hAnsi="宋体" w:eastAsia="宋体"/>
          <w:color w:val="auto"/>
          <w:szCs w:val="21"/>
          <w:highlight w:val="none"/>
        </w:rPr>
        <w:t>的产品不符合</w:t>
      </w:r>
      <w:r>
        <w:rPr>
          <w:rFonts w:hint="eastAsia" w:ascii="宋体" w:hAnsi="宋体" w:eastAsia="宋体"/>
          <w:color w:val="auto"/>
          <w:szCs w:val="21"/>
          <w:highlight w:val="none"/>
          <w:lang w:eastAsia="zh-CN"/>
        </w:rPr>
        <w:t>合同约定的</w:t>
      </w:r>
      <w:r>
        <w:rPr>
          <w:rFonts w:hint="eastAsia" w:ascii="宋体" w:hAnsi="宋体" w:eastAsia="宋体"/>
          <w:color w:val="auto"/>
          <w:szCs w:val="21"/>
          <w:highlight w:val="none"/>
        </w:rPr>
        <w:t>质量标准或存在产品质量缺陷，</w:t>
      </w:r>
      <w:r>
        <w:rPr>
          <w:rFonts w:hint="eastAsia" w:ascii="宋体" w:hAnsi="宋体" w:eastAsia="宋体"/>
          <w:color w:val="auto"/>
          <w:szCs w:val="21"/>
          <w:highlight w:val="none"/>
          <w:lang w:eastAsia="zh-CN"/>
        </w:rPr>
        <w:t>甲方有权要求乙方根据</w:t>
      </w:r>
      <w:r>
        <w:rPr>
          <w:rFonts w:hint="eastAsia" w:ascii="宋体" w:hAnsi="宋体" w:eastAsia="宋体"/>
          <w:b/>
          <w:color w:val="auto"/>
          <w:szCs w:val="21"/>
          <w:highlight w:val="none"/>
        </w:rPr>
        <w:t>【政府采购合同专用条款】</w:t>
      </w:r>
      <w:r>
        <w:rPr>
          <w:rFonts w:hint="eastAsia" w:ascii="宋体" w:hAnsi="宋体" w:eastAsia="宋体"/>
          <w:b w:val="0"/>
          <w:bCs/>
          <w:color w:val="auto"/>
          <w:szCs w:val="21"/>
          <w:highlight w:val="none"/>
          <w:lang w:eastAsia="zh-CN"/>
        </w:rPr>
        <w:t>要求</w:t>
      </w:r>
      <w:r>
        <w:rPr>
          <w:rFonts w:hint="eastAsia" w:ascii="宋体" w:hAnsi="宋体" w:eastAsia="宋体"/>
          <w:color w:val="auto"/>
          <w:szCs w:val="21"/>
          <w:highlight w:val="none"/>
          <w:lang w:eastAsia="zh-CN"/>
        </w:rPr>
        <w:t>及时修理、重作、更换，并承担由此给甲</w:t>
      </w:r>
      <w:r>
        <w:rPr>
          <w:rFonts w:hint="eastAsia" w:ascii="宋体" w:hAnsi="宋体" w:eastAsia="宋体"/>
          <w:color w:val="auto"/>
          <w:szCs w:val="21"/>
          <w:highlight w:val="none"/>
        </w:rPr>
        <w:t>方</w:t>
      </w:r>
      <w:r>
        <w:rPr>
          <w:rFonts w:hint="eastAsia" w:ascii="宋体" w:hAnsi="宋体" w:eastAsia="宋体"/>
          <w:color w:val="auto"/>
          <w:szCs w:val="21"/>
          <w:highlight w:val="none"/>
          <w:lang w:eastAsia="zh-CN"/>
        </w:rPr>
        <w:t>造成的损失</w:t>
      </w:r>
      <w:r>
        <w:rPr>
          <w:rFonts w:hint="eastAsia" w:ascii="宋体" w:hAnsi="宋体" w:eastAsia="宋体"/>
          <w:color w:val="auto"/>
          <w:szCs w:val="21"/>
          <w:highlight w:val="none"/>
        </w:rPr>
        <w:t>。</w:t>
      </w:r>
    </w:p>
    <w:p w14:paraId="5868F41E">
      <w:pPr>
        <w:autoSpaceDE w:val="0"/>
        <w:autoSpaceDN w:val="0"/>
        <w:adjustRightInd w:val="0"/>
        <w:snapToGrid w:val="0"/>
        <w:spacing w:before="0" w:line="400" w:lineRule="exact"/>
        <w:ind w:firstLine="420" w:firstLineChars="200"/>
        <w:jc w:val="left"/>
        <w:rPr>
          <w:rFonts w:ascii="宋体" w:hAnsi="宋体" w:eastAsia="宋体"/>
          <w:bCs/>
          <w:color w:val="auto"/>
          <w:szCs w:val="21"/>
          <w:highlight w:val="none"/>
        </w:rPr>
      </w:pPr>
      <w:r>
        <w:rPr>
          <w:rFonts w:hint="eastAsia" w:ascii="宋体" w:hAnsi="宋体" w:eastAsia="宋体"/>
          <w:bCs/>
          <w:color w:val="auto"/>
          <w:szCs w:val="21"/>
          <w:highlight w:val="none"/>
        </w:rPr>
        <w:t>1</w:t>
      </w:r>
      <w:r>
        <w:rPr>
          <w:rFonts w:hint="eastAsia" w:ascii="宋体" w:hAnsi="宋体" w:eastAsia="宋体"/>
          <w:bCs/>
          <w:color w:val="auto"/>
          <w:szCs w:val="21"/>
          <w:highlight w:val="none"/>
          <w:lang w:eastAsia="zh-CN"/>
        </w:rPr>
        <w:t>5</w:t>
      </w:r>
      <w:r>
        <w:rPr>
          <w:rFonts w:hint="eastAsia" w:ascii="宋体" w:hAnsi="宋体" w:eastAsia="宋体"/>
          <w:bCs/>
          <w:color w:val="auto"/>
          <w:szCs w:val="21"/>
          <w:highlight w:val="none"/>
        </w:rPr>
        <w:t>.2 迟延交货的违约责任</w:t>
      </w:r>
    </w:p>
    <w:p w14:paraId="174E213B">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（1）乙方应按照本合同规定的时间、地点交货和提供</w:t>
      </w:r>
      <w:r>
        <w:rPr>
          <w:rFonts w:hint="eastAsia" w:ascii="宋体" w:hAnsi="宋体" w:eastAsia="宋体"/>
          <w:color w:val="auto"/>
          <w:szCs w:val="21"/>
          <w:highlight w:val="none"/>
          <w:lang w:eastAsia="zh-CN"/>
        </w:rPr>
        <w:t>相关</w:t>
      </w:r>
      <w:r>
        <w:rPr>
          <w:rFonts w:hint="eastAsia" w:ascii="宋体" w:hAnsi="宋体" w:eastAsia="宋体"/>
          <w:color w:val="auto"/>
          <w:szCs w:val="21"/>
          <w:highlight w:val="none"/>
        </w:rPr>
        <w:t>服务。在履行合同过程中，如果乙方遇到可能</w:t>
      </w:r>
      <w:r>
        <w:rPr>
          <w:rFonts w:hint="eastAsia" w:ascii="宋体" w:hAnsi="宋体" w:eastAsia="宋体"/>
          <w:color w:val="auto"/>
          <w:szCs w:val="21"/>
          <w:highlight w:val="none"/>
          <w:lang w:eastAsia="zh-CN"/>
        </w:rPr>
        <w:t>影响</w:t>
      </w:r>
      <w:r>
        <w:rPr>
          <w:rFonts w:hint="eastAsia" w:ascii="宋体" w:hAnsi="宋体" w:eastAsia="宋体"/>
          <w:color w:val="auto"/>
          <w:szCs w:val="21"/>
          <w:highlight w:val="none"/>
        </w:rPr>
        <w:t>按时交货和提供服务的情形时，应及时以书面形式将迟延的事实、可能迟延的期限和理由通知甲方。甲方在收到乙方通知后，应尽快对情况进行评价，并确定是否同意延</w:t>
      </w:r>
      <w:r>
        <w:rPr>
          <w:rFonts w:hint="eastAsia" w:ascii="宋体" w:hAnsi="宋体" w:eastAsia="宋体"/>
          <w:color w:val="auto"/>
          <w:szCs w:val="21"/>
          <w:highlight w:val="none"/>
          <w:lang w:eastAsia="zh-CN"/>
        </w:rPr>
        <w:t>长</w:t>
      </w:r>
      <w:r>
        <w:rPr>
          <w:rFonts w:hint="eastAsia" w:ascii="宋体" w:hAnsi="宋体" w:eastAsia="宋体"/>
          <w:color w:val="auto"/>
          <w:szCs w:val="21"/>
          <w:highlight w:val="none"/>
        </w:rPr>
        <w:t>交货时间或延期提供服务。</w:t>
      </w:r>
    </w:p>
    <w:p w14:paraId="71226F5C">
      <w:pPr>
        <w:autoSpaceDE w:val="0"/>
        <w:autoSpaceDN w:val="0"/>
        <w:adjustRightInd w:val="0"/>
        <w:snapToGrid w:val="0"/>
        <w:spacing w:before="0" w:line="400" w:lineRule="exact"/>
        <w:ind w:firstLine="420" w:firstLineChars="200"/>
        <w:jc w:val="left"/>
        <w:rPr>
          <w:rFonts w:hint="eastAsia" w:ascii="宋体" w:hAnsi="宋体" w:eastAsia="宋体"/>
          <w:color w:val="auto"/>
          <w:szCs w:val="21"/>
          <w:highlight w:val="none"/>
          <w:lang w:eastAsia="zh-CN"/>
        </w:rPr>
      </w:pPr>
      <w:r>
        <w:rPr>
          <w:rFonts w:hint="eastAsia" w:ascii="宋体" w:hAnsi="宋体" w:eastAsia="宋体"/>
          <w:color w:val="auto"/>
          <w:szCs w:val="21"/>
          <w:highlight w:val="none"/>
        </w:rPr>
        <w:t>（2）如果乙方没有按照合同规定的时间交货和提供</w:t>
      </w:r>
      <w:r>
        <w:rPr>
          <w:rFonts w:hint="eastAsia" w:ascii="宋体" w:hAnsi="宋体" w:eastAsia="宋体"/>
          <w:color w:val="auto"/>
          <w:szCs w:val="21"/>
          <w:highlight w:val="none"/>
          <w:lang w:eastAsia="zh-CN"/>
        </w:rPr>
        <w:t>相关</w:t>
      </w:r>
      <w:r>
        <w:rPr>
          <w:rFonts w:hint="eastAsia" w:ascii="宋体" w:hAnsi="宋体" w:eastAsia="宋体"/>
          <w:color w:val="auto"/>
          <w:szCs w:val="21"/>
          <w:highlight w:val="none"/>
        </w:rPr>
        <w:t>服务，甲方有权从货款中扣除误期赔偿费而不影响合同项下的其他补救方法，赔偿费按</w:t>
      </w:r>
      <w:r>
        <w:rPr>
          <w:rFonts w:hint="eastAsia" w:ascii="宋体" w:hAnsi="宋体" w:eastAsia="宋体"/>
          <w:b/>
          <w:color w:val="auto"/>
          <w:szCs w:val="21"/>
          <w:highlight w:val="none"/>
        </w:rPr>
        <w:t>【政府采购合同专用条款】</w:t>
      </w:r>
      <w:r>
        <w:rPr>
          <w:rFonts w:hint="eastAsia" w:ascii="宋体" w:hAnsi="宋体" w:eastAsia="宋体"/>
          <w:color w:val="auto"/>
          <w:szCs w:val="21"/>
          <w:highlight w:val="none"/>
        </w:rPr>
        <w:t>规定执行。如果涉及公共利益，且赔偿金额无法弥补公共利益损失，</w:t>
      </w:r>
      <w:r>
        <w:rPr>
          <w:rFonts w:hint="eastAsia" w:ascii="宋体" w:hAnsi="宋体" w:eastAsia="宋体"/>
          <w:color w:val="auto"/>
          <w:szCs w:val="21"/>
          <w:highlight w:val="none"/>
          <w:lang w:eastAsia="zh-CN"/>
        </w:rPr>
        <w:t>甲方</w:t>
      </w:r>
      <w:r>
        <w:rPr>
          <w:rFonts w:hint="eastAsia" w:ascii="宋体" w:hAnsi="宋体" w:eastAsia="宋体"/>
          <w:color w:val="auto"/>
          <w:szCs w:val="21"/>
          <w:highlight w:val="none"/>
        </w:rPr>
        <w:t>可要求继续履行或者</w:t>
      </w:r>
      <w:r>
        <w:rPr>
          <w:rFonts w:hint="eastAsia" w:ascii="宋体" w:hAnsi="宋体" w:eastAsia="宋体"/>
          <w:color w:val="auto"/>
          <w:szCs w:val="21"/>
          <w:highlight w:val="none"/>
          <w:lang w:eastAsia="zh-CN"/>
        </w:rPr>
        <w:t>采取其他补救措施</w:t>
      </w:r>
      <w:r>
        <w:rPr>
          <w:rFonts w:hint="eastAsia" w:ascii="宋体" w:hAnsi="宋体" w:eastAsia="宋体"/>
          <w:color w:val="auto"/>
          <w:szCs w:val="21"/>
          <w:highlight w:val="none"/>
        </w:rPr>
        <w:t>。</w:t>
      </w:r>
    </w:p>
    <w:p w14:paraId="62415AD8">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1</w:t>
      </w:r>
      <w:r>
        <w:rPr>
          <w:rFonts w:hint="eastAsia" w:ascii="宋体" w:hAnsi="宋体" w:eastAsia="宋体"/>
          <w:color w:val="auto"/>
          <w:szCs w:val="21"/>
          <w:highlight w:val="none"/>
          <w:lang w:eastAsia="zh-CN"/>
        </w:rPr>
        <w:t>5</w:t>
      </w:r>
      <w:r>
        <w:rPr>
          <w:rFonts w:hint="eastAsia" w:ascii="宋体" w:hAnsi="宋体" w:eastAsia="宋体"/>
          <w:color w:val="auto"/>
          <w:szCs w:val="21"/>
          <w:highlight w:val="none"/>
        </w:rPr>
        <w:t>.3 迟延支付的违约责任</w:t>
      </w:r>
    </w:p>
    <w:p w14:paraId="1F123D09">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甲方存在迟延支付乙方合同款项的，应当承担</w:t>
      </w:r>
      <w:r>
        <w:rPr>
          <w:rFonts w:hint="eastAsia" w:ascii="宋体" w:hAnsi="宋体" w:eastAsia="宋体"/>
          <w:b/>
          <w:bCs/>
          <w:color w:val="auto"/>
          <w:szCs w:val="21"/>
          <w:highlight w:val="none"/>
        </w:rPr>
        <w:t>【政府采购合同专用条款】</w:t>
      </w:r>
      <w:r>
        <w:rPr>
          <w:rFonts w:hint="eastAsia" w:ascii="宋体" w:hAnsi="宋体" w:eastAsia="宋体"/>
          <w:color w:val="auto"/>
          <w:szCs w:val="21"/>
          <w:highlight w:val="none"/>
        </w:rPr>
        <w:t>规定的逾期付款利息。</w:t>
      </w:r>
    </w:p>
    <w:p w14:paraId="385208E0">
      <w:pPr>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bCs/>
          <w:color w:val="auto"/>
          <w:szCs w:val="21"/>
          <w:highlight w:val="none"/>
        </w:rPr>
        <w:t>1</w:t>
      </w:r>
      <w:r>
        <w:rPr>
          <w:rFonts w:hint="eastAsia" w:ascii="宋体" w:hAnsi="宋体" w:eastAsia="宋体"/>
          <w:bCs/>
          <w:color w:val="auto"/>
          <w:szCs w:val="21"/>
          <w:highlight w:val="none"/>
          <w:lang w:eastAsia="zh-CN"/>
        </w:rPr>
        <w:t>5</w:t>
      </w:r>
      <w:r>
        <w:rPr>
          <w:rFonts w:hint="eastAsia" w:ascii="宋体" w:hAnsi="宋体" w:eastAsia="宋体"/>
          <w:bCs/>
          <w:color w:val="auto"/>
          <w:szCs w:val="21"/>
          <w:highlight w:val="none"/>
        </w:rPr>
        <w:t>.4其他违约责任根据项目实际需要按</w:t>
      </w:r>
      <w:r>
        <w:rPr>
          <w:rFonts w:hint="eastAsia" w:ascii="宋体" w:hAnsi="宋体" w:eastAsia="宋体"/>
          <w:b/>
          <w:bCs/>
          <w:color w:val="auto"/>
          <w:szCs w:val="21"/>
          <w:highlight w:val="none"/>
        </w:rPr>
        <w:t>【政府采购合同专用条款】</w:t>
      </w:r>
      <w:r>
        <w:rPr>
          <w:rFonts w:hint="eastAsia" w:ascii="宋体" w:hAnsi="宋体" w:eastAsia="宋体"/>
          <w:color w:val="auto"/>
          <w:szCs w:val="21"/>
          <w:highlight w:val="none"/>
        </w:rPr>
        <w:t>规定执行。</w:t>
      </w:r>
    </w:p>
    <w:p w14:paraId="03147DA5">
      <w:pPr>
        <w:numPr>
          <w:ilvl w:val="0"/>
          <w:numId w:val="27"/>
        </w:numPr>
        <w:autoSpaceDE w:val="0"/>
        <w:autoSpaceDN w:val="0"/>
        <w:adjustRightInd w:val="0"/>
        <w:snapToGrid w:val="0"/>
        <w:spacing w:before="0" w:line="400" w:lineRule="exact"/>
        <w:jc w:val="left"/>
        <w:rPr>
          <w:rFonts w:ascii="宋体" w:hAnsi="宋体" w:eastAsia="宋体"/>
          <w:b/>
          <w:color w:val="auto"/>
          <w:sz w:val="24"/>
          <w:highlight w:val="none"/>
        </w:rPr>
      </w:pPr>
      <w:r>
        <w:rPr>
          <w:rFonts w:hint="eastAsia" w:ascii="宋体" w:hAnsi="宋体" w:eastAsia="宋体"/>
          <w:b/>
          <w:color w:val="auto"/>
          <w:sz w:val="24"/>
          <w:highlight w:val="none"/>
        </w:rPr>
        <w:t>合同变更</w:t>
      </w:r>
      <w:r>
        <w:rPr>
          <w:rFonts w:hint="eastAsia" w:ascii="宋体" w:hAnsi="宋体" w:eastAsia="宋体"/>
          <w:b/>
          <w:color w:val="auto"/>
          <w:sz w:val="24"/>
          <w:highlight w:val="none"/>
          <w:lang w:eastAsia="zh-CN"/>
        </w:rPr>
        <w:t>、中止与终止</w:t>
      </w:r>
    </w:p>
    <w:p w14:paraId="2FDF2421">
      <w:pPr>
        <w:autoSpaceDE/>
        <w:autoSpaceDN/>
        <w:adjustRightInd w:val="0"/>
        <w:snapToGrid w:val="0"/>
        <w:spacing w:before="0" w:line="400" w:lineRule="exact"/>
        <w:ind w:firstLine="0" w:firstLineChars="0"/>
        <w:jc w:val="left"/>
        <w:rPr>
          <w:rFonts w:hint="eastAsia" w:ascii="宋体" w:hAnsi="宋体" w:eastAsia="宋体"/>
          <w:color w:val="auto"/>
          <w:szCs w:val="21"/>
          <w:highlight w:val="none"/>
        </w:rPr>
      </w:pPr>
      <w:r>
        <w:rPr>
          <w:rFonts w:hint="eastAsia" w:ascii="宋体" w:hAnsi="宋体" w:eastAsia="宋体"/>
          <w:color w:val="auto"/>
          <w:szCs w:val="21"/>
          <w:highlight w:val="none"/>
          <w:lang w:val="en-US" w:eastAsia="zh-CN"/>
        </w:rPr>
        <w:t xml:space="preserve">    </w:t>
      </w:r>
      <w:r>
        <w:rPr>
          <w:rFonts w:hint="eastAsia" w:ascii="宋体" w:hAnsi="宋体" w:eastAsia="宋体"/>
          <w:color w:val="auto"/>
          <w:szCs w:val="21"/>
          <w:highlight w:val="none"/>
        </w:rPr>
        <w:t>1</w:t>
      </w:r>
      <w:r>
        <w:rPr>
          <w:rFonts w:hint="eastAsia" w:ascii="宋体" w:hAnsi="宋体" w:eastAsia="宋体"/>
          <w:color w:val="auto"/>
          <w:szCs w:val="21"/>
          <w:highlight w:val="none"/>
          <w:lang w:val="en-US" w:eastAsia="zh-CN"/>
        </w:rPr>
        <w:t>6</w:t>
      </w:r>
      <w:r>
        <w:rPr>
          <w:rFonts w:hint="eastAsia" w:ascii="宋体" w:hAnsi="宋体" w:eastAsia="宋体"/>
          <w:color w:val="auto"/>
          <w:szCs w:val="21"/>
          <w:highlight w:val="none"/>
        </w:rPr>
        <w:t>.1合同的</w:t>
      </w:r>
      <w:r>
        <w:rPr>
          <w:rFonts w:hint="eastAsia" w:ascii="宋体" w:hAnsi="宋体" w:eastAsia="宋体"/>
          <w:color w:val="auto"/>
          <w:szCs w:val="21"/>
          <w:highlight w:val="none"/>
          <w:lang w:eastAsia="zh-CN"/>
        </w:rPr>
        <w:t>变更</w:t>
      </w:r>
    </w:p>
    <w:p w14:paraId="58CB6FFA">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lang w:eastAsia="zh-CN"/>
        </w:rPr>
        <w:t>政府采购合同履行中，</w:t>
      </w:r>
      <w:r>
        <w:rPr>
          <w:rFonts w:hint="eastAsia" w:ascii="宋体" w:hAnsi="宋体" w:eastAsia="宋体"/>
          <w:color w:val="auto"/>
          <w:szCs w:val="21"/>
          <w:highlight w:val="none"/>
        </w:rPr>
        <w:t>在不改变合同其他条款的前提下，甲方可以在合同价款10%的范围内追加与合同标的相同的货物，并就此与乙方协商</w:t>
      </w:r>
      <w:r>
        <w:rPr>
          <w:rFonts w:hint="eastAsia" w:ascii="宋体" w:hAnsi="宋体" w:eastAsia="宋体"/>
          <w:color w:val="auto"/>
          <w:szCs w:val="21"/>
          <w:highlight w:val="none"/>
          <w:lang w:eastAsia="zh-CN"/>
        </w:rPr>
        <w:t>一致后</w:t>
      </w:r>
      <w:r>
        <w:rPr>
          <w:rFonts w:hint="eastAsia" w:ascii="宋体" w:hAnsi="宋体" w:eastAsia="宋体"/>
          <w:color w:val="auto"/>
          <w:szCs w:val="21"/>
          <w:highlight w:val="none"/>
        </w:rPr>
        <w:t>签订补充协议。</w:t>
      </w:r>
    </w:p>
    <w:p w14:paraId="0902D8F8">
      <w:pPr>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1</w:t>
      </w:r>
      <w:r>
        <w:rPr>
          <w:rFonts w:hint="eastAsia" w:ascii="宋体" w:hAnsi="宋体" w:eastAsia="宋体"/>
          <w:color w:val="auto"/>
          <w:szCs w:val="21"/>
          <w:highlight w:val="none"/>
          <w:lang w:val="en-US" w:eastAsia="zh-CN"/>
        </w:rPr>
        <w:t>6</w:t>
      </w:r>
      <w:r>
        <w:rPr>
          <w:rFonts w:hint="eastAsia" w:ascii="宋体" w:hAnsi="宋体" w:eastAsia="宋体"/>
          <w:color w:val="auto"/>
          <w:szCs w:val="21"/>
          <w:highlight w:val="none"/>
        </w:rPr>
        <w:t>.</w:t>
      </w:r>
      <w:r>
        <w:rPr>
          <w:rFonts w:hint="eastAsia" w:ascii="宋体" w:hAnsi="宋体" w:eastAsia="宋体"/>
          <w:color w:val="auto"/>
          <w:szCs w:val="21"/>
          <w:highlight w:val="none"/>
          <w:lang w:val="en-US" w:eastAsia="zh-CN"/>
        </w:rPr>
        <w:t>2</w:t>
      </w:r>
      <w:r>
        <w:rPr>
          <w:rFonts w:hint="eastAsia" w:ascii="宋体" w:hAnsi="宋体" w:eastAsia="宋体"/>
          <w:color w:val="auto"/>
          <w:szCs w:val="21"/>
          <w:highlight w:val="none"/>
        </w:rPr>
        <w:t>合同的中止</w:t>
      </w:r>
    </w:p>
    <w:p w14:paraId="488975A3">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（1）合同履行过程中因供应商就采购文件、采购过程或结果提起投诉的，甲方认为有必要的，</w:t>
      </w:r>
      <w:r>
        <w:rPr>
          <w:rFonts w:hint="eastAsia" w:ascii="宋体" w:hAnsi="宋体" w:eastAsia="宋体"/>
          <w:color w:val="auto"/>
          <w:szCs w:val="21"/>
          <w:highlight w:val="none"/>
          <w:lang w:eastAsia="zh-CN"/>
        </w:rPr>
        <w:t>可以</w:t>
      </w:r>
      <w:r>
        <w:rPr>
          <w:rFonts w:hint="eastAsia" w:ascii="宋体" w:hAnsi="宋体" w:eastAsia="宋体"/>
          <w:color w:val="auto"/>
          <w:szCs w:val="21"/>
          <w:highlight w:val="none"/>
        </w:rPr>
        <w:t>中止合同的履行。</w:t>
      </w:r>
    </w:p>
    <w:p w14:paraId="7E12D043">
      <w:pPr>
        <w:autoSpaceDE w:val="0"/>
        <w:autoSpaceDN w:val="0"/>
        <w:adjustRightInd w:val="0"/>
        <w:snapToGrid w:val="0"/>
        <w:spacing w:before="0" w:line="400" w:lineRule="exact"/>
        <w:ind w:firstLine="420" w:firstLineChars="200"/>
        <w:jc w:val="left"/>
        <w:rPr>
          <w:rFonts w:hint="eastAsia" w:ascii="宋体" w:hAnsi="宋体" w:eastAsia="宋体"/>
          <w:color w:val="auto"/>
          <w:szCs w:val="21"/>
          <w:highlight w:val="none"/>
        </w:rPr>
      </w:pPr>
      <w:r>
        <w:rPr>
          <w:rFonts w:hint="eastAsia" w:ascii="宋体" w:hAnsi="宋体" w:eastAsia="宋体"/>
          <w:color w:val="auto"/>
          <w:szCs w:val="21"/>
          <w:highlight w:val="none"/>
        </w:rPr>
        <w:t>（2）</w:t>
      </w:r>
      <w:r>
        <w:rPr>
          <w:rFonts w:hint="eastAsia" w:ascii="宋体" w:hAnsi="宋体" w:eastAsia="宋体"/>
          <w:color w:val="auto"/>
          <w:szCs w:val="21"/>
          <w:highlight w:val="none"/>
          <w:lang w:val="en-US" w:eastAsia="zh-CN"/>
        </w:rPr>
        <w:t>合同履行过程中，</w:t>
      </w:r>
      <w:r>
        <w:rPr>
          <w:rFonts w:hint="eastAsia" w:ascii="宋体" w:hAnsi="宋体" w:eastAsia="宋体"/>
          <w:color w:val="auto"/>
          <w:szCs w:val="21"/>
          <w:highlight w:val="none"/>
        </w:rPr>
        <w:t>如果乙方出现以下情形之一的：1．经营状况严重恶化；2．转移财产、抽逃资金，以逃避债务；3．丧失商业信誉；4．有丧失或者可能丧失履约能力的其他情形</w:t>
      </w:r>
      <w:r>
        <w:rPr>
          <w:rFonts w:hint="eastAsia" w:ascii="宋体" w:hAnsi="宋体" w:eastAsia="宋体"/>
          <w:color w:val="auto"/>
          <w:szCs w:val="21"/>
          <w:highlight w:val="none"/>
          <w:lang w:eastAsia="zh-CN"/>
        </w:rPr>
        <w:t>，乙方有义务及时告知甲方</w:t>
      </w:r>
      <w:r>
        <w:rPr>
          <w:rFonts w:hint="eastAsia" w:ascii="宋体" w:hAnsi="宋体" w:eastAsia="宋体"/>
          <w:color w:val="auto"/>
          <w:szCs w:val="21"/>
          <w:highlight w:val="none"/>
        </w:rPr>
        <w:t>。甲方</w:t>
      </w:r>
      <w:r>
        <w:rPr>
          <w:rFonts w:hint="eastAsia" w:ascii="宋体" w:hAnsi="宋体" w:eastAsia="宋体"/>
          <w:color w:val="auto"/>
          <w:szCs w:val="21"/>
          <w:highlight w:val="none"/>
          <w:lang w:eastAsia="zh-CN"/>
        </w:rPr>
        <w:t>有权</w:t>
      </w:r>
      <w:r>
        <w:rPr>
          <w:rFonts w:hint="eastAsia" w:ascii="宋体" w:hAnsi="宋体" w:eastAsia="宋体"/>
          <w:color w:val="auto"/>
          <w:szCs w:val="21"/>
          <w:highlight w:val="none"/>
        </w:rPr>
        <w:t>以书面形式通知乙方中止合同</w:t>
      </w:r>
      <w:r>
        <w:rPr>
          <w:rFonts w:hint="eastAsia" w:ascii="宋体" w:hAnsi="宋体" w:eastAsia="宋体"/>
          <w:color w:val="auto"/>
          <w:szCs w:val="21"/>
          <w:highlight w:val="none"/>
          <w:lang w:eastAsia="zh-CN"/>
        </w:rPr>
        <w:t>并要求乙方在合理期限内消除相关情形或者提供适当担保。</w:t>
      </w:r>
      <w:r>
        <w:rPr>
          <w:rFonts w:hint="eastAsia" w:ascii="宋体" w:hAnsi="宋体" w:eastAsia="宋体"/>
          <w:color w:val="auto"/>
          <w:szCs w:val="21"/>
          <w:highlight w:val="none"/>
        </w:rPr>
        <w:t>乙方提供适当担保的，</w:t>
      </w:r>
      <w:r>
        <w:rPr>
          <w:rFonts w:hint="eastAsia" w:ascii="宋体" w:hAnsi="宋体" w:eastAsia="宋体"/>
          <w:color w:val="auto"/>
          <w:szCs w:val="21"/>
          <w:highlight w:val="none"/>
          <w:lang w:eastAsia="zh-CN"/>
        </w:rPr>
        <w:t>合同继续</w:t>
      </w:r>
      <w:r>
        <w:rPr>
          <w:rFonts w:hint="eastAsia" w:ascii="宋体" w:hAnsi="宋体" w:eastAsia="宋体"/>
          <w:color w:val="auto"/>
          <w:szCs w:val="21"/>
          <w:highlight w:val="none"/>
        </w:rPr>
        <w:t>履行</w:t>
      </w:r>
      <w:r>
        <w:rPr>
          <w:rFonts w:hint="eastAsia" w:ascii="宋体" w:hAnsi="宋体" w:eastAsia="宋体"/>
          <w:color w:val="auto"/>
          <w:szCs w:val="21"/>
          <w:highlight w:val="none"/>
          <w:lang w:eastAsia="zh-CN"/>
        </w:rPr>
        <w:t>；乙</w:t>
      </w:r>
      <w:r>
        <w:rPr>
          <w:rFonts w:hint="eastAsia" w:ascii="宋体" w:hAnsi="宋体" w:eastAsia="宋体"/>
          <w:color w:val="auto"/>
          <w:szCs w:val="21"/>
          <w:highlight w:val="none"/>
        </w:rPr>
        <w:t>方在合理期限内未恢复履约能力且未提供适当担保的，视为拒绝</w:t>
      </w:r>
      <w:r>
        <w:rPr>
          <w:rFonts w:hint="eastAsia" w:ascii="宋体" w:hAnsi="宋体" w:eastAsia="宋体"/>
          <w:color w:val="auto"/>
          <w:szCs w:val="21"/>
          <w:highlight w:val="none"/>
          <w:lang w:eastAsia="zh-CN"/>
        </w:rPr>
        <w:t>继续</w:t>
      </w:r>
      <w:r>
        <w:rPr>
          <w:rFonts w:hint="eastAsia" w:ascii="宋体" w:hAnsi="宋体" w:eastAsia="宋体"/>
          <w:color w:val="auto"/>
          <w:szCs w:val="21"/>
          <w:highlight w:val="none"/>
        </w:rPr>
        <w:t>履约，甲方</w:t>
      </w:r>
      <w:r>
        <w:rPr>
          <w:rFonts w:hint="eastAsia" w:ascii="宋体" w:hAnsi="宋体" w:eastAsia="宋体"/>
          <w:color w:val="auto"/>
          <w:szCs w:val="21"/>
          <w:highlight w:val="none"/>
          <w:lang w:eastAsia="zh-CN"/>
        </w:rPr>
        <w:t>有权</w:t>
      </w:r>
      <w:r>
        <w:rPr>
          <w:rFonts w:hint="eastAsia" w:ascii="宋体" w:hAnsi="宋体" w:eastAsia="宋体"/>
          <w:color w:val="auto"/>
          <w:szCs w:val="21"/>
          <w:highlight w:val="none"/>
        </w:rPr>
        <w:t>解除合同并要求乙方承担</w:t>
      </w:r>
      <w:r>
        <w:rPr>
          <w:rFonts w:hint="eastAsia" w:ascii="宋体" w:hAnsi="宋体" w:eastAsia="宋体"/>
          <w:color w:val="auto"/>
          <w:szCs w:val="21"/>
          <w:highlight w:val="none"/>
          <w:lang w:eastAsia="zh-CN"/>
        </w:rPr>
        <w:t>由此给甲方造成的损失</w:t>
      </w:r>
      <w:r>
        <w:rPr>
          <w:rFonts w:hint="eastAsia" w:ascii="宋体" w:hAnsi="宋体" w:eastAsia="宋体"/>
          <w:color w:val="auto"/>
          <w:szCs w:val="21"/>
          <w:highlight w:val="none"/>
        </w:rPr>
        <w:t>。</w:t>
      </w:r>
    </w:p>
    <w:p w14:paraId="0D8F3B64">
      <w:pPr>
        <w:autoSpaceDE w:val="0"/>
        <w:autoSpaceDN w:val="0"/>
        <w:adjustRightInd w:val="0"/>
        <w:spacing w:line="400" w:lineRule="exact"/>
        <w:ind w:firstLine="420" w:firstLineChars="200"/>
        <w:jc w:val="both"/>
        <w:rPr>
          <w:rFonts w:ascii="华文楷体" w:hAnsi="华文楷体" w:eastAsia="华文楷体" w:cs="华文楷体"/>
          <w:sz w:val="21"/>
          <w:szCs w:val="21"/>
          <w:highlight w:val="none"/>
          <w:lang w:val="en-US" w:eastAsia="zh-CN" w:bidi="ar-SA"/>
        </w:rPr>
      </w:pPr>
      <w:r>
        <w:rPr>
          <w:rFonts w:hint="eastAsia" w:ascii="宋体" w:hAnsi="宋体" w:eastAsia="宋体" w:cs="宋体"/>
          <w:sz w:val="21"/>
          <w:szCs w:val="21"/>
          <w:highlight w:val="none"/>
          <w:lang w:val="en-US" w:eastAsia="zh-CN" w:bidi="ar-SA"/>
        </w:rPr>
        <w:t>（3）乙方分立、合并或者变更住所的，应当及时以书面形式告知甲方。乙方没有及时告知甲方，致使合同履行发生困难的，甲方可以中止合同履行并要求乙方承担由此给甲方造成的损失。</w:t>
      </w:r>
    </w:p>
    <w:p w14:paraId="4B6FAF3F">
      <w:pPr>
        <w:snapToGrid w:val="0"/>
        <w:spacing w:line="400" w:lineRule="exact"/>
        <w:ind w:firstLine="420" w:firstLineChars="200"/>
        <w:jc w:val="left"/>
        <w:rPr>
          <w:rFonts w:eastAsia="宋体"/>
          <w:sz w:val="21"/>
          <w:highlight w:val="none"/>
        </w:rPr>
      </w:pPr>
      <w:r>
        <w:rPr>
          <w:rFonts w:hint="eastAsia" w:ascii="宋体" w:hAnsi="宋体" w:eastAsia="宋体"/>
          <w:color w:val="auto"/>
          <w:szCs w:val="21"/>
          <w:highlight w:val="none"/>
        </w:rPr>
        <w:t>（</w:t>
      </w:r>
      <w:r>
        <w:rPr>
          <w:rFonts w:hint="eastAsia" w:ascii="宋体" w:hAnsi="宋体" w:eastAsia="宋体"/>
          <w:color w:val="auto"/>
          <w:szCs w:val="21"/>
          <w:highlight w:val="none"/>
          <w:lang w:val="en-US" w:eastAsia="zh-CN"/>
        </w:rPr>
        <w:t>4</w:t>
      </w:r>
      <w:r>
        <w:rPr>
          <w:rFonts w:hint="eastAsia" w:ascii="宋体" w:hAnsi="宋体" w:eastAsia="宋体"/>
          <w:color w:val="auto"/>
          <w:szCs w:val="21"/>
          <w:highlight w:val="none"/>
        </w:rPr>
        <w:t>）甲方不得以行政区划调整、政府换届、机构或者职能调整以及相关责任人更替为由中止合同。</w:t>
      </w:r>
    </w:p>
    <w:p w14:paraId="650B1386">
      <w:pPr>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1</w:t>
      </w:r>
      <w:r>
        <w:rPr>
          <w:rFonts w:hint="eastAsia" w:ascii="宋体" w:hAnsi="宋体" w:eastAsia="宋体"/>
          <w:color w:val="auto"/>
          <w:szCs w:val="21"/>
          <w:highlight w:val="none"/>
          <w:lang w:val="en-US" w:eastAsia="zh-CN"/>
        </w:rPr>
        <w:t>6</w:t>
      </w:r>
      <w:r>
        <w:rPr>
          <w:rFonts w:hint="eastAsia" w:ascii="宋体" w:hAnsi="宋体" w:eastAsia="宋体"/>
          <w:color w:val="auto"/>
          <w:szCs w:val="21"/>
          <w:highlight w:val="none"/>
        </w:rPr>
        <w:t>.</w:t>
      </w:r>
      <w:r>
        <w:rPr>
          <w:rFonts w:hint="eastAsia" w:ascii="宋体" w:hAnsi="宋体" w:eastAsia="宋体"/>
          <w:color w:val="auto"/>
          <w:szCs w:val="21"/>
          <w:highlight w:val="none"/>
          <w:lang w:val="en-US" w:eastAsia="zh-CN"/>
        </w:rPr>
        <w:t>3</w:t>
      </w:r>
      <w:r>
        <w:rPr>
          <w:rFonts w:hint="eastAsia" w:ascii="宋体" w:hAnsi="宋体" w:eastAsia="宋体"/>
          <w:color w:val="auto"/>
          <w:szCs w:val="21"/>
          <w:highlight w:val="none"/>
        </w:rPr>
        <w:t>合同的终止</w:t>
      </w:r>
    </w:p>
    <w:p w14:paraId="53A0F483">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（1）合同因有效期限届满而终止；</w:t>
      </w:r>
    </w:p>
    <w:p w14:paraId="0B1E9E84">
      <w:pPr>
        <w:snapToGrid w:val="0"/>
        <w:spacing w:line="400" w:lineRule="exact"/>
        <w:ind w:firstLine="420" w:firstLineChars="200"/>
        <w:rPr>
          <w:rFonts w:hint="eastAsia" w:ascii="宋体" w:hAnsi="宋体" w:eastAsia="宋体" w:cs="宋体"/>
          <w:szCs w:val="21"/>
          <w:highlight w:val="none"/>
          <w:lang w:eastAsia="zh-CN"/>
        </w:rPr>
      </w:pPr>
      <w:r>
        <w:rPr>
          <w:rFonts w:hint="eastAsia" w:ascii="宋体" w:hAnsi="宋体" w:eastAsia="宋体"/>
          <w:color w:val="auto"/>
          <w:szCs w:val="21"/>
          <w:highlight w:val="none"/>
        </w:rPr>
        <w:t>（2）乙方未</w:t>
      </w:r>
      <w:r>
        <w:rPr>
          <w:rFonts w:hint="eastAsia" w:ascii="宋体" w:hAnsi="宋体" w:eastAsia="宋体"/>
          <w:color w:val="auto"/>
          <w:szCs w:val="21"/>
          <w:highlight w:val="none"/>
          <w:lang w:eastAsia="zh-CN"/>
        </w:rPr>
        <w:t>按</w:t>
      </w:r>
      <w:r>
        <w:rPr>
          <w:rFonts w:hint="eastAsia" w:ascii="宋体" w:hAnsi="宋体" w:eastAsia="宋体"/>
          <w:color w:val="auto"/>
          <w:szCs w:val="21"/>
          <w:highlight w:val="none"/>
        </w:rPr>
        <w:t>合同约定履行，构成根本性违约的，甲方有权终止合同</w:t>
      </w:r>
      <w:r>
        <w:rPr>
          <w:rFonts w:hint="eastAsia" w:ascii="宋体" w:hAnsi="宋体" w:eastAsia="宋体"/>
          <w:color w:val="auto"/>
          <w:szCs w:val="21"/>
          <w:highlight w:val="none"/>
          <w:lang w:eastAsia="zh-CN"/>
        </w:rPr>
        <w:t>，</w:t>
      </w:r>
      <w:r>
        <w:rPr>
          <w:rFonts w:hint="eastAsia" w:ascii="宋体" w:hAnsi="宋体" w:eastAsia="宋体" w:cs="宋体"/>
          <w:szCs w:val="21"/>
          <w:highlight w:val="none"/>
        </w:rPr>
        <w:t>并追究乙方的违约责</w:t>
      </w:r>
      <w:r>
        <w:rPr>
          <w:rFonts w:hint="eastAsia" w:ascii="宋体" w:hAnsi="宋体" w:eastAsia="宋体" w:cs="宋体"/>
          <w:szCs w:val="21"/>
          <w:highlight w:val="none"/>
          <w:lang w:val="en-US" w:eastAsia="zh-CN"/>
        </w:rPr>
        <w:t>任</w:t>
      </w:r>
      <w:r>
        <w:rPr>
          <w:rFonts w:hint="eastAsia" w:ascii="宋体" w:hAnsi="宋体" w:eastAsia="宋体"/>
          <w:color w:val="auto"/>
          <w:szCs w:val="21"/>
          <w:highlight w:val="none"/>
        </w:rPr>
        <w:t>。</w:t>
      </w:r>
    </w:p>
    <w:p w14:paraId="58F1D658">
      <w:pPr>
        <w:autoSpaceDE w:val="0"/>
        <w:autoSpaceDN w:val="0"/>
        <w:adjustRightInd w:val="0"/>
        <w:spacing w:line="400" w:lineRule="exact"/>
        <w:ind w:firstLine="440" w:firstLineChars="200"/>
        <w:rPr>
          <w:rFonts w:hint="eastAsia" w:ascii="宋体" w:hAnsi="宋体" w:eastAsia="华文楷体" w:cs="华文楷体"/>
          <w:color w:val="auto"/>
          <w:sz w:val="22"/>
          <w:szCs w:val="21"/>
          <w:highlight w:val="none"/>
          <w:lang w:val="en-US" w:eastAsia="zh-CN" w:bidi="ar-SA"/>
        </w:rPr>
      </w:pPr>
      <w:r>
        <w:rPr>
          <w:rFonts w:hint="eastAsia" w:ascii="宋体" w:hAnsi="宋体" w:eastAsia="华文楷体" w:cs="华文楷体"/>
          <w:color w:val="auto"/>
          <w:sz w:val="22"/>
          <w:szCs w:val="21"/>
          <w:highlight w:val="none"/>
          <w:lang w:val="en-US" w:eastAsia="zh-CN" w:bidi="ar-SA"/>
        </w:rPr>
        <w:t xml:space="preserve">16.4 </w:t>
      </w:r>
      <w:r>
        <w:rPr>
          <w:rFonts w:hint="eastAsia" w:ascii="宋体" w:hAnsi="宋体" w:eastAsia="宋体" w:cs="Times New Roman"/>
          <w:color w:val="auto"/>
          <w:kern w:val="2"/>
          <w:sz w:val="21"/>
          <w:szCs w:val="21"/>
          <w:highlight w:val="none"/>
          <w:lang w:val="en-US" w:eastAsia="zh-CN" w:bidi="ar-SA"/>
        </w:rPr>
        <w:t>涉及国家利益、社会公共利益的情形</w:t>
      </w:r>
    </w:p>
    <w:p w14:paraId="31DE4F4A">
      <w:pPr>
        <w:autoSpaceDE w:val="0"/>
        <w:autoSpaceDN w:val="0"/>
        <w:adjustRightInd w:val="0"/>
        <w:spacing w:line="400" w:lineRule="exact"/>
        <w:ind w:firstLine="420" w:firstLineChars="200"/>
        <w:jc w:val="both"/>
        <w:rPr>
          <w:rFonts w:ascii="华文楷体" w:hAnsi="华文楷体" w:eastAsia="华文楷体" w:cs="华文楷体"/>
          <w:sz w:val="21"/>
          <w:szCs w:val="21"/>
          <w:highlight w:val="none"/>
          <w:lang w:val="en-US" w:eastAsia="zh-CN" w:bidi="ar-SA"/>
        </w:rPr>
      </w:pPr>
      <w:r>
        <w:rPr>
          <w:rFonts w:hint="eastAsia" w:ascii="宋体" w:hAnsi="宋体" w:eastAsia="宋体" w:cs="宋体"/>
          <w:sz w:val="21"/>
          <w:szCs w:val="21"/>
          <w:highlight w:val="none"/>
          <w:lang w:val="en-US" w:eastAsia="zh-CN" w:bidi="ar-SA"/>
        </w:rPr>
        <w:t>政府采购合同继续履行将损害国家利益和社会公共利益的，双方当事人应当变更、中止或者终止合同。有过错的一方应当承担赔偿责任，双方都有过错的，各自承担相应的责任。</w:t>
      </w:r>
    </w:p>
    <w:p w14:paraId="369FE2BB">
      <w:pPr>
        <w:autoSpaceDE w:val="0"/>
        <w:autoSpaceDN w:val="0"/>
        <w:adjustRightInd w:val="0"/>
        <w:snapToGrid w:val="0"/>
        <w:spacing w:before="0" w:line="400" w:lineRule="exact"/>
        <w:jc w:val="left"/>
        <w:rPr>
          <w:rFonts w:ascii="宋体" w:hAnsi="宋体" w:eastAsia="宋体"/>
          <w:b/>
          <w:bCs/>
          <w:color w:val="auto"/>
          <w:sz w:val="24"/>
          <w:highlight w:val="none"/>
        </w:rPr>
      </w:pPr>
      <w:r>
        <w:rPr>
          <w:rFonts w:hint="eastAsia" w:ascii="宋体" w:hAnsi="宋体" w:eastAsia="宋体"/>
          <w:b/>
          <w:bCs/>
          <w:color w:val="auto"/>
          <w:sz w:val="24"/>
          <w:highlight w:val="none"/>
        </w:rPr>
        <w:t>1</w:t>
      </w:r>
      <w:r>
        <w:rPr>
          <w:rFonts w:hint="eastAsia" w:ascii="宋体" w:hAnsi="宋体" w:eastAsia="宋体"/>
          <w:b/>
          <w:bCs/>
          <w:color w:val="auto"/>
          <w:sz w:val="24"/>
          <w:highlight w:val="none"/>
          <w:lang w:val="en-US" w:eastAsia="zh-CN"/>
        </w:rPr>
        <w:t>7</w:t>
      </w:r>
      <w:r>
        <w:rPr>
          <w:rFonts w:hint="eastAsia" w:ascii="宋体" w:hAnsi="宋体" w:eastAsia="宋体"/>
          <w:b/>
          <w:bCs/>
          <w:color w:val="auto"/>
          <w:sz w:val="24"/>
          <w:highlight w:val="none"/>
        </w:rPr>
        <w:t>.</w:t>
      </w:r>
      <w:r>
        <w:rPr>
          <w:rFonts w:hint="eastAsia" w:ascii="宋体" w:hAnsi="宋体" w:eastAsia="宋体"/>
          <w:b/>
          <w:bCs/>
          <w:color w:val="auto"/>
          <w:sz w:val="24"/>
          <w:highlight w:val="none"/>
          <w:lang w:val="en-US" w:eastAsia="zh-CN"/>
        </w:rPr>
        <w:t xml:space="preserve"> </w:t>
      </w:r>
      <w:r>
        <w:rPr>
          <w:rFonts w:hint="eastAsia" w:ascii="宋体" w:hAnsi="宋体" w:eastAsia="宋体"/>
          <w:b/>
          <w:bCs/>
          <w:color w:val="auto"/>
          <w:sz w:val="24"/>
          <w:highlight w:val="none"/>
        </w:rPr>
        <w:t>合同分包</w:t>
      </w:r>
    </w:p>
    <w:p w14:paraId="2FE19F95">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1</w:t>
      </w:r>
      <w:r>
        <w:rPr>
          <w:rFonts w:hint="eastAsia" w:ascii="宋体" w:hAnsi="宋体" w:eastAsia="宋体"/>
          <w:color w:val="auto"/>
          <w:szCs w:val="21"/>
          <w:highlight w:val="none"/>
          <w:lang w:val="en-US" w:eastAsia="zh-CN"/>
        </w:rPr>
        <w:t>7</w:t>
      </w:r>
      <w:r>
        <w:rPr>
          <w:rFonts w:hint="eastAsia" w:ascii="宋体" w:hAnsi="宋体" w:eastAsia="宋体"/>
          <w:color w:val="auto"/>
          <w:szCs w:val="21"/>
          <w:highlight w:val="none"/>
        </w:rPr>
        <w:t>.1 乙方不得</w:t>
      </w:r>
      <w:r>
        <w:rPr>
          <w:rFonts w:hint="eastAsia" w:ascii="宋体" w:hAnsi="宋体" w:eastAsia="宋体"/>
          <w:color w:val="auto"/>
          <w:szCs w:val="21"/>
          <w:highlight w:val="none"/>
          <w:lang w:eastAsia="zh-CN"/>
        </w:rPr>
        <w:t>将合同转包给其他供应商。涉及合同分包的，乙方</w:t>
      </w:r>
      <w:r>
        <w:rPr>
          <w:rFonts w:hint="eastAsia" w:ascii="宋体" w:hAnsi="宋体" w:eastAsia="宋体"/>
          <w:color w:val="auto"/>
          <w:szCs w:val="21"/>
          <w:highlight w:val="none"/>
          <w:lang w:val="en-US" w:eastAsia="zh-CN"/>
        </w:rPr>
        <w:t>应</w:t>
      </w:r>
      <w:r>
        <w:rPr>
          <w:rFonts w:hint="eastAsia" w:ascii="宋体" w:hAnsi="宋体" w:eastAsia="宋体"/>
          <w:color w:val="auto"/>
          <w:szCs w:val="21"/>
          <w:highlight w:val="none"/>
          <w:lang w:eastAsia="zh-CN"/>
        </w:rPr>
        <w:t>根据采购文件和投标（响应）文件规定进行</w:t>
      </w:r>
      <w:r>
        <w:rPr>
          <w:rFonts w:hint="eastAsia" w:ascii="宋体" w:hAnsi="宋体" w:eastAsia="宋体"/>
          <w:color w:val="auto"/>
          <w:szCs w:val="21"/>
          <w:highlight w:val="none"/>
        </w:rPr>
        <w:t>合同分包。</w:t>
      </w:r>
    </w:p>
    <w:p w14:paraId="1E456708">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1</w:t>
      </w:r>
      <w:r>
        <w:rPr>
          <w:rFonts w:hint="eastAsia" w:ascii="宋体" w:hAnsi="宋体" w:eastAsia="宋体"/>
          <w:color w:val="auto"/>
          <w:szCs w:val="21"/>
          <w:highlight w:val="none"/>
          <w:lang w:val="en-US" w:eastAsia="zh-CN"/>
        </w:rPr>
        <w:t>7</w:t>
      </w:r>
      <w:r>
        <w:rPr>
          <w:rFonts w:hint="eastAsia" w:ascii="宋体" w:hAnsi="宋体" w:eastAsia="宋体"/>
          <w:color w:val="auto"/>
          <w:szCs w:val="21"/>
          <w:highlight w:val="none"/>
        </w:rPr>
        <w:t>.2 乙方执行政府采购政策向中小企业依法分包的</w:t>
      </w:r>
      <w:r>
        <w:rPr>
          <w:rFonts w:hint="eastAsia" w:ascii="宋体" w:hAnsi="宋体" w:eastAsia="宋体"/>
          <w:color w:val="auto"/>
          <w:szCs w:val="21"/>
          <w:highlight w:val="none"/>
          <w:lang w:eastAsia="zh-CN"/>
        </w:rPr>
        <w:t>，</w:t>
      </w:r>
      <w:r>
        <w:rPr>
          <w:rFonts w:hint="eastAsia" w:ascii="宋体" w:hAnsi="宋体" w:eastAsia="宋体"/>
          <w:color w:val="auto"/>
          <w:szCs w:val="21"/>
          <w:highlight w:val="none"/>
        </w:rPr>
        <w:t>乙方应当按采购文件</w:t>
      </w:r>
      <w:r>
        <w:rPr>
          <w:rFonts w:hint="eastAsia" w:ascii="宋体" w:hAnsi="宋体" w:eastAsia="宋体"/>
          <w:color w:val="auto"/>
          <w:szCs w:val="21"/>
          <w:highlight w:val="none"/>
          <w:lang w:eastAsia="zh-CN"/>
        </w:rPr>
        <w:t>和</w:t>
      </w:r>
      <w:r>
        <w:rPr>
          <w:rFonts w:hint="eastAsia" w:ascii="宋体" w:hAnsi="宋体" w:eastAsia="宋体"/>
          <w:color w:val="auto"/>
          <w:szCs w:val="21"/>
          <w:highlight w:val="none"/>
        </w:rPr>
        <w:t>投标（响应）文件签订分包</w:t>
      </w:r>
      <w:r>
        <w:rPr>
          <w:rFonts w:hint="eastAsia" w:ascii="宋体" w:hAnsi="宋体" w:eastAsia="宋体"/>
          <w:color w:val="auto"/>
          <w:szCs w:val="21"/>
          <w:highlight w:val="none"/>
          <w:lang w:eastAsia="zh-CN"/>
        </w:rPr>
        <w:t>意向</w:t>
      </w:r>
      <w:r>
        <w:rPr>
          <w:rFonts w:hint="eastAsia" w:ascii="宋体" w:hAnsi="宋体" w:eastAsia="宋体"/>
          <w:color w:val="auto"/>
          <w:szCs w:val="21"/>
          <w:highlight w:val="none"/>
        </w:rPr>
        <w:t>协议，分包</w:t>
      </w:r>
      <w:r>
        <w:rPr>
          <w:rFonts w:hint="eastAsia" w:ascii="宋体" w:hAnsi="宋体" w:eastAsia="宋体"/>
          <w:color w:val="auto"/>
          <w:szCs w:val="21"/>
          <w:highlight w:val="none"/>
          <w:lang w:eastAsia="zh-CN"/>
        </w:rPr>
        <w:t>意向</w:t>
      </w:r>
      <w:r>
        <w:rPr>
          <w:rFonts w:hint="eastAsia" w:ascii="宋体" w:hAnsi="宋体" w:eastAsia="宋体"/>
          <w:color w:val="auto"/>
          <w:szCs w:val="21"/>
          <w:highlight w:val="none"/>
        </w:rPr>
        <w:t>协议属于本合同组成部分。</w:t>
      </w:r>
    </w:p>
    <w:p w14:paraId="43CD7079">
      <w:pPr>
        <w:autoSpaceDE w:val="0"/>
        <w:autoSpaceDN w:val="0"/>
        <w:adjustRightInd w:val="0"/>
        <w:snapToGrid w:val="0"/>
        <w:spacing w:before="0" w:line="400" w:lineRule="exact"/>
        <w:jc w:val="left"/>
        <w:rPr>
          <w:rFonts w:ascii="宋体" w:hAnsi="宋体" w:eastAsia="宋体"/>
          <w:b/>
          <w:bCs/>
          <w:color w:val="auto"/>
          <w:sz w:val="24"/>
          <w:highlight w:val="none"/>
        </w:rPr>
      </w:pPr>
      <w:r>
        <w:rPr>
          <w:rFonts w:hint="eastAsia" w:ascii="宋体" w:hAnsi="宋体" w:eastAsia="宋体"/>
          <w:b/>
          <w:bCs/>
          <w:color w:val="auto"/>
          <w:sz w:val="24"/>
          <w:highlight w:val="none"/>
          <w:lang w:eastAsia="zh-CN"/>
        </w:rPr>
        <w:t>1</w:t>
      </w:r>
      <w:r>
        <w:rPr>
          <w:rFonts w:hint="eastAsia" w:ascii="宋体" w:hAnsi="宋体" w:eastAsia="宋体"/>
          <w:b/>
          <w:bCs/>
          <w:color w:val="auto"/>
          <w:sz w:val="24"/>
          <w:highlight w:val="none"/>
          <w:lang w:val="en-US" w:eastAsia="zh-CN"/>
        </w:rPr>
        <w:t>8</w:t>
      </w:r>
      <w:r>
        <w:rPr>
          <w:rFonts w:hint="eastAsia" w:ascii="宋体" w:hAnsi="宋体" w:eastAsia="宋体"/>
          <w:b/>
          <w:bCs/>
          <w:color w:val="auto"/>
          <w:sz w:val="24"/>
          <w:highlight w:val="none"/>
        </w:rPr>
        <w:t>.</w:t>
      </w:r>
      <w:r>
        <w:rPr>
          <w:rFonts w:hint="eastAsia" w:ascii="宋体" w:hAnsi="宋体" w:eastAsia="宋体"/>
          <w:b/>
          <w:bCs/>
          <w:color w:val="auto"/>
          <w:sz w:val="24"/>
          <w:highlight w:val="none"/>
          <w:lang w:val="en-US" w:eastAsia="zh-CN"/>
        </w:rPr>
        <w:t xml:space="preserve"> </w:t>
      </w:r>
      <w:r>
        <w:rPr>
          <w:rFonts w:hint="eastAsia" w:ascii="宋体" w:hAnsi="宋体" w:eastAsia="宋体"/>
          <w:b/>
          <w:bCs/>
          <w:color w:val="auto"/>
          <w:sz w:val="24"/>
          <w:highlight w:val="none"/>
        </w:rPr>
        <w:t>不可抗力</w:t>
      </w:r>
    </w:p>
    <w:p w14:paraId="1BE04082">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lang w:eastAsia="zh-CN"/>
        </w:rPr>
        <w:t>1</w:t>
      </w:r>
      <w:r>
        <w:rPr>
          <w:rFonts w:hint="eastAsia" w:ascii="宋体" w:hAnsi="宋体" w:eastAsia="宋体"/>
          <w:color w:val="auto"/>
          <w:szCs w:val="21"/>
          <w:highlight w:val="none"/>
          <w:lang w:val="en-US" w:eastAsia="zh-CN"/>
        </w:rPr>
        <w:t>8</w:t>
      </w:r>
      <w:r>
        <w:rPr>
          <w:rFonts w:hint="eastAsia" w:ascii="宋体" w:hAnsi="宋体" w:eastAsia="宋体"/>
          <w:color w:val="auto"/>
          <w:szCs w:val="21"/>
          <w:highlight w:val="none"/>
        </w:rPr>
        <w:t>.1 不可抗力是指合同双方不能预见、不能避免且不能克服的客观情况。</w:t>
      </w:r>
    </w:p>
    <w:p w14:paraId="53E71D2C">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lang w:eastAsia="zh-CN"/>
        </w:rPr>
        <w:t>1</w:t>
      </w:r>
      <w:r>
        <w:rPr>
          <w:rFonts w:hint="eastAsia" w:ascii="宋体" w:hAnsi="宋体" w:eastAsia="宋体"/>
          <w:color w:val="auto"/>
          <w:szCs w:val="21"/>
          <w:highlight w:val="none"/>
          <w:lang w:val="en-US" w:eastAsia="zh-CN"/>
        </w:rPr>
        <w:t>8</w:t>
      </w:r>
      <w:r>
        <w:rPr>
          <w:rFonts w:hint="eastAsia" w:ascii="宋体" w:hAnsi="宋体" w:eastAsia="宋体"/>
          <w:color w:val="auto"/>
          <w:szCs w:val="21"/>
          <w:highlight w:val="none"/>
        </w:rPr>
        <w:t>.2 任何一方对由于不可抗力造成的部分或全部不能履行合同不承担违约责任。但迟延履行后发生不可抗力的，不能免除责任。</w:t>
      </w:r>
    </w:p>
    <w:p w14:paraId="57CA0F36">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lang w:eastAsia="zh-CN"/>
        </w:rPr>
        <w:t>1</w:t>
      </w:r>
      <w:r>
        <w:rPr>
          <w:rFonts w:hint="eastAsia" w:ascii="宋体" w:hAnsi="宋体" w:eastAsia="宋体"/>
          <w:color w:val="auto"/>
          <w:szCs w:val="21"/>
          <w:highlight w:val="none"/>
          <w:lang w:val="en-US" w:eastAsia="zh-CN"/>
        </w:rPr>
        <w:t>8</w:t>
      </w:r>
      <w:r>
        <w:rPr>
          <w:rFonts w:hint="eastAsia" w:ascii="宋体" w:hAnsi="宋体" w:eastAsia="宋体"/>
          <w:color w:val="auto"/>
          <w:szCs w:val="21"/>
          <w:highlight w:val="none"/>
        </w:rPr>
        <w:t>.3 遇有不可抗力的一方，应及时将事件情况以书面形式</w:t>
      </w:r>
      <w:r>
        <w:rPr>
          <w:rFonts w:hint="eastAsia" w:ascii="宋体" w:hAnsi="宋体" w:eastAsia="宋体"/>
          <w:color w:val="auto"/>
          <w:szCs w:val="21"/>
          <w:highlight w:val="none"/>
          <w:lang w:eastAsia="zh-CN"/>
        </w:rPr>
        <w:t>告</w:t>
      </w:r>
      <w:r>
        <w:rPr>
          <w:rFonts w:hint="eastAsia" w:ascii="宋体" w:hAnsi="宋体" w:eastAsia="宋体"/>
          <w:color w:val="auto"/>
          <w:szCs w:val="21"/>
          <w:highlight w:val="none"/>
        </w:rPr>
        <w:t>知另一方，并在事件发生后及时向另一方提交合同不能履行或部分不能履行或需要延期履行</w:t>
      </w:r>
      <w:r>
        <w:rPr>
          <w:rFonts w:hint="eastAsia" w:ascii="宋体" w:hAnsi="宋体" w:eastAsia="宋体"/>
          <w:color w:val="auto"/>
          <w:szCs w:val="21"/>
          <w:highlight w:val="none"/>
          <w:lang w:eastAsia="zh-CN"/>
        </w:rPr>
        <w:t>的详细</w:t>
      </w:r>
      <w:r>
        <w:rPr>
          <w:rFonts w:hint="eastAsia" w:ascii="宋体" w:hAnsi="宋体" w:eastAsia="宋体"/>
          <w:color w:val="auto"/>
          <w:szCs w:val="21"/>
          <w:highlight w:val="none"/>
        </w:rPr>
        <w:t>报告</w:t>
      </w:r>
      <w:r>
        <w:rPr>
          <w:rFonts w:hint="eastAsia" w:ascii="宋体" w:hAnsi="宋体" w:eastAsia="宋体"/>
          <w:color w:val="auto"/>
          <w:szCs w:val="21"/>
          <w:highlight w:val="none"/>
          <w:lang w:eastAsia="zh-CN"/>
        </w:rPr>
        <w:t>，以</w:t>
      </w:r>
      <w:r>
        <w:rPr>
          <w:rFonts w:hint="eastAsia" w:ascii="宋体" w:hAnsi="宋体" w:eastAsia="宋体"/>
          <w:color w:val="auto"/>
          <w:szCs w:val="21"/>
          <w:highlight w:val="none"/>
          <w:lang w:val="en-US" w:eastAsia="zh-CN"/>
        </w:rPr>
        <w:t>及证明不可抗力发生及其持续时间的证据</w:t>
      </w:r>
      <w:r>
        <w:rPr>
          <w:rFonts w:hint="eastAsia" w:ascii="宋体" w:hAnsi="宋体" w:eastAsia="宋体"/>
          <w:color w:val="auto"/>
          <w:szCs w:val="21"/>
          <w:highlight w:val="none"/>
        </w:rPr>
        <w:t>。</w:t>
      </w:r>
    </w:p>
    <w:p w14:paraId="1ACFCED4">
      <w:pPr>
        <w:autoSpaceDE w:val="0"/>
        <w:autoSpaceDN w:val="0"/>
        <w:adjustRightInd w:val="0"/>
        <w:snapToGrid w:val="0"/>
        <w:spacing w:before="0" w:line="400" w:lineRule="exact"/>
        <w:jc w:val="left"/>
        <w:rPr>
          <w:rFonts w:hint="eastAsia" w:ascii="宋体" w:hAnsi="宋体" w:eastAsia="宋体"/>
          <w:b/>
          <w:bCs/>
          <w:color w:val="auto"/>
          <w:sz w:val="24"/>
          <w:highlight w:val="none"/>
        </w:rPr>
      </w:pPr>
      <w:r>
        <w:rPr>
          <w:rFonts w:hint="eastAsia" w:ascii="宋体" w:hAnsi="宋体" w:eastAsia="宋体"/>
          <w:b/>
          <w:bCs/>
          <w:color w:val="auto"/>
          <w:sz w:val="24"/>
          <w:highlight w:val="none"/>
          <w:lang w:val="en-US" w:eastAsia="zh-CN"/>
        </w:rPr>
        <w:t>19</w:t>
      </w:r>
      <w:r>
        <w:rPr>
          <w:rFonts w:hint="eastAsia" w:ascii="宋体" w:hAnsi="宋体" w:eastAsia="宋体"/>
          <w:b/>
          <w:bCs/>
          <w:color w:val="auto"/>
          <w:sz w:val="24"/>
          <w:highlight w:val="none"/>
        </w:rPr>
        <w:t>.</w:t>
      </w:r>
      <w:r>
        <w:rPr>
          <w:rFonts w:hint="eastAsia" w:ascii="宋体" w:hAnsi="宋体" w:eastAsia="宋体"/>
          <w:b/>
          <w:bCs/>
          <w:color w:val="auto"/>
          <w:sz w:val="24"/>
          <w:highlight w:val="none"/>
          <w:lang w:val="en-US" w:eastAsia="zh-CN"/>
        </w:rPr>
        <w:t xml:space="preserve"> </w:t>
      </w:r>
      <w:r>
        <w:rPr>
          <w:rFonts w:hint="eastAsia" w:ascii="宋体" w:hAnsi="宋体" w:eastAsia="宋体"/>
          <w:b/>
          <w:bCs/>
          <w:color w:val="auto"/>
          <w:sz w:val="24"/>
          <w:highlight w:val="none"/>
        </w:rPr>
        <w:t>解决争议的方法</w:t>
      </w:r>
    </w:p>
    <w:p w14:paraId="25B270B8">
      <w:pPr>
        <w:autoSpaceDE w:val="0"/>
        <w:autoSpaceDN w:val="0"/>
        <w:adjustRightInd w:val="0"/>
        <w:spacing w:line="400" w:lineRule="exact"/>
        <w:ind w:firstLine="420" w:firstLineChars="200"/>
        <w:jc w:val="both"/>
        <w:rPr>
          <w:rFonts w:hint="eastAsia" w:ascii="宋体" w:hAnsi="宋体" w:eastAsia="宋体" w:cs="宋体"/>
          <w:sz w:val="21"/>
          <w:szCs w:val="21"/>
          <w:highlight w:val="none"/>
          <w:lang w:val="en-US" w:eastAsia="zh-CN" w:bidi="ar-SA"/>
        </w:rPr>
      </w:pPr>
      <w:r>
        <w:rPr>
          <w:rFonts w:hint="eastAsia" w:ascii="宋体" w:hAnsi="宋体" w:eastAsia="宋体" w:cs="宋体"/>
          <w:sz w:val="21"/>
          <w:szCs w:val="21"/>
          <w:highlight w:val="none"/>
          <w:lang w:val="en-US" w:eastAsia="zh-CN" w:bidi="ar-SA"/>
        </w:rPr>
        <w:t>19.1 因本合同及合同有关事项发生的争议，由甲乙双方友好协商解决。协商不成时，可以向有关组织申请调解。合同一方或双方不愿调解或调解不成的，可以通过仲裁或诉讼的方式解决争议。</w:t>
      </w:r>
    </w:p>
    <w:p w14:paraId="7F5D9725">
      <w:pPr>
        <w:autoSpaceDE w:val="0"/>
        <w:autoSpaceDN w:val="0"/>
        <w:adjustRightInd w:val="0"/>
        <w:spacing w:line="400" w:lineRule="exact"/>
        <w:ind w:firstLine="420" w:firstLineChars="200"/>
        <w:jc w:val="both"/>
        <w:rPr>
          <w:rFonts w:hint="eastAsia" w:ascii="宋体" w:hAnsi="宋体" w:eastAsia="宋体" w:cs="宋体"/>
          <w:sz w:val="21"/>
          <w:szCs w:val="21"/>
          <w:highlight w:val="none"/>
          <w:lang w:val="en-US" w:eastAsia="zh-CN" w:bidi="ar-SA"/>
        </w:rPr>
      </w:pPr>
      <w:r>
        <w:rPr>
          <w:rFonts w:hint="eastAsia" w:ascii="宋体" w:hAnsi="宋体" w:eastAsia="宋体" w:cs="宋体"/>
          <w:sz w:val="21"/>
          <w:szCs w:val="21"/>
          <w:highlight w:val="none"/>
          <w:lang w:val="en-US" w:eastAsia="zh-CN" w:bidi="ar-SA"/>
        </w:rPr>
        <w:t>19.2 选择仲裁的，应在</w:t>
      </w:r>
      <w:r>
        <w:rPr>
          <w:rFonts w:hint="eastAsia" w:ascii="宋体" w:hAnsi="宋体" w:eastAsia="宋体" w:cs="宋体"/>
          <w:b/>
          <w:bCs/>
          <w:color w:val="auto"/>
          <w:sz w:val="21"/>
          <w:szCs w:val="21"/>
          <w:highlight w:val="none"/>
          <w:lang w:val="en-US" w:eastAsia="zh-CN" w:bidi="ar-SA"/>
        </w:rPr>
        <w:t>【政府采购合同专用条款】</w:t>
      </w:r>
      <w:r>
        <w:rPr>
          <w:rFonts w:hint="eastAsia" w:ascii="宋体" w:hAnsi="宋体" w:eastAsia="宋体" w:cs="宋体"/>
          <w:sz w:val="21"/>
          <w:szCs w:val="21"/>
          <w:highlight w:val="none"/>
          <w:lang w:val="en-US" w:eastAsia="zh-CN" w:bidi="ar-SA"/>
        </w:rPr>
        <w:t>中明确仲裁机构及仲裁地；通过诉讼方式解决的，可以在</w:t>
      </w:r>
      <w:r>
        <w:rPr>
          <w:rFonts w:hint="eastAsia" w:ascii="宋体" w:hAnsi="宋体" w:eastAsia="宋体" w:cs="宋体"/>
          <w:b/>
          <w:bCs/>
          <w:color w:val="auto"/>
          <w:sz w:val="21"/>
          <w:szCs w:val="21"/>
          <w:highlight w:val="none"/>
          <w:lang w:val="en-US" w:eastAsia="zh-CN" w:bidi="ar-SA"/>
        </w:rPr>
        <w:t>【政府采购合同专用条款】</w:t>
      </w:r>
      <w:r>
        <w:rPr>
          <w:rFonts w:hint="eastAsia" w:ascii="宋体" w:hAnsi="宋体" w:eastAsia="宋体" w:cs="宋体"/>
          <w:sz w:val="21"/>
          <w:szCs w:val="21"/>
          <w:highlight w:val="none"/>
          <w:lang w:val="en-US" w:eastAsia="zh-CN" w:bidi="ar-SA"/>
        </w:rPr>
        <w:t>中进一步约定选择与争议有实际联系的地点的人民法院管辖，但管辖法院的约定不得违反级别管辖和专属管辖的规定。</w:t>
      </w:r>
    </w:p>
    <w:p w14:paraId="09F5E9C1">
      <w:pPr>
        <w:autoSpaceDE w:val="0"/>
        <w:autoSpaceDN w:val="0"/>
        <w:adjustRightInd w:val="0"/>
        <w:spacing w:line="400" w:lineRule="exact"/>
        <w:ind w:firstLine="420" w:firstLineChars="200"/>
        <w:jc w:val="both"/>
        <w:rPr>
          <w:rFonts w:hint="eastAsia" w:ascii="宋体" w:hAnsi="宋体" w:eastAsia="宋体" w:cs="宋体"/>
          <w:sz w:val="21"/>
          <w:szCs w:val="21"/>
          <w:highlight w:val="none"/>
          <w:lang w:val="en-US" w:eastAsia="zh-CN" w:bidi="ar-SA"/>
        </w:rPr>
      </w:pPr>
      <w:r>
        <w:rPr>
          <w:rFonts w:hint="eastAsia" w:ascii="宋体" w:hAnsi="宋体" w:eastAsia="宋体" w:cs="宋体"/>
          <w:sz w:val="21"/>
          <w:szCs w:val="21"/>
          <w:highlight w:val="none"/>
          <w:lang w:val="en-US" w:eastAsia="zh-CN" w:bidi="ar-SA"/>
        </w:rPr>
        <w:t>19.3 如甲乙双方有争议的事项不影响合同其他部分的履行，在争议解决期间，合同其他部分应当继续履行。</w:t>
      </w:r>
    </w:p>
    <w:p w14:paraId="135926C6">
      <w:pPr>
        <w:autoSpaceDE w:val="0"/>
        <w:autoSpaceDN w:val="0"/>
        <w:adjustRightInd w:val="0"/>
        <w:snapToGrid w:val="0"/>
        <w:spacing w:before="0" w:line="400" w:lineRule="exact"/>
        <w:jc w:val="left"/>
        <w:rPr>
          <w:rFonts w:ascii="宋体" w:hAnsi="宋体" w:eastAsia="宋体"/>
          <w:color w:val="auto"/>
          <w:sz w:val="24"/>
          <w:highlight w:val="none"/>
        </w:rPr>
      </w:pPr>
      <w:r>
        <w:rPr>
          <w:rFonts w:hint="eastAsia" w:ascii="宋体" w:hAnsi="宋体" w:eastAsia="宋体"/>
          <w:b/>
          <w:color w:val="auto"/>
          <w:sz w:val="24"/>
          <w:highlight w:val="none"/>
          <w:lang w:val="en-US" w:eastAsia="zh-CN"/>
        </w:rPr>
        <w:t>20</w:t>
      </w:r>
      <w:r>
        <w:rPr>
          <w:rFonts w:hint="eastAsia" w:ascii="宋体" w:hAnsi="宋体" w:eastAsia="宋体"/>
          <w:b/>
          <w:color w:val="auto"/>
          <w:sz w:val="24"/>
          <w:highlight w:val="none"/>
        </w:rPr>
        <w:t>.</w:t>
      </w:r>
      <w:r>
        <w:rPr>
          <w:rFonts w:hint="eastAsia" w:ascii="宋体" w:hAnsi="宋体" w:eastAsia="宋体"/>
          <w:b/>
          <w:color w:val="auto"/>
          <w:sz w:val="24"/>
          <w:highlight w:val="none"/>
          <w:lang w:val="en-US" w:eastAsia="zh-CN"/>
        </w:rPr>
        <w:t xml:space="preserve"> </w:t>
      </w:r>
      <w:r>
        <w:rPr>
          <w:rFonts w:hint="eastAsia" w:ascii="宋体" w:hAnsi="宋体" w:eastAsia="宋体"/>
          <w:b/>
          <w:color w:val="auto"/>
          <w:sz w:val="24"/>
          <w:highlight w:val="none"/>
        </w:rPr>
        <w:t>政府采购政策</w:t>
      </w:r>
    </w:p>
    <w:p w14:paraId="00CC08A4">
      <w:pPr>
        <w:autoSpaceDE w:val="0"/>
        <w:autoSpaceDN w:val="0"/>
        <w:adjustRightInd w:val="0"/>
        <w:snapToGrid w:val="0"/>
        <w:spacing w:before="0" w:line="400" w:lineRule="exact"/>
        <w:ind w:firstLine="420" w:firstLineChars="200"/>
        <w:jc w:val="left"/>
        <w:rPr>
          <w:rFonts w:hint="default" w:ascii="宋体" w:hAnsi="宋体" w:eastAsia="宋体"/>
          <w:color w:val="auto"/>
          <w:szCs w:val="21"/>
          <w:highlight w:val="none"/>
          <w:lang w:val="en-US" w:eastAsia="zh-CN"/>
        </w:rPr>
      </w:pPr>
      <w:r>
        <w:rPr>
          <w:rFonts w:hint="eastAsia" w:ascii="宋体" w:hAnsi="宋体" w:eastAsia="宋体"/>
          <w:color w:val="auto"/>
          <w:szCs w:val="21"/>
          <w:highlight w:val="none"/>
          <w:lang w:val="en-US" w:eastAsia="zh-CN"/>
        </w:rPr>
        <w:t xml:space="preserve">20.1 </w:t>
      </w:r>
      <w:r>
        <w:rPr>
          <w:rFonts w:hint="eastAsia" w:ascii="宋体" w:hAnsi="宋体" w:eastAsia="宋体" w:cs="宋体"/>
          <w:highlight w:val="none"/>
          <w:lang w:val="en-GB"/>
        </w:rPr>
        <w:t>本合同应当按照规定执行政府采购政策。</w:t>
      </w:r>
    </w:p>
    <w:p w14:paraId="740B866B">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ascii="宋体" w:hAnsi="宋体" w:eastAsia="宋体"/>
          <w:color w:val="auto"/>
          <w:szCs w:val="21"/>
          <w:highlight w:val="none"/>
        </w:rPr>
        <w:t>2</w:t>
      </w:r>
      <w:r>
        <w:rPr>
          <w:rFonts w:hint="eastAsia" w:ascii="宋体" w:hAnsi="宋体" w:eastAsia="宋体"/>
          <w:color w:val="auto"/>
          <w:szCs w:val="21"/>
          <w:highlight w:val="none"/>
          <w:lang w:val="en-US" w:eastAsia="zh-CN"/>
        </w:rPr>
        <w:t>0</w:t>
      </w:r>
      <w:r>
        <w:rPr>
          <w:rFonts w:hint="eastAsia" w:ascii="宋体" w:hAnsi="宋体" w:eastAsia="宋体"/>
          <w:color w:val="auto"/>
          <w:szCs w:val="21"/>
          <w:highlight w:val="none"/>
        </w:rPr>
        <w:t>.</w:t>
      </w:r>
      <w:r>
        <w:rPr>
          <w:rFonts w:hint="eastAsia" w:ascii="宋体" w:hAnsi="宋体" w:eastAsia="宋体"/>
          <w:color w:val="auto"/>
          <w:szCs w:val="21"/>
          <w:highlight w:val="none"/>
          <w:lang w:val="en-US" w:eastAsia="zh-CN"/>
        </w:rPr>
        <w:t>2</w:t>
      </w:r>
      <w:r>
        <w:rPr>
          <w:rFonts w:hint="eastAsia" w:ascii="宋体" w:hAnsi="宋体" w:eastAsia="宋体"/>
          <w:color w:val="auto"/>
          <w:szCs w:val="21"/>
          <w:highlight w:val="none"/>
        </w:rPr>
        <w:t xml:space="preserve"> 本合同依法执行政府采购政策的方式和内容，属于合同履约验收的范围。</w:t>
      </w:r>
      <w:r>
        <w:rPr>
          <w:rFonts w:hint="eastAsia" w:ascii="宋体" w:hAnsi="宋体" w:eastAsia="宋体" w:cs="宋体"/>
          <w:sz w:val="21"/>
          <w:highlight w:val="none"/>
          <w:lang w:eastAsia="zh-CN"/>
        </w:rPr>
        <w:t>甲乙双方</w:t>
      </w:r>
      <w:r>
        <w:rPr>
          <w:rFonts w:hint="eastAsia" w:ascii="宋体" w:hAnsi="宋体" w:eastAsia="宋体" w:cs="宋体"/>
          <w:highlight w:val="none"/>
          <w:lang w:val="en-GB"/>
        </w:rPr>
        <w:t>未按规定要求执行政府采购政策造成损失的</w:t>
      </w:r>
      <w:r>
        <w:rPr>
          <w:rFonts w:hint="eastAsia" w:ascii="宋体" w:hAnsi="宋体" w:eastAsia="宋体"/>
          <w:color w:val="auto"/>
          <w:szCs w:val="21"/>
          <w:highlight w:val="none"/>
        </w:rPr>
        <w:t>，有过错的一方应当承担赔偿责任，双方都有过错的，各自承担相应的责任。</w:t>
      </w:r>
    </w:p>
    <w:p w14:paraId="4228C7BD">
      <w:pPr>
        <w:widowControl w:val="0"/>
        <w:spacing w:after="0" w:line="400" w:lineRule="exact"/>
        <w:ind w:firstLine="420" w:firstLineChars="200"/>
        <w:jc w:val="both"/>
        <w:rPr>
          <w:rFonts w:ascii="Calibri" w:hAnsi="Calibri" w:eastAsia="宋体" w:cs="Times New Roman"/>
          <w:color w:val="auto"/>
          <w:kern w:val="2"/>
          <w:sz w:val="21"/>
          <w:szCs w:val="22"/>
          <w:highlight w:val="none"/>
          <w:lang w:val="en-US" w:eastAsia="zh-CN" w:bidi="ar-SA"/>
        </w:rPr>
      </w:pPr>
      <w:r>
        <w:rPr>
          <w:rFonts w:ascii="宋体" w:hAnsi="宋体" w:eastAsia="宋体" w:cs="Times New Roman"/>
          <w:color w:val="auto"/>
          <w:kern w:val="2"/>
          <w:sz w:val="21"/>
          <w:szCs w:val="21"/>
          <w:highlight w:val="none"/>
          <w:lang w:val="en-US" w:eastAsia="zh-CN" w:bidi="ar-SA"/>
        </w:rPr>
        <w:t>2</w:t>
      </w:r>
      <w:r>
        <w:rPr>
          <w:rFonts w:hint="eastAsia" w:ascii="宋体" w:hAnsi="宋体" w:eastAsia="宋体" w:cs="Times New Roman"/>
          <w:color w:val="auto"/>
          <w:kern w:val="2"/>
          <w:sz w:val="21"/>
          <w:szCs w:val="21"/>
          <w:highlight w:val="none"/>
          <w:lang w:val="en-US" w:eastAsia="zh-CN" w:bidi="ar-SA"/>
        </w:rPr>
        <w:t>0.3 对于为落实中小企业支持政策，通过采购项目整体预留、设置采购包专门预留、要求以联合体形式参加或者合同分包等措施签订的采购合同，应当明确标注本合同为中小企业预留合同。其中，要求以联合体形式参加采购活动或者合同分包的，须将联合协议或者分包意向协议作为采购合同的组成部分。</w:t>
      </w:r>
    </w:p>
    <w:p w14:paraId="27FCA72B">
      <w:pPr>
        <w:autoSpaceDE w:val="0"/>
        <w:autoSpaceDN w:val="0"/>
        <w:adjustRightInd w:val="0"/>
        <w:snapToGrid w:val="0"/>
        <w:spacing w:before="0" w:line="400" w:lineRule="exact"/>
        <w:jc w:val="left"/>
        <w:rPr>
          <w:rFonts w:hint="eastAsia" w:ascii="宋体" w:hAnsi="宋体" w:eastAsia="宋体"/>
          <w:b/>
          <w:color w:val="auto"/>
          <w:sz w:val="24"/>
          <w:highlight w:val="none"/>
        </w:rPr>
      </w:pPr>
      <w:r>
        <w:rPr>
          <w:rFonts w:hint="eastAsia" w:ascii="宋体" w:hAnsi="宋体" w:eastAsia="宋体"/>
          <w:b/>
          <w:color w:val="auto"/>
          <w:sz w:val="24"/>
          <w:highlight w:val="none"/>
        </w:rPr>
        <w:t>2</w:t>
      </w:r>
      <w:r>
        <w:rPr>
          <w:rFonts w:hint="eastAsia" w:ascii="宋体" w:hAnsi="宋体" w:eastAsia="宋体"/>
          <w:b/>
          <w:color w:val="auto"/>
          <w:sz w:val="24"/>
          <w:highlight w:val="none"/>
          <w:lang w:val="en-US" w:eastAsia="zh-CN"/>
        </w:rPr>
        <w:t>1</w:t>
      </w:r>
      <w:r>
        <w:rPr>
          <w:rFonts w:hint="eastAsia" w:ascii="宋体" w:hAnsi="宋体" w:eastAsia="宋体"/>
          <w:b/>
          <w:color w:val="auto"/>
          <w:sz w:val="24"/>
          <w:highlight w:val="none"/>
        </w:rPr>
        <w:t>.</w:t>
      </w:r>
      <w:r>
        <w:rPr>
          <w:rFonts w:hint="eastAsia" w:ascii="宋体" w:hAnsi="宋体" w:eastAsia="宋体"/>
          <w:b/>
          <w:color w:val="auto"/>
          <w:sz w:val="24"/>
          <w:highlight w:val="none"/>
          <w:lang w:val="en-US" w:eastAsia="zh-CN"/>
        </w:rPr>
        <w:t xml:space="preserve"> </w:t>
      </w:r>
      <w:r>
        <w:rPr>
          <w:rFonts w:hint="eastAsia" w:ascii="宋体" w:hAnsi="宋体" w:eastAsia="宋体"/>
          <w:b/>
          <w:color w:val="auto"/>
          <w:sz w:val="24"/>
          <w:highlight w:val="none"/>
        </w:rPr>
        <w:t>法律适用</w:t>
      </w:r>
    </w:p>
    <w:p w14:paraId="18F3B408">
      <w:pPr>
        <w:autoSpaceDE w:val="0"/>
        <w:autoSpaceDN w:val="0"/>
        <w:adjustRightInd w:val="0"/>
        <w:spacing w:line="400" w:lineRule="exact"/>
        <w:ind w:firstLine="420" w:firstLineChars="200"/>
        <w:jc w:val="both"/>
        <w:rPr>
          <w:rFonts w:hint="eastAsia" w:ascii="宋体" w:hAnsi="宋体" w:eastAsia="宋体" w:cs="宋体"/>
          <w:sz w:val="21"/>
          <w:szCs w:val="21"/>
          <w:highlight w:val="none"/>
          <w:lang w:val="en-US" w:eastAsia="zh-CN" w:bidi="ar-SA"/>
        </w:rPr>
      </w:pPr>
      <w:r>
        <w:rPr>
          <w:rFonts w:hint="eastAsia" w:ascii="宋体" w:hAnsi="宋体" w:eastAsia="宋体" w:cs="宋体"/>
          <w:sz w:val="21"/>
          <w:szCs w:val="21"/>
          <w:highlight w:val="none"/>
          <w:lang w:val="en-US" w:eastAsia="zh-CN" w:bidi="ar-SA"/>
        </w:rPr>
        <w:t>21.1 本合同的订立、生效、解释、履行及与本合同有关的争议解决，均适用法律、行政法规。</w:t>
      </w:r>
    </w:p>
    <w:p w14:paraId="3AF772CF">
      <w:pPr>
        <w:autoSpaceDE w:val="0"/>
        <w:autoSpaceDN w:val="0"/>
        <w:adjustRightInd w:val="0"/>
        <w:spacing w:line="400" w:lineRule="exact"/>
        <w:ind w:firstLine="420" w:firstLineChars="200"/>
        <w:jc w:val="both"/>
        <w:rPr>
          <w:rFonts w:hint="eastAsia" w:ascii="宋体" w:hAnsi="宋体" w:eastAsia="宋体" w:cs="宋体"/>
          <w:sz w:val="21"/>
          <w:szCs w:val="21"/>
          <w:highlight w:val="none"/>
          <w:lang w:val="en-US" w:eastAsia="zh-CN" w:bidi="ar-SA"/>
        </w:rPr>
      </w:pPr>
      <w:r>
        <w:rPr>
          <w:rFonts w:hint="eastAsia" w:ascii="宋体" w:hAnsi="宋体" w:eastAsia="宋体" w:cs="宋体"/>
          <w:sz w:val="21"/>
          <w:szCs w:val="21"/>
          <w:highlight w:val="none"/>
          <w:lang w:val="en-US" w:eastAsia="zh-CN" w:bidi="ar-SA"/>
        </w:rPr>
        <w:t>21.2 本合同条款与法律、行政法规的强制性规定不一致的，双方当事人应按照法律、行政法规的强制性规定修改本合同的相关条款。</w:t>
      </w:r>
    </w:p>
    <w:p w14:paraId="5F845DA3">
      <w:pPr>
        <w:numPr>
          <w:ilvl w:val="-1"/>
          <w:numId w:val="0"/>
        </w:numPr>
        <w:autoSpaceDE w:val="0"/>
        <w:autoSpaceDN w:val="0"/>
        <w:adjustRightInd w:val="0"/>
        <w:snapToGrid w:val="0"/>
        <w:spacing w:before="0" w:line="400" w:lineRule="exact"/>
        <w:jc w:val="left"/>
        <w:rPr>
          <w:rFonts w:ascii="宋体" w:hAnsi="宋体" w:eastAsia="宋体"/>
          <w:b/>
          <w:color w:val="auto"/>
          <w:sz w:val="24"/>
          <w:highlight w:val="none"/>
        </w:rPr>
      </w:pPr>
      <w:r>
        <w:rPr>
          <w:rFonts w:hint="eastAsia" w:ascii="宋体" w:hAnsi="宋体" w:eastAsia="宋体"/>
          <w:b/>
          <w:color w:val="auto"/>
          <w:sz w:val="24"/>
          <w:highlight w:val="none"/>
          <w:lang w:val="en-US" w:eastAsia="zh-CN"/>
        </w:rPr>
        <w:t xml:space="preserve">22. </w:t>
      </w:r>
      <w:r>
        <w:rPr>
          <w:rFonts w:hint="eastAsia" w:ascii="宋体" w:hAnsi="宋体" w:eastAsia="宋体"/>
          <w:b/>
          <w:color w:val="auto"/>
          <w:sz w:val="24"/>
          <w:highlight w:val="none"/>
        </w:rPr>
        <w:t>通知</w:t>
      </w:r>
    </w:p>
    <w:p w14:paraId="25612F99">
      <w:pPr>
        <w:autoSpaceDE w:val="0"/>
        <w:autoSpaceDN w:val="0"/>
        <w:adjustRightInd w:val="0"/>
        <w:spacing w:line="400" w:lineRule="exact"/>
        <w:ind w:firstLine="420" w:firstLineChars="200"/>
        <w:jc w:val="both"/>
        <w:rPr>
          <w:rFonts w:hint="eastAsia" w:ascii="宋体" w:hAnsi="宋体" w:eastAsia="宋体" w:cs="宋体"/>
          <w:sz w:val="21"/>
          <w:szCs w:val="21"/>
          <w:highlight w:val="none"/>
          <w:lang w:val="en-US" w:eastAsia="zh-CN" w:bidi="ar-SA"/>
        </w:rPr>
      </w:pPr>
      <w:r>
        <w:rPr>
          <w:rFonts w:hint="eastAsia" w:ascii="宋体" w:hAnsi="宋体" w:eastAsia="宋体" w:cs="宋体"/>
          <w:sz w:val="21"/>
          <w:szCs w:val="21"/>
          <w:highlight w:val="none"/>
          <w:lang w:val="en-US" w:eastAsia="zh-CN" w:bidi="ar-SA"/>
        </w:rPr>
        <w:t>22.1 本合同任何一方向对方发出的通知、信件、数据电文等，应当发送至本合同第一部分《政府采购合同协议书》所约定的通讯地址、联系人、联系电话或电子邮箱。</w:t>
      </w:r>
    </w:p>
    <w:p w14:paraId="0A8CCD11">
      <w:pPr>
        <w:autoSpaceDE w:val="0"/>
        <w:autoSpaceDN w:val="0"/>
        <w:adjustRightInd w:val="0"/>
        <w:spacing w:line="400" w:lineRule="exact"/>
        <w:ind w:firstLine="0" w:firstLineChars="0"/>
        <w:jc w:val="both"/>
        <w:rPr>
          <w:rFonts w:ascii="华文楷体" w:hAnsi="华文楷体" w:eastAsia="华文楷体" w:cs="华文楷体"/>
          <w:sz w:val="21"/>
          <w:szCs w:val="21"/>
          <w:highlight w:val="none"/>
          <w:lang w:val="en-US" w:eastAsia="zh-CN" w:bidi="ar-SA"/>
        </w:rPr>
      </w:pPr>
      <w:r>
        <w:rPr>
          <w:rFonts w:hint="eastAsia" w:ascii="宋体" w:hAnsi="宋体" w:eastAsia="宋体" w:cs="宋体"/>
          <w:sz w:val="21"/>
          <w:szCs w:val="21"/>
          <w:highlight w:val="none"/>
          <w:lang w:val="en-US" w:eastAsia="zh-CN" w:bidi="ar-SA"/>
        </w:rPr>
        <w:t xml:space="preserve">    22.2 一方当事人变更名称、住所、联系人、联系电话或电子邮箱等信息的，应当在变更后3日内及时书面通知对方，对方实际收到变更通知前的送达仍为有效送达。</w:t>
      </w:r>
    </w:p>
    <w:p w14:paraId="013FB2F9">
      <w:pPr>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2</w:t>
      </w:r>
      <w:r>
        <w:rPr>
          <w:rFonts w:hint="eastAsia" w:ascii="宋体" w:hAnsi="宋体" w:eastAsia="宋体"/>
          <w:color w:val="auto"/>
          <w:szCs w:val="21"/>
          <w:highlight w:val="none"/>
          <w:lang w:val="en-US" w:eastAsia="zh-CN"/>
        </w:rPr>
        <w:t>2</w:t>
      </w:r>
      <w:r>
        <w:rPr>
          <w:rFonts w:hint="eastAsia" w:ascii="宋体" w:hAnsi="宋体" w:eastAsia="宋体"/>
          <w:color w:val="auto"/>
          <w:szCs w:val="21"/>
          <w:highlight w:val="none"/>
        </w:rPr>
        <w:t>.</w:t>
      </w:r>
      <w:r>
        <w:rPr>
          <w:rFonts w:hint="eastAsia" w:ascii="宋体" w:hAnsi="宋体" w:eastAsia="宋体"/>
          <w:color w:val="auto"/>
          <w:szCs w:val="21"/>
          <w:highlight w:val="none"/>
          <w:lang w:val="en-US" w:eastAsia="zh-CN"/>
        </w:rPr>
        <w:t>3</w:t>
      </w:r>
      <w:r>
        <w:rPr>
          <w:rFonts w:hint="eastAsia" w:ascii="宋体" w:hAnsi="宋体" w:eastAsia="宋体"/>
          <w:color w:val="auto"/>
          <w:szCs w:val="21"/>
          <w:highlight w:val="none"/>
        </w:rPr>
        <w:t>本合同一方给另一方的通知均应采用书面形式，传真或快递送到本合同中规定的对方的地址和办理签收手续。</w:t>
      </w:r>
    </w:p>
    <w:p w14:paraId="7C84739E">
      <w:pPr>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2</w:t>
      </w:r>
      <w:r>
        <w:rPr>
          <w:rFonts w:hint="eastAsia" w:ascii="宋体" w:hAnsi="宋体" w:eastAsia="宋体"/>
          <w:color w:val="auto"/>
          <w:szCs w:val="21"/>
          <w:highlight w:val="none"/>
          <w:lang w:val="en-US" w:eastAsia="zh-CN"/>
        </w:rPr>
        <w:t>2</w:t>
      </w:r>
      <w:r>
        <w:rPr>
          <w:rFonts w:hint="eastAsia" w:ascii="宋体" w:hAnsi="宋体" w:eastAsia="宋体"/>
          <w:color w:val="auto"/>
          <w:szCs w:val="21"/>
          <w:highlight w:val="none"/>
        </w:rPr>
        <w:t>.</w:t>
      </w:r>
      <w:r>
        <w:rPr>
          <w:rFonts w:hint="eastAsia" w:ascii="宋体" w:hAnsi="宋体" w:eastAsia="宋体"/>
          <w:color w:val="auto"/>
          <w:szCs w:val="21"/>
          <w:highlight w:val="none"/>
          <w:lang w:val="en-US" w:eastAsia="zh-CN"/>
        </w:rPr>
        <w:t>4</w:t>
      </w:r>
      <w:r>
        <w:rPr>
          <w:rFonts w:hint="eastAsia" w:ascii="宋体" w:hAnsi="宋体" w:eastAsia="宋体"/>
          <w:color w:val="auto"/>
          <w:szCs w:val="21"/>
          <w:highlight w:val="none"/>
        </w:rPr>
        <w:t>通知以送达之日或通知书中规定的生效之日起生效，两者中以较迟之日为准。</w:t>
      </w:r>
    </w:p>
    <w:p w14:paraId="4D92AF11">
      <w:pPr>
        <w:numPr>
          <w:ilvl w:val="0"/>
          <w:numId w:val="28"/>
        </w:numPr>
        <w:adjustRightInd w:val="0"/>
        <w:snapToGrid w:val="0"/>
        <w:spacing w:before="0" w:line="400" w:lineRule="exact"/>
        <w:jc w:val="left"/>
        <w:rPr>
          <w:rFonts w:ascii="宋体" w:hAnsi="宋体" w:eastAsia="宋体"/>
          <w:b/>
          <w:bCs/>
          <w:color w:val="auto"/>
          <w:sz w:val="24"/>
          <w:highlight w:val="none"/>
        </w:rPr>
      </w:pPr>
      <w:r>
        <w:rPr>
          <w:rFonts w:hint="eastAsia" w:ascii="宋体" w:hAnsi="宋体" w:eastAsia="宋体"/>
          <w:b/>
          <w:bCs/>
          <w:color w:val="auto"/>
          <w:sz w:val="24"/>
          <w:highlight w:val="none"/>
        </w:rPr>
        <w:t>合同未尽事项</w:t>
      </w:r>
    </w:p>
    <w:p w14:paraId="7721A51C">
      <w:pPr>
        <w:adjustRightInd w:val="0"/>
        <w:snapToGrid w:val="0"/>
        <w:spacing w:before="0" w:line="400" w:lineRule="exact"/>
        <w:ind w:firstLine="420" w:firstLineChars="200"/>
        <w:jc w:val="left"/>
        <w:rPr>
          <w:rFonts w:hint="eastAsia" w:ascii="宋体" w:hAnsi="宋体" w:eastAsia="宋体"/>
          <w:bCs/>
          <w:color w:val="auto"/>
          <w:szCs w:val="21"/>
          <w:highlight w:val="none"/>
        </w:rPr>
      </w:pPr>
      <w:r>
        <w:rPr>
          <w:rFonts w:hint="eastAsia" w:ascii="宋体" w:hAnsi="宋体" w:eastAsia="宋体"/>
          <w:bCs/>
          <w:color w:val="auto"/>
          <w:szCs w:val="21"/>
          <w:highlight w:val="none"/>
        </w:rPr>
        <w:t>2</w:t>
      </w:r>
      <w:r>
        <w:rPr>
          <w:rFonts w:hint="eastAsia" w:ascii="宋体" w:hAnsi="宋体" w:eastAsia="宋体"/>
          <w:bCs/>
          <w:color w:val="auto"/>
          <w:szCs w:val="21"/>
          <w:highlight w:val="none"/>
          <w:lang w:val="en-US" w:eastAsia="zh-CN"/>
        </w:rPr>
        <w:t>3</w:t>
      </w:r>
      <w:r>
        <w:rPr>
          <w:rFonts w:hint="eastAsia" w:ascii="宋体" w:hAnsi="宋体" w:eastAsia="宋体"/>
          <w:bCs/>
          <w:color w:val="auto"/>
          <w:szCs w:val="21"/>
          <w:highlight w:val="none"/>
        </w:rPr>
        <w:t>.1合同未尽事项见</w:t>
      </w:r>
      <w:r>
        <w:rPr>
          <w:rFonts w:hint="eastAsia" w:ascii="宋体" w:hAnsi="宋体" w:eastAsia="宋体"/>
          <w:b/>
          <w:color w:val="auto"/>
          <w:szCs w:val="21"/>
          <w:highlight w:val="none"/>
        </w:rPr>
        <w:t>【政府采购合同专用条款】</w:t>
      </w:r>
      <w:r>
        <w:rPr>
          <w:rFonts w:hint="eastAsia" w:ascii="宋体" w:hAnsi="宋体" w:eastAsia="宋体"/>
          <w:bCs/>
          <w:color w:val="auto"/>
          <w:szCs w:val="21"/>
          <w:highlight w:val="none"/>
        </w:rPr>
        <w:t>。</w:t>
      </w:r>
    </w:p>
    <w:p w14:paraId="72CA0019">
      <w:pPr>
        <w:adjustRightInd w:val="0"/>
        <w:snapToGrid w:val="0"/>
        <w:spacing w:line="400" w:lineRule="exact"/>
        <w:ind w:firstLine="0" w:firstLineChars="0"/>
        <w:jc w:val="left"/>
        <w:rPr>
          <w:rFonts w:ascii="黑体" w:hAnsi="华文中宋" w:eastAsia="黑体"/>
          <w:color w:val="auto"/>
          <w:sz w:val="28"/>
          <w:szCs w:val="28"/>
          <w:highlight w:val="none"/>
        </w:rPr>
      </w:pPr>
      <w:r>
        <w:rPr>
          <w:rFonts w:hint="eastAsia" w:ascii="宋体" w:hAnsi="宋体" w:eastAsia="宋体"/>
          <w:bCs/>
          <w:color w:val="auto"/>
          <w:szCs w:val="21"/>
          <w:highlight w:val="none"/>
          <w:lang w:val="en-US" w:eastAsia="zh-CN"/>
        </w:rPr>
        <w:t xml:space="preserve">    23.2 合同附件与合同正文具有同等的法律效力。</w:t>
      </w:r>
      <w:bookmarkStart w:id="93" w:name="_Toc20313"/>
    </w:p>
    <w:p w14:paraId="2442351E">
      <w:pPr>
        <w:adjustRightInd w:val="0"/>
        <w:snapToGrid w:val="0"/>
        <w:jc w:val="center"/>
        <w:rPr>
          <w:rFonts w:hint="eastAsia" w:ascii="黑体" w:hAnsi="华文中宋" w:eastAsia="黑体"/>
          <w:b w:val="0"/>
          <w:bCs w:val="0"/>
          <w:sz w:val="28"/>
          <w:szCs w:val="28"/>
          <w:highlight w:val="none"/>
        </w:rPr>
      </w:pPr>
      <w:r>
        <w:rPr>
          <w:rFonts w:hint="eastAsia" w:ascii="黑体" w:hAnsi="华文中宋" w:eastAsia="黑体"/>
          <w:b w:val="0"/>
          <w:bCs w:val="0"/>
          <w:sz w:val="28"/>
          <w:szCs w:val="28"/>
          <w:highlight w:val="none"/>
        </w:rPr>
        <w:br w:type="page"/>
      </w:r>
    </w:p>
    <w:p w14:paraId="0FD635B8">
      <w:pPr>
        <w:keepNext/>
        <w:keepLines/>
        <w:widowControl w:val="0"/>
        <w:adjustRightInd w:val="0"/>
        <w:snapToGrid w:val="0"/>
        <w:spacing w:line="360" w:lineRule="auto"/>
        <w:jc w:val="center"/>
        <w:outlineLvl w:val="1"/>
        <w:rPr>
          <w:rFonts w:ascii="黑体" w:hAnsi="华文中宋" w:eastAsia="黑体" w:cs="Times New Roman"/>
          <w:b w:val="0"/>
          <w:bCs w:val="0"/>
          <w:kern w:val="2"/>
          <w:sz w:val="28"/>
          <w:szCs w:val="28"/>
          <w:highlight w:val="none"/>
          <w:lang w:val="en-US" w:eastAsia="zh-CN" w:bidi="ar-SA"/>
        </w:rPr>
      </w:pPr>
      <w:r>
        <w:rPr>
          <w:rFonts w:hint="eastAsia" w:ascii="黑体" w:hAnsi="华文中宋" w:eastAsia="黑体" w:cs="Times New Roman"/>
          <w:b w:val="0"/>
          <w:bCs w:val="0"/>
          <w:kern w:val="2"/>
          <w:sz w:val="28"/>
          <w:szCs w:val="28"/>
          <w:highlight w:val="none"/>
          <w:lang w:val="en-US" w:eastAsia="zh-CN" w:bidi="ar-SA"/>
        </w:rPr>
        <w:t>第三节 政府采购合同专用条款</w:t>
      </w:r>
      <w:bookmarkEnd w:id="93"/>
    </w:p>
    <w:tbl>
      <w:tblPr>
        <w:tblStyle w:val="44"/>
        <w:tblW w:w="8519" w:type="dxa"/>
        <w:tblInd w:w="108" w:type="dxa"/>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1607"/>
        <w:gridCol w:w="1742"/>
        <w:gridCol w:w="5170"/>
      </w:tblGrid>
      <w:tr w14:paraId="25932E70">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2968D8A8">
            <w:pPr>
              <w:adjustRightInd w:val="0"/>
              <w:snapToGrid w:val="0"/>
              <w:jc w:val="center"/>
              <w:rPr>
                <w:rFonts w:ascii="宋体" w:hAnsi="宋体" w:eastAsia="宋体"/>
                <w:szCs w:val="21"/>
                <w:highlight w:val="none"/>
              </w:rPr>
            </w:pPr>
            <w:r>
              <w:rPr>
                <w:rFonts w:hint="eastAsia" w:ascii="宋体" w:hAnsi="宋体" w:eastAsia="宋体"/>
                <w:szCs w:val="21"/>
                <w:highlight w:val="none"/>
              </w:rPr>
              <w:t>第二节</w:t>
            </w:r>
          </w:p>
          <w:p w14:paraId="3BF3DC77">
            <w:pPr>
              <w:adjustRightInd w:val="0"/>
              <w:snapToGrid w:val="0"/>
              <w:jc w:val="center"/>
              <w:rPr>
                <w:rFonts w:ascii="宋体" w:hAnsi="宋体" w:eastAsia="宋体"/>
                <w:szCs w:val="21"/>
                <w:highlight w:val="none"/>
              </w:rPr>
            </w:pPr>
            <w:r>
              <w:rPr>
                <w:rFonts w:hint="eastAsia" w:ascii="宋体" w:hAnsi="宋体" w:eastAsia="宋体"/>
                <w:szCs w:val="21"/>
                <w:highlight w:val="none"/>
              </w:rPr>
              <w:t>第1.2（</w:t>
            </w:r>
            <w:r>
              <w:rPr>
                <w:rFonts w:hint="eastAsia" w:ascii="宋体" w:hAnsi="宋体" w:eastAsia="宋体"/>
                <w:szCs w:val="21"/>
                <w:highlight w:val="none"/>
                <w:lang w:val="en-US" w:eastAsia="zh-CN"/>
              </w:rPr>
              <w:t>6</w:t>
            </w:r>
            <w:r>
              <w:rPr>
                <w:rFonts w:hint="eastAsia" w:ascii="宋体" w:hAnsi="宋体" w:eastAsia="宋体"/>
                <w:szCs w:val="21"/>
                <w:highlight w:val="none"/>
              </w:rPr>
              <w:t>）项</w:t>
            </w:r>
          </w:p>
        </w:tc>
        <w:tc>
          <w:tcPr>
            <w:tcW w:w="1742" w:type="dxa"/>
            <w:vAlign w:val="center"/>
          </w:tcPr>
          <w:p w14:paraId="3F084F1A">
            <w:pPr>
              <w:adjustRightInd w:val="0"/>
              <w:snapToGrid w:val="0"/>
              <w:jc w:val="left"/>
              <w:rPr>
                <w:rFonts w:ascii="宋体" w:hAnsi="宋体" w:eastAsia="宋体"/>
                <w:szCs w:val="21"/>
                <w:highlight w:val="none"/>
              </w:rPr>
            </w:pPr>
            <w:r>
              <w:rPr>
                <w:rFonts w:hint="eastAsia" w:ascii="宋体" w:hAnsi="宋体" w:eastAsia="宋体"/>
                <w:szCs w:val="21"/>
                <w:highlight w:val="none"/>
                <w:lang w:eastAsia="zh-CN"/>
              </w:rPr>
              <w:t>联合体具体要求</w:t>
            </w:r>
          </w:p>
        </w:tc>
        <w:tc>
          <w:tcPr>
            <w:tcW w:w="5170" w:type="dxa"/>
            <w:vAlign w:val="center"/>
          </w:tcPr>
          <w:p w14:paraId="25AA5298">
            <w:pPr>
              <w:adjustRightInd w:val="0"/>
              <w:snapToGrid w:val="0"/>
              <w:jc w:val="left"/>
              <w:rPr>
                <w:rFonts w:ascii="宋体" w:hAnsi="宋体" w:eastAsia="宋体"/>
                <w:szCs w:val="21"/>
                <w:highlight w:val="none"/>
              </w:rPr>
            </w:pPr>
          </w:p>
        </w:tc>
      </w:tr>
      <w:tr w14:paraId="0C4B3D87">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604" w:hRule="atLeast"/>
        </w:trPr>
        <w:tc>
          <w:tcPr>
            <w:tcW w:w="1607" w:type="dxa"/>
            <w:vAlign w:val="center"/>
          </w:tcPr>
          <w:p w14:paraId="3A0FAEC3">
            <w:pPr>
              <w:adjustRightInd w:val="0"/>
              <w:snapToGrid w:val="0"/>
              <w:jc w:val="center"/>
              <w:rPr>
                <w:rFonts w:ascii="宋体" w:hAnsi="宋体" w:eastAsia="宋体"/>
                <w:szCs w:val="21"/>
                <w:highlight w:val="none"/>
              </w:rPr>
            </w:pPr>
            <w:r>
              <w:rPr>
                <w:rFonts w:hint="eastAsia" w:ascii="宋体" w:hAnsi="宋体" w:eastAsia="宋体"/>
                <w:szCs w:val="21"/>
                <w:highlight w:val="none"/>
              </w:rPr>
              <w:t>第二节</w:t>
            </w:r>
          </w:p>
          <w:p w14:paraId="0DFE64BC">
            <w:pPr>
              <w:adjustRightInd w:val="0"/>
              <w:snapToGrid w:val="0"/>
              <w:jc w:val="center"/>
              <w:rPr>
                <w:rFonts w:hint="eastAsia" w:ascii="宋体" w:hAnsi="宋体" w:eastAsia="宋体" w:cs="Times New Roman"/>
                <w:kern w:val="2"/>
                <w:sz w:val="21"/>
                <w:szCs w:val="21"/>
                <w:highlight w:val="none"/>
                <w:lang w:val="en-US" w:eastAsia="zh-CN" w:bidi="ar-SA"/>
              </w:rPr>
            </w:pPr>
            <w:r>
              <w:rPr>
                <w:rFonts w:hint="eastAsia" w:ascii="宋体" w:hAnsi="宋体" w:eastAsia="宋体"/>
                <w:szCs w:val="21"/>
                <w:highlight w:val="none"/>
              </w:rPr>
              <w:t>第1.2（</w:t>
            </w:r>
            <w:r>
              <w:rPr>
                <w:rFonts w:hint="eastAsia" w:ascii="宋体" w:hAnsi="宋体" w:eastAsia="宋体"/>
                <w:szCs w:val="21"/>
                <w:highlight w:val="none"/>
                <w:lang w:val="en-US" w:eastAsia="zh-CN"/>
              </w:rPr>
              <w:t>7</w:t>
            </w:r>
            <w:r>
              <w:rPr>
                <w:rFonts w:hint="eastAsia" w:ascii="宋体" w:hAnsi="宋体" w:eastAsia="宋体"/>
                <w:szCs w:val="21"/>
                <w:highlight w:val="none"/>
              </w:rPr>
              <w:t>）项</w:t>
            </w:r>
          </w:p>
        </w:tc>
        <w:tc>
          <w:tcPr>
            <w:tcW w:w="1742" w:type="dxa"/>
            <w:vAlign w:val="center"/>
          </w:tcPr>
          <w:p w14:paraId="1BCA8E20">
            <w:pPr>
              <w:adjustRightInd w:val="0"/>
              <w:snapToGrid w:val="0"/>
              <w:jc w:val="left"/>
              <w:rPr>
                <w:rFonts w:hint="eastAsia" w:ascii="宋体" w:hAnsi="宋体" w:eastAsia="宋体" w:cs="Times New Roman"/>
                <w:kern w:val="2"/>
                <w:sz w:val="21"/>
                <w:szCs w:val="21"/>
                <w:highlight w:val="none"/>
                <w:lang w:val="en-US" w:eastAsia="zh-CN" w:bidi="ar-SA"/>
              </w:rPr>
            </w:pPr>
            <w:r>
              <w:rPr>
                <w:rFonts w:hint="eastAsia" w:ascii="宋体" w:hAnsi="宋体" w:eastAsia="宋体"/>
                <w:szCs w:val="21"/>
                <w:highlight w:val="none"/>
              </w:rPr>
              <w:t>其他术语解释</w:t>
            </w:r>
          </w:p>
        </w:tc>
        <w:tc>
          <w:tcPr>
            <w:tcW w:w="5170" w:type="dxa"/>
            <w:vAlign w:val="center"/>
          </w:tcPr>
          <w:p w14:paraId="65D91034">
            <w:pPr>
              <w:adjustRightInd w:val="0"/>
              <w:snapToGrid w:val="0"/>
              <w:jc w:val="left"/>
              <w:rPr>
                <w:rFonts w:ascii="宋体" w:hAnsi="宋体" w:eastAsia="宋体" w:cs="Times New Roman"/>
                <w:kern w:val="2"/>
                <w:sz w:val="21"/>
                <w:szCs w:val="21"/>
                <w:highlight w:val="none"/>
                <w:lang w:val="en-US" w:eastAsia="zh-CN" w:bidi="ar-SA"/>
              </w:rPr>
            </w:pPr>
          </w:p>
        </w:tc>
      </w:tr>
      <w:tr w14:paraId="08517D97">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62723047">
            <w:pPr>
              <w:adjustRightInd w:val="0"/>
              <w:snapToGrid w:val="0"/>
              <w:jc w:val="center"/>
              <w:rPr>
                <w:rFonts w:ascii="宋体" w:hAnsi="宋体" w:eastAsia="宋体"/>
                <w:szCs w:val="21"/>
                <w:highlight w:val="none"/>
              </w:rPr>
            </w:pPr>
            <w:r>
              <w:rPr>
                <w:rFonts w:hint="eastAsia" w:ascii="宋体" w:hAnsi="宋体" w:eastAsia="宋体"/>
                <w:szCs w:val="21"/>
                <w:highlight w:val="none"/>
              </w:rPr>
              <w:t>第二节</w:t>
            </w:r>
          </w:p>
          <w:p w14:paraId="56D803E0">
            <w:pPr>
              <w:adjustRightInd w:val="0"/>
              <w:snapToGrid w:val="0"/>
              <w:jc w:val="center"/>
              <w:rPr>
                <w:rFonts w:hint="default" w:ascii="宋体" w:hAnsi="宋体" w:eastAsia="宋体"/>
                <w:szCs w:val="21"/>
                <w:highlight w:val="none"/>
                <w:lang w:val="en-US" w:eastAsia="zh-CN"/>
              </w:rPr>
            </w:pPr>
            <w:r>
              <w:rPr>
                <w:rFonts w:hint="eastAsia" w:ascii="宋体" w:hAnsi="宋体" w:eastAsia="宋体"/>
                <w:szCs w:val="21"/>
                <w:highlight w:val="none"/>
                <w:lang w:eastAsia="zh-CN"/>
              </w:rPr>
              <w:t>第</w:t>
            </w:r>
            <w:r>
              <w:rPr>
                <w:rFonts w:hint="eastAsia" w:ascii="宋体" w:hAnsi="宋体" w:eastAsia="宋体"/>
                <w:szCs w:val="21"/>
                <w:highlight w:val="none"/>
                <w:lang w:val="en-US" w:eastAsia="zh-CN"/>
              </w:rPr>
              <w:t>4.4款</w:t>
            </w:r>
          </w:p>
        </w:tc>
        <w:tc>
          <w:tcPr>
            <w:tcW w:w="1742" w:type="dxa"/>
            <w:vAlign w:val="center"/>
          </w:tcPr>
          <w:p w14:paraId="3DD45D05">
            <w:pPr>
              <w:adjustRightInd w:val="0"/>
              <w:snapToGrid w:val="0"/>
              <w:jc w:val="left"/>
              <w:rPr>
                <w:rFonts w:hint="eastAsia" w:ascii="宋体" w:hAnsi="宋体" w:eastAsia="宋体"/>
                <w:szCs w:val="21"/>
                <w:highlight w:val="none"/>
                <w:lang w:eastAsia="zh-CN"/>
              </w:rPr>
            </w:pPr>
            <w:r>
              <w:rPr>
                <w:rFonts w:hint="eastAsia" w:ascii="宋体" w:hAnsi="宋体" w:eastAsia="宋体"/>
                <w:szCs w:val="21"/>
                <w:highlight w:val="none"/>
                <w:lang w:eastAsia="zh-CN"/>
              </w:rPr>
              <w:t>履约验收中甲方提出异议或作出说明的期限</w:t>
            </w:r>
          </w:p>
        </w:tc>
        <w:tc>
          <w:tcPr>
            <w:tcW w:w="5170" w:type="dxa"/>
            <w:vAlign w:val="center"/>
          </w:tcPr>
          <w:p w14:paraId="4767E8AA">
            <w:pPr>
              <w:adjustRightInd w:val="0"/>
              <w:snapToGrid w:val="0"/>
              <w:jc w:val="left"/>
              <w:rPr>
                <w:rFonts w:ascii="宋体" w:hAnsi="宋体" w:eastAsia="宋体" w:cs="Times New Roman"/>
                <w:kern w:val="2"/>
                <w:sz w:val="21"/>
                <w:szCs w:val="21"/>
                <w:highlight w:val="none"/>
                <w:lang w:val="en-US" w:eastAsia="zh-CN" w:bidi="ar-SA"/>
              </w:rPr>
            </w:pPr>
          </w:p>
        </w:tc>
      </w:tr>
      <w:tr w14:paraId="6A3ECAF8">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2F6A1E61">
            <w:pPr>
              <w:adjustRightInd w:val="0"/>
              <w:snapToGrid w:val="0"/>
              <w:jc w:val="center"/>
              <w:rPr>
                <w:rFonts w:ascii="宋体" w:hAnsi="宋体" w:eastAsia="宋体"/>
                <w:szCs w:val="21"/>
                <w:highlight w:val="none"/>
              </w:rPr>
            </w:pPr>
            <w:r>
              <w:rPr>
                <w:rFonts w:hint="eastAsia" w:ascii="宋体" w:hAnsi="宋体" w:eastAsia="宋体"/>
                <w:szCs w:val="21"/>
                <w:highlight w:val="none"/>
              </w:rPr>
              <w:t>第二节</w:t>
            </w:r>
          </w:p>
          <w:p w14:paraId="6BA02098">
            <w:pPr>
              <w:adjustRightInd w:val="0"/>
              <w:snapToGrid w:val="0"/>
              <w:jc w:val="center"/>
              <w:rPr>
                <w:rFonts w:hint="eastAsia" w:ascii="宋体" w:hAnsi="宋体" w:eastAsia="宋体"/>
                <w:szCs w:val="21"/>
                <w:highlight w:val="none"/>
              </w:rPr>
            </w:pPr>
            <w:r>
              <w:rPr>
                <w:rFonts w:hint="eastAsia" w:ascii="宋体" w:hAnsi="宋体" w:eastAsia="宋体"/>
                <w:szCs w:val="21"/>
                <w:highlight w:val="none"/>
                <w:lang w:eastAsia="zh-CN"/>
              </w:rPr>
              <w:t>第</w:t>
            </w:r>
            <w:r>
              <w:rPr>
                <w:rFonts w:hint="eastAsia" w:ascii="宋体" w:hAnsi="宋体" w:eastAsia="宋体"/>
                <w:szCs w:val="21"/>
                <w:highlight w:val="none"/>
                <w:lang w:val="en-US" w:eastAsia="zh-CN"/>
              </w:rPr>
              <w:t>4.6款</w:t>
            </w:r>
          </w:p>
        </w:tc>
        <w:tc>
          <w:tcPr>
            <w:tcW w:w="1742" w:type="dxa"/>
            <w:vAlign w:val="center"/>
          </w:tcPr>
          <w:p w14:paraId="01E5878A">
            <w:pPr>
              <w:adjustRightInd w:val="0"/>
              <w:snapToGrid w:val="0"/>
              <w:jc w:val="left"/>
              <w:rPr>
                <w:rFonts w:hint="eastAsia" w:ascii="宋体" w:hAnsi="宋体" w:eastAsia="宋体"/>
                <w:szCs w:val="21"/>
                <w:highlight w:val="none"/>
                <w:lang w:eastAsia="zh-CN"/>
              </w:rPr>
            </w:pPr>
            <w:r>
              <w:rPr>
                <w:rFonts w:hint="eastAsia" w:ascii="宋体" w:hAnsi="宋体" w:eastAsia="宋体"/>
                <w:szCs w:val="21"/>
                <w:highlight w:val="none"/>
                <w:lang w:eastAsia="zh-CN"/>
              </w:rPr>
              <w:t>约定甲方承担的其他义务和责任</w:t>
            </w:r>
          </w:p>
        </w:tc>
        <w:tc>
          <w:tcPr>
            <w:tcW w:w="5170" w:type="dxa"/>
            <w:vAlign w:val="center"/>
          </w:tcPr>
          <w:p w14:paraId="72AA417D">
            <w:pPr>
              <w:adjustRightInd w:val="0"/>
              <w:snapToGrid w:val="0"/>
              <w:jc w:val="left"/>
              <w:rPr>
                <w:rFonts w:ascii="宋体" w:hAnsi="宋体" w:eastAsia="宋体" w:cs="Times New Roman"/>
                <w:kern w:val="2"/>
                <w:sz w:val="21"/>
                <w:szCs w:val="21"/>
                <w:highlight w:val="none"/>
                <w:lang w:val="en-US" w:eastAsia="zh-CN" w:bidi="ar-SA"/>
              </w:rPr>
            </w:pPr>
          </w:p>
        </w:tc>
      </w:tr>
      <w:tr w14:paraId="007CE89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5409B8BA">
            <w:pPr>
              <w:adjustRightInd w:val="0"/>
              <w:snapToGrid w:val="0"/>
              <w:jc w:val="center"/>
              <w:rPr>
                <w:rFonts w:hint="eastAsia" w:ascii="宋体" w:hAnsi="宋体" w:eastAsia="宋体"/>
                <w:szCs w:val="21"/>
                <w:highlight w:val="none"/>
                <w:lang w:eastAsia="zh-CN"/>
              </w:rPr>
            </w:pPr>
            <w:r>
              <w:rPr>
                <w:rFonts w:hint="eastAsia" w:ascii="宋体" w:hAnsi="宋体" w:eastAsia="宋体"/>
                <w:szCs w:val="21"/>
                <w:highlight w:val="none"/>
                <w:lang w:eastAsia="zh-CN"/>
              </w:rPr>
              <w:t>第二节</w:t>
            </w:r>
          </w:p>
          <w:p w14:paraId="7FE2115C">
            <w:pPr>
              <w:snapToGrid w:val="0"/>
              <w:jc w:val="center"/>
              <w:rPr>
                <w:rFonts w:hint="default" w:eastAsia="宋体"/>
                <w:highlight w:val="none"/>
                <w:lang w:val="en-US" w:eastAsia="zh-CN"/>
              </w:rPr>
            </w:pPr>
            <w:r>
              <w:rPr>
                <w:rFonts w:hint="eastAsia" w:ascii="宋体" w:hAnsi="宋体" w:eastAsia="宋体"/>
                <w:szCs w:val="21"/>
                <w:highlight w:val="none"/>
                <w:lang w:eastAsia="zh-CN"/>
              </w:rPr>
              <w:t>第</w:t>
            </w:r>
            <w:r>
              <w:rPr>
                <w:rFonts w:hint="eastAsia" w:ascii="宋体" w:hAnsi="宋体" w:eastAsia="宋体"/>
                <w:szCs w:val="21"/>
                <w:highlight w:val="none"/>
                <w:lang w:val="en-US" w:eastAsia="zh-CN"/>
              </w:rPr>
              <w:t>5.4款</w:t>
            </w:r>
          </w:p>
        </w:tc>
        <w:tc>
          <w:tcPr>
            <w:tcW w:w="1742" w:type="dxa"/>
            <w:vAlign w:val="center"/>
          </w:tcPr>
          <w:p w14:paraId="61DF820B">
            <w:pPr>
              <w:adjustRightInd w:val="0"/>
              <w:snapToGrid w:val="0"/>
              <w:jc w:val="left"/>
              <w:rPr>
                <w:rFonts w:hint="eastAsia" w:ascii="宋体" w:hAnsi="宋体" w:eastAsia="宋体"/>
                <w:szCs w:val="21"/>
                <w:highlight w:val="none"/>
                <w:lang w:eastAsia="zh-CN"/>
              </w:rPr>
            </w:pPr>
            <w:r>
              <w:rPr>
                <w:rFonts w:hint="eastAsia" w:ascii="宋体" w:hAnsi="宋体" w:eastAsia="宋体"/>
                <w:szCs w:val="21"/>
                <w:highlight w:val="none"/>
                <w:lang w:eastAsia="zh-CN"/>
              </w:rPr>
              <w:t>约定乙方承担的其他义务和责任</w:t>
            </w:r>
          </w:p>
        </w:tc>
        <w:tc>
          <w:tcPr>
            <w:tcW w:w="5170" w:type="dxa"/>
            <w:vAlign w:val="center"/>
          </w:tcPr>
          <w:p w14:paraId="6B1EBE20">
            <w:pPr>
              <w:adjustRightInd w:val="0"/>
              <w:snapToGrid w:val="0"/>
              <w:jc w:val="left"/>
              <w:rPr>
                <w:rFonts w:ascii="宋体" w:hAnsi="宋体" w:eastAsia="宋体" w:cs="Times New Roman"/>
                <w:kern w:val="2"/>
                <w:sz w:val="21"/>
                <w:szCs w:val="21"/>
                <w:highlight w:val="none"/>
                <w:lang w:val="en-US" w:eastAsia="zh-CN" w:bidi="ar-SA"/>
              </w:rPr>
            </w:pPr>
          </w:p>
        </w:tc>
      </w:tr>
      <w:tr w14:paraId="6CCCA0CE">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472710E9">
            <w:pPr>
              <w:adjustRightInd w:val="0"/>
              <w:snapToGrid w:val="0"/>
              <w:jc w:val="center"/>
              <w:rPr>
                <w:rFonts w:hint="eastAsia" w:ascii="宋体" w:hAnsi="宋体" w:eastAsia="宋体"/>
                <w:szCs w:val="21"/>
                <w:highlight w:val="none"/>
                <w:lang w:eastAsia="zh-CN"/>
              </w:rPr>
            </w:pPr>
            <w:r>
              <w:rPr>
                <w:rFonts w:hint="eastAsia" w:ascii="宋体" w:hAnsi="宋体" w:eastAsia="宋体"/>
                <w:szCs w:val="21"/>
                <w:highlight w:val="none"/>
                <w:lang w:eastAsia="zh-CN"/>
              </w:rPr>
              <w:t>第二节</w:t>
            </w:r>
          </w:p>
          <w:p w14:paraId="6E820766">
            <w:pPr>
              <w:snapToGrid w:val="0"/>
              <w:jc w:val="center"/>
              <w:rPr>
                <w:rFonts w:hint="eastAsia" w:ascii="宋体" w:hAnsi="宋体" w:eastAsia="宋体"/>
                <w:szCs w:val="21"/>
                <w:highlight w:val="none"/>
                <w:lang w:eastAsia="zh-CN"/>
              </w:rPr>
            </w:pPr>
            <w:r>
              <w:rPr>
                <w:rFonts w:hint="eastAsia" w:ascii="宋体" w:hAnsi="宋体" w:eastAsia="宋体"/>
                <w:szCs w:val="21"/>
                <w:highlight w:val="none"/>
                <w:lang w:eastAsia="zh-CN"/>
              </w:rPr>
              <w:t>第</w:t>
            </w:r>
            <w:r>
              <w:rPr>
                <w:rFonts w:hint="eastAsia" w:ascii="宋体" w:hAnsi="宋体" w:eastAsia="宋体"/>
                <w:szCs w:val="21"/>
                <w:highlight w:val="none"/>
                <w:lang w:val="en-US" w:eastAsia="zh-CN"/>
              </w:rPr>
              <w:t>6.1款</w:t>
            </w:r>
          </w:p>
        </w:tc>
        <w:tc>
          <w:tcPr>
            <w:tcW w:w="1742" w:type="dxa"/>
            <w:vAlign w:val="center"/>
          </w:tcPr>
          <w:p w14:paraId="47ACE580">
            <w:pPr>
              <w:adjustRightInd w:val="0"/>
              <w:snapToGrid w:val="0"/>
              <w:jc w:val="left"/>
              <w:rPr>
                <w:rFonts w:hint="eastAsia" w:ascii="宋体" w:hAnsi="宋体" w:eastAsia="宋体"/>
                <w:szCs w:val="21"/>
                <w:highlight w:val="none"/>
                <w:lang w:eastAsia="zh-CN"/>
              </w:rPr>
            </w:pPr>
            <w:r>
              <w:rPr>
                <w:rFonts w:hint="eastAsia" w:ascii="宋体" w:hAnsi="宋体" w:eastAsia="宋体"/>
                <w:szCs w:val="21"/>
                <w:highlight w:val="none"/>
                <w:lang w:eastAsia="zh-CN"/>
              </w:rPr>
              <w:t>履行合同义务的顺序</w:t>
            </w:r>
          </w:p>
        </w:tc>
        <w:tc>
          <w:tcPr>
            <w:tcW w:w="5170" w:type="dxa"/>
            <w:vAlign w:val="center"/>
          </w:tcPr>
          <w:p w14:paraId="0D9D9904">
            <w:pPr>
              <w:adjustRightInd w:val="0"/>
              <w:snapToGrid w:val="0"/>
              <w:jc w:val="left"/>
              <w:rPr>
                <w:rFonts w:ascii="宋体" w:hAnsi="宋体" w:eastAsia="宋体" w:cs="Times New Roman"/>
                <w:kern w:val="2"/>
                <w:sz w:val="21"/>
                <w:szCs w:val="21"/>
                <w:highlight w:val="none"/>
                <w:lang w:val="en-US" w:eastAsia="zh-CN" w:bidi="ar-SA"/>
              </w:rPr>
            </w:pPr>
          </w:p>
        </w:tc>
      </w:tr>
      <w:tr w14:paraId="539F9105">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667" w:hRule="atLeast"/>
        </w:trPr>
        <w:tc>
          <w:tcPr>
            <w:tcW w:w="1607" w:type="dxa"/>
            <w:vMerge w:val="restart"/>
            <w:vAlign w:val="center"/>
          </w:tcPr>
          <w:p w14:paraId="3AF29E23">
            <w:pPr>
              <w:adjustRightInd w:val="0"/>
              <w:snapToGrid w:val="0"/>
              <w:jc w:val="center"/>
              <w:rPr>
                <w:rFonts w:ascii="宋体" w:hAnsi="宋体" w:eastAsia="宋体"/>
                <w:szCs w:val="21"/>
                <w:highlight w:val="none"/>
              </w:rPr>
            </w:pPr>
            <w:r>
              <w:rPr>
                <w:rFonts w:hint="eastAsia" w:ascii="宋体" w:hAnsi="宋体" w:eastAsia="宋体"/>
                <w:szCs w:val="21"/>
                <w:highlight w:val="none"/>
              </w:rPr>
              <w:t>第二节</w:t>
            </w:r>
          </w:p>
          <w:p w14:paraId="0B10DAAC">
            <w:pPr>
              <w:adjustRightInd w:val="0"/>
              <w:snapToGrid w:val="0"/>
              <w:jc w:val="center"/>
              <w:rPr>
                <w:rFonts w:ascii="宋体" w:hAnsi="宋体" w:eastAsia="宋体"/>
                <w:szCs w:val="21"/>
                <w:highlight w:val="none"/>
              </w:rPr>
            </w:pPr>
            <w:r>
              <w:rPr>
                <w:rFonts w:hint="eastAsia" w:ascii="宋体" w:hAnsi="宋体" w:eastAsia="宋体"/>
                <w:szCs w:val="21"/>
                <w:highlight w:val="none"/>
              </w:rPr>
              <w:t>第</w:t>
            </w:r>
            <w:r>
              <w:rPr>
                <w:rFonts w:hint="eastAsia" w:ascii="宋体" w:hAnsi="宋体" w:eastAsia="宋体"/>
                <w:szCs w:val="21"/>
                <w:highlight w:val="none"/>
                <w:lang w:val="en-US" w:eastAsia="zh-CN"/>
              </w:rPr>
              <w:t>7</w:t>
            </w:r>
            <w:r>
              <w:rPr>
                <w:rFonts w:hint="eastAsia" w:ascii="宋体" w:hAnsi="宋体" w:eastAsia="宋体"/>
                <w:szCs w:val="21"/>
                <w:highlight w:val="none"/>
              </w:rPr>
              <w:t>.1</w:t>
            </w:r>
            <w:r>
              <w:rPr>
                <w:rFonts w:hint="eastAsia" w:ascii="宋体" w:hAnsi="宋体" w:eastAsia="宋体"/>
                <w:szCs w:val="21"/>
                <w:highlight w:val="none"/>
                <w:lang w:val="en-US" w:eastAsia="zh-CN"/>
              </w:rPr>
              <w:t>款</w:t>
            </w:r>
          </w:p>
        </w:tc>
        <w:tc>
          <w:tcPr>
            <w:tcW w:w="1742" w:type="dxa"/>
            <w:vAlign w:val="center"/>
          </w:tcPr>
          <w:p w14:paraId="0D6096C8">
            <w:pPr>
              <w:adjustRightInd w:val="0"/>
              <w:snapToGrid w:val="0"/>
              <w:jc w:val="left"/>
              <w:rPr>
                <w:rFonts w:ascii="宋体" w:hAnsi="宋体" w:eastAsia="宋体"/>
                <w:szCs w:val="21"/>
                <w:highlight w:val="none"/>
              </w:rPr>
            </w:pPr>
            <w:r>
              <w:rPr>
                <w:rFonts w:hint="eastAsia" w:ascii="宋体" w:hAnsi="宋体" w:eastAsia="宋体"/>
                <w:szCs w:val="21"/>
                <w:highlight w:val="none"/>
              </w:rPr>
              <w:t>包装</w:t>
            </w:r>
            <w:r>
              <w:rPr>
                <w:rFonts w:hint="eastAsia" w:ascii="宋体" w:hAnsi="宋体" w:eastAsia="宋体"/>
                <w:szCs w:val="21"/>
                <w:highlight w:val="none"/>
                <w:lang w:eastAsia="zh-CN"/>
              </w:rPr>
              <w:t>特殊要求</w:t>
            </w:r>
          </w:p>
        </w:tc>
        <w:tc>
          <w:tcPr>
            <w:tcW w:w="5170" w:type="dxa"/>
            <w:vAlign w:val="center"/>
          </w:tcPr>
          <w:p w14:paraId="79E30160">
            <w:pPr>
              <w:rPr>
                <w:rFonts w:eastAsia="宋体"/>
                <w:highlight w:val="none"/>
              </w:rPr>
            </w:pPr>
          </w:p>
        </w:tc>
      </w:tr>
      <w:tr w14:paraId="0C078D2E">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667" w:hRule="atLeast"/>
        </w:trPr>
        <w:tc>
          <w:tcPr>
            <w:tcW w:w="1607" w:type="dxa"/>
            <w:vMerge w:val="continue"/>
            <w:vAlign w:val="center"/>
          </w:tcPr>
          <w:p w14:paraId="56F9C2DB">
            <w:pPr>
              <w:adjustRightInd w:val="0"/>
              <w:snapToGrid w:val="0"/>
              <w:jc w:val="center"/>
              <w:rPr>
                <w:rFonts w:hint="eastAsia" w:ascii="宋体" w:hAnsi="宋体" w:eastAsia="宋体"/>
                <w:szCs w:val="21"/>
                <w:highlight w:val="none"/>
              </w:rPr>
            </w:pPr>
          </w:p>
        </w:tc>
        <w:tc>
          <w:tcPr>
            <w:tcW w:w="1742" w:type="dxa"/>
            <w:vAlign w:val="center"/>
          </w:tcPr>
          <w:p w14:paraId="3308E0F0">
            <w:pPr>
              <w:adjustRightInd w:val="0"/>
              <w:snapToGrid w:val="0"/>
              <w:jc w:val="left"/>
              <w:rPr>
                <w:rFonts w:hint="eastAsia" w:ascii="宋体" w:hAnsi="宋体" w:eastAsia="宋体"/>
                <w:szCs w:val="21"/>
                <w:highlight w:val="none"/>
                <w:lang w:eastAsia="zh-CN"/>
              </w:rPr>
            </w:pPr>
            <w:r>
              <w:rPr>
                <w:rFonts w:hint="eastAsia" w:ascii="宋体" w:hAnsi="宋体" w:eastAsia="宋体"/>
                <w:szCs w:val="21"/>
                <w:highlight w:val="none"/>
                <w:lang w:eastAsia="zh-CN"/>
              </w:rPr>
              <w:t>指定现场</w:t>
            </w:r>
          </w:p>
        </w:tc>
        <w:tc>
          <w:tcPr>
            <w:tcW w:w="5170" w:type="dxa"/>
            <w:vAlign w:val="center"/>
          </w:tcPr>
          <w:p w14:paraId="5DA172F5">
            <w:pPr>
              <w:rPr>
                <w:rFonts w:hint="eastAsia" w:eastAsia="宋体"/>
                <w:highlight w:val="none"/>
              </w:rPr>
            </w:pPr>
          </w:p>
        </w:tc>
      </w:tr>
      <w:tr w14:paraId="0E75075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72" w:hRule="atLeast"/>
        </w:trPr>
        <w:tc>
          <w:tcPr>
            <w:tcW w:w="1607" w:type="dxa"/>
            <w:vAlign w:val="center"/>
          </w:tcPr>
          <w:p w14:paraId="4AB45AA6">
            <w:pPr>
              <w:adjustRightInd w:val="0"/>
              <w:snapToGrid w:val="0"/>
              <w:jc w:val="center"/>
              <w:rPr>
                <w:rFonts w:ascii="宋体" w:hAnsi="宋体" w:eastAsia="宋体"/>
                <w:szCs w:val="21"/>
                <w:highlight w:val="none"/>
              </w:rPr>
            </w:pPr>
            <w:r>
              <w:rPr>
                <w:rFonts w:hint="eastAsia" w:ascii="宋体" w:hAnsi="宋体" w:eastAsia="宋体"/>
                <w:szCs w:val="21"/>
                <w:highlight w:val="none"/>
              </w:rPr>
              <w:t>第二节</w:t>
            </w:r>
          </w:p>
          <w:p w14:paraId="25115BE2">
            <w:pPr>
              <w:adjustRightInd w:val="0"/>
              <w:snapToGrid w:val="0"/>
              <w:jc w:val="center"/>
              <w:rPr>
                <w:rFonts w:hint="eastAsia" w:ascii="宋体" w:hAnsi="宋体" w:eastAsia="宋体"/>
                <w:szCs w:val="21"/>
                <w:highlight w:val="none"/>
              </w:rPr>
            </w:pPr>
            <w:r>
              <w:rPr>
                <w:rFonts w:hint="eastAsia" w:ascii="宋体" w:hAnsi="宋体" w:eastAsia="宋体"/>
                <w:szCs w:val="21"/>
                <w:highlight w:val="none"/>
              </w:rPr>
              <w:t>第</w:t>
            </w:r>
            <w:r>
              <w:rPr>
                <w:rFonts w:hint="eastAsia" w:ascii="宋体" w:hAnsi="宋体" w:eastAsia="宋体"/>
                <w:szCs w:val="21"/>
                <w:highlight w:val="none"/>
                <w:lang w:val="en-US" w:eastAsia="zh-CN"/>
              </w:rPr>
              <w:t>7</w:t>
            </w:r>
            <w:r>
              <w:rPr>
                <w:rFonts w:hint="eastAsia" w:ascii="宋体" w:hAnsi="宋体" w:eastAsia="宋体"/>
                <w:szCs w:val="21"/>
                <w:highlight w:val="none"/>
              </w:rPr>
              <w:t>.2</w:t>
            </w:r>
            <w:r>
              <w:rPr>
                <w:rFonts w:hint="eastAsia" w:ascii="宋体" w:hAnsi="宋体" w:eastAsia="宋体"/>
                <w:szCs w:val="21"/>
                <w:highlight w:val="none"/>
                <w:lang w:val="en-US" w:eastAsia="zh-CN"/>
              </w:rPr>
              <w:t>款</w:t>
            </w:r>
          </w:p>
        </w:tc>
        <w:tc>
          <w:tcPr>
            <w:tcW w:w="1742" w:type="dxa"/>
            <w:vAlign w:val="center"/>
          </w:tcPr>
          <w:p w14:paraId="055A89B9">
            <w:pPr>
              <w:adjustRightInd w:val="0"/>
              <w:snapToGrid w:val="0"/>
              <w:jc w:val="left"/>
              <w:rPr>
                <w:rFonts w:hint="eastAsia" w:ascii="宋体" w:hAnsi="宋体" w:eastAsia="宋体"/>
                <w:szCs w:val="21"/>
                <w:highlight w:val="none"/>
                <w:lang w:eastAsia="zh-CN"/>
              </w:rPr>
            </w:pPr>
            <w:r>
              <w:rPr>
                <w:rFonts w:hint="eastAsia" w:ascii="宋体" w:hAnsi="宋体" w:eastAsia="宋体"/>
                <w:szCs w:val="21"/>
                <w:highlight w:val="none"/>
                <w:lang w:eastAsia="zh-CN"/>
              </w:rPr>
              <w:t>运输特殊要求</w:t>
            </w:r>
          </w:p>
        </w:tc>
        <w:tc>
          <w:tcPr>
            <w:tcW w:w="5170" w:type="dxa"/>
            <w:vAlign w:val="center"/>
          </w:tcPr>
          <w:p w14:paraId="2C83905B">
            <w:pPr>
              <w:rPr>
                <w:rFonts w:hint="eastAsia" w:eastAsia="宋体"/>
                <w:highlight w:val="none"/>
              </w:rPr>
            </w:pPr>
          </w:p>
        </w:tc>
      </w:tr>
      <w:tr w14:paraId="356EAE17">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667" w:hRule="atLeast"/>
        </w:trPr>
        <w:tc>
          <w:tcPr>
            <w:tcW w:w="1607" w:type="dxa"/>
            <w:vAlign w:val="center"/>
          </w:tcPr>
          <w:p w14:paraId="11996605">
            <w:pPr>
              <w:adjustRightInd w:val="0"/>
              <w:snapToGrid w:val="0"/>
              <w:jc w:val="center"/>
              <w:rPr>
                <w:rFonts w:ascii="宋体" w:hAnsi="宋体" w:eastAsia="宋体"/>
                <w:szCs w:val="21"/>
                <w:highlight w:val="none"/>
              </w:rPr>
            </w:pPr>
            <w:r>
              <w:rPr>
                <w:rFonts w:hint="eastAsia" w:ascii="宋体" w:hAnsi="宋体" w:eastAsia="宋体"/>
                <w:szCs w:val="21"/>
                <w:highlight w:val="none"/>
              </w:rPr>
              <w:t>第二节</w:t>
            </w:r>
          </w:p>
          <w:p w14:paraId="7D2BBD0E">
            <w:pPr>
              <w:adjustRightInd w:val="0"/>
              <w:snapToGrid w:val="0"/>
              <w:jc w:val="center"/>
              <w:rPr>
                <w:rFonts w:hint="eastAsia" w:ascii="宋体" w:hAnsi="宋体" w:eastAsia="宋体"/>
                <w:szCs w:val="21"/>
                <w:highlight w:val="none"/>
              </w:rPr>
            </w:pPr>
            <w:r>
              <w:rPr>
                <w:rFonts w:hint="eastAsia" w:ascii="宋体" w:hAnsi="宋体" w:eastAsia="宋体"/>
                <w:szCs w:val="21"/>
                <w:highlight w:val="none"/>
              </w:rPr>
              <w:t>第</w:t>
            </w:r>
            <w:r>
              <w:rPr>
                <w:rFonts w:hint="eastAsia" w:ascii="宋体" w:hAnsi="宋体" w:eastAsia="宋体"/>
                <w:szCs w:val="21"/>
                <w:highlight w:val="none"/>
                <w:lang w:val="en-US" w:eastAsia="zh-CN"/>
              </w:rPr>
              <w:t>7</w:t>
            </w:r>
            <w:r>
              <w:rPr>
                <w:rFonts w:hint="eastAsia" w:ascii="宋体" w:hAnsi="宋体" w:eastAsia="宋体"/>
                <w:szCs w:val="21"/>
                <w:highlight w:val="none"/>
              </w:rPr>
              <w:t>.3</w:t>
            </w:r>
            <w:r>
              <w:rPr>
                <w:rFonts w:hint="eastAsia" w:ascii="宋体" w:hAnsi="宋体" w:eastAsia="宋体"/>
                <w:szCs w:val="21"/>
                <w:highlight w:val="none"/>
                <w:lang w:val="en-US" w:eastAsia="zh-CN"/>
              </w:rPr>
              <w:t>款</w:t>
            </w:r>
          </w:p>
        </w:tc>
        <w:tc>
          <w:tcPr>
            <w:tcW w:w="1742" w:type="dxa"/>
            <w:vAlign w:val="center"/>
          </w:tcPr>
          <w:p w14:paraId="76A46159">
            <w:pPr>
              <w:adjustRightInd w:val="0"/>
              <w:snapToGrid w:val="0"/>
              <w:jc w:val="left"/>
              <w:rPr>
                <w:rFonts w:hint="eastAsia" w:ascii="宋体" w:hAnsi="宋体" w:eastAsia="宋体"/>
                <w:szCs w:val="21"/>
                <w:highlight w:val="none"/>
                <w:lang w:eastAsia="zh-CN"/>
              </w:rPr>
            </w:pPr>
            <w:r>
              <w:rPr>
                <w:rFonts w:hint="eastAsia" w:ascii="宋体" w:hAnsi="宋体" w:eastAsia="宋体"/>
                <w:szCs w:val="21"/>
                <w:highlight w:val="none"/>
                <w:lang w:eastAsia="zh-CN"/>
              </w:rPr>
              <w:t>保险要求</w:t>
            </w:r>
          </w:p>
        </w:tc>
        <w:tc>
          <w:tcPr>
            <w:tcW w:w="5170" w:type="dxa"/>
            <w:vAlign w:val="center"/>
          </w:tcPr>
          <w:p w14:paraId="6EE8E40A">
            <w:pPr>
              <w:rPr>
                <w:rFonts w:hint="eastAsia" w:eastAsia="宋体"/>
                <w:highlight w:val="none"/>
              </w:rPr>
            </w:pPr>
          </w:p>
        </w:tc>
      </w:tr>
      <w:tr w14:paraId="01D7320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6421417A">
            <w:pPr>
              <w:adjustRightInd w:val="0"/>
              <w:snapToGrid w:val="0"/>
              <w:jc w:val="center"/>
              <w:rPr>
                <w:rFonts w:ascii="宋体" w:hAnsi="宋体" w:eastAsia="宋体"/>
                <w:szCs w:val="21"/>
                <w:highlight w:val="none"/>
              </w:rPr>
            </w:pPr>
            <w:r>
              <w:rPr>
                <w:rFonts w:hint="eastAsia" w:ascii="宋体" w:hAnsi="宋体" w:eastAsia="宋体"/>
                <w:szCs w:val="21"/>
                <w:highlight w:val="none"/>
              </w:rPr>
              <w:t>第二节</w:t>
            </w:r>
          </w:p>
          <w:p w14:paraId="11F6EF5B">
            <w:pPr>
              <w:adjustRightInd w:val="0"/>
              <w:snapToGrid w:val="0"/>
              <w:jc w:val="center"/>
              <w:rPr>
                <w:rFonts w:ascii="宋体" w:hAnsi="宋体" w:eastAsia="宋体"/>
                <w:szCs w:val="21"/>
                <w:highlight w:val="none"/>
              </w:rPr>
            </w:pPr>
            <w:r>
              <w:rPr>
                <w:rFonts w:hint="eastAsia" w:ascii="宋体" w:hAnsi="宋体" w:eastAsia="宋体"/>
                <w:szCs w:val="21"/>
                <w:highlight w:val="none"/>
              </w:rPr>
              <w:t>第</w:t>
            </w:r>
            <w:r>
              <w:rPr>
                <w:rFonts w:hint="eastAsia" w:ascii="宋体" w:hAnsi="宋体" w:eastAsia="宋体"/>
                <w:szCs w:val="21"/>
                <w:highlight w:val="none"/>
                <w:lang w:val="en-US" w:eastAsia="zh-CN"/>
              </w:rPr>
              <w:t>8</w:t>
            </w:r>
            <w:r>
              <w:rPr>
                <w:rFonts w:hint="eastAsia" w:ascii="宋体" w:hAnsi="宋体" w:eastAsia="宋体"/>
                <w:szCs w:val="21"/>
                <w:highlight w:val="none"/>
              </w:rPr>
              <w:t>.2（1）项</w:t>
            </w:r>
          </w:p>
        </w:tc>
        <w:tc>
          <w:tcPr>
            <w:tcW w:w="1742" w:type="dxa"/>
            <w:vAlign w:val="center"/>
          </w:tcPr>
          <w:p w14:paraId="17AF8098">
            <w:pPr>
              <w:adjustRightInd w:val="0"/>
              <w:snapToGrid w:val="0"/>
              <w:jc w:val="left"/>
              <w:rPr>
                <w:rFonts w:ascii="宋体" w:hAnsi="宋体" w:eastAsia="宋体"/>
                <w:szCs w:val="21"/>
                <w:highlight w:val="none"/>
              </w:rPr>
            </w:pPr>
            <w:r>
              <w:rPr>
                <w:rFonts w:hint="eastAsia" w:ascii="宋体" w:hAnsi="宋体" w:eastAsia="宋体"/>
                <w:szCs w:val="21"/>
                <w:highlight w:val="none"/>
              </w:rPr>
              <w:t>质量保证期</w:t>
            </w:r>
          </w:p>
        </w:tc>
        <w:tc>
          <w:tcPr>
            <w:tcW w:w="5170" w:type="dxa"/>
            <w:vAlign w:val="center"/>
          </w:tcPr>
          <w:p w14:paraId="155ABEBF">
            <w:pPr>
              <w:autoSpaceDE w:val="0"/>
              <w:autoSpaceDN w:val="0"/>
              <w:adjustRightInd w:val="0"/>
              <w:snapToGrid w:val="0"/>
              <w:ind w:firstLine="420" w:firstLineChars="200"/>
              <w:jc w:val="left"/>
              <w:rPr>
                <w:rFonts w:ascii="宋体" w:hAnsi="宋体" w:eastAsia="宋体"/>
                <w:szCs w:val="21"/>
                <w:highlight w:val="none"/>
              </w:rPr>
            </w:pPr>
          </w:p>
        </w:tc>
      </w:tr>
      <w:tr w14:paraId="2472F288">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3788C0A9">
            <w:pPr>
              <w:adjustRightInd w:val="0"/>
              <w:snapToGrid w:val="0"/>
              <w:jc w:val="center"/>
              <w:rPr>
                <w:rFonts w:ascii="宋体" w:hAnsi="宋体" w:eastAsia="宋体"/>
                <w:szCs w:val="21"/>
                <w:highlight w:val="none"/>
              </w:rPr>
            </w:pPr>
            <w:r>
              <w:rPr>
                <w:rFonts w:hint="eastAsia" w:ascii="宋体" w:hAnsi="宋体" w:eastAsia="宋体"/>
                <w:szCs w:val="21"/>
                <w:highlight w:val="none"/>
              </w:rPr>
              <w:t>第二节</w:t>
            </w:r>
          </w:p>
          <w:p w14:paraId="4A1F787B">
            <w:pPr>
              <w:adjustRightInd w:val="0"/>
              <w:snapToGrid w:val="0"/>
              <w:jc w:val="center"/>
              <w:rPr>
                <w:rFonts w:ascii="宋体" w:hAnsi="宋体" w:eastAsia="宋体"/>
                <w:szCs w:val="21"/>
                <w:highlight w:val="none"/>
              </w:rPr>
            </w:pPr>
            <w:r>
              <w:rPr>
                <w:rFonts w:hint="eastAsia" w:ascii="宋体" w:hAnsi="宋体" w:eastAsia="宋体"/>
                <w:szCs w:val="21"/>
                <w:highlight w:val="none"/>
              </w:rPr>
              <w:t>第</w:t>
            </w:r>
            <w:r>
              <w:rPr>
                <w:rFonts w:hint="eastAsia" w:ascii="宋体" w:hAnsi="宋体" w:eastAsia="宋体"/>
                <w:szCs w:val="21"/>
                <w:highlight w:val="none"/>
                <w:lang w:val="en-US" w:eastAsia="zh-CN"/>
              </w:rPr>
              <w:t>8</w:t>
            </w:r>
            <w:r>
              <w:rPr>
                <w:rFonts w:hint="eastAsia" w:ascii="宋体" w:hAnsi="宋体" w:eastAsia="宋体"/>
                <w:szCs w:val="21"/>
                <w:highlight w:val="none"/>
              </w:rPr>
              <w:t>.2（3）项</w:t>
            </w:r>
          </w:p>
        </w:tc>
        <w:tc>
          <w:tcPr>
            <w:tcW w:w="1742" w:type="dxa"/>
            <w:vAlign w:val="center"/>
          </w:tcPr>
          <w:p w14:paraId="578412EF">
            <w:pPr>
              <w:adjustRightInd w:val="0"/>
              <w:snapToGrid w:val="0"/>
              <w:jc w:val="left"/>
              <w:rPr>
                <w:rFonts w:hint="eastAsia" w:ascii="宋体" w:hAnsi="宋体" w:eastAsia="宋体"/>
                <w:szCs w:val="21"/>
                <w:highlight w:val="none"/>
                <w:lang w:eastAsia="zh-CN"/>
              </w:rPr>
            </w:pPr>
            <w:r>
              <w:rPr>
                <w:rFonts w:hint="eastAsia" w:ascii="宋体" w:hAnsi="宋体" w:eastAsia="宋体"/>
                <w:szCs w:val="21"/>
                <w:highlight w:val="none"/>
                <w:lang w:eastAsia="zh-CN"/>
              </w:rPr>
              <w:t>货物质量缺陷</w:t>
            </w:r>
          </w:p>
          <w:p w14:paraId="0905AF50">
            <w:pPr>
              <w:adjustRightInd w:val="0"/>
              <w:snapToGrid w:val="0"/>
              <w:jc w:val="left"/>
              <w:rPr>
                <w:rFonts w:ascii="宋体" w:hAnsi="宋体" w:eastAsia="宋体"/>
                <w:szCs w:val="21"/>
                <w:highlight w:val="none"/>
              </w:rPr>
            </w:pPr>
            <w:r>
              <w:rPr>
                <w:rFonts w:hint="eastAsia" w:ascii="宋体" w:hAnsi="宋体" w:eastAsia="宋体"/>
                <w:szCs w:val="21"/>
                <w:highlight w:val="none"/>
              </w:rPr>
              <w:t>响应时间</w:t>
            </w:r>
          </w:p>
        </w:tc>
        <w:tc>
          <w:tcPr>
            <w:tcW w:w="5170" w:type="dxa"/>
            <w:vAlign w:val="center"/>
          </w:tcPr>
          <w:p w14:paraId="253C38F0">
            <w:pPr>
              <w:adjustRightInd w:val="0"/>
              <w:snapToGrid w:val="0"/>
              <w:jc w:val="left"/>
              <w:rPr>
                <w:rFonts w:ascii="宋体" w:hAnsi="宋体" w:eastAsia="宋体"/>
                <w:szCs w:val="21"/>
                <w:highlight w:val="none"/>
              </w:rPr>
            </w:pPr>
          </w:p>
        </w:tc>
      </w:tr>
      <w:tr w14:paraId="3860AAD5">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5A1A03A0">
            <w:pPr>
              <w:snapToGrid w:val="0"/>
              <w:jc w:val="center"/>
              <w:rPr>
                <w:rFonts w:hint="eastAsia" w:ascii="宋体" w:hAnsi="宋体" w:eastAsia="宋体" w:cs="宋体"/>
                <w:szCs w:val="21"/>
                <w:highlight w:val="none"/>
                <w:lang w:val="en-US" w:eastAsia="zh-CN"/>
              </w:rPr>
            </w:pPr>
            <w:r>
              <w:rPr>
                <w:rFonts w:hint="eastAsia" w:ascii="宋体" w:hAnsi="宋体" w:eastAsia="宋体" w:cs="宋体"/>
                <w:szCs w:val="21"/>
                <w:highlight w:val="none"/>
                <w:lang w:val="en-US" w:eastAsia="zh-CN"/>
              </w:rPr>
              <w:t>第二节</w:t>
            </w:r>
          </w:p>
          <w:p w14:paraId="6A74C209">
            <w:pPr>
              <w:autoSpaceDE w:val="0"/>
              <w:autoSpaceDN w:val="0"/>
              <w:adjustRightInd w:val="0"/>
              <w:spacing w:line="400" w:lineRule="exact"/>
              <w:ind w:firstLine="0" w:firstLineChars="0"/>
              <w:jc w:val="center"/>
              <w:rPr>
                <w:rFonts w:hint="default" w:ascii="华文楷体" w:hAnsi="华文楷体" w:eastAsia="华文楷体" w:cs="华文楷体"/>
                <w:sz w:val="22"/>
                <w:szCs w:val="21"/>
                <w:highlight w:val="none"/>
                <w:lang w:val="en-US" w:eastAsia="zh-CN" w:bidi="ar-SA"/>
              </w:rPr>
            </w:pPr>
            <w:r>
              <w:rPr>
                <w:rFonts w:hint="eastAsia" w:ascii="宋体" w:hAnsi="宋体" w:eastAsia="宋体" w:cs="宋体"/>
                <w:sz w:val="22"/>
                <w:szCs w:val="21"/>
                <w:highlight w:val="none"/>
                <w:lang w:val="en-US" w:eastAsia="zh-CN" w:bidi="ar-SA"/>
              </w:rPr>
              <w:t>第11.1款</w:t>
            </w:r>
          </w:p>
        </w:tc>
        <w:tc>
          <w:tcPr>
            <w:tcW w:w="1742" w:type="dxa"/>
            <w:vAlign w:val="center"/>
          </w:tcPr>
          <w:p w14:paraId="02ECD022">
            <w:pPr>
              <w:adjustRightInd w:val="0"/>
              <w:snapToGrid w:val="0"/>
              <w:jc w:val="both"/>
              <w:rPr>
                <w:rFonts w:hint="default" w:ascii="宋体" w:hAnsi="宋体" w:eastAsia="宋体"/>
                <w:szCs w:val="21"/>
                <w:highlight w:val="none"/>
                <w:lang w:val="en-US" w:eastAsia="zh-CN"/>
              </w:rPr>
            </w:pPr>
            <w:r>
              <w:rPr>
                <w:rFonts w:hint="eastAsia" w:ascii="宋体" w:hAnsi="宋体" w:eastAsia="宋体"/>
                <w:szCs w:val="21"/>
                <w:highlight w:val="none"/>
                <w:lang w:val="en-US" w:eastAsia="zh-CN"/>
              </w:rPr>
              <w:t>其他应当保密的信息</w:t>
            </w:r>
          </w:p>
        </w:tc>
        <w:tc>
          <w:tcPr>
            <w:tcW w:w="5170" w:type="dxa"/>
            <w:vAlign w:val="center"/>
          </w:tcPr>
          <w:p w14:paraId="1437B78B">
            <w:pPr>
              <w:adjustRightInd w:val="0"/>
              <w:snapToGrid w:val="0"/>
              <w:jc w:val="left"/>
              <w:rPr>
                <w:rFonts w:ascii="宋体" w:hAnsi="宋体" w:eastAsia="宋体"/>
                <w:szCs w:val="21"/>
                <w:highlight w:val="none"/>
              </w:rPr>
            </w:pPr>
          </w:p>
        </w:tc>
      </w:tr>
      <w:tr w14:paraId="05C1102F">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697" w:hRule="atLeast"/>
        </w:trPr>
        <w:tc>
          <w:tcPr>
            <w:tcW w:w="1607" w:type="dxa"/>
            <w:vAlign w:val="center"/>
          </w:tcPr>
          <w:p w14:paraId="29848E9D">
            <w:pPr>
              <w:adjustRightInd w:val="0"/>
              <w:snapToGrid w:val="0"/>
              <w:jc w:val="center"/>
              <w:rPr>
                <w:rFonts w:ascii="宋体" w:hAnsi="宋体" w:eastAsia="宋体"/>
                <w:szCs w:val="21"/>
                <w:highlight w:val="none"/>
              </w:rPr>
            </w:pPr>
            <w:r>
              <w:rPr>
                <w:rFonts w:hint="eastAsia" w:ascii="宋体" w:hAnsi="宋体" w:eastAsia="宋体"/>
                <w:szCs w:val="21"/>
                <w:highlight w:val="none"/>
              </w:rPr>
              <w:t>第二节</w:t>
            </w:r>
          </w:p>
          <w:p w14:paraId="275D88C2">
            <w:pPr>
              <w:adjustRightInd w:val="0"/>
              <w:snapToGrid w:val="0"/>
              <w:jc w:val="center"/>
              <w:rPr>
                <w:rFonts w:ascii="宋体" w:hAnsi="宋体" w:eastAsia="宋体"/>
                <w:szCs w:val="21"/>
                <w:highlight w:val="none"/>
              </w:rPr>
            </w:pPr>
            <w:r>
              <w:rPr>
                <w:rFonts w:hint="eastAsia" w:ascii="宋体" w:hAnsi="宋体" w:eastAsia="宋体"/>
                <w:szCs w:val="21"/>
                <w:highlight w:val="none"/>
              </w:rPr>
              <w:t>第1</w:t>
            </w:r>
            <w:r>
              <w:rPr>
                <w:rFonts w:hint="eastAsia" w:ascii="宋体" w:hAnsi="宋体" w:eastAsia="宋体"/>
                <w:szCs w:val="21"/>
                <w:highlight w:val="none"/>
                <w:lang w:val="en-US" w:eastAsia="zh-CN"/>
              </w:rPr>
              <w:t>2</w:t>
            </w:r>
            <w:r>
              <w:rPr>
                <w:rFonts w:hint="eastAsia" w:ascii="宋体" w:hAnsi="宋体" w:eastAsia="宋体"/>
                <w:szCs w:val="21"/>
                <w:highlight w:val="none"/>
              </w:rPr>
              <w:t>.2款</w:t>
            </w:r>
          </w:p>
        </w:tc>
        <w:tc>
          <w:tcPr>
            <w:tcW w:w="1742" w:type="dxa"/>
            <w:vAlign w:val="center"/>
          </w:tcPr>
          <w:p w14:paraId="57BEDA5B">
            <w:pPr>
              <w:adjustRightInd w:val="0"/>
              <w:snapToGrid w:val="0"/>
              <w:jc w:val="left"/>
              <w:rPr>
                <w:rFonts w:hint="eastAsia" w:ascii="宋体" w:hAnsi="宋体" w:eastAsia="宋体"/>
                <w:szCs w:val="21"/>
                <w:highlight w:val="none"/>
                <w:lang w:eastAsia="zh-CN"/>
              </w:rPr>
            </w:pPr>
            <w:r>
              <w:rPr>
                <w:rFonts w:hint="eastAsia" w:ascii="宋体" w:hAnsi="宋体" w:eastAsia="宋体"/>
                <w:szCs w:val="21"/>
                <w:highlight w:val="none"/>
              </w:rPr>
              <w:t>合同价款支付</w:t>
            </w:r>
            <w:r>
              <w:rPr>
                <w:rFonts w:hint="eastAsia" w:ascii="宋体" w:hAnsi="宋体" w:eastAsia="宋体"/>
                <w:szCs w:val="21"/>
                <w:highlight w:val="none"/>
                <w:lang w:eastAsia="zh-CN"/>
              </w:rPr>
              <w:t>时间</w:t>
            </w:r>
          </w:p>
        </w:tc>
        <w:tc>
          <w:tcPr>
            <w:tcW w:w="5170" w:type="dxa"/>
            <w:vAlign w:val="center"/>
          </w:tcPr>
          <w:p w14:paraId="2C614553">
            <w:pPr>
              <w:adjustRightInd w:val="0"/>
              <w:snapToGrid w:val="0"/>
              <w:jc w:val="left"/>
              <w:rPr>
                <w:rFonts w:ascii="宋体" w:hAnsi="宋体" w:eastAsia="宋体"/>
                <w:szCs w:val="21"/>
                <w:highlight w:val="none"/>
              </w:rPr>
            </w:pPr>
          </w:p>
        </w:tc>
      </w:tr>
      <w:tr w14:paraId="546AD20A">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697" w:hRule="atLeast"/>
        </w:trPr>
        <w:tc>
          <w:tcPr>
            <w:tcW w:w="1607" w:type="dxa"/>
            <w:vAlign w:val="center"/>
          </w:tcPr>
          <w:p w14:paraId="2D7E1C32">
            <w:pPr>
              <w:adjustRightInd w:val="0"/>
              <w:snapToGrid w:val="0"/>
              <w:jc w:val="center"/>
              <w:rPr>
                <w:rFonts w:hint="eastAsia" w:ascii="宋体" w:hAnsi="宋体" w:eastAsia="宋体"/>
                <w:szCs w:val="21"/>
                <w:highlight w:val="none"/>
              </w:rPr>
            </w:pPr>
            <w:r>
              <w:rPr>
                <w:rFonts w:hint="eastAsia" w:ascii="宋体" w:hAnsi="宋体" w:eastAsia="宋体"/>
                <w:szCs w:val="21"/>
                <w:highlight w:val="none"/>
              </w:rPr>
              <w:t>第二节</w:t>
            </w:r>
          </w:p>
          <w:p w14:paraId="7981FCEA">
            <w:pPr>
              <w:adjustRightInd w:val="0"/>
              <w:snapToGrid w:val="0"/>
              <w:jc w:val="center"/>
              <w:rPr>
                <w:rFonts w:hint="eastAsia" w:ascii="宋体" w:hAnsi="宋体" w:eastAsia="宋体"/>
                <w:szCs w:val="21"/>
                <w:highlight w:val="none"/>
              </w:rPr>
            </w:pPr>
            <w:r>
              <w:rPr>
                <w:rFonts w:hint="eastAsia" w:ascii="宋体" w:hAnsi="宋体" w:eastAsia="宋体"/>
                <w:szCs w:val="21"/>
                <w:highlight w:val="none"/>
              </w:rPr>
              <w:t>第</w:t>
            </w:r>
            <w:r>
              <w:rPr>
                <w:rFonts w:hint="eastAsia" w:ascii="宋体" w:hAnsi="宋体" w:eastAsia="宋体"/>
                <w:szCs w:val="21"/>
                <w:highlight w:val="none"/>
                <w:lang w:val="en-US" w:eastAsia="zh-CN"/>
              </w:rPr>
              <w:t>13.2</w:t>
            </w:r>
            <w:r>
              <w:rPr>
                <w:rFonts w:hint="eastAsia" w:ascii="宋体" w:hAnsi="宋体" w:eastAsia="宋体"/>
                <w:szCs w:val="21"/>
                <w:highlight w:val="none"/>
              </w:rPr>
              <w:t>款</w:t>
            </w:r>
          </w:p>
        </w:tc>
        <w:tc>
          <w:tcPr>
            <w:tcW w:w="1742" w:type="dxa"/>
            <w:vAlign w:val="center"/>
          </w:tcPr>
          <w:p w14:paraId="726B4DD6">
            <w:pPr>
              <w:adjustRightInd w:val="0"/>
              <w:snapToGrid w:val="0"/>
              <w:jc w:val="left"/>
              <w:rPr>
                <w:rFonts w:hint="default" w:ascii="宋体" w:hAnsi="宋体" w:eastAsia="宋体"/>
                <w:szCs w:val="21"/>
                <w:highlight w:val="none"/>
                <w:lang w:val="en-US" w:eastAsia="zh-CN"/>
              </w:rPr>
            </w:pPr>
            <w:r>
              <w:rPr>
                <w:rFonts w:hint="eastAsia" w:ascii="宋体" w:hAnsi="宋体" w:eastAsia="宋体"/>
                <w:szCs w:val="21"/>
                <w:highlight w:val="none"/>
                <w:lang w:val="en-US" w:eastAsia="zh-CN"/>
              </w:rPr>
              <w:t>履约保证金不予退还的情形</w:t>
            </w:r>
          </w:p>
        </w:tc>
        <w:tc>
          <w:tcPr>
            <w:tcW w:w="5170" w:type="dxa"/>
            <w:vAlign w:val="center"/>
          </w:tcPr>
          <w:p w14:paraId="40140FCB">
            <w:pPr>
              <w:adjustRightInd w:val="0"/>
              <w:snapToGrid w:val="0"/>
              <w:jc w:val="left"/>
              <w:rPr>
                <w:rFonts w:ascii="宋体" w:hAnsi="宋体" w:eastAsia="宋体"/>
                <w:szCs w:val="21"/>
                <w:highlight w:val="none"/>
              </w:rPr>
            </w:pPr>
          </w:p>
        </w:tc>
      </w:tr>
      <w:tr w14:paraId="6093064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240F68D4">
            <w:pPr>
              <w:adjustRightInd w:val="0"/>
              <w:snapToGrid w:val="0"/>
              <w:jc w:val="center"/>
              <w:rPr>
                <w:rFonts w:hint="eastAsia" w:ascii="宋体" w:hAnsi="宋体" w:eastAsia="宋体"/>
                <w:szCs w:val="21"/>
                <w:highlight w:val="none"/>
              </w:rPr>
            </w:pPr>
            <w:r>
              <w:rPr>
                <w:rFonts w:hint="eastAsia" w:ascii="宋体" w:hAnsi="宋体" w:eastAsia="宋体"/>
                <w:szCs w:val="21"/>
                <w:highlight w:val="none"/>
              </w:rPr>
              <w:t>第二节</w:t>
            </w:r>
          </w:p>
          <w:p w14:paraId="24090F4F">
            <w:pPr>
              <w:adjustRightInd w:val="0"/>
              <w:snapToGrid w:val="0"/>
              <w:jc w:val="center"/>
              <w:rPr>
                <w:rFonts w:hint="eastAsia" w:ascii="宋体" w:hAnsi="宋体" w:eastAsia="宋体"/>
                <w:szCs w:val="21"/>
                <w:highlight w:val="none"/>
              </w:rPr>
            </w:pPr>
            <w:r>
              <w:rPr>
                <w:rFonts w:hint="eastAsia" w:ascii="宋体" w:hAnsi="宋体" w:eastAsia="宋体"/>
                <w:szCs w:val="21"/>
                <w:highlight w:val="none"/>
              </w:rPr>
              <w:t>第</w:t>
            </w:r>
            <w:r>
              <w:rPr>
                <w:rFonts w:hint="eastAsia" w:ascii="宋体" w:hAnsi="宋体" w:eastAsia="宋体"/>
                <w:szCs w:val="21"/>
                <w:highlight w:val="none"/>
                <w:lang w:val="en-US" w:eastAsia="zh-CN"/>
              </w:rPr>
              <w:t>13.3</w:t>
            </w:r>
            <w:r>
              <w:rPr>
                <w:rFonts w:hint="eastAsia" w:ascii="宋体" w:hAnsi="宋体" w:eastAsia="宋体"/>
                <w:szCs w:val="21"/>
                <w:highlight w:val="none"/>
              </w:rPr>
              <w:t>款</w:t>
            </w:r>
          </w:p>
        </w:tc>
        <w:tc>
          <w:tcPr>
            <w:tcW w:w="1742" w:type="dxa"/>
            <w:vAlign w:val="center"/>
          </w:tcPr>
          <w:p w14:paraId="784518D1">
            <w:pPr>
              <w:adjustRightInd w:val="0"/>
              <w:snapToGrid w:val="0"/>
              <w:jc w:val="left"/>
              <w:rPr>
                <w:rFonts w:ascii="宋体" w:hAnsi="宋体" w:eastAsia="宋体"/>
                <w:szCs w:val="21"/>
                <w:highlight w:val="none"/>
              </w:rPr>
            </w:pPr>
            <w:r>
              <w:rPr>
                <w:rFonts w:hint="eastAsia" w:ascii="宋体" w:hAnsi="宋体" w:eastAsia="宋体"/>
                <w:szCs w:val="21"/>
                <w:highlight w:val="none"/>
              </w:rPr>
              <w:t>履约保证金退还时间及</w:t>
            </w:r>
            <w:r>
              <w:rPr>
                <w:rFonts w:hint="eastAsia" w:ascii="宋体" w:hAnsi="宋体" w:eastAsia="宋体"/>
                <w:szCs w:val="21"/>
                <w:highlight w:val="none"/>
                <w:lang w:eastAsia="zh-CN"/>
              </w:rPr>
              <w:t>逾期退还的</w:t>
            </w:r>
            <w:r>
              <w:rPr>
                <w:rFonts w:hint="eastAsia" w:ascii="宋体" w:hAnsi="宋体" w:eastAsia="宋体"/>
                <w:szCs w:val="21"/>
                <w:highlight w:val="none"/>
              </w:rPr>
              <w:t>违约金</w:t>
            </w:r>
          </w:p>
        </w:tc>
        <w:tc>
          <w:tcPr>
            <w:tcW w:w="5170" w:type="dxa"/>
            <w:vAlign w:val="center"/>
          </w:tcPr>
          <w:p w14:paraId="74E2FE41">
            <w:pPr>
              <w:adjustRightInd w:val="0"/>
              <w:snapToGrid w:val="0"/>
              <w:jc w:val="left"/>
              <w:rPr>
                <w:rFonts w:ascii="宋体" w:hAnsi="宋体" w:eastAsia="宋体"/>
                <w:szCs w:val="21"/>
                <w:highlight w:val="none"/>
              </w:rPr>
            </w:pPr>
          </w:p>
        </w:tc>
      </w:tr>
      <w:tr w14:paraId="11771A8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84" w:hRule="atLeast"/>
        </w:trPr>
        <w:tc>
          <w:tcPr>
            <w:tcW w:w="1607" w:type="dxa"/>
            <w:vAlign w:val="center"/>
          </w:tcPr>
          <w:p w14:paraId="3E4D70E6">
            <w:pPr>
              <w:adjustRightInd w:val="0"/>
              <w:snapToGrid w:val="0"/>
              <w:jc w:val="center"/>
              <w:rPr>
                <w:rFonts w:ascii="宋体" w:hAnsi="宋体" w:eastAsia="宋体"/>
                <w:szCs w:val="21"/>
                <w:highlight w:val="none"/>
              </w:rPr>
            </w:pPr>
            <w:r>
              <w:rPr>
                <w:rFonts w:hint="eastAsia" w:ascii="宋体" w:hAnsi="宋体" w:eastAsia="宋体"/>
                <w:szCs w:val="21"/>
                <w:highlight w:val="none"/>
              </w:rPr>
              <w:t>第二节</w:t>
            </w:r>
          </w:p>
          <w:p w14:paraId="32D9685D">
            <w:pPr>
              <w:adjustRightInd w:val="0"/>
              <w:snapToGrid w:val="0"/>
              <w:jc w:val="center"/>
              <w:rPr>
                <w:rFonts w:hint="eastAsia" w:ascii="宋体" w:hAnsi="宋体" w:eastAsia="宋体"/>
                <w:szCs w:val="21"/>
                <w:highlight w:val="none"/>
              </w:rPr>
            </w:pPr>
            <w:r>
              <w:rPr>
                <w:rFonts w:hint="eastAsia" w:ascii="宋体" w:hAnsi="宋体" w:eastAsia="宋体"/>
                <w:szCs w:val="21"/>
                <w:highlight w:val="none"/>
              </w:rPr>
              <w:t>第1</w:t>
            </w:r>
            <w:r>
              <w:rPr>
                <w:rFonts w:hint="eastAsia" w:ascii="宋体" w:hAnsi="宋体" w:eastAsia="宋体"/>
                <w:szCs w:val="21"/>
                <w:highlight w:val="none"/>
                <w:lang w:val="en-US" w:eastAsia="zh-CN"/>
              </w:rPr>
              <w:t>4</w:t>
            </w:r>
            <w:r>
              <w:rPr>
                <w:rFonts w:hint="eastAsia" w:ascii="宋体" w:hAnsi="宋体" w:eastAsia="宋体"/>
                <w:szCs w:val="21"/>
                <w:highlight w:val="none"/>
              </w:rPr>
              <w:t>.1（</w:t>
            </w:r>
            <w:r>
              <w:rPr>
                <w:rFonts w:hint="eastAsia" w:ascii="宋体" w:hAnsi="宋体" w:eastAsia="宋体"/>
                <w:szCs w:val="21"/>
                <w:highlight w:val="none"/>
                <w:lang w:val="en-US" w:eastAsia="zh-CN"/>
              </w:rPr>
              <w:t>3</w:t>
            </w:r>
            <w:r>
              <w:rPr>
                <w:rFonts w:hint="eastAsia" w:ascii="宋体" w:hAnsi="宋体" w:eastAsia="宋体"/>
                <w:szCs w:val="21"/>
                <w:highlight w:val="none"/>
              </w:rPr>
              <w:t>）项</w:t>
            </w:r>
          </w:p>
        </w:tc>
        <w:tc>
          <w:tcPr>
            <w:tcW w:w="1742" w:type="dxa"/>
            <w:vAlign w:val="center"/>
          </w:tcPr>
          <w:p w14:paraId="4ED7A69B">
            <w:pPr>
              <w:adjustRightInd w:val="0"/>
              <w:snapToGrid w:val="0"/>
              <w:jc w:val="left"/>
              <w:rPr>
                <w:rFonts w:hint="eastAsia" w:ascii="宋体" w:hAnsi="宋体" w:eastAsia="宋体"/>
                <w:szCs w:val="21"/>
                <w:highlight w:val="none"/>
                <w:lang w:val="en-US" w:eastAsia="zh-CN"/>
              </w:rPr>
            </w:pPr>
            <w:r>
              <w:rPr>
                <w:rFonts w:hint="eastAsia" w:ascii="宋体" w:hAnsi="宋体" w:eastAsia="宋体"/>
                <w:szCs w:val="21"/>
                <w:highlight w:val="none"/>
                <w:lang w:val="en-US" w:eastAsia="zh-CN"/>
              </w:rPr>
              <w:t>运行监督、维修期限</w:t>
            </w:r>
          </w:p>
        </w:tc>
        <w:tc>
          <w:tcPr>
            <w:tcW w:w="5170" w:type="dxa"/>
            <w:vAlign w:val="center"/>
          </w:tcPr>
          <w:p w14:paraId="0B3D99C2">
            <w:pPr>
              <w:adjustRightInd w:val="0"/>
              <w:snapToGrid w:val="0"/>
              <w:jc w:val="left"/>
              <w:rPr>
                <w:rFonts w:ascii="宋体" w:hAnsi="宋体" w:eastAsia="宋体"/>
                <w:szCs w:val="21"/>
                <w:highlight w:val="none"/>
              </w:rPr>
            </w:pPr>
          </w:p>
        </w:tc>
      </w:tr>
      <w:tr w14:paraId="11633055">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84" w:hRule="atLeast"/>
        </w:trPr>
        <w:tc>
          <w:tcPr>
            <w:tcW w:w="1607" w:type="dxa"/>
            <w:vAlign w:val="center"/>
          </w:tcPr>
          <w:p w14:paraId="7BA2C12A">
            <w:pPr>
              <w:adjustRightInd w:val="0"/>
              <w:snapToGrid w:val="0"/>
              <w:jc w:val="center"/>
              <w:rPr>
                <w:rFonts w:ascii="宋体" w:hAnsi="宋体" w:eastAsia="宋体"/>
                <w:szCs w:val="21"/>
                <w:highlight w:val="none"/>
              </w:rPr>
            </w:pPr>
            <w:r>
              <w:rPr>
                <w:rFonts w:hint="eastAsia" w:ascii="宋体" w:hAnsi="宋体" w:eastAsia="宋体"/>
                <w:szCs w:val="21"/>
                <w:highlight w:val="none"/>
              </w:rPr>
              <w:t>第二节</w:t>
            </w:r>
          </w:p>
          <w:p w14:paraId="05BE1A60">
            <w:pPr>
              <w:adjustRightInd w:val="0"/>
              <w:snapToGrid w:val="0"/>
              <w:jc w:val="center"/>
              <w:rPr>
                <w:rFonts w:hint="eastAsia" w:ascii="宋体" w:hAnsi="宋体" w:eastAsia="宋体"/>
                <w:szCs w:val="21"/>
                <w:highlight w:val="none"/>
              </w:rPr>
            </w:pPr>
            <w:r>
              <w:rPr>
                <w:rFonts w:hint="eastAsia" w:ascii="宋体" w:hAnsi="宋体" w:eastAsia="宋体"/>
                <w:szCs w:val="21"/>
                <w:highlight w:val="none"/>
              </w:rPr>
              <w:t>第1</w:t>
            </w:r>
            <w:r>
              <w:rPr>
                <w:rFonts w:hint="eastAsia" w:ascii="宋体" w:hAnsi="宋体" w:eastAsia="宋体"/>
                <w:szCs w:val="21"/>
                <w:highlight w:val="none"/>
                <w:lang w:val="en-US" w:eastAsia="zh-CN"/>
              </w:rPr>
              <w:t>4</w:t>
            </w:r>
            <w:r>
              <w:rPr>
                <w:rFonts w:hint="eastAsia" w:ascii="宋体" w:hAnsi="宋体" w:eastAsia="宋体"/>
                <w:szCs w:val="21"/>
                <w:highlight w:val="none"/>
              </w:rPr>
              <w:t>.1（</w:t>
            </w:r>
            <w:r>
              <w:rPr>
                <w:rFonts w:hint="eastAsia" w:ascii="宋体" w:hAnsi="宋体" w:eastAsia="宋体"/>
                <w:szCs w:val="21"/>
                <w:highlight w:val="none"/>
                <w:lang w:val="en-US" w:eastAsia="zh-CN"/>
              </w:rPr>
              <w:t>5</w:t>
            </w:r>
            <w:r>
              <w:rPr>
                <w:rFonts w:hint="eastAsia" w:ascii="宋体" w:hAnsi="宋体" w:eastAsia="宋体"/>
                <w:szCs w:val="21"/>
                <w:highlight w:val="none"/>
              </w:rPr>
              <w:t>）项</w:t>
            </w:r>
          </w:p>
        </w:tc>
        <w:tc>
          <w:tcPr>
            <w:tcW w:w="1742" w:type="dxa"/>
            <w:vAlign w:val="center"/>
          </w:tcPr>
          <w:p w14:paraId="629FDFD8">
            <w:pPr>
              <w:adjustRightInd w:val="0"/>
              <w:snapToGrid w:val="0"/>
              <w:jc w:val="left"/>
              <w:rPr>
                <w:rFonts w:hint="default" w:ascii="宋体" w:hAnsi="宋体" w:eastAsia="宋体"/>
                <w:szCs w:val="21"/>
                <w:highlight w:val="none"/>
                <w:lang w:val="en-US" w:eastAsia="zh-CN"/>
              </w:rPr>
            </w:pPr>
            <w:r>
              <w:rPr>
                <w:rFonts w:hint="eastAsia" w:ascii="宋体" w:hAnsi="宋体" w:eastAsia="宋体"/>
                <w:szCs w:val="21"/>
                <w:highlight w:val="none"/>
                <w:lang w:val="en-US" w:eastAsia="zh-CN"/>
              </w:rPr>
              <w:t>货物回收的约定</w:t>
            </w:r>
          </w:p>
        </w:tc>
        <w:tc>
          <w:tcPr>
            <w:tcW w:w="5170" w:type="dxa"/>
            <w:vAlign w:val="center"/>
          </w:tcPr>
          <w:p w14:paraId="709D4736">
            <w:pPr>
              <w:adjustRightInd w:val="0"/>
              <w:snapToGrid w:val="0"/>
              <w:jc w:val="left"/>
              <w:rPr>
                <w:rFonts w:ascii="宋体" w:hAnsi="宋体" w:eastAsia="宋体"/>
                <w:szCs w:val="21"/>
                <w:highlight w:val="none"/>
              </w:rPr>
            </w:pPr>
          </w:p>
        </w:tc>
      </w:tr>
      <w:tr w14:paraId="00EF135C">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5B3B93C2">
            <w:pPr>
              <w:adjustRightInd w:val="0"/>
              <w:snapToGrid w:val="0"/>
              <w:jc w:val="center"/>
              <w:rPr>
                <w:rFonts w:ascii="宋体" w:hAnsi="宋体" w:eastAsia="宋体"/>
                <w:szCs w:val="21"/>
                <w:highlight w:val="none"/>
              </w:rPr>
            </w:pPr>
            <w:r>
              <w:rPr>
                <w:rFonts w:hint="eastAsia" w:ascii="宋体" w:hAnsi="宋体" w:eastAsia="宋体"/>
                <w:szCs w:val="21"/>
                <w:highlight w:val="none"/>
              </w:rPr>
              <w:t>第二节</w:t>
            </w:r>
          </w:p>
          <w:p w14:paraId="11921595">
            <w:pPr>
              <w:adjustRightInd w:val="0"/>
              <w:snapToGrid w:val="0"/>
              <w:jc w:val="center"/>
              <w:rPr>
                <w:rFonts w:ascii="宋体" w:hAnsi="宋体" w:eastAsia="宋体"/>
                <w:szCs w:val="21"/>
                <w:highlight w:val="none"/>
              </w:rPr>
            </w:pPr>
            <w:r>
              <w:rPr>
                <w:rFonts w:hint="eastAsia" w:ascii="宋体" w:hAnsi="宋体" w:eastAsia="宋体"/>
                <w:szCs w:val="21"/>
                <w:highlight w:val="none"/>
              </w:rPr>
              <w:t>第1</w:t>
            </w:r>
            <w:r>
              <w:rPr>
                <w:rFonts w:hint="eastAsia" w:ascii="宋体" w:hAnsi="宋体" w:eastAsia="宋体"/>
                <w:szCs w:val="21"/>
                <w:highlight w:val="none"/>
                <w:lang w:val="en-US" w:eastAsia="zh-CN"/>
              </w:rPr>
              <w:t>4</w:t>
            </w:r>
            <w:r>
              <w:rPr>
                <w:rFonts w:hint="eastAsia" w:ascii="宋体" w:hAnsi="宋体" w:eastAsia="宋体"/>
                <w:szCs w:val="21"/>
                <w:highlight w:val="none"/>
              </w:rPr>
              <w:t>.1（</w:t>
            </w:r>
            <w:r>
              <w:rPr>
                <w:rFonts w:hint="eastAsia" w:ascii="宋体" w:hAnsi="宋体" w:eastAsia="宋体"/>
                <w:szCs w:val="21"/>
                <w:highlight w:val="none"/>
                <w:lang w:val="en-US" w:eastAsia="zh-CN"/>
              </w:rPr>
              <w:t>6</w:t>
            </w:r>
            <w:r>
              <w:rPr>
                <w:rFonts w:hint="eastAsia" w:ascii="宋体" w:hAnsi="宋体" w:eastAsia="宋体"/>
                <w:szCs w:val="21"/>
                <w:highlight w:val="none"/>
              </w:rPr>
              <w:t>）项</w:t>
            </w:r>
          </w:p>
        </w:tc>
        <w:tc>
          <w:tcPr>
            <w:tcW w:w="1742" w:type="dxa"/>
            <w:vAlign w:val="center"/>
          </w:tcPr>
          <w:p w14:paraId="6741425A">
            <w:pPr>
              <w:adjustRightInd w:val="0"/>
              <w:snapToGrid w:val="0"/>
              <w:jc w:val="left"/>
              <w:rPr>
                <w:rFonts w:ascii="宋体" w:hAnsi="宋体" w:eastAsia="宋体"/>
                <w:szCs w:val="21"/>
                <w:highlight w:val="none"/>
              </w:rPr>
            </w:pPr>
            <w:r>
              <w:rPr>
                <w:rFonts w:hint="eastAsia" w:ascii="宋体" w:hAnsi="宋体" w:eastAsia="宋体"/>
                <w:szCs w:val="21"/>
                <w:highlight w:val="none"/>
              </w:rPr>
              <w:t>乙方提供的其他服务</w:t>
            </w:r>
          </w:p>
        </w:tc>
        <w:tc>
          <w:tcPr>
            <w:tcW w:w="5170" w:type="dxa"/>
            <w:vAlign w:val="center"/>
          </w:tcPr>
          <w:p w14:paraId="53DE34EB">
            <w:pPr>
              <w:adjustRightInd w:val="0"/>
              <w:snapToGrid w:val="0"/>
              <w:jc w:val="left"/>
              <w:rPr>
                <w:rFonts w:ascii="宋体" w:hAnsi="宋体" w:eastAsia="宋体"/>
                <w:szCs w:val="21"/>
                <w:highlight w:val="none"/>
              </w:rPr>
            </w:pPr>
          </w:p>
        </w:tc>
      </w:tr>
      <w:tr w14:paraId="0A374F5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673F2270">
            <w:pPr>
              <w:adjustRightInd w:val="0"/>
              <w:snapToGrid w:val="0"/>
              <w:jc w:val="center"/>
              <w:rPr>
                <w:rFonts w:ascii="宋体" w:hAnsi="宋体" w:eastAsia="宋体"/>
                <w:szCs w:val="21"/>
                <w:highlight w:val="none"/>
              </w:rPr>
            </w:pPr>
            <w:r>
              <w:rPr>
                <w:rFonts w:hint="eastAsia" w:ascii="宋体" w:hAnsi="宋体" w:eastAsia="宋体"/>
                <w:szCs w:val="21"/>
                <w:highlight w:val="none"/>
              </w:rPr>
              <w:t>第二节</w:t>
            </w:r>
          </w:p>
          <w:p w14:paraId="42AACAFE">
            <w:pPr>
              <w:adjustRightInd w:val="0"/>
              <w:snapToGrid w:val="0"/>
              <w:jc w:val="center"/>
              <w:rPr>
                <w:rFonts w:hint="default" w:ascii="宋体" w:hAnsi="宋体" w:eastAsia="宋体"/>
                <w:szCs w:val="21"/>
                <w:highlight w:val="none"/>
                <w:lang w:val="en-US" w:eastAsia="zh-CN"/>
              </w:rPr>
            </w:pPr>
            <w:r>
              <w:rPr>
                <w:rFonts w:hint="eastAsia" w:ascii="宋体" w:hAnsi="宋体" w:eastAsia="宋体"/>
                <w:szCs w:val="21"/>
                <w:highlight w:val="none"/>
              </w:rPr>
              <w:t>第1</w:t>
            </w:r>
            <w:r>
              <w:rPr>
                <w:rFonts w:hint="eastAsia" w:ascii="宋体" w:hAnsi="宋体" w:eastAsia="宋体"/>
                <w:szCs w:val="21"/>
                <w:highlight w:val="none"/>
                <w:lang w:val="en-US" w:eastAsia="zh-CN"/>
              </w:rPr>
              <w:t>5</w:t>
            </w:r>
            <w:r>
              <w:rPr>
                <w:rFonts w:hint="eastAsia" w:ascii="宋体" w:hAnsi="宋体" w:eastAsia="宋体"/>
                <w:szCs w:val="21"/>
                <w:highlight w:val="none"/>
              </w:rPr>
              <w:t>.</w:t>
            </w:r>
            <w:r>
              <w:rPr>
                <w:rFonts w:hint="eastAsia" w:ascii="宋体" w:hAnsi="宋体" w:eastAsia="宋体"/>
                <w:szCs w:val="21"/>
                <w:highlight w:val="none"/>
                <w:lang w:val="en-US" w:eastAsia="zh-CN"/>
              </w:rPr>
              <w:t>1款</w:t>
            </w:r>
          </w:p>
        </w:tc>
        <w:tc>
          <w:tcPr>
            <w:tcW w:w="1742" w:type="dxa"/>
            <w:vAlign w:val="center"/>
          </w:tcPr>
          <w:p w14:paraId="4EEA83D4">
            <w:pPr>
              <w:adjustRightInd w:val="0"/>
              <w:snapToGrid w:val="0"/>
              <w:jc w:val="left"/>
              <w:rPr>
                <w:rFonts w:hint="eastAsia" w:ascii="宋体" w:hAnsi="宋体" w:eastAsia="宋体"/>
                <w:szCs w:val="21"/>
                <w:highlight w:val="none"/>
              </w:rPr>
            </w:pPr>
            <w:r>
              <w:rPr>
                <w:rFonts w:hint="eastAsia" w:ascii="宋体" w:hAnsi="宋体" w:eastAsia="宋体"/>
                <w:color w:val="auto"/>
                <w:szCs w:val="21"/>
                <w:highlight w:val="none"/>
                <w:lang w:eastAsia="zh-CN"/>
              </w:rPr>
              <w:t>修理、重作、更换相关具体规定</w:t>
            </w:r>
          </w:p>
        </w:tc>
        <w:tc>
          <w:tcPr>
            <w:tcW w:w="5170" w:type="dxa"/>
            <w:vAlign w:val="center"/>
          </w:tcPr>
          <w:p w14:paraId="118FA1D5">
            <w:pPr>
              <w:adjustRightInd w:val="0"/>
              <w:snapToGrid w:val="0"/>
              <w:jc w:val="left"/>
              <w:rPr>
                <w:rFonts w:ascii="宋体" w:hAnsi="宋体" w:eastAsia="宋体"/>
                <w:szCs w:val="21"/>
                <w:highlight w:val="none"/>
              </w:rPr>
            </w:pPr>
          </w:p>
        </w:tc>
      </w:tr>
      <w:tr w14:paraId="060E2906">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0D8638FC">
            <w:pPr>
              <w:adjustRightInd w:val="0"/>
              <w:snapToGrid w:val="0"/>
              <w:jc w:val="center"/>
              <w:rPr>
                <w:rFonts w:ascii="宋体" w:hAnsi="宋体" w:eastAsia="宋体"/>
                <w:szCs w:val="21"/>
                <w:highlight w:val="none"/>
              </w:rPr>
            </w:pPr>
            <w:r>
              <w:rPr>
                <w:rFonts w:hint="eastAsia" w:ascii="宋体" w:hAnsi="宋体" w:eastAsia="宋体"/>
                <w:szCs w:val="21"/>
                <w:highlight w:val="none"/>
              </w:rPr>
              <w:t>第二节</w:t>
            </w:r>
          </w:p>
          <w:p w14:paraId="24435B6A">
            <w:pPr>
              <w:adjustRightInd w:val="0"/>
              <w:snapToGrid w:val="0"/>
              <w:jc w:val="center"/>
              <w:rPr>
                <w:rFonts w:ascii="宋体" w:hAnsi="宋体" w:eastAsia="宋体"/>
                <w:szCs w:val="21"/>
                <w:highlight w:val="none"/>
              </w:rPr>
            </w:pPr>
            <w:r>
              <w:rPr>
                <w:rFonts w:hint="eastAsia" w:ascii="宋体" w:hAnsi="宋体" w:eastAsia="宋体"/>
                <w:szCs w:val="21"/>
                <w:highlight w:val="none"/>
              </w:rPr>
              <w:t>第1</w:t>
            </w:r>
            <w:r>
              <w:rPr>
                <w:rFonts w:hint="eastAsia" w:ascii="宋体" w:hAnsi="宋体" w:eastAsia="宋体"/>
                <w:szCs w:val="21"/>
                <w:highlight w:val="none"/>
                <w:lang w:val="en-US" w:eastAsia="zh-CN"/>
              </w:rPr>
              <w:t>5</w:t>
            </w:r>
            <w:r>
              <w:rPr>
                <w:rFonts w:hint="eastAsia" w:ascii="宋体" w:hAnsi="宋体" w:eastAsia="宋体"/>
                <w:szCs w:val="21"/>
                <w:highlight w:val="none"/>
              </w:rPr>
              <w:t>.2（2）项</w:t>
            </w:r>
          </w:p>
        </w:tc>
        <w:tc>
          <w:tcPr>
            <w:tcW w:w="1742" w:type="dxa"/>
            <w:vAlign w:val="center"/>
          </w:tcPr>
          <w:p w14:paraId="4E675EB6">
            <w:pPr>
              <w:adjustRightInd w:val="0"/>
              <w:snapToGrid w:val="0"/>
              <w:jc w:val="left"/>
              <w:rPr>
                <w:rFonts w:ascii="宋体" w:hAnsi="宋体" w:eastAsia="宋体"/>
                <w:szCs w:val="21"/>
                <w:highlight w:val="none"/>
              </w:rPr>
            </w:pPr>
            <w:r>
              <w:rPr>
                <w:rFonts w:hint="eastAsia" w:ascii="宋体" w:hAnsi="宋体" w:eastAsia="宋体"/>
                <w:szCs w:val="21"/>
                <w:highlight w:val="none"/>
              </w:rPr>
              <w:t>迟延交货赔偿费</w:t>
            </w:r>
          </w:p>
        </w:tc>
        <w:tc>
          <w:tcPr>
            <w:tcW w:w="5170" w:type="dxa"/>
            <w:vAlign w:val="center"/>
          </w:tcPr>
          <w:p w14:paraId="3DBE9DB7">
            <w:pPr>
              <w:adjustRightInd w:val="0"/>
              <w:snapToGrid w:val="0"/>
              <w:jc w:val="left"/>
              <w:rPr>
                <w:rFonts w:ascii="宋体" w:hAnsi="宋体" w:eastAsia="宋体"/>
                <w:szCs w:val="21"/>
                <w:highlight w:val="none"/>
                <w:u w:val="single"/>
              </w:rPr>
            </w:pPr>
          </w:p>
        </w:tc>
      </w:tr>
      <w:tr w14:paraId="0F839256">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6159FBB8">
            <w:pPr>
              <w:adjustRightInd w:val="0"/>
              <w:snapToGrid w:val="0"/>
              <w:jc w:val="center"/>
              <w:rPr>
                <w:rFonts w:ascii="宋体" w:hAnsi="宋体" w:eastAsia="宋体"/>
                <w:szCs w:val="21"/>
                <w:highlight w:val="none"/>
              </w:rPr>
            </w:pPr>
            <w:r>
              <w:rPr>
                <w:rFonts w:hint="eastAsia" w:ascii="宋体" w:hAnsi="宋体" w:eastAsia="宋体"/>
                <w:szCs w:val="21"/>
                <w:highlight w:val="none"/>
              </w:rPr>
              <w:t>第二节</w:t>
            </w:r>
          </w:p>
          <w:p w14:paraId="18957F62">
            <w:pPr>
              <w:adjustRightInd w:val="0"/>
              <w:snapToGrid w:val="0"/>
              <w:jc w:val="center"/>
              <w:rPr>
                <w:rFonts w:hint="eastAsia" w:ascii="宋体" w:hAnsi="宋体" w:eastAsia="宋体"/>
                <w:szCs w:val="21"/>
                <w:highlight w:val="none"/>
              </w:rPr>
            </w:pPr>
            <w:r>
              <w:rPr>
                <w:rFonts w:hint="eastAsia" w:ascii="宋体" w:hAnsi="宋体" w:eastAsia="宋体"/>
                <w:szCs w:val="21"/>
                <w:highlight w:val="none"/>
              </w:rPr>
              <w:t>第1</w:t>
            </w:r>
            <w:r>
              <w:rPr>
                <w:rFonts w:hint="eastAsia" w:ascii="宋体" w:hAnsi="宋体" w:eastAsia="宋体"/>
                <w:szCs w:val="21"/>
                <w:highlight w:val="none"/>
                <w:lang w:val="en-US" w:eastAsia="zh-CN"/>
              </w:rPr>
              <w:t>5</w:t>
            </w:r>
            <w:r>
              <w:rPr>
                <w:rFonts w:hint="eastAsia" w:ascii="宋体" w:hAnsi="宋体" w:eastAsia="宋体"/>
                <w:szCs w:val="21"/>
                <w:highlight w:val="none"/>
              </w:rPr>
              <w:t>.</w:t>
            </w:r>
            <w:r>
              <w:rPr>
                <w:rFonts w:hint="eastAsia" w:ascii="宋体" w:hAnsi="宋体" w:eastAsia="宋体"/>
                <w:szCs w:val="21"/>
                <w:highlight w:val="none"/>
                <w:lang w:val="en-US" w:eastAsia="zh-CN"/>
              </w:rPr>
              <w:t>3款</w:t>
            </w:r>
          </w:p>
        </w:tc>
        <w:tc>
          <w:tcPr>
            <w:tcW w:w="1742" w:type="dxa"/>
            <w:vAlign w:val="center"/>
          </w:tcPr>
          <w:p w14:paraId="5CB3B5FE">
            <w:pPr>
              <w:adjustRightInd w:val="0"/>
              <w:snapToGrid w:val="0"/>
              <w:jc w:val="left"/>
              <w:rPr>
                <w:rFonts w:hint="eastAsia" w:ascii="宋体" w:hAnsi="宋体" w:eastAsia="宋体"/>
                <w:szCs w:val="21"/>
                <w:highlight w:val="none"/>
              </w:rPr>
            </w:pPr>
            <w:r>
              <w:rPr>
                <w:rFonts w:hint="eastAsia" w:ascii="宋体" w:hAnsi="宋体" w:eastAsia="宋体"/>
                <w:szCs w:val="21"/>
                <w:highlight w:val="none"/>
              </w:rPr>
              <w:t>逾期付款利息</w:t>
            </w:r>
          </w:p>
        </w:tc>
        <w:tc>
          <w:tcPr>
            <w:tcW w:w="5170" w:type="dxa"/>
            <w:vAlign w:val="center"/>
          </w:tcPr>
          <w:p w14:paraId="4F7AA656">
            <w:pPr>
              <w:adjustRightInd w:val="0"/>
              <w:snapToGrid w:val="0"/>
              <w:jc w:val="left"/>
              <w:rPr>
                <w:rFonts w:ascii="宋体" w:hAnsi="宋体" w:eastAsia="宋体"/>
                <w:szCs w:val="21"/>
                <w:highlight w:val="none"/>
                <w:u w:val="single"/>
              </w:rPr>
            </w:pPr>
          </w:p>
        </w:tc>
      </w:tr>
      <w:tr w14:paraId="338CAF5C">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876" w:hRule="atLeast"/>
        </w:trPr>
        <w:tc>
          <w:tcPr>
            <w:tcW w:w="1607" w:type="dxa"/>
            <w:tcBorders>
              <w:bottom w:val="single" w:color="auto" w:sz="2" w:space="0"/>
              <w:right w:val="single" w:color="auto" w:sz="2" w:space="0"/>
            </w:tcBorders>
            <w:vAlign w:val="center"/>
          </w:tcPr>
          <w:p w14:paraId="3C41C093">
            <w:pPr>
              <w:adjustRightInd w:val="0"/>
              <w:snapToGrid w:val="0"/>
              <w:jc w:val="center"/>
              <w:rPr>
                <w:rFonts w:ascii="宋体" w:hAnsi="宋体" w:eastAsia="宋体"/>
                <w:szCs w:val="21"/>
                <w:highlight w:val="none"/>
              </w:rPr>
            </w:pPr>
            <w:r>
              <w:rPr>
                <w:rFonts w:hint="eastAsia" w:ascii="宋体" w:hAnsi="宋体" w:eastAsia="宋体"/>
                <w:szCs w:val="21"/>
                <w:highlight w:val="none"/>
              </w:rPr>
              <w:t>第二节</w:t>
            </w:r>
          </w:p>
          <w:p w14:paraId="2FC45746">
            <w:pPr>
              <w:adjustRightInd w:val="0"/>
              <w:snapToGrid w:val="0"/>
              <w:jc w:val="center"/>
              <w:rPr>
                <w:rFonts w:ascii="宋体" w:hAnsi="宋体" w:eastAsia="宋体"/>
                <w:szCs w:val="21"/>
                <w:highlight w:val="none"/>
              </w:rPr>
            </w:pPr>
            <w:r>
              <w:rPr>
                <w:rFonts w:hint="eastAsia" w:ascii="宋体" w:hAnsi="宋体" w:eastAsia="宋体"/>
                <w:szCs w:val="21"/>
                <w:highlight w:val="none"/>
              </w:rPr>
              <w:t>第1</w:t>
            </w:r>
            <w:r>
              <w:rPr>
                <w:rFonts w:hint="eastAsia" w:ascii="宋体" w:hAnsi="宋体" w:eastAsia="宋体"/>
                <w:szCs w:val="21"/>
                <w:highlight w:val="none"/>
                <w:lang w:val="en-US" w:eastAsia="zh-CN"/>
              </w:rPr>
              <w:t>5</w:t>
            </w:r>
            <w:r>
              <w:rPr>
                <w:rFonts w:hint="eastAsia" w:ascii="宋体" w:hAnsi="宋体" w:eastAsia="宋体"/>
                <w:szCs w:val="21"/>
                <w:highlight w:val="none"/>
              </w:rPr>
              <w:t>.4</w:t>
            </w:r>
            <w:r>
              <w:rPr>
                <w:rFonts w:hint="eastAsia" w:ascii="宋体" w:hAnsi="宋体" w:eastAsia="宋体"/>
                <w:szCs w:val="21"/>
                <w:highlight w:val="none"/>
                <w:lang w:val="en-US" w:eastAsia="zh-CN"/>
              </w:rPr>
              <w:t>款</w:t>
            </w:r>
          </w:p>
        </w:tc>
        <w:tc>
          <w:tcPr>
            <w:tcW w:w="1742" w:type="dxa"/>
            <w:tcBorders>
              <w:left w:val="single" w:color="auto" w:sz="2" w:space="0"/>
              <w:bottom w:val="single" w:color="auto" w:sz="2" w:space="0"/>
              <w:right w:val="single" w:color="auto" w:sz="2" w:space="0"/>
            </w:tcBorders>
            <w:vAlign w:val="center"/>
          </w:tcPr>
          <w:p w14:paraId="0E3C76EF">
            <w:pPr>
              <w:adjustRightInd w:val="0"/>
              <w:snapToGrid w:val="0"/>
              <w:jc w:val="left"/>
              <w:rPr>
                <w:rFonts w:ascii="宋体" w:hAnsi="宋体" w:eastAsia="宋体"/>
                <w:szCs w:val="21"/>
                <w:highlight w:val="none"/>
              </w:rPr>
            </w:pPr>
            <w:r>
              <w:rPr>
                <w:rFonts w:hint="eastAsia" w:ascii="宋体" w:hAnsi="宋体" w:eastAsia="宋体"/>
                <w:szCs w:val="21"/>
                <w:highlight w:val="none"/>
              </w:rPr>
              <w:t>其他违约责任</w:t>
            </w:r>
          </w:p>
        </w:tc>
        <w:tc>
          <w:tcPr>
            <w:tcW w:w="5170" w:type="dxa"/>
            <w:tcBorders>
              <w:left w:val="single" w:color="auto" w:sz="2" w:space="0"/>
              <w:bottom w:val="single" w:color="auto" w:sz="2" w:space="0"/>
            </w:tcBorders>
            <w:vAlign w:val="center"/>
          </w:tcPr>
          <w:p w14:paraId="6F043314">
            <w:pPr>
              <w:adjustRightInd w:val="0"/>
              <w:snapToGrid w:val="0"/>
              <w:jc w:val="left"/>
              <w:rPr>
                <w:rFonts w:ascii="宋体" w:hAnsi="宋体" w:eastAsia="宋体"/>
                <w:szCs w:val="21"/>
                <w:highlight w:val="none"/>
                <w:u w:val="single"/>
              </w:rPr>
            </w:pPr>
          </w:p>
        </w:tc>
      </w:tr>
      <w:tr w14:paraId="7D1A2630">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1607" w:type="dxa"/>
            <w:tcBorders>
              <w:top w:val="single" w:color="auto" w:sz="2" w:space="0"/>
              <w:right w:val="single" w:color="auto" w:sz="2" w:space="0"/>
            </w:tcBorders>
            <w:vAlign w:val="center"/>
          </w:tcPr>
          <w:p w14:paraId="54840413">
            <w:pPr>
              <w:adjustRightInd w:val="0"/>
              <w:snapToGrid w:val="0"/>
              <w:jc w:val="center"/>
              <w:rPr>
                <w:rFonts w:ascii="宋体" w:hAnsi="宋体" w:eastAsia="宋体"/>
                <w:szCs w:val="21"/>
                <w:highlight w:val="none"/>
              </w:rPr>
            </w:pPr>
            <w:r>
              <w:rPr>
                <w:rFonts w:hint="eastAsia" w:ascii="宋体" w:hAnsi="宋体" w:eastAsia="宋体"/>
                <w:szCs w:val="21"/>
                <w:highlight w:val="none"/>
              </w:rPr>
              <w:t>第二节</w:t>
            </w:r>
          </w:p>
          <w:p w14:paraId="3F503347">
            <w:pPr>
              <w:adjustRightInd w:val="0"/>
              <w:snapToGrid w:val="0"/>
              <w:jc w:val="center"/>
              <w:rPr>
                <w:rFonts w:ascii="宋体" w:hAnsi="宋体" w:eastAsia="宋体"/>
                <w:szCs w:val="21"/>
                <w:highlight w:val="none"/>
              </w:rPr>
            </w:pPr>
            <w:r>
              <w:rPr>
                <w:rFonts w:hint="eastAsia" w:ascii="宋体" w:hAnsi="宋体" w:eastAsia="宋体"/>
                <w:szCs w:val="21"/>
                <w:highlight w:val="none"/>
              </w:rPr>
              <w:t>第</w:t>
            </w:r>
            <w:r>
              <w:rPr>
                <w:rFonts w:hint="eastAsia" w:ascii="宋体" w:hAnsi="宋体" w:eastAsia="宋体"/>
                <w:szCs w:val="21"/>
                <w:highlight w:val="none"/>
                <w:lang w:val="en-US" w:eastAsia="zh-CN"/>
              </w:rPr>
              <w:t>19</w:t>
            </w:r>
            <w:r>
              <w:rPr>
                <w:rFonts w:hint="eastAsia" w:ascii="宋体" w:hAnsi="宋体" w:eastAsia="宋体"/>
                <w:szCs w:val="21"/>
                <w:highlight w:val="none"/>
              </w:rPr>
              <w:t>.2</w:t>
            </w:r>
            <w:r>
              <w:rPr>
                <w:rFonts w:hint="eastAsia" w:ascii="宋体" w:hAnsi="宋体" w:eastAsia="宋体"/>
                <w:szCs w:val="21"/>
                <w:highlight w:val="none"/>
                <w:lang w:val="en-US" w:eastAsia="zh-CN"/>
              </w:rPr>
              <w:t>款</w:t>
            </w:r>
          </w:p>
        </w:tc>
        <w:tc>
          <w:tcPr>
            <w:tcW w:w="1742" w:type="dxa"/>
            <w:tcBorders>
              <w:top w:val="single" w:color="auto" w:sz="2" w:space="0"/>
              <w:left w:val="single" w:color="auto" w:sz="2" w:space="0"/>
              <w:right w:val="single" w:color="auto" w:sz="2" w:space="0"/>
            </w:tcBorders>
            <w:vAlign w:val="center"/>
          </w:tcPr>
          <w:p w14:paraId="5237E9F6">
            <w:pPr>
              <w:adjustRightInd w:val="0"/>
              <w:snapToGrid w:val="0"/>
              <w:jc w:val="left"/>
              <w:rPr>
                <w:rFonts w:ascii="宋体" w:hAnsi="宋体" w:eastAsia="宋体"/>
                <w:szCs w:val="21"/>
                <w:highlight w:val="none"/>
              </w:rPr>
            </w:pPr>
            <w:r>
              <w:rPr>
                <w:rFonts w:hint="eastAsia" w:ascii="宋体" w:hAnsi="宋体" w:eastAsia="宋体"/>
                <w:szCs w:val="21"/>
                <w:highlight w:val="none"/>
                <w:lang w:val="en-US" w:eastAsia="zh-CN"/>
              </w:rPr>
              <w:t>解决争议的方法</w:t>
            </w:r>
          </w:p>
        </w:tc>
        <w:tc>
          <w:tcPr>
            <w:tcW w:w="5170" w:type="dxa"/>
            <w:tcBorders>
              <w:top w:val="single" w:color="auto" w:sz="2" w:space="0"/>
              <w:left w:val="single" w:color="auto" w:sz="2" w:space="0"/>
            </w:tcBorders>
            <w:vAlign w:val="center"/>
          </w:tcPr>
          <w:p w14:paraId="3DEB9061">
            <w:pPr>
              <w:autoSpaceDE w:val="0"/>
              <w:autoSpaceDN w:val="0"/>
              <w:adjustRightInd w:val="0"/>
              <w:snapToGrid w:val="0"/>
              <w:spacing w:line="400" w:lineRule="exact"/>
              <w:jc w:val="left"/>
              <w:rPr>
                <w:rFonts w:hint="eastAsia" w:ascii="宋体" w:hAnsi="宋体" w:eastAsia="宋体" w:cs="宋体"/>
                <w:b w:val="0"/>
                <w:bCs w:val="0"/>
                <w:iCs/>
                <w:szCs w:val="21"/>
                <w:highlight w:val="none"/>
              </w:rPr>
            </w:pPr>
            <w:r>
              <w:rPr>
                <w:rFonts w:hint="eastAsia" w:ascii="宋体" w:hAnsi="宋体" w:eastAsia="宋体" w:cs="宋体"/>
                <w:b w:val="0"/>
                <w:bCs w:val="0"/>
                <w:iCs/>
                <w:szCs w:val="21"/>
                <w:highlight w:val="none"/>
              </w:rPr>
              <w:t>因本合同及合同有关事项发生的争议，按下列第</w:t>
            </w:r>
            <w:r>
              <w:rPr>
                <w:rFonts w:hint="eastAsia" w:ascii="宋体" w:hAnsi="宋体" w:eastAsia="宋体" w:cs="宋体"/>
                <w:b w:val="0"/>
                <w:bCs w:val="0"/>
                <w:iCs/>
                <w:szCs w:val="21"/>
                <w:highlight w:val="none"/>
                <w:u w:val="single"/>
              </w:rPr>
              <w:t xml:space="preserve">   </w:t>
            </w:r>
            <w:r>
              <w:rPr>
                <w:rFonts w:hint="eastAsia" w:ascii="宋体" w:hAnsi="宋体" w:eastAsia="宋体" w:cs="宋体"/>
                <w:b w:val="0"/>
                <w:bCs w:val="0"/>
                <w:iCs/>
                <w:szCs w:val="21"/>
                <w:highlight w:val="none"/>
              </w:rPr>
              <w:t>种方式解决：</w:t>
            </w:r>
          </w:p>
          <w:p w14:paraId="2EF99FEE">
            <w:pPr>
              <w:autoSpaceDE w:val="0"/>
              <w:autoSpaceDN w:val="0"/>
              <w:adjustRightInd w:val="0"/>
              <w:snapToGrid w:val="0"/>
              <w:spacing w:line="400" w:lineRule="exact"/>
              <w:jc w:val="left"/>
              <w:rPr>
                <w:rFonts w:hint="eastAsia" w:ascii="宋体" w:hAnsi="宋体" w:eastAsia="宋体" w:cs="宋体"/>
                <w:b w:val="0"/>
                <w:bCs w:val="0"/>
                <w:iCs/>
                <w:szCs w:val="21"/>
                <w:highlight w:val="none"/>
              </w:rPr>
            </w:pPr>
            <w:r>
              <w:rPr>
                <w:rFonts w:hint="eastAsia" w:ascii="宋体" w:hAnsi="宋体" w:eastAsia="宋体" w:cs="宋体"/>
                <w:b w:val="0"/>
                <w:bCs w:val="0"/>
                <w:iCs/>
                <w:szCs w:val="21"/>
                <w:highlight w:val="none"/>
              </w:rPr>
              <w:t>（1）向</w:t>
            </w:r>
            <w:r>
              <w:rPr>
                <w:rFonts w:hint="eastAsia" w:ascii="宋体" w:hAnsi="宋体" w:eastAsia="宋体" w:cs="宋体"/>
                <w:b w:val="0"/>
                <w:bCs w:val="0"/>
                <w:iCs/>
                <w:szCs w:val="21"/>
                <w:highlight w:val="none"/>
                <w:u w:val="single"/>
              </w:rPr>
              <w:t xml:space="preserve">                    </w:t>
            </w:r>
            <w:r>
              <w:rPr>
                <w:rFonts w:hint="eastAsia" w:ascii="宋体" w:hAnsi="宋体" w:eastAsia="宋体" w:cs="宋体"/>
                <w:b w:val="0"/>
                <w:bCs w:val="0"/>
                <w:iCs/>
                <w:szCs w:val="21"/>
                <w:highlight w:val="none"/>
              </w:rPr>
              <w:t>仲裁委员会申请仲裁，仲裁地点为</w:t>
            </w:r>
            <w:r>
              <w:rPr>
                <w:rFonts w:hint="eastAsia" w:ascii="宋体" w:hAnsi="宋体" w:eastAsia="宋体" w:cs="宋体"/>
                <w:b w:val="0"/>
                <w:bCs w:val="0"/>
                <w:iCs/>
                <w:szCs w:val="21"/>
                <w:highlight w:val="none"/>
                <w:u w:val="single"/>
              </w:rPr>
              <w:t xml:space="preserve">           </w:t>
            </w:r>
            <w:r>
              <w:rPr>
                <w:rFonts w:hint="eastAsia" w:ascii="宋体" w:hAnsi="宋体" w:eastAsia="宋体" w:cs="宋体"/>
                <w:b w:val="0"/>
                <w:bCs w:val="0"/>
                <w:iCs/>
                <w:szCs w:val="21"/>
                <w:highlight w:val="none"/>
              </w:rPr>
              <w:t>；</w:t>
            </w:r>
          </w:p>
          <w:p w14:paraId="394BFC2C">
            <w:pPr>
              <w:adjustRightInd w:val="0"/>
              <w:snapToGrid w:val="0"/>
              <w:ind w:firstLine="0" w:firstLineChars="0"/>
              <w:jc w:val="left"/>
              <w:rPr>
                <w:rFonts w:ascii="宋体" w:hAnsi="宋体" w:eastAsia="宋体"/>
                <w:szCs w:val="21"/>
                <w:highlight w:val="none"/>
                <w:u w:val="single"/>
              </w:rPr>
            </w:pPr>
            <w:r>
              <w:rPr>
                <w:rFonts w:hint="eastAsia" w:ascii="宋体" w:hAnsi="宋体" w:eastAsia="宋体" w:cs="宋体"/>
                <w:b w:val="0"/>
                <w:bCs w:val="0"/>
                <w:iCs/>
                <w:szCs w:val="21"/>
                <w:highlight w:val="none"/>
              </w:rPr>
              <w:t>（2）向</w:t>
            </w:r>
            <w:r>
              <w:rPr>
                <w:rFonts w:hint="eastAsia" w:ascii="宋体" w:hAnsi="宋体" w:eastAsia="宋体" w:cs="宋体"/>
                <w:b w:val="0"/>
                <w:bCs w:val="0"/>
                <w:iCs/>
                <w:szCs w:val="21"/>
                <w:highlight w:val="none"/>
                <w:u w:val="single"/>
              </w:rPr>
              <w:t xml:space="preserve">                    </w:t>
            </w:r>
            <w:r>
              <w:rPr>
                <w:rFonts w:hint="eastAsia" w:ascii="宋体" w:hAnsi="宋体" w:eastAsia="宋体" w:cs="宋体"/>
                <w:b w:val="0"/>
                <w:bCs w:val="0"/>
                <w:iCs/>
                <w:szCs w:val="21"/>
                <w:highlight w:val="none"/>
              </w:rPr>
              <w:t>人民法院起诉。</w:t>
            </w:r>
          </w:p>
        </w:tc>
      </w:tr>
      <w:tr w14:paraId="763A26C5">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70" w:hRule="atLeast"/>
        </w:trPr>
        <w:tc>
          <w:tcPr>
            <w:tcW w:w="1607" w:type="dxa"/>
            <w:vAlign w:val="center"/>
          </w:tcPr>
          <w:p w14:paraId="1F1018AB">
            <w:pPr>
              <w:adjustRightInd w:val="0"/>
              <w:snapToGrid w:val="0"/>
              <w:jc w:val="center"/>
              <w:rPr>
                <w:rFonts w:ascii="宋体" w:hAnsi="宋体" w:eastAsia="宋体"/>
                <w:szCs w:val="21"/>
                <w:highlight w:val="none"/>
              </w:rPr>
            </w:pPr>
            <w:r>
              <w:rPr>
                <w:rFonts w:hint="eastAsia" w:ascii="宋体" w:hAnsi="宋体" w:eastAsia="宋体"/>
                <w:szCs w:val="21"/>
                <w:highlight w:val="none"/>
              </w:rPr>
              <w:t>第二节</w:t>
            </w:r>
          </w:p>
          <w:p w14:paraId="0D512F46">
            <w:pPr>
              <w:adjustRightInd w:val="0"/>
              <w:snapToGrid w:val="0"/>
              <w:jc w:val="center"/>
              <w:rPr>
                <w:rFonts w:ascii="宋体" w:hAnsi="宋体" w:eastAsia="宋体"/>
                <w:szCs w:val="21"/>
                <w:highlight w:val="none"/>
              </w:rPr>
            </w:pPr>
            <w:r>
              <w:rPr>
                <w:rFonts w:hint="eastAsia" w:ascii="宋体" w:hAnsi="宋体" w:eastAsia="宋体"/>
                <w:szCs w:val="21"/>
                <w:highlight w:val="none"/>
              </w:rPr>
              <w:t>第2</w:t>
            </w:r>
            <w:r>
              <w:rPr>
                <w:rFonts w:hint="eastAsia" w:ascii="宋体" w:hAnsi="宋体" w:eastAsia="宋体"/>
                <w:szCs w:val="21"/>
                <w:highlight w:val="none"/>
                <w:lang w:val="en-US" w:eastAsia="zh-CN"/>
              </w:rPr>
              <w:t>3.1</w:t>
            </w:r>
            <w:r>
              <w:rPr>
                <w:rFonts w:hint="eastAsia" w:ascii="宋体" w:hAnsi="宋体" w:eastAsia="宋体"/>
                <w:szCs w:val="21"/>
                <w:highlight w:val="none"/>
                <w:lang w:eastAsia="zh-CN"/>
              </w:rPr>
              <w:t>款</w:t>
            </w:r>
          </w:p>
        </w:tc>
        <w:tc>
          <w:tcPr>
            <w:tcW w:w="1742" w:type="dxa"/>
            <w:vAlign w:val="center"/>
          </w:tcPr>
          <w:p w14:paraId="35E076F5">
            <w:pPr>
              <w:adjustRightInd w:val="0"/>
              <w:snapToGrid w:val="0"/>
              <w:jc w:val="left"/>
              <w:rPr>
                <w:rFonts w:ascii="宋体" w:hAnsi="宋体" w:eastAsia="宋体"/>
                <w:szCs w:val="21"/>
                <w:highlight w:val="none"/>
              </w:rPr>
            </w:pPr>
            <w:r>
              <w:rPr>
                <w:rFonts w:hint="eastAsia" w:ascii="宋体" w:hAnsi="宋体" w:eastAsia="宋体"/>
                <w:bCs/>
                <w:color w:val="auto"/>
                <w:szCs w:val="21"/>
                <w:highlight w:val="none"/>
                <w:lang w:eastAsia="zh-CN"/>
              </w:rPr>
              <w:t>其他专用条款</w:t>
            </w:r>
          </w:p>
        </w:tc>
        <w:tc>
          <w:tcPr>
            <w:tcW w:w="5170" w:type="dxa"/>
            <w:vAlign w:val="center"/>
          </w:tcPr>
          <w:p w14:paraId="5A29DB9B">
            <w:pPr>
              <w:adjustRightInd w:val="0"/>
              <w:snapToGrid w:val="0"/>
              <w:jc w:val="left"/>
              <w:rPr>
                <w:rFonts w:hint="default" w:ascii="宋体" w:hAnsi="宋体" w:eastAsia="宋体"/>
                <w:szCs w:val="21"/>
                <w:highlight w:val="none"/>
                <w:lang w:val="en-US" w:eastAsia="zh-CN"/>
              </w:rPr>
            </w:pPr>
          </w:p>
        </w:tc>
      </w:tr>
    </w:tbl>
    <w:p w14:paraId="441A1F49">
      <w:pPr>
        <w:rPr>
          <w:rFonts w:eastAsia="宋体"/>
          <w:highlight w:val="none"/>
        </w:rPr>
      </w:pPr>
    </w:p>
    <w:p w14:paraId="5A63D580">
      <w:pPr>
        <w:rPr>
          <w:rFonts w:eastAsia="宋体"/>
          <w:highlight w:val="none"/>
        </w:rPr>
      </w:pPr>
    </w:p>
    <w:p w14:paraId="27F55DA6">
      <w:pPr>
        <w:widowControl/>
        <w:jc w:val="left"/>
        <w:rPr>
          <w:rFonts w:ascii="宋体" w:hAnsi="宋体"/>
          <w:szCs w:val="21"/>
          <w:highlight w:val="none"/>
        </w:rPr>
      </w:pPr>
      <w:r>
        <w:rPr>
          <w:rFonts w:ascii="宋体" w:hAnsi="宋体"/>
          <w:szCs w:val="21"/>
          <w:highlight w:val="none"/>
        </w:rPr>
        <w:br w:type="page"/>
      </w:r>
    </w:p>
    <w:p w14:paraId="7EFD1DCD">
      <w:pPr>
        <w:widowControl/>
        <w:jc w:val="left"/>
        <w:rPr>
          <w:rFonts w:ascii="宋体" w:hAnsi="宋体"/>
          <w:szCs w:val="21"/>
          <w:highlight w:val="none"/>
        </w:rPr>
      </w:pPr>
    </w:p>
    <w:p w14:paraId="21F3ED77">
      <w:pPr>
        <w:pStyle w:val="5"/>
        <w:spacing w:before="120" w:beforeLines="50" w:after="120" w:afterLines="50"/>
        <w:ind w:left="562"/>
        <w:rPr>
          <w:sz w:val="28"/>
          <w:szCs w:val="28"/>
          <w:highlight w:val="none"/>
        </w:rPr>
      </w:pPr>
      <w:r>
        <w:rPr>
          <w:rFonts w:hint="eastAsia"/>
          <w:sz w:val="28"/>
          <w:szCs w:val="28"/>
          <w:highlight w:val="none"/>
        </w:rPr>
        <w:t>第二册  通用条款（公开招标）</w:t>
      </w:r>
    </w:p>
    <w:p w14:paraId="421842B6">
      <w:pPr>
        <w:pStyle w:val="5"/>
        <w:numPr>
          <w:ilvl w:val="0"/>
          <w:numId w:val="29"/>
        </w:numPr>
        <w:spacing w:before="120" w:beforeLines="50" w:after="120" w:afterLines="50"/>
        <w:ind w:left="562" w:hanging="562"/>
        <w:rPr>
          <w:sz w:val="28"/>
          <w:szCs w:val="28"/>
          <w:highlight w:val="none"/>
        </w:rPr>
      </w:pPr>
      <w:bookmarkStart w:id="94" w:name="_Hlk72399513"/>
      <w:r>
        <w:rPr>
          <w:rFonts w:hint="eastAsia"/>
          <w:sz w:val="28"/>
          <w:szCs w:val="28"/>
          <w:highlight w:val="none"/>
        </w:rPr>
        <w:t>总则</w:t>
      </w:r>
    </w:p>
    <w:bookmarkEnd w:id="94"/>
    <w:p w14:paraId="5E6637FA">
      <w:pPr>
        <w:rPr>
          <w:rFonts w:ascii="黑体" w:hAnsi="宋体" w:eastAsia="黑体"/>
          <w:sz w:val="24"/>
          <w:highlight w:val="none"/>
        </w:rPr>
      </w:pPr>
      <w:r>
        <w:rPr>
          <w:rFonts w:hint="eastAsia" w:ascii="黑体" w:hAnsi="宋体" w:eastAsia="黑体"/>
          <w:sz w:val="24"/>
          <w:highlight w:val="none"/>
        </w:rPr>
        <w:t>1. 通用条款说明</w:t>
      </w:r>
    </w:p>
    <w:p w14:paraId="6BD9D458">
      <w:pPr>
        <w:ind w:firstLine="411" w:firstLineChars="196"/>
        <w:rPr>
          <w:rFonts w:ascii="宋体" w:hAnsi="宋体"/>
          <w:szCs w:val="21"/>
          <w:highlight w:val="none"/>
        </w:rPr>
      </w:pPr>
      <w:r>
        <w:rPr>
          <w:rFonts w:hint="eastAsia" w:ascii="宋体" w:hAnsi="宋体"/>
          <w:szCs w:val="21"/>
          <w:highlight w:val="none"/>
        </w:rPr>
        <w:t>1.1政府集中采购机构发出招标文件通用条款版本，列出深圳市政府采购项目进行招标采购所适用的通用条款内容。</w:t>
      </w:r>
      <w:bookmarkStart w:id="95" w:name="_Hlk72399729"/>
      <w:r>
        <w:rPr>
          <w:rFonts w:hint="eastAsia" w:ascii="宋体" w:hAnsi="宋体"/>
          <w:szCs w:val="21"/>
          <w:highlight w:val="none"/>
        </w:rPr>
        <w:t>如有需要，政府集中采购机构可以对通用条款的内容进行补充。</w:t>
      </w:r>
      <w:bookmarkEnd w:id="95"/>
    </w:p>
    <w:p w14:paraId="24AD7262">
      <w:pPr>
        <w:ind w:firstLine="411" w:firstLineChars="196"/>
        <w:rPr>
          <w:rFonts w:ascii="宋体" w:hAnsi="宋体"/>
          <w:szCs w:val="21"/>
          <w:highlight w:val="none"/>
        </w:rPr>
      </w:pPr>
      <w:r>
        <w:rPr>
          <w:rFonts w:hint="eastAsia" w:ascii="宋体" w:hAnsi="宋体"/>
          <w:szCs w:val="21"/>
          <w:highlight w:val="none"/>
        </w:rPr>
        <w:t>1.2招标文件分为第一册“专用条款”和第二册“通用条款”。</w:t>
      </w:r>
    </w:p>
    <w:p w14:paraId="5ECDD942">
      <w:pPr>
        <w:ind w:firstLine="411" w:firstLineChars="196"/>
        <w:rPr>
          <w:rFonts w:ascii="宋体" w:hAnsi="宋体"/>
          <w:szCs w:val="21"/>
          <w:highlight w:val="none"/>
        </w:rPr>
      </w:pPr>
      <w:r>
        <w:rPr>
          <w:rFonts w:hint="eastAsia" w:ascii="宋体" w:hAnsi="宋体"/>
          <w:szCs w:val="21"/>
          <w:highlight w:val="none"/>
        </w:rPr>
        <w:t>1.3“专用条款”是对本次采购项目的具体要求，包含招标公告、对通用条款的补充内容及其他关键信息、用户需求书、投标文件格式及附件、合同条款及格式等内容。</w:t>
      </w:r>
    </w:p>
    <w:p w14:paraId="28A30A3A">
      <w:pPr>
        <w:ind w:firstLine="411" w:firstLineChars="196"/>
        <w:rPr>
          <w:rFonts w:ascii="宋体" w:hAnsi="宋体"/>
          <w:szCs w:val="21"/>
          <w:highlight w:val="none"/>
        </w:rPr>
      </w:pPr>
      <w:r>
        <w:rPr>
          <w:rFonts w:hint="eastAsia" w:ascii="宋体" w:hAnsi="宋体"/>
          <w:szCs w:val="21"/>
          <w:highlight w:val="none"/>
        </w:rPr>
        <w:t>1.4“通用条款”是适用于政府采购公开招标项目的基础性条款，具有普遍性和通用性。</w:t>
      </w:r>
    </w:p>
    <w:p w14:paraId="0712E0F3">
      <w:pPr>
        <w:ind w:firstLine="411" w:firstLineChars="196"/>
        <w:rPr>
          <w:rFonts w:ascii="宋体" w:hAnsi="宋体"/>
          <w:szCs w:val="21"/>
          <w:highlight w:val="none"/>
        </w:rPr>
      </w:pPr>
      <w:r>
        <w:rPr>
          <w:rFonts w:hint="eastAsia" w:ascii="宋体" w:hAnsi="宋体"/>
          <w:szCs w:val="21"/>
          <w:highlight w:val="none"/>
        </w:rPr>
        <w:t>1.5 “专用条款”和“通用条款”表述不一致或有冲突时，以“专用条款”为准。</w:t>
      </w:r>
    </w:p>
    <w:p w14:paraId="5004BFAE">
      <w:pPr>
        <w:rPr>
          <w:rFonts w:ascii="黑体" w:hAnsi="宋体" w:eastAsia="黑体"/>
          <w:sz w:val="24"/>
          <w:highlight w:val="none"/>
        </w:rPr>
      </w:pPr>
      <w:r>
        <w:rPr>
          <w:rFonts w:hint="eastAsia" w:ascii="黑体" w:hAnsi="宋体" w:eastAsia="黑体"/>
          <w:sz w:val="24"/>
          <w:highlight w:val="none"/>
        </w:rPr>
        <w:t>2</w:t>
      </w:r>
      <w:r>
        <w:rPr>
          <w:rFonts w:ascii="黑体" w:hAnsi="宋体" w:eastAsia="黑体"/>
          <w:sz w:val="24"/>
          <w:highlight w:val="none"/>
        </w:rPr>
        <w:t>．</w:t>
      </w:r>
      <w:r>
        <w:rPr>
          <w:rFonts w:hint="eastAsia" w:ascii="黑体" w:hAnsi="宋体" w:eastAsia="黑体"/>
          <w:sz w:val="24"/>
          <w:highlight w:val="none"/>
        </w:rPr>
        <w:t>招标说明</w:t>
      </w:r>
    </w:p>
    <w:p w14:paraId="5CB6E57B">
      <w:pPr>
        <w:ind w:firstLine="411" w:firstLineChars="196"/>
        <w:rPr>
          <w:rFonts w:ascii="宋体" w:hAnsi="宋体"/>
          <w:szCs w:val="21"/>
          <w:highlight w:val="none"/>
        </w:rPr>
      </w:pPr>
      <w:r>
        <w:rPr>
          <w:rFonts w:hint="eastAsia" w:ascii="宋体" w:hAnsi="宋体"/>
          <w:szCs w:val="21"/>
          <w:highlight w:val="none"/>
        </w:rPr>
        <w:t>本项目按照《深圳经济特区政府采购条例》、《深圳经济特区政府采购条例实施细则》及政府采购其他法律法规，通过公开招标方式确定中标供应商。</w:t>
      </w:r>
    </w:p>
    <w:p w14:paraId="0CF1CFAF">
      <w:pPr>
        <w:rPr>
          <w:rFonts w:ascii="黑体" w:hAnsi="宋体" w:eastAsia="黑体"/>
          <w:sz w:val="24"/>
          <w:highlight w:val="none"/>
        </w:rPr>
      </w:pPr>
      <w:r>
        <w:rPr>
          <w:rFonts w:hint="eastAsia" w:ascii="黑体" w:hAnsi="宋体" w:eastAsia="黑体"/>
          <w:sz w:val="24"/>
          <w:highlight w:val="none"/>
        </w:rPr>
        <w:t>3．定义</w:t>
      </w:r>
    </w:p>
    <w:p w14:paraId="1CA21A38">
      <w:pPr>
        <w:ind w:firstLine="420" w:firstLineChars="200"/>
        <w:rPr>
          <w:rFonts w:ascii="宋体" w:hAnsi="宋体"/>
          <w:szCs w:val="21"/>
          <w:highlight w:val="none"/>
        </w:rPr>
      </w:pPr>
      <w:r>
        <w:rPr>
          <w:rFonts w:ascii="宋体" w:hAnsi="宋体"/>
          <w:szCs w:val="21"/>
          <w:highlight w:val="none"/>
        </w:rPr>
        <w:t>招标文件中下列术语应解释为：</w:t>
      </w:r>
    </w:p>
    <w:p w14:paraId="15FA1F74">
      <w:pPr>
        <w:ind w:firstLine="411" w:firstLineChars="196"/>
        <w:rPr>
          <w:rFonts w:ascii="宋体" w:hAnsi="宋体"/>
          <w:szCs w:val="21"/>
          <w:highlight w:val="none"/>
        </w:rPr>
      </w:pPr>
      <w:r>
        <w:rPr>
          <w:rFonts w:hint="eastAsia" w:ascii="宋体" w:hAnsi="宋体"/>
          <w:szCs w:val="21"/>
          <w:highlight w:val="none"/>
        </w:rPr>
        <w:t>3.</w:t>
      </w:r>
      <w:r>
        <w:rPr>
          <w:rFonts w:ascii="宋体" w:hAnsi="宋体"/>
          <w:szCs w:val="21"/>
          <w:highlight w:val="none"/>
        </w:rPr>
        <w:t>1</w:t>
      </w:r>
      <w:r>
        <w:rPr>
          <w:rFonts w:hint="eastAsia" w:ascii="宋体" w:hAnsi="宋体"/>
          <w:szCs w:val="21"/>
          <w:highlight w:val="none"/>
        </w:rPr>
        <w:t>“采购人”：指利用财政性资金依法进行政府采购的国家机关、事业单位、团体组织；</w:t>
      </w:r>
      <w:r>
        <w:rPr>
          <w:rFonts w:ascii="宋体" w:hAnsi="宋体"/>
          <w:szCs w:val="21"/>
          <w:highlight w:val="none"/>
        </w:rPr>
        <w:t xml:space="preserve"> </w:t>
      </w:r>
    </w:p>
    <w:p w14:paraId="17F83786">
      <w:pPr>
        <w:ind w:firstLine="411" w:firstLineChars="196"/>
        <w:rPr>
          <w:rFonts w:ascii="宋体" w:hAnsi="宋体"/>
          <w:szCs w:val="21"/>
          <w:highlight w:val="none"/>
        </w:rPr>
      </w:pPr>
      <w:r>
        <w:rPr>
          <w:rFonts w:hint="eastAsia" w:ascii="宋体" w:hAnsi="宋体"/>
          <w:szCs w:val="21"/>
          <w:highlight w:val="none"/>
        </w:rPr>
        <w:t>3.2 “政府集中采购机构”</w:t>
      </w:r>
      <w:r>
        <w:rPr>
          <w:rFonts w:hint="eastAsia" w:ascii="Arial" w:hAnsi="Arial" w:cs="Arial"/>
          <w:szCs w:val="21"/>
          <w:highlight w:val="none"/>
          <w:shd w:val="clear" w:color="auto" w:fill="FFFFFF"/>
        </w:rPr>
        <w:t>是指市政府设立的，组织实施政府采购项目，并对政府采购活动提供服务的专门机构；</w:t>
      </w:r>
      <w:r>
        <w:rPr>
          <w:rFonts w:hint="eastAsia" w:ascii="宋体" w:hAnsi="宋体"/>
          <w:szCs w:val="21"/>
          <w:highlight w:val="none"/>
        </w:rPr>
        <w:t>本文件所述的“政府集中采购机构”</w:t>
      </w:r>
      <w:r>
        <w:rPr>
          <w:rFonts w:ascii="宋体" w:hAnsi="宋体"/>
          <w:szCs w:val="21"/>
          <w:highlight w:val="none"/>
        </w:rPr>
        <w:t>指</w:t>
      </w:r>
      <w:r>
        <w:rPr>
          <w:rFonts w:hint="eastAsia" w:ascii="宋体" w:hAnsi="宋体"/>
          <w:b/>
          <w:bCs/>
          <w:szCs w:val="21"/>
          <w:highlight w:val="none"/>
        </w:rPr>
        <w:t>深圳公共资源交易中心</w:t>
      </w:r>
      <w:r>
        <w:rPr>
          <w:rFonts w:hint="eastAsia" w:ascii="宋体" w:hAnsi="宋体"/>
          <w:szCs w:val="21"/>
          <w:highlight w:val="none"/>
        </w:rPr>
        <w:t>；</w:t>
      </w:r>
    </w:p>
    <w:p w14:paraId="6EA1B241">
      <w:pPr>
        <w:ind w:firstLine="411" w:firstLineChars="196"/>
        <w:rPr>
          <w:rFonts w:ascii="宋体" w:hAnsi="宋体"/>
          <w:szCs w:val="21"/>
          <w:highlight w:val="none"/>
        </w:rPr>
      </w:pPr>
      <w:r>
        <w:rPr>
          <w:rFonts w:hint="eastAsia" w:ascii="宋体" w:hAnsi="宋体"/>
          <w:szCs w:val="21"/>
          <w:highlight w:val="none"/>
        </w:rPr>
        <w:t>3.3“投标人”，即供应商，指参加投标竞争并愿意按照招标文件要求向采购人提供货物、工程或者服务的依法成立的法人、其他组织或者自然人；</w:t>
      </w:r>
    </w:p>
    <w:p w14:paraId="2B8CC207">
      <w:pPr>
        <w:ind w:firstLine="411" w:firstLineChars="196"/>
        <w:rPr>
          <w:rFonts w:ascii="宋体" w:hAnsi="宋体"/>
          <w:szCs w:val="21"/>
          <w:highlight w:val="none"/>
        </w:rPr>
      </w:pPr>
      <w:r>
        <w:rPr>
          <w:rFonts w:hint="eastAsia" w:ascii="宋体" w:hAnsi="宋体"/>
          <w:szCs w:val="21"/>
          <w:highlight w:val="none"/>
        </w:rPr>
        <w:t>3.4“评审委员会”是依据《深圳经济特区政府采购条例》、《深圳经济特区政府采购条例实施细则》等有关规定组建的专门负责本次招标其评审工作的临时性机构；</w:t>
      </w:r>
    </w:p>
    <w:p w14:paraId="46C6E96D">
      <w:pPr>
        <w:ind w:firstLine="411" w:firstLineChars="196"/>
        <w:rPr>
          <w:rFonts w:ascii="宋体" w:hAnsi="宋体"/>
          <w:szCs w:val="21"/>
          <w:highlight w:val="none"/>
        </w:rPr>
      </w:pPr>
      <w:r>
        <w:rPr>
          <w:rFonts w:hint="eastAsia" w:ascii="宋体" w:hAnsi="宋体"/>
          <w:szCs w:val="21"/>
          <w:highlight w:val="none"/>
        </w:rPr>
        <w:t>3.5“日期”</w:t>
      </w:r>
      <w:r>
        <w:rPr>
          <w:rFonts w:ascii="宋体" w:hAnsi="宋体"/>
          <w:szCs w:val="21"/>
          <w:highlight w:val="none"/>
        </w:rPr>
        <w:t>指</w:t>
      </w:r>
      <w:r>
        <w:rPr>
          <w:rFonts w:hint="eastAsia" w:ascii="宋体" w:hAnsi="宋体"/>
          <w:szCs w:val="21"/>
          <w:highlight w:val="none"/>
        </w:rPr>
        <w:t>公历日；</w:t>
      </w:r>
    </w:p>
    <w:p w14:paraId="36DDCBBC">
      <w:pPr>
        <w:ind w:firstLine="411" w:firstLineChars="196"/>
        <w:rPr>
          <w:rFonts w:ascii="宋体" w:hAnsi="宋体"/>
          <w:szCs w:val="21"/>
          <w:highlight w:val="none"/>
        </w:rPr>
      </w:pPr>
      <w:r>
        <w:rPr>
          <w:rFonts w:hint="eastAsia" w:ascii="宋体" w:hAnsi="宋体"/>
          <w:szCs w:val="21"/>
          <w:highlight w:val="none"/>
        </w:rPr>
        <w:t>3.6“合同”指由本次招标所产生的合同或合约文件；</w:t>
      </w:r>
    </w:p>
    <w:p w14:paraId="2CB5DE9B">
      <w:pPr>
        <w:ind w:firstLine="411" w:firstLineChars="196"/>
        <w:rPr>
          <w:rFonts w:ascii="宋体" w:hAnsi="宋体"/>
          <w:szCs w:val="21"/>
          <w:highlight w:val="none"/>
        </w:rPr>
      </w:pPr>
      <w:r>
        <w:rPr>
          <w:rFonts w:hint="eastAsia" w:ascii="宋体" w:hAnsi="宋体"/>
          <w:szCs w:val="21"/>
          <w:highlight w:val="none"/>
        </w:rPr>
        <w:t>3.7“电子投标文件”指利用</w:t>
      </w:r>
      <w:r>
        <w:rPr>
          <w:rFonts w:hint="eastAsia" w:ascii="宋体" w:hAnsi="宋体"/>
          <w:b/>
          <w:bCs/>
          <w:color w:val="FF0000"/>
          <w:szCs w:val="21"/>
          <w:highlight w:val="none"/>
        </w:rPr>
        <w:t>深圳公共资源交易中心（深圳交易集团有限公司</w:t>
      </w:r>
      <w:r>
        <w:rPr>
          <w:rFonts w:hint="eastAsia" w:ascii="宋体" w:hAnsi="宋体"/>
          <w:b/>
          <w:bCs/>
          <w:color w:val="FF0000"/>
          <w:szCs w:val="21"/>
          <w:highlight w:val="none"/>
          <w:lang w:eastAsia="zh-CN"/>
        </w:rPr>
        <w:t>政府采购业务分公司</w:t>
      </w:r>
      <w:r>
        <w:rPr>
          <w:rFonts w:hint="eastAsia" w:ascii="宋体" w:hAnsi="宋体"/>
          <w:b/>
          <w:bCs/>
          <w:color w:val="FF0000"/>
          <w:szCs w:val="21"/>
          <w:highlight w:val="none"/>
        </w:rPr>
        <w:t>）</w:t>
      </w:r>
      <w:r>
        <w:rPr>
          <w:rFonts w:hint="eastAsia" w:ascii="宋体" w:hAnsi="宋体"/>
          <w:szCs w:val="21"/>
          <w:highlight w:val="none"/>
        </w:rPr>
        <w:t>网站提供的深圳智慧采购平台投标文件制作专用软件（以下简称：投标文件制作软件）制作并加密的投标文件,适用于网上投标；（投标文件制作软件可从“下载地址：http://zfcg.szggzy.com:8081/cgxy/013002/20210923/173e0b2c-7a4c-4246-a0c7-e0ea75d84dd6.html深圳智慧采购平台投标文件制作专用软件.zip”下载）</w:t>
      </w:r>
    </w:p>
    <w:p w14:paraId="74FC65A5">
      <w:pPr>
        <w:ind w:firstLine="411" w:firstLineChars="196"/>
        <w:rPr>
          <w:rFonts w:ascii="宋体" w:hAnsi="宋体"/>
          <w:szCs w:val="21"/>
          <w:highlight w:val="none"/>
        </w:rPr>
      </w:pPr>
      <w:r>
        <w:rPr>
          <w:rFonts w:hint="eastAsia" w:ascii="宋体" w:hAnsi="宋体"/>
          <w:szCs w:val="21"/>
          <w:highlight w:val="none"/>
        </w:rPr>
        <w:t>3.8“网上投标”指通过</w:t>
      </w:r>
      <w:r>
        <w:rPr>
          <w:rFonts w:hint="eastAsia" w:ascii="宋体" w:hAnsi="宋体"/>
          <w:b/>
          <w:bCs/>
          <w:color w:val="FF0000"/>
          <w:szCs w:val="21"/>
          <w:highlight w:val="none"/>
        </w:rPr>
        <w:t>深圳公共资源交易中心（深圳交易集团有限公司</w:t>
      </w:r>
      <w:r>
        <w:rPr>
          <w:rFonts w:hint="eastAsia" w:ascii="宋体" w:hAnsi="宋体"/>
          <w:b/>
          <w:bCs/>
          <w:color w:val="FF0000"/>
          <w:szCs w:val="21"/>
          <w:highlight w:val="none"/>
          <w:lang w:eastAsia="zh-CN"/>
        </w:rPr>
        <w:t>政府采购业务分公司</w:t>
      </w:r>
      <w:r>
        <w:rPr>
          <w:rFonts w:hint="eastAsia" w:ascii="宋体" w:hAnsi="宋体"/>
          <w:b/>
          <w:bCs/>
          <w:color w:val="FF0000"/>
          <w:szCs w:val="21"/>
          <w:highlight w:val="none"/>
        </w:rPr>
        <w:t>）</w:t>
      </w:r>
      <w:r>
        <w:rPr>
          <w:rFonts w:hint="eastAsia" w:ascii="宋体" w:hAnsi="宋体"/>
          <w:szCs w:val="21"/>
          <w:highlight w:val="none"/>
        </w:rPr>
        <w:t>网站上传电子投标文件；</w:t>
      </w:r>
    </w:p>
    <w:p w14:paraId="39F35191">
      <w:pPr>
        <w:ind w:firstLine="411" w:firstLineChars="196"/>
        <w:rPr>
          <w:rFonts w:ascii="宋体" w:hAnsi="宋体"/>
          <w:szCs w:val="21"/>
          <w:highlight w:val="none"/>
        </w:rPr>
      </w:pPr>
      <w:r>
        <w:rPr>
          <w:rFonts w:hint="eastAsia" w:ascii="宋体" w:hAnsi="宋体"/>
          <w:szCs w:val="21"/>
          <w:highlight w:val="none"/>
        </w:rPr>
        <w:t>3.9招标文件中的标题或题名仅起引导作用，而不应视为对招标文件内容的理解和解释。</w:t>
      </w:r>
    </w:p>
    <w:p w14:paraId="1EF79387">
      <w:pPr>
        <w:rPr>
          <w:rFonts w:ascii="黑体" w:hAnsi="宋体" w:eastAsia="黑体"/>
          <w:sz w:val="24"/>
          <w:highlight w:val="none"/>
        </w:rPr>
      </w:pPr>
      <w:r>
        <w:rPr>
          <w:rFonts w:hint="eastAsia" w:ascii="黑体" w:hAnsi="宋体" w:eastAsia="黑体"/>
          <w:sz w:val="24"/>
          <w:highlight w:val="none"/>
        </w:rPr>
        <w:t xml:space="preserve">4. </w:t>
      </w:r>
      <w:bookmarkStart w:id="96" w:name="_Hlk72398643"/>
      <w:r>
        <w:rPr>
          <w:rFonts w:hint="eastAsia" w:ascii="黑体" w:hAnsi="宋体" w:eastAsia="黑体"/>
          <w:sz w:val="24"/>
          <w:highlight w:val="none"/>
        </w:rPr>
        <w:t>政府采购供应商责任</w:t>
      </w:r>
    </w:p>
    <w:p w14:paraId="234321C7">
      <w:pPr>
        <w:ind w:firstLine="411" w:firstLineChars="196"/>
        <w:rPr>
          <w:rFonts w:ascii="宋体" w:hAnsi="宋体"/>
          <w:szCs w:val="21"/>
          <w:highlight w:val="none"/>
        </w:rPr>
      </w:pPr>
      <w:r>
        <w:rPr>
          <w:rFonts w:hint="eastAsia" w:ascii="宋体" w:hAnsi="宋体"/>
          <w:szCs w:val="21"/>
          <w:highlight w:val="none"/>
        </w:rPr>
        <w:t>4.1欢迎诚信、有实力和有社会责任心的供应商参与政府采购事业。</w:t>
      </w:r>
    </w:p>
    <w:p w14:paraId="07599907">
      <w:pPr>
        <w:ind w:firstLine="411" w:firstLineChars="196"/>
        <w:rPr>
          <w:rFonts w:ascii="宋体" w:hAnsi="宋体"/>
          <w:szCs w:val="21"/>
          <w:highlight w:val="none"/>
        </w:rPr>
      </w:pPr>
      <w:r>
        <w:rPr>
          <w:rFonts w:hint="eastAsia" w:ascii="宋体" w:hAnsi="宋体"/>
          <w:szCs w:val="21"/>
          <w:highlight w:val="none"/>
        </w:rPr>
        <w:t>4.2投标人应当遵循公平竞争的原则，不得恶意串通，不得妨碍其他投标人的竞争行为，不得损害采购人或者其他投标人的合法权益。如违反上述要求，经核实后，供应商的投标无效。</w:t>
      </w:r>
    </w:p>
    <w:p w14:paraId="3FB33800">
      <w:pPr>
        <w:rPr>
          <w:rFonts w:ascii="黑体" w:hAnsi="宋体" w:eastAsia="黑体"/>
          <w:sz w:val="24"/>
          <w:highlight w:val="none"/>
        </w:rPr>
      </w:pPr>
      <w:r>
        <w:rPr>
          <w:rFonts w:hint="eastAsia" w:ascii="黑体" w:hAnsi="宋体" w:eastAsia="黑体"/>
          <w:sz w:val="24"/>
          <w:highlight w:val="none"/>
        </w:rPr>
        <w:t>5．投标人参加政府采购的条件</w:t>
      </w:r>
    </w:p>
    <w:p w14:paraId="6F5C03EF">
      <w:pPr>
        <w:ind w:firstLine="411" w:firstLineChars="196"/>
        <w:jc w:val="left"/>
        <w:rPr>
          <w:rFonts w:ascii="宋体" w:hAnsi="宋体"/>
          <w:szCs w:val="21"/>
          <w:highlight w:val="none"/>
        </w:rPr>
      </w:pPr>
      <w:r>
        <w:rPr>
          <w:rFonts w:hint="eastAsia" w:ascii="宋体" w:hAnsi="宋体"/>
          <w:szCs w:val="21"/>
          <w:highlight w:val="none"/>
        </w:rPr>
        <w:t>5.1投标人应在投标前到</w:t>
      </w:r>
      <w:r>
        <w:rPr>
          <w:rFonts w:hint="eastAsia" w:ascii="宋体" w:hAnsi="宋体"/>
          <w:b/>
          <w:bCs/>
          <w:szCs w:val="21"/>
          <w:highlight w:val="none"/>
        </w:rPr>
        <w:t>深圳公共资源交易中心（具体在深圳交易集团有限公司政府采购业务分公司进行办理）</w:t>
      </w:r>
      <w:r>
        <w:rPr>
          <w:rFonts w:hint="eastAsia" w:ascii="宋体" w:hAnsi="宋体"/>
          <w:szCs w:val="21"/>
          <w:highlight w:val="none"/>
        </w:rPr>
        <w:t>进行注册并办理电子密钥。《供应商注册及信息变更指引》详见www.szggzy.com网站“交易服务指南-政府采购”</w:t>
      </w:r>
      <w:r>
        <w:rPr>
          <w:rFonts w:hint="eastAsia" w:ascii="宋体" w:hAnsi="宋体"/>
          <w:szCs w:val="21"/>
          <w:highlight w:val="none"/>
          <w:lang w:val="en-US" w:eastAsia="zh-CN"/>
        </w:rPr>
        <w:t>。</w:t>
      </w:r>
    </w:p>
    <w:p w14:paraId="15A244CD">
      <w:pPr>
        <w:ind w:firstLine="411" w:firstLineChars="196"/>
        <w:rPr>
          <w:rFonts w:ascii="宋体" w:hAnsi="宋体"/>
          <w:szCs w:val="21"/>
          <w:highlight w:val="none"/>
        </w:rPr>
      </w:pPr>
      <w:r>
        <w:rPr>
          <w:rFonts w:hint="eastAsia" w:ascii="宋体" w:hAnsi="宋体"/>
          <w:szCs w:val="21"/>
          <w:highlight w:val="none"/>
        </w:rPr>
        <w:t>5.2投标人资格要求</w:t>
      </w:r>
    </w:p>
    <w:p w14:paraId="58923BAD">
      <w:pPr>
        <w:ind w:firstLine="411" w:firstLineChars="196"/>
        <w:rPr>
          <w:rFonts w:ascii="宋体" w:hAnsi="宋体"/>
          <w:szCs w:val="21"/>
          <w:highlight w:val="none"/>
        </w:rPr>
      </w:pPr>
      <w:r>
        <w:rPr>
          <w:rFonts w:hint="eastAsia" w:ascii="宋体" w:hAnsi="宋体"/>
          <w:szCs w:val="21"/>
          <w:highlight w:val="none"/>
        </w:rPr>
        <w:t>参加本项目的投标人应具备的资格条件详见本项目招标公告中“投标人资格要求”（即申请人的资格要求）的内容。</w:t>
      </w:r>
    </w:p>
    <w:p w14:paraId="6969B02F">
      <w:pPr>
        <w:ind w:firstLine="411" w:firstLineChars="196"/>
        <w:rPr>
          <w:rFonts w:ascii="宋体" w:hAnsi="宋体"/>
          <w:szCs w:val="21"/>
          <w:highlight w:val="none"/>
        </w:rPr>
      </w:pPr>
      <w:r>
        <w:rPr>
          <w:rFonts w:hint="eastAsia" w:ascii="宋体" w:hAnsi="宋体"/>
          <w:szCs w:val="21"/>
          <w:highlight w:val="none"/>
        </w:rPr>
        <w:t>5.3联合体投标</w:t>
      </w:r>
    </w:p>
    <w:p w14:paraId="642A8D93">
      <w:pPr>
        <w:ind w:firstLine="411" w:firstLineChars="196"/>
        <w:rPr>
          <w:rFonts w:ascii="宋体" w:hAnsi="宋体"/>
          <w:szCs w:val="21"/>
          <w:highlight w:val="none"/>
        </w:rPr>
      </w:pPr>
      <w:r>
        <w:rPr>
          <w:rFonts w:hint="eastAsia" w:ascii="宋体" w:hAnsi="宋体"/>
          <w:szCs w:val="21"/>
          <w:highlight w:val="none"/>
        </w:rPr>
        <w:t>5.3.1　以下有关联合体投标的条款仅适用于允许投标人组成联合体投标的项目。</w:t>
      </w:r>
    </w:p>
    <w:p w14:paraId="40E6ADAF">
      <w:pPr>
        <w:ind w:firstLine="411" w:firstLineChars="196"/>
        <w:rPr>
          <w:rFonts w:ascii="宋体" w:hAnsi="宋体"/>
          <w:szCs w:val="21"/>
          <w:highlight w:val="none"/>
        </w:rPr>
      </w:pPr>
      <w:r>
        <w:rPr>
          <w:rFonts w:hint="eastAsia" w:ascii="宋体" w:hAnsi="宋体"/>
          <w:szCs w:val="21"/>
          <w:highlight w:val="none"/>
        </w:rPr>
        <w:t>5.3.2  由两个或两个以上的自然人、法人或者其他组织可以组成一个联合体，以一个供应商的身份共同投标时，应符合以下原则：</w:t>
      </w:r>
    </w:p>
    <w:p w14:paraId="753FB877">
      <w:pPr>
        <w:ind w:firstLine="411" w:firstLineChars="196"/>
        <w:rPr>
          <w:rFonts w:ascii="宋体" w:hAnsi="宋体"/>
          <w:highlight w:val="none"/>
        </w:rPr>
      </w:pPr>
      <w:r>
        <w:rPr>
          <w:rFonts w:hint="eastAsia" w:ascii="宋体" w:hAnsi="宋体"/>
          <w:highlight w:val="none"/>
        </w:rPr>
        <w:t>（1）投标联合体各方参加政府采购活动应当具备下列条件：</w:t>
      </w:r>
      <w:r>
        <w:rPr>
          <w:rFonts w:ascii="宋体" w:hAnsi="宋体"/>
          <w:highlight w:val="none"/>
        </w:rPr>
        <w:t xml:space="preserve"> </w:t>
      </w:r>
    </w:p>
    <w:p w14:paraId="7EADD6DA">
      <w:pPr>
        <w:ind w:left="420" w:leftChars="200" w:firstLine="411" w:firstLineChars="196"/>
        <w:rPr>
          <w:rFonts w:ascii="宋体" w:hAnsi="宋体"/>
          <w:highlight w:val="none"/>
        </w:rPr>
      </w:pPr>
      <w:r>
        <w:rPr>
          <w:rFonts w:hint="eastAsia" w:ascii="宋体" w:hAnsi="宋体"/>
          <w:highlight w:val="none"/>
        </w:rPr>
        <w:t>1、具有独立承担民事责任的能力；</w:t>
      </w:r>
      <w:r>
        <w:rPr>
          <w:rFonts w:ascii="宋体" w:hAnsi="宋体"/>
          <w:highlight w:val="none"/>
        </w:rPr>
        <w:t xml:space="preserve"> </w:t>
      </w:r>
    </w:p>
    <w:p w14:paraId="199223A8">
      <w:pPr>
        <w:ind w:left="420" w:firstLine="411" w:firstLineChars="196"/>
        <w:rPr>
          <w:rFonts w:ascii="宋体" w:hAnsi="宋体"/>
          <w:highlight w:val="none"/>
        </w:rPr>
      </w:pPr>
      <w:r>
        <w:rPr>
          <w:rFonts w:hint="eastAsia" w:ascii="宋体" w:hAnsi="宋体"/>
          <w:highlight w:val="none"/>
        </w:rPr>
        <w:t>2、有良好的商业信誉和健全的财务会计制度；</w:t>
      </w:r>
      <w:r>
        <w:rPr>
          <w:rFonts w:ascii="宋体" w:hAnsi="宋体"/>
          <w:highlight w:val="none"/>
        </w:rPr>
        <w:t xml:space="preserve"> </w:t>
      </w:r>
    </w:p>
    <w:p w14:paraId="634FDC1C">
      <w:pPr>
        <w:ind w:left="420" w:leftChars="200" w:firstLine="411" w:firstLineChars="196"/>
        <w:rPr>
          <w:rFonts w:ascii="宋体" w:hAnsi="宋体"/>
          <w:highlight w:val="none"/>
        </w:rPr>
      </w:pPr>
      <w:r>
        <w:rPr>
          <w:rFonts w:hint="eastAsia" w:ascii="宋体" w:hAnsi="宋体"/>
          <w:highlight w:val="none"/>
        </w:rPr>
        <w:t>3、具有履行合同所必需的设备和专业技术能力；</w:t>
      </w:r>
      <w:r>
        <w:rPr>
          <w:rFonts w:ascii="宋体" w:hAnsi="宋体"/>
          <w:highlight w:val="none"/>
        </w:rPr>
        <w:t xml:space="preserve"> </w:t>
      </w:r>
    </w:p>
    <w:p w14:paraId="7B52F8AE">
      <w:pPr>
        <w:ind w:left="420" w:leftChars="200" w:firstLine="411" w:firstLineChars="196"/>
        <w:rPr>
          <w:rFonts w:ascii="宋体" w:hAnsi="宋体"/>
          <w:highlight w:val="none"/>
        </w:rPr>
      </w:pPr>
      <w:r>
        <w:rPr>
          <w:rFonts w:hint="eastAsia" w:ascii="宋体" w:hAnsi="宋体"/>
          <w:highlight w:val="none"/>
        </w:rPr>
        <w:t>4、有依法缴纳税收和社会保障资金的良好记录；</w:t>
      </w:r>
      <w:r>
        <w:rPr>
          <w:rFonts w:ascii="宋体" w:hAnsi="宋体"/>
          <w:highlight w:val="none"/>
        </w:rPr>
        <w:t xml:space="preserve"> </w:t>
      </w:r>
    </w:p>
    <w:p w14:paraId="453103A5">
      <w:pPr>
        <w:ind w:left="420" w:leftChars="200" w:firstLine="411" w:firstLineChars="196"/>
        <w:rPr>
          <w:rFonts w:ascii="宋体" w:hAnsi="宋体"/>
          <w:highlight w:val="none"/>
        </w:rPr>
      </w:pPr>
      <w:r>
        <w:rPr>
          <w:rFonts w:hint="eastAsia" w:ascii="宋体" w:hAnsi="宋体"/>
          <w:highlight w:val="none"/>
        </w:rPr>
        <w:t>5、参加政府采购活动前三年内，在经营活动中没有重大违法记录；</w:t>
      </w:r>
      <w:r>
        <w:rPr>
          <w:rFonts w:ascii="宋体" w:hAnsi="宋体"/>
          <w:highlight w:val="none"/>
        </w:rPr>
        <w:t xml:space="preserve"> </w:t>
      </w:r>
    </w:p>
    <w:p w14:paraId="79512330">
      <w:pPr>
        <w:ind w:left="420" w:leftChars="200" w:firstLine="411" w:firstLineChars="196"/>
        <w:rPr>
          <w:rFonts w:ascii="宋体" w:hAnsi="宋体"/>
          <w:highlight w:val="none"/>
        </w:rPr>
      </w:pPr>
      <w:r>
        <w:rPr>
          <w:rFonts w:hint="eastAsia" w:ascii="宋体" w:hAnsi="宋体"/>
          <w:highlight w:val="none"/>
        </w:rPr>
        <w:t>6、法律、行政法规规定的其他条件。</w:t>
      </w:r>
      <w:r>
        <w:rPr>
          <w:rFonts w:ascii="宋体" w:hAnsi="宋体"/>
          <w:highlight w:val="none"/>
        </w:rPr>
        <w:t xml:space="preserve"> </w:t>
      </w:r>
    </w:p>
    <w:p w14:paraId="36869684">
      <w:pPr>
        <w:ind w:firstLine="411" w:firstLineChars="196"/>
        <w:rPr>
          <w:rFonts w:ascii="宋体" w:hAnsi="宋体"/>
          <w:highlight w:val="none"/>
        </w:rPr>
      </w:pPr>
      <w:r>
        <w:rPr>
          <w:rFonts w:hint="eastAsia" w:ascii="宋体" w:hAnsi="宋体"/>
          <w:highlight w:val="none"/>
        </w:rPr>
        <w:t>（2）在投标截止前，投标联合体各方均应注册成政府集中采购机构供应商；</w:t>
      </w:r>
    </w:p>
    <w:p w14:paraId="15D99456">
      <w:pPr>
        <w:ind w:firstLine="411" w:firstLineChars="196"/>
        <w:rPr>
          <w:rFonts w:ascii="宋体" w:hAnsi="宋体"/>
          <w:highlight w:val="none"/>
        </w:rPr>
      </w:pPr>
      <w:r>
        <w:rPr>
          <w:rFonts w:hint="eastAsia" w:ascii="宋体" w:hAnsi="宋体"/>
          <w:highlight w:val="none"/>
        </w:rPr>
        <w:t>（3）联合体中有同类资质的供应商按照联合体分工承担相同工作的，应当按照资质等级较低的供应商确定资质等级；</w:t>
      </w:r>
    </w:p>
    <w:p w14:paraId="4D5D7C88">
      <w:pPr>
        <w:ind w:firstLine="411" w:firstLineChars="196"/>
        <w:rPr>
          <w:highlight w:val="none"/>
        </w:rPr>
      </w:pPr>
      <w:r>
        <w:rPr>
          <w:rFonts w:hint="eastAsia"/>
          <w:highlight w:val="none"/>
        </w:rPr>
        <w:t>（4）是否允许联合体参加投标，应当由采购人和采购代理机构根据项目的实际情况和潜在供应商的数量自主决定，如果决定接受联合体投标则应当在招标公告中明示；</w:t>
      </w:r>
    </w:p>
    <w:p w14:paraId="0A4132A2">
      <w:pPr>
        <w:ind w:firstLine="411" w:firstLineChars="196"/>
        <w:rPr>
          <w:rFonts w:ascii="宋体" w:hAnsi="宋体"/>
          <w:highlight w:val="none"/>
        </w:rPr>
      </w:pPr>
      <w:r>
        <w:rPr>
          <w:rFonts w:hint="eastAsia" w:ascii="宋体" w:hAnsi="宋体"/>
          <w:highlight w:val="none"/>
        </w:rPr>
        <w:t>（5）投标人的投标文件及中标后签署的合同协议对联合体各方均具法律约束力；</w:t>
      </w:r>
    </w:p>
    <w:p w14:paraId="72AE4625">
      <w:pPr>
        <w:ind w:firstLine="411" w:firstLineChars="196"/>
        <w:rPr>
          <w:rFonts w:ascii="宋体" w:hAnsi="宋体"/>
          <w:highlight w:val="none"/>
        </w:rPr>
      </w:pPr>
      <w:r>
        <w:rPr>
          <w:rFonts w:hint="eastAsia" w:ascii="宋体" w:hAnsi="宋体"/>
          <w:highlight w:val="none"/>
        </w:rPr>
        <w:t>（6）联合体各方应当签订联合体投标协议，明确约定各方拟承担的工作和责任，并将该协议随投标文件一并递交给政府集中采购机构；</w:t>
      </w:r>
    </w:p>
    <w:p w14:paraId="76FB11AE">
      <w:pPr>
        <w:ind w:firstLine="411" w:firstLineChars="196"/>
        <w:rPr>
          <w:rFonts w:ascii="宋体" w:hAnsi="宋体"/>
          <w:highlight w:val="none"/>
        </w:rPr>
      </w:pPr>
      <w:r>
        <w:rPr>
          <w:rFonts w:hint="eastAsia" w:ascii="宋体" w:hAnsi="宋体"/>
          <w:highlight w:val="none"/>
        </w:rPr>
        <w:t>（7）联合体中标后，联合体各方应当共同与采购人签订合同，就中标项目向采购人承担连带责任；</w:t>
      </w:r>
    </w:p>
    <w:p w14:paraId="79D4DBFD">
      <w:pPr>
        <w:ind w:firstLine="411" w:firstLineChars="196"/>
        <w:rPr>
          <w:rFonts w:ascii="宋体" w:hAnsi="宋体"/>
          <w:highlight w:val="none"/>
        </w:rPr>
      </w:pPr>
      <w:r>
        <w:rPr>
          <w:rFonts w:hint="eastAsia" w:ascii="宋体" w:hAnsi="宋体"/>
          <w:highlight w:val="none"/>
        </w:rPr>
        <w:t>（8）以联合体形式参加政府采购活动的，联合体各方不得再单独参加或者与其他供应商另外组成联合体参加同一合同项下的政府采购活动，出现上述情况者，其投标和与此有关联合体、总包单位的投标将被拒绝；</w:t>
      </w:r>
    </w:p>
    <w:p w14:paraId="3AE5AAEB">
      <w:pPr>
        <w:ind w:firstLine="411" w:firstLineChars="196"/>
        <w:rPr>
          <w:rFonts w:ascii="宋体" w:hAnsi="宋体"/>
          <w:szCs w:val="21"/>
          <w:highlight w:val="none"/>
        </w:rPr>
      </w:pPr>
      <w:r>
        <w:rPr>
          <w:rFonts w:hint="eastAsia" w:ascii="宋体" w:hAnsi="宋体"/>
          <w:highlight w:val="none"/>
        </w:rPr>
        <w:t>（9）本通用条款中“投标人”一词亦指联合体各方，专用条款另有规定或说明的除外。</w:t>
      </w:r>
    </w:p>
    <w:p w14:paraId="651C3AE3">
      <w:pPr>
        <w:rPr>
          <w:rFonts w:ascii="黑体" w:hAnsi="宋体" w:eastAsia="黑体"/>
          <w:sz w:val="24"/>
          <w:highlight w:val="none"/>
        </w:rPr>
      </w:pPr>
      <w:r>
        <w:rPr>
          <w:rFonts w:hint="eastAsia" w:ascii="黑体" w:hAnsi="宋体" w:eastAsia="黑体"/>
          <w:sz w:val="24"/>
          <w:highlight w:val="none"/>
        </w:rPr>
        <w:t>6．政策导向</w:t>
      </w:r>
    </w:p>
    <w:p w14:paraId="6EB42C05">
      <w:pPr>
        <w:ind w:firstLine="411" w:firstLineChars="196"/>
        <w:rPr>
          <w:rFonts w:ascii="宋体" w:hAnsi="宋体"/>
          <w:highlight w:val="none"/>
        </w:rPr>
      </w:pPr>
      <w:r>
        <w:rPr>
          <w:rFonts w:hint="eastAsia" w:ascii="宋体" w:hAnsi="宋体"/>
          <w:highlight w:val="none"/>
        </w:rPr>
        <w:t>6.1</w:t>
      </w:r>
      <w:r>
        <w:rPr>
          <w:rFonts w:ascii="宋体" w:hAnsi="宋体"/>
          <w:highlight w:val="none"/>
        </w:rPr>
        <w:t xml:space="preserve">  </w:t>
      </w:r>
      <w:r>
        <w:rPr>
          <w:rFonts w:hint="eastAsia" w:ascii="宋体" w:hAnsi="宋体"/>
          <w:highlight w:val="none"/>
        </w:rPr>
        <w:t>政府采购支持本国产品、支持中小企业、监狱企业和残疾人福利性单位发展，支持乡村产业振兴，支持创新、节能减排、绿色环保等。</w:t>
      </w:r>
    </w:p>
    <w:p w14:paraId="57A769C0">
      <w:pPr>
        <w:ind w:firstLine="405"/>
        <w:rPr>
          <w:rFonts w:hint="eastAsia" w:ascii="宋体" w:hAnsi="宋体"/>
          <w:highlight w:val="none"/>
        </w:rPr>
      </w:pPr>
      <w:r>
        <w:rPr>
          <w:rFonts w:hint="eastAsia" w:ascii="宋体" w:hAnsi="宋体"/>
          <w:highlight w:val="none"/>
        </w:rPr>
        <w:t>6.2</w:t>
      </w:r>
      <w:r>
        <w:rPr>
          <w:rFonts w:ascii="宋体" w:hAnsi="宋体"/>
          <w:highlight w:val="none"/>
        </w:rPr>
        <w:t xml:space="preserve">  </w:t>
      </w:r>
      <w:r>
        <w:rPr>
          <w:rFonts w:hint="eastAsia" w:ascii="宋体" w:hAnsi="宋体"/>
          <w:highlight w:val="none"/>
        </w:rPr>
        <w:t>本项目落实深圳市政府采购供应商诚信管理政策要求。</w:t>
      </w:r>
    </w:p>
    <w:p w14:paraId="508FEE55">
      <w:pPr>
        <w:ind w:firstLine="405"/>
        <w:rPr>
          <w:rFonts w:hint="default" w:eastAsia="宋体"/>
          <w:highlight w:val="none"/>
          <w:lang w:val="en-US" w:eastAsia="zh-CN"/>
        </w:rPr>
      </w:pPr>
      <w:r>
        <w:rPr>
          <w:rFonts w:hint="eastAsia" w:ascii="宋体" w:hAnsi="宋体"/>
          <w:highlight w:val="none"/>
          <w:lang w:val="en-US" w:eastAsia="zh-CN"/>
        </w:rPr>
        <w:t>6.3  本项目支持投标人性别平等的相关政策。</w:t>
      </w:r>
    </w:p>
    <w:p w14:paraId="521846F8">
      <w:pPr>
        <w:rPr>
          <w:rFonts w:ascii="黑体" w:hAnsi="宋体" w:eastAsia="黑体"/>
          <w:sz w:val="24"/>
          <w:highlight w:val="none"/>
        </w:rPr>
      </w:pPr>
      <w:r>
        <w:rPr>
          <w:rFonts w:hint="eastAsia" w:ascii="黑体" w:hAnsi="宋体" w:eastAsia="黑体"/>
          <w:sz w:val="24"/>
          <w:highlight w:val="none"/>
        </w:rPr>
        <w:t>7. 本项目若涉及采购货物，则合格的货物及相应服务应满足以下要求：</w:t>
      </w:r>
    </w:p>
    <w:p w14:paraId="3D40273B">
      <w:pPr>
        <w:ind w:firstLine="411" w:firstLineChars="196"/>
        <w:rPr>
          <w:rFonts w:ascii="宋体" w:hAnsi="宋体"/>
          <w:highlight w:val="none"/>
        </w:rPr>
      </w:pPr>
      <w:r>
        <w:rPr>
          <w:rFonts w:hint="eastAsia" w:ascii="宋体" w:hAnsi="宋体"/>
          <w:highlight w:val="none"/>
        </w:rPr>
        <w:t>7</w:t>
      </w:r>
      <w:r>
        <w:rPr>
          <w:rFonts w:ascii="宋体" w:hAnsi="宋体"/>
          <w:highlight w:val="none"/>
        </w:rPr>
        <w:t xml:space="preserve">.1  </w:t>
      </w:r>
      <w:r>
        <w:rPr>
          <w:rFonts w:hint="eastAsia" w:ascii="宋体" w:hAnsi="宋体"/>
          <w:highlight w:val="none"/>
        </w:rPr>
        <w:t>必须是全新、未使用过的原装合格正品（包括零部件），如安装或配置了软件的，须为正版软件。</w:t>
      </w:r>
    </w:p>
    <w:p w14:paraId="725B73B5">
      <w:pPr>
        <w:ind w:firstLine="411" w:firstLineChars="196"/>
        <w:rPr>
          <w:rFonts w:ascii="宋体" w:hAnsi="宋体"/>
          <w:highlight w:val="none"/>
        </w:rPr>
      </w:pPr>
      <w:r>
        <w:rPr>
          <w:rFonts w:hint="eastAsia" w:ascii="宋体" w:hAnsi="宋体"/>
          <w:highlight w:val="none"/>
        </w:rPr>
        <w:t>7.2  国产的货物及其有关服务必须符合中华人民共和国的设计、制造生产标准及行业标准。招标公告有其他要求的，亦应符合其要求。</w:t>
      </w:r>
    </w:p>
    <w:p w14:paraId="19B4D1DF">
      <w:pPr>
        <w:ind w:firstLine="411" w:firstLineChars="196"/>
        <w:rPr>
          <w:rFonts w:ascii="宋体" w:hAnsi="宋体"/>
          <w:highlight w:val="none"/>
        </w:rPr>
      </w:pPr>
      <w:r>
        <w:rPr>
          <w:rFonts w:hint="eastAsia" w:ascii="宋体" w:hAnsi="宋体"/>
          <w:highlight w:val="none"/>
        </w:rPr>
        <w:t>7</w:t>
      </w:r>
      <w:r>
        <w:rPr>
          <w:rFonts w:ascii="宋体" w:hAnsi="宋体"/>
          <w:highlight w:val="none"/>
        </w:rPr>
        <w:t>.</w:t>
      </w:r>
      <w:r>
        <w:rPr>
          <w:rFonts w:hint="eastAsia" w:ascii="宋体" w:hAnsi="宋体"/>
          <w:highlight w:val="none"/>
        </w:rPr>
        <w:t>3</w:t>
      </w:r>
      <w:r>
        <w:rPr>
          <w:rFonts w:ascii="宋体" w:hAnsi="宋体"/>
          <w:highlight w:val="none"/>
        </w:rPr>
        <w:t xml:space="preserve">  </w:t>
      </w:r>
      <w:r>
        <w:rPr>
          <w:rFonts w:hint="eastAsia" w:ascii="宋体" w:hAnsi="宋体"/>
          <w:highlight w:val="none"/>
        </w:rPr>
        <w:t>进口货物及其有关服务必须符合原产地和中华人民共和国的设计、制造生产标准及行业标准。进口的货物必须具有合法的进口手续和途径，并通过中华人民共和国商检部门检验。招标公告有其他要求的，亦应符合其要求。</w:t>
      </w:r>
    </w:p>
    <w:p w14:paraId="6DA32F75">
      <w:pPr>
        <w:ind w:firstLine="411" w:firstLineChars="196"/>
        <w:rPr>
          <w:rFonts w:ascii="宋体" w:hAnsi="宋体"/>
          <w:highlight w:val="none"/>
        </w:rPr>
      </w:pPr>
      <w:r>
        <w:rPr>
          <w:rFonts w:hint="eastAsia" w:ascii="宋体" w:hAnsi="宋体"/>
          <w:highlight w:val="none"/>
        </w:rPr>
        <w:t>7</w:t>
      </w:r>
      <w:r>
        <w:rPr>
          <w:rFonts w:ascii="宋体" w:hAnsi="宋体"/>
          <w:highlight w:val="none"/>
        </w:rPr>
        <w:t>.</w:t>
      </w:r>
      <w:r>
        <w:rPr>
          <w:rFonts w:hint="eastAsia" w:ascii="宋体" w:hAnsi="宋体"/>
          <w:highlight w:val="none"/>
        </w:rPr>
        <w:t>4</w:t>
      </w:r>
      <w:r>
        <w:rPr>
          <w:rFonts w:ascii="宋体" w:hAnsi="宋体"/>
          <w:highlight w:val="none"/>
        </w:rPr>
        <w:t xml:space="preserve">  </w:t>
      </w:r>
      <w:r>
        <w:rPr>
          <w:rFonts w:hint="eastAsia" w:ascii="宋体" w:hAnsi="宋体"/>
          <w:highlight w:val="none"/>
        </w:rPr>
        <w:t>投标人</w:t>
      </w:r>
      <w:bookmarkStart w:id="97" w:name="_Hlk72152753"/>
      <w:r>
        <w:rPr>
          <w:rFonts w:hint="eastAsia" w:ascii="宋体" w:hAnsi="宋体"/>
          <w:highlight w:val="none"/>
        </w:rPr>
        <w:t>应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投标人应承担全部责任。</w:t>
      </w:r>
      <w:bookmarkEnd w:id="97"/>
    </w:p>
    <w:p w14:paraId="6334F2FD">
      <w:pPr>
        <w:ind w:firstLine="411" w:firstLineChars="196"/>
        <w:rPr>
          <w:rFonts w:ascii="宋体" w:hAnsi="宋体"/>
          <w:highlight w:val="none"/>
        </w:rPr>
      </w:pPr>
      <w:r>
        <w:rPr>
          <w:rFonts w:hint="eastAsia" w:ascii="宋体" w:hAnsi="宋体"/>
          <w:highlight w:val="none"/>
        </w:rPr>
        <w:t>7.5  投标人应保证，其所提供的货物符合国家强制性标准要求；符合相关行业标准（如具备行政主管部门颁发的资质证书或国家质量监督部门的产品《检验报告》等）。设备到货验收时，还必须提供设备的产品合格证、质量保证文件。若中标后，除非另有约定，投标人必须按合同规定完成设备的安装，并达到验收标准。</w:t>
      </w:r>
    </w:p>
    <w:p w14:paraId="54A21B5D">
      <w:pPr>
        <w:ind w:firstLine="411" w:firstLineChars="196"/>
        <w:rPr>
          <w:rFonts w:ascii="宋体" w:hAnsi="宋体"/>
          <w:highlight w:val="none"/>
        </w:rPr>
      </w:pPr>
      <w:r>
        <w:rPr>
          <w:rFonts w:hint="eastAsia" w:ascii="宋体" w:hAnsi="宋体"/>
          <w:highlight w:val="none"/>
        </w:rPr>
        <w:t>7.6  工期要求：投标人在投标时对其所投项目应提交交货进度、交货计划等，在合同规定的时间内完成项目实施工作。</w:t>
      </w:r>
    </w:p>
    <w:p w14:paraId="3447B2FE">
      <w:pPr>
        <w:ind w:firstLine="411" w:firstLineChars="196"/>
        <w:rPr>
          <w:rFonts w:ascii="宋体" w:hAnsi="宋体"/>
          <w:highlight w:val="none"/>
        </w:rPr>
      </w:pPr>
      <w:r>
        <w:rPr>
          <w:rFonts w:hint="eastAsia" w:ascii="宋体" w:hAnsi="宋体"/>
          <w:highlight w:val="none"/>
        </w:rPr>
        <w:t>7.7  投标人必须承担的设备运输、安装调试、验收检测和提供设备操作说明书、图纸等其他相关及类似的义务。</w:t>
      </w:r>
    </w:p>
    <w:p w14:paraId="16A82D63">
      <w:pPr>
        <w:rPr>
          <w:rFonts w:ascii="黑体" w:hAnsi="宋体" w:eastAsia="黑体"/>
          <w:sz w:val="24"/>
          <w:highlight w:val="none"/>
        </w:rPr>
      </w:pPr>
      <w:r>
        <w:rPr>
          <w:rFonts w:hint="eastAsia" w:ascii="黑体" w:hAnsi="宋体" w:eastAsia="黑体"/>
          <w:sz w:val="24"/>
          <w:highlight w:val="none"/>
        </w:rPr>
        <w:t>8．投标费用</w:t>
      </w:r>
    </w:p>
    <w:p w14:paraId="5D0DFD3B">
      <w:pPr>
        <w:ind w:firstLine="411" w:firstLineChars="196"/>
        <w:rPr>
          <w:rFonts w:ascii="宋体" w:hAnsi="宋体"/>
          <w:szCs w:val="21"/>
          <w:highlight w:val="none"/>
        </w:rPr>
      </w:pPr>
      <w:r>
        <w:rPr>
          <w:rFonts w:hint="eastAsia" w:ascii="宋体" w:hAnsi="宋体"/>
          <w:szCs w:val="21"/>
          <w:highlight w:val="none"/>
        </w:rPr>
        <w:t>不论投标结果如何，投标人应承担其编制投标文件与递交投标文件所涉及的一切费用。</w:t>
      </w:r>
    </w:p>
    <w:p w14:paraId="6D5FBB53">
      <w:pPr>
        <w:rPr>
          <w:rFonts w:ascii="黑体" w:hAnsi="宋体" w:eastAsia="黑体"/>
          <w:sz w:val="24"/>
          <w:highlight w:val="none"/>
        </w:rPr>
      </w:pPr>
      <w:r>
        <w:rPr>
          <w:rFonts w:hint="eastAsia" w:ascii="黑体" w:hAnsi="宋体" w:eastAsia="黑体"/>
          <w:sz w:val="24"/>
          <w:highlight w:val="none"/>
        </w:rPr>
        <w:t>9．踏勘现场</w:t>
      </w:r>
    </w:p>
    <w:p w14:paraId="24F09209">
      <w:pPr>
        <w:ind w:firstLine="411" w:firstLineChars="196"/>
        <w:rPr>
          <w:rFonts w:ascii="宋体" w:hAnsi="宋体"/>
          <w:szCs w:val="21"/>
          <w:highlight w:val="none"/>
        </w:rPr>
      </w:pPr>
      <w:r>
        <w:rPr>
          <w:rFonts w:hint="eastAsia" w:ascii="宋体" w:hAnsi="宋体"/>
          <w:szCs w:val="21"/>
          <w:highlight w:val="none"/>
        </w:rPr>
        <w:t>9.1如有需要（详见专用条款），采购人或政府集中采购机构将组织投标人对项目现场及周围环境进行踏勘，以便投标人获取有关编制投标文件和签署合同所需的资料。踏勘现场所发生的费用由投标人自行承担。投标人应按招标文件所约定的时间、地点踏勘现场。</w:t>
      </w:r>
    </w:p>
    <w:p w14:paraId="6BB8007C">
      <w:pPr>
        <w:ind w:firstLine="411" w:firstLineChars="196"/>
        <w:rPr>
          <w:rFonts w:ascii="宋体" w:hAnsi="宋体"/>
          <w:highlight w:val="none"/>
        </w:rPr>
      </w:pPr>
      <w:r>
        <w:rPr>
          <w:rFonts w:hint="eastAsia" w:ascii="宋体" w:hAnsi="宋体"/>
          <w:highlight w:val="none"/>
        </w:rPr>
        <w:t>9.2投标人及其人员经过采购人的允许，可以进入采购人的项目现场踏勘。若招标文件要求投标人于统一时间地点踏勘现场的，投标人应当按时前往。</w:t>
      </w:r>
    </w:p>
    <w:p w14:paraId="096DDB80">
      <w:pPr>
        <w:ind w:firstLine="411" w:firstLineChars="196"/>
        <w:rPr>
          <w:rFonts w:ascii="宋体" w:hAnsi="宋体"/>
          <w:highlight w:val="none"/>
        </w:rPr>
      </w:pPr>
      <w:r>
        <w:rPr>
          <w:rFonts w:hint="eastAsia" w:ascii="宋体" w:hAnsi="宋体"/>
          <w:highlight w:val="none"/>
        </w:rPr>
        <w:t>9.3采购人应当通过政府集中采购机构向投标人提供有关现场的书面资料和数据。</w:t>
      </w:r>
    </w:p>
    <w:p w14:paraId="79481B71">
      <w:pPr>
        <w:ind w:firstLine="411" w:firstLineChars="196"/>
        <w:rPr>
          <w:rFonts w:ascii="宋体" w:hAnsi="宋体"/>
          <w:highlight w:val="none"/>
        </w:rPr>
      </w:pPr>
      <w:r>
        <w:rPr>
          <w:rFonts w:hint="eastAsia" w:ascii="宋体" w:hAnsi="宋体"/>
          <w:highlight w:val="none"/>
        </w:rPr>
        <w:t>9.4任何人或任何组织在踏勘现场时向投标人提供的任何书面资料或口头承诺，未经政府集中采购机构在网上发布或书面通知，均作无效处理。</w:t>
      </w:r>
    </w:p>
    <w:p w14:paraId="253653C4">
      <w:pPr>
        <w:ind w:firstLine="411" w:firstLineChars="196"/>
        <w:rPr>
          <w:rFonts w:ascii="宋体" w:hAnsi="宋体"/>
          <w:highlight w:val="none"/>
        </w:rPr>
      </w:pPr>
      <w:r>
        <w:rPr>
          <w:rFonts w:ascii="宋体" w:hAnsi="宋体"/>
          <w:szCs w:val="21"/>
          <w:highlight w:val="none"/>
        </w:rPr>
        <w:t>9</w:t>
      </w:r>
      <w:r>
        <w:rPr>
          <w:rFonts w:hint="eastAsia" w:ascii="宋体" w:hAnsi="宋体"/>
          <w:szCs w:val="21"/>
          <w:highlight w:val="none"/>
        </w:rPr>
        <w:t>.</w:t>
      </w:r>
      <w:r>
        <w:rPr>
          <w:rFonts w:ascii="宋体" w:hAnsi="宋体"/>
          <w:szCs w:val="21"/>
          <w:highlight w:val="none"/>
        </w:rPr>
        <w:t>5</w:t>
      </w:r>
      <w:r>
        <w:rPr>
          <w:rFonts w:hint="eastAsia" w:ascii="宋体" w:hAnsi="宋体"/>
          <w:szCs w:val="21"/>
          <w:highlight w:val="none"/>
        </w:rPr>
        <w:t>未参与踏勘现场不作为否定投标人资格的理由。</w:t>
      </w:r>
    </w:p>
    <w:p w14:paraId="51850D41">
      <w:pPr>
        <w:rPr>
          <w:rFonts w:ascii="宋体" w:hAnsi="宋体"/>
          <w:szCs w:val="21"/>
          <w:highlight w:val="none"/>
        </w:rPr>
      </w:pPr>
      <w:r>
        <w:rPr>
          <w:rFonts w:hint="eastAsia" w:ascii="黑体" w:hAnsi="宋体" w:eastAsia="黑体"/>
          <w:sz w:val="24"/>
          <w:highlight w:val="none"/>
        </w:rPr>
        <w:t>1</w:t>
      </w:r>
      <w:r>
        <w:rPr>
          <w:rFonts w:ascii="黑体" w:hAnsi="宋体" w:eastAsia="黑体"/>
          <w:sz w:val="24"/>
          <w:highlight w:val="none"/>
        </w:rPr>
        <w:t>0</w:t>
      </w:r>
      <w:r>
        <w:rPr>
          <w:rFonts w:hint="eastAsia" w:ascii="黑体" w:hAnsi="宋体" w:eastAsia="黑体"/>
          <w:sz w:val="24"/>
          <w:highlight w:val="none"/>
        </w:rPr>
        <w:t>．标前会议</w:t>
      </w:r>
    </w:p>
    <w:p w14:paraId="2E702E5C">
      <w:pPr>
        <w:ind w:firstLine="411" w:firstLineChars="196"/>
        <w:rPr>
          <w:rFonts w:ascii="宋体" w:hAnsi="宋体"/>
          <w:szCs w:val="21"/>
          <w:highlight w:val="none"/>
        </w:rPr>
      </w:pPr>
      <w:r>
        <w:rPr>
          <w:rFonts w:hint="eastAsia" w:ascii="宋体" w:hAnsi="宋体"/>
          <w:szCs w:val="21"/>
          <w:highlight w:val="none"/>
        </w:rPr>
        <w:t>1</w:t>
      </w:r>
      <w:r>
        <w:rPr>
          <w:rFonts w:ascii="宋体" w:hAnsi="宋体"/>
          <w:szCs w:val="21"/>
          <w:highlight w:val="none"/>
        </w:rPr>
        <w:t>0</w:t>
      </w:r>
      <w:r>
        <w:rPr>
          <w:rFonts w:hint="eastAsia" w:ascii="宋体" w:hAnsi="宋体"/>
          <w:szCs w:val="21"/>
          <w:highlight w:val="none"/>
        </w:rPr>
        <w:t>.</w:t>
      </w:r>
      <w:r>
        <w:rPr>
          <w:rFonts w:ascii="宋体" w:hAnsi="宋体"/>
          <w:szCs w:val="21"/>
          <w:highlight w:val="none"/>
        </w:rPr>
        <w:t>1</w:t>
      </w:r>
      <w:r>
        <w:rPr>
          <w:rFonts w:hint="eastAsia" w:ascii="宋体" w:hAnsi="宋体"/>
          <w:szCs w:val="21"/>
          <w:highlight w:val="none"/>
        </w:rPr>
        <w:t>如采购人或政府集中采购机构认为有必要组织标前会议，投标人应按照招标文件规定的时间或政府集中采购机构另行书面通知（包括政府集中采购机构网站发布方式，如更正公告等）的时间和地点，参与标前会议。</w:t>
      </w:r>
    </w:p>
    <w:p w14:paraId="1F6FF6CC">
      <w:pPr>
        <w:ind w:firstLine="411" w:firstLineChars="196"/>
        <w:rPr>
          <w:rFonts w:ascii="宋体" w:hAnsi="宋体"/>
          <w:szCs w:val="21"/>
          <w:highlight w:val="none"/>
        </w:rPr>
      </w:pPr>
      <w:r>
        <w:rPr>
          <w:rFonts w:ascii="宋体" w:hAnsi="宋体"/>
          <w:highlight w:val="none"/>
        </w:rPr>
        <w:t>10</w:t>
      </w:r>
      <w:r>
        <w:rPr>
          <w:rFonts w:hint="eastAsia" w:ascii="宋体" w:hAnsi="宋体"/>
          <w:highlight w:val="none"/>
        </w:rPr>
        <w:t>.</w:t>
      </w:r>
      <w:r>
        <w:rPr>
          <w:rFonts w:ascii="宋体" w:hAnsi="宋体"/>
          <w:highlight w:val="none"/>
        </w:rPr>
        <w:t>2</w:t>
      </w:r>
      <w:r>
        <w:rPr>
          <w:rFonts w:hint="eastAsia" w:ascii="宋体" w:hAnsi="宋体"/>
          <w:highlight w:val="none"/>
        </w:rPr>
        <w:t>任何人或任何组织在标前会议时向投标人提供的任何书面资料或口头承诺，未经政府集中采购机构在网上发布或书面通知，均作无效处理。</w:t>
      </w:r>
    </w:p>
    <w:p w14:paraId="35A16691">
      <w:pPr>
        <w:ind w:firstLine="411" w:firstLineChars="196"/>
        <w:rPr>
          <w:rFonts w:ascii="宋体" w:hAnsi="宋体"/>
          <w:szCs w:val="21"/>
          <w:highlight w:val="none"/>
        </w:rPr>
      </w:pPr>
      <w:r>
        <w:rPr>
          <w:rFonts w:hint="eastAsia" w:ascii="宋体" w:hAnsi="宋体"/>
          <w:szCs w:val="21"/>
          <w:highlight w:val="none"/>
        </w:rPr>
        <w:t>1</w:t>
      </w:r>
      <w:r>
        <w:rPr>
          <w:rFonts w:ascii="宋体" w:hAnsi="宋体"/>
          <w:szCs w:val="21"/>
          <w:highlight w:val="none"/>
        </w:rPr>
        <w:t>0</w:t>
      </w:r>
      <w:r>
        <w:rPr>
          <w:rFonts w:hint="eastAsia" w:ascii="宋体" w:hAnsi="宋体"/>
          <w:szCs w:val="21"/>
          <w:highlight w:val="none"/>
        </w:rPr>
        <w:t>.</w:t>
      </w:r>
      <w:r>
        <w:rPr>
          <w:rFonts w:ascii="宋体" w:hAnsi="宋体"/>
          <w:szCs w:val="21"/>
          <w:highlight w:val="none"/>
        </w:rPr>
        <w:t>3</w:t>
      </w:r>
      <w:r>
        <w:rPr>
          <w:rFonts w:hint="eastAsia" w:ascii="宋体" w:hAnsi="宋体"/>
          <w:szCs w:val="21"/>
          <w:highlight w:val="none"/>
        </w:rPr>
        <w:t>未参与标前会议不作为否定投标人资格的理由。</w:t>
      </w:r>
    </w:p>
    <w:bookmarkEnd w:id="96"/>
    <w:p w14:paraId="6E21553D">
      <w:pPr>
        <w:ind w:firstLine="411" w:firstLineChars="196"/>
        <w:rPr>
          <w:rFonts w:ascii="宋体" w:hAnsi="宋体"/>
          <w:highlight w:val="none"/>
        </w:rPr>
      </w:pPr>
    </w:p>
    <w:p w14:paraId="044908E3">
      <w:pPr>
        <w:pStyle w:val="5"/>
        <w:numPr>
          <w:ilvl w:val="0"/>
          <w:numId w:val="29"/>
        </w:numPr>
        <w:spacing w:before="120" w:beforeLines="50" w:after="120" w:afterLines="50"/>
        <w:ind w:left="562" w:hanging="562"/>
        <w:rPr>
          <w:sz w:val="28"/>
          <w:szCs w:val="28"/>
          <w:highlight w:val="none"/>
        </w:rPr>
      </w:pPr>
      <w:r>
        <w:rPr>
          <w:rFonts w:hint="eastAsia"/>
          <w:sz w:val="28"/>
          <w:szCs w:val="28"/>
          <w:highlight w:val="none"/>
        </w:rPr>
        <w:t>招标文件</w:t>
      </w:r>
    </w:p>
    <w:p w14:paraId="61C57C91">
      <w:pPr>
        <w:rPr>
          <w:rFonts w:ascii="黑体" w:hAnsi="宋体" w:eastAsia="黑体"/>
          <w:sz w:val="24"/>
          <w:highlight w:val="none"/>
        </w:rPr>
      </w:pPr>
      <w:r>
        <w:rPr>
          <w:rFonts w:hint="eastAsia" w:ascii="黑体" w:hAnsi="宋体" w:eastAsia="黑体"/>
          <w:sz w:val="24"/>
          <w:highlight w:val="none"/>
        </w:rPr>
        <w:t>1</w:t>
      </w:r>
      <w:r>
        <w:rPr>
          <w:rFonts w:ascii="黑体" w:hAnsi="宋体" w:eastAsia="黑体"/>
          <w:sz w:val="24"/>
          <w:highlight w:val="none"/>
        </w:rPr>
        <w:t>1</w:t>
      </w:r>
      <w:r>
        <w:rPr>
          <w:rFonts w:hint="eastAsia" w:ascii="黑体" w:hAnsi="宋体" w:eastAsia="黑体"/>
          <w:sz w:val="24"/>
          <w:highlight w:val="none"/>
        </w:rPr>
        <w:t>．</w:t>
      </w:r>
      <w:bookmarkStart w:id="98" w:name="_Hlk72399819"/>
      <w:r>
        <w:rPr>
          <w:rFonts w:hint="eastAsia" w:ascii="黑体" w:hAnsi="宋体" w:eastAsia="黑体"/>
          <w:sz w:val="24"/>
          <w:highlight w:val="none"/>
        </w:rPr>
        <w:t>招标文件的编制与组成</w:t>
      </w:r>
    </w:p>
    <w:p w14:paraId="29014102">
      <w:pPr>
        <w:snapToGrid w:val="0"/>
        <w:ind w:firstLine="420" w:firstLineChars="200"/>
        <w:rPr>
          <w:rFonts w:ascii="宋体" w:hAnsi="宋体"/>
          <w:szCs w:val="21"/>
          <w:highlight w:val="none"/>
        </w:rPr>
      </w:pPr>
      <w:r>
        <w:rPr>
          <w:rFonts w:hint="eastAsia" w:ascii="宋体" w:hAnsi="宋体"/>
          <w:szCs w:val="21"/>
          <w:highlight w:val="none"/>
        </w:rPr>
        <w:t>1</w:t>
      </w:r>
      <w:r>
        <w:rPr>
          <w:rFonts w:ascii="宋体" w:hAnsi="宋体"/>
          <w:szCs w:val="21"/>
          <w:highlight w:val="none"/>
        </w:rPr>
        <w:t>1</w:t>
      </w:r>
      <w:r>
        <w:rPr>
          <w:rFonts w:hint="eastAsia" w:ascii="宋体" w:hAnsi="宋体"/>
          <w:szCs w:val="21"/>
          <w:highlight w:val="none"/>
        </w:rPr>
        <w:t>.1招标文件除以下内容外，政府集中采购机构在招标期间发出的澄清或修改等相关公告或通知内容，均是招标文件的组成部分，对投标人起约束作用；</w:t>
      </w:r>
    </w:p>
    <w:p w14:paraId="743BDCE4">
      <w:pPr>
        <w:ind w:firstLine="411" w:firstLineChars="196"/>
        <w:rPr>
          <w:rFonts w:ascii="宋体" w:hAnsi="宋体"/>
          <w:szCs w:val="21"/>
          <w:highlight w:val="none"/>
        </w:rPr>
      </w:pPr>
      <w:r>
        <w:rPr>
          <w:rFonts w:hint="eastAsia" w:ascii="宋体" w:hAnsi="宋体"/>
          <w:szCs w:val="21"/>
          <w:highlight w:val="none"/>
        </w:rPr>
        <w:t>招标文件包括下列内容：</w:t>
      </w:r>
    </w:p>
    <w:p w14:paraId="375B6D3E">
      <w:pPr>
        <w:ind w:left="420" w:leftChars="200" w:firstLine="413" w:firstLineChars="196"/>
        <w:rPr>
          <w:rFonts w:ascii="宋体" w:hAnsi="宋体"/>
          <w:b/>
          <w:szCs w:val="21"/>
          <w:highlight w:val="none"/>
        </w:rPr>
      </w:pPr>
      <w:r>
        <w:rPr>
          <w:rFonts w:hint="eastAsia" w:ascii="宋体" w:hAnsi="宋体"/>
          <w:b/>
          <w:szCs w:val="21"/>
          <w:highlight w:val="none"/>
        </w:rPr>
        <w:t>第一册  专用条款</w:t>
      </w:r>
    </w:p>
    <w:p w14:paraId="4F6E4D60">
      <w:pPr>
        <w:ind w:left="1079" w:leftChars="514"/>
        <w:rPr>
          <w:rFonts w:ascii="宋体" w:hAnsi="宋体"/>
          <w:b/>
          <w:szCs w:val="21"/>
          <w:highlight w:val="none"/>
        </w:rPr>
      </w:pPr>
      <w:r>
        <w:rPr>
          <w:rFonts w:hint="eastAsia" w:ascii="宋体" w:hAnsi="宋体"/>
          <w:b/>
          <w:szCs w:val="21"/>
          <w:highlight w:val="none"/>
        </w:rPr>
        <w:t>关键信息</w:t>
      </w:r>
    </w:p>
    <w:p w14:paraId="64AF87F6">
      <w:pPr>
        <w:ind w:left="630" w:leftChars="300" w:firstLine="411" w:firstLineChars="196"/>
        <w:rPr>
          <w:rFonts w:ascii="宋体" w:hAnsi="宋体"/>
          <w:szCs w:val="21"/>
          <w:highlight w:val="none"/>
        </w:rPr>
      </w:pPr>
      <w:r>
        <w:rPr>
          <w:rFonts w:hint="eastAsia" w:ascii="宋体" w:hAnsi="宋体"/>
          <w:szCs w:val="21"/>
          <w:highlight w:val="none"/>
        </w:rPr>
        <w:t>第一章  招标公告</w:t>
      </w:r>
    </w:p>
    <w:p w14:paraId="4985E49F">
      <w:pPr>
        <w:ind w:left="630" w:leftChars="300" w:firstLine="411" w:firstLineChars="196"/>
        <w:rPr>
          <w:rFonts w:ascii="宋体" w:hAnsi="宋体"/>
          <w:szCs w:val="21"/>
          <w:highlight w:val="none"/>
        </w:rPr>
      </w:pPr>
      <w:r>
        <w:rPr>
          <w:rFonts w:hint="eastAsia" w:ascii="宋体" w:hAnsi="宋体"/>
          <w:szCs w:val="21"/>
          <w:highlight w:val="none"/>
        </w:rPr>
        <w:t>第二章  对通用条款的补充内容及其他关键信息</w:t>
      </w:r>
    </w:p>
    <w:p w14:paraId="68B6510A">
      <w:pPr>
        <w:ind w:left="630" w:leftChars="300" w:firstLine="411" w:firstLineChars="196"/>
        <w:rPr>
          <w:rFonts w:ascii="宋体" w:hAnsi="宋体"/>
          <w:szCs w:val="21"/>
          <w:highlight w:val="none"/>
        </w:rPr>
      </w:pPr>
      <w:r>
        <w:rPr>
          <w:rFonts w:hint="eastAsia" w:ascii="宋体" w:hAnsi="宋体"/>
          <w:szCs w:val="21"/>
          <w:highlight w:val="none"/>
        </w:rPr>
        <w:t>第三章  用户需求书</w:t>
      </w:r>
    </w:p>
    <w:p w14:paraId="5D80E1FD">
      <w:pPr>
        <w:ind w:left="630" w:leftChars="300" w:firstLine="411" w:firstLineChars="196"/>
        <w:rPr>
          <w:rFonts w:ascii="宋体" w:hAnsi="宋体"/>
          <w:szCs w:val="21"/>
          <w:highlight w:val="none"/>
        </w:rPr>
      </w:pPr>
      <w:r>
        <w:rPr>
          <w:rFonts w:hint="eastAsia"/>
          <w:highlight w:val="none"/>
        </w:rPr>
        <w:t xml:space="preserve">第四章 </w:t>
      </w:r>
      <w:r>
        <w:rPr>
          <w:highlight w:val="none"/>
        </w:rPr>
        <w:t xml:space="preserve"> </w:t>
      </w:r>
      <w:r>
        <w:rPr>
          <w:rFonts w:hint="eastAsia"/>
          <w:highlight w:val="none"/>
        </w:rPr>
        <w:t>投标文件格式及附件</w:t>
      </w:r>
    </w:p>
    <w:p w14:paraId="1582260D">
      <w:pPr>
        <w:ind w:left="630" w:leftChars="300" w:firstLine="411" w:firstLineChars="196"/>
        <w:rPr>
          <w:rFonts w:ascii="宋体" w:hAnsi="宋体"/>
          <w:szCs w:val="21"/>
          <w:highlight w:val="none"/>
        </w:rPr>
      </w:pPr>
      <w:r>
        <w:rPr>
          <w:rFonts w:hint="eastAsia" w:ascii="宋体" w:hAnsi="宋体"/>
          <w:szCs w:val="21"/>
          <w:highlight w:val="none"/>
        </w:rPr>
        <w:t>第五章  合同条款及格式</w:t>
      </w:r>
    </w:p>
    <w:p w14:paraId="73B45D9C">
      <w:pPr>
        <w:ind w:left="420" w:leftChars="200" w:firstLine="413" w:firstLineChars="196"/>
        <w:rPr>
          <w:rFonts w:ascii="宋体" w:hAnsi="宋体"/>
          <w:b/>
          <w:szCs w:val="21"/>
          <w:highlight w:val="none"/>
        </w:rPr>
      </w:pPr>
      <w:r>
        <w:rPr>
          <w:rFonts w:hint="eastAsia" w:ascii="宋体" w:hAnsi="宋体"/>
          <w:b/>
          <w:szCs w:val="21"/>
          <w:highlight w:val="none"/>
        </w:rPr>
        <w:t>第二册  通用条款</w:t>
      </w:r>
    </w:p>
    <w:p w14:paraId="2F4D5EE3">
      <w:pPr>
        <w:ind w:left="630" w:leftChars="300" w:firstLine="411" w:firstLineChars="196"/>
        <w:rPr>
          <w:rFonts w:ascii="宋体" w:hAnsi="宋体"/>
          <w:szCs w:val="21"/>
          <w:highlight w:val="none"/>
        </w:rPr>
      </w:pPr>
      <w:r>
        <w:rPr>
          <w:rFonts w:hint="eastAsia" w:ascii="宋体" w:hAnsi="宋体"/>
          <w:szCs w:val="21"/>
          <w:highlight w:val="none"/>
        </w:rPr>
        <w:t>第一章  总则</w:t>
      </w:r>
    </w:p>
    <w:p w14:paraId="705A01CE">
      <w:pPr>
        <w:ind w:left="630" w:leftChars="300" w:firstLine="411" w:firstLineChars="196"/>
        <w:rPr>
          <w:rFonts w:ascii="宋体" w:hAnsi="宋体"/>
          <w:szCs w:val="21"/>
          <w:highlight w:val="none"/>
        </w:rPr>
      </w:pPr>
      <w:r>
        <w:rPr>
          <w:rFonts w:hint="eastAsia" w:ascii="宋体" w:hAnsi="宋体"/>
          <w:szCs w:val="21"/>
          <w:highlight w:val="none"/>
        </w:rPr>
        <w:t>第二章  招标文件</w:t>
      </w:r>
    </w:p>
    <w:p w14:paraId="7EFC9E05">
      <w:pPr>
        <w:ind w:left="630" w:leftChars="300" w:firstLine="411" w:firstLineChars="196"/>
        <w:rPr>
          <w:rFonts w:ascii="宋体" w:hAnsi="宋体"/>
          <w:szCs w:val="21"/>
          <w:highlight w:val="none"/>
        </w:rPr>
      </w:pPr>
      <w:r>
        <w:rPr>
          <w:rFonts w:hint="eastAsia" w:ascii="宋体" w:hAnsi="宋体"/>
          <w:szCs w:val="21"/>
          <w:highlight w:val="none"/>
        </w:rPr>
        <w:t>第三章  投标文件的编制</w:t>
      </w:r>
    </w:p>
    <w:p w14:paraId="43568502">
      <w:pPr>
        <w:ind w:left="630" w:leftChars="300" w:firstLine="411" w:firstLineChars="196"/>
        <w:rPr>
          <w:rFonts w:ascii="宋体" w:hAnsi="宋体"/>
          <w:szCs w:val="21"/>
          <w:highlight w:val="none"/>
        </w:rPr>
      </w:pPr>
      <w:r>
        <w:rPr>
          <w:rFonts w:hint="eastAsia" w:ascii="宋体" w:hAnsi="宋体"/>
          <w:szCs w:val="21"/>
          <w:highlight w:val="none"/>
        </w:rPr>
        <w:t>第四章  投标文件的递交</w:t>
      </w:r>
    </w:p>
    <w:p w14:paraId="6F0A4878">
      <w:pPr>
        <w:ind w:left="630" w:leftChars="300" w:firstLine="411" w:firstLineChars="196"/>
        <w:rPr>
          <w:rFonts w:ascii="宋体" w:hAnsi="宋体"/>
          <w:szCs w:val="21"/>
          <w:highlight w:val="none"/>
        </w:rPr>
      </w:pPr>
      <w:r>
        <w:rPr>
          <w:rFonts w:hint="eastAsia" w:ascii="宋体" w:hAnsi="宋体"/>
          <w:szCs w:val="21"/>
          <w:highlight w:val="none"/>
        </w:rPr>
        <w:t>第五章  开标</w:t>
      </w:r>
    </w:p>
    <w:p w14:paraId="7A349FB7">
      <w:pPr>
        <w:ind w:left="630" w:leftChars="300" w:firstLine="411" w:firstLineChars="196"/>
        <w:rPr>
          <w:rFonts w:ascii="宋体" w:hAnsi="宋体"/>
          <w:szCs w:val="21"/>
          <w:highlight w:val="none"/>
        </w:rPr>
      </w:pPr>
      <w:r>
        <w:rPr>
          <w:rFonts w:hint="eastAsia" w:ascii="宋体" w:hAnsi="宋体"/>
          <w:szCs w:val="21"/>
          <w:highlight w:val="none"/>
        </w:rPr>
        <w:t>第六章  评审要求</w:t>
      </w:r>
    </w:p>
    <w:p w14:paraId="60664BFC">
      <w:pPr>
        <w:ind w:left="630" w:leftChars="300" w:firstLine="411" w:firstLineChars="196"/>
        <w:rPr>
          <w:rFonts w:ascii="宋体" w:hAnsi="宋体"/>
          <w:szCs w:val="21"/>
          <w:highlight w:val="none"/>
        </w:rPr>
      </w:pPr>
      <w:r>
        <w:rPr>
          <w:rFonts w:hint="eastAsia" w:ascii="宋体" w:hAnsi="宋体"/>
          <w:szCs w:val="21"/>
          <w:highlight w:val="none"/>
        </w:rPr>
        <w:t>第七章  评审程序及评审方法</w:t>
      </w:r>
    </w:p>
    <w:p w14:paraId="6E06F631">
      <w:pPr>
        <w:ind w:left="630" w:leftChars="300" w:firstLine="411" w:firstLineChars="196"/>
        <w:rPr>
          <w:rFonts w:ascii="宋体" w:hAnsi="宋体"/>
          <w:szCs w:val="21"/>
          <w:highlight w:val="none"/>
        </w:rPr>
      </w:pPr>
      <w:r>
        <w:rPr>
          <w:rFonts w:hint="eastAsia" w:ascii="宋体" w:hAnsi="宋体"/>
          <w:szCs w:val="21"/>
          <w:highlight w:val="none"/>
        </w:rPr>
        <w:t>第八章  定标及公示</w:t>
      </w:r>
    </w:p>
    <w:p w14:paraId="3B2B3583">
      <w:pPr>
        <w:ind w:left="630" w:leftChars="300" w:firstLine="411" w:firstLineChars="196"/>
        <w:rPr>
          <w:rFonts w:ascii="宋体" w:hAnsi="宋体"/>
          <w:szCs w:val="21"/>
          <w:highlight w:val="none"/>
        </w:rPr>
      </w:pPr>
      <w:r>
        <w:rPr>
          <w:rFonts w:hint="eastAsia" w:ascii="宋体" w:hAnsi="宋体"/>
          <w:szCs w:val="21"/>
          <w:highlight w:val="none"/>
        </w:rPr>
        <w:t>第九章  公开招标失败的后续处理</w:t>
      </w:r>
    </w:p>
    <w:p w14:paraId="26D8D46C">
      <w:pPr>
        <w:ind w:left="630" w:leftChars="300" w:firstLine="411" w:firstLineChars="196"/>
        <w:rPr>
          <w:rFonts w:ascii="宋体" w:hAnsi="宋体"/>
          <w:szCs w:val="21"/>
          <w:highlight w:val="none"/>
        </w:rPr>
      </w:pPr>
      <w:r>
        <w:rPr>
          <w:rFonts w:hint="eastAsia" w:ascii="宋体" w:hAnsi="宋体"/>
          <w:szCs w:val="21"/>
          <w:highlight w:val="none"/>
        </w:rPr>
        <w:t>第十章  合同的授予与备案</w:t>
      </w:r>
    </w:p>
    <w:p w14:paraId="18CC1052">
      <w:pPr>
        <w:ind w:left="630" w:leftChars="300" w:firstLine="411" w:firstLineChars="196"/>
        <w:rPr>
          <w:rFonts w:ascii="宋体" w:hAnsi="宋体"/>
          <w:szCs w:val="21"/>
          <w:highlight w:val="none"/>
        </w:rPr>
      </w:pPr>
      <w:r>
        <w:rPr>
          <w:rFonts w:hint="eastAsia" w:ascii="宋体" w:hAnsi="宋体"/>
          <w:szCs w:val="21"/>
          <w:highlight w:val="none"/>
        </w:rPr>
        <w:t>第十一章  质疑处理</w:t>
      </w:r>
    </w:p>
    <w:p w14:paraId="44BA28EE">
      <w:pPr>
        <w:ind w:firstLine="411" w:firstLineChars="196"/>
        <w:rPr>
          <w:rFonts w:ascii="宋体" w:hAnsi="宋体"/>
          <w:szCs w:val="21"/>
          <w:highlight w:val="none"/>
        </w:rPr>
      </w:pPr>
      <w:r>
        <w:rPr>
          <w:rFonts w:hint="eastAsia" w:ascii="宋体" w:hAnsi="宋体"/>
          <w:szCs w:val="21"/>
          <w:highlight w:val="none"/>
        </w:rPr>
        <w:t>1</w:t>
      </w:r>
      <w:r>
        <w:rPr>
          <w:rFonts w:ascii="宋体" w:hAnsi="宋体"/>
          <w:szCs w:val="21"/>
          <w:highlight w:val="none"/>
        </w:rPr>
        <w:t>1</w:t>
      </w:r>
      <w:r>
        <w:rPr>
          <w:rFonts w:hint="eastAsia" w:ascii="宋体" w:hAnsi="宋体"/>
          <w:szCs w:val="21"/>
          <w:highlight w:val="none"/>
        </w:rPr>
        <w:t>.2 投标人下载招标文件后，应仔细检查招标文件的所有内容，如有疑问应在答疑截止时间之前向政府集中采购机构提出，否则，由此引起的投标损失自负；投标人同时应认真审阅招标文件所有的事项、格式、条款和规范要求等，如果投标人的投标文件未按招标文件要求提交全部资料或者投标文件未对招标文件做出实质性响应，其风险由投标人自行承担。</w:t>
      </w:r>
    </w:p>
    <w:p w14:paraId="487705DE">
      <w:pPr>
        <w:ind w:firstLine="411" w:firstLineChars="196"/>
        <w:rPr>
          <w:rFonts w:ascii="宋体" w:hAnsi="宋体"/>
          <w:szCs w:val="21"/>
          <w:highlight w:val="none"/>
        </w:rPr>
      </w:pPr>
      <w:r>
        <w:rPr>
          <w:rFonts w:hint="eastAsia" w:ascii="宋体" w:hAnsi="宋体"/>
          <w:szCs w:val="21"/>
          <w:highlight w:val="none"/>
        </w:rPr>
        <w:t>1</w:t>
      </w:r>
      <w:r>
        <w:rPr>
          <w:rFonts w:ascii="宋体" w:hAnsi="宋体"/>
          <w:szCs w:val="21"/>
          <w:highlight w:val="none"/>
        </w:rPr>
        <w:t>1</w:t>
      </w:r>
      <w:r>
        <w:rPr>
          <w:rFonts w:hint="eastAsia" w:ascii="宋体" w:hAnsi="宋体"/>
          <w:szCs w:val="21"/>
          <w:highlight w:val="none"/>
        </w:rPr>
        <w:t>.3</w:t>
      </w:r>
      <w:r>
        <w:rPr>
          <w:rFonts w:hint="eastAsia" w:ascii="宋体" w:hAnsi="宋体"/>
          <w:highlight w:val="none"/>
        </w:rPr>
        <w:t>任何人或任何组织向投标人提交的任何书面或口头资料，未经政府集中采购机构在网上发布或书面通知，均作无效处理，不得作为招标文件的组成部分。政府集中采购机构对投标人由此而做出的推论、理解和结论概不负责。</w:t>
      </w:r>
    </w:p>
    <w:p w14:paraId="7B9D3217">
      <w:pPr>
        <w:rPr>
          <w:rFonts w:ascii="黑体" w:hAnsi="宋体" w:eastAsia="黑体"/>
          <w:sz w:val="24"/>
          <w:highlight w:val="none"/>
        </w:rPr>
      </w:pPr>
      <w:r>
        <w:rPr>
          <w:rFonts w:hint="eastAsia" w:ascii="黑体" w:hAnsi="宋体" w:eastAsia="黑体"/>
          <w:sz w:val="24"/>
          <w:highlight w:val="none"/>
        </w:rPr>
        <w:t>1</w:t>
      </w:r>
      <w:r>
        <w:rPr>
          <w:rFonts w:ascii="黑体" w:hAnsi="宋体" w:eastAsia="黑体"/>
          <w:sz w:val="24"/>
          <w:highlight w:val="none"/>
        </w:rPr>
        <w:t>2</w:t>
      </w:r>
      <w:r>
        <w:rPr>
          <w:rFonts w:hint="eastAsia" w:ascii="黑体" w:hAnsi="宋体" w:eastAsia="黑体"/>
          <w:sz w:val="24"/>
          <w:highlight w:val="none"/>
        </w:rPr>
        <w:t>．招标文件的澄清</w:t>
      </w:r>
    </w:p>
    <w:p w14:paraId="1C81789A">
      <w:pPr>
        <w:ind w:firstLine="411" w:firstLineChars="196"/>
        <w:rPr>
          <w:rFonts w:ascii="宋体" w:hAnsi="宋体"/>
          <w:szCs w:val="21"/>
          <w:highlight w:val="none"/>
        </w:rPr>
      </w:pPr>
      <w:r>
        <w:rPr>
          <w:rFonts w:hint="eastAsia" w:ascii="宋体" w:hAnsi="宋体"/>
          <w:szCs w:val="21"/>
          <w:highlight w:val="none"/>
        </w:rPr>
        <w:t>1</w:t>
      </w:r>
      <w:r>
        <w:rPr>
          <w:rFonts w:ascii="宋体" w:hAnsi="宋体"/>
          <w:szCs w:val="21"/>
          <w:highlight w:val="none"/>
        </w:rPr>
        <w:t>2</w:t>
      </w:r>
      <w:r>
        <w:rPr>
          <w:rFonts w:hint="eastAsia" w:ascii="宋体" w:hAnsi="宋体"/>
          <w:szCs w:val="21"/>
          <w:highlight w:val="none"/>
        </w:rPr>
        <w:t>.1招标文件澄清的目的是澄清、解答投标人在查阅招标文件后或现场踏勘中可能提出的与投标有关的疑问或询问。</w:t>
      </w:r>
    </w:p>
    <w:p w14:paraId="230B1F20">
      <w:pPr>
        <w:ind w:firstLine="411" w:firstLineChars="196"/>
        <w:rPr>
          <w:rFonts w:ascii="宋体" w:hAnsi="宋体"/>
          <w:szCs w:val="21"/>
          <w:highlight w:val="none"/>
        </w:rPr>
      </w:pPr>
      <w:r>
        <w:rPr>
          <w:rFonts w:hint="eastAsia" w:ascii="宋体" w:hAnsi="宋体"/>
          <w:szCs w:val="21"/>
          <w:highlight w:val="none"/>
        </w:rPr>
        <w:t>1</w:t>
      </w:r>
      <w:r>
        <w:rPr>
          <w:rFonts w:ascii="宋体" w:hAnsi="宋体"/>
          <w:szCs w:val="21"/>
          <w:highlight w:val="none"/>
        </w:rPr>
        <w:t>2</w:t>
      </w:r>
      <w:r>
        <w:rPr>
          <w:rFonts w:hint="eastAsia" w:ascii="宋体" w:hAnsi="宋体"/>
          <w:szCs w:val="21"/>
          <w:highlight w:val="none"/>
        </w:rPr>
        <w:t>.2投标人如对招标文件内容有疑问，应当在招标公告规定的澄清（提问）截止时间前以网上提问的形式通过网上政府采购系统提交政府集中采购机构。</w:t>
      </w:r>
    </w:p>
    <w:p w14:paraId="4E8347F4">
      <w:pPr>
        <w:ind w:firstLine="411" w:firstLineChars="196"/>
        <w:rPr>
          <w:rFonts w:ascii="宋体" w:hAnsi="宋体"/>
          <w:szCs w:val="21"/>
          <w:highlight w:val="none"/>
        </w:rPr>
      </w:pPr>
      <w:r>
        <w:rPr>
          <w:rFonts w:hint="eastAsia" w:ascii="宋体" w:hAnsi="宋体"/>
          <w:szCs w:val="21"/>
          <w:highlight w:val="none"/>
        </w:rPr>
        <w:t>1</w:t>
      </w:r>
      <w:r>
        <w:rPr>
          <w:rFonts w:ascii="宋体" w:hAnsi="宋体"/>
          <w:szCs w:val="21"/>
          <w:highlight w:val="none"/>
        </w:rPr>
        <w:t>2</w:t>
      </w:r>
      <w:r>
        <w:rPr>
          <w:rFonts w:hint="eastAsia" w:ascii="宋体" w:hAnsi="宋体"/>
          <w:szCs w:val="21"/>
          <w:highlight w:val="none"/>
        </w:rPr>
        <w:t>.3不论是政府集中采购机构根据需要主动对招标文件进行必要的澄清或是根据投标人的要求对招标文件做出澄清，政府集中采购机构都将在投标截止日期前以书面形式（包括政府集中采购机构网站发布方式）答复或发送给所有投标人。答复内容是招标文件的组成部分，对投标人起约束作用，其有效性按照本通用条款第1</w:t>
      </w:r>
      <w:r>
        <w:rPr>
          <w:rFonts w:ascii="宋体" w:hAnsi="宋体"/>
          <w:szCs w:val="21"/>
          <w:highlight w:val="none"/>
        </w:rPr>
        <w:t>3.3</w:t>
      </w:r>
      <w:r>
        <w:rPr>
          <w:rFonts w:hint="eastAsia" w:ascii="宋体" w:hAnsi="宋体"/>
          <w:szCs w:val="21"/>
          <w:highlight w:val="none"/>
        </w:rPr>
        <w:t>、1</w:t>
      </w:r>
      <w:r>
        <w:rPr>
          <w:rFonts w:ascii="宋体" w:hAnsi="宋体"/>
          <w:szCs w:val="21"/>
          <w:highlight w:val="none"/>
        </w:rPr>
        <w:t>3.4</w:t>
      </w:r>
      <w:r>
        <w:rPr>
          <w:rFonts w:hint="eastAsia" w:ascii="宋体" w:hAnsi="宋体"/>
          <w:szCs w:val="21"/>
          <w:highlight w:val="none"/>
        </w:rPr>
        <w:t>款规定执行。</w:t>
      </w:r>
    </w:p>
    <w:p w14:paraId="273DB40E">
      <w:pPr>
        <w:rPr>
          <w:rFonts w:ascii="黑体" w:hAnsi="宋体" w:eastAsia="黑体"/>
          <w:sz w:val="24"/>
          <w:highlight w:val="none"/>
        </w:rPr>
      </w:pPr>
      <w:r>
        <w:rPr>
          <w:rFonts w:ascii="黑体" w:hAnsi="宋体" w:eastAsia="黑体"/>
          <w:sz w:val="24"/>
          <w:highlight w:val="none"/>
        </w:rPr>
        <w:t>1</w:t>
      </w:r>
      <w:r>
        <w:rPr>
          <w:rFonts w:hint="eastAsia" w:ascii="黑体" w:hAnsi="宋体" w:eastAsia="黑体"/>
          <w:sz w:val="24"/>
          <w:highlight w:val="none"/>
        </w:rPr>
        <w:t>3．招标文件的修改</w:t>
      </w:r>
    </w:p>
    <w:p w14:paraId="0FD6359C">
      <w:pPr>
        <w:ind w:firstLine="411" w:firstLineChars="196"/>
        <w:rPr>
          <w:rFonts w:ascii="宋体" w:hAnsi="宋体"/>
          <w:szCs w:val="21"/>
          <w:highlight w:val="none"/>
        </w:rPr>
      </w:pPr>
      <w:r>
        <w:rPr>
          <w:rFonts w:ascii="宋体" w:hAnsi="宋体"/>
          <w:szCs w:val="21"/>
          <w:highlight w:val="none"/>
        </w:rPr>
        <w:t>1</w:t>
      </w:r>
      <w:r>
        <w:rPr>
          <w:rFonts w:hint="eastAsia" w:ascii="宋体" w:hAnsi="宋体"/>
          <w:szCs w:val="21"/>
          <w:highlight w:val="none"/>
        </w:rPr>
        <w:t>3.1招标文件发出后，在投标截止日期前任何时候，确需要变更招标文件内容的，政府集中采购机构可主动或在解答投标人提出的澄清问题时对招标文件进行修改。</w:t>
      </w:r>
    </w:p>
    <w:p w14:paraId="088F65EB">
      <w:pPr>
        <w:ind w:firstLine="411" w:firstLineChars="196"/>
        <w:rPr>
          <w:rFonts w:ascii="宋体" w:hAnsi="宋体"/>
          <w:szCs w:val="21"/>
          <w:highlight w:val="none"/>
        </w:rPr>
      </w:pPr>
      <w:r>
        <w:rPr>
          <w:rFonts w:ascii="宋体" w:hAnsi="宋体"/>
          <w:szCs w:val="21"/>
          <w:highlight w:val="none"/>
        </w:rPr>
        <w:t>1</w:t>
      </w:r>
      <w:r>
        <w:rPr>
          <w:rFonts w:hint="eastAsia" w:ascii="宋体" w:hAnsi="宋体"/>
          <w:szCs w:val="21"/>
          <w:highlight w:val="none"/>
        </w:rPr>
        <w:t>3.2招标文件的修改以书面形式（包括政府集中采购机构网站发布方式，如更正公告等）发送给所有投标人，招标文件的修改内容作为招标文件的组成部分，并具有约束力。</w:t>
      </w:r>
    </w:p>
    <w:p w14:paraId="153DC9B2">
      <w:pPr>
        <w:ind w:firstLine="411" w:firstLineChars="196"/>
        <w:rPr>
          <w:rFonts w:ascii="宋体" w:hAnsi="宋体"/>
          <w:szCs w:val="21"/>
          <w:highlight w:val="none"/>
        </w:rPr>
      </w:pPr>
      <w:r>
        <w:rPr>
          <w:rFonts w:ascii="宋体" w:hAnsi="宋体"/>
          <w:szCs w:val="21"/>
          <w:highlight w:val="none"/>
        </w:rPr>
        <w:t>1</w:t>
      </w:r>
      <w:r>
        <w:rPr>
          <w:rFonts w:hint="eastAsia" w:ascii="宋体" w:hAnsi="宋体"/>
          <w:szCs w:val="21"/>
          <w:highlight w:val="none"/>
        </w:rPr>
        <w:t>3.3招标文件、招标文件澄清答复内容、招标文件修改补充内容均以书面形式（包括政府集中采购机构网站公开发布方式，如更正公告等）明确的内容为准。当招标文件、修改补充通知、招标文件澄清答复内容相互矛盾时，以最后发出的内容为准。</w:t>
      </w:r>
    </w:p>
    <w:p w14:paraId="5DDBD36E">
      <w:pPr>
        <w:ind w:firstLine="411" w:firstLineChars="196"/>
        <w:rPr>
          <w:rFonts w:ascii="宋体" w:hAnsi="宋体"/>
          <w:szCs w:val="21"/>
          <w:highlight w:val="none"/>
        </w:rPr>
      </w:pPr>
      <w:r>
        <w:rPr>
          <w:rFonts w:ascii="宋体" w:hAnsi="宋体"/>
          <w:szCs w:val="21"/>
          <w:highlight w:val="none"/>
        </w:rPr>
        <w:t>1</w:t>
      </w:r>
      <w:r>
        <w:rPr>
          <w:rFonts w:hint="eastAsia" w:ascii="宋体" w:hAnsi="宋体"/>
          <w:szCs w:val="21"/>
          <w:highlight w:val="none"/>
        </w:rPr>
        <w:t>3.4政府集中采购机构保证招标文件澄清答复内容和招标文件修改补充内容在投标截止时间前以书面形式（包括政府集中采购机构网站发布方式，如更正公告等）发送给所有投标人。为使投标人在编制投标文件时有充分时间对招标文件的修改部分进行研究，政府集中采购机构可以酌情延长递交投标文件的截止日期。</w:t>
      </w:r>
      <w:bookmarkEnd w:id="98"/>
    </w:p>
    <w:p w14:paraId="669B5CFB">
      <w:pPr>
        <w:rPr>
          <w:rFonts w:ascii="宋体" w:hAnsi="宋体"/>
          <w:szCs w:val="21"/>
          <w:highlight w:val="none"/>
        </w:rPr>
      </w:pPr>
    </w:p>
    <w:p w14:paraId="6A5C3DCD">
      <w:pPr>
        <w:pStyle w:val="5"/>
        <w:numPr>
          <w:ilvl w:val="0"/>
          <w:numId w:val="29"/>
        </w:numPr>
        <w:spacing w:before="120" w:beforeLines="50" w:after="120" w:afterLines="50"/>
        <w:ind w:left="562" w:hanging="562"/>
        <w:rPr>
          <w:sz w:val="28"/>
          <w:szCs w:val="28"/>
          <w:highlight w:val="none"/>
        </w:rPr>
      </w:pPr>
      <w:r>
        <w:rPr>
          <w:rFonts w:hint="eastAsia"/>
          <w:sz w:val="28"/>
          <w:szCs w:val="28"/>
          <w:highlight w:val="none"/>
        </w:rPr>
        <w:t>投标文件的编制</w:t>
      </w:r>
    </w:p>
    <w:p w14:paraId="20D04990">
      <w:pPr>
        <w:rPr>
          <w:rFonts w:ascii="黑体" w:hAnsi="宋体" w:eastAsia="黑体"/>
          <w:sz w:val="24"/>
          <w:highlight w:val="none"/>
        </w:rPr>
      </w:pPr>
      <w:r>
        <w:rPr>
          <w:rFonts w:hint="eastAsia" w:ascii="黑体" w:hAnsi="宋体" w:eastAsia="黑体"/>
          <w:sz w:val="24"/>
          <w:highlight w:val="none"/>
        </w:rPr>
        <w:t>14．</w:t>
      </w:r>
      <w:bookmarkStart w:id="99" w:name="_Hlk72400236"/>
      <w:r>
        <w:rPr>
          <w:rFonts w:hint="eastAsia" w:ascii="黑体" w:hAnsi="宋体" w:eastAsia="黑体"/>
          <w:sz w:val="24"/>
          <w:highlight w:val="none"/>
        </w:rPr>
        <w:t>投标文件的语言及度量单位</w:t>
      </w:r>
    </w:p>
    <w:p w14:paraId="7ACA58FD">
      <w:pPr>
        <w:ind w:firstLine="411" w:firstLineChars="196"/>
        <w:rPr>
          <w:rFonts w:ascii="宋体" w:hAnsi="宋体"/>
          <w:szCs w:val="21"/>
          <w:highlight w:val="none"/>
        </w:rPr>
      </w:pPr>
      <w:r>
        <w:rPr>
          <w:rFonts w:hint="eastAsia" w:ascii="宋体" w:hAnsi="宋体"/>
          <w:szCs w:val="21"/>
          <w:highlight w:val="none"/>
        </w:rPr>
        <w:t>14.1 投标人与政府集中采购机构之间与投标有关的所有往来通知、函件和投标文件均用中文表述。投标人随投标文件提供的证明文件和资料可以为其它语言，但必须附中文译文。翻译的中文资料与外文资料如果出现差异时，以中文为准。</w:t>
      </w:r>
    </w:p>
    <w:p w14:paraId="0949E4FC">
      <w:pPr>
        <w:ind w:firstLine="411" w:firstLineChars="196"/>
        <w:rPr>
          <w:rFonts w:ascii="宋体" w:hAnsi="宋体"/>
          <w:szCs w:val="21"/>
          <w:highlight w:val="none"/>
        </w:rPr>
      </w:pPr>
      <w:r>
        <w:rPr>
          <w:rFonts w:hint="eastAsia" w:ascii="宋体" w:hAnsi="宋体"/>
          <w:szCs w:val="21"/>
          <w:highlight w:val="none"/>
        </w:rPr>
        <w:t>14.2 除技术规范另有规定外，投标文件使用的度量单位，均采用中华人民共和国法定计量单位。</w:t>
      </w:r>
    </w:p>
    <w:bookmarkEnd w:id="99"/>
    <w:p w14:paraId="75B4EF84">
      <w:pPr>
        <w:rPr>
          <w:rFonts w:ascii="黑体" w:hAnsi="宋体" w:eastAsia="黑体"/>
          <w:sz w:val="24"/>
          <w:highlight w:val="none"/>
        </w:rPr>
      </w:pPr>
      <w:r>
        <w:rPr>
          <w:rFonts w:hint="eastAsia" w:ascii="黑体" w:hAnsi="宋体" w:eastAsia="黑体"/>
          <w:sz w:val="24"/>
          <w:highlight w:val="none"/>
        </w:rPr>
        <w:t>15．</w:t>
      </w:r>
      <w:bookmarkStart w:id="100" w:name="_Hlk72401567"/>
      <w:r>
        <w:rPr>
          <w:rFonts w:hint="eastAsia" w:ascii="黑体" w:hAnsi="宋体" w:eastAsia="黑体"/>
          <w:sz w:val="24"/>
          <w:highlight w:val="none"/>
        </w:rPr>
        <w:t>投标文件的组成</w:t>
      </w:r>
    </w:p>
    <w:p w14:paraId="02960F59">
      <w:pPr>
        <w:ind w:firstLine="411" w:firstLineChars="196"/>
        <w:rPr>
          <w:rFonts w:ascii="宋体" w:hAnsi="宋体"/>
          <w:szCs w:val="21"/>
          <w:highlight w:val="none"/>
        </w:rPr>
      </w:pPr>
      <w:r>
        <w:rPr>
          <w:rFonts w:hint="eastAsia" w:ascii="宋体" w:hAnsi="宋体"/>
          <w:szCs w:val="21"/>
          <w:highlight w:val="none"/>
        </w:rPr>
        <w:t>具体内容在招标文件专用条款中进行规定。</w:t>
      </w:r>
    </w:p>
    <w:p w14:paraId="68804C9B">
      <w:pPr>
        <w:rPr>
          <w:rFonts w:ascii="黑体" w:hAnsi="宋体" w:eastAsia="黑体"/>
          <w:sz w:val="24"/>
          <w:highlight w:val="none"/>
        </w:rPr>
      </w:pPr>
      <w:r>
        <w:rPr>
          <w:rFonts w:ascii="黑体" w:hAnsi="宋体" w:eastAsia="黑体"/>
          <w:sz w:val="24"/>
          <w:highlight w:val="none"/>
        </w:rPr>
        <w:t>16．投标文件格式</w:t>
      </w:r>
    </w:p>
    <w:p w14:paraId="11D953D6">
      <w:pPr>
        <w:ind w:firstLine="411" w:firstLineChars="196"/>
        <w:rPr>
          <w:rFonts w:ascii="宋体" w:hAnsi="宋体"/>
          <w:szCs w:val="21"/>
          <w:highlight w:val="none"/>
        </w:rPr>
      </w:pPr>
      <w:r>
        <w:rPr>
          <w:rFonts w:hint="eastAsia" w:ascii="宋体" w:hAnsi="宋体"/>
          <w:szCs w:val="21"/>
          <w:highlight w:val="none"/>
        </w:rPr>
        <w:t>投标文件包括本通用条款第</w:t>
      </w:r>
      <w:r>
        <w:rPr>
          <w:rFonts w:ascii="宋体" w:hAnsi="宋体"/>
          <w:szCs w:val="21"/>
          <w:highlight w:val="none"/>
        </w:rPr>
        <w:t>15条中规定的内容。如招标文件提供了投标文件格式，则</w:t>
      </w:r>
      <w:r>
        <w:rPr>
          <w:rFonts w:hint="eastAsia" w:ascii="宋体" w:hAnsi="宋体"/>
          <w:b/>
          <w:bCs/>
          <w:szCs w:val="21"/>
          <w:highlight w:val="none"/>
        </w:rPr>
        <w:t>投标人提交的投标文件应毫无例外地使用招标文件所提供的相应格式</w:t>
      </w:r>
      <w:r>
        <w:rPr>
          <w:rFonts w:hint="eastAsia" w:ascii="宋体" w:hAnsi="宋体"/>
          <w:szCs w:val="21"/>
          <w:highlight w:val="none"/>
        </w:rPr>
        <w:t>（表格均可按同样格式扩展）。</w:t>
      </w:r>
    </w:p>
    <w:p w14:paraId="0D7A1A91">
      <w:pPr>
        <w:rPr>
          <w:rFonts w:ascii="黑体" w:hAnsi="宋体" w:eastAsia="黑体"/>
          <w:sz w:val="24"/>
          <w:highlight w:val="none"/>
        </w:rPr>
      </w:pPr>
      <w:r>
        <w:rPr>
          <w:rFonts w:hint="eastAsia" w:ascii="黑体" w:hAnsi="宋体" w:eastAsia="黑体"/>
          <w:sz w:val="24"/>
          <w:highlight w:val="none"/>
        </w:rPr>
        <w:t>17．投标货币</w:t>
      </w:r>
    </w:p>
    <w:p w14:paraId="1B6A7A35">
      <w:pPr>
        <w:ind w:firstLine="411" w:firstLineChars="196"/>
        <w:rPr>
          <w:rFonts w:ascii="宋体" w:hAnsi="宋体"/>
          <w:szCs w:val="21"/>
          <w:highlight w:val="none"/>
        </w:rPr>
      </w:pPr>
      <w:r>
        <w:rPr>
          <w:rFonts w:hint="eastAsia" w:ascii="宋体" w:hAnsi="宋体"/>
          <w:szCs w:val="21"/>
          <w:highlight w:val="none"/>
        </w:rPr>
        <w:t>本项目的投标报价应以人民币计。</w:t>
      </w:r>
    </w:p>
    <w:bookmarkEnd w:id="100"/>
    <w:p w14:paraId="0695697F">
      <w:pPr>
        <w:rPr>
          <w:rFonts w:ascii="黑体" w:hAnsi="宋体" w:eastAsia="黑体"/>
          <w:sz w:val="24"/>
          <w:highlight w:val="none"/>
        </w:rPr>
      </w:pPr>
      <w:r>
        <w:rPr>
          <w:rFonts w:hint="eastAsia" w:ascii="黑体" w:hAnsi="宋体" w:eastAsia="黑体"/>
          <w:sz w:val="24"/>
          <w:highlight w:val="none"/>
        </w:rPr>
        <w:t>18．</w:t>
      </w:r>
      <w:bookmarkStart w:id="101" w:name="_Hlk72401735"/>
      <w:r>
        <w:rPr>
          <w:rFonts w:hint="eastAsia" w:ascii="黑体" w:hAnsi="宋体" w:eastAsia="黑体"/>
          <w:sz w:val="24"/>
          <w:highlight w:val="none"/>
        </w:rPr>
        <w:t>证明投标文件投标技术方案的合格性和符合招标文件规定的文件要求</w:t>
      </w:r>
    </w:p>
    <w:p w14:paraId="52D8A5EA">
      <w:pPr>
        <w:ind w:firstLine="411" w:firstLineChars="196"/>
        <w:rPr>
          <w:rFonts w:ascii="宋体" w:hAnsi="宋体"/>
          <w:szCs w:val="21"/>
          <w:highlight w:val="none"/>
        </w:rPr>
      </w:pPr>
      <w:r>
        <w:rPr>
          <w:rFonts w:hint="eastAsia" w:ascii="宋体" w:hAnsi="宋体"/>
          <w:szCs w:val="21"/>
          <w:highlight w:val="none"/>
        </w:rPr>
        <w:t>18</w:t>
      </w:r>
      <w:r>
        <w:rPr>
          <w:rFonts w:ascii="宋体" w:hAnsi="宋体"/>
          <w:szCs w:val="21"/>
          <w:highlight w:val="none"/>
        </w:rPr>
        <w:t xml:space="preserve">.1 </w:t>
      </w:r>
      <w:r>
        <w:rPr>
          <w:rFonts w:hint="eastAsia" w:ascii="宋体" w:hAnsi="宋体"/>
          <w:szCs w:val="21"/>
          <w:highlight w:val="none"/>
        </w:rPr>
        <w:t>投标人应提交证明文件，证明其投标技术方案项下的货物和服务的合格性符合招标文件规定。该投标技术方案及其证明文件均作为投标文件组成部分。</w:t>
      </w:r>
    </w:p>
    <w:p w14:paraId="1F7B3EFD">
      <w:pPr>
        <w:ind w:firstLine="411" w:firstLineChars="196"/>
        <w:rPr>
          <w:rFonts w:ascii="宋体" w:hAnsi="宋体"/>
          <w:szCs w:val="21"/>
          <w:highlight w:val="none"/>
        </w:rPr>
      </w:pPr>
      <w:r>
        <w:rPr>
          <w:rFonts w:ascii="宋体" w:hAnsi="宋体"/>
          <w:szCs w:val="21"/>
          <w:highlight w:val="none"/>
        </w:rPr>
        <w:t>1</w:t>
      </w:r>
      <w:r>
        <w:rPr>
          <w:rFonts w:hint="eastAsia" w:ascii="宋体" w:hAnsi="宋体"/>
          <w:szCs w:val="21"/>
          <w:highlight w:val="none"/>
        </w:rPr>
        <w:t>8</w:t>
      </w:r>
      <w:r>
        <w:rPr>
          <w:rFonts w:ascii="宋体" w:hAnsi="宋体"/>
          <w:szCs w:val="21"/>
          <w:highlight w:val="none"/>
        </w:rPr>
        <w:t xml:space="preserve">.2 </w:t>
      </w:r>
      <w:r>
        <w:rPr>
          <w:rFonts w:hint="eastAsia" w:ascii="宋体" w:hAnsi="宋体"/>
          <w:szCs w:val="21"/>
          <w:highlight w:val="none"/>
        </w:rPr>
        <w:t>投标人提供证明投标技术方案与招标文件的要求相一致的文件，可以是文字资料、图纸、数据或数码照片、制造商公布的产品说明书、产品彩页和我国政府机构出具的产品检验和核准证件等，提供的文件应符合以下要求：</w:t>
      </w:r>
    </w:p>
    <w:p w14:paraId="0DD5626D">
      <w:pPr>
        <w:ind w:firstLine="411" w:firstLineChars="196"/>
        <w:rPr>
          <w:rFonts w:ascii="宋体" w:hAnsi="宋体"/>
          <w:szCs w:val="21"/>
          <w:highlight w:val="none"/>
        </w:rPr>
      </w:pPr>
      <w:r>
        <w:rPr>
          <w:rFonts w:hint="eastAsia" w:ascii="宋体" w:hAnsi="宋体"/>
          <w:szCs w:val="21"/>
          <w:highlight w:val="none"/>
        </w:rPr>
        <w:t>18.2.1主要技术指标和性能的详细说明。</w:t>
      </w:r>
    </w:p>
    <w:p w14:paraId="15C910B4">
      <w:pPr>
        <w:ind w:firstLine="411" w:firstLineChars="196"/>
        <w:rPr>
          <w:rFonts w:ascii="宋体" w:hAnsi="宋体"/>
          <w:szCs w:val="21"/>
          <w:highlight w:val="none"/>
        </w:rPr>
      </w:pPr>
      <w:r>
        <w:rPr>
          <w:rFonts w:hint="eastAsia" w:ascii="宋体" w:hAnsi="宋体"/>
          <w:szCs w:val="21"/>
          <w:highlight w:val="none"/>
        </w:rPr>
        <w:t>18.2.</w:t>
      </w:r>
      <w:r>
        <w:rPr>
          <w:rFonts w:ascii="宋体" w:hAnsi="宋体"/>
          <w:szCs w:val="21"/>
          <w:highlight w:val="none"/>
        </w:rPr>
        <w:t>2</w:t>
      </w:r>
      <w:r>
        <w:rPr>
          <w:rFonts w:hint="eastAsia" w:ascii="宋体" w:hAnsi="宋体"/>
          <w:szCs w:val="21"/>
          <w:highlight w:val="none"/>
        </w:rPr>
        <w:t>投标产品从采购人开始使用至招标文件中规定的周期内正常、连续地使用所必须的备件和专用工具清单，包括备件和专用工具的货源及现行价格。</w:t>
      </w:r>
    </w:p>
    <w:p w14:paraId="7C162F06">
      <w:pPr>
        <w:ind w:firstLine="411" w:firstLineChars="196"/>
        <w:rPr>
          <w:rFonts w:ascii="宋体" w:hAnsi="宋体"/>
          <w:szCs w:val="21"/>
          <w:highlight w:val="none"/>
        </w:rPr>
      </w:pPr>
      <w:r>
        <w:rPr>
          <w:rFonts w:hint="eastAsia" w:ascii="宋体" w:hAnsi="宋体"/>
          <w:szCs w:val="21"/>
          <w:highlight w:val="none"/>
        </w:rPr>
        <w:t>18.2.</w:t>
      </w:r>
      <w:r>
        <w:rPr>
          <w:rFonts w:ascii="宋体" w:hAnsi="宋体"/>
          <w:szCs w:val="21"/>
          <w:highlight w:val="none"/>
        </w:rPr>
        <w:t>3</w:t>
      </w:r>
      <w:r>
        <w:rPr>
          <w:rFonts w:hint="eastAsia" w:ascii="宋体" w:hAnsi="宋体"/>
          <w:szCs w:val="21"/>
          <w:highlight w:val="none"/>
        </w:rPr>
        <w:t>对照招标文件技术规格，逐条说明投标技术方案已对采购人的技术规格做出了实质性的响应，或申明与技术规格条文的偏差和例外。投标人应详细说明投标技术方案中产品的具体参数，不得不合理照搬照抄招标文件的技术要求。</w:t>
      </w:r>
    </w:p>
    <w:p w14:paraId="385C360D">
      <w:pPr>
        <w:ind w:firstLine="411" w:firstLineChars="196"/>
        <w:rPr>
          <w:rFonts w:ascii="宋体" w:hAnsi="宋体"/>
          <w:szCs w:val="21"/>
          <w:highlight w:val="none"/>
        </w:rPr>
      </w:pPr>
      <w:r>
        <w:rPr>
          <w:rFonts w:hint="eastAsia" w:ascii="宋体" w:hAnsi="宋体"/>
          <w:szCs w:val="21"/>
          <w:highlight w:val="none"/>
        </w:rPr>
        <w:t>18.2.4产品说明书或彩页应为制造商公布或出具的中文产品说明书或彩页；提供外文说明书或彩页的，必须同时提供加盖制造商公章的对应中文翻译说明，评标依据以中文翻译内容为准，外文说明书或彩页仅供参考；产品说明书或彩页的尺寸和</w:t>
      </w:r>
      <w:r>
        <w:rPr>
          <w:rFonts w:hint="eastAsia"/>
          <w:highlight w:val="none"/>
        </w:rPr>
        <w:t>清晰度要求能够使用电脑阅读、识别和判断</w:t>
      </w:r>
      <w:r>
        <w:rPr>
          <w:rFonts w:hint="eastAsia" w:ascii="宋体" w:hAnsi="宋体"/>
          <w:szCs w:val="21"/>
          <w:highlight w:val="none"/>
        </w:rPr>
        <w:t>；</w:t>
      </w:r>
    </w:p>
    <w:p w14:paraId="4A851FCC">
      <w:pPr>
        <w:ind w:firstLine="411" w:firstLineChars="196"/>
        <w:rPr>
          <w:rFonts w:ascii="宋体" w:hAnsi="宋体"/>
          <w:szCs w:val="21"/>
          <w:highlight w:val="none"/>
        </w:rPr>
      </w:pPr>
      <w:r>
        <w:rPr>
          <w:rFonts w:hint="eastAsia" w:ascii="宋体" w:hAnsi="宋体"/>
          <w:szCs w:val="21"/>
          <w:highlight w:val="none"/>
        </w:rPr>
        <w:t>18.2.5我国政府机构出具的产品检验和核准证件应为证件正面、背面和附件标注的全部具体内容；产品检验和核准证件的尺寸和清晰度应该能够在电脑上被阅读、识别和判断，提供原件扫描件。</w:t>
      </w:r>
    </w:p>
    <w:p w14:paraId="1CF14AE9">
      <w:pPr>
        <w:ind w:firstLine="411" w:firstLineChars="196"/>
        <w:rPr>
          <w:rFonts w:ascii="宋体" w:hAnsi="宋体"/>
          <w:szCs w:val="21"/>
          <w:highlight w:val="none"/>
        </w:rPr>
      </w:pPr>
      <w:r>
        <w:rPr>
          <w:rFonts w:hint="eastAsia" w:ascii="宋体" w:hAnsi="宋体"/>
          <w:szCs w:val="21"/>
          <w:highlight w:val="none"/>
        </w:rPr>
        <w:t>18.3相关资料不符合18.2款要求的，评审委员会有权认定为投标技术方案不合格响应，其相关分数予以扣减或作投标无效处理。</w:t>
      </w:r>
    </w:p>
    <w:p w14:paraId="47351FD4">
      <w:pPr>
        <w:ind w:firstLine="411" w:firstLineChars="196"/>
        <w:rPr>
          <w:rFonts w:ascii="宋体" w:hAnsi="宋体"/>
          <w:szCs w:val="21"/>
          <w:highlight w:val="none"/>
        </w:rPr>
      </w:pPr>
      <w:r>
        <w:rPr>
          <w:rFonts w:ascii="宋体" w:hAnsi="宋体"/>
          <w:szCs w:val="21"/>
          <w:highlight w:val="none"/>
        </w:rPr>
        <w:t>1</w:t>
      </w:r>
      <w:r>
        <w:rPr>
          <w:rFonts w:hint="eastAsia" w:ascii="宋体" w:hAnsi="宋体"/>
          <w:szCs w:val="21"/>
          <w:highlight w:val="none"/>
        </w:rPr>
        <w:t>8</w:t>
      </w:r>
      <w:r>
        <w:rPr>
          <w:rFonts w:ascii="宋体" w:hAnsi="宋体"/>
          <w:szCs w:val="21"/>
          <w:highlight w:val="none"/>
        </w:rPr>
        <w:t>.</w:t>
      </w:r>
      <w:r>
        <w:rPr>
          <w:rFonts w:hint="eastAsia" w:ascii="宋体" w:hAnsi="宋体"/>
          <w:szCs w:val="21"/>
          <w:highlight w:val="none"/>
        </w:rPr>
        <w:t>4投标人在阐述上述第18.2时应注意采购人在技术规格中指出的工艺、材料和设备的标准以及参照的牌号或分类号仅起说明作用，并没有任何限制性。投标人在投标中可以选用替代标准、牌号或分类号，但这些替代要实质上满足招标文件中技术规格的要求，是否</w:t>
      </w:r>
      <w:r>
        <w:rPr>
          <w:rFonts w:hint="eastAsia"/>
          <w:highlight w:val="none"/>
        </w:rPr>
        <w:t>满足要求</w:t>
      </w:r>
      <w:r>
        <w:rPr>
          <w:rFonts w:hint="eastAsia" w:ascii="宋体" w:hAnsi="宋体"/>
          <w:szCs w:val="21"/>
          <w:highlight w:val="none"/>
        </w:rPr>
        <w:t>，由评审委员会来评判。</w:t>
      </w:r>
    </w:p>
    <w:p w14:paraId="3E6C2E4B">
      <w:pPr>
        <w:ind w:firstLine="411" w:firstLineChars="196"/>
        <w:rPr>
          <w:rFonts w:ascii="宋体" w:hAnsi="宋体"/>
          <w:szCs w:val="21"/>
          <w:highlight w:val="none"/>
        </w:rPr>
      </w:pPr>
      <w:r>
        <w:rPr>
          <w:rFonts w:hint="eastAsia" w:ascii="宋体" w:hAnsi="宋体"/>
          <w:szCs w:val="21"/>
          <w:highlight w:val="none"/>
        </w:rPr>
        <w:t>18.5除非另有规定或说明，投标人对同一项目投标时，不得同时提供两套或两套以上的投标方案。</w:t>
      </w:r>
    </w:p>
    <w:bookmarkEnd w:id="101"/>
    <w:p w14:paraId="3F33580A">
      <w:pPr>
        <w:rPr>
          <w:rFonts w:ascii="黑体" w:hAnsi="宋体" w:eastAsia="黑体"/>
          <w:sz w:val="24"/>
          <w:highlight w:val="none"/>
        </w:rPr>
      </w:pPr>
      <w:r>
        <w:rPr>
          <w:rFonts w:hint="eastAsia" w:ascii="黑体" w:hAnsi="宋体" w:eastAsia="黑体"/>
          <w:sz w:val="24"/>
          <w:highlight w:val="none"/>
        </w:rPr>
        <w:t>19．</w:t>
      </w:r>
      <w:bookmarkStart w:id="102" w:name="_Hlk72402034"/>
      <w:r>
        <w:rPr>
          <w:rFonts w:hint="eastAsia" w:ascii="黑体" w:hAnsi="宋体" w:eastAsia="黑体"/>
          <w:sz w:val="24"/>
          <w:highlight w:val="none"/>
        </w:rPr>
        <w:t>投标文件其他证明文件的要求</w:t>
      </w:r>
    </w:p>
    <w:p w14:paraId="6EFB5D6A">
      <w:pPr>
        <w:rPr>
          <w:rFonts w:ascii="宋体" w:hAnsi="宋体"/>
          <w:color w:val="FF0000"/>
          <w:szCs w:val="21"/>
          <w:highlight w:val="none"/>
        </w:rPr>
      </w:pPr>
      <w:r>
        <w:rPr>
          <w:rFonts w:hint="eastAsia" w:ascii="黑体" w:hAnsi="宋体" w:eastAsia="黑体"/>
          <w:sz w:val="24"/>
          <w:highlight w:val="none"/>
        </w:rPr>
        <w:t xml:space="preserve">    </w:t>
      </w:r>
      <w:r>
        <w:rPr>
          <w:rFonts w:hint="eastAsia" w:ascii="宋体" w:hAnsi="宋体"/>
          <w:szCs w:val="21"/>
          <w:highlight w:val="none"/>
        </w:rPr>
        <w:t>19.1采用综合评分法的项目，对项目招标文件《评标信息》评分项中涉及的相关业绩、社保情况等内容以及《资格性审查表》和《符合性审查表》中涉及的证明材料，投标人应提供相关部门出具的证明材料扫描件或照片。有关扫描件（或照片）的尺寸和清晰度要求能够使用电脑阅读、识别和判断。</w:t>
      </w:r>
      <w:bookmarkStart w:id="103" w:name="_Hlk71407299"/>
      <w:r>
        <w:rPr>
          <w:rFonts w:hint="eastAsia" w:ascii="宋体" w:hAnsi="宋体"/>
          <w:szCs w:val="21"/>
          <w:highlight w:val="none"/>
        </w:rPr>
        <w:t>若投标人未按要求提供证明材料或提供的是部分证明材料或提供不清晰的扫描件（或照片）的，采购人</w:t>
      </w:r>
      <w:r>
        <w:rPr>
          <w:rFonts w:hint="eastAsia" w:ascii="宋体" w:hAnsi="宋体"/>
          <w:szCs w:val="21"/>
          <w:highlight w:val="none"/>
          <w:lang w:eastAsia="zh-CN"/>
        </w:rPr>
        <w:t>、</w:t>
      </w:r>
      <w:r>
        <w:rPr>
          <w:rFonts w:hint="eastAsia" w:ascii="宋体" w:hAnsi="宋体"/>
          <w:szCs w:val="21"/>
          <w:highlight w:val="none"/>
        </w:rPr>
        <w:t>代理机构</w:t>
      </w:r>
      <w:r>
        <w:rPr>
          <w:rFonts w:hint="eastAsia" w:ascii="宋体" w:hAnsi="宋体"/>
          <w:szCs w:val="21"/>
          <w:highlight w:val="none"/>
          <w:lang w:val="en-US" w:eastAsia="zh-CN"/>
        </w:rPr>
        <w:t>及</w:t>
      </w:r>
      <w:r>
        <w:rPr>
          <w:rFonts w:hint="eastAsia" w:ascii="宋体" w:hAnsi="宋体"/>
          <w:szCs w:val="21"/>
          <w:highlight w:val="none"/>
        </w:rPr>
        <w:t>评审委员会依据各自审查范围，有权认定其投标文件未对招标文件有关需求进行响应，涉及资格性审查或符合性审查的予以投标无效处理，涉及《评标信息》打分项的则该项评分予以0分处理。对供应商投标资料是否异常、是否有效问题进行核查和判定，如认为供应商投标资料有异常或无效的，若涉及资格性审查或符合性审查条款的，则应作投标无效处理；若涉及评分的，则作不得分处理。</w:t>
      </w:r>
    </w:p>
    <w:bookmarkEnd w:id="103"/>
    <w:p w14:paraId="4181E77C">
      <w:pPr>
        <w:ind w:firstLine="411" w:firstLineChars="196"/>
        <w:rPr>
          <w:rFonts w:ascii="宋体" w:hAnsi="宋体"/>
          <w:szCs w:val="21"/>
          <w:highlight w:val="none"/>
        </w:rPr>
      </w:pPr>
      <w:r>
        <w:rPr>
          <w:rFonts w:hint="eastAsia" w:ascii="宋体" w:hAnsi="宋体"/>
          <w:szCs w:val="21"/>
          <w:highlight w:val="none"/>
        </w:rPr>
        <w:t>19.2本项目涉及提供的有关资质（资格）证书，若原有资质（资格）证书处于年审期间，须提供证书颁发部门提供的回执，并且回执须证明该证书依然有效（若在法规范围不需提供的，供应商应做书面说明并提供证明文件，否则该证书无效），则该投标人提供年审证明的可按原资质（资格）投标；若投标人正在申报上一级别资质（资格），在未获批准之前，仍按原级别资质（资格）投标。</w:t>
      </w:r>
    </w:p>
    <w:p w14:paraId="4AC74566">
      <w:pPr>
        <w:rPr>
          <w:rFonts w:ascii="黑体" w:hAnsi="宋体" w:eastAsia="黑体"/>
          <w:sz w:val="24"/>
          <w:highlight w:val="none"/>
        </w:rPr>
      </w:pPr>
      <w:r>
        <w:rPr>
          <w:rFonts w:hint="eastAsia" w:ascii="黑体" w:hAnsi="宋体" w:eastAsia="黑体"/>
          <w:sz w:val="24"/>
          <w:highlight w:val="none"/>
        </w:rPr>
        <w:t>20．投标有效期</w:t>
      </w:r>
    </w:p>
    <w:bookmarkEnd w:id="102"/>
    <w:p w14:paraId="4691CC85">
      <w:pPr>
        <w:ind w:firstLine="411" w:firstLineChars="196"/>
        <w:rPr>
          <w:rFonts w:ascii="宋体" w:hAnsi="宋体"/>
          <w:szCs w:val="21"/>
          <w:highlight w:val="none"/>
        </w:rPr>
      </w:pPr>
      <w:bookmarkStart w:id="104" w:name="_Hlk72402214"/>
      <w:r>
        <w:rPr>
          <w:rFonts w:hint="eastAsia" w:ascii="宋体" w:hAnsi="宋体"/>
          <w:szCs w:val="21"/>
          <w:highlight w:val="none"/>
        </w:rPr>
        <w:t>20.1 投标有效期为</w:t>
      </w:r>
      <w:r>
        <w:rPr>
          <w:rFonts w:hint="eastAsia" w:ascii="Arial" w:hAnsi="Arial" w:cs="Arial"/>
          <w:szCs w:val="21"/>
          <w:highlight w:val="none"/>
        </w:rPr>
        <w:t>从投标截止之日算起的日历天数。</w:t>
      </w:r>
      <w:r>
        <w:rPr>
          <w:rFonts w:hint="eastAsia" w:ascii="宋体" w:hAnsi="宋体"/>
          <w:szCs w:val="21"/>
          <w:highlight w:val="none"/>
        </w:rPr>
        <w:t>在此期限内，所有投标文件均保持有效。</w:t>
      </w:r>
    </w:p>
    <w:p w14:paraId="03414051">
      <w:pPr>
        <w:ind w:firstLine="411" w:firstLineChars="196"/>
        <w:rPr>
          <w:rFonts w:ascii="宋体" w:hAnsi="宋体"/>
          <w:szCs w:val="21"/>
          <w:highlight w:val="none"/>
        </w:rPr>
      </w:pPr>
      <w:r>
        <w:rPr>
          <w:rFonts w:hint="eastAsia" w:ascii="宋体" w:hAnsi="宋体"/>
          <w:szCs w:val="21"/>
          <w:highlight w:val="none"/>
        </w:rPr>
        <w:t>20.2 在特殊情况下，政府集中采购机构在原定的投标有效期满之前，政府集中采购机构可以根据需要以书面形式（包括政府集中采购机构网站公开发布方式）向投标人提出延长投标有效期的要求，对此要求投标人须以书面形式予以答复，投标人可以拒绝政府集中采购机构此项要求，其投标在原投标有效期满后不再有效。同意延长投标有效期的投标人不能要求也不允许修改其投标文件。</w:t>
      </w:r>
    </w:p>
    <w:p w14:paraId="2D87F040">
      <w:pPr>
        <w:ind w:firstLine="411" w:firstLineChars="196"/>
        <w:rPr>
          <w:rFonts w:ascii="宋体" w:hAnsi="宋体"/>
          <w:szCs w:val="21"/>
          <w:highlight w:val="none"/>
        </w:rPr>
      </w:pPr>
      <w:r>
        <w:rPr>
          <w:rFonts w:hint="eastAsia" w:ascii="宋体" w:hAnsi="宋体"/>
          <w:szCs w:val="21"/>
          <w:highlight w:val="none"/>
        </w:rPr>
        <w:t>20</w:t>
      </w:r>
      <w:r>
        <w:rPr>
          <w:rFonts w:ascii="宋体" w:hAnsi="宋体"/>
          <w:szCs w:val="21"/>
          <w:highlight w:val="none"/>
        </w:rPr>
        <w:t>.3</w:t>
      </w:r>
      <w:r>
        <w:rPr>
          <w:rFonts w:hint="eastAsia" w:ascii="宋体" w:hAnsi="宋体"/>
          <w:szCs w:val="21"/>
          <w:highlight w:val="none"/>
        </w:rPr>
        <w:t xml:space="preserve"> 中标供应商的投标文件有效期，截止于完成本招标文件规定的全部项目内容，并通过竣工验收及保修期结束。</w:t>
      </w:r>
    </w:p>
    <w:bookmarkEnd w:id="104"/>
    <w:p w14:paraId="43DDAF8A">
      <w:pPr>
        <w:rPr>
          <w:rFonts w:ascii="黑体" w:hAnsi="宋体" w:eastAsia="黑体"/>
          <w:sz w:val="24"/>
          <w:highlight w:val="none"/>
        </w:rPr>
      </w:pPr>
      <w:r>
        <w:rPr>
          <w:rFonts w:hint="eastAsia" w:ascii="黑体" w:hAnsi="宋体" w:eastAsia="黑体"/>
          <w:sz w:val="24"/>
          <w:highlight w:val="none"/>
        </w:rPr>
        <w:t>21．</w:t>
      </w:r>
      <w:bookmarkStart w:id="105" w:name="_Hlk72402325"/>
      <w:r>
        <w:rPr>
          <w:rFonts w:hint="eastAsia" w:ascii="黑体" w:hAnsi="宋体" w:eastAsia="黑体"/>
          <w:sz w:val="24"/>
          <w:highlight w:val="none"/>
        </w:rPr>
        <w:t xml:space="preserve">关于投标保证金 </w:t>
      </w:r>
    </w:p>
    <w:p w14:paraId="0D1021A6">
      <w:pPr>
        <w:rPr>
          <w:rFonts w:ascii="宋体" w:hAnsi="宋体"/>
          <w:szCs w:val="21"/>
          <w:highlight w:val="none"/>
        </w:rPr>
      </w:pPr>
      <w:r>
        <w:rPr>
          <w:rFonts w:hint="eastAsia" w:ascii="宋体" w:hAnsi="宋体"/>
          <w:szCs w:val="21"/>
          <w:highlight w:val="none"/>
        </w:rPr>
        <w:t xml:space="preserve">    21.1</w:t>
      </w:r>
      <w:r>
        <w:rPr>
          <w:rFonts w:hint="eastAsia"/>
          <w:highlight w:val="none"/>
        </w:rPr>
        <w:t>根据《深圳市财政局关于调整政府采购投标（响应）保证金管理政策的通知》（深财购〔2021〕51号）文的规定，本项目不收取投标保证金。</w:t>
      </w:r>
    </w:p>
    <w:p w14:paraId="27EB9E5F">
      <w:pPr>
        <w:rPr>
          <w:rFonts w:ascii="黑体" w:hAnsi="宋体" w:eastAsia="黑体"/>
          <w:sz w:val="24"/>
          <w:highlight w:val="none"/>
        </w:rPr>
      </w:pPr>
      <w:r>
        <w:rPr>
          <w:rFonts w:hint="eastAsia" w:ascii="黑体" w:hAnsi="宋体" w:eastAsia="黑体"/>
          <w:sz w:val="24"/>
          <w:highlight w:val="none"/>
        </w:rPr>
        <w:t>22．投标人的替代方案</w:t>
      </w:r>
    </w:p>
    <w:p w14:paraId="6368739A">
      <w:pPr>
        <w:ind w:firstLine="411" w:firstLineChars="196"/>
        <w:rPr>
          <w:rFonts w:ascii="宋体" w:hAnsi="宋体"/>
          <w:szCs w:val="21"/>
          <w:highlight w:val="none"/>
        </w:rPr>
      </w:pPr>
      <w:r>
        <w:rPr>
          <w:rFonts w:hint="eastAsia" w:ascii="宋体" w:hAnsi="宋体"/>
          <w:szCs w:val="21"/>
          <w:highlight w:val="none"/>
        </w:rPr>
        <w:t>22.1投标人所提交的投标文件应完全满足招标文件（包括图纸和技术规范所示的基本技术设计）的要求。除非项目明确允许投标人提交替代方案，否则投标人有关替代方案的条款将初审不通过，作投标无效处理。</w:t>
      </w:r>
    </w:p>
    <w:p w14:paraId="71C24AD9">
      <w:pPr>
        <w:ind w:firstLine="411" w:firstLineChars="196"/>
        <w:rPr>
          <w:rFonts w:ascii="宋体" w:hAnsi="宋体"/>
          <w:szCs w:val="21"/>
          <w:highlight w:val="none"/>
        </w:rPr>
      </w:pPr>
      <w:r>
        <w:rPr>
          <w:rFonts w:hint="eastAsia" w:ascii="宋体" w:hAnsi="宋体"/>
          <w:szCs w:val="21"/>
          <w:highlight w:val="none"/>
        </w:rPr>
        <w:t>22.2 如果允许投标人提交替代方案，则准备提交替代方案的投标人除应提交一份满足招标文件（包括图纸和技术规范所示的基本技术设计）要求的投标文件外，还应提交需评审其替代方案所需的全部资料，包括项目方案书、技术规范、替代方案报价书、所建议的项目方案及有关的其它详细资料。</w:t>
      </w:r>
    </w:p>
    <w:bookmarkEnd w:id="105"/>
    <w:p w14:paraId="4A17E311">
      <w:pPr>
        <w:rPr>
          <w:rFonts w:ascii="黑体" w:hAnsi="宋体" w:eastAsia="黑体"/>
          <w:sz w:val="24"/>
          <w:highlight w:val="none"/>
        </w:rPr>
      </w:pPr>
      <w:r>
        <w:rPr>
          <w:rFonts w:hint="eastAsia" w:ascii="黑体" w:hAnsi="宋体" w:eastAsia="黑体"/>
          <w:sz w:val="24"/>
          <w:highlight w:val="none"/>
        </w:rPr>
        <w:t>23．</w:t>
      </w:r>
      <w:bookmarkStart w:id="106" w:name="_Hlk72402860"/>
      <w:r>
        <w:rPr>
          <w:rFonts w:ascii="黑体" w:hAnsi="宋体" w:eastAsia="黑体"/>
          <w:sz w:val="24"/>
          <w:highlight w:val="none"/>
        </w:rPr>
        <w:t>投标文件的</w:t>
      </w:r>
      <w:r>
        <w:rPr>
          <w:rFonts w:hint="eastAsia" w:ascii="黑体" w:hAnsi="宋体" w:eastAsia="黑体"/>
          <w:sz w:val="24"/>
          <w:highlight w:val="none"/>
        </w:rPr>
        <w:t>制作</w:t>
      </w:r>
      <w:r>
        <w:rPr>
          <w:rFonts w:ascii="黑体" w:hAnsi="宋体" w:eastAsia="黑体"/>
          <w:sz w:val="24"/>
          <w:highlight w:val="none"/>
        </w:rPr>
        <w:t>要求</w:t>
      </w:r>
    </w:p>
    <w:p w14:paraId="6E5B1BBB">
      <w:pPr>
        <w:ind w:firstLine="411" w:firstLineChars="196"/>
        <w:rPr>
          <w:rFonts w:ascii="宋体" w:hAnsi="宋体"/>
          <w:highlight w:val="none"/>
        </w:rPr>
      </w:pPr>
      <w:r>
        <w:rPr>
          <w:rFonts w:hint="eastAsia" w:ascii="宋体" w:hAnsi="宋体"/>
          <w:highlight w:val="none"/>
        </w:rPr>
        <w:t>23.1投标人应准备所投项目的电子投标文件一份。此电子投标文件须由投标人根据政府集中采购机构提供的后缀名为.</w:t>
      </w:r>
      <w:r>
        <w:rPr>
          <w:highlight w:val="none"/>
        </w:rPr>
        <w:t xml:space="preserve"> </w:t>
      </w:r>
      <w:r>
        <w:rPr>
          <w:rFonts w:ascii="宋体" w:hAnsi="宋体"/>
          <w:highlight w:val="none"/>
        </w:rPr>
        <w:t>szczf</w:t>
      </w:r>
      <w:r>
        <w:rPr>
          <w:rFonts w:hint="eastAsia" w:ascii="宋体" w:hAnsi="宋体"/>
          <w:highlight w:val="none"/>
        </w:rPr>
        <w:t>的电子招标文件，下载并使用相应的深圳智慧采购平台投标文件制作专用软件打开招标文件（.szczf格式）【下载地址：</w:t>
      </w:r>
      <w:r>
        <w:rPr>
          <w:rFonts w:ascii="宋体" w:hAnsi="宋体"/>
          <w:highlight w:val="none"/>
        </w:rPr>
        <w:t>http://zfcg.szggzy.com:8081/cgxy/013002/list.html</w:t>
      </w:r>
      <w:r>
        <w:rPr>
          <w:rFonts w:hint="eastAsia" w:ascii="宋体" w:hAnsi="宋体"/>
          <w:highlight w:val="none"/>
        </w:rPr>
        <w:t>】。</w:t>
      </w:r>
    </w:p>
    <w:p w14:paraId="6FBD161C">
      <w:pPr>
        <w:ind w:firstLine="411" w:firstLineChars="196"/>
        <w:rPr>
          <w:rFonts w:ascii="宋体" w:hAnsi="宋体"/>
          <w:highlight w:val="none"/>
        </w:rPr>
      </w:pPr>
      <w:r>
        <w:rPr>
          <w:rFonts w:hint="eastAsia" w:ascii="宋体" w:hAnsi="宋体"/>
          <w:highlight w:val="none"/>
        </w:rPr>
        <w:t>23.2投标人在使用《投标书编制软件》编制投标书时须注意：</w:t>
      </w:r>
    </w:p>
    <w:p w14:paraId="07AE68BE">
      <w:pPr>
        <w:ind w:firstLine="411" w:firstLineChars="196"/>
        <w:rPr>
          <w:rFonts w:ascii="宋体" w:hAnsi="宋体"/>
          <w:highlight w:val="none"/>
        </w:rPr>
      </w:pPr>
      <w:r>
        <w:rPr>
          <w:rFonts w:hint="eastAsia" w:ascii="宋体" w:hAnsi="宋体"/>
          <w:highlight w:val="none"/>
        </w:rPr>
        <w:t>23.2.1导入《投标书编制软件》的招标文件项目编号、包号应与以此制作的投标文件项目编号、包号一致。例如，不能将甲项目A包的招标书导入《投标书编制软件》，制作乙项目B包的投标书。</w:t>
      </w:r>
    </w:p>
    <w:p w14:paraId="74CF3F6C">
      <w:pPr>
        <w:ind w:firstLine="411" w:firstLineChars="196"/>
        <w:rPr>
          <w:rFonts w:ascii="宋体" w:hAnsi="宋体"/>
          <w:highlight w:val="none"/>
        </w:rPr>
      </w:pPr>
      <w:r>
        <w:rPr>
          <w:rFonts w:hint="eastAsia" w:ascii="宋体" w:hAnsi="宋体"/>
          <w:highlight w:val="none"/>
        </w:rPr>
        <w:t>23.2.2不能用非本公司的电子密钥加密本公司的投标文件，或者用其它公司的登录用户上传本公司的投标文件。</w:t>
      </w:r>
    </w:p>
    <w:p w14:paraId="493312B2">
      <w:pPr>
        <w:ind w:firstLine="411" w:firstLineChars="196"/>
        <w:rPr>
          <w:rFonts w:ascii="宋体" w:hAnsi="宋体"/>
          <w:highlight w:val="none"/>
        </w:rPr>
      </w:pPr>
      <w:r>
        <w:rPr>
          <w:rFonts w:hint="eastAsia" w:ascii="宋体" w:hAnsi="宋体"/>
          <w:highlight w:val="none"/>
        </w:rPr>
        <w:t>23.2.3要求用《投标书编制软件》编制投标书的包，不能用其它方式编制投标书。编制投标文件时，电脑须连通互联网。</w:t>
      </w:r>
    </w:p>
    <w:p w14:paraId="3D08CE9B">
      <w:pPr>
        <w:ind w:firstLine="411" w:firstLineChars="196"/>
        <w:rPr>
          <w:rFonts w:ascii="宋体" w:hAnsi="宋体"/>
          <w:highlight w:val="none"/>
        </w:rPr>
      </w:pPr>
      <w:r>
        <w:rPr>
          <w:rFonts w:hint="eastAsia" w:ascii="宋体" w:hAnsi="宋体"/>
          <w:highlight w:val="none"/>
        </w:rPr>
        <w:t>23.2.4投标文件不能带病毒。政府集中采购机构将用专业杀毒软件对投标文件进行病毒检测，如果这两种软件均报告发现病毒，则政府集中采购机构认为该投标文件带病毒。</w:t>
      </w:r>
    </w:p>
    <w:p w14:paraId="4A0262E7">
      <w:pPr>
        <w:ind w:firstLine="411" w:firstLineChars="196"/>
        <w:rPr>
          <w:rFonts w:ascii="宋体" w:hAnsi="宋体"/>
          <w:highlight w:val="none"/>
        </w:rPr>
      </w:pPr>
      <w:r>
        <w:rPr>
          <w:rFonts w:hint="eastAsia" w:ascii="宋体" w:hAnsi="宋体"/>
          <w:highlight w:val="none"/>
        </w:rPr>
        <w:t>23.2.5完整填写“投标关键信息”，如下图所示：</w:t>
      </w:r>
    </w:p>
    <w:p w14:paraId="423832A7">
      <w:pPr>
        <w:ind w:firstLine="411" w:firstLineChars="196"/>
        <w:rPr>
          <w:rFonts w:ascii="宋体" w:hAnsi="宋体"/>
          <w:highlight w:val="none"/>
        </w:rPr>
      </w:pPr>
      <w:r>
        <w:rPr>
          <w:rFonts w:ascii="宋体" w:hAnsi="宋体"/>
          <w:highlight w:val="none"/>
        </w:rPr>
        <w:drawing>
          <wp:inline distT="0" distB="0" distL="0" distR="0">
            <wp:extent cx="5278755" cy="2721610"/>
            <wp:effectExtent l="0" t="0" r="0" b="0"/>
            <wp:docPr id="3" name="图片 3"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形用户界面, 应用程序&#10;&#10;描述已自动生成"/>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8755" cy="2721610"/>
                    </a:xfrm>
                    <a:prstGeom prst="rect">
                      <a:avLst/>
                    </a:prstGeom>
                    <a:noFill/>
                    <a:ln>
                      <a:noFill/>
                    </a:ln>
                  </pic:spPr>
                </pic:pic>
              </a:graphicData>
            </a:graphic>
          </wp:inline>
        </w:drawing>
      </w:r>
    </w:p>
    <w:p w14:paraId="102D6179">
      <w:pPr>
        <w:ind w:firstLine="413" w:firstLineChars="196"/>
        <w:rPr>
          <w:rFonts w:ascii="宋体" w:hAnsi="宋体"/>
          <w:b/>
          <w:highlight w:val="none"/>
        </w:rPr>
      </w:pPr>
      <w:r>
        <w:rPr>
          <w:rFonts w:hint="eastAsia" w:ascii="宋体" w:hAnsi="宋体"/>
          <w:b/>
          <w:highlight w:val="none"/>
        </w:rPr>
        <w:t>备注：上述“开标一览表”中的“投标报价”将作为价格分计算依据；其它信息仅是对投标文件相关内容的概括性表述，不作为评审依据。</w:t>
      </w:r>
    </w:p>
    <w:p w14:paraId="6339A013">
      <w:pPr>
        <w:ind w:firstLine="411" w:firstLineChars="196"/>
        <w:rPr>
          <w:rFonts w:ascii="宋体" w:hAnsi="宋体"/>
          <w:highlight w:val="none"/>
        </w:rPr>
      </w:pPr>
      <w:r>
        <w:rPr>
          <w:rFonts w:hint="eastAsia" w:ascii="宋体" w:hAnsi="宋体"/>
          <w:highlight w:val="none"/>
        </w:rPr>
        <w:t>23.2.6投标人在编辑投标文件时，</w:t>
      </w:r>
      <w:r>
        <w:rPr>
          <w:rFonts w:hint="eastAsia" w:ascii="宋体" w:hAnsi="宋体"/>
          <w:b/>
          <w:highlight w:val="none"/>
        </w:rPr>
        <w:t>在投标文件目录中属于本节点内容的必须在本节点中填写，填写到其他节点或附件，</w:t>
      </w:r>
      <w:r>
        <w:rPr>
          <w:rFonts w:hint="eastAsia" w:ascii="宋体" w:hAnsi="宋体"/>
          <w:highlight w:val="none"/>
        </w:rPr>
        <w:t>一切后果由供应商自行承担。</w:t>
      </w:r>
    </w:p>
    <w:p w14:paraId="3B028DC7">
      <w:pPr>
        <w:ind w:firstLine="411" w:firstLineChars="196"/>
        <w:rPr>
          <w:rFonts w:ascii="宋体" w:hAnsi="宋体"/>
          <w:highlight w:val="none"/>
        </w:rPr>
      </w:pPr>
      <w:r>
        <w:rPr>
          <w:rFonts w:hint="eastAsia" w:ascii="宋体" w:hAnsi="宋体"/>
          <w:highlight w:val="none"/>
        </w:rPr>
        <w:t>23.2.7投标文件编写完成后，</w:t>
      </w:r>
      <w:r>
        <w:rPr>
          <w:rFonts w:hint="eastAsia" w:ascii="宋体" w:hAnsi="宋体"/>
          <w:b/>
          <w:highlight w:val="none"/>
        </w:rPr>
        <w:t>必须用属于投标人的电子密钥</w:t>
      </w:r>
      <w:r>
        <w:rPr>
          <w:rFonts w:hint="eastAsia" w:ascii="宋体" w:hAnsi="宋体"/>
          <w:b/>
          <w:highlight w:val="none"/>
          <w:lang w:val="en-US" w:eastAsia="zh-CN"/>
        </w:rPr>
        <w:t>或电子营业执照</w:t>
      </w:r>
      <w:r>
        <w:rPr>
          <w:rFonts w:hint="eastAsia" w:ascii="宋体" w:hAnsi="宋体"/>
          <w:b/>
          <w:highlight w:val="none"/>
        </w:rPr>
        <w:t>进行加密，否则视同未盖公章，将导致投标文件无效。</w:t>
      </w:r>
    </w:p>
    <w:p w14:paraId="23AF72D4">
      <w:pPr>
        <w:ind w:firstLine="411" w:firstLineChars="196"/>
        <w:rPr>
          <w:rFonts w:ascii="宋体" w:hAnsi="宋体"/>
          <w:highlight w:val="none"/>
        </w:rPr>
      </w:pPr>
      <w:r>
        <w:rPr>
          <w:rFonts w:hint="eastAsia" w:ascii="宋体" w:hAnsi="宋体"/>
          <w:highlight w:val="none"/>
        </w:rPr>
        <w:t>23.2.8政府集中采购机构不接受投标截止时间后递交的纸质、电子、传真等所有形式的投标文件。由于对网上政府采购系统操作不熟悉或自身电脑、网络等原因导致不能在投标截止时间之前上传投标文件，政府集中采购机构概不负责。建议于开标前一个工作日完成投标文件的制作与上传，如上传确有困难，请及时咨询。</w:t>
      </w:r>
    </w:p>
    <w:p w14:paraId="7370861A">
      <w:pPr>
        <w:ind w:firstLine="411" w:firstLineChars="196"/>
        <w:rPr>
          <w:rFonts w:ascii="宋体" w:hAnsi="宋体"/>
          <w:highlight w:val="none"/>
        </w:rPr>
      </w:pPr>
      <w:r>
        <w:rPr>
          <w:rFonts w:hint="eastAsia" w:ascii="宋体" w:hAnsi="宋体"/>
          <w:highlight w:val="none"/>
        </w:rPr>
        <w:t>23.2.9如果开标时出现网络故障、技术故障，影响了政府采购活动，政府集中采购机构有权采取措施如延期、接受无法从网上上传的投标书等，以保障政府采购活动的公开、公平和公正。</w:t>
      </w:r>
    </w:p>
    <w:p w14:paraId="4E601098">
      <w:pPr>
        <w:ind w:firstLine="411" w:firstLineChars="196"/>
        <w:rPr>
          <w:rFonts w:ascii="宋体" w:hAnsi="宋体"/>
          <w:highlight w:val="none"/>
        </w:rPr>
      </w:pPr>
      <w:r>
        <w:rPr>
          <w:rFonts w:hint="eastAsia" w:ascii="宋体" w:hAnsi="宋体"/>
          <w:highlight w:val="none"/>
        </w:rPr>
        <w:t>23.3电报、电话、传真形式的投标概不接受。</w:t>
      </w:r>
    </w:p>
    <w:p w14:paraId="283F2DBC">
      <w:pPr>
        <w:ind w:firstLine="413" w:firstLineChars="196"/>
        <w:rPr>
          <w:rFonts w:ascii="宋体" w:hAnsi="宋体"/>
          <w:b/>
          <w:highlight w:val="none"/>
        </w:rPr>
      </w:pPr>
      <w:r>
        <w:rPr>
          <w:rFonts w:hint="eastAsia" w:ascii="宋体" w:hAnsi="宋体"/>
          <w:b/>
          <w:highlight w:val="none"/>
        </w:rPr>
        <w:t>23.4经投标人电子密钥</w:t>
      </w:r>
      <w:r>
        <w:rPr>
          <w:rFonts w:hint="eastAsia" w:ascii="宋体" w:hAnsi="宋体"/>
          <w:b/>
          <w:highlight w:val="none"/>
          <w:lang w:val="en-US" w:eastAsia="zh-CN"/>
        </w:rPr>
        <w:t>或电子营业执照</w:t>
      </w:r>
      <w:r>
        <w:rPr>
          <w:rFonts w:hint="eastAsia" w:ascii="宋体" w:hAnsi="宋体"/>
          <w:b/>
          <w:highlight w:val="none"/>
        </w:rPr>
        <w:t>加密的投标文件无须盖章或签字，</w:t>
      </w:r>
      <w:r>
        <w:rPr>
          <w:rFonts w:hint="eastAsia" w:ascii="宋体" w:hAnsi="宋体"/>
          <w:highlight w:val="none"/>
        </w:rPr>
        <w:t>专用条款另有要求的除外。</w:t>
      </w:r>
    </w:p>
    <w:p w14:paraId="3668125B">
      <w:pPr>
        <w:ind w:firstLine="413" w:firstLineChars="196"/>
        <w:rPr>
          <w:rFonts w:ascii="宋体" w:hAnsi="宋体"/>
          <w:highlight w:val="none"/>
        </w:rPr>
      </w:pPr>
      <w:r>
        <w:rPr>
          <w:rFonts w:hint="eastAsia" w:ascii="宋体" w:hAnsi="宋体"/>
          <w:b/>
          <w:highlight w:val="none"/>
        </w:rPr>
        <w:t>23.5</w:t>
      </w:r>
      <w:r>
        <w:rPr>
          <w:rFonts w:hint="eastAsia" w:ascii="宋体" w:hAnsi="宋体"/>
          <w:highlight w:val="none"/>
        </w:rPr>
        <w:t xml:space="preserve"> 各类资格（资质）文件提供扫描件，专用条款另有要求的除外。</w:t>
      </w:r>
      <w:bookmarkEnd w:id="106"/>
    </w:p>
    <w:p w14:paraId="508BD13F">
      <w:pPr>
        <w:ind w:firstLine="411" w:firstLineChars="196"/>
        <w:rPr>
          <w:rFonts w:ascii="宋体" w:hAnsi="宋体"/>
          <w:szCs w:val="21"/>
          <w:highlight w:val="none"/>
        </w:rPr>
      </w:pPr>
    </w:p>
    <w:p w14:paraId="5F7A985F">
      <w:pPr>
        <w:pStyle w:val="5"/>
        <w:numPr>
          <w:ilvl w:val="0"/>
          <w:numId w:val="29"/>
        </w:numPr>
        <w:spacing w:before="120" w:beforeLines="50" w:after="120" w:afterLines="50"/>
        <w:ind w:left="562" w:hanging="562"/>
        <w:rPr>
          <w:sz w:val="28"/>
          <w:szCs w:val="28"/>
          <w:highlight w:val="none"/>
        </w:rPr>
      </w:pPr>
      <w:r>
        <w:rPr>
          <w:rFonts w:hint="eastAsia"/>
          <w:sz w:val="28"/>
          <w:szCs w:val="28"/>
          <w:highlight w:val="none"/>
        </w:rPr>
        <w:t>投标文件的递交</w:t>
      </w:r>
    </w:p>
    <w:p w14:paraId="2CE3464A">
      <w:pPr>
        <w:rPr>
          <w:rFonts w:ascii="黑体" w:hAnsi="宋体" w:eastAsia="黑体"/>
          <w:sz w:val="24"/>
          <w:highlight w:val="none"/>
        </w:rPr>
      </w:pPr>
      <w:bookmarkStart w:id="107" w:name="_Hlk72405459"/>
      <w:r>
        <w:rPr>
          <w:rFonts w:hint="eastAsia" w:ascii="黑体" w:hAnsi="宋体" w:eastAsia="黑体"/>
          <w:sz w:val="24"/>
          <w:highlight w:val="none"/>
        </w:rPr>
        <w:t>24．投标文件的保密</w:t>
      </w:r>
    </w:p>
    <w:p w14:paraId="5757E2BA">
      <w:pPr>
        <w:ind w:firstLine="411" w:firstLineChars="196"/>
        <w:rPr>
          <w:rFonts w:ascii="宋体" w:hAnsi="宋体"/>
          <w:highlight w:val="none"/>
        </w:rPr>
      </w:pPr>
      <w:r>
        <w:rPr>
          <w:rFonts w:hint="eastAsia" w:ascii="宋体" w:hAnsi="宋体"/>
          <w:highlight w:val="none"/>
        </w:rPr>
        <w:t>24.1在投标文件制作完成后，在投标书编制软件点击【生成标书】按钮进入【填写开标一览表界面】界面，在该界面填写完开标一览表信息后点击【确定】，进入投标文件生成环节。投标文件制作软件会在投标文件生成过程中，提示用户输入密码，输入密码后对</w:t>
      </w:r>
      <w:r>
        <w:rPr>
          <w:rFonts w:hint="eastAsia" w:ascii="宋体" w:hAnsi="宋体"/>
          <w:highlight w:val="none"/>
          <w:lang w:val="en-US" w:eastAsia="zh-CN"/>
        </w:rPr>
        <w:t>投</w:t>
      </w:r>
      <w:r>
        <w:rPr>
          <w:rFonts w:hint="eastAsia" w:ascii="宋体" w:hAnsi="宋体"/>
          <w:highlight w:val="none"/>
        </w:rPr>
        <w:t>标文件自动进行加密，此加密程序确保投标文件在到达投标截止时间后才能解密查看。在加密过程中，请按照软件提示进行操作。加密界面如下图所示：</w:t>
      </w:r>
    </w:p>
    <w:p w14:paraId="6C494024">
      <w:pPr>
        <w:widowControl/>
        <w:jc w:val="left"/>
        <w:rPr>
          <w:rFonts w:ascii="宋体" w:hAnsi="宋体" w:cs="宋体"/>
          <w:kern w:val="0"/>
          <w:sz w:val="24"/>
          <w:highlight w:val="none"/>
        </w:rPr>
      </w:pPr>
      <w:r>
        <w:rPr>
          <w:rFonts w:ascii="宋体" w:hAnsi="宋体"/>
          <w:highlight w:val="none"/>
        </w:rPr>
        <w:drawing>
          <wp:inline distT="0" distB="0" distL="0" distR="0">
            <wp:extent cx="5278755" cy="2721610"/>
            <wp:effectExtent l="0" t="0" r="0" b="0"/>
            <wp:docPr id="8" name="图片 8"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形用户界面, 应用程序&#10;&#10;描述已自动生成"/>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8755" cy="2721610"/>
                    </a:xfrm>
                    <a:prstGeom prst="rect">
                      <a:avLst/>
                    </a:prstGeom>
                    <a:noFill/>
                    <a:ln>
                      <a:noFill/>
                    </a:ln>
                  </pic:spPr>
                </pic:pic>
              </a:graphicData>
            </a:graphic>
          </wp:inline>
        </w:drawing>
      </w:r>
    </w:p>
    <w:p w14:paraId="30B3B26C">
      <w:pPr>
        <w:ind w:firstLine="480" w:firstLineChars="200"/>
        <w:rPr>
          <w:sz w:val="24"/>
          <w:highlight w:val="none"/>
        </w:rPr>
      </w:pPr>
    </w:p>
    <w:p w14:paraId="4FEA07F8">
      <w:pPr>
        <w:rPr>
          <w:sz w:val="24"/>
          <w:highlight w:val="none"/>
        </w:rPr>
      </w:pPr>
      <w:r>
        <w:rPr>
          <w:rFonts w:ascii="宋体" w:hAnsi="宋体"/>
          <w:highlight w:val="none"/>
        </w:rPr>
        <w:drawing>
          <wp:inline distT="0" distB="0" distL="0" distR="0">
            <wp:extent cx="5278755" cy="2732405"/>
            <wp:effectExtent l="0" t="0" r="0" b="0"/>
            <wp:docPr id="9" name="图片 9"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形用户界面&#10;&#10;描述已自动生成"/>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8755" cy="2732405"/>
                    </a:xfrm>
                    <a:prstGeom prst="rect">
                      <a:avLst/>
                    </a:prstGeom>
                    <a:noFill/>
                    <a:ln>
                      <a:noFill/>
                    </a:ln>
                  </pic:spPr>
                </pic:pic>
              </a:graphicData>
            </a:graphic>
          </wp:inline>
        </w:drawing>
      </w:r>
    </w:p>
    <w:p w14:paraId="76E3BBCE">
      <w:pPr>
        <w:ind w:firstLine="411" w:firstLineChars="196"/>
        <w:rPr>
          <w:rFonts w:ascii="宋体" w:hAnsi="宋体"/>
          <w:b w:val="0"/>
          <w:highlight w:val="none"/>
        </w:rPr>
      </w:pPr>
    </w:p>
    <w:p w14:paraId="34041FD3">
      <w:pPr>
        <w:rPr>
          <w:rFonts w:ascii="宋体" w:hAnsi="宋体"/>
          <w:b/>
          <w:highlight w:val="none"/>
        </w:rPr>
      </w:pPr>
      <w:r>
        <w:rPr>
          <w:rFonts w:hint="eastAsia" w:ascii="宋体" w:hAnsi="宋体"/>
          <w:b/>
          <w:highlight w:val="none"/>
        </w:rPr>
        <w:t>24.2若采购项目出现延期情况：</w:t>
      </w:r>
    </w:p>
    <w:p w14:paraId="3914DB2E">
      <w:pPr>
        <w:ind w:firstLine="422" w:firstLineChars="200"/>
        <w:rPr>
          <w:rFonts w:ascii="黑体" w:hAnsi="宋体" w:eastAsia="黑体"/>
          <w:b/>
          <w:sz w:val="24"/>
          <w:highlight w:val="none"/>
        </w:rPr>
      </w:pPr>
      <w:r>
        <w:rPr>
          <w:rFonts w:hint="eastAsia" w:ascii="宋体" w:hAnsi="宋体"/>
          <w:b/>
          <w:highlight w:val="none"/>
        </w:rPr>
        <w:t>如果供下载的招标文件（后缀名为.</w:t>
      </w:r>
      <w:r>
        <w:rPr>
          <w:highlight w:val="none"/>
        </w:rPr>
        <w:t xml:space="preserve"> </w:t>
      </w:r>
      <w:r>
        <w:rPr>
          <w:rFonts w:ascii="宋体" w:hAnsi="宋体"/>
          <w:b/>
          <w:highlight w:val="none"/>
        </w:rPr>
        <w:t>szczf</w:t>
      </w:r>
      <w:r>
        <w:rPr>
          <w:rFonts w:hint="eastAsia" w:ascii="宋体" w:hAnsi="宋体"/>
          <w:b/>
          <w:highlight w:val="none"/>
        </w:rPr>
        <w:t>）有更新，投标人必须重新下载招标文件、重新制作投标文件、重新加密投标文件、重新上传投标文件；如果供下载的招标文件（后缀名为.</w:t>
      </w:r>
      <w:r>
        <w:rPr>
          <w:highlight w:val="none"/>
        </w:rPr>
        <w:t xml:space="preserve"> </w:t>
      </w:r>
      <w:r>
        <w:rPr>
          <w:rFonts w:ascii="宋体" w:hAnsi="宋体"/>
          <w:b/>
          <w:highlight w:val="none"/>
        </w:rPr>
        <w:t>szczf</w:t>
      </w:r>
      <w:r>
        <w:rPr>
          <w:rFonts w:hint="eastAsia" w:ascii="宋体" w:hAnsi="宋体"/>
          <w:b/>
          <w:highlight w:val="none"/>
        </w:rPr>
        <w:t>）没有更新，投标人必须重新加密投标文件、重新上传投标文件（是否重新制作投标文件根据项目实际情况定）。否则，投标人自行承担投标文件无法解密导致投标无效的后果。</w:t>
      </w:r>
    </w:p>
    <w:p w14:paraId="1365CCF3">
      <w:pPr>
        <w:rPr>
          <w:rFonts w:ascii="黑体" w:hAnsi="宋体" w:eastAsia="黑体"/>
          <w:sz w:val="24"/>
          <w:highlight w:val="none"/>
        </w:rPr>
      </w:pPr>
      <w:r>
        <w:rPr>
          <w:rFonts w:hint="eastAsia" w:ascii="黑体" w:hAnsi="宋体" w:eastAsia="黑体"/>
          <w:sz w:val="24"/>
          <w:highlight w:val="none"/>
        </w:rPr>
        <w:t>25．上传投标文件及投标截止日期</w:t>
      </w:r>
    </w:p>
    <w:p w14:paraId="4EA10C9D">
      <w:pPr>
        <w:keepNext w:val="0"/>
        <w:keepLines w:val="0"/>
        <w:pageBreakBefore w:val="0"/>
        <w:widowControl w:val="0"/>
        <w:kinsoku/>
        <w:wordWrap w:val="0"/>
        <w:overflowPunct/>
        <w:topLinePunct w:val="0"/>
        <w:autoSpaceDE/>
        <w:autoSpaceDN/>
        <w:bidi w:val="0"/>
        <w:adjustRightInd/>
        <w:snapToGrid/>
        <w:ind w:firstLine="411" w:firstLineChars="196"/>
        <w:textAlignment w:val="auto"/>
        <w:rPr>
          <w:rFonts w:ascii="宋体" w:hAnsi="宋体"/>
          <w:highlight w:val="none"/>
        </w:rPr>
      </w:pPr>
      <w:r>
        <w:rPr>
          <w:rFonts w:hint="eastAsia" w:ascii="宋体" w:hAnsi="宋体"/>
          <w:highlight w:val="none"/>
        </w:rPr>
        <w:t>25</w:t>
      </w:r>
      <w:r>
        <w:rPr>
          <w:rFonts w:ascii="宋体" w:hAnsi="宋体"/>
          <w:highlight w:val="none"/>
        </w:rPr>
        <w:t>.</w:t>
      </w:r>
      <w:r>
        <w:rPr>
          <w:rFonts w:hint="eastAsia" w:ascii="宋体" w:hAnsi="宋体"/>
          <w:highlight w:val="none"/>
        </w:rPr>
        <w:t>1实行网上投标，</w:t>
      </w:r>
      <w:r>
        <w:rPr>
          <w:rFonts w:ascii="宋体" w:hAnsi="宋体"/>
          <w:highlight w:val="none"/>
        </w:rPr>
        <w:t>投标人必须</w:t>
      </w:r>
      <w:r>
        <w:rPr>
          <w:rFonts w:hint="eastAsia" w:ascii="宋体" w:hAnsi="宋体"/>
          <w:highlight w:val="none"/>
        </w:rPr>
        <w:t>在招标</w:t>
      </w:r>
      <w:r>
        <w:rPr>
          <w:rFonts w:ascii="宋体" w:hAnsi="宋体"/>
          <w:highlight w:val="none"/>
        </w:rPr>
        <w:t>文件规定的投标截止时间前</w:t>
      </w:r>
      <w:r>
        <w:rPr>
          <w:rFonts w:hint="eastAsia" w:ascii="宋体" w:hAnsi="宋体"/>
          <w:highlight w:val="none"/>
        </w:rPr>
        <w:t>用电子密钥登录“深圳政府采购智慧平台用户网上办事子系统（http://zfcg.szggzy.com/TPBidder/memberLogin）”，用“【我的项目】→【项目流程】→【递交投标(应答)文件】”功能点上传投标文件。如上传过程中遇到问题，可拨打</w:t>
      </w:r>
      <w:r>
        <w:rPr>
          <w:rFonts w:hint="eastAsia" w:ascii="宋体" w:hAnsi="宋体"/>
          <w:highlight w:val="none"/>
          <w:lang w:val="en-US" w:eastAsia="zh-CN"/>
        </w:rPr>
        <w:t>采购公告中的技术支持电话</w:t>
      </w:r>
      <w:r>
        <w:rPr>
          <w:rFonts w:hint="eastAsia" w:ascii="宋体" w:hAnsi="宋体"/>
          <w:highlight w:val="none"/>
        </w:rPr>
        <w:t>。如多次上传均告失败，请在投标截止时间之前携带加密后的电子投标文件送达至</w:t>
      </w:r>
      <w:r>
        <w:rPr>
          <w:rFonts w:hint="eastAsia" w:ascii="宋体" w:hAnsi="宋体"/>
          <w:b/>
          <w:bCs/>
          <w:szCs w:val="21"/>
          <w:highlight w:val="none"/>
        </w:rPr>
        <w:t>深圳公共资源交易中心（深圳交易集团有限公司</w:t>
      </w:r>
      <w:r>
        <w:rPr>
          <w:rFonts w:hint="eastAsia" w:ascii="宋体" w:hAnsi="宋体"/>
          <w:b/>
          <w:bCs/>
          <w:szCs w:val="21"/>
          <w:highlight w:val="none"/>
          <w:lang w:eastAsia="zh-CN"/>
        </w:rPr>
        <w:t>政府采购业务分公司</w:t>
      </w:r>
      <w:r>
        <w:rPr>
          <w:rFonts w:hint="eastAsia" w:ascii="宋体" w:hAnsi="宋体"/>
          <w:b/>
          <w:bCs/>
          <w:szCs w:val="21"/>
          <w:highlight w:val="none"/>
        </w:rPr>
        <w:t>）</w:t>
      </w:r>
      <w:r>
        <w:rPr>
          <w:rFonts w:hint="eastAsia" w:ascii="宋体" w:hAnsi="宋体"/>
          <w:b/>
          <w:bCs/>
          <w:highlight w:val="none"/>
        </w:rPr>
        <w:t>（地址：深圳市南山区沙河西路3185号南山智谷A座（深圳交易集团总部大楼）3楼）</w:t>
      </w:r>
      <w:r>
        <w:rPr>
          <w:rFonts w:ascii="宋体" w:hAnsi="宋体"/>
          <w:b/>
          <w:bCs/>
          <w:highlight w:val="none"/>
        </w:rPr>
        <w:t>协助上传</w:t>
      </w:r>
      <w:r>
        <w:rPr>
          <w:rFonts w:hint="eastAsia" w:ascii="宋体" w:hAnsi="宋体"/>
          <w:b/>
          <w:bCs/>
          <w:highlight w:val="none"/>
        </w:rPr>
        <w:t>，</w:t>
      </w:r>
      <w:r>
        <w:rPr>
          <w:rFonts w:ascii="宋体" w:hAnsi="宋体"/>
          <w:b/>
          <w:bCs/>
          <w:highlight w:val="none"/>
        </w:rPr>
        <w:t>但上传过程</w:t>
      </w:r>
      <w:r>
        <w:rPr>
          <w:rFonts w:hint="eastAsia" w:ascii="宋体" w:hAnsi="宋体"/>
          <w:b/>
          <w:bCs/>
          <w:highlight w:val="none"/>
        </w:rPr>
        <w:t>中</w:t>
      </w:r>
      <w:r>
        <w:rPr>
          <w:rFonts w:ascii="宋体" w:hAnsi="宋体"/>
          <w:b/>
          <w:bCs/>
          <w:highlight w:val="none"/>
        </w:rPr>
        <w:t>投标截止时间到达仍无法上传成功的，由投标人自行负责</w:t>
      </w:r>
      <w:r>
        <w:rPr>
          <w:rFonts w:hint="eastAsia" w:ascii="宋体" w:hAnsi="宋体"/>
          <w:highlight w:val="none"/>
        </w:rPr>
        <w:t>。</w:t>
      </w:r>
    </w:p>
    <w:p w14:paraId="5029ABCC">
      <w:pPr>
        <w:ind w:firstLine="411" w:firstLineChars="196"/>
        <w:rPr>
          <w:rFonts w:ascii="宋体" w:hAnsi="宋体"/>
          <w:highlight w:val="none"/>
        </w:rPr>
      </w:pPr>
      <w:r>
        <w:rPr>
          <w:rFonts w:hint="eastAsia" w:ascii="宋体" w:hAnsi="宋体"/>
          <w:highlight w:val="none"/>
        </w:rPr>
        <w:t>25.2政府集中采购机构可以按本通用条款第13条规定，通过修改招标文件自行决定酌情延长投标截止期。在此情况下，政府集中采购机构、采购人和投标人受投标截止期制约的所有权利和义务均应延长至新的截止期。</w:t>
      </w:r>
    </w:p>
    <w:p w14:paraId="1614DD7D">
      <w:pPr>
        <w:ind w:firstLine="411" w:firstLineChars="196"/>
        <w:rPr>
          <w:rFonts w:ascii="宋体" w:hAnsi="宋体"/>
          <w:highlight w:val="none"/>
        </w:rPr>
      </w:pPr>
      <w:r>
        <w:rPr>
          <w:rFonts w:hint="eastAsia" w:ascii="宋体" w:hAnsi="宋体"/>
          <w:highlight w:val="none"/>
        </w:rPr>
        <w:t>25</w:t>
      </w:r>
      <w:r>
        <w:rPr>
          <w:rFonts w:ascii="宋体" w:hAnsi="宋体"/>
          <w:highlight w:val="none"/>
        </w:rPr>
        <w:t>.</w:t>
      </w:r>
      <w:r>
        <w:rPr>
          <w:rFonts w:hint="eastAsia" w:ascii="宋体" w:hAnsi="宋体"/>
          <w:highlight w:val="none"/>
        </w:rPr>
        <w:t>3投标截止时间以后不得上传投标文件。</w:t>
      </w:r>
    </w:p>
    <w:p w14:paraId="725D13BA">
      <w:pPr>
        <w:ind w:firstLine="411" w:firstLineChars="196"/>
        <w:rPr>
          <w:rFonts w:ascii="宋体" w:hAnsi="宋体"/>
          <w:highlight w:val="none"/>
        </w:rPr>
      </w:pPr>
    </w:p>
    <w:bookmarkEnd w:id="107"/>
    <w:p w14:paraId="4C0DD8D7">
      <w:pPr>
        <w:rPr>
          <w:rFonts w:ascii="黑体" w:hAnsi="宋体" w:eastAsia="黑体"/>
          <w:sz w:val="24"/>
          <w:highlight w:val="none"/>
        </w:rPr>
      </w:pPr>
      <w:r>
        <w:rPr>
          <w:rFonts w:hint="eastAsia" w:ascii="黑体" w:hAnsi="宋体" w:eastAsia="黑体"/>
          <w:sz w:val="24"/>
          <w:highlight w:val="none"/>
        </w:rPr>
        <w:t>26. 样品、现场演示、方案讲解</w:t>
      </w:r>
    </w:p>
    <w:p w14:paraId="1E5B33CF">
      <w:pPr>
        <w:ind w:firstLine="411" w:firstLineChars="196"/>
        <w:rPr>
          <w:rFonts w:ascii="宋体" w:hAnsi="宋体"/>
          <w:szCs w:val="21"/>
          <w:highlight w:val="none"/>
        </w:rPr>
      </w:pPr>
      <w:r>
        <w:rPr>
          <w:rFonts w:hint="eastAsia" w:ascii="宋体" w:hAnsi="宋体"/>
          <w:szCs w:val="21"/>
          <w:highlight w:val="none"/>
        </w:rPr>
        <w:t>26.1 样品、现场演示、方案讲解等事项在招标文件专用条款中进行规定。</w:t>
      </w:r>
    </w:p>
    <w:p w14:paraId="1B492393">
      <w:pPr>
        <w:rPr>
          <w:rFonts w:ascii="黑体" w:hAnsi="宋体" w:eastAsia="黑体"/>
          <w:sz w:val="24"/>
          <w:highlight w:val="none"/>
        </w:rPr>
      </w:pPr>
      <w:bookmarkStart w:id="108" w:name="_Hlk72428346"/>
      <w:r>
        <w:rPr>
          <w:rFonts w:ascii="黑体" w:hAnsi="宋体" w:eastAsia="黑体"/>
          <w:sz w:val="24"/>
          <w:highlight w:val="none"/>
        </w:rPr>
        <w:t>2</w:t>
      </w:r>
      <w:r>
        <w:rPr>
          <w:rFonts w:hint="eastAsia" w:ascii="黑体" w:hAnsi="宋体" w:eastAsia="黑体"/>
          <w:sz w:val="24"/>
          <w:highlight w:val="none"/>
        </w:rPr>
        <w:t>7．</w:t>
      </w:r>
      <w:r>
        <w:rPr>
          <w:rFonts w:ascii="黑体" w:hAnsi="宋体" w:eastAsia="黑体"/>
          <w:sz w:val="24"/>
          <w:highlight w:val="none"/>
        </w:rPr>
        <w:t>投标文件的修改和撤销</w:t>
      </w:r>
    </w:p>
    <w:p w14:paraId="19146299">
      <w:pPr>
        <w:ind w:firstLine="411" w:firstLineChars="196"/>
        <w:rPr>
          <w:rFonts w:ascii="宋体" w:hAnsi="宋体"/>
          <w:highlight w:val="none"/>
        </w:rPr>
      </w:pPr>
      <w:r>
        <w:rPr>
          <w:rFonts w:ascii="宋体" w:hAnsi="宋体"/>
          <w:highlight w:val="none"/>
        </w:rPr>
        <w:t>2</w:t>
      </w:r>
      <w:r>
        <w:rPr>
          <w:rFonts w:hint="eastAsia" w:ascii="宋体" w:hAnsi="宋体"/>
          <w:highlight w:val="none"/>
        </w:rPr>
        <w:t>7</w:t>
      </w:r>
      <w:r>
        <w:rPr>
          <w:rFonts w:ascii="宋体" w:hAnsi="宋体"/>
          <w:highlight w:val="none"/>
        </w:rPr>
        <w:t>.</w:t>
      </w:r>
      <w:r>
        <w:rPr>
          <w:rFonts w:hint="eastAsia" w:ascii="宋体" w:hAnsi="宋体"/>
          <w:highlight w:val="none"/>
        </w:rPr>
        <w:t>1</w:t>
      </w:r>
      <w:r>
        <w:rPr>
          <w:rFonts w:ascii="宋体" w:hAnsi="宋体"/>
          <w:highlight w:val="none"/>
        </w:rPr>
        <w:t>投标方在提交投标文件后可对其投标文件进行修改</w:t>
      </w:r>
      <w:r>
        <w:rPr>
          <w:rFonts w:hint="eastAsia" w:ascii="宋体" w:hAnsi="宋体"/>
          <w:highlight w:val="none"/>
        </w:rPr>
        <w:t>并重新上传投标文件</w:t>
      </w:r>
      <w:r>
        <w:rPr>
          <w:rFonts w:ascii="宋体" w:hAnsi="宋体"/>
          <w:highlight w:val="none"/>
        </w:rPr>
        <w:t>或</w:t>
      </w:r>
      <w:r>
        <w:rPr>
          <w:rFonts w:hint="eastAsia" w:ascii="宋体" w:hAnsi="宋体"/>
          <w:highlight w:val="none"/>
        </w:rPr>
        <w:t>在网上进行</w:t>
      </w:r>
      <w:r>
        <w:rPr>
          <w:rFonts w:ascii="宋体" w:hAnsi="宋体"/>
          <w:highlight w:val="none"/>
        </w:rPr>
        <w:t>撤销</w:t>
      </w:r>
      <w:r>
        <w:rPr>
          <w:rFonts w:hint="eastAsia" w:ascii="宋体" w:hAnsi="宋体"/>
          <w:highlight w:val="none"/>
        </w:rPr>
        <w:t>投标的操作</w:t>
      </w:r>
      <w:r>
        <w:rPr>
          <w:rFonts w:ascii="宋体" w:hAnsi="宋体"/>
          <w:highlight w:val="none"/>
        </w:rPr>
        <w:t>。</w:t>
      </w:r>
    </w:p>
    <w:p w14:paraId="2108CF3F">
      <w:pPr>
        <w:ind w:firstLine="411" w:firstLineChars="196"/>
        <w:rPr>
          <w:rFonts w:ascii="宋体" w:hAnsi="宋体"/>
          <w:highlight w:val="none"/>
        </w:rPr>
      </w:pPr>
      <w:r>
        <w:rPr>
          <w:rFonts w:ascii="宋体" w:hAnsi="宋体"/>
          <w:highlight w:val="none"/>
        </w:rPr>
        <w:t>2</w:t>
      </w:r>
      <w:r>
        <w:rPr>
          <w:rFonts w:hint="eastAsia" w:ascii="宋体" w:hAnsi="宋体"/>
          <w:highlight w:val="none"/>
        </w:rPr>
        <w:t>7</w:t>
      </w:r>
      <w:r>
        <w:rPr>
          <w:rFonts w:ascii="宋体" w:hAnsi="宋体"/>
          <w:highlight w:val="none"/>
        </w:rPr>
        <w:t>.</w:t>
      </w:r>
      <w:r>
        <w:rPr>
          <w:rFonts w:hint="eastAsia" w:ascii="宋体" w:hAnsi="宋体"/>
          <w:highlight w:val="none"/>
        </w:rPr>
        <w:t>2</w:t>
      </w:r>
      <w:r>
        <w:rPr>
          <w:rFonts w:ascii="宋体" w:hAnsi="宋体"/>
          <w:highlight w:val="none"/>
        </w:rPr>
        <w:t>投标截止时间以后不得修改投标文件。</w:t>
      </w:r>
    </w:p>
    <w:p w14:paraId="180BAC0C">
      <w:pPr>
        <w:ind w:firstLine="411" w:firstLineChars="196"/>
        <w:rPr>
          <w:rFonts w:ascii="宋体" w:hAnsi="宋体"/>
          <w:highlight w:val="none"/>
        </w:rPr>
      </w:pPr>
      <w:r>
        <w:rPr>
          <w:rFonts w:ascii="宋体" w:hAnsi="宋体"/>
          <w:highlight w:val="none"/>
        </w:rPr>
        <w:t>2</w:t>
      </w:r>
      <w:r>
        <w:rPr>
          <w:rFonts w:hint="eastAsia" w:ascii="宋体" w:hAnsi="宋体"/>
          <w:highlight w:val="none"/>
        </w:rPr>
        <w:t>7</w:t>
      </w:r>
      <w:r>
        <w:rPr>
          <w:rFonts w:ascii="宋体" w:hAnsi="宋体"/>
          <w:highlight w:val="none"/>
        </w:rPr>
        <w:t>.</w:t>
      </w:r>
      <w:r>
        <w:rPr>
          <w:rFonts w:hint="eastAsia" w:ascii="宋体" w:hAnsi="宋体"/>
          <w:highlight w:val="none"/>
        </w:rPr>
        <w:t>3从投标截止期至投标人在投标文件中确定的投标有效期之间的这段时间内，投标人不得撤回其投标。</w:t>
      </w:r>
    </w:p>
    <w:p w14:paraId="26381281">
      <w:pPr>
        <w:ind w:firstLine="411" w:firstLineChars="196"/>
        <w:rPr>
          <w:rFonts w:ascii="宋体" w:hAnsi="宋体"/>
          <w:szCs w:val="21"/>
          <w:highlight w:val="none"/>
        </w:rPr>
      </w:pPr>
      <w:r>
        <w:rPr>
          <w:rFonts w:hint="eastAsia" w:ascii="宋体" w:hAnsi="宋体"/>
          <w:szCs w:val="21"/>
          <w:highlight w:val="none"/>
        </w:rPr>
        <w:t>27.4政府集中采购机构不退还投标文件，专用条款另有规定的除外。</w:t>
      </w:r>
    </w:p>
    <w:bookmarkEnd w:id="108"/>
    <w:p w14:paraId="13C8245A">
      <w:pPr>
        <w:pStyle w:val="5"/>
        <w:numPr>
          <w:ilvl w:val="0"/>
          <w:numId w:val="29"/>
        </w:numPr>
        <w:spacing w:before="120" w:beforeLines="50" w:after="120" w:afterLines="50"/>
        <w:ind w:left="562" w:hanging="562"/>
        <w:rPr>
          <w:sz w:val="28"/>
          <w:szCs w:val="28"/>
          <w:highlight w:val="none"/>
        </w:rPr>
      </w:pPr>
      <w:r>
        <w:rPr>
          <w:rFonts w:hint="eastAsia"/>
          <w:sz w:val="28"/>
          <w:szCs w:val="28"/>
          <w:highlight w:val="none"/>
        </w:rPr>
        <w:t>开标</w:t>
      </w:r>
    </w:p>
    <w:p w14:paraId="207B6FFD">
      <w:pPr>
        <w:rPr>
          <w:rFonts w:ascii="黑体" w:hAnsi="宋体" w:eastAsia="黑体"/>
          <w:sz w:val="24"/>
          <w:highlight w:val="none"/>
        </w:rPr>
      </w:pPr>
      <w:r>
        <w:rPr>
          <w:rFonts w:hint="eastAsia" w:ascii="黑体" w:hAnsi="宋体" w:eastAsia="黑体"/>
          <w:sz w:val="24"/>
          <w:highlight w:val="none"/>
        </w:rPr>
        <w:t>28．开标</w:t>
      </w:r>
    </w:p>
    <w:p w14:paraId="355AA5EF">
      <w:pPr>
        <w:ind w:firstLine="359" w:firstLineChars="171"/>
        <w:rPr>
          <w:rFonts w:ascii="宋体" w:hAnsi="宋体"/>
          <w:szCs w:val="21"/>
          <w:highlight w:val="none"/>
        </w:rPr>
      </w:pPr>
      <w:r>
        <w:rPr>
          <w:rFonts w:ascii="宋体" w:hAnsi="宋体"/>
          <w:szCs w:val="21"/>
          <w:highlight w:val="none"/>
        </w:rPr>
        <w:t>2</w:t>
      </w:r>
      <w:r>
        <w:rPr>
          <w:rFonts w:hint="eastAsia" w:ascii="宋体" w:hAnsi="宋体"/>
          <w:szCs w:val="21"/>
          <w:highlight w:val="none"/>
        </w:rPr>
        <w:t>8</w:t>
      </w:r>
      <w:r>
        <w:rPr>
          <w:rFonts w:ascii="宋体" w:hAnsi="宋体"/>
          <w:szCs w:val="21"/>
          <w:highlight w:val="none"/>
        </w:rPr>
        <w:t>.</w:t>
      </w:r>
      <w:r>
        <w:rPr>
          <w:rFonts w:hint="eastAsia" w:ascii="宋体" w:hAnsi="宋体"/>
          <w:szCs w:val="21"/>
          <w:highlight w:val="none"/>
        </w:rPr>
        <w:t>1投标人须在开标当日的开标时间至解密截止时间内进行解密，逾期未解密的作无效处理。解密方法：登录“深圳政府采购智慧平台用户网上办事子系统（http://zfcg.szggzy.com/TPBidder/memberLogin）”，使用本单位制作电子投标文件同一个电子密钥，在“【我的项目】→【项目流程】→【开标及解密】”进行在线解密、查询开标情况。</w:t>
      </w:r>
    </w:p>
    <w:p w14:paraId="069FBC73">
      <w:pPr>
        <w:ind w:firstLine="315" w:firstLineChars="150"/>
        <w:rPr>
          <w:rFonts w:ascii="宋体" w:hAnsi="宋体"/>
          <w:szCs w:val="21"/>
          <w:highlight w:val="none"/>
        </w:rPr>
      </w:pPr>
      <w:r>
        <w:rPr>
          <w:rFonts w:hint="eastAsia" w:ascii="宋体" w:hAnsi="宋体"/>
          <w:szCs w:val="21"/>
          <w:highlight w:val="none"/>
        </w:rPr>
        <w:t>28.2政府集中采购机构将在满足开标条件（①解密时间结束，解密后的投标供应商数量满足开标要求或②解密时间结束前所有投标供应商均完成投标文件解密）后，对投标文件进行开标，并在网上公布开标结果。</w:t>
      </w:r>
    </w:p>
    <w:p w14:paraId="341DACA0">
      <w:pPr>
        <w:ind w:firstLine="315" w:firstLineChars="150"/>
        <w:rPr>
          <w:rFonts w:ascii="宋体" w:hAnsi="宋体"/>
          <w:szCs w:val="21"/>
          <w:highlight w:val="none"/>
        </w:rPr>
      </w:pPr>
    </w:p>
    <w:p w14:paraId="52D830E0">
      <w:pPr>
        <w:pStyle w:val="5"/>
        <w:numPr>
          <w:ilvl w:val="0"/>
          <w:numId w:val="29"/>
        </w:numPr>
        <w:spacing w:before="120" w:beforeLines="50" w:after="120" w:afterLines="50"/>
        <w:ind w:left="562" w:hanging="562"/>
        <w:rPr>
          <w:sz w:val="28"/>
          <w:szCs w:val="28"/>
          <w:highlight w:val="none"/>
        </w:rPr>
      </w:pPr>
      <w:r>
        <w:rPr>
          <w:rFonts w:hint="eastAsia"/>
          <w:sz w:val="28"/>
          <w:szCs w:val="28"/>
          <w:highlight w:val="none"/>
        </w:rPr>
        <w:t>评审要求</w:t>
      </w:r>
    </w:p>
    <w:p w14:paraId="09D2E702">
      <w:pPr>
        <w:rPr>
          <w:rFonts w:ascii="黑体" w:hAnsi="宋体" w:eastAsia="黑体"/>
          <w:sz w:val="24"/>
          <w:highlight w:val="none"/>
        </w:rPr>
      </w:pPr>
      <w:r>
        <w:rPr>
          <w:rFonts w:hint="eastAsia" w:ascii="黑体" w:hAnsi="宋体" w:eastAsia="黑体"/>
          <w:sz w:val="24"/>
          <w:highlight w:val="none"/>
        </w:rPr>
        <w:t>29．评审委员会组成</w:t>
      </w:r>
    </w:p>
    <w:p w14:paraId="4B3A0CB2">
      <w:pPr>
        <w:ind w:firstLine="411" w:firstLineChars="196"/>
        <w:rPr>
          <w:rFonts w:ascii="宋体" w:hAnsi="宋体"/>
          <w:highlight w:val="none"/>
        </w:rPr>
      </w:pPr>
      <w:r>
        <w:rPr>
          <w:rFonts w:hint="eastAsia" w:ascii="宋体" w:hAnsi="宋体"/>
          <w:highlight w:val="none"/>
        </w:rPr>
        <w:t>29.1网上开标结束后召开评审会议，</w:t>
      </w:r>
      <w:r>
        <w:rPr>
          <w:rFonts w:hint="eastAsia" w:ascii="宋体" w:hAnsi="宋体"/>
          <w:szCs w:val="21"/>
          <w:highlight w:val="none"/>
        </w:rPr>
        <w:t>评审委员会</w:t>
      </w:r>
      <w:r>
        <w:rPr>
          <w:rFonts w:hint="eastAsia" w:ascii="宋体" w:hAnsi="宋体"/>
          <w:highlight w:val="none"/>
        </w:rPr>
        <w:t>由政府集中采购机构依法组建，负责评审活动。</w:t>
      </w:r>
    </w:p>
    <w:p w14:paraId="0D13693C">
      <w:pPr>
        <w:ind w:firstLine="411" w:firstLineChars="196"/>
        <w:rPr>
          <w:rFonts w:ascii="宋体" w:hAnsi="宋体"/>
          <w:highlight w:val="none"/>
        </w:rPr>
      </w:pPr>
      <w:bookmarkStart w:id="109" w:name="_Hlk72436580"/>
      <w:r>
        <w:rPr>
          <w:rFonts w:hint="eastAsia" w:ascii="宋体" w:hAnsi="宋体"/>
          <w:highlight w:val="none"/>
        </w:rPr>
        <w:t>评审委员会由采购人代表和评审专家组成，成员人数应当为5人以上单数（部分条件下为7人以上单数），其中评审专家不得少于成员总数的三分之二。</w:t>
      </w:r>
      <w:bookmarkEnd w:id="109"/>
      <w:r>
        <w:rPr>
          <w:rFonts w:hint="eastAsia" w:ascii="宋体" w:hAnsi="宋体"/>
          <w:highlight w:val="none"/>
        </w:rPr>
        <w:t>评定</w:t>
      </w:r>
      <w:r>
        <w:rPr>
          <w:rFonts w:hint="eastAsia"/>
          <w:highlight w:val="none"/>
        </w:rPr>
        <w:t>分离项目</w:t>
      </w:r>
      <w:r>
        <w:rPr>
          <w:highlight w:val="none"/>
        </w:rPr>
        <w:t>评审专家</w:t>
      </w:r>
      <w:r>
        <w:rPr>
          <w:rFonts w:hint="eastAsia"/>
          <w:highlight w:val="none"/>
        </w:rPr>
        <w:t>均</w:t>
      </w:r>
      <w:r>
        <w:rPr>
          <w:highlight w:val="none"/>
        </w:rPr>
        <w:t>由</w:t>
      </w:r>
      <w:r>
        <w:rPr>
          <w:rFonts w:hint="eastAsia"/>
          <w:highlight w:val="none"/>
        </w:rPr>
        <w:t>评审专家组成。</w:t>
      </w:r>
      <w:r>
        <w:rPr>
          <w:rFonts w:hint="eastAsia" w:ascii="宋体" w:hAnsi="宋体"/>
          <w:szCs w:val="21"/>
          <w:highlight w:val="none"/>
        </w:rPr>
        <w:t>评审专家一般是</w:t>
      </w:r>
      <w:r>
        <w:rPr>
          <w:rFonts w:hint="eastAsia" w:ascii="宋体" w:hAnsi="宋体"/>
          <w:highlight w:val="none"/>
        </w:rPr>
        <w:t>从深圳市政府采购评审专家库中随机抽取。采购人代表须持本单位签发的《评审授权书》参加评审。</w:t>
      </w:r>
    </w:p>
    <w:p w14:paraId="21D579C6">
      <w:pPr>
        <w:ind w:firstLine="411" w:firstLineChars="196"/>
        <w:rPr>
          <w:rFonts w:ascii="宋体" w:hAnsi="宋体"/>
          <w:highlight w:val="none"/>
        </w:rPr>
      </w:pPr>
      <w:r>
        <w:rPr>
          <w:rFonts w:hint="eastAsia" w:ascii="宋体" w:hAnsi="宋体"/>
          <w:highlight w:val="none"/>
        </w:rPr>
        <w:t>29.2评审定标应当遵循公平、公正、科学、择优的原则。</w:t>
      </w:r>
    </w:p>
    <w:p w14:paraId="618E758D">
      <w:pPr>
        <w:ind w:firstLine="411" w:firstLineChars="196"/>
        <w:rPr>
          <w:rFonts w:ascii="宋体" w:hAnsi="宋体"/>
          <w:highlight w:val="none"/>
        </w:rPr>
      </w:pPr>
      <w:r>
        <w:rPr>
          <w:rFonts w:hint="eastAsia" w:ascii="宋体" w:hAnsi="宋体"/>
          <w:highlight w:val="none"/>
        </w:rPr>
        <w:t>29.3评审活动依法进行，任何单位和个人不得非法干预评标过程和结果。</w:t>
      </w:r>
    </w:p>
    <w:p w14:paraId="594BCE7C">
      <w:pPr>
        <w:ind w:firstLine="411" w:firstLineChars="196"/>
        <w:rPr>
          <w:rFonts w:ascii="宋体" w:hAnsi="宋体"/>
          <w:highlight w:val="none"/>
        </w:rPr>
      </w:pPr>
      <w:r>
        <w:rPr>
          <w:rFonts w:hint="eastAsia" w:ascii="宋体" w:hAnsi="宋体"/>
          <w:highlight w:val="none"/>
        </w:rPr>
        <w:t>29.4评审过程中不允许违背评标程序或采用招标文件未载明的评标方法或评标因素进行评标。</w:t>
      </w:r>
    </w:p>
    <w:p w14:paraId="25E7D508">
      <w:pPr>
        <w:ind w:firstLine="411" w:firstLineChars="196"/>
        <w:rPr>
          <w:rFonts w:ascii="宋体" w:hAnsi="宋体"/>
          <w:bCs/>
          <w:highlight w:val="none"/>
        </w:rPr>
      </w:pPr>
      <w:r>
        <w:rPr>
          <w:rFonts w:hint="eastAsia" w:ascii="宋体" w:hAnsi="宋体"/>
          <w:bCs/>
          <w:highlight w:val="none"/>
        </w:rPr>
        <w:t>29.5 开标后，直到签订合同为止，凡属于对投标文件的审查、澄清、评价和比较的有关资料以及中标候选人的推荐情况、与评审有关的其他任何情况均严格保密（</w:t>
      </w:r>
      <w:r>
        <w:rPr>
          <w:rFonts w:hint="eastAsia"/>
          <w:highlight w:val="none"/>
        </w:rPr>
        <w:t>信息公开的内容除外</w:t>
      </w:r>
      <w:r>
        <w:rPr>
          <w:rFonts w:hint="eastAsia" w:ascii="宋体" w:hAnsi="宋体"/>
          <w:bCs/>
          <w:highlight w:val="none"/>
        </w:rPr>
        <w:t>）。</w:t>
      </w:r>
    </w:p>
    <w:p w14:paraId="420CBA64">
      <w:pPr>
        <w:rPr>
          <w:rFonts w:ascii="黑体" w:hAnsi="宋体" w:eastAsia="黑体"/>
          <w:sz w:val="24"/>
          <w:highlight w:val="none"/>
        </w:rPr>
      </w:pPr>
      <w:r>
        <w:rPr>
          <w:rFonts w:hint="eastAsia" w:ascii="黑体" w:hAnsi="宋体" w:eastAsia="黑体"/>
          <w:sz w:val="24"/>
          <w:highlight w:val="none"/>
        </w:rPr>
        <w:t>30．向评审委员会提供的资料</w:t>
      </w:r>
    </w:p>
    <w:p w14:paraId="690B8F52">
      <w:pPr>
        <w:ind w:firstLine="411" w:firstLineChars="196"/>
        <w:rPr>
          <w:rFonts w:ascii="宋体" w:hAnsi="宋体"/>
          <w:highlight w:val="none"/>
        </w:rPr>
      </w:pPr>
      <w:r>
        <w:rPr>
          <w:rFonts w:hint="eastAsia" w:ascii="宋体" w:hAnsi="宋体"/>
          <w:highlight w:val="none"/>
        </w:rPr>
        <w:t>30.1公开发布的招标文件，包括图纸、服务清单、答疑文件等；</w:t>
      </w:r>
    </w:p>
    <w:p w14:paraId="26329F38">
      <w:pPr>
        <w:ind w:firstLine="411" w:firstLineChars="196"/>
        <w:rPr>
          <w:rFonts w:ascii="宋体" w:hAnsi="宋体"/>
          <w:highlight w:val="none"/>
        </w:rPr>
      </w:pPr>
      <w:r>
        <w:rPr>
          <w:rFonts w:hint="eastAsia" w:ascii="宋体" w:hAnsi="宋体"/>
          <w:highlight w:val="none"/>
        </w:rPr>
        <w:t>30.2其他评标必须的资料。</w:t>
      </w:r>
    </w:p>
    <w:p w14:paraId="3A742316">
      <w:pPr>
        <w:ind w:firstLine="411" w:firstLineChars="196"/>
        <w:rPr>
          <w:rFonts w:ascii="宋体" w:hAnsi="宋体"/>
          <w:highlight w:val="none"/>
        </w:rPr>
      </w:pPr>
      <w:r>
        <w:rPr>
          <w:rFonts w:hint="eastAsia" w:ascii="宋体" w:hAnsi="宋体"/>
          <w:highlight w:val="none"/>
        </w:rPr>
        <w:t>30.3</w:t>
      </w:r>
      <w:r>
        <w:rPr>
          <w:rFonts w:hint="eastAsia" w:ascii="宋体" w:hAnsi="宋体"/>
          <w:szCs w:val="21"/>
          <w:highlight w:val="none"/>
        </w:rPr>
        <w:t>评审委员会</w:t>
      </w:r>
      <w:r>
        <w:rPr>
          <w:rFonts w:hint="eastAsia" w:ascii="宋体" w:hAnsi="宋体"/>
          <w:highlight w:val="none"/>
        </w:rPr>
        <w:t>应当认真研究招标文件，至少应了解熟悉以下内容：</w:t>
      </w:r>
    </w:p>
    <w:p w14:paraId="1E3EACC7">
      <w:pPr>
        <w:ind w:firstLine="411" w:firstLineChars="196"/>
        <w:rPr>
          <w:rFonts w:ascii="宋体" w:hAnsi="宋体"/>
          <w:highlight w:val="none"/>
        </w:rPr>
      </w:pPr>
      <w:r>
        <w:rPr>
          <w:rFonts w:hint="eastAsia" w:ascii="宋体" w:hAnsi="宋体"/>
          <w:highlight w:val="none"/>
        </w:rPr>
        <w:t>（1）招标的目的；</w:t>
      </w:r>
    </w:p>
    <w:p w14:paraId="6FF8D110">
      <w:pPr>
        <w:ind w:firstLine="411" w:firstLineChars="196"/>
        <w:rPr>
          <w:rFonts w:ascii="宋体" w:hAnsi="宋体"/>
          <w:highlight w:val="none"/>
        </w:rPr>
      </w:pPr>
      <w:r>
        <w:rPr>
          <w:rFonts w:hint="eastAsia" w:ascii="宋体" w:hAnsi="宋体"/>
          <w:highlight w:val="none"/>
        </w:rPr>
        <w:t>（2）招标项目需求的范围和性质；</w:t>
      </w:r>
    </w:p>
    <w:p w14:paraId="61498A43">
      <w:pPr>
        <w:ind w:firstLine="411" w:firstLineChars="196"/>
        <w:rPr>
          <w:rFonts w:ascii="宋体" w:hAnsi="宋体"/>
          <w:highlight w:val="none"/>
        </w:rPr>
      </w:pPr>
      <w:r>
        <w:rPr>
          <w:rFonts w:hint="eastAsia" w:ascii="宋体" w:hAnsi="宋体"/>
          <w:highlight w:val="none"/>
        </w:rPr>
        <w:t>（3）招标文件规定的投标人的资格、</w:t>
      </w:r>
      <w:r>
        <w:rPr>
          <w:rFonts w:hint="eastAsia" w:ascii="宋体" w:hAnsi="宋体"/>
          <w:highlight w:val="none"/>
          <w:lang w:eastAsia="zh-CN"/>
        </w:rPr>
        <w:t>预算金额</w:t>
      </w:r>
      <w:r>
        <w:rPr>
          <w:rFonts w:hint="eastAsia" w:ascii="宋体" w:hAnsi="宋体"/>
          <w:highlight w:val="none"/>
        </w:rPr>
        <w:t>、商务条款；</w:t>
      </w:r>
    </w:p>
    <w:p w14:paraId="652FDD1A">
      <w:pPr>
        <w:ind w:firstLine="411" w:firstLineChars="196"/>
        <w:rPr>
          <w:rFonts w:ascii="宋体" w:hAnsi="宋体"/>
          <w:highlight w:val="none"/>
        </w:rPr>
      </w:pPr>
      <w:r>
        <w:rPr>
          <w:rFonts w:hint="eastAsia" w:ascii="宋体" w:hAnsi="宋体"/>
          <w:highlight w:val="none"/>
        </w:rPr>
        <w:t>（4）招标文件规定的评标程序、评标方法和评标因素；</w:t>
      </w:r>
    </w:p>
    <w:p w14:paraId="465C8818">
      <w:pPr>
        <w:ind w:firstLine="411" w:firstLineChars="196"/>
        <w:rPr>
          <w:rFonts w:ascii="宋体" w:hAnsi="宋体"/>
          <w:highlight w:val="none"/>
        </w:rPr>
      </w:pPr>
      <w:r>
        <w:rPr>
          <w:rFonts w:hint="eastAsia" w:ascii="宋体" w:hAnsi="宋体"/>
          <w:highlight w:val="none"/>
        </w:rPr>
        <w:t>（5）招标文件所列示的资格性审查表及符合性审查表。</w:t>
      </w:r>
    </w:p>
    <w:p w14:paraId="68C9BE9E">
      <w:pPr>
        <w:rPr>
          <w:rFonts w:ascii="黑体" w:hAnsi="宋体" w:eastAsia="黑体"/>
          <w:sz w:val="24"/>
          <w:highlight w:val="none"/>
        </w:rPr>
      </w:pPr>
      <w:r>
        <w:rPr>
          <w:rFonts w:hint="eastAsia" w:ascii="黑体" w:hAnsi="宋体" w:eastAsia="黑体"/>
          <w:sz w:val="24"/>
          <w:highlight w:val="none"/>
        </w:rPr>
        <w:t>31．独立评审</w:t>
      </w:r>
    </w:p>
    <w:p w14:paraId="09E08D92">
      <w:pPr>
        <w:ind w:firstLine="411" w:firstLineChars="196"/>
        <w:rPr>
          <w:rFonts w:ascii="宋体" w:hAnsi="宋体"/>
          <w:bCs/>
          <w:highlight w:val="none"/>
        </w:rPr>
      </w:pPr>
      <w:r>
        <w:rPr>
          <w:rFonts w:hint="eastAsia" w:ascii="宋体" w:hAnsi="宋体"/>
          <w:bCs/>
          <w:highlight w:val="none"/>
        </w:rPr>
        <w:t>3</w:t>
      </w:r>
      <w:r>
        <w:rPr>
          <w:rFonts w:ascii="宋体" w:hAnsi="宋体"/>
          <w:bCs/>
          <w:highlight w:val="none"/>
        </w:rPr>
        <w:t>1</w:t>
      </w:r>
      <w:r>
        <w:rPr>
          <w:rFonts w:hint="eastAsia" w:ascii="宋体" w:hAnsi="宋体"/>
          <w:bCs/>
          <w:highlight w:val="none"/>
        </w:rPr>
        <w:t>.1</w:t>
      </w:r>
      <w:r>
        <w:rPr>
          <w:rFonts w:hint="eastAsia" w:ascii="宋体" w:hAnsi="宋体"/>
          <w:szCs w:val="21"/>
          <w:highlight w:val="none"/>
        </w:rPr>
        <w:t>评审委员会</w:t>
      </w:r>
      <w:r>
        <w:rPr>
          <w:rFonts w:hint="eastAsia" w:ascii="宋体" w:hAnsi="宋体"/>
          <w:bCs/>
          <w:highlight w:val="none"/>
        </w:rPr>
        <w:t>成员的评标活动应当独立进行，并应遵循投标文件初审、澄清有关问题、比较与评价、确定中标供应商、编写评审报告的工作程序。</w:t>
      </w:r>
    </w:p>
    <w:p w14:paraId="2CCE447E">
      <w:pPr>
        <w:ind w:firstLine="411" w:firstLineChars="196"/>
        <w:rPr>
          <w:rFonts w:ascii="宋体" w:hAnsi="宋体"/>
          <w:bCs/>
          <w:szCs w:val="21"/>
          <w:highlight w:val="none"/>
        </w:rPr>
      </w:pPr>
    </w:p>
    <w:p w14:paraId="45F60321">
      <w:pPr>
        <w:pStyle w:val="5"/>
        <w:numPr>
          <w:ilvl w:val="0"/>
          <w:numId w:val="29"/>
        </w:numPr>
        <w:spacing w:before="120" w:beforeLines="50" w:after="120" w:afterLines="50"/>
        <w:ind w:left="562" w:hanging="562"/>
        <w:rPr>
          <w:sz w:val="28"/>
          <w:szCs w:val="28"/>
          <w:highlight w:val="none"/>
        </w:rPr>
      </w:pPr>
      <w:r>
        <w:rPr>
          <w:rFonts w:hint="eastAsia"/>
          <w:sz w:val="28"/>
          <w:szCs w:val="28"/>
          <w:highlight w:val="none"/>
        </w:rPr>
        <w:t>评审程序及评审方法</w:t>
      </w:r>
    </w:p>
    <w:p w14:paraId="258A9411">
      <w:pPr>
        <w:rPr>
          <w:rFonts w:ascii="黑体" w:hAnsi="宋体" w:eastAsia="黑体"/>
          <w:sz w:val="24"/>
          <w:highlight w:val="none"/>
        </w:rPr>
      </w:pPr>
      <w:r>
        <w:rPr>
          <w:rFonts w:hint="eastAsia" w:ascii="黑体" w:hAnsi="宋体" w:eastAsia="黑体"/>
          <w:sz w:val="24"/>
          <w:highlight w:val="none"/>
        </w:rPr>
        <w:t>32．投标文件初审</w:t>
      </w:r>
    </w:p>
    <w:p w14:paraId="7CEF8129">
      <w:pPr>
        <w:ind w:firstLine="411" w:firstLineChars="196"/>
        <w:rPr>
          <w:rFonts w:ascii="宋体" w:hAnsi="宋体"/>
          <w:highlight w:val="none"/>
        </w:rPr>
      </w:pPr>
      <w:r>
        <w:rPr>
          <w:rFonts w:hint="eastAsia" w:ascii="宋体" w:hAnsi="宋体"/>
          <w:highlight w:val="none"/>
        </w:rPr>
        <w:t>32.1投标文件初审包括资格性审查和符合性审查。</w:t>
      </w:r>
    </w:p>
    <w:p w14:paraId="374222B8">
      <w:pPr>
        <w:ind w:firstLine="411" w:firstLineChars="196"/>
        <w:rPr>
          <w:rFonts w:ascii="宋体" w:hAnsi="宋体"/>
          <w:highlight w:val="none"/>
        </w:rPr>
      </w:pPr>
      <w:r>
        <w:rPr>
          <w:rFonts w:hint="eastAsia" w:ascii="宋体" w:hAnsi="宋体"/>
          <w:highlight w:val="none"/>
        </w:rPr>
        <w:t>资格性审查：依据法律法规和招标文件的规定，对投标文件中的资格证明等进行审查，以确定投标供应商是否具备投标资格。</w:t>
      </w:r>
    </w:p>
    <w:p w14:paraId="522D3D3F">
      <w:pPr>
        <w:ind w:firstLine="411" w:firstLineChars="196"/>
        <w:rPr>
          <w:rFonts w:ascii="宋体" w:hAnsi="宋体"/>
          <w:highlight w:val="none"/>
        </w:rPr>
      </w:pPr>
      <w:r>
        <w:rPr>
          <w:rFonts w:hint="eastAsia" w:ascii="宋体" w:hAnsi="宋体"/>
          <w:highlight w:val="none"/>
        </w:rPr>
        <w:t>符合性审查：依据招标文件的规定，对投标文件的有效性、完整性和对招标文件的响应程度进行审查，以确定是否满足符合性审查的要求。</w:t>
      </w:r>
    </w:p>
    <w:p w14:paraId="10F133BD">
      <w:pPr>
        <w:ind w:firstLine="411" w:firstLineChars="196"/>
        <w:rPr>
          <w:rFonts w:ascii="宋体" w:hAnsi="宋体"/>
          <w:highlight w:val="none"/>
        </w:rPr>
      </w:pPr>
      <w:r>
        <w:rPr>
          <w:rFonts w:hint="eastAsia" w:ascii="宋体" w:hAnsi="宋体"/>
          <w:highlight w:val="none"/>
        </w:rPr>
        <w:t>32.2 投标文件初审内容请详见《资格性审查表》和《符合性审查表》部分。投标人若有一条审查不通过则按投标无效处理。</w:t>
      </w:r>
    </w:p>
    <w:p w14:paraId="676CB049">
      <w:pPr>
        <w:ind w:firstLine="411" w:firstLineChars="196"/>
        <w:rPr>
          <w:rFonts w:ascii="宋体" w:hAnsi="宋体"/>
          <w:bCs/>
          <w:highlight w:val="none"/>
        </w:rPr>
      </w:pPr>
      <w:r>
        <w:rPr>
          <w:rFonts w:hint="eastAsia" w:ascii="宋体" w:hAnsi="宋体"/>
          <w:bCs/>
          <w:highlight w:val="none"/>
        </w:rPr>
        <w:t>32.3 投标文件初审中关于供应商家数的计算:</w:t>
      </w:r>
    </w:p>
    <w:p w14:paraId="31804EB4">
      <w:pPr>
        <w:ind w:firstLine="411" w:firstLineChars="196"/>
        <w:rPr>
          <w:rFonts w:ascii="宋体" w:hAnsi="宋体"/>
          <w:bCs/>
          <w:highlight w:val="none"/>
        </w:rPr>
      </w:pPr>
      <w:r>
        <w:rPr>
          <w:rFonts w:hint="eastAsia" w:ascii="宋体" w:hAnsi="宋体"/>
          <w:bCs/>
          <w:highlight w:val="none"/>
        </w:rPr>
        <w:t>32.3.1采用最低价法的采购项目，提供相同品牌产品的不同投标人参加同一合同项下投标的，以其中通过资格审查、符合性审查且报价最低的参加评标；报价相同的，由采购人或者采购人委托评审委员会按照招标文件规定的方式确定一个参加评审的投标人，招标文件未规定的采取随机抽取方式确定，其他投标无效。</w:t>
      </w:r>
    </w:p>
    <w:p w14:paraId="28C0AF93">
      <w:pPr>
        <w:ind w:firstLine="411" w:firstLineChars="196"/>
        <w:rPr>
          <w:rFonts w:ascii="宋体" w:hAnsi="宋体"/>
          <w:bCs/>
          <w:highlight w:val="none"/>
        </w:rPr>
      </w:pPr>
      <w:r>
        <w:rPr>
          <w:rFonts w:hint="eastAsia" w:ascii="宋体" w:hAnsi="宋体"/>
          <w:bCs/>
          <w:highlight w:val="none"/>
        </w:rPr>
        <w:t>32.3.2采用综合评分法的采购项目，提供相同品牌产品且通过资格审查、符合性审查的不同投标人参加同一合同项下投标的，按一家投标人计算，评审后得分最高的同品牌投标人获得中标人推荐资格；评审得分相同的，由采购人或者采购人委托</w:t>
      </w:r>
      <w:r>
        <w:rPr>
          <w:rFonts w:hint="eastAsia" w:ascii="宋体" w:hAnsi="宋体"/>
          <w:bCs/>
          <w:szCs w:val="21"/>
          <w:highlight w:val="none"/>
        </w:rPr>
        <w:t>评审委员会</w:t>
      </w:r>
      <w:r>
        <w:rPr>
          <w:rFonts w:hint="eastAsia" w:ascii="宋体" w:hAnsi="宋体"/>
          <w:bCs/>
          <w:highlight w:val="none"/>
        </w:rPr>
        <w:t>按照招标文件规定的方式确定一个投标人获得中标人推荐资格，招标文件未规定的采取随机抽取方式确定，其他同品牌投标人不作为中标候选人。</w:t>
      </w:r>
    </w:p>
    <w:p w14:paraId="0D2AFF62">
      <w:pPr>
        <w:ind w:firstLine="411" w:firstLineChars="196"/>
        <w:rPr>
          <w:rFonts w:ascii="宋体" w:hAnsi="宋体"/>
          <w:bCs/>
          <w:highlight w:val="none"/>
        </w:rPr>
      </w:pPr>
      <w:r>
        <w:rPr>
          <w:rFonts w:hint="eastAsia" w:ascii="宋体" w:hAnsi="宋体"/>
          <w:bCs/>
          <w:highlight w:val="none"/>
        </w:rPr>
        <w:t>32.3.3非单一产品采购项目，采购人应当根据采购项目技术构成、产品价格比重等合理确定核心产品，并在招标文件中载明。多家投标人提供的核心产品品牌相同的，按前两款规定处理。</w:t>
      </w:r>
    </w:p>
    <w:p w14:paraId="25CF7CDD">
      <w:pPr>
        <w:ind w:firstLine="411" w:firstLineChars="196"/>
        <w:rPr>
          <w:rFonts w:ascii="宋体" w:hAnsi="宋体"/>
          <w:highlight w:val="none"/>
        </w:rPr>
      </w:pPr>
      <w:r>
        <w:rPr>
          <w:rFonts w:hint="eastAsia" w:ascii="宋体" w:hAnsi="宋体"/>
          <w:highlight w:val="none"/>
        </w:rPr>
        <w:t>32.4投标人投标文件作无效处理的情形，具体包括但不限于以下：</w:t>
      </w:r>
    </w:p>
    <w:p w14:paraId="242D5203">
      <w:pPr>
        <w:ind w:firstLine="411" w:firstLineChars="196"/>
        <w:rPr>
          <w:highlight w:val="none"/>
        </w:rPr>
      </w:pPr>
      <w:r>
        <w:rPr>
          <w:rFonts w:hint="eastAsia" w:ascii="宋体" w:hAnsi="宋体"/>
          <w:highlight w:val="none"/>
        </w:rPr>
        <w:t>32.4.1</w:t>
      </w:r>
      <w:r>
        <w:rPr>
          <w:rFonts w:hint="eastAsia"/>
          <w:highlight w:val="none"/>
        </w:rPr>
        <w:t>不同投标人的投标文件由同一单位或者同一个人编制，或者由同一个人分阶段参与编制；</w:t>
      </w:r>
    </w:p>
    <w:p w14:paraId="6C88383B">
      <w:pPr>
        <w:ind w:firstLine="411" w:firstLineChars="196"/>
        <w:rPr>
          <w:highlight w:val="none"/>
        </w:rPr>
      </w:pPr>
      <w:r>
        <w:rPr>
          <w:rFonts w:ascii="宋体" w:hAnsi="宋体"/>
          <w:highlight w:val="none"/>
        </w:rPr>
        <w:t>32.4.</w:t>
      </w:r>
      <w:r>
        <w:rPr>
          <w:rFonts w:hint="eastAsia" w:ascii="宋体" w:hAnsi="宋体"/>
          <w:highlight w:val="none"/>
        </w:rPr>
        <w:t>2</w:t>
      </w:r>
      <w:r>
        <w:rPr>
          <w:rFonts w:hint="eastAsia"/>
          <w:highlight w:val="none"/>
        </w:rPr>
        <w:t>不同投标人委托同一单位或者个人办理投标事宜；</w:t>
      </w:r>
    </w:p>
    <w:p w14:paraId="77573E92">
      <w:pPr>
        <w:ind w:firstLine="411" w:firstLineChars="196"/>
        <w:rPr>
          <w:rFonts w:ascii="宋体" w:hAnsi="宋体"/>
          <w:highlight w:val="none"/>
        </w:rPr>
      </w:pPr>
      <w:r>
        <w:rPr>
          <w:rFonts w:hint="eastAsia" w:ascii="宋体" w:hAnsi="宋体"/>
          <w:highlight w:val="none"/>
        </w:rPr>
        <w:t>32.4.3不同投标人的投标文件载明的项目管理成员或者联系人员为同一人；</w:t>
      </w:r>
    </w:p>
    <w:p w14:paraId="2B61A11F">
      <w:pPr>
        <w:ind w:firstLine="411" w:firstLineChars="196"/>
        <w:rPr>
          <w:rFonts w:ascii="宋体" w:hAnsi="宋体"/>
          <w:highlight w:val="none"/>
        </w:rPr>
      </w:pPr>
      <w:r>
        <w:rPr>
          <w:rFonts w:hint="eastAsia" w:ascii="宋体" w:hAnsi="宋体"/>
          <w:highlight w:val="none"/>
        </w:rPr>
        <w:t>32.4.4不同投标人的投标文件异常一致或者投标报价呈规律性差异；</w:t>
      </w:r>
    </w:p>
    <w:p w14:paraId="68A50610">
      <w:pPr>
        <w:ind w:firstLine="411" w:firstLineChars="196"/>
        <w:rPr>
          <w:rFonts w:ascii="宋体" w:hAnsi="宋体"/>
          <w:highlight w:val="none"/>
        </w:rPr>
      </w:pPr>
      <w:r>
        <w:rPr>
          <w:rFonts w:hint="eastAsia" w:ascii="宋体" w:hAnsi="宋体"/>
          <w:highlight w:val="none"/>
        </w:rPr>
        <w:t>32.4.5</w:t>
      </w:r>
      <w:r>
        <w:rPr>
          <w:rFonts w:ascii="宋体" w:hAnsi="宋体"/>
          <w:highlight w:val="none"/>
        </w:rPr>
        <w:t>不同投标供应商的投标文件或部分投标文件相互混装</w:t>
      </w:r>
      <w:r>
        <w:rPr>
          <w:rFonts w:hint="eastAsia" w:ascii="宋体" w:hAnsi="宋体"/>
          <w:highlight w:val="none"/>
        </w:rPr>
        <w:t>；</w:t>
      </w:r>
    </w:p>
    <w:p w14:paraId="304226AB">
      <w:pPr>
        <w:ind w:firstLine="411" w:firstLineChars="196"/>
        <w:rPr>
          <w:rFonts w:ascii="宋体" w:hAnsi="宋体"/>
          <w:highlight w:val="none"/>
        </w:rPr>
      </w:pPr>
      <w:r>
        <w:rPr>
          <w:rFonts w:hint="eastAsia" w:ascii="宋体" w:hAnsi="宋体"/>
          <w:highlight w:val="none"/>
        </w:rPr>
        <w:t>32.4.6投标供应商之间相互约定给予未中标的供应商利益补偿；</w:t>
      </w:r>
    </w:p>
    <w:p w14:paraId="712E90EB">
      <w:pPr>
        <w:ind w:firstLine="411" w:firstLineChars="196"/>
        <w:rPr>
          <w:rFonts w:ascii="宋体" w:hAnsi="宋体"/>
          <w:highlight w:val="none"/>
        </w:rPr>
      </w:pPr>
      <w:r>
        <w:rPr>
          <w:rFonts w:hint="eastAsia" w:ascii="宋体" w:hAnsi="宋体"/>
          <w:highlight w:val="none"/>
        </w:rPr>
        <w:t>32.4.7不同投标供应商的法定代表人、主要经营负责人、项目投标授权代表人、项目负责人、主要技术人员为同一人、属同一单位或者同一单位缴纳社会保险；</w:t>
      </w:r>
    </w:p>
    <w:p w14:paraId="17204858">
      <w:pPr>
        <w:ind w:firstLine="411" w:firstLineChars="196"/>
        <w:rPr>
          <w:rFonts w:ascii="宋体" w:hAnsi="宋体"/>
          <w:highlight w:val="none"/>
        </w:rPr>
      </w:pPr>
      <w:r>
        <w:rPr>
          <w:rFonts w:hint="eastAsia" w:ascii="宋体" w:hAnsi="宋体"/>
          <w:highlight w:val="none"/>
        </w:rPr>
        <w:t>32.4.8不同投标供应商的投标文件内容存在非正常一致；</w:t>
      </w:r>
    </w:p>
    <w:p w14:paraId="7C777F42">
      <w:pPr>
        <w:ind w:firstLine="411" w:firstLineChars="196"/>
        <w:rPr>
          <w:rFonts w:ascii="宋体" w:hAnsi="宋体"/>
          <w:highlight w:val="none"/>
        </w:rPr>
      </w:pPr>
      <w:r>
        <w:rPr>
          <w:rFonts w:hint="eastAsia" w:ascii="宋体" w:hAnsi="宋体"/>
          <w:highlight w:val="none"/>
        </w:rPr>
        <w:t>32.4.9在同一单位工作人员为两家以上（含两家）供应商进行同一项投标活动；</w:t>
      </w:r>
    </w:p>
    <w:p w14:paraId="4504A8A5">
      <w:pPr>
        <w:ind w:firstLine="411" w:firstLineChars="196"/>
        <w:rPr>
          <w:rFonts w:ascii="宋体" w:hAnsi="宋体"/>
          <w:highlight w:val="none"/>
        </w:rPr>
      </w:pPr>
      <w:r>
        <w:rPr>
          <w:rFonts w:hint="eastAsia" w:ascii="宋体" w:hAnsi="宋体"/>
          <w:highlight w:val="none"/>
        </w:rPr>
        <w:t>32.4.10主管部门依照法律、法规认定的其他情形。</w:t>
      </w:r>
    </w:p>
    <w:p w14:paraId="2CB1BC55">
      <w:pPr>
        <w:rPr>
          <w:rFonts w:hint="eastAsia" w:ascii="宋体" w:hAnsi="宋体"/>
          <w:highlight w:val="none"/>
        </w:rPr>
      </w:pPr>
      <w:r>
        <w:rPr>
          <w:rFonts w:hint="eastAsia" w:ascii="宋体" w:hAnsi="宋体"/>
          <w:highlight w:val="none"/>
        </w:rPr>
        <w:t>32.5对不属于《资格性审查表》和《符合性审查表》所列的其他情形，除专用条款另有规定和32.4条款所列情形外，不得作为投标无效的理由。</w:t>
      </w:r>
    </w:p>
    <w:p w14:paraId="737E4858">
      <w:pPr>
        <w:ind w:firstLine="411" w:firstLineChars="196"/>
        <w:rPr>
          <w:rFonts w:hint="eastAsia"/>
          <w:highlight w:val="none"/>
        </w:rPr>
      </w:pPr>
      <w:r>
        <w:rPr>
          <w:rFonts w:hint="eastAsia" w:ascii="宋体" w:hAnsi="宋体"/>
          <w:highlight w:val="none"/>
        </w:rPr>
        <w:t xml:space="preserve">32.6 </w:t>
      </w:r>
      <w:r>
        <w:rPr>
          <w:rFonts w:hint="eastAsia"/>
          <w:highlight w:val="none"/>
        </w:rPr>
        <w:t>不同投标人的上传投标文件的</w:t>
      </w:r>
      <w:r>
        <w:rPr>
          <w:highlight w:val="none"/>
        </w:rPr>
        <w:t>“IP</w:t>
      </w:r>
      <w:r>
        <w:rPr>
          <w:rFonts w:hint="eastAsia"/>
          <w:highlight w:val="none"/>
        </w:rPr>
        <w:t>地址</w:t>
      </w:r>
      <w:r>
        <w:rPr>
          <w:highlight w:val="none"/>
        </w:rPr>
        <w:t>”</w:t>
      </w:r>
      <w:r>
        <w:rPr>
          <w:rFonts w:hint="eastAsia"/>
          <w:highlight w:val="none"/>
        </w:rPr>
        <w:t>信息异常一致的，不得作为投标无效的理由。如出现上述异常情况，应报主管部门处理。</w:t>
      </w:r>
    </w:p>
    <w:p w14:paraId="10565244">
      <w:pPr>
        <w:rPr>
          <w:rFonts w:ascii="黑体" w:hAnsi="宋体" w:eastAsia="黑体"/>
          <w:sz w:val="24"/>
          <w:highlight w:val="none"/>
        </w:rPr>
      </w:pPr>
      <w:r>
        <w:rPr>
          <w:rFonts w:hint="eastAsia" w:ascii="黑体" w:hAnsi="宋体" w:eastAsia="黑体"/>
          <w:sz w:val="24"/>
          <w:highlight w:val="none"/>
        </w:rPr>
        <w:t>33．澄清有关问题</w:t>
      </w:r>
    </w:p>
    <w:p w14:paraId="28B502A2">
      <w:pPr>
        <w:ind w:firstLine="411" w:firstLineChars="196"/>
        <w:rPr>
          <w:rFonts w:ascii="宋体" w:hAnsi="宋体"/>
          <w:highlight w:val="none"/>
        </w:rPr>
      </w:pPr>
      <w:bookmarkStart w:id="110" w:name="_Hlk71407321"/>
      <w:r>
        <w:rPr>
          <w:rFonts w:hint="eastAsia" w:ascii="宋体" w:hAnsi="宋体"/>
          <w:highlight w:val="none"/>
        </w:rPr>
        <w:t>3</w:t>
      </w:r>
      <w:r>
        <w:rPr>
          <w:rFonts w:ascii="宋体" w:hAnsi="宋体"/>
          <w:highlight w:val="none"/>
        </w:rPr>
        <w:t>3.1</w:t>
      </w:r>
      <w:r>
        <w:rPr>
          <w:rFonts w:hint="eastAsia" w:ascii="宋体" w:hAnsi="宋体"/>
          <w:highlight w:val="none"/>
        </w:rPr>
        <w:t>对招标文件中描述有歧义或前后不一致的地方（不含</w:t>
      </w:r>
      <w:r>
        <w:rPr>
          <w:szCs w:val="21"/>
          <w:highlight w:val="none"/>
        </w:rPr>
        <w:t>招标文件存在歧义、重大缺陷导致评</w:t>
      </w:r>
      <w:r>
        <w:rPr>
          <w:rFonts w:hint="eastAsia"/>
          <w:szCs w:val="21"/>
          <w:highlight w:val="none"/>
        </w:rPr>
        <w:t>审</w:t>
      </w:r>
      <w:r>
        <w:rPr>
          <w:szCs w:val="21"/>
          <w:highlight w:val="none"/>
        </w:rPr>
        <w:t>工作无法进行</w:t>
      </w:r>
      <w:r>
        <w:rPr>
          <w:rFonts w:hint="eastAsia"/>
          <w:szCs w:val="21"/>
          <w:highlight w:val="none"/>
        </w:rPr>
        <w:t>的情况）</w:t>
      </w:r>
      <w:r>
        <w:rPr>
          <w:rFonts w:hint="eastAsia" w:ascii="宋体" w:hAnsi="宋体"/>
          <w:highlight w:val="none"/>
        </w:rPr>
        <w:t>，评审委员会有权进行评判，但对同一条款的评判应适用于每个投标人。</w:t>
      </w:r>
      <w:bookmarkEnd w:id="110"/>
    </w:p>
    <w:p w14:paraId="4C5CA816">
      <w:pPr>
        <w:ind w:firstLine="411" w:firstLineChars="196"/>
        <w:rPr>
          <w:rFonts w:ascii="宋体" w:hAnsi="宋体"/>
          <w:highlight w:val="none"/>
        </w:rPr>
      </w:pPr>
      <w:r>
        <w:rPr>
          <w:rFonts w:hint="eastAsia" w:ascii="宋体" w:hAnsi="宋体"/>
          <w:highlight w:val="none"/>
        </w:rPr>
        <w:t>3</w:t>
      </w:r>
      <w:r>
        <w:rPr>
          <w:rFonts w:ascii="宋体" w:hAnsi="宋体"/>
          <w:highlight w:val="none"/>
        </w:rPr>
        <w:t>3.2</w:t>
      </w:r>
      <w:r>
        <w:rPr>
          <w:szCs w:val="21"/>
          <w:highlight w:val="none"/>
        </w:rPr>
        <w:t>评</w:t>
      </w:r>
      <w:r>
        <w:rPr>
          <w:rFonts w:hint="eastAsia"/>
          <w:szCs w:val="21"/>
          <w:highlight w:val="none"/>
        </w:rPr>
        <w:t>审</w:t>
      </w:r>
      <w:r>
        <w:rPr>
          <w:szCs w:val="21"/>
          <w:highlight w:val="none"/>
        </w:rPr>
        <w:t>委员会发现招标文件存在歧义、重大缺陷导致评</w:t>
      </w:r>
      <w:r>
        <w:rPr>
          <w:rFonts w:hint="eastAsia"/>
          <w:szCs w:val="21"/>
          <w:highlight w:val="none"/>
        </w:rPr>
        <w:t>审</w:t>
      </w:r>
      <w:r>
        <w:rPr>
          <w:szCs w:val="21"/>
          <w:highlight w:val="none"/>
        </w:rPr>
        <w:t>工作无法进行，或者招标文件内容违反国家有关强制性规定的，应当停止评</w:t>
      </w:r>
      <w:r>
        <w:rPr>
          <w:rFonts w:hint="eastAsia"/>
          <w:szCs w:val="21"/>
          <w:highlight w:val="none"/>
        </w:rPr>
        <w:t>审</w:t>
      </w:r>
      <w:r>
        <w:rPr>
          <w:szCs w:val="21"/>
          <w:highlight w:val="none"/>
        </w:rPr>
        <w:t>工作，与</w:t>
      </w:r>
      <w:r>
        <w:rPr>
          <w:rFonts w:hint="eastAsia"/>
          <w:szCs w:val="21"/>
          <w:highlight w:val="none"/>
        </w:rPr>
        <w:t>政府集中采购机构</w:t>
      </w:r>
      <w:r>
        <w:rPr>
          <w:szCs w:val="21"/>
          <w:highlight w:val="none"/>
        </w:rPr>
        <w:t>沟通并作书面记录。</w:t>
      </w:r>
      <w:r>
        <w:rPr>
          <w:rFonts w:hint="eastAsia"/>
          <w:szCs w:val="21"/>
          <w:highlight w:val="none"/>
        </w:rPr>
        <w:t>经</w:t>
      </w:r>
      <w:r>
        <w:rPr>
          <w:szCs w:val="21"/>
          <w:highlight w:val="none"/>
        </w:rPr>
        <w:t>确认后，</w:t>
      </w:r>
      <w:r>
        <w:rPr>
          <w:rFonts w:hint="eastAsia"/>
          <w:szCs w:val="21"/>
          <w:highlight w:val="none"/>
        </w:rPr>
        <w:t>项目</w:t>
      </w:r>
      <w:r>
        <w:rPr>
          <w:szCs w:val="21"/>
          <w:highlight w:val="none"/>
        </w:rPr>
        <w:t>应当修改招标文件，重新组织采购活动。</w:t>
      </w:r>
    </w:p>
    <w:p w14:paraId="7BD5DE92">
      <w:pPr>
        <w:ind w:firstLine="411" w:firstLineChars="196"/>
        <w:rPr>
          <w:rFonts w:ascii="宋体" w:hAnsi="宋体"/>
          <w:highlight w:val="none"/>
        </w:rPr>
      </w:pPr>
      <w:r>
        <w:rPr>
          <w:rFonts w:ascii="宋体" w:hAnsi="宋体"/>
          <w:highlight w:val="none"/>
        </w:rPr>
        <w:t>33.3</w:t>
      </w:r>
      <w:r>
        <w:rPr>
          <w:rFonts w:hint="eastAsia" w:ascii="宋体" w:hAnsi="宋体"/>
          <w:highlight w:val="none"/>
        </w:rPr>
        <w:t>对于投标文件中含义不明确、同类问题表述不一致或者有明显文字和计算错误的内容，评审委员会应当以书面形式要求投标人作出必要的澄清、说明或者补正。</w:t>
      </w:r>
    </w:p>
    <w:p w14:paraId="3CBE621F">
      <w:pPr>
        <w:ind w:firstLine="411" w:firstLineChars="196"/>
        <w:rPr>
          <w:rFonts w:ascii="宋体" w:hAnsi="宋体"/>
          <w:highlight w:val="none"/>
        </w:rPr>
      </w:pPr>
      <w:r>
        <w:rPr>
          <w:rFonts w:hint="eastAsia" w:ascii="宋体" w:hAnsi="宋体"/>
          <w:highlight w:val="none"/>
        </w:rPr>
        <w:t>投标人的澄清、说明或者补正应当采用书面形式【书面形式是指文书、信件（含电子邮件）、电报、电传、传真等形式】，并加盖公章（或者由法定代表人或其授权的代表签字）。投标人的澄清、说明或者补正不得超出投标文件的范围或者改变投标文件的实质性内容。</w:t>
      </w:r>
    </w:p>
    <w:p w14:paraId="7BEA4C4E">
      <w:pPr>
        <w:ind w:firstLine="411" w:firstLineChars="196"/>
        <w:rPr>
          <w:rFonts w:ascii="宋体" w:hAnsi="宋体"/>
          <w:szCs w:val="21"/>
          <w:highlight w:val="none"/>
        </w:rPr>
      </w:pPr>
      <w:r>
        <w:rPr>
          <w:rFonts w:hint="eastAsia" w:ascii="宋体" w:hAnsi="宋体"/>
          <w:szCs w:val="21"/>
          <w:highlight w:val="none"/>
        </w:rPr>
        <w:t>根据本通用条款第34条，凡属于评审委员会在评审中发现的算术错误进行核实的修改不在此列。</w:t>
      </w:r>
    </w:p>
    <w:p w14:paraId="00D7E10F">
      <w:pPr>
        <w:rPr>
          <w:rFonts w:ascii="黑体" w:hAnsi="宋体" w:eastAsia="黑体"/>
          <w:sz w:val="24"/>
          <w:highlight w:val="none"/>
        </w:rPr>
      </w:pPr>
      <w:bookmarkStart w:id="111" w:name="_Toc100052400"/>
      <w:bookmarkStart w:id="112" w:name="_Toc73518151"/>
      <w:bookmarkStart w:id="113" w:name="_Toc73517673"/>
      <w:bookmarkStart w:id="114" w:name="_Toc73521669"/>
      <w:bookmarkStart w:id="115" w:name="_Toc73521581"/>
      <w:r>
        <w:rPr>
          <w:rFonts w:hint="eastAsia" w:ascii="黑体" w:hAnsi="宋体" w:eastAsia="黑体"/>
          <w:sz w:val="24"/>
          <w:highlight w:val="none"/>
        </w:rPr>
        <w:t>34．错误的修正</w:t>
      </w:r>
      <w:bookmarkEnd w:id="111"/>
      <w:bookmarkEnd w:id="112"/>
      <w:bookmarkEnd w:id="113"/>
      <w:bookmarkEnd w:id="114"/>
      <w:bookmarkEnd w:id="115"/>
    </w:p>
    <w:p w14:paraId="05B1DF30">
      <w:pPr>
        <w:ind w:firstLine="411" w:firstLineChars="196"/>
        <w:rPr>
          <w:rFonts w:ascii="宋体" w:hAnsi="宋体"/>
          <w:szCs w:val="21"/>
          <w:highlight w:val="none"/>
        </w:rPr>
      </w:pPr>
      <w:r>
        <w:rPr>
          <w:rFonts w:hint="eastAsia" w:ascii="宋体" w:hAnsi="宋体"/>
          <w:szCs w:val="21"/>
          <w:highlight w:val="none"/>
        </w:rPr>
        <w:t>投标文件报价出现前后不一致的，除专用条款另有规定外，按照下列规定修正：</w:t>
      </w:r>
    </w:p>
    <w:p w14:paraId="5E1ECFD8">
      <w:pPr>
        <w:ind w:firstLine="411" w:firstLineChars="196"/>
        <w:rPr>
          <w:rFonts w:ascii="宋体" w:hAnsi="宋体"/>
          <w:szCs w:val="21"/>
          <w:highlight w:val="none"/>
        </w:rPr>
      </w:pPr>
      <w:r>
        <w:rPr>
          <w:rFonts w:hint="eastAsia" w:ascii="宋体" w:hAnsi="宋体"/>
          <w:szCs w:val="21"/>
          <w:highlight w:val="none"/>
        </w:rPr>
        <w:t>34.1投标文件中开标一览表投标报价内容与投标文件中投标报价相应内容不一致的，以开标一览表为准；</w:t>
      </w:r>
    </w:p>
    <w:p w14:paraId="3B7BC682">
      <w:pPr>
        <w:ind w:firstLine="411" w:firstLineChars="196"/>
        <w:rPr>
          <w:rFonts w:ascii="宋体" w:hAnsi="宋体"/>
          <w:szCs w:val="21"/>
          <w:highlight w:val="none"/>
        </w:rPr>
      </w:pPr>
      <w:r>
        <w:rPr>
          <w:rFonts w:hint="eastAsia" w:ascii="宋体" w:hAnsi="宋体"/>
          <w:szCs w:val="21"/>
          <w:highlight w:val="none"/>
        </w:rPr>
        <w:t>34.2大写金额和小写金额不一致的，以大写金额为准；</w:t>
      </w:r>
    </w:p>
    <w:p w14:paraId="69B1A044">
      <w:pPr>
        <w:ind w:firstLine="411" w:firstLineChars="196"/>
        <w:rPr>
          <w:rFonts w:ascii="宋体" w:hAnsi="宋体"/>
          <w:szCs w:val="21"/>
          <w:highlight w:val="none"/>
        </w:rPr>
      </w:pPr>
      <w:r>
        <w:rPr>
          <w:rFonts w:hint="eastAsia" w:ascii="宋体" w:hAnsi="宋体"/>
          <w:szCs w:val="21"/>
          <w:highlight w:val="none"/>
        </w:rPr>
        <w:t>34.3单价金额小数点或者百分比有明显错位，以开标一览表的总价为准，并修改单价；</w:t>
      </w:r>
    </w:p>
    <w:p w14:paraId="44A958E6">
      <w:pPr>
        <w:ind w:firstLine="411" w:firstLineChars="196"/>
        <w:rPr>
          <w:rFonts w:ascii="宋体" w:hAnsi="宋体"/>
          <w:szCs w:val="21"/>
          <w:highlight w:val="none"/>
        </w:rPr>
      </w:pPr>
      <w:r>
        <w:rPr>
          <w:rFonts w:hint="eastAsia" w:ascii="宋体" w:hAnsi="宋体"/>
          <w:szCs w:val="21"/>
          <w:highlight w:val="none"/>
        </w:rPr>
        <w:t>34.4总价金额与按单价汇总金额不一致的，以单价金额计算结果为准。</w:t>
      </w:r>
    </w:p>
    <w:p w14:paraId="3045FB74">
      <w:pPr>
        <w:ind w:firstLine="411" w:firstLineChars="196"/>
        <w:rPr>
          <w:rFonts w:ascii="宋体" w:hAnsi="宋体"/>
          <w:szCs w:val="21"/>
          <w:highlight w:val="none"/>
        </w:rPr>
      </w:pPr>
      <w:r>
        <w:rPr>
          <w:rFonts w:hint="eastAsia" w:ascii="宋体" w:hAnsi="宋体"/>
          <w:szCs w:val="21"/>
          <w:highlight w:val="none"/>
        </w:rPr>
        <w:t>34.5同时出现两种以上不一致的，按照前款规定的顺序修正。修正后的报价按照本通用条款33条的规定，经投标人确认后产生约束力，投标人不确认的，其投标无效。</w:t>
      </w:r>
    </w:p>
    <w:p w14:paraId="6489CF9C">
      <w:pPr>
        <w:rPr>
          <w:rFonts w:ascii="黑体" w:hAnsi="宋体" w:eastAsia="黑体"/>
          <w:sz w:val="24"/>
          <w:highlight w:val="none"/>
        </w:rPr>
      </w:pPr>
      <w:r>
        <w:rPr>
          <w:rFonts w:hint="eastAsia" w:ascii="黑体" w:hAnsi="宋体" w:eastAsia="黑体"/>
          <w:sz w:val="24"/>
          <w:highlight w:val="none"/>
        </w:rPr>
        <w:t>35．投标文件的比较与评价</w:t>
      </w:r>
    </w:p>
    <w:p w14:paraId="1F8E50D4">
      <w:pPr>
        <w:ind w:firstLine="411" w:firstLineChars="196"/>
        <w:rPr>
          <w:rFonts w:ascii="宋体" w:hAnsi="宋体"/>
          <w:szCs w:val="21"/>
          <w:highlight w:val="none"/>
        </w:rPr>
      </w:pPr>
      <w:r>
        <w:rPr>
          <w:rFonts w:hint="eastAsia" w:ascii="宋体" w:hAnsi="宋体"/>
          <w:szCs w:val="21"/>
          <w:highlight w:val="none"/>
        </w:rPr>
        <w:t>评审委员会将按照《深圳经济特区政府采购条例》、《深圳经济特区政府采购条例实施细则》、《深圳市政府采购评标定标分离管理办法》及政府采购其他法律法规，仅对通过资格性审查和符合性审查的投标文件进行综合比较与评价。</w:t>
      </w:r>
    </w:p>
    <w:p w14:paraId="459169A8">
      <w:pPr>
        <w:ind w:firstLine="411" w:firstLineChars="196"/>
        <w:rPr>
          <w:rFonts w:ascii="宋体" w:hAnsi="宋体"/>
          <w:szCs w:val="21"/>
          <w:highlight w:val="none"/>
        </w:rPr>
      </w:pPr>
      <w:r>
        <w:rPr>
          <w:rFonts w:hint="eastAsia" w:ascii="宋体" w:hAnsi="宋体"/>
          <w:szCs w:val="21"/>
          <w:highlight w:val="none"/>
        </w:rPr>
        <w:t>评审委员会成员对需要共同认定的事项存在争议的，应当按照少数服从多数的原则作出结论。持不同意见的评审委员会成员应当书面作出说明，否则视为无异议。</w:t>
      </w:r>
    </w:p>
    <w:p w14:paraId="31EA7AEB">
      <w:pPr>
        <w:rPr>
          <w:rFonts w:ascii="黑体" w:hAnsi="宋体" w:eastAsia="黑体"/>
          <w:sz w:val="24"/>
          <w:highlight w:val="none"/>
        </w:rPr>
      </w:pPr>
      <w:r>
        <w:rPr>
          <w:rFonts w:hint="eastAsia" w:ascii="黑体" w:hAnsi="宋体" w:eastAsia="黑体"/>
          <w:sz w:val="24"/>
          <w:highlight w:val="none"/>
        </w:rPr>
        <w:t>36. 实地考察或资料查验</w:t>
      </w:r>
    </w:p>
    <w:p w14:paraId="2A172A6C">
      <w:pPr>
        <w:ind w:firstLine="411" w:firstLineChars="196"/>
        <w:rPr>
          <w:rFonts w:ascii="宋体" w:hAnsi="宋体"/>
          <w:szCs w:val="21"/>
          <w:highlight w:val="none"/>
        </w:rPr>
      </w:pPr>
      <w:r>
        <w:rPr>
          <w:rFonts w:hint="eastAsia" w:ascii="宋体" w:hAnsi="宋体"/>
          <w:szCs w:val="21"/>
          <w:highlight w:val="none"/>
        </w:rPr>
        <w:t>36.1在评审过程中，评审委员会有权决定是否对本项目投标人进行实地考察或资料查验（原件）。投标人应随时做好接受实地考察或资料查验的准备。</w:t>
      </w:r>
    </w:p>
    <w:p w14:paraId="4BCE67F2">
      <w:pPr>
        <w:rPr>
          <w:rFonts w:ascii="黑体" w:hAnsi="宋体" w:eastAsia="黑体"/>
          <w:sz w:val="24"/>
          <w:highlight w:val="none"/>
        </w:rPr>
      </w:pPr>
      <w:r>
        <w:rPr>
          <w:rFonts w:hint="eastAsia" w:ascii="黑体" w:hAnsi="宋体" w:eastAsia="黑体"/>
          <w:sz w:val="24"/>
          <w:highlight w:val="none"/>
        </w:rPr>
        <w:t>37．评审方法</w:t>
      </w:r>
    </w:p>
    <w:p w14:paraId="4CC8042E">
      <w:pPr>
        <w:ind w:firstLine="413" w:firstLineChars="196"/>
        <w:rPr>
          <w:rFonts w:ascii="宋体" w:hAnsi="宋体"/>
          <w:b/>
          <w:bCs/>
          <w:szCs w:val="21"/>
          <w:highlight w:val="none"/>
        </w:rPr>
      </w:pPr>
      <w:r>
        <w:rPr>
          <w:rFonts w:hint="eastAsia" w:ascii="宋体" w:hAnsi="宋体"/>
          <w:b/>
          <w:bCs/>
          <w:szCs w:val="21"/>
          <w:highlight w:val="none"/>
        </w:rPr>
        <w:t>37.1.1最低价法</w:t>
      </w:r>
    </w:p>
    <w:p w14:paraId="2FDDAA06">
      <w:pPr>
        <w:ind w:firstLine="411" w:firstLineChars="196"/>
        <w:rPr>
          <w:rFonts w:hint="eastAsia" w:ascii="ˎ̥" w:hAnsi="ˎ̥"/>
          <w:highlight w:val="none"/>
          <w:lang w:eastAsia="zh-CN"/>
        </w:rPr>
      </w:pPr>
      <w:bookmarkStart w:id="116" w:name="_Hlk72438142"/>
      <w:r>
        <w:rPr>
          <w:rFonts w:ascii="ˎ̥" w:hAnsi="ˎ̥"/>
          <w:highlight w:val="none"/>
        </w:rPr>
        <w:t>最低价法，</w:t>
      </w:r>
      <w:r>
        <w:rPr>
          <w:rFonts w:hint="eastAsia" w:ascii="ˎ̥" w:hAnsi="ˎ̥"/>
          <w:highlight w:val="none"/>
        </w:rPr>
        <w:t>是指投标文件满足招标文件全部实质性要求，且投标报价最低的投标人为中标候选人的评标方法</w:t>
      </w:r>
      <w:r>
        <w:rPr>
          <w:rFonts w:hint="eastAsia" w:ascii="ˎ̥" w:hAnsi="ˎ̥"/>
          <w:highlight w:val="none"/>
          <w:lang w:eastAsia="zh-CN"/>
        </w:rPr>
        <w:t>。</w:t>
      </w:r>
    </w:p>
    <w:p w14:paraId="54CB2AF5">
      <w:pPr>
        <w:ind w:firstLine="411" w:firstLineChars="196"/>
        <w:rPr>
          <w:rFonts w:hint="eastAsia" w:ascii="ˎ̥" w:hAnsi="ˎ̥" w:eastAsia="宋体"/>
          <w:highlight w:val="none"/>
          <w:lang w:eastAsia="zh-CN"/>
        </w:rPr>
      </w:pPr>
      <w:r>
        <w:rPr>
          <w:rFonts w:hint="eastAsia" w:ascii="ˎ̥" w:hAnsi="ˎ̥"/>
          <w:highlight w:val="none"/>
          <w:lang w:eastAsia="zh-CN"/>
        </w:rPr>
        <w:t>采用最低价法的，评标结果按投标报价由低到高顺序排列。投标报价相同的并列。投标文件满足招标文件全部实质性要求且投标报价最低的投标人为排名第一的中标候选人。中标候选人并列的，由采购人或者采购人委托评标委员会按照招标文件规定的方式确定中标人；招标文件未规定的，采取随机抽取的方式确定。</w:t>
      </w:r>
    </w:p>
    <w:p w14:paraId="223098FB">
      <w:pPr>
        <w:ind w:firstLine="413" w:firstLineChars="196"/>
        <w:rPr>
          <w:rFonts w:ascii="宋体" w:hAnsi="宋体"/>
          <w:b/>
          <w:bCs/>
          <w:szCs w:val="21"/>
          <w:highlight w:val="none"/>
        </w:rPr>
      </w:pPr>
      <w:r>
        <w:rPr>
          <w:rFonts w:hint="eastAsia" w:ascii="宋体" w:hAnsi="宋体"/>
          <w:b/>
          <w:bCs/>
          <w:szCs w:val="21"/>
          <w:highlight w:val="none"/>
        </w:rPr>
        <w:t>37.1.2综合评分法</w:t>
      </w:r>
    </w:p>
    <w:p w14:paraId="40A56B66">
      <w:pPr>
        <w:ind w:firstLine="411" w:firstLineChars="196"/>
        <w:rPr>
          <w:rFonts w:hint="eastAsia" w:ascii="ˎ̥" w:hAnsi="ˎ̥"/>
          <w:highlight w:val="none"/>
          <w:lang w:eastAsia="zh-CN"/>
        </w:rPr>
      </w:pPr>
      <w:r>
        <w:rPr>
          <w:rFonts w:ascii="ˎ̥" w:hAnsi="ˎ̥"/>
          <w:highlight w:val="none"/>
        </w:rPr>
        <w:t>综合评分法，是指</w:t>
      </w:r>
      <w:r>
        <w:rPr>
          <w:rFonts w:hint="eastAsia" w:ascii="ˎ̥" w:hAnsi="ˎ̥"/>
          <w:highlight w:val="none"/>
        </w:rPr>
        <w:t>在</w:t>
      </w:r>
      <w:r>
        <w:rPr>
          <w:rFonts w:ascii="ˎ̥" w:hAnsi="ˎ̥"/>
          <w:highlight w:val="none"/>
        </w:rPr>
        <w:t>满足招标文件全部实质性要求</w:t>
      </w:r>
      <w:r>
        <w:rPr>
          <w:rFonts w:hint="eastAsia" w:ascii="ˎ̥" w:hAnsi="ˎ̥"/>
          <w:highlight w:val="none"/>
        </w:rPr>
        <w:t>的前提下</w:t>
      </w:r>
      <w:r>
        <w:rPr>
          <w:rFonts w:ascii="ˎ̥" w:hAnsi="ˎ̥"/>
          <w:highlight w:val="none"/>
        </w:rPr>
        <w:t>，</w:t>
      </w:r>
      <w:r>
        <w:rPr>
          <w:rFonts w:hint="eastAsia" w:ascii="ˎ̥" w:hAnsi="ˎ̥"/>
          <w:highlight w:val="none"/>
        </w:rPr>
        <w:t>按照招标文件中规定的各项因素进行综合评审，评审总得分排名前列的投标人，作为推荐的候选中标供应商</w:t>
      </w:r>
      <w:bookmarkEnd w:id="116"/>
      <w:r>
        <w:rPr>
          <w:rFonts w:hint="eastAsia" w:ascii="ˎ̥" w:hAnsi="ˎ̥"/>
          <w:highlight w:val="none"/>
          <w:lang w:eastAsia="zh-CN"/>
        </w:rPr>
        <w:t>。</w:t>
      </w:r>
    </w:p>
    <w:p w14:paraId="0DB734AE">
      <w:pPr>
        <w:ind w:firstLine="411" w:firstLineChars="196"/>
        <w:rPr>
          <w:rFonts w:hint="eastAsia" w:ascii="ˎ̥" w:hAnsi="ˎ̥"/>
          <w:highlight w:val="none"/>
          <w:lang w:eastAsia="zh-CN"/>
        </w:rPr>
      </w:pPr>
      <w:r>
        <w:rPr>
          <w:rFonts w:hint="eastAsia" w:ascii="ˎ̥" w:hAnsi="ˎ̥"/>
          <w:highlight w:val="none"/>
          <w:lang w:eastAsia="zh-CN"/>
        </w:rPr>
        <w:t>采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为排名第一的中标候选人。中标候选人并列的，由采购人或者采购人委托评标委员会按照招标文件规定的方式确定中标人；招标文件未规定的，采取随机抽取的方式确定。</w:t>
      </w:r>
    </w:p>
    <w:p w14:paraId="2F87DFED">
      <w:pPr>
        <w:ind w:firstLine="413" w:firstLineChars="196"/>
        <w:rPr>
          <w:rFonts w:ascii="宋体" w:hAnsi="宋体"/>
          <w:b/>
          <w:bCs/>
          <w:szCs w:val="21"/>
          <w:highlight w:val="none"/>
        </w:rPr>
      </w:pPr>
      <w:r>
        <w:rPr>
          <w:rFonts w:hint="eastAsia" w:ascii="宋体" w:hAnsi="宋体"/>
          <w:b/>
          <w:bCs/>
          <w:szCs w:val="21"/>
          <w:highlight w:val="none"/>
        </w:rPr>
        <w:t>37.2本项目采用的评审方法见本项目招标文件第一册“专用条款”的相关内容。</w:t>
      </w:r>
    </w:p>
    <w:p w14:paraId="42F47324">
      <w:pPr>
        <w:ind w:firstLine="413" w:firstLineChars="196"/>
        <w:rPr>
          <w:rFonts w:ascii="宋体" w:hAnsi="宋体"/>
          <w:b/>
          <w:bCs/>
          <w:szCs w:val="21"/>
          <w:highlight w:val="none"/>
        </w:rPr>
      </w:pPr>
      <w:r>
        <w:rPr>
          <w:rFonts w:hint="eastAsia" w:ascii="宋体" w:hAnsi="宋体"/>
          <w:b/>
          <w:bCs/>
          <w:szCs w:val="21"/>
          <w:highlight w:val="none"/>
        </w:rPr>
        <w:t>37.3重新评审的情形</w:t>
      </w:r>
    </w:p>
    <w:p w14:paraId="78ED121E">
      <w:pPr>
        <w:ind w:firstLine="411" w:firstLineChars="196"/>
        <w:rPr>
          <w:rFonts w:ascii="宋体" w:hAnsi="宋体"/>
          <w:b/>
          <w:bCs/>
          <w:szCs w:val="21"/>
          <w:highlight w:val="none"/>
        </w:rPr>
      </w:pPr>
      <w:r>
        <w:rPr>
          <w:rFonts w:hint="eastAsia" w:ascii="宋体" w:hAnsi="宋体" w:cs="宋体"/>
          <w:kern w:val="0"/>
          <w:szCs w:val="21"/>
          <w:highlight w:val="none"/>
        </w:rPr>
        <w:t>评审结果汇总完成后，除下列情形外，任何人不得修改评审结果：</w:t>
      </w:r>
    </w:p>
    <w:p w14:paraId="4CE94EF4">
      <w:pPr>
        <w:ind w:firstLine="411" w:firstLineChars="196"/>
        <w:rPr>
          <w:rFonts w:ascii="宋体" w:hAnsi="宋体" w:cs="宋体"/>
          <w:kern w:val="0"/>
          <w:szCs w:val="21"/>
          <w:highlight w:val="none"/>
        </w:rPr>
      </w:pPr>
      <w:r>
        <w:rPr>
          <w:rFonts w:hint="eastAsia" w:ascii="宋体" w:hAnsi="宋体" w:cs="宋体"/>
          <w:kern w:val="0"/>
          <w:szCs w:val="21"/>
          <w:highlight w:val="none"/>
        </w:rPr>
        <w:t>37.3.1分值汇总计算错误的；</w:t>
      </w:r>
    </w:p>
    <w:p w14:paraId="18FD1F25">
      <w:pPr>
        <w:ind w:firstLine="411" w:firstLineChars="196"/>
        <w:rPr>
          <w:rFonts w:ascii="宋体" w:hAnsi="宋体" w:cs="宋体"/>
          <w:kern w:val="0"/>
          <w:szCs w:val="21"/>
          <w:highlight w:val="none"/>
        </w:rPr>
      </w:pPr>
      <w:r>
        <w:rPr>
          <w:rFonts w:hint="eastAsia" w:ascii="宋体" w:hAnsi="宋体" w:cs="宋体"/>
          <w:kern w:val="0"/>
          <w:szCs w:val="21"/>
          <w:highlight w:val="none"/>
        </w:rPr>
        <w:t>37.3.2分项评分超出评分标准范围的；</w:t>
      </w:r>
    </w:p>
    <w:p w14:paraId="636D8A36">
      <w:pPr>
        <w:ind w:firstLine="411" w:firstLineChars="196"/>
        <w:rPr>
          <w:rFonts w:ascii="宋体" w:hAnsi="宋体" w:cs="宋体"/>
          <w:kern w:val="0"/>
          <w:szCs w:val="21"/>
          <w:highlight w:val="none"/>
        </w:rPr>
      </w:pPr>
      <w:r>
        <w:rPr>
          <w:rFonts w:hint="eastAsia" w:ascii="宋体" w:hAnsi="宋体" w:cs="宋体"/>
          <w:kern w:val="0"/>
          <w:szCs w:val="21"/>
          <w:highlight w:val="none"/>
        </w:rPr>
        <w:t>37.3.3评审委员会成员对客观评审因素评分不一致的；</w:t>
      </w:r>
    </w:p>
    <w:p w14:paraId="72B65D95">
      <w:pPr>
        <w:ind w:firstLine="411" w:firstLineChars="196"/>
        <w:rPr>
          <w:rFonts w:ascii="宋体" w:hAnsi="宋体" w:cs="宋体"/>
          <w:kern w:val="0"/>
          <w:szCs w:val="21"/>
          <w:highlight w:val="none"/>
        </w:rPr>
      </w:pPr>
      <w:r>
        <w:rPr>
          <w:rFonts w:hint="eastAsia" w:ascii="宋体" w:hAnsi="宋体" w:cs="宋体"/>
          <w:kern w:val="0"/>
          <w:szCs w:val="21"/>
          <w:highlight w:val="none"/>
        </w:rPr>
        <w:t>37.3.4经评审委员会认定评分畸高、畸低的。</w:t>
      </w:r>
    </w:p>
    <w:p w14:paraId="6DA45F98">
      <w:pPr>
        <w:ind w:firstLine="411" w:firstLineChars="196"/>
        <w:rPr>
          <w:rFonts w:ascii="宋体" w:hAnsi="宋体" w:cs="宋体"/>
          <w:kern w:val="0"/>
          <w:szCs w:val="21"/>
          <w:highlight w:val="none"/>
        </w:rPr>
      </w:pPr>
      <w:r>
        <w:rPr>
          <w:rFonts w:hint="eastAsia" w:ascii="宋体" w:hAnsi="宋体" w:cs="宋体"/>
          <w:kern w:val="0"/>
          <w:szCs w:val="21"/>
          <w:highlight w:val="none"/>
        </w:rPr>
        <w:t>评审报告签署前，经复核发现存在以上情形之一的，评审委员会应当当场修改评审结果，并进行书面记载；评审报告签署后，采购人或者采购代理机构发现存在以上情形之一的，应当组织原评审委员会进行重新评审，重新评审改变评审结果的，书面报告本级财政部门。</w:t>
      </w:r>
    </w:p>
    <w:p w14:paraId="45144607">
      <w:pPr>
        <w:ind w:firstLine="411" w:firstLineChars="196"/>
        <w:rPr>
          <w:rFonts w:ascii="宋体" w:hAnsi="宋体" w:cs="宋体"/>
          <w:kern w:val="0"/>
          <w:szCs w:val="21"/>
          <w:highlight w:val="none"/>
        </w:rPr>
      </w:pPr>
      <w:r>
        <w:rPr>
          <w:rFonts w:hint="eastAsia" w:ascii="宋体" w:hAnsi="宋体" w:cs="宋体"/>
          <w:kern w:val="0"/>
          <w:szCs w:val="21"/>
          <w:highlight w:val="none"/>
        </w:rPr>
        <w:t>投标人对本条第一款情形提出质疑的，采购人或者采购代理机构可以组织原评审委员会进行重新评审，重新评审改变评审结果的，应当书面报告本级财政部门。</w:t>
      </w:r>
    </w:p>
    <w:p w14:paraId="536FD5FC">
      <w:pPr>
        <w:ind w:firstLine="413" w:firstLineChars="196"/>
        <w:rPr>
          <w:rFonts w:ascii="宋体" w:hAnsi="宋体"/>
          <w:b/>
          <w:bCs/>
          <w:szCs w:val="21"/>
          <w:highlight w:val="none"/>
        </w:rPr>
      </w:pPr>
      <w:r>
        <w:rPr>
          <w:rFonts w:hint="eastAsia" w:ascii="宋体" w:hAnsi="宋体"/>
          <w:b/>
          <w:bCs/>
          <w:szCs w:val="21"/>
          <w:highlight w:val="none"/>
        </w:rPr>
        <w:t>37.4重新组建评审委员会的情形</w:t>
      </w:r>
    </w:p>
    <w:p w14:paraId="17B1AE13">
      <w:pPr>
        <w:ind w:firstLine="411" w:firstLineChars="196"/>
        <w:rPr>
          <w:rFonts w:ascii="宋体" w:hAnsi="宋体" w:cs="宋体"/>
          <w:kern w:val="0"/>
          <w:szCs w:val="21"/>
          <w:highlight w:val="none"/>
        </w:rPr>
      </w:pPr>
      <w:r>
        <w:rPr>
          <w:rFonts w:hint="eastAsia" w:ascii="宋体" w:hAnsi="宋体" w:cs="宋体"/>
          <w:kern w:val="0"/>
          <w:szCs w:val="21"/>
          <w:highlight w:val="none"/>
        </w:rPr>
        <w:t>评审委员会或者其成员存在下列情形导致评审结果无效的，重新组建评审委员会进行评标，并书面报告本级财政部门：</w:t>
      </w:r>
    </w:p>
    <w:p w14:paraId="57563CD2">
      <w:pPr>
        <w:ind w:firstLine="411" w:firstLineChars="196"/>
        <w:rPr>
          <w:rFonts w:ascii="宋体" w:hAnsi="宋体" w:cs="宋体"/>
          <w:kern w:val="0"/>
          <w:szCs w:val="21"/>
          <w:highlight w:val="none"/>
        </w:rPr>
      </w:pPr>
      <w:r>
        <w:rPr>
          <w:rFonts w:hint="eastAsia" w:ascii="宋体" w:hAnsi="宋体" w:cs="宋体"/>
          <w:kern w:val="0"/>
          <w:szCs w:val="21"/>
          <w:highlight w:val="none"/>
        </w:rPr>
        <w:t>37.4.1评审委员会组成不符合《政府采购货物和服务招标投标管理办法》规定的；</w:t>
      </w:r>
    </w:p>
    <w:p w14:paraId="5209E09B">
      <w:pPr>
        <w:ind w:firstLine="411" w:firstLineChars="196"/>
        <w:rPr>
          <w:rFonts w:ascii="宋体" w:hAnsi="宋体" w:cs="宋体"/>
          <w:kern w:val="0"/>
          <w:szCs w:val="21"/>
          <w:highlight w:val="none"/>
        </w:rPr>
      </w:pPr>
      <w:r>
        <w:rPr>
          <w:rFonts w:hint="eastAsia" w:ascii="宋体" w:hAnsi="宋体" w:cs="宋体"/>
          <w:kern w:val="0"/>
          <w:szCs w:val="21"/>
          <w:highlight w:val="none"/>
        </w:rPr>
        <w:t>37.4.2有《政府采购货物和服务招标投标管理办法》第六十二条第一至五项情形的；</w:t>
      </w:r>
    </w:p>
    <w:p w14:paraId="01FF8081">
      <w:pPr>
        <w:ind w:firstLine="411" w:firstLineChars="196"/>
        <w:rPr>
          <w:rFonts w:ascii="宋体" w:hAnsi="宋体" w:cs="宋体"/>
          <w:kern w:val="0"/>
          <w:szCs w:val="21"/>
          <w:highlight w:val="none"/>
        </w:rPr>
      </w:pPr>
      <w:r>
        <w:rPr>
          <w:rFonts w:hint="eastAsia" w:ascii="宋体" w:hAnsi="宋体" w:cs="宋体"/>
          <w:kern w:val="0"/>
          <w:szCs w:val="21"/>
          <w:highlight w:val="none"/>
        </w:rPr>
        <w:t>37.4.3评审委员会及其成员独立评标受到非法干预的；</w:t>
      </w:r>
    </w:p>
    <w:p w14:paraId="3F1D78DD">
      <w:pPr>
        <w:ind w:firstLine="411" w:firstLineChars="196"/>
        <w:rPr>
          <w:rFonts w:ascii="宋体" w:hAnsi="宋体" w:cs="宋体"/>
          <w:kern w:val="0"/>
          <w:szCs w:val="21"/>
          <w:highlight w:val="none"/>
        </w:rPr>
      </w:pPr>
      <w:r>
        <w:rPr>
          <w:rFonts w:hint="eastAsia" w:ascii="宋体" w:hAnsi="宋体" w:cs="宋体"/>
          <w:kern w:val="0"/>
          <w:szCs w:val="21"/>
          <w:highlight w:val="none"/>
        </w:rPr>
        <w:t>37.4.4有政府采购法实施条例第七十五条规定的违法行为的。</w:t>
      </w:r>
    </w:p>
    <w:p w14:paraId="626A0B76">
      <w:pPr>
        <w:ind w:firstLine="411" w:firstLineChars="196"/>
        <w:rPr>
          <w:rFonts w:ascii="宋体" w:hAnsi="宋体" w:cs="宋体"/>
          <w:kern w:val="0"/>
          <w:szCs w:val="21"/>
          <w:highlight w:val="none"/>
        </w:rPr>
      </w:pPr>
      <w:r>
        <w:rPr>
          <w:rFonts w:hint="eastAsia" w:ascii="宋体" w:hAnsi="宋体" w:cs="宋体"/>
          <w:kern w:val="0"/>
          <w:szCs w:val="21"/>
          <w:highlight w:val="none"/>
        </w:rPr>
        <w:t>有违法违规行为的原评审委员会成员不得参加重新组建的评审委员会。</w:t>
      </w:r>
    </w:p>
    <w:p w14:paraId="42B6BFC1">
      <w:pPr>
        <w:ind w:firstLine="411" w:firstLineChars="196"/>
        <w:rPr>
          <w:rFonts w:ascii="宋体" w:hAnsi="宋体"/>
          <w:szCs w:val="21"/>
          <w:highlight w:val="none"/>
        </w:rPr>
      </w:pPr>
    </w:p>
    <w:p w14:paraId="04DD7AFA">
      <w:pPr>
        <w:pStyle w:val="5"/>
        <w:numPr>
          <w:ilvl w:val="0"/>
          <w:numId w:val="29"/>
        </w:numPr>
        <w:spacing w:before="120" w:beforeLines="50" w:after="120" w:afterLines="50"/>
        <w:ind w:left="562" w:hanging="562"/>
        <w:rPr>
          <w:sz w:val="28"/>
          <w:szCs w:val="28"/>
          <w:highlight w:val="none"/>
        </w:rPr>
      </w:pPr>
      <w:r>
        <w:rPr>
          <w:rFonts w:hint="eastAsia"/>
          <w:sz w:val="28"/>
          <w:szCs w:val="28"/>
          <w:highlight w:val="none"/>
        </w:rPr>
        <w:t>定标及公示</w:t>
      </w:r>
    </w:p>
    <w:p w14:paraId="18883736">
      <w:pPr>
        <w:rPr>
          <w:rFonts w:ascii="黑体" w:hAnsi="宋体" w:eastAsia="黑体"/>
          <w:sz w:val="24"/>
          <w:highlight w:val="none"/>
        </w:rPr>
      </w:pPr>
      <w:r>
        <w:rPr>
          <w:rFonts w:hint="eastAsia" w:ascii="黑体" w:hAnsi="宋体" w:eastAsia="黑体"/>
          <w:sz w:val="24"/>
          <w:highlight w:val="none"/>
        </w:rPr>
        <w:t>38．定标方法</w:t>
      </w:r>
    </w:p>
    <w:p w14:paraId="734A2289">
      <w:pPr>
        <w:ind w:firstLine="411" w:firstLineChars="196"/>
        <w:rPr>
          <w:rFonts w:ascii="宋体" w:hAnsi="宋体"/>
          <w:szCs w:val="21"/>
          <w:highlight w:val="none"/>
        </w:rPr>
      </w:pPr>
      <w:bookmarkStart w:id="117" w:name="_Hlk73782795"/>
      <w:r>
        <w:rPr>
          <w:rFonts w:hint="eastAsia" w:ascii="宋体" w:hAnsi="宋体"/>
          <w:szCs w:val="21"/>
          <w:highlight w:val="none"/>
        </w:rPr>
        <w:t>38.1非评定分离项目定标方法</w:t>
      </w:r>
    </w:p>
    <w:p w14:paraId="078BA599">
      <w:pPr>
        <w:ind w:firstLine="411" w:firstLineChars="196"/>
        <w:rPr>
          <w:rFonts w:ascii="宋体" w:hAnsi="宋体"/>
          <w:szCs w:val="21"/>
          <w:highlight w:val="none"/>
        </w:rPr>
      </w:pPr>
      <w:r>
        <w:rPr>
          <w:rFonts w:hint="eastAsia" w:ascii="宋体" w:hAnsi="宋体"/>
          <w:szCs w:val="21"/>
          <w:highlight w:val="none"/>
        </w:rPr>
        <w:t>38</w:t>
      </w:r>
      <w:r>
        <w:rPr>
          <w:rFonts w:ascii="宋体" w:hAnsi="宋体"/>
          <w:szCs w:val="21"/>
          <w:highlight w:val="none"/>
        </w:rPr>
        <w:t>.</w:t>
      </w:r>
      <w:r>
        <w:rPr>
          <w:rFonts w:hint="eastAsia" w:ascii="宋体" w:hAnsi="宋体"/>
          <w:szCs w:val="21"/>
          <w:highlight w:val="none"/>
        </w:rPr>
        <w:t>1.1评审委员会依据本项目招标文件所约定的评审方法进行评审和比较，向政府集中采购机构提交书面评审报告，并根据评审方法比较评价结果从优到劣进行排序，确定候选中标供应商。</w:t>
      </w:r>
    </w:p>
    <w:p w14:paraId="543D4FC8">
      <w:pPr>
        <w:ind w:firstLine="411" w:firstLineChars="196"/>
        <w:rPr>
          <w:rFonts w:ascii="ˎ̥" w:hAnsi="ˎ̥"/>
          <w:highlight w:val="none"/>
        </w:rPr>
      </w:pPr>
      <w:r>
        <w:rPr>
          <w:rFonts w:hint="eastAsia" w:ascii="宋体" w:hAnsi="宋体"/>
          <w:szCs w:val="21"/>
          <w:highlight w:val="none"/>
        </w:rPr>
        <w:t>38</w:t>
      </w:r>
      <w:r>
        <w:rPr>
          <w:rFonts w:ascii="宋体" w:hAnsi="宋体"/>
          <w:szCs w:val="21"/>
          <w:highlight w:val="none"/>
        </w:rPr>
        <w:t>.</w:t>
      </w:r>
      <w:r>
        <w:rPr>
          <w:rFonts w:hint="eastAsia" w:ascii="宋体" w:hAnsi="宋体"/>
          <w:szCs w:val="21"/>
          <w:highlight w:val="none"/>
        </w:rPr>
        <w:t>1.2</w:t>
      </w:r>
      <w:r>
        <w:rPr>
          <w:rFonts w:ascii="ˎ̥" w:hAnsi="ˎ̥"/>
          <w:highlight w:val="none"/>
        </w:rPr>
        <w:t>采用最低价法的，评</w:t>
      </w:r>
      <w:r>
        <w:rPr>
          <w:rFonts w:hint="eastAsia" w:ascii="ˎ̥" w:hAnsi="ˎ̥"/>
          <w:highlight w:val="none"/>
        </w:rPr>
        <w:t>审</w:t>
      </w:r>
      <w:r>
        <w:rPr>
          <w:rFonts w:ascii="ˎ̥" w:hAnsi="ˎ̥"/>
          <w:highlight w:val="none"/>
        </w:rPr>
        <w:t>结果按投标报价由低到高顺序排列。投标报价相同的并列。投标文件满足招标文件全部实质性要求且投标报价最低的</w:t>
      </w:r>
      <w:r>
        <w:rPr>
          <w:rFonts w:hint="eastAsia" w:ascii="ˎ̥" w:hAnsi="ˎ̥"/>
          <w:highlight w:val="none"/>
        </w:rPr>
        <w:t>投标人为</w:t>
      </w:r>
      <w:bookmarkStart w:id="118" w:name="_Hlk73821177"/>
      <w:r>
        <w:rPr>
          <w:rFonts w:hint="eastAsia" w:ascii="ˎ̥" w:hAnsi="ˎ̥"/>
          <w:highlight w:val="none"/>
        </w:rPr>
        <w:t>中标供应商</w:t>
      </w:r>
      <w:r>
        <w:rPr>
          <w:rFonts w:ascii="ˎ̥" w:hAnsi="ˎ̥"/>
          <w:highlight w:val="none"/>
        </w:rPr>
        <w:t>（</w:t>
      </w:r>
      <w:r>
        <w:rPr>
          <w:rFonts w:hint="eastAsia" w:ascii="ˎ̥" w:hAnsi="ˎ̥"/>
          <w:highlight w:val="none"/>
        </w:rPr>
        <w:t>排名</w:t>
      </w:r>
      <w:r>
        <w:rPr>
          <w:rFonts w:ascii="ˎ̥" w:hAnsi="ˎ̥"/>
          <w:highlight w:val="none"/>
        </w:rPr>
        <w:t>第二</w:t>
      </w:r>
      <w:r>
        <w:rPr>
          <w:rFonts w:hint="eastAsia" w:ascii="ˎ̥" w:hAnsi="ˎ̥"/>
          <w:highlight w:val="none"/>
        </w:rPr>
        <w:t>的投标人为第一替补中标候选人、排名</w:t>
      </w:r>
      <w:r>
        <w:rPr>
          <w:rFonts w:ascii="ˎ̥" w:hAnsi="ˎ̥"/>
          <w:highlight w:val="none"/>
        </w:rPr>
        <w:t>第</w:t>
      </w:r>
      <w:r>
        <w:rPr>
          <w:rFonts w:hint="eastAsia" w:ascii="ˎ̥" w:hAnsi="ˎ̥"/>
          <w:highlight w:val="none"/>
        </w:rPr>
        <w:t>三的投标人为第二替补中标候选人</w:t>
      </w:r>
      <w:bookmarkEnd w:id="118"/>
      <w:r>
        <w:rPr>
          <w:rFonts w:ascii="ˎ̥" w:hAnsi="ˎ̥"/>
          <w:highlight w:val="none"/>
        </w:rPr>
        <w:t>）。</w:t>
      </w:r>
    </w:p>
    <w:p w14:paraId="7BEC585E">
      <w:pPr>
        <w:ind w:firstLine="411" w:firstLineChars="196"/>
        <w:rPr>
          <w:rFonts w:ascii="ˎ̥" w:hAnsi="ˎ̥"/>
          <w:highlight w:val="none"/>
        </w:rPr>
      </w:pPr>
      <w:r>
        <w:rPr>
          <w:rFonts w:hint="eastAsia" w:ascii="宋体" w:hAnsi="宋体"/>
          <w:szCs w:val="21"/>
          <w:highlight w:val="none"/>
        </w:rPr>
        <w:t>38</w:t>
      </w:r>
      <w:r>
        <w:rPr>
          <w:rFonts w:ascii="宋体" w:hAnsi="宋体"/>
          <w:szCs w:val="21"/>
          <w:highlight w:val="none"/>
        </w:rPr>
        <w:t>.</w:t>
      </w:r>
      <w:r>
        <w:rPr>
          <w:rFonts w:hint="eastAsia" w:ascii="宋体" w:hAnsi="宋体"/>
          <w:szCs w:val="21"/>
          <w:highlight w:val="none"/>
        </w:rPr>
        <w:t>1.3</w:t>
      </w:r>
      <w:r>
        <w:rPr>
          <w:rFonts w:ascii="宋体" w:hAnsi="宋体"/>
          <w:szCs w:val="21"/>
          <w:highlight w:val="none"/>
        </w:rPr>
        <w:t>采</w:t>
      </w:r>
      <w:r>
        <w:rPr>
          <w:rFonts w:ascii="ˎ̥" w:hAnsi="ˎ̥"/>
          <w:highlight w:val="none"/>
        </w:rPr>
        <w:t>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w:t>
      </w:r>
      <w:r>
        <w:rPr>
          <w:rFonts w:hint="eastAsia" w:ascii="ˎ̥" w:hAnsi="ˎ̥"/>
          <w:highlight w:val="none"/>
        </w:rPr>
        <w:t>为中标供应商</w:t>
      </w:r>
      <w:r>
        <w:rPr>
          <w:rFonts w:ascii="ˎ̥" w:hAnsi="ˎ̥"/>
          <w:highlight w:val="none"/>
        </w:rPr>
        <w:t>（</w:t>
      </w:r>
      <w:r>
        <w:rPr>
          <w:rFonts w:hint="eastAsia" w:ascii="ˎ̥" w:hAnsi="ˎ̥"/>
          <w:highlight w:val="none"/>
        </w:rPr>
        <w:t>排名</w:t>
      </w:r>
      <w:r>
        <w:rPr>
          <w:rFonts w:ascii="ˎ̥" w:hAnsi="ˎ̥"/>
          <w:highlight w:val="none"/>
        </w:rPr>
        <w:t>第二</w:t>
      </w:r>
      <w:r>
        <w:rPr>
          <w:rFonts w:hint="eastAsia" w:ascii="ˎ̥" w:hAnsi="ˎ̥"/>
          <w:highlight w:val="none"/>
        </w:rPr>
        <w:t>的投标人为第一替补中标候选人、排名</w:t>
      </w:r>
      <w:r>
        <w:rPr>
          <w:rFonts w:ascii="ˎ̥" w:hAnsi="ˎ̥"/>
          <w:highlight w:val="none"/>
        </w:rPr>
        <w:t>第</w:t>
      </w:r>
      <w:r>
        <w:rPr>
          <w:rFonts w:hint="eastAsia" w:ascii="ˎ̥" w:hAnsi="ˎ̥"/>
          <w:highlight w:val="none"/>
        </w:rPr>
        <w:t>三的投标人为第二替补中标候选人</w:t>
      </w:r>
      <w:r>
        <w:rPr>
          <w:rFonts w:ascii="ˎ̥" w:hAnsi="ˎ̥"/>
          <w:highlight w:val="none"/>
        </w:rPr>
        <w:t>）。</w:t>
      </w:r>
      <w:r>
        <w:rPr>
          <w:rFonts w:hint="eastAsia" w:ascii="ˎ̥" w:hAnsi="ˎ̥"/>
          <w:highlight w:val="none"/>
        </w:rPr>
        <w:t>出现</w:t>
      </w:r>
      <w:r>
        <w:rPr>
          <w:rFonts w:ascii="ˎ̥" w:hAnsi="ˎ̥"/>
          <w:highlight w:val="none"/>
        </w:rPr>
        <w:t>得分且投标报价相同的并列</w:t>
      </w:r>
      <w:r>
        <w:rPr>
          <w:rFonts w:hint="eastAsia" w:ascii="ˎ̥" w:hAnsi="ˎ̥"/>
          <w:highlight w:val="none"/>
        </w:rPr>
        <w:t>情况时，采取随机抽取的方式确定，具体操作办法及流程由评审委员会确定。</w:t>
      </w:r>
    </w:p>
    <w:p w14:paraId="7D5EDAEF">
      <w:pPr>
        <w:ind w:firstLine="411" w:firstLineChars="196"/>
        <w:rPr>
          <w:rFonts w:ascii="宋体" w:hAnsi="宋体"/>
          <w:szCs w:val="21"/>
          <w:highlight w:val="none"/>
        </w:rPr>
      </w:pPr>
      <w:r>
        <w:rPr>
          <w:rFonts w:hint="eastAsia" w:ascii="宋体" w:hAnsi="宋体"/>
          <w:szCs w:val="21"/>
          <w:highlight w:val="none"/>
        </w:rPr>
        <w:t>38.2评定分离项目定标方法</w:t>
      </w:r>
    </w:p>
    <w:p w14:paraId="24A63A71">
      <w:pPr>
        <w:ind w:firstLine="411" w:firstLineChars="196"/>
        <w:rPr>
          <w:rFonts w:ascii="宋体" w:hAnsi="宋体"/>
          <w:szCs w:val="21"/>
          <w:highlight w:val="none"/>
        </w:rPr>
      </w:pPr>
      <w:r>
        <w:rPr>
          <w:rFonts w:hint="eastAsia" w:ascii="宋体" w:hAnsi="宋体"/>
          <w:szCs w:val="21"/>
          <w:highlight w:val="none"/>
        </w:rPr>
        <w:t>38.2.1评定分离是指在政府集中采购程序中，以公开招标方式执行采购，评审委员会负责对投标文件进行评审、推荐候选中标供应商并出具书面评审报告，由采购人根据评审委员会出具的评审报告从推荐的候选中标供应商中确定中标供应商。单个项目需要确定多家中标供应商的，不适用评定分离。</w:t>
      </w:r>
    </w:p>
    <w:p w14:paraId="3EA91135">
      <w:pPr>
        <w:ind w:firstLine="411" w:firstLineChars="196"/>
        <w:rPr>
          <w:highlight w:val="none"/>
        </w:rPr>
      </w:pPr>
      <w:r>
        <w:rPr>
          <w:rFonts w:ascii="宋体" w:hAnsi="宋体"/>
          <w:szCs w:val="21"/>
          <w:highlight w:val="none"/>
        </w:rPr>
        <w:t xml:space="preserve">38.2.2 </w:t>
      </w:r>
      <w:bookmarkStart w:id="119" w:name="_Hlk71469733"/>
      <w:r>
        <w:rPr>
          <w:highlight w:val="none"/>
        </w:rPr>
        <w:t>适用评定分离的政府采购项目，采用综合评分法评</w:t>
      </w:r>
      <w:r>
        <w:rPr>
          <w:rFonts w:hint="eastAsia"/>
          <w:highlight w:val="none"/>
        </w:rPr>
        <w:t>审。</w:t>
      </w:r>
      <w:r>
        <w:rPr>
          <w:rFonts w:hint="eastAsia" w:ascii="宋体" w:hAnsi="宋体"/>
          <w:szCs w:val="21"/>
          <w:highlight w:val="none"/>
        </w:rPr>
        <w:t>评审委员会按照评审结果，推荐</w:t>
      </w:r>
      <w:r>
        <w:rPr>
          <w:highlight w:val="none"/>
        </w:rPr>
        <w:t>三个合格的候选中标供应商。</w:t>
      </w:r>
    </w:p>
    <w:p w14:paraId="4F7D915E">
      <w:pPr>
        <w:ind w:firstLine="411" w:firstLineChars="196"/>
        <w:rPr>
          <w:rFonts w:ascii="宋体" w:hAnsi="宋体"/>
          <w:szCs w:val="21"/>
          <w:highlight w:val="none"/>
        </w:rPr>
      </w:pPr>
      <w:r>
        <w:rPr>
          <w:rFonts w:hint="eastAsia" w:ascii="宋体" w:hAnsi="宋体"/>
          <w:szCs w:val="21"/>
          <w:highlight w:val="none"/>
        </w:rPr>
        <w:t>38.2.3</w:t>
      </w:r>
      <w:bookmarkStart w:id="120" w:name="_Hlk71469688"/>
      <w:r>
        <w:rPr>
          <w:highlight w:val="none"/>
        </w:rPr>
        <w:t>适用评定分离的政府采购项目，</w:t>
      </w:r>
      <w:r>
        <w:rPr>
          <w:rFonts w:hint="eastAsia" w:ascii="宋体" w:hAnsi="宋体"/>
          <w:szCs w:val="21"/>
          <w:highlight w:val="none"/>
        </w:rPr>
        <w:t>按照自定法确定中标供应商：自定法是指采购人组织定标委员会，由定标委员会在三家候选中标供应商中确定中标供应商。</w:t>
      </w:r>
      <w:bookmarkEnd w:id="119"/>
      <w:bookmarkEnd w:id="120"/>
    </w:p>
    <w:p w14:paraId="269F1219">
      <w:pPr>
        <w:ind w:firstLine="411" w:firstLineChars="196"/>
        <w:rPr>
          <w:rFonts w:ascii="宋体" w:hAnsi="宋体"/>
          <w:szCs w:val="21"/>
          <w:highlight w:val="none"/>
        </w:rPr>
      </w:pPr>
      <w:r>
        <w:rPr>
          <w:rFonts w:ascii="宋体" w:hAnsi="宋体"/>
          <w:szCs w:val="21"/>
          <w:highlight w:val="none"/>
        </w:rPr>
        <w:t>38.2.4</w:t>
      </w:r>
      <w:r>
        <w:rPr>
          <w:rFonts w:hint="eastAsia" w:ascii="宋体" w:hAnsi="宋体"/>
          <w:szCs w:val="21"/>
          <w:highlight w:val="none"/>
        </w:rPr>
        <w:t>政府集中采购机构</w:t>
      </w:r>
      <w:r>
        <w:rPr>
          <w:highlight w:val="none"/>
        </w:rPr>
        <w:t>应当自评审结束之日起两个工作日内将候选中标供应商名单及其投标文件、评审报告送交采购人</w:t>
      </w:r>
      <w:r>
        <w:rPr>
          <w:rFonts w:hint="eastAsia" w:ascii="宋体" w:hAnsi="宋体"/>
          <w:szCs w:val="21"/>
          <w:highlight w:val="none"/>
        </w:rPr>
        <w:t>。</w:t>
      </w:r>
      <w:r>
        <w:rPr>
          <w:highlight w:val="none"/>
        </w:rPr>
        <w:t>采购人应当安排专人对定标过程进行书面记录，形成定标报告，作为采购文件的组成部分存档，并及时将定标结果反馈</w:t>
      </w:r>
      <w:r>
        <w:rPr>
          <w:rFonts w:hint="eastAsia"/>
          <w:highlight w:val="none"/>
        </w:rPr>
        <w:t>政府集中采购机构。具体定标程序及相关要求以按照《深圳市财政局关于</w:t>
      </w:r>
      <w:r>
        <w:rPr>
          <w:rFonts w:hint="eastAsia"/>
          <w:highlight w:val="none"/>
          <w:lang w:val="en-US" w:eastAsia="zh-CN"/>
        </w:rPr>
        <w:t>&lt;</w:t>
      </w:r>
      <w:r>
        <w:rPr>
          <w:rFonts w:hint="eastAsia"/>
          <w:highlight w:val="none"/>
        </w:rPr>
        <w:t>深圳市政府采购评标定标分离管理办法</w:t>
      </w:r>
      <w:r>
        <w:rPr>
          <w:rFonts w:hint="eastAsia"/>
          <w:highlight w:val="none"/>
          <w:lang w:val="en-US" w:eastAsia="zh-CN"/>
        </w:rPr>
        <w:t>&gt;</w:t>
      </w:r>
      <w:r>
        <w:rPr>
          <w:rFonts w:hint="eastAsia"/>
          <w:highlight w:val="none"/>
        </w:rPr>
        <w:t>续期的通知》（深财规〔2023〕1号）执行。</w:t>
      </w:r>
    </w:p>
    <w:p w14:paraId="014DC3CE">
      <w:pPr>
        <w:ind w:firstLine="411" w:firstLineChars="196"/>
        <w:rPr>
          <w:rFonts w:ascii="宋体" w:hAnsi="宋体"/>
          <w:szCs w:val="21"/>
          <w:highlight w:val="none"/>
        </w:rPr>
      </w:pPr>
      <w:r>
        <w:rPr>
          <w:rFonts w:hint="eastAsia" w:ascii="宋体" w:hAnsi="宋体"/>
          <w:szCs w:val="21"/>
          <w:highlight w:val="none"/>
        </w:rPr>
        <w:t>说明：采购人及投标供应商应按照上述方法提前做好相关准备。</w:t>
      </w:r>
    </w:p>
    <w:p w14:paraId="3A1B199E">
      <w:pPr>
        <w:ind w:firstLine="411" w:firstLineChars="196"/>
        <w:rPr>
          <w:rFonts w:ascii="宋体" w:hAnsi="宋体"/>
          <w:szCs w:val="21"/>
          <w:highlight w:val="none"/>
        </w:rPr>
      </w:pPr>
      <w:r>
        <w:rPr>
          <w:rFonts w:hint="eastAsia" w:ascii="宋体" w:hAnsi="宋体"/>
          <w:szCs w:val="21"/>
          <w:highlight w:val="none"/>
        </w:rPr>
        <w:t>38.3专用条款另有规定的，按专用条款相关要求定标。</w:t>
      </w:r>
      <w:bookmarkEnd w:id="117"/>
    </w:p>
    <w:p w14:paraId="7988381F">
      <w:pPr>
        <w:rPr>
          <w:rFonts w:ascii="黑体" w:hAnsi="宋体" w:eastAsia="黑体"/>
          <w:sz w:val="24"/>
          <w:highlight w:val="none"/>
        </w:rPr>
      </w:pPr>
      <w:r>
        <w:rPr>
          <w:rFonts w:hint="eastAsia" w:ascii="黑体" w:hAnsi="宋体" w:eastAsia="黑体"/>
          <w:sz w:val="24"/>
          <w:highlight w:val="none"/>
        </w:rPr>
        <w:t>39．编写评审报告</w:t>
      </w:r>
    </w:p>
    <w:p w14:paraId="1371D621">
      <w:pPr>
        <w:ind w:firstLine="411" w:firstLineChars="196"/>
        <w:rPr>
          <w:rFonts w:ascii="宋体" w:hAnsi="宋体"/>
          <w:szCs w:val="21"/>
          <w:highlight w:val="none"/>
        </w:rPr>
      </w:pPr>
      <w:r>
        <w:rPr>
          <w:rFonts w:hint="eastAsia" w:ascii="宋体" w:hAnsi="宋体"/>
          <w:szCs w:val="21"/>
          <w:highlight w:val="none"/>
        </w:rPr>
        <w:t>评审报告是评审委员会根据全体评标成员签字的原始评审记录和评审结果编写的报告，评审报告由评审委员会全体成员签字。对评审结论持有异议的评审委员会成员可以书面方式阐述其不同意见和理由。评审委员会成员拒绝在评审报告上签字且不陈述其不同意见和理由的，视为同意评审结论。评审委员会应当对此作出书面说明并记录存档。</w:t>
      </w:r>
    </w:p>
    <w:p w14:paraId="0EF1E04F">
      <w:pPr>
        <w:rPr>
          <w:rFonts w:ascii="黑体" w:hAnsi="宋体" w:eastAsia="黑体"/>
          <w:sz w:val="24"/>
          <w:highlight w:val="none"/>
        </w:rPr>
      </w:pPr>
      <w:r>
        <w:rPr>
          <w:rFonts w:hint="eastAsia" w:ascii="黑体" w:hAnsi="宋体" w:eastAsia="黑体"/>
          <w:sz w:val="24"/>
          <w:highlight w:val="none"/>
        </w:rPr>
        <w:t>40．中标公告</w:t>
      </w:r>
    </w:p>
    <w:p w14:paraId="0D22F9B7">
      <w:pPr>
        <w:ind w:firstLine="411" w:firstLineChars="196"/>
        <w:rPr>
          <w:rFonts w:ascii="宋体" w:hAnsi="宋体"/>
          <w:szCs w:val="21"/>
          <w:highlight w:val="none"/>
        </w:rPr>
      </w:pPr>
      <w:r>
        <w:rPr>
          <w:rFonts w:hint="eastAsia" w:ascii="宋体" w:hAnsi="宋体"/>
          <w:szCs w:val="21"/>
          <w:highlight w:val="none"/>
        </w:rPr>
        <w:t>40.1</w:t>
      </w:r>
      <w:bookmarkStart w:id="121" w:name="_Hlk72438709"/>
      <w:r>
        <w:rPr>
          <w:rFonts w:hint="eastAsia" w:ascii="宋体" w:hAnsi="宋体"/>
          <w:szCs w:val="21"/>
          <w:highlight w:val="none"/>
        </w:rPr>
        <w:t>为体现“公开、公平、公正”的原则，评审结束后经采购人确认（确定）评审结果，政府集中采购机构将在</w:t>
      </w:r>
      <w:r>
        <w:rPr>
          <w:rFonts w:hint="eastAsia" w:ascii="宋体" w:hAnsi="宋体"/>
          <w:b/>
          <w:bCs/>
          <w:szCs w:val="21"/>
          <w:highlight w:val="none"/>
        </w:rPr>
        <w:t>深圳公共资源交易网（https://szggzy.com/）</w:t>
      </w:r>
      <w:r>
        <w:rPr>
          <w:rFonts w:hint="eastAsia" w:ascii="宋体" w:hAnsi="宋体"/>
          <w:szCs w:val="21"/>
          <w:highlight w:val="none"/>
        </w:rPr>
        <w:t>上发布中标结果公告。</w:t>
      </w:r>
      <w:bookmarkEnd w:id="121"/>
      <w:bookmarkStart w:id="122" w:name="_Hlk72438751"/>
      <w:r>
        <w:rPr>
          <w:rFonts w:hint="eastAsia" w:ascii="宋体" w:hAnsi="宋体"/>
          <w:szCs w:val="21"/>
          <w:highlight w:val="none"/>
        </w:rPr>
        <w:t>供应商如对评审结果有异议，</w:t>
      </w:r>
      <w:r>
        <w:rPr>
          <w:rFonts w:ascii="宋体" w:hAnsi="宋体"/>
          <w:szCs w:val="21"/>
          <w:highlight w:val="none"/>
        </w:rPr>
        <w:t>可在发布公示日期起</w:t>
      </w:r>
      <w:r>
        <w:rPr>
          <w:rFonts w:hint="eastAsia" w:ascii="宋体" w:hAnsi="宋体"/>
          <w:szCs w:val="21"/>
          <w:highlight w:val="none"/>
        </w:rPr>
        <w:t>七</w:t>
      </w:r>
      <w:r>
        <w:rPr>
          <w:rFonts w:ascii="宋体" w:hAnsi="宋体"/>
          <w:szCs w:val="21"/>
          <w:highlight w:val="none"/>
        </w:rPr>
        <w:t>个工作日内向</w:t>
      </w:r>
      <w:r>
        <w:rPr>
          <w:rFonts w:hint="eastAsia" w:ascii="宋体" w:hAnsi="宋体"/>
          <w:szCs w:val="21"/>
          <w:highlight w:val="none"/>
        </w:rPr>
        <w:t>政府集中采购机构</w:t>
      </w:r>
      <w:r>
        <w:rPr>
          <w:rFonts w:ascii="宋体" w:hAnsi="宋体"/>
          <w:szCs w:val="21"/>
          <w:highlight w:val="none"/>
        </w:rPr>
        <w:t>提出。 监督电话：0755-83948143。</w:t>
      </w:r>
      <w:r>
        <w:rPr>
          <w:rFonts w:hint="eastAsia" w:ascii="宋体" w:hAnsi="宋体"/>
          <w:szCs w:val="21"/>
          <w:highlight w:val="none"/>
        </w:rPr>
        <w:t>若在公示期内未提出质疑，则视为认同该评审结果。</w:t>
      </w:r>
    </w:p>
    <w:bookmarkEnd w:id="122"/>
    <w:p w14:paraId="7BAD4CDD">
      <w:pPr>
        <w:ind w:firstLine="411" w:firstLineChars="196"/>
        <w:rPr>
          <w:rFonts w:ascii="宋体" w:hAnsi="宋体"/>
          <w:szCs w:val="21"/>
          <w:highlight w:val="none"/>
        </w:rPr>
      </w:pPr>
      <w:r>
        <w:rPr>
          <w:rFonts w:hint="eastAsia" w:ascii="宋体" w:hAnsi="宋体"/>
          <w:szCs w:val="21"/>
          <w:highlight w:val="none"/>
        </w:rPr>
        <w:t>40.2质疑、投诉供应商应保证质疑、投诉内容的真实性和可靠性，并承担相应的法律责任。</w:t>
      </w:r>
    </w:p>
    <w:p w14:paraId="3B103406">
      <w:pPr>
        <w:rPr>
          <w:rFonts w:ascii="黑体" w:hAnsi="宋体" w:eastAsia="黑体"/>
          <w:sz w:val="24"/>
          <w:highlight w:val="none"/>
        </w:rPr>
      </w:pPr>
      <w:r>
        <w:rPr>
          <w:rFonts w:hint="eastAsia" w:ascii="黑体" w:hAnsi="宋体" w:eastAsia="黑体"/>
          <w:sz w:val="24"/>
          <w:highlight w:val="none"/>
        </w:rPr>
        <w:t>41．中标通知书</w:t>
      </w:r>
    </w:p>
    <w:p w14:paraId="0383DA75">
      <w:pPr>
        <w:ind w:firstLine="411" w:firstLineChars="196"/>
        <w:rPr>
          <w:rFonts w:ascii="宋体" w:hAnsi="宋体"/>
          <w:szCs w:val="21"/>
          <w:highlight w:val="none"/>
        </w:rPr>
      </w:pPr>
      <w:r>
        <w:rPr>
          <w:rFonts w:hint="eastAsia" w:ascii="宋体" w:hAnsi="宋体"/>
          <w:szCs w:val="21"/>
          <w:highlight w:val="none"/>
        </w:rPr>
        <w:t>41</w:t>
      </w:r>
      <w:r>
        <w:rPr>
          <w:rFonts w:ascii="宋体" w:hAnsi="宋体"/>
          <w:szCs w:val="21"/>
          <w:highlight w:val="none"/>
        </w:rPr>
        <w:t>.</w:t>
      </w:r>
      <w:r>
        <w:rPr>
          <w:rFonts w:hint="eastAsia" w:ascii="宋体" w:hAnsi="宋体"/>
          <w:szCs w:val="21"/>
          <w:highlight w:val="none"/>
        </w:rPr>
        <w:t>1</w:t>
      </w:r>
      <w:bookmarkStart w:id="123" w:name="_Hlk72438863"/>
      <w:r>
        <w:rPr>
          <w:rFonts w:hint="eastAsia" w:ascii="宋体" w:hAnsi="宋体"/>
          <w:szCs w:val="21"/>
          <w:highlight w:val="none"/>
        </w:rPr>
        <w:t>中标公告公布以后无异常的情况下,中标供应商和采购人可自行在</w:t>
      </w:r>
      <w:r>
        <w:rPr>
          <w:rFonts w:hint="eastAsia" w:ascii="宋体" w:hAnsi="宋体"/>
          <w:b/>
          <w:bCs/>
          <w:szCs w:val="21"/>
          <w:highlight w:val="none"/>
        </w:rPr>
        <w:t>“深圳政府采购智慧平台（http://zfcg.szggzy.com/）”</w:t>
      </w:r>
      <w:r>
        <w:rPr>
          <w:rFonts w:hint="eastAsia" w:ascii="宋体" w:hAnsi="宋体"/>
          <w:szCs w:val="21"/>
          <w:highlight w:val="none"/>
        </w:rPr>
        <w:t>上打印</w:t>
      </w:r>
      <w:r>
        <w:rPr>
          <w:rFonts w:hint="eastAsia" w:ascii="宋体" w:hAnsi="宋体"/>
          <w:b/>
          <w:szCs w:val="21"/>
          <w:highlight w:val="none"/>
        </w:rPr>
        <w:t>《数字中标通知书》</w:t>
      </w:r>
      <w:r>
        <w:rPr>
          <w:rFonts w:hint="eastAsia" w:ascii="宋体" w:hAnsi="宋体"/>
          <w:szCs w:val="21"/>
          <w:highlight w:val="none"/>
        </w:rPr>
        <w:t>。</w:t>
      </w:r>
      <w:bookmarkEnd w:id="123"/>
    </w:p>
    <w:p w14:paraId="56F674E7">
      <w:pPr>
        <w:ind w:firstLine="411" w:firstLineChars="196"/>
        <w:rPr>
          <w:rFonts w:ascii="宋体" w:hAnsi="宋体"/>
          <w:szCs w:val="21"/>
          <w:highlight w:val="none"/>
        </w:rPr>
      </w:pPr>
      <w:r>
        <w:rPr>
          <w:rFonts w:hint="eastAsia" w:ascii="宋体" w:hAnsi="宋体"/>
          <w:szCs w:val="21"/>
          <w:highlight w:val="none"/>
        </w:rPr>
        <w:t>41</w:t>
      </w:r>
      <w:r>
        <w:rPr>
          <w:rFonts w:ascii="宋体" w:hAnsi="宋体"/>
          <w:szCs w:val="21"/>
          <w:highlight w:val="none"/>
        </w:rPr>
        <w:t>.2</w:t>
      </w:r>
      <w:r>
        <w:rPr>
          <w:rFonts w:hint="eastAsia" w:ascii="宋体" w:hAnsi="宋体"/>
          <w:szCs w:val="21"/>
          <w:highlight w:val="none"/>
        </w:rPr>
        <w:t>中标通知书是合同的重要组成部分。</w:t>
      </w:r>
    </w:p>
    <w:p w14:paraId="20F95C1D">
      <w:pPr>
        <w:ind w:firstLine="411" w:firstLineChars="196"/>
        <w:rPr>
          <w:rFonts w:ascii="宋体" w:hAnsi="宋体"/>
          <w:szCs w:val="21"/>
          <w:highlight w:val="none"/>
        </w:rPr>
      </w:pPr>
      <w:bookmarkStart w:id="124" w:name="_Hlk71407340"/>
      <w:r>
        <w:rPr>
          <w:rFonts w:hint="eastAsia" w:ascii="宋体" w:hAnsi="宋体"/>
          <w:szCs w:val="21"/>
          <w:highlight w:val="none"/>
        </w:rPr>
        <w:t>41.3因质疑投诉或其它原因导致项目结果变更或采购终止的，政府集中采购机构有权吊销中标通知书。</w:t>
      </w:r>
    </w:p>
    <w:bookmarkEnd w:id="124"/>
    <w:p w14:paraId="3C504FCF">
      <w:pPr>
        <w:ind w:firstLine="411" w:firstLineChars="196"/>
        <w:rPr>
          <w:rFonts w:ascii="宋体" w:hAnsi="宋体"/>
          <w:szCs w:val="21"/>
          <w:highlight w:val="none"/>
        </w:rPr>
      </w:pPr>
    </w:p>
    <w:p w14:paraId="2878338C">
      <w:pPr>
        <w:pStyle w:val="5"/>
        <w:numPr>
          <w:ilvl w:val="0"/>
          <w:numId w:val="29"/>
        </w:numPr>
        <w:spacing w:before="120" w:beforeLines="50" w:after="120" w:afterLines="50"/>
        <w:ind w:left="562" w:hanging="562"/>
        <w:rPr>
          <w:sz w:val="28"/>
          <w:szCs w:val="28"/>
          <w:highlight w:val="none"/>
        </w:rPr>
      </w:pPr>
      <w:r>
        <w:rPr>
          <w:rFonts w:hint="eastAsia"/>
          <w:sz w:val="28"/>
          <w:szCs w:val="28"/>
          <w:highlight w:val="none"/>
        </w:rPr>
        <w:t>公开招标失败的后续处理</w:t>
      </w:r>
    </w:p>
    <w:p w14:paraId="5ACCD18B">
      <w:pPr>
        <w:rPr>
          <w:rFonts w:ascii="黑体" w:hAnsi="宋体" w:eastAsia="黑体"/>
          <w:sz w:val="24"/>
          <w:highlight w:val="none"/>
        </w:rPr>
      </w:pPr>
      <w:r>
        <w:rPr>
          <w:rFonts w:hint="eastAsia" w:ascii="黑体" w:hAnsi="宋体" w:eastAsia="黑体"/>
          <w:sz w:val="24"/>
          <w:highlight w:val="none"/>
        </w:rPr>
        <w:t>42．公开招标失败的处理</w:t>
      </w:r>
    </w:p>
    <w:p w14:paraId="2CE872D6">
      <w:pPr>
        <w:ind w:firstLine="411" w:firstLineChars="196"/>
        <w:rPr>
          <w:rFonts w:ascii="宋体" w:hAnsi="宋体"/>
          <w:highlight w:val="none"/>
        </w:rPr>
      </w:pPr>
      <w:r>
        <w:rPr>
          <w:rFonts w:hint="eastAsia" w:ascii="宋体" w:hAnsi="宋体"/>
          <w:szCs w:val="21"/>
          <w:highlight w:val="none"/>
        </w:rPr>
        <w:t>42.1本项目公开招标过程中若由于投标截止后</w:t>
      </w:r>
      <w:r>
        <w:rPr>
          <w:rFonts w:hint="eastAsia" w:ascii="宋体" w:hAnsi="宋体"/>
          <w:highlight w:val="none"/>
        </w:rPr>
        <w:t>实际递交</w:t>
      </w:r>
      <w:r>
        <w:rPr>
          <w:rFonts w:ascii="宋体" w:hAnsi="宋体"/>
          <w:highlight w:val="none"/>
        </w:rPr>
        <w:t>投标</w:t>
      </w:r>
      <w:r>
        <w:rPr>
          <w:rFonts w:hint="eastAsia" w:ascii="宋体" w:hAnsi="宋体"/>
          <w:highlight w:val="none"/>
        </w:rPr>
        <w:t>文件的供应商数量不足、经</w:t>
      </w:r>
      <w:r>
        <w:rPr>
          <w:rFonts w:hint="eastAsia" w:ascii="宋体" w:hAnsi="宋体"/>
          <w:szCs w:val="21"/>
          <w:highlight w:val="none"/>
        </w:rPr>
        <w:t>评审委员会</w:t>
      </w:r>
      <w:r>
        <w:rPr>
          <w:rFonts w:hint="eastAsia" w:ascii="宋体" w:hAnsi="宋体"/>
          <w:highlight w:val="none"/>
        </w:rPr>
        <w:t>评审对招标文件作实质响应的供应商不足等原因造成公开招标失败，可由</w:t>
      </w:r>
      <w:r>
        <w:rPr>
          <w:rFonts w:hint="eastAsia" w:ascii="宋体" w:hAnsi="宋体" w:cs="宋体"/>
          <w:highlight w:val="none"/>
        </w:rPr>
        <w:t>政府集中采购机构</w:t>
      </w:r>
      <w:r>
        <w:rPr>
          <w:rFonts w:hint="eastAsia" w:ascii="宋体" w:hAnsi="宋体"/>
          <w:highlight w:val="none"/>
        </w:rPr>
        <w:t>重新组织采购。</w:t>
      </w:r>
    </w:p>
    <w:p w14:paraId="27853F57">
      <w:pPr>
        <w:ind w:firstLine="411" w:firstLineChars="196"/>
        <w:rPr>
          <w:rFonts w:ascii="宋体" w:hAnsi="宋体"/>
          <w:szCs w:val="21"/>
          <w:highlight w:val="none"/>
        </w:rPr>
      </w:pPr>
      <w:r>
        <w:rPr>
          <w:rFonts w:hint="eastAsia" w:ascii="宋体" w:hAnsi="宋体"/>
          <w:szCs w:val="21"/>
          <w:highlight w:val="none"/>
        </w:rPr>
        <w:t>42.2对公开招标失败的项目，评审委员会在出具该项目招标失败结论的同时，可以提出重新采购组织形式的建议，以及进一步完善招标文件的资格、技术、商务要求的修改建议。</w:t>
      </w:r>
    </w:p>
    <w:p w14:paraId="1F78B92B">
      <w:pPr>
        <w:ind w:firstLine="411" w:firstLineChars="196"/>
        <w:rPr>
          <w:rFonts w:ascii="宋体" w:hAnsi="宋体"/>
          <w:szCs w:val="21"/>
          <w:highlight w:val="none"/>
        </w:rPr>
      </w:pPr>
      <w:r>
        <w:rPr>
          <w:rFonts w:hint="eastAsia" w:ascii="宋体" w:hAnsi="宋体"/>
          <w:szCs w:val="21"/>
          <w:highlight w:val="none"/>
        </w:rPr>
        <w:t>42.3重新组织采购有以下两种组织形式：</w:t>
      </w:r>
    </w:p>
    <w:p w14:paraId="45EC2D4A">
      <w:pPr>
        <w:ind w:firstLine="411" w:firstLineChars="196"/>
        <w:rPr>
          <w:rFonts w:ascii="宋体" w:hAnsi="宋体"/>
          <w:highlight w:val="none"/>
        </w:rPr>
      </w:pPr>
      <w:r>
        <w:rPr>
          <w:rFonts w:hint="eastAsia" w:ascii="宋体" w:hAnsi="宋体"/>
          <w:highlight w:val="none"/>
        </w:rPr>
        <w:t>（1）由政府集中采购机构重新组织公开招标；</w:t>
      </w:r>
    </w:p>
    <w:p w14:paraId="3BA02589">
      <w:pPr>
        <w:ind w:firstLine="411" w:firstLineChars="196"/>
        <w:rPr>
          <w:rFonts w:ascii="宋体" w:hAnsi="宋体"/>
          <w:highlight w:val="none"/>
        </w:rPr>
      </w:pPr>
      <w:r>
        <w:rPr>
          <w:rFonts w:hint="eastAsia" w:ascii="宋体" w:hAnsi="宋体"/>
          <w:highlight w:val="none"/>
        </w:rPr>
        <w:t>（2）根据实际情况需要向同级财政部门提出非公开招标方式申请，经同级财政部门批准，公开招标失败采购项目可转为竞争性谈判或单一来源谈判方式采购。</w:t>
      </w:r>
    </w:p>
    <w:p w14:paraId="57381D6F">
      <w:pPr>
        <w:ind w:firstLine="411" w:firstLineChars="196"/>
        <w:rPr>
          <w:rFonts w:ascii="宋体" w:hAnsi="宋体"/>
          <w:highlight w:val="none"/>
        </w:rPr>
      </w:pPr>
      <w:r>
        <w:rPr>
          <w:rFonts w:hint="eastAsia" w:ascii="宋体" w:hAnsi="宋体"/>
          <w:highlight w:val="none"/>
        </w:rPr>
        <w:t>42.4公开招标失败的采购项目重新组织公开招标，由政府集中采购机构重新按公开招标流程组织采购活动。</w:t>
      </w:r>
    </w:p>
    <w:p w14:paraId="73C7008B">
      <w:pPr>
        <w:rPr>
          <w:rFonts w:ascii="宋体" w:hAnsi="宋体"/>
          <w:highlight w:val="none"/>
        </w:rPr>
      </w:pPr>
      <w:r>
        <w:rPr>
          <w:rFonts w:hint="eastAsia" w:ascii="黑体" w:hAnsi="宋体" w:eastAsia="黑体"/>
          <w:sz w:val="24"/>
          <w:highlight w:val="none"/>
        </w:rPr>
        <w:t xml:space="preserve">    </w:t>
      </w:r>
      <w:r>
        <w:rPr>
          <w:rFonts w:hint="eastAsia" w:ascii="宋体" w:hAnsi="宋体"/>
          <w:highlight w:val="none"/>
        </w:rPr>
        <w:t>42.5公开招标失败的采购项目经同级财政部门批准转为竞争性谈判或单一来源谈判方式采购的，按规定要求组织政府采购工作。</w:t>
      </w:r>
    </w:p>
    <w:p w14:paraId="2D13D6B5">
      <w:pPr>
        <w:rPr>
          <w:rFonts w:ascii="黑体" w:hAnsi="宋体" w:eastAsia="黑体"/>
          <w:sz w:val="24"/>
          <w:highlight w:val="none"/>
        </w:rPr>
      </w:pPr>
    </w:p>
    <w:p w14:paraId="5EADF933">
      <w:pPr>
        <w:pStyle w:val="5"/>
        <w:numPr>
          <w:ilvl w:val="0"/>
          <w:numId w:val="29"/>
        </w:numPr>
        <w:spacing w:before="120" w:beforeLines="50" w:after="120" w:afterLines="50"/>
        <w:ind w:left="562" w:hanging="562"/>
        <w:rPr>
          <w:sz w:val="28"/>
          <w:szCs w:val="28"/>
          <w:highlight w:val="none"/>
        </w:rPr>
      </w:pPr>
      <w:bookmarkStart w:id="125" w:name="_Hlk72439043"/>
      <w:r>
        <w:rPr>
          <w:rFonts w:hint="eastAsia"/>
          <w:sz w:val="28"/>
          <w:szCs w:val="28"/>
          <w:highlight w:val="none"/>
        </w:rPr>
        <w:t>合同的授予与备案</w:t>
      </w:r>
      <w:bookmarkEnd w:id="125"/>
    </w:p>
    <w:p w14:paraId="20DE4539">
      <w:pPr>
        <w:rPr>
          <w:rFonts w:ascii="黑体" w:hAnsi="宋体" w:eastAsia="黑体"/>
          <w:sz w:val="24"/>
          <w:highlight w:val="none"/>
        </w:rPr>
      </w:pPr>
      <w:bookmarkStart w:id="126" w:name="_Toc73521674"/>
      <w:bookmarkStart w:id="127" w:name="_Toc73521586"/>
      <w:bookmarkStart w:id="128" w:name="_Toc73517679"/>
      <w:bookmarkStart w:id="129" w:name="_Toc73518157"/>
      <w:bookmarkStart w:id="130" w:name="_Toc100052408"/>
      <w:bookmarkStart w:id="131" w:name="_Hlk72439088"/>
      <w:r>
        <w:rPr>
          <w:rFonts w:hint="eastAsia" w:ascii="黑体" w:hAnsi="宋体" w:eastAsia="黑体"/>
          <w:sz w:val="24"/>
          <w:highlight w:val="none"/>
        </w:rPr>
        <w:t>43．合同授予标准</w:t>
      </w:r>
      <w:bookmarkEnd w:id="126"/>
      <w:bookmarkEnd w:id="127"/>
      <w:bookmarkEnd w:id="128"/>
      <w:bookmarkEnd w:id="129"/>
      <w:bookmarkEnd w:id="130"/>
    </w:p>
    <w:p w14:paraId="731C06C2">
      <w:pPr>
        <w:ind w:firstLine="411" w:firstLineChars="196"/>
        <w:rPr>
          <w:rFonts w:ascii="宋体" w:hAnsi="宋体"/>
          <w:szCs w:val="21"/>
          <w:highlight w:val="none"/>
        </w:rPr>
      </w:pPr>
      <w:r>
        <w:rPr>
          <w:rFonts w:hint="eastAsia" w:ascii="宋体" w:hAnsi="宋体"/>
          <w:szCs w:val="21"/>
          <w:highlight w:val="none"/>
        </w:rPr>
        <w:t>本项目的合同将授予经本招标文件规定评审确定的中标供应商。</w:t>
      </w:r>
    </w:p>
    <w:p w14:paraId="3CA48C4A">
      <w:pPr>
        <w:rPr>
          <w:rFonts w:ascii="黑体" w:hAnsi="宋体" w:eastAsia="黑体"/>
          <w:sz w:val="24"/>
          <w:highlight w:val="none"/>
        </w:rPr>
      </w:pPr>
      <w:bookmarkStart w:id="132" w:name="_Toc100052409"/>
      <w:bookmarkStart w:id="133" w:name="_Toc73518158"/>
      <w:bookmarkStart w:id="134" w:name="_Toc73517680"/>
      <w:bookmarkStart w:id="135" w:name="_Toc73521675"/>
      <w:bookmarkStart w:id="136" w:name="_Toc73521587"/>
      <w:r>
        <w:rPr>
          <w:rFonts w:hint="eastAsia" w:ascii="黑体" w:hAnsi="宋体" w:eastAsia="黑体"/>
          <w:sz w:val="24"/>
          <w:highlight w:val="none"/>
        </w:rPr>
        <w:t>44．</w:t>
      </w:r>
      <w:bookmarkEnd w:id="132"/>
      <w:bookmarkEnd w:id="133"/>
      <w:bookmarkEnd w:id="134"/>
      <w:bookmarkEnd w:id="135"/>
      <w:bookmarkEnd w:id="136"/>
      <w:r>
        <w:rPr>
          <w:rFonts w:hint="eastAsia" w:ascii="黑体" w:hAnsi="宋体" w:eastAsia="黑体"/>
          <w:sz w:val="24"/>
          <w:highlight w:val="none"/>
        </w:rPr>
        <w:t>接受和拒绝任何或所有投标的权力</w:t>
      </w:r>
    </w:p>
    <w:p w14:paraId="7C49D132">
      <w:pPr>
        <w:ind w:firstLine="411" w:firstLineChars="196"/>
        <w:rPr>
          <w:rFonts w:ascii="宋体" w:hAnsi="宋体"/>
          <w:szCs w:val="21"/>
          <w:highlight w:val="none"/>
        </w:rPr>
      </w:pPr>
      <w:r>
        <w:rPr>
          <w:rFonts w:hint="eastAsia" w:ascii="宋体" w:hAnsi="宋体"/>
          <w:szCs w:val="21"/>
          <w:highlight w:val="none"/>
        </w:rPr>
        <w:t>政府集中采购机构和采购人保留在投标之前任何时候接受或拒绝任何投标或所有投标，以及宣布招标无效的权力，对受影响的投标人不承担任何责任，也无义务向受影响的投标人解释采取这一行动的理由。</w:t>
      </w:r>
    </w:p>
    <w:p w14:paraId="0A75B432">
      <w:pPr>
        <w:rPr>
          <w:rFonts w:ascii="黑体" w:hAnsi="宋体" w:eastAsia="黑体"/>
          <w:sz w:val="24"/>
          <w:highlight w:val="none"/>
        </w:rPr>
      </w:pPr>
      <w:bookmarkStart w:id="137" w:name="_Toc73518160"/>
      <w:bookmarkStart w:id="138" w:name="_Toc73521589"/>
      <w:bookmarkStart w:id="139" w:name="_Toc73521677"/>
      <w:bookmarkStart w:id="140" w:name="_Toc100052410"/>
      <w:bookmarkStart w:id="141" w:name="_Toc73517682"/>
      <w:r>
        <w:rPr>
          <w:rFonts w:hint="eastAsia" w:ascii="黑体" w:hAnsi="宋体" w:eastAsia="黑体"/>
          <w:sz w:val="24"/>
          <w:highlight w:val="none"/>
        </w:rPr>
        <w:t>45．合同的签订</w:t>
      </w:r>
      <w:bookmarkEnd w:id="137"/>
      <w:bookmarkEnd w:id="138"/>
      <w:bookmarkEnd w:id="139"/>
      <w:bookmarkEnd w:id="140"/>
      <w:bookmarkEnd w:id="141"/>
    </w:p>
    <w:p w14:paraId="4B467522">
      <w:pPr>
        <w:ind w:firstLine="411" w:firstLineChars="196"/>
        <w:rPr>
          <w:rFonts w:ascii="宋体" w:hAnsi="宋体"/>
          <w:szCs w:val="21"/>
          <w:highlight w:val="none"/>
        </w:rPr>
      </w:pPr>
      <w:r>
        <w:rPr>
          <w:rFonts w:hint="eastAsia" w:ascii="宋体" w:hAnsi="宋体"/>
          <w:szCs w:val="21"/>
          <w:highlight w:val="none"/>
        </w:rPr>
        <w:t>45.1中标人将于中标通知书发出之日起十个工作日内，按照采购文件（招标文件和投标文件等）内容与采购人签订政府采购合同；合同的实质性内容应当符合招标文件的规定；</w:t>
      </w:r>
    </w:p>
    <w:p w14:paraId="1EC48CB7">
      <w:pPr>
        <w:ind w:firstLine="411" w:firstLineChars="196"/>
        <w:rPr>
          <w:rFonts w:ascii="宋体" w:hAnsi="宋体"/>
          <w:szCs w:val="21"/>
          <w:highlight w:val="none"/>
        </w:rPr>
      </w:pPr>
      <w:r>
        <w:rPr>
          <w:rFonts w:hint="eastAsia" w:ascii="宋体" w:hAnsi="宋体"/>
          <w:szCs w:val="21"/>
          <w:highlight w:val="none"/>
        </w:rPr>
        <w:t>45.2中标人如不按本通用条款第45</w:t>
      </w:r>
      <w:r>
        <w:rPr>
          <w:rFonts w:ascii="宋体" w:hAnsi="宋体"/>
          <w:szCs w:val="21"/>
          <w:highlight w:val="none"/>
        </w:rPr>
        <w:t>.1</w:t>
      </w:r>
      <w:r>
        <w:rPr>
          <w:rFonts w:hint="eastAsia" w:ascii="宋体" w:hAnsi="宋体"/>
          <w:szCs w:val="21"/>
          <w:highlight w:val="none"/>
        </w:rPr>
        <w:t>款的规定与采购人签订合同，</w:t>
      </w:r>
      <w:r>
        <w:rPr>
          <w:rFonts w:ascii="宋体" w:hAnsi="宋体" w:cs="宋体"/>
          <w:kern w:val="0"/>
          <w:szCs w:val="21"/>
          <w:highlight w:val="none"/>
        </w:rPr>
        <w:t>情节严重的，由</w:t>
      </w:r>
      <w:r>
        <w:rPr>
          <w:rFonts w:hint="eastAsia" w:ascii="宋体" w:hAnsi="宋体" w:cs="宋体"/>
          <w:kern w:val="0"/>
          <w:szCs w:val="21"/>
          <w:highlight w:val="none"/>
        </w:rPr>
        <w:t>同级财政</w:t>
      </w:r>
      <w:r>
        <w:rPr>
          <w:rFonts w:ascii="宋体" w:hAnsi="宋体" w:cs="宋体"/>
          <w:kern w:val="0"/>
          <w:szCs w:val="21"/>
          <w:highlight w:val="none"/>
        </w:rPr>
        <w:t>部门记入供应商诚信档案，予以通报</w:t>
      </w:r>
      <w:r>
        <w:rPr>
          <w:rFonts w:hint="eastAsia" w:ascii="宋体" w:hAnsi="宋体"/>
          <w:szCs w:val="21"/>
          <w:highlight w:val="none"/>
        </w:rPr>
        <w:t>；</w:t>
      </w:r>
    </w:p>
    <w:p w14:paraId="78C66A6D">
      <w:pPr>
        <w:ind w:firstLine="411" w:firstLineChars="196"/>
        <w:rPr>
          <w:rFonts w:ascii="宋体" w:hAnsi="宋体"/>
          <w:szCs w:val="21"/>
          <w:highlight w:val="none"/>
        </w:rPr>
      </w:pPr>
      <w:r>
        <w:rPr>
          <w:rFonts w:hint="eastAsia" w:ascii="宋体" w:hAnsi="宋体"/>
          <w:szCs w:val="21"/>
          <w:highlight w:val="none"/>
        </w:rPr>
        <w:t>45.3中标人应当按照合同约定履行义务，完成中标项目，不得将中标项目转让（转包）给他人。</w:t>
      </w:r>
    </w:p>
    <w:p w14:paraId="31F9BDE7">
      <w:pPr>
        <w:rPr>
          <w:rFonts w:ascii="黑体" w:hAnsi="宋体" w:eastAsia="黑体"/>
          <w:sz w:val="24"/>
          <w:highlight w:val="none"/>
        </w:rPr>
      </w:pPr>
      <w:bookmarkStart w:id="142" w:name="_Toc73521678"/>
      <w:bookmarkStart w:id="143" w:name="_Toc73521590"/>
      <w:bookmarkStart w:id="144" w:name="_Toc73517683"/>
      <w:bookmarkStart w:id="145" w:name="_Toc100052411"/>
      <w:bookmarkStart w:id="146" w:name="_Toc73518161"/>
      <w:r>
        <w:rPr>
          <w:rFonts w:hint="eastAsia" w:ascii="黑体" w:hAnsi="宋体" w:eastAsia="黑体"/>
          <w:sz w:val="24"/>
          <w:highlight w:val="none"/>
        </w:rPr>
        <w:t>46．履约担保</w:t>
      </w:r>
      <w:bookmarkEnd w:id="142"/>
      <w:bookmarkEnd w:id="143"/>
      <w:bookmarkEnd w:id="144"/>
      <w:bookmarkEnd w:id="145"/>
      <w:bookmarkEnd w:id="146"/>
    </w:p>
    <w:p w14:paraId="19E163D5">
      <w:pPr>
        <w:ind w:firstLine="411" w:firstLineChars="196"/>
        <w:rPr>
          <w:rFonts w:ascii="宋体" w:hAnsi="宋体"/>
          <w:szCs w:val="21"/>
          <w:highlight w:val="none"/>
        </w:rPr>
      </w:pPr>
      <w:r>
        <w:rPr>
          <w:rFonts w:hint="eastAsia" w:ascii="宋体" w:hAnsi="宋体"/>
          <w:szCs w:val="21"/>
          <w:highlight w:val="none"/>
        </w:rPr>
        <w:t>46.1在签订项目合同的同时，中标人应按“对通用条款的补充内容”中规定的金额向采购人提交履约担保；</w:t>
      </w:r>
    </w:p>
    <w:p w14:paraId="0F6D0596">
      <w:pPr>
        <w:ind w:firstLine="411" w:firstLineChars="196"/>
        <w:rPr>
          <w:rFonts w:ascii="宋体" w:hAnsi="宋体"/>
          <w:szCs w:val="21"/>
          <w:highlight w:val="none"/>
        </w:rPr>
      </w:pPr>
      <w:r>
        <w:rPr>
          <w:rFonts w:hint="eastAsia" w:ascii="宋体" w:hAnsi="宋体"/>
          <w:szCs w:val="21"/>
          <w:highlight w:val="none"/>
        </w:rPr>
        <w:t>46.2，允许供应商自主选择以支票、汇票、本票、保函等非现金方式提交履约担保；</w:t>
      </w:r>
      <w:r>
        <w:rPr>
          <w:highlight w:val="none"/>
        </w:rPr>
        <w:t>中标</w:t>
      </w:r>
      <w:r>
        <w:rPr>
          <w:rFonts w:hint="eastAsia"/>
          <w:highlight w:val="none"/>
        </w:rPr>
        <w:t>人</w:t>
      </w:r>
      <w:r>
        <w:rPr>
          <w:highlight w:val="none"/>
        </w:rPr>
        <w:t>提交履约</w:t>
      </w:r>
      <w:r>
        <w:rPr>
          <w:rFonts w:hint="eastAsia"/>
          <w:highlight w:val="none"/>
        </w:rPr>
        <w:t>担保不是</w:t>
      </w:r>
      <w:r>
        <w:rPr>
          <w:highlight w:val="none"/>
        </w:rPr>
        <w:t>合同签订的</w:t>
      </w:r>
      <w:r>
        <w:rPr>
          <w:rFonts w:hint="eastAsia"/>
          <w:highlight w:val="none"/>
        </w:rPr>
        <w:t>前提</w:t>
      </w:r>
      <w:r>
        <w:rPr>
          <w:highlight w:val="none"/>
        </w:rPr>
        <w:t>条件，不要求中标</w:t>
      </w:r>
      <w:r>
        <w:rPr>
          <w:rFonts w:hint="eastAsia"/>
          <w:highlight w:val="none"/>
        </w:rPr>
        <w:t>人</w:t>
      </w:r>
      <w:r>
        <w:rPr>
          <w:highlight w:val="none"/>
        </w:rPr>
        <w:t>提供除法律、法规明确规定外的其他担保</w:t>
      </w:r>
      <w:r>
        <w:rPr>
          <w:rFonts w:hint="eastAsia"/>
          <w:highlight w:val="none"/>
        </w:rPr>
        <w:t>。</w:t>
      </w:r>
    </w:p>
    <w:p w14:paraId="466D6A24">
      <w:pPr>
        <w:rPr>
          <w:rFonts w:ascii="黑体" w:hAnsi="宋体" w:eastAsia="黑体"/>
          <w:sz w:val="24"/>
          <w:highlight w:val="none"/>
        </w:rPr>
      </w:pPr>
      <w:r>
        <w:rPr>
          <w:rFonts w:hint="eastAsia" w:ascii="黑体" w:hAnsi="宋体" w:eastAsia="黑体"/>
          <w:sz w:val="24"/>
          <w:highlight w:val="none"/>
        </w:rPr>
        <w:t>47. 合同备案</w:t>
      </w:r>
    </w:p>
    <w:p w14:paraId="130C99B5">
      <w:pPr>
        <w:ind w:firstLine="420" w:firstLineChars="200"/>
        <w:rPr>
          <w:rFonts w:hint="eastAsia" w:ascii="宋体" w:hAnsi="宋体" w:eastAsia="宋体" w:cs="Times New Roman"/>
          <w:kern w:val="2"/>
          <w:sz w:val="21"/>
          <w:szCs w:val="21"/>
          <w:highlight w:val="none"/>
          <w:lang w:val="en-US" w:eastAsia="zh-CN"/>
        </w:rPr>
      </w:pPr>
      <w:r>
        <w:rPr>
          <w:rFonts w:hint="eastAsia" w:ascii="宋体" w:hAnsi="宋体" w:eastAsia="宋体" w:cs="Times New Roman"/>
          <w:kern w:val="2"/>
          <w:sz w:val="21"/>
          <w:szCs w:val="21"/>
          <w:highlight w:val="none"/>
          <w:lang w:eastAsia="zh-Hans"/>
        </w:rPr>
        <w:t>采购人与中标供应商自中标通知书发出之日起10个工作日内签订政府采购合同，</w:t>
      </w:r>
      <w:r>
        <w:rPr>
          <w:rFonts w:hint="eastAsia" w:ascii="宋体" w:hAnsi="宋体" w:eastAsia="宋体" w:cs="Times New Roman"/>
          <w:kern w:val="2"/>
          <w:sz w:val="21"/>
          <w:szCs w:val="21"/>
          <w:highlight w:val="none"/>
          <w:lang w:val="en-US" w:eastAsia="zh-CN"/>
        </w:rPr>
        <w:t>并按财政部门规定提交备案。</w:t>
      </w:r>
    </w:p>
    <w:p w14:paraId="5F22C229">
      <w:pPr>
        <w:rPr>
          <w:rFonts w:ascii="黑体" w:hAnsi="宋体" w:eastAsia="黑体"/>
          <w:sz w:val="24"/>
          <w:highlight w:val="none"/>
        </w:rPr>
      </w:pPr>
      <w:r>
        <w:rPr>
          <w:rFonts w:hint="eastAsia" w:ascii="黑体" w:hAnsi="宋体" w:eastAsia="黑体"/>
          <w:sz w:val="24"/>
          <w:highlight w:val="none"/>
        </w:rPr>
        <w:t>48. 合同变更</w:t>
      </w:r>
    </w:p>
    <w:p w14:paraId="7AE30153">
      <w:pPr>
        <w:ind w:firstLine="411" w:firstLineChars="196"/>
        <w:rPr>
          <w:rFonts w:ascii="宋体" w:hAnsi="宋体"/>
          <w:szCs w:val="21"/>
          <w:highlight w:val="none"/>
        </w:rPr>
      </w:pPr>
      <w:r>
        <w:rPr>
          <w:rFonts w:hint="eastAsia" w:ascii="宋体" w:hAnsi="宋体"/>
          <w:szCs w:val="21"/>
          <w:highlight w:val="none"/>
        </w:rPr>
        <w:t>合同变更事宜按《深圳市财政局关于优化政府采购合同备案的通知》（深财发保〔2022〕2号）相关规定执行。</w:t>
      </w:r>
    </w:p>
    <w:p w14:paraId="76104253">
      <w:pPr>
        <w:rPr>
          <w:rFonts w:ascii="黑体" w:hAnsi="宋体" w:eastAsia="黑体"/>
          <w:sz w:val="24"/>
          <w:highlight w:val="none"/>
        </w:rPr>
      </w:pPr>
      <w:r>
        <w:rPr>
          <w:rFonts w:hint="eastAsia" w:ascii="黑体" w:hAnsi="宋体" w:eastAsia="黑体"/>
          <w:sz w:val="24"/>
          <w:highlight w:val="none"/>
        </w:rPr>
        <w:t>49. 项目验收</w:t>
      </w:r>
    </w:p>
    <w:p w14:paraId="4F229A1B">
      <w:pPr>
        <w:widowControl/>
        <w:ind w:right="176" w:firstLine="420"/>
        <w:jc w:val="left"/>
        <w:rPr>
          <w:rFonts w:ascii="宋体" w:hAnsi="宋体"/>
          <w:highlight w:val="none"/>
        </w:rPr>
      </w:pPr>
      <w:r>
        <w:rPr>
          <w:rFonts w:hint="eastAsia" w:ascii="宋体" w:hAnsi="宋体"/>
          <w:highlight w:val="none"/>
        </w:rPr>
        <w:t>49.1采购人应当按照招标文件和合同规定的标准和方法，及时组织验收。</w:t>
      </w:r>
      <w:r>
        <w:rPr>
          <w:rFonts w:ascii="宋体" w:hAnsi="宋体"/>
          <w:highlight w:val="none"/>
        </w:rPr>
        <w:t xml:space="preserve"> </w:t>
      </w:r>
    </w:p>
    <w:p w14:paraId="6D63B417">
      <w:pPr>
        <w:rPr>
          <w:rFonts w:ascii="黑体" w:hAnsi="宋体" w:eastAsia="黑体"/>
          <w:sz w:val="24"/>
          <w:highlight w:val="none"/>
        </w:rPr>
      </w:pPr>
      <w:r>
        <w:rPr>
          <w:rFonts w:hint="eastAsia" w:ascii="黑体" w:hAnsi="宋体" w:eastAsia="黑体"/>
          <w:sz w:val="24"/>
          <w:highlight w:val="none"/>
        </w:rPr>
        <w:t>50. 宣传</w:t>
      </w:r>
    </w:p>
    <w:p w14:paraId="56DFD4C0">
      <w:pPr>
        <w:ind w:left="210" w:leftChars="100" w:firstLine="411" w:firstLineChars="196"/>
        <w:rPr>
          <w:rFonts w:ascii="宋体" w:hAnsi="宋体"/>
          <w:highlight w:val="none"/>
        </w:rPr>
      </w:pPr>
      <w:r>
        <w:rPr>
          <w:rFonts w:hint="eastAsia" w:ascii="宋体" w:hAnsi="宋体"/>
          <w:highlight w:val="none"/>
        </w:rPr>
        <w:t>凡与政府采购活动有关的宣传或广告，若当中提及政府采购，</w:t>
      </w:r>
      <w:r>
        <w:rPr>
          <w:rFonts w:ascii="宋体" w:hAnsi="宋体"/>
          <w:highlight w:val="none"/>
        </w:rPr>
        <w:t>必须事先将具体对外宣传方案报</w:t>
      </w:r>
      <w:r>
        <w:rPr>
          <w:rFonts w:hint="eastAsia" w:ascii="宋体" w:hAnsi="宋体"/>
          <w:highlight w:val="none"/>
        </w:rPr>
        <w:t>同级财政部门</w:t>
      </w:r>
      <w:r>
        <w:rPr>
          <w:rFonts w:ascii="宋体" w:hAnsi="宋体"/>
          <w:highlight w:val="none"/>
        </w:rPr>
        <w:t>和</w:t>
      </w:r>
      <w:r>
        <w:rPr>
          <w:rFonts w:hint="eastAsia" w:ascii="宋体" w:hAnsi="宋体"/>
          <w:highlight w:val="none"/>
        </w:rPr>
        <w:t>政府集中采购机构</w:t>
      </w:r>
      <w:r>
        <w:rPr>
          <w:rFonts w:ascii="宋体" w:hAnsi="宋体"/>
          <w:highlight w:val="none"/>
        </w:rPr>
        <w:t>，并征得其同意。对外市场宣传包括但不限于以下形式：</w:t>
      </w:r>
    </w:p>
    <w:p w14:paraId="44B57821">
      <w:pPr>
        <w:ind w:left="210" w:leftChars="100" w:firstLine="411" w:firstLineChars="196"/>
        <w:rPr>
          <w:rFonts w:ascii="宋体" w:hAnsi="宋体"/>
          <w:highlight w:val="none"/>
        </w:rPr>
      </w:pPr>
      <w:r>
        <w:rPr>
          <w:rFonts w:ascii="宋体" w:hAnsi="宋体"/>
          <w:highlight w:val="none"/>
        </w:rPr>
        <w:t>a.名片、宣传册、广告标语等；</w:t>
      </w:r>
    </w:p>
    <w:p w14:paraId="5BB48C91">
      <w:pPr>
        <w:ind w:left="210" w:leftChars="100" w:firstLine="411" w:firstLineChars="196"/>
        <w:rPr>
          <w:rFonts w:ascii="宋体" w:hAnsi="宋体"/>
          <w:highlight w:val="none"/>
        </w:rPr>
      </w:pPr>
      <w:r>
        <w:rPr>
          <w:rFonts w:ascii="宋体" w:hAnsi="宋体"/>
          <w:highlight w:val="none"/>
        </w:rPr>
        <w:t>b.案例介绍、推广等；</w:t>
      </w:r>
    </w:p>
    <w:p w14:paraId="4C259757">
      <w:pPr>
        <w:ind w:left="210" w:leftChars="100" w:firstLine="411" w:firstLineChars="196"/>
        <w:rPr>
          <w:rFonts w:ascii="宋体" w:hAnsi="宋体"/>
          <w:highlight w:val="none"/>
        </w:rPr>
      </w:pPr>
      <w:r>
        <w:rPr>
          <w:rFonts w:hint="eastAsia" w:ascii="宋体" w:hAnsi="宋体"/>
          <w:highlight w:val="none"/>
        </w:rPr>
        <w:t>c.工作</w:t>
      </w:r>
      <w:r>
        <w:rPr>
          <w:rFonts w:ascii="宋体" w:hAnsi="宋体"/>
          <w:highlight w:val="none"/>
        </w:rPr>
        <w:t>人员向其他消费群体宣传。</w:t>
      </w:r>
    </w:p>
    <w:p w14:paraId="0B636251">
      <w:pPr>
        <w:rPr>
          <w:rFonts w:ascii="黑体" w:hAnsi="宋体" w:eastAsia="黑体"/>
          <w:sz w:val="24"/>
          <w:highlight w:val="none"/>
        </w:rPr>
      </w:pPr>
      <w:r>
        <w:rPr>
          <w:rFonts w:hint="eastAsia" w:ascii="黑体" w:hAnsi="宋体" w:eastAsia="黑体"/>
          <w:sz w:val="24"/>
          <w:highlight w:val="none"/>
        </w:rPr>
        <w:t>51. 供应商违法责任</w:t>
      </w:r>
    </w:p>
    <w:p w14:paraId="48EA8585">
      <w:pPr>
        <w:ind w:firstLine="411" w:firstLineChars="196"/>
        <w:rPr>
          <w:rFonts w:ascii="宋体" w:hAnsi="宋体"/>
          <w:szCs w:val="21"/>
          <w:highlight w:val="none"/>
        </w:rPr>
      </w:pPr>
      <w:r>
        <w:rPr>
          <w:rFonts w:hint="eastAsia" w:ascii="宋体" w:hAnsi="宋体"/>
          <w:szCs w:val="21"/>
          <w:highlight w:val="none"/>
        </w:rPr>
        <w:t>5</w:t>
      </w:r>
      <w:r>
        <w:rPr>
          <w:rFonts w:ascii="宋体" w:hAnsi="宋体"/>
          <w:szCs w:val="21"/>
          <w:highlight w:val="none"/>
        </w:rPr>
        <w:t>1.1</w:t>
      </w:r>
      <w:r>
        <w:rPr>
          <w:rFonts w:hint="eastAsia" w:ascii="宋体" w:hAnsi="宋体"/>
          <w:szCs w:val="21"/>
          <w:highlight w:val="none"/>
        </w:rPr>
        <w:t>《深圳经济特区政府采购条例》第五十七条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14:paraId="60CEEA5F">
      <w:pPr>
        <w:ind w:firstLine="411" w:firstLineChars="196"/>
        <w:rPr>
          <w:rFonts w:ascii="宋体" w:hAnsi="宋体"/>
          <w:szCs w:val="21"/>
          <w:highlight w:val="none"/>
        </w:rPr>
      </w:pPr>
      <w:r>
        <w:rPr>
          <w:rFonts w:hint="eastAsia" w:ascii="宋体" w:hAnsi="宋体"/>
          <w:szCs w:val="21"/>
          <w:highlight w:val="none"/>
        </w:rPr>
        <w:t>（1）在采购活动中应当回避而未回避的；</w:t>
      </w:r>
    </w:p>
    <w:p w14:paraId="582775E1">
      <w:pPr>
        <w:ind w:firstLine="411" w:firstLineChars="196"/>
        <w:rPr>
          <w:rFonts w:ascii="宋体" w:hAnsi="宋体"/>
          <w:szCs w:val="21"/>
          <w:highlight w:val="none"/>
        </w:rPr>
      </w:pPr>
      <w:r>
        <w:rPr>
          <w:rFonts w:hint="eastAsia" w:ascii="宋体" w:hAnsi="宋体"/>
          <w:szCs w:val="21"/>
          <w:highlight w:val="none"/>
        </w:rPr>
        <w:t>（2）未按本条例规定签订、履行采购合同，造成严重后果的；</w:t>
      </w:r>
    </w:p>
    <w:p w14:paraId="65B70C93">
      <w:pPr>
        <w:ind w:firstLine="411" w:firstLineChars="196"/>
        <w:rPr>
          <w:rFonts w:ascii="宋体" w:hAnsi="宋体"/>
          <w:szCs w:val="21"/>
          <w:highlight w:val="none"/>
        </w:rPr>
      </w:pPr>
      <w:r>
        <w:rPr>
          <w:rFonts w:hint="eastAsia" w:ascii="宋体" w:hAnsi="宋体"/>
          <w:szCs w:val="21"/>
          <w:highlight w:val="none"/>
        </w:rPr>
        <w:t>（3）隐瞒真实情况，提供虚假资料的；</w:t>
      </w:r>
    </w:p>
    <w:p w14:paraId="20E10922">
      <w:pPr>
        <w:ind w:firstLine="411" w:firstLineChars="196"/>
        <w:rPr>
          <w:rFonts w:ascii="宋体" w:hAnsi="宋体"/>
          <w:szCs w:val="21"/>
          <w:highlight w:val="none"/>
        </w:rPr>
      </w:pPr>
      <w:r>
        <w:rPr>
          <w:rFonts w:hint="eastAsia" w:ascii="宋体" w:hAnsi="宋体"/>
          <w:szCs w:val="21"/>
          <w:highlight w:val="none"/>
        </w:rPr>
        <w:t>（4）以非法手段排斥其他供应商参与竞争的；</w:t>
      </w:r>
    </w:p>
    <w:p w14:paraId="30E419D3">
      <w:pPr>
        <w:ind w:firstLine="411" w:firstLineChars="196"/>
        <w:rPr>
          <w:rFonts w:ascii="宋体" w:hAnsi="宋体"/>
          <w:szCs w:val="21"/>
          <w:highlight w:val="none"/>
        </w:rPr>
      </w:pPr>
      <w:r>
        <w:rPr>
          <w:rFonts w:hint="eastAsia" w:ascii="宋体" w:hAnsi="宋体"/>
          <w:szCs w:val="21"/>
          <w:highlight w:val="none"/>
        </w:rPr>
        <w:t>（5）与其他采购参加人串通投标的；</w:t>
      </w:r>
    </w:p>
    <w:p w14:paraId="78B29917">
      <w:pPr>
        <w:ind w:firstLine="411" w:firstLineChars="196"/>
        <w:rPr>
          <w:rFonts w:ascii="宋体" w:hAnsi="宋体"/>
          <w:szCs w:val="21"/>
          <w:highlight w:val="none"/>
        </w:rPr>
      </w:pPr>
      <w:r>
        <w:rPr>
          <w:rFonts w:hint="eastAsia" w:ascii="宋体" w:hAnsi="宋体"/>
          <w:szCs w:val="21"/>
          <w:highlight w:val="none"/>
        </w:rPr>
        <w:t>（6）恶意投诉的；</w:t>
      </w:r>
    </w:p>
    <w:p w14:paraId="33F285F2">
      <w:pPr>
        <w:ind w:firstLine="411" w:firstLineChars="196"/>
        <w:rPr>
          <w:rFonts w:ascii="宋体" w:hAnsi="宋体"/>
          <w:szCs w:val="21"/>
          <w:highlight w:val="none"/>
        </w:rPr>
      </w:pPr>
      <w:r>
        <w:rPr>
          <w:rFonts w:hint="eastAsia" w:ascii="宋体" w:hAnsi="宋体"/>
          <w:szCs w:val="21"/>
          <w:highlight w:val="none"/>
        </w:rPr>
        <w:t>（7）向采购项目相关人行贿或者提供其他不当利益的；</w:t>
      </w:r>
    </w:p>
    <w:p w14:paraId="250C4529">
      <w:pPr>
        <w:ind w:firstLine="411" w:firstLineChars="196"/>
        <w:rPr>
          <w:rFonts w:ascii="宋体" w:hAnsi="宋体"/>
          <w:szCs w:val="21"/>
          <w:highlight w:val="none"/>
        </w:rPr>
      </w:pPr>
      <w:r>
        <w:rPr>
          <w:rFonts w:hint="eastAsia" w:ascii="宋体" w:hAnsi="宋体"/>
          <w:szCs w:val="21"/>
          <w:highlight w:val="none"/>
        </w:rPr>
        <w:t>（8）阻碍、抗拒主管部门监督检查的；</w:t>
      </w:r>
    </w:p>
    <w:p w14:paraId="41080645">
      <w:pPr>
        <w:ind w:firstLine="411" w:firstLineChars="196"/>
        <w:rPr>
          <w:rFonts w:ascii="宋体" w:hAnsi="宋体"/>
          <w:szCs w:val="21"/>
          <w:highlight w:val="none"/>
        </w:rPr>
      </w:pPr>
      <w:r>
        <w:rPr>
          <w:rFonts w:hint="eastAsia" w:ascii="宋体" w:hAnsi="宋体"/>
          <w:szCs w:val="21"/>
          <w:highlight w:val="none"/>
        </w:rPr>
        <w:t>（9）其他违反本条例规定的行为。</w:t>
      </w:r>
    </w:p>
    <w:p w14:paraId="018DB3D3">
      <w:pPr>
        <w:ind w:firstLine="411" w:firstLineChars="196"/>
        <w:rPr>
          <w:rFonts w:ascii="宋体" w:hAnsi="宋体"/>
          <w:szCs w:val="21"/>
          <w:highlight w:val="none"/>
        </w:rPr>
      </w:pPr>
      <w:r>
        <w:rPr>
          <w:rFonts w:hint="eastAsia" w:ascii="宋体" w:hAnsi="宋体"/>
          <w:szCs w:val="21"/>
          <w:highlight w:val="none"/>
        </w:rPr>
        <w:t>5</w:t>
      </w:r>
      <w:r>
        <w:rPr>
          <w:rFonts w:ascii="宋体" w:hAnsi="宋体"/>
          <w:szCs w:val="21"/>
          <w:highlight w:val="none"/>
        </w:rPr>
        <w:t xml:space="preserve">1.2 </w:t>
      </w:r>
      <w:r>
        <w:rPr>
          <w:rFonts w:hint="eastAsia" w:ascii="宋体" w:hAnsi="宋体"/>
          <w:szCs w:val="21"/>
          <w:highlight w:val="none"/>
        </w:rPr>
        <w:t>根据《深圳市财政局关于调整政府采购投标（响应）保证金管理政策的通知 》（深财购〔2021〕51 号）的要求，供应商在政府采购活动中出现《深圳经济特区政府采购条例实施细则》第八十条所列情形的，</w:t>
      </w:r>
      <w:bookmarkStart w:id="147" w:name="_Hlk72440769"/>
      <w:r>
        <w:rPr>
          <w:rFonts w:hint="eastAsia" w:ascii="宋体" w:hAnsi="宋体"/>
          <w:szCs w:val="21"/>
          <w:highlight w:val="none"/>
        </w:rPr>
        <w:t>政府集中采购机构或采购人不予退还其交纳的谈判保证金，情节严重的，并由主管部门</w:t>
      </w:r>
      <w:bookmarkEnd w:id="147"/>
      <w:r>
        <w:rPr>
          <w:rFonts w:hint="eastAsia" w:ascii="宋体" w:hAnsi="宋体"/>
          <w:szCs w:val="21"/>
          <w:highlight w:val="none"/>
        </w:rPr>
        <w:t>记入供应商诚信档案，予以通报：</w:t>
      </w:r>
    </w:p>
    <w:p w14:paraId="32C21982">
      <w:pPr>
        <w:ind w:firstLine="411" w:firstLineChars="196"/>
        <w:rPr>
          <w:rFonts w:ascii="宋体" w:hAnsi="宋体"/>
          <w:szCs w:val="21"/>
          <w:highlight w:val="none"/>
        </w:rPr>
      </w:pPr>
      <w:r>
        <w:rPr>
          <w:rFonts w:hint="eastAsia" w:ascii="宋体" w:hAnsi="宋体"/>
          <w:szCs w:val="21"/>
          <w:highlight w:val="none"/>
        </w:rPr>
        <w:t>（1</w:t>
      </w:r>
      <w:r>
        <w:rPr>
          <w:rFonts w:ascii="宋体" w:hAnsi="宋体"/>
          <w:szCs w:val="21"/>
          <w:highlight w:val="none"/>
        </w:rPr>
        <w:t>）投标截止后，撤销投标的；</w:t>
      </w:r>
    </w:p>
    <w:p w14:paraId="796DC1DD">
      <w:pPr>
        <w:ind w:firstLine="411" w:firstLineChars="196"/>
        <w:rPr>
          <w:rFonts w:ascii="宋体" w:hAnsi="宋体"/>
          <w:szCs w:val="21"/>
          <w:highlight w:val="none"/>
        </w:rPr>
      </w:pPr>
      <w:r>
        <w:rPr>
          <w:rFonts w:ascii="宋体" w:hAnsi="宋体"/>
          <w:szCs w:val="21"/>
          <w:highlight w:val="none"/>
        </w:rPr>
        <w:t>（</w:t>
      </w:r>
      <w:r>
        <w:rPr>
          <w:rFonts w:hint="eastAsia" w:ascii="宋体" w:hAnsi="宋体"/>
          <w:szCs w:val="21"/>
          <w:highlight w:val="none"/>
        </w:rPr>
        <w:t>2</w:t>
      </w:r>
      <w:r>
        <w:rPr>
          <w:rFonts w:ascii="宋体" w:hAnsi="宋体"/>
          <w:szCs w:val="21"/>
          <w:highlight w:val="none"/>
        </w:rPr>
        <w:t>）中标后无正当理由未在规定期限内签订合同的；</w:t>
      </w:r>
    </w:p>
    <w:p w14:paraId="79834674">
      <w:pPr>
        <w:ind w:firstLine="411" w:firstLineChars="196"/>
        <w:rPr>
          <w:rFonts w:ascii="宋体" w:hAnsi="宋体"/>
          <w:szCs w:val="21"/>
          <w:highlight w:val="none"/>
        </w:rPr>
      </w:pPr>
      <w:r>
        <w:rPr>
          <w:rFonts w:ascii="宋体" w:hAnsi="宋体"/>
          <w:szCs w:val="21"/>
          <w:highlight w:val="none"/>
        </w:rPr>
        <w:t>（</w:t>
      </w:r>
      <w:r>
        <w:rPr>
          <w:rFonts w:hint="eastAsia" w:ascii="宋体" w:hAnsi="宋体"/>
          <w:szCs w:val="21"/>
          <w:highlight w:val="none"/>
        </w:rPr>
        <w:t>3</w:t>
      </w:r>
      <w:r>
        <w:rPr>
          <w:rFonts w:ascii="宋体" w:hAnsi="宋体"/>
          <w:szCs w:val="21"/>
          <w:highlight w:val="none"/>
        </w:rPr>
        <w:t>）将中标项目转让给他人、或者在投标文件中未说明且未经采购人、采购招标机构同意，将中标项目分包给他人的；</w:t>
      </w:r>
    </w:p>
    <w:p w14:paraId="105F814B">
      <w:pPr>
        <w:ind w:firstLine="411" w:firstLineChars="196"/>
        <w:rPr>
          <w:rFonts w:ascii="宋体" w:hAnsi="宋体"/>
          <w:szCs w:val="21"/>
          <w:highlight w:val="none"/>
        </w:rPr>
      </w:pPr>
      <w:r>
        <w:rPr>
          <w:rFonts w:ascii="宋体" w:hAnsi="宋体"/>
          <w:szCs w:val="21"/>
          <w:highlight w:val="none"/>
        </w:rPr>
        <w:t>（</w:t>
      </w:r>
      <w:r>
        <w:rPr>
          <w:rFonts w:hint="eastAsia" w:ascii="宋体" w:hAnsi="宋体"/>
          <w:szCs w:val="21"/>
          <w:highlight w:val="none"/>
        </w:rPr>
        <w:t>4</w:t>
      </w:r>
      <w:r>
        <w:rPr>
          <w:rFonts w:ascii="宋体" w:hAnsi="宋体"/>
          <w:szCs w:val="21"/>
          <w:highlight w:val="none"/>
        </w:rPr>
        <w:t>）拒绝履行合同义务的</w:t>
      </w:r>
      <w:r>
        <w:rPr>
          <w:rFonts w:hint="eastAsia" w:ascii="宋体" w:hAnsi="宋体"/>
          <w:szCs w:val="21"/>
          <w:highlight w:val="none"/>
        </w:rPr>
        <w:t>。</w:t>
      </w:r>
    </w:p>
    <w:bookmarkEnd w:id="131"/>
    <w:p w14:paraId="3E854624">
      <w:pPr>
        <w:pStyle w:val="5"/>
        <w:numPr>
          <w:ilvl w:val="0"/>
          <w:numId w:val="29"/>
        </w:numPr>
        <w:spacing w:before="120" w:beforeLines="50" w:after="120" w:afterLines="50"/>
        <w:ind w:left="562" w:hanging="562"/>
        <w:rPr>
          <w:sz w:val="28"/>
          <w:szCs w:val="28"/>
          <w:highlight w:val="none"/>
        </w:rPr>
      </w:pPr>
      <w:r>
        <w:rPr>
          <w:rFonts w:hint="eastAsia"/>
          <w:sz w:val="28"/>
          <w:szCs w:val="28"/>
          <w:highlight w:val="none"/>
        </w:rPr>
        <w:t>质疑处理</w:t>
      </w:r>
    </w:p>
    <w:p w14:paraId="3DCECFE8">
      <w:pPr>
        <w:rPr>
          <w:rFonts w:ascii="黑体" w:hAnsi="宋体" w:eastAsia="黑体"/>
          <w:sz w:val="24"/>
          <w:highlight w:val="none"/>
        </w:rPr>
      </w:pPr>
      <w:bookmarkStart w:id="148" w:name="_Hlk72439706"/>
      <w:r>
        <w:rPr>
          <w:rFonts w:hint="eastAsia" w:ascii="黑体" w:hAnsi="宋体" w:eastAsia="黑体"/>
          <w:sz w:val="24"/>
          <w:highlight w:val="none"/>
        </w:rPr>
        <w:t>52.质疑提出与答复</w:t>
      </w:r>
    </w:p>
    <w:p w14:paraId="41D16451">
      <w:pPr>
        <w:rPr>
          <w:rFonts w:ascii="宋体" w:hAnsi="宋体"/>
          <w:szCs w:val="21"/>
          <w:highlight w:val="none"/>
        </w:rPr>
      </w:pPr>
      <w:r>
        <w:rPr>
          <w:rFonts w:hint="eastAsia" w:ascii="宋体" w:hAnsi="宋体"/>
          <w:szCs w:val="21"/>
          <w:highlight w:val="none"/>
        </w:rPr>
        <w:t xml:space="preserve">    52.1提出质疑</w:t>
      </w:r>
    </w:p>
    <w:p w14:paraId="23692C6C">
      <w:pPr>
        <w:rPr>
          <w:rFonts w:ascii="宋体" w:hAnsi="宋体"/>
          <w:szCs w:val="21"/>
          <w:highlight w:val="none"/>
        </w:rPr>
      </w:pPr>
      <w:r>
        <w:rPr>
          <w:rFonts w:hint="eastAsia" w:ascii="宋体" w:hAnsi="宋体"/>
          <w:szCs w:val="21"/>
          <w:highlight w:val="none"/>
        </w:rPr>
        <w:t xml:space="preserve">    参与政府采购活动的供应商认为自己的权益在采购活动中受到损害的，应当自知道或者应当知道其权益受到损害之日起七个工作日内向采购人、政府集中采购机构以书面形式提出质疑。</w:t>
      </w:r>
    </w:p>
    <w:p w14:paraId="0CB60083">
      <w:pPr>
        <w:rPr>
          <w:rFonts w:ascii="宋体" w:hAnsi="宋体"/>
          <w:szCs w:val="21"/>
          <w:highlight w:val="none"/>
        </w:rPr>
      </w:pPr>
      <w:r>
        <w:rPr>
          <w:rFonts w:hint="eastAsia" w:ascii="宋体" w:hAnsi="宋体"/>
          <w:szCs w:val="21"/>
          <w:highlight w:val="none"/>
        </w:rPr>
        <w:t xml:space="preserve">    52.2</w:t>
      </w:r>
      <w:r>
        <w:rPr>
          <w:rFonts w:ascii="宋体" w:hAnsi="宋体"/>
          <w:szCs w:val="21"/>
          <w:highlight w:val="none"/>
        </w:rPr>
        <w:t>法律依据</w:t>
      </w:r>
    </w:p>
    <w:p w14:paraId="78BBB24E">
      <w:pPr>
        <w:rPr>
          <w:rFonts w:ascii="宋体" w:hAnsi="宋体"/>
          <w:szCs w:val="21"/>
          <w:highlight w:val="none"/>
        </w:rPr>
      </w:pPr>
      <w:r>
        <w:rPr>
          <w:rFonts w:hint="eastAsia" w:ascii="宋体" w:hAnsi="宋体"/>
          <w:szCs w:val="21"/>
          <w:highlight w:val="none"/>
        </w:rPr>
        <w:t xml:space="preserve">    《中华人民共和国政府采购法》、《中华人民共和国政府采购法实施条例》、</w:t>
      </w:r>
      <w:r>
        <w:rPr>
          <w:rFonts w:ascii="宋体" w:hAnsi="宋体"/>
          <w:szCs w:val="21"/>
          <w:highlight w:val="none"/>
        </w:rPr>
        <w:t>《</w:t>
      </w:r>
      <w:r>
        <w:rPr>
          <w:rFonts w:hint="eastAsia" w:ascii="宋体" w:hAnsi="宋体"/>
          <w:szCs w:val="21"/>
          <w:highlight w:val="none"/>
        </w:rPr>
        <w:t>深圳经济特区政府采购</w:t>
      </w:r>
      <w:r>
        <w:rPr>
          <w:rFonts w:ascii="宋体" w:hAnsi="宋体"/>
          <w:szCs w:val="21"/>
          <w:highlight w:val="none"/>
        </w:rPr>
        <w:t>条例</w:t>
      </w:r>
      <w:r>
        <w:rPr>
          <w:rFonts w:hint="eastAsia" w:ascii="宋体" w:hAnsi="宋体"/>
          <w:szCs w:val="21"/>
          <w:highlight w:val="none"/>
        </w:rPr>
        <w:t>》、《深圳经济特区政府采购条例实施细则》、《政府采购质疑和投诉办法》（财政部令第94号）和其他有关法律法规规定。</w:t>
      </w:r>
    </w:p>
    <w:p w14:paraId="4D0EE2CB">
      <w:pPr>
        <w:rPr>
          <w:rFonts w:ascii="宋体" w:hAnsi="宋体"/>
          <w:szCs w:val="21"/>
          <w:highlight w:val="none"/>
        </w:rPr>
      </w:pPr>
      <w:r>
        <w:rPr>
          <w:rFonts w:hint="eastAsia" w:ascii="宋体" w:hAnsi="宋体"/>
          <w:szCs w:val="21"/>
          <w:highlight w:val="none"/>
        </w:rPr>
        <w:t xml:space="preserve">  </w:t>
      </w:r>
      <w:r>
        <w:rPr>
          <w:rFonts w:hint="eastAsia" w:ascii="宋体" w:hAnsi="宋体"/>
          <w:color w:val="FF0000"/>
          <w:szCs w:val="21"/>
          <w:highlight w:val="none"/>
        </w:rPr>
        <w:t xml:space="preserve">  </w:t>
      </w:r>
      <w:r>
        <w:rPr>
          <w:rFonts w:hint="eastAsia" w:ascii="宋体" w:hAnsi="宋体"/>
          <w:szCs w:val="21"/>
          <w:highlight w:val="none"/>
        </w:rPr>
        <w:t>52.3质疑条件</w:t>
      </w:r>
    </w:p>
    <w:p w14:paraId="0FDA074E">
      <w:pPr>
        <w:rPr>
          <w:rFonts w:ascii="宋体" w:hAnsi="宋体"/>
          <w:szCs w:val="21"/>
          <w:highlight w:val="none"/>
        </w:rPr>
      </w:pPr>
      <w:r>
        <w:rPr>
          <w:rFonts w:hint="eastAsia" w:ascii="宋体" w:hAnsi="宋体"/>
          <w:szCs w:val="21"/>
          <w:highlight w:val="none"/>
        </w:rPr>
        <w:t xml:space="preserve">    52.3.1提出质疑的供应商应当是参与所质疑项目采购活动的供应商；</w:t>
      </w:r>
      <w:bookmarkStart w:id="149" w:name="_Hlk75374941"/>
      <w:r>
        <w:rPr>
          <w:rFonts w:hint="eastAsia" w:ascii="宋体" w:hAnsi="宋体"/>
          <w:szCs w:val="21"/>
          <w:highlight w:val="none"/>
        </w:rPr>
        <w:t>以联合体形式参与的，质疑应当由组成联合体的所有成员共同提出</w:t>
      </w:r>
      <w:bookmarkEnd w:id="149"/>
      <w:r>
        <w:rPr>
          <w:rFonts w:hint="eastAsia" w:ascii="宋体" w:hAnsi="宋体"/>
          <w:szCs w:val="21"/>
          <w:highlight w:val="none"/>
        </w:rPr>
        <w:t>；</w:t>
      </w:r>
    </w:p>
    <w:p w14:paraId="6ED60ABA">
      <w:pPr>
        <w:rPr>
          <w:rFonts w:ascii="宋体" w:hAnsi="宋体"/>
          <w:szCs w:val="21"/>
          <w:highlight w:val="none"/>
        </w:rPr>
      </w:pPr>
      <w:r>
        <w:rPr>
          <w:rFonts w:hint="eastAsia" w:ascii="宋体" w:hAnsi="宋体"/>
          <w:szCs w:val="21"/>
          <w:highlight w:val="none"/>
        </w:rPr>
        <w:t xml:space="preserve">    52.3.2应当在法定质疑期内一次性提出针对同一采购程序环节的质疑，法定质疑期为自知道或应当知道权益受到损害之日起7个工作日内。应当知道其权益受到损害之日是指：对</w:t>
      </w:r>
      <w:r>
        <w:rPr>
          <w:rFonts w:hint="eastAsia" w:ascii="宋体" w:hAnsi="宋体"/>
          <w:szCs w:val="21"/>
          <w:highlight w:val="none"/>
          <w:lang w:val="en-US" w:eastAsia="zh-CN"/>
        </w:rPr>
        <w:t>采购</w:t>
      </w:r>
      <w:r>
        <w:rPr>
          <w:rFonts w:hint="eastAsia" w:ascii="宋体" w:hAnsi="宋体"/>
          <w:szCs w:val="21"/>
          <w:highlight w:val="none"/>
        </w:rPr>
        <w:t>文件的质疑，为</w:t>
      </w:r>
      <w:r>
        <w:rPr>
          <w:rFonts w:hint="eastAsia" w:ascii="宋体" w:hAnsi="宋体"/>
          <w:szCs w:val="21"/>
          <w:highlight w:val="none"/>
          <w:lang w:val="en-US" w:eastAsia="zh-CN"/>
        </w:rPr>
        <w:t>采购</w:t>
      </w:r>
      <w:r>
        <w:rPr>
          <w:rFonts w:hint="eastAsia" w:ascii="宋体" w:hAnsi="宋体"/>
          <w:szCs w:val="21"/>
          <w:highlight w:val="none"/>
        </w:rPr>
        <w:t>文件公布之日；对采购过程的质疑，为各采购程序环节结束之日；对中标</w:t>
      </w:r>
      <w:r>
        <w:rPr>
          <w:rFonts w:hint="eastAsia" w:ascii="宋体" w:hAnsi="宋体"/>
          <w:szCs w:val="21"/>
          <w:highlight w:val="none"/>
          <w:lang w:eastAsia="zh-CN"/>
        </w:rPr>
        <w:t>（</w:t>
      </w:r>
      <w:r>
        <w:rPr>
          <w:rFonts w:hint="eastAsia" w:ascii="宋体" w:hAnsi="宋体"/>
          <w:szCs w:val="21"/>
          <w:highlight w:val="none"/>
          <w:lang w:val="en-US" w:eastAsia="zh-CN"/>
        </w:rPr>
        <w:t>成交</w:t>
      </w:r>
      <w:r>
        <w:rPr>
          <w:rFonts w:hint="eastAsia" w:ascii="宋体" w:hAnsi="宋体"/>
          <w:szCs w:val="21"/>
          <w:highlight w:val="none"/>
          <w:lang w:eastAsia="zh-CN"/>
        </w:rPr>
        <w:t>）</w:t>
      </w:r>
      <w:r>
        <w:rPr>
          <w:rFonts w:hint="eastAsia" w:ascii="宋体" w:hAnsi="宋体"/>
          <w:szCs w:val="21"/>
          <w:highlight w:val="none"/>
        </w:rPr>
        <w:t>结果以及评审委员会组成人员的质疑，为中标</w:t>
      </w:r>
      <w:r>
        <w:rPr>
          <w:rFonts w:hint="eastAsia" w:ascii="宋体" w:hAnsi="宋体"/>
          <w:szCs w:val="21"/>
          <w:highlight w:val="none"/>
          <w:lang w:eastAsia="zh-CN"/>
        </w:rPr>
        <w:t>（</w:t>
      </w:r>
      <w:r>
        <w:rPr>
          <w:rFonts w:hint="eastAsia" w:ascii="宋体" w:hAnsi="宋体"/>
          <w:szCs w:val="21"/>
          <w:highlight w:val="none"/>
          <w:lang w:val="en-US" w:eastAsia="zh-CN"/>
        </w:rPr>
        <w:t>成交</w:t>
      </w:r>
      <w:r>
        <w:rPr>
          <w:rFonts w:hint="eastAsia" w:ascii="宋体" w:hAnsi="宋体"/>
          <w:szCs w:val="21"/>
          <w:highlight w:val="none"/>
          <w:lang w:eastAsia="zh-CN"/>
        </w:rPr>
        <w:t>）</w:t>
      </w:r>
      <w:r>
        <w:rPr>
          <w:rFonts w:hint="eastAsia" w:ascii="宋体" w:hAnsi="宋体"/>
          <w:szCs w:val="21"/>
          <w:highlight w:val="none"/>
        </w:rPr>
        <w:t>结果公示之日；</w:t>
      </w:r>
    </w:p>
    <w:p w14:paraId="3C6B17E6">
      <w:pPr>
        <w:ind w:firstLine="420"/>
        <w:rPr>
          <w:rFonts w:ascii="宋体" w:hAnsi="宋体"/>
          <w:szCs w:val="21"/>
          <w:highlight w:val="none"/>
        </w:rPr>
      </w:pPr>
      <w:r>
        <w:rPr>
          <w:rFonts w:hint="eastAsia" w:ascii="宋体" w:hAnsi="宋体"/>
          <w:szCs w:val="21"/>
          <w:highlight w:val="none"/>
        </w:rPr>
        <w:t>52.3.3应提交书面质疑函，质疑函应当包括以下内容：</w:t>
      </w:r>
      <w:r>
        <w:rPr>
          <w:rFonts w:ascii="宋体" w:hAnsi="宋体"/>
          <w:szCs w:val="21"/>
          <w:highlight w:val="none"/>
        </w:rPr>
        <w:t xml:space="preserve"> </w:t>
      </w:r>
    </w:p>
    <w:p w14:paraId="38430708">
      <w:pPr>
        <w:ind w:firstLine="420"/>
        <w:rPr>
          <w:rFonts w:ascii="宋体" w:hAnsi="宋体"/>
          <w:szCs w:val="21"/>
          <w:highlight w:val="none"/>
        </w:rPr>
      </w:pPr>
      <w:r>
        <w:rPr>
          <w:rFonts w:hint="eastAsia" w:ascii="宋体" w:hAnsi="宋体"/>
          <w:szCs w:val="21"/>
          <w:highlight w:val="none"/>
        </w:rPr>
        <w:t>（1）供应商的名称（或者姓名）、地址、邮编、邮箱、联系人及联系电话；</w:t>
      </w:r>
    </w:p>
    <w:p w14:paraId="6AD17860">
      <w:pPr>
        <w:ind w:firstLine="420" w:firstLineChars="200"/>
        <w:rPr>
          <w:rFonts w:ascii="宋体" w:hAnsi="宋体"/>
          <w:szCs w:val="21"/>
          <w:highlight w:val="none"/>
        </w:rPr>
      </w:pPr>
      <w:r>
        <w:rPr>
          <w:rFonts w:hint="eastAsia" w:ascii="宋体" w:hAnsi="宋体"/>
          <w:szCs w:val="21"/>
          <w:highlight w:val="none"/>
        </w:rPr>
        <w:t>（2）质疑项目的名称、编号；</w:t>
      </w:r>
    </w:p>
    <w:p w14:paraId="58DB5B5B">
      <w:pPr>
        <w:ind w:firstLine="420" w:firstLineChars="200"/>
        <w:rPr>
          <w:rFonts w:ascii="宋体" w:hAnsi="宋体"/>
          <w:szCs w:val="21"/>
          <w:highlight w:val="none"/>
        </w:rPr>
      </w:pPr>
      <w:r>
        <w:rPr>
          <w:rFonts w:hint="eastAsia" w:ascii="宋体" w:hAnsi="宋体"/>
          <w:szCs w:val="21"/>
          <w:highlight w:val="none"/>
        </w:rPr>
        <w:t>（3）具体、明确的质疑对象、质疑事项和质疑请求；</w:t>
      </w:r>
    </w:p>
    <w:p w14:paraId="5A77BE02">
      <w:pPr>
        <w:ind w:firstLine="420" w:firstLineChars="200"/>
        <w:rPr>
          <w:rFonts w:ascii="宋体" w:hAnsi="宋体"/>
          <w:szCs w:val="21"/>
          <w:highlight w:val="none"/>
        </w:rPr>
      </w:pPr>
      <w:r>
        <w:rPr>
          <w:rFonts w:hint="eastAsia" w:ascii="宋体" w:hAnsi="宋体"/>
          <w:szCs w:val="21"/>
          <w:highlight w:val="none"/>
        </w:rPr>
        <w:t>（4）因质疑事项而受损害的权益；</w:t>
      </w:r>
    </w:p>
    <w:p w14:paraId="513BCBB8">
      <w:pPr>
        <w:ind w:firstLine="420" w:firstLineChars="200"/>
        <w:rPr>
          <w:rFonts w:ascii="宋体" w:hAnsi="宋体"/>
          <w:szCs w:val="21"/>
          <w:highlight w:val="none"/>
        </w:rPr>
      </w:pPr>
      <w:r>
        <w:rPr>
          <w:rFonts w:hint="eastAsia" w:ascii="宋体" w:hAnsi="宋体"/>
          <w:szCs w:val="21"/>
          <w:highlight w:val="none"/>
        </w:rPr>
        <w:t>（5）事实依据；</w:t>
      </w:r>
    </w:p>
    <w:p w14:paraId="6702D090">
      <w:pPr>
        <w:ind w:firstLine="420" w:firstLineChars="200"/>
        <w:rPr>
          <w:rFonts w:ascii="宋体" w:hAnsi="宋体"/>
          <w:szCs w:val="21"/>
          <w:highlight w:val="none"/>
        </w:rPr>
      </w:pPr>
      <w:r>
        <w:rPr>
          <w:rFonts w:hint="eastAsia" w:ascii="宋体" w:hAnsi="宋体"/>
          <w:szCs w:val="21"/>
          <w:highlight w:val="none"/>
        </w:rPr>
        <w:t>（6）必要的法律依据；</w:t>
      </w:r>
    </w:p>
    <w:p w14:paraId="3A985816">
      <w:pPr>
        <w:ind w:firstLine="420" w:firstLineChars="200"/>
        <w:rPr>
          <w:rFonts w:ascii="宋体" w:hAnsi="宋体"/>
          <w:szCs w:val="21"/>
          <w:highlight w:val="none"/>
        </w:rPr>
      </w:pPr>
      <w:r>
        <w:rPr>
          <w:rFonts w:hint="eastAsia" w:ascii="宋体" w:hAnsi="宋体"/>
          <w:szCs w:val="21"/>
          <w:highlight w:val="none"/>
        </w:rPr>
        <w:t>（7）提出质疑的日期。</w:t>
      </w:r>
    </w:p>
    <w:p w14:paraId="3091F12C">
      <w:pPr>
        <w:ind w:firstLine="420" w:firstLineChars="200"/>
        <w:rPr>
          <w:rFonts w:ascii="宋体" w:hAnsi="宋体"/>
          <w:szCs w:val="21"/>
          <w:highlight w:val="none"/>
        </w:rPr>
      </w:pPr>
      <w:r>
        <w:rPr>
          <w:rFonts w:hint="eastAsia" w:ascii="宋体" w:hAnsi="宋体"/>
          <w:szCs w:val="21"/>
          <w:highlight w:val="none"/>
        </w:rPr>
        <w:t>供应商为自然人的，应当由本人签字；供应商为法人或者其他组织的，应当由法定代表人（负责人），或者其授权代理人签字或者盖章，并加盖公章。</w:t>
      </w:r>
    </w:p>
    <w:p w14:paraId="77A4F823">
      <w:pPr>
        <w:ind w:firstLine="420" w:firstLineChars="200"/>
        <w:rPr>
          <w:rFonts w:ascii="宋体" w:hAnsi="宋体"/>
          <w:szCs w:val="21"/>
          <w:highlight w:val="none"/>
        </w:rPr>
      </w:pPr>
      <w:r>
        <w:rPr>
          <w:rFonts w:hint="eastAsia" w:ascii="宋体" w:hAnsi="宋体"/>
          <w:szCs w:val="21"/>
          <w:highlight w:val="none"/>
        </w:rPr>
        <w:t>52.4提交</w:t>
      </w:r>
      <w:r>
        <w:rPr>
          <w:rFonts w:ascii="宋体" w:hAnsi="宋体"/>
          <w:szCs w:val="21"/>
          <w:highlight w:val="none"/>
        </w:rPr>
        <w:t>材料</w:t>
      </w:r>
    </w:p>
    <w:p w14:paraId="6A0D35C1">
      <w:pPr>
        <w:ind w:firstLine="420" w:firstLineChars="200"/>
        <w:rPr>
          <w:rFonts w:ascii="宋体" w:hAnsi="宋体"/>
          <w:szCs w:val="21"/>
          <w:highlight w:val="none"/>
        </w:rPr>
      </w:pPr>
      <w:r>
        <w:rPr>
          <w:rFonts w:hint="eastAsia" w:ascii="宋体" w:hAnsi="宋体"/>
          <w:szCs w:val="21"/>
          <w:highlight w:val="none"/>
        </w:rPr>
        <w:t>供应商质疑实行实名制。供应商为自然人的，应当提交本人身份证复印件；供应商为法人或者其他组织的，应当根据自身性质提交营业执照复印件或者其他证明文件（如事业单位法人证书等）复印件。</w:t>
      </w:r>
    </w:p>
    <w:p w14:paraId="7DD5E73F">
      <w:pPr>
        <w:ind w:firstLine="420" w:firstLineChars="200"/>
        <w:rPr>
          <w:rFonts w:ascii="宋体" w:hAnsi="宋体"/>
          <w:szCs w:val="21"/>
          <w:highlight w:val="none"/>
        </w:rPr>
      </w:pPr>
      <w:r>
        <w:rPr>
          <w:rFonts w:hint="eastAsia" w:ascii="宋体" w:hAnsi="宋体"/>
          <w:szCs w:val="21"/>
          <w:highlight w:val="none"/>
        </w:rPr>
        <w:t>供应商可以委托代理人进行质疑。</w:t>
      </w:r>
      <w:r>
        <w:rPr>
          <w:rFonts w:ascii="宋体" w:hAnsi="宋体"/>
          <w:szCs w:val="21"/>
          <w:highlight w:val="none"/>
        </w:rPr>
        <w:t>其授权委托书应当载明代理人的姓名或者名称、代理事项、具体权限、期限和相关事项。供应商为自然人的，应当由本人签字；供应商为法人或者其他组织的，应当由法定代表人、主要负责人签字或者盖章，并加盖公章。</w:t>
      </w:r>
    </w:p>
    <w:p w14:paraId="37353B18">
      <w:pPr>
        <w:ind w:firstLine="420" w:firstLineChars="200"/>
        <w:rPr>
          <w:rFonts w:ascii="宋体" w:hAnsi="宋体"/>
          <w:szCs w:val="21"/>
          <w:highlight w:val="none"/>
        </w:rPr>
      </w:pPr>
      <w:r>
        <w:rPr>
          <w:rFonts w:hint="eastAsia" w:ascii="宋体" w:hAnsi="宋体"/>
          <w:szCs w:val="21"/>
          <w:highlight w:val="none"/>
        </w:rPr>
        <w:t>52.5收文地点</w:t>
      </w:r>
    </w:p>
    <w:p w14:paraId="3002462E">
      <w:pPr>
        <w:ind w:firstLine="422" w:firstLineChars="200"/>
        <w:rPr>
          <w:rFonts w:ascii="宋体" w:hAnsi="宋体"/>
          <w:b/>
          <w:bCs/>
          <w:szCs w:val="21"/>
          <w:highlight w:val="none"/>
        </w:rPr>
      </w:pPr>
      <w:r>
        <w:rPr>
          <w:rFonts w:hint="eastAsia" w:ascii="宋体" w:hAnsi="宋体"/>
          <w:b/>
          <w:bCs/>
          <w:szCs w:val="21"/>
          <w:highlight w:val="none"/>
        </w:rPr>
        <w:t>地址：深圳公共资源交易中心（深圳交易集团有限公司</w:t>
      </w:r>
      <w:r>
        <w:rPr>
          <w:rFonts w:hint="eastAsia" w:ascii="宋体" w:hAnsi="宋体"/>
          <w:b/>
          <w:bCs/>
          <w:szCs w:val="21"/>
          <w:highlight w:val="none"/>
          <w:lang w:eastAsia="zh-CN"/>
        </w:rPr>
        <w:t>政府采购业务分公司</w:t>
      </w:r>
      <w:r>
        <w:rPr>
          <w:rFonts w:hint="eastAsia" w:ascii="宋体" w:hAnsi="宋体"/>
          <w:b/>
          <w:bCs/>
          <w:szCs w:val="21"/>
          <w:highlight w:val="none"/>
        </w:rPr>
        <w:t>）深圳市南山区沙河西路3185号南山智谷A座（深圳交易集团总部大楼）27楼，质疑咨询电话：0755-86500050。</w:t>
      </w:r>
    </w:p>
    <w:p w14:paraId="56EBFF59">
      <w:pPr>
        <w:ind w:firstLine="420" w:firstLineChars="200"/>
        <w:rPr>
          <w:rFonts w:ascii="宋体" w:hAnsi="宋体"/>
          <w:szCs w:val="21"/>
          <w:highlight w:val="none"/>
        </w:rPr>
      </w:pPr>
      <w:r>
        <w:rPr>
          <w:rFonts w:hint="eastAsia" w:ascii="宋体" w:hAnsi="宋体"/>
          <w:szCs w:val="21"/>
          <w:highlight w:val="none"/>
        </w:rPr>
        <w:t>52.6收文办理</w:t>
      </w:r>
      <w:r>
        <w:rPr>
          <w:rFonts w:ascii="宋体" w:hAnsi="宋体"/>
          <w:szCs w:val="21"/>
          <w:highlight w:val="none"/>
        </w:rPr>
        <w:t>程序</w:t>
      </w:r>
    </w:p>
    <w:p w14:paraId="0557B911">
      <w:pPr>
        <w:ind w:firstLine="420" w:firstLineChars="200"/>
        <w:rPr>
          <w:rFonts w:ascii="宋体" w:hAnsi="宋体"/>
          <w:szCs w:val="21"/>
          <w:highlight w:val="none"/>
        </w:rPr>
      </w:pPr>
      <w:r>
        <w:rPr>
          <w:rFonts w:hint="eastAsia" w:ascii="宋体" w:hAnsi="宋体"/>
          <w:szCs w:val="21"/>
          <w:highlight w:val="none"/>
        </w:rPr>
        <w:t>52.6.1供应商提交的质疑符合受理条件的，政府集中采购机构自收到质疑材料之日起即为受理，应当向供应商出具质疑函收文回执并可以要求其递交质疑的法定代表人（负责人）或者授权代理人签署质疑文书送达地址确认书。</w:t>
      </w:r>
    </w:p>
    <w:p w14:paraId="3F3E962C">
      <w:pPr>
        <w:ind w:firstLine="420" w:firstLineChars="200"/>
        <w:rPr>
          <w:rFonts w:ascii="仿宋" w:hAnsi="仿宋" w:eastAsia="仿宋"/>
          <w:sz w:val="28"/>
          <w:szCs w:val="28"/>
          <w:highlight w:val="none"/>
        </w:rPr>
      </w:pPr>
      <w:r>
        <w:rPr>
          <w:rFonts w:hint="eastAsia" w:ascii="宋体" w:hAnsi="宋体"/>
          <w:szCs w:val="21"/>
          <w:highlight w:val="none"/>
        </w:rPr>
        <w:t>52.6.2供应商提交的质疑材料不符合质疑条件的，视情况处理：</w:t>
      </w:r>
    </w:p>
    <w:p w14:paraId="7A23728E">
      <w:pPr>
        <w:ind w:firstLine="420" w:firstLineChars="200"/>
        <w:rPr>
          <w:rFonts w:ascii="宋体" w:hAnsi="宋体"/>
          <w:szCs w:val="21"/>
          <w:highlight w:val="none"/>
        </w:rPr>
      </w:pPr>
      <w:r>
        <w:rPr>
          <w:rFonts w:hint="eastAsia" w:ascii="宋体" w:hAnsi="宋体"/>
          <w:szCs w:val="21"/>
          <w:highlight w:val="none"/>
        </w:rPr>
        <w:t>供应商提交的质疑材料不全或者未按要求签字或者盖章的，政府集中采购机构应当一次性告知供应商需补正的内容和补正期限。</w:t>
      </w:r>
    </w:p>
    <w:p w14:paraId="01BEF34F">
      <w:pPr>
        <w:ind w:firstLine="420" w:firstLineChars="200"/>
        <w:rPr>
          <w:rFonts w:ascii="宋体" w:hAnsi="宋体"/>
          <w:szCs w:val="21"/>
          <w:highlight w:val="none"/>
        </w:rPr>
      </w:pPr>
      <w:r>
        <w:rPr>
          <w:rFonts w:hint="eastAsia" w:ascii="宋体" w:hAnsi="宋体"/>
          <w:szCs w:val="21"/>
          <w:highlight w:val="none"/>
        </w:rPr>
        <w:t>供应商提交的质疑存在下列情形之一的，不予受理：</w:t>
      </w:r>
    </w:p>
    <w:p w14:paraId="2C65BFA9">
      <w:pPr>
        <w:ind w:firstLine="420" w:firstLineChars="200"/>
        <w:rPr>
          <w:rFonts w:ascii="宋体" w:hAnsi="宋体"/>
          <w:szCs w:val="21"/>
          <w:highlight w:val="none"/>
        </w:rPr>
      </w:pPr>
      <w:r>
        <w:rPr>
          <w:rFonts w:hint="eastAsia" w:ascii="宋体" w:hAnsi="宋体"/>
          <w:szCs w:val="21"/>
          <w:highlight w:val="none"/>
        </w:rPr>
        <w:t>（1）质疑主体不满足要求的；</w:t>
      </w:r>
    </w:p>
    <w:p w14:paraId="376AD355">
      <w:pPr>
        <w:ind w:firstLine="420" w:firstLineChars="200"/>
        <w:rPr>
          <w:rFonts w:ascii="宋体" w:hAnsi="宋体"/>
          <w:szCs w:val="21"/>
          <w:highlight w:val="none"/>
        </w:rPr>
      </w:pPr>
      <w:r>
        <w:rPr>
          <w:rFonts w:hint="eastAsia" w:ascii="宋体" w:hAnsi="宋体"/>
          <w:szCs w:val="21"/>
          <w:highlight w:val="none"/>
        </w:rPr>
        <w:t>（2）供应商自身权益未受到损害的；</w:t>
      </w:r>
    </w:p>
    <w:p w14:paraId="7C04121E">
      <w:pPr>
        <w:ind w:firstLine="420" w:firstLineChars="200"/>
        <w:rPr>
          <w:rFonts w:ascii="宋体" w:hAnsi="宋体"/>
          <w:szCs w:val="21"/>
          <w:highlight w:val="none"/>
        </w:rPr>
      </w:pPr>
      <w:r>
        <w:rPr>
          <w:rFonts w:hint="eastAsia" w:ascii="宋体" w:hAnsi="宋体"/>
          <w:szCs w:val="21"/>
          <w:highlight w:val="none"/>
        </w:rPr>
        <w:t>（3）供应商未在法定质疑期限内提出质疑的；</w:t>
      </w:r>
    </w:p>
    <w:p w14:paraId="27EB8051">
      <w:pPr>
        <w:ind w:firstLine="420" w:firstLineChars="200"/>
        <w:rPr>
          <w:rFonts w:ascii="宋体" w:hAnsi="宋体"/>
          <w:szCs w:val="21"/>
          <w:highlight w:val="none"/>
        </w:rPr>
      </w:pPr>
      <w:r>
        <w:rPr>
          <w:rFonts w:hint="eastAsia" w:ascii="宋体" w:hAnsi="宋体"/>
          <w:szCs w:val="21"/>
          <w:highlight w:val="none"/>
        </w:rPr>
        <w:t>（4）质疑材料不全或者未按要求签字或者盖章的情况下，要求补正后，逾期未补正或者补正后仍不符合规定的；</w:t>
      </w:r>
    </w:p>
    <w:p w14:paraId="57355195">
      <w:pPr>
        <w:ind w:firstLine="420" w:firstLineChars="200"/>
        <w:rPr>
          <w:rFonts w:ascii="宋体" w:hAnsi="宋体"/>
          <w:szCs w:val="21"/>
          <w:highlight w:val="none"/>
        </w:rPr>
      </w:pPr>
      <w:r>
        <w:rPr>
          <w:rFonts w:hint="eastAsia" w:ascii="宋体" w:hAnsi="宋体"/>
          <w:szCs w:val="21"/>
          <w:highlight w:val="none"/>
        </w:rPr>
        <w:t>（5）其他不符合受理条件情形的。</w:t>
      </w:r>
    </w:p>
    <w:p w14:paraId="2E1FB363">
      <w:pPr>
        <w:ind w:firstLine="420" w:firstLineChars="200"/>
        <w:rPr>
          <w:rFonts w:ascii="宋体" w:hAnsi="宋体"/>
          <w:szCs w:val="21"/>
          <w:highlight w:val="none"/>
        </w:rPr>
      </w:pPr>
      <w:r>
        <w:rPr>
          <w:rFonts w:hint="eastAsia" w:ascii="宋体" w:hAnsi="宋体"/>
          <w:szCs w:val="21"/>
          <w:highlight w:val="none"/>
        </w:rPr>
        <w:t>质疑事项不予受理的，政府集中采购机构应当向供应商出具不符合质疑条件告知书。</w:t>
      </w:r>
    </w:p>
    <w:p w14:paraId="6D803536">
      <w:pPr>
        <w:rPr>
          <w:rFonts w:ascii="宋体" w:hAnsi="宋体"/>
          <w:szCs w:val="21"/>
          <w:highlight w:val="none"/>
        </w:rPr>
      </w:pPr>
      <w:r>
        <w:rPr>
          <w:rFonts w:hint="eastAsia" w:ascii="宋体" w:hAnsi="宋体"/>
          <w:color w:val="FF0000"/>
          <w:szCs w:val="21"/>
          <w:highlight w:val="none"/>
        </w:rPr>
        <w:t xml:space="preserve">  </w:t>
      </w:r>
      <w:r>
        <w:rPr>
          <w:rFonts w:hint="eastAsia" w:ascii="宋体" w:hAnsi="宋体"/>
          <w:szCs w:val="21"/>
          <w:highlight w:val="none"/>
        </w:rPr>
        <w:t xml:space="preserve">  52.7质疑答复时限</w:t>
      </w:r>
    </w:p>
    <w:p w14:paraId="39673563">
      <w:pPr>
        <w:rPr>
          <w:rFonts w:ascii="宋体" w:hAnsi="宋体"/>
          <w:szCs w:val="21"/>
          <w:highlight w:val="none"/>
        </w:rPr>
      </w:pPr>
      <w:r>
        <w:rPr>
          <w:rFonts w:hint="eastAsia" w:ascii="宋体" w:hAnsi="宋体"/>
          <w:szCs w:val="21"/>
          <w:highlight w:val="none"/>
        </w:rPr>
        <w:t xml:space="preserve">    自收文之日起七个工作日内。</w:t>
      </w:r>
    </w:p>
    <w:p w14:paraId="737F7FAB">
      <w:pPr>
        <w:rPr>
          <w:rFonts w:ascii="宋体" w:hAnsi="宋体"/>
          <w:szCs w:val="21"/>
          <w:highlight w:val="none"/>
        </w:rPr>
      </w:pPr>
      <w:r>
        <w:rPr>
          <w:rFonts w:hint="eastAsia" w:ascii="宋体" w:hAnsi="宋体"/>
          <w:szCs w:val="21"/>
          <w:highlight w:val="none"/>
        </w:rPr>
        <w:t xml:space="preserve">    52.8投诉</w:t>
      </w:r>
    </w:p>
    <w:p w14:paraId="63E025BF">
      <w:pPr>
        <w:rPr>
          <w:rFonts w:ascii="宋体" w:hAnsi="宋体"/>
          <w:szCs w:val="21"/>
          <w:highlight w:val="none"/>
        </w:rPr>
      </w:pPr>
      <w:r>
        <w:rPr>
          <w:rFonts w:hint="eastAsia" w:ascii="宋体" w:hAnsi="宋体"/>
          <w:szCs w:val="21"/>
          <w:highlight w:val="none"/>
        </w:rPr>
        <w:t xml:space="preserve">    对质疑答复不满意或者未在规定时间内答复的，提出质疑的供应商可以在答复期满后15个工作日内向同级财政部门投诉。</w:t>
      </w:r>
    </w:p>
    <w:p w14:paraId="5A4370EC">
      <w:pPr>
        <w:rPr>
          <w:rFonts w:ascii="黑体" w:hAnsi="宋体" w:eastAsia="黑体"/>
          <w:sz w:val="24"/>
          <w:highlight w:val="none"/>
        </w:rPr>
      </w:pPr>
      <w:r>
        <w:rPr>
          <w:rFonts w:hint="eastAsia" w:ascii="黑体" w:hAnsi="宋体" w:eastAsia="黑体"/>
          <w:sz w:val="24"/>
          <w:highlight w:val="none"/>
        </w:rPr>
        <w:t>53. 质疑后续处理</w:t>
      </w:r>
    </w:p>
    <w:p w14:paraId="00A09B8A">
      <w:pPr>
        <w:jc w:val="both"/>
        <w:rPr>
          <w:rFonts w:ascii="宋体" w:hAnsi="宋体"/>
          <w:szCs w:val="21"/>
          <w:highlight w:val="none"/>
        </w:rPr>
      </w:pPr>
      <w:r>
        <w:rPr>
          <w:rFonts w:hint="eastAsia" w:ascii="宋体" w:hAnsi="宋体"/>
          <w:szCs w:val="21"/>
          <w:highlight w:val="none"/>
        </w:rPr>
        <w:t xml:space="preserve">    53.1供应商质疑不成立，或者成立但未对中标、成交结果构成影响的，继续开展采购活动。</w:t>
      </w:r>
    </w:p>
    <w:p w14:paraId="265503ED">
      <w:pPr>
        <w:ind w:firstLine="420"/>
        <w:jc w:val="both"/>
        <w:rPr>
          <w:rFonts w:hint="eastAsia" w:ascii="宋体" w:hAnsi="宋体"/>
          <w:szCs w:val="21"/>
          <w:highlight w:val="none"/>
        </w:rPr>
      </w:pPr>
      <w:r>
        <w:rPr>
          <w:rFonts w:hint="eastAsia" w:ascii="宋体" w:hAnsi="宋体"/>
          <w:szCs w:val="21"/>
          <w:highlight w:val="none"/>
        </w:rPr>
        <w:t>53.2供应商质疑成立且影响或者可能影响中标、成交结果的，按照下列情况处理：（1）对采购文件提出的质疑，依法通过澄清或者修改可以继续开展采购活动的，澄清或者修改采购文件后继续开展采购活动；否则应当修改采购文件后重新开展采购活动。（2）对采购过程、中标或者成交结果提出的质疑，合格供应商符合法定数量时，可以从合格的中标或者成交候选人中另行确定中标、成交供应商的，应当依法另行确定中标、成交供应商；否则应当重新开展采购活动。</w:t>
      </w:r>
    </w:p>
    <w:p w14:paraId="529B36F9">
      <w:pPr>
        <w:jc w:val="both"/>
        <w:rPr>
          <w:highlight w:val="none"/>
        </w:rPr>
      </w:pPr>
      <w:r>
        <w:rPr>
          <w:highlight w:val="none"/>
        </w:rPr>
        <w:t>---- END ----</w:t>
      </w:r>
      <w:bookmarkEnd w:id="148"/>
    </w:p>
    <w:sectPr>
      <w:pgSz w:w="11907" w:h="16840"/>
      <w:pgMar w:top="1440" w:right="1797" w:bottom="1440" w:left="1797" w:header="851" w:footer="992" w:gutter="0"/>
      <w:cols w:space="425" w:num="1"/>
      <w:titlePg/>
      <w:docGrid w:linePitch="46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董馨如" w:date="2024-10-16T10:31:54Z" w:initials="">
    <w:p w14:paraId="705FBA5D">
      <w:pPr>
        <w:pStyle w:val="16"/>
        <w:rPr>
          <w:rFonts w:hint="default" w:eastAsia="宋体"/>
          <w:lang w:val="en-US" w:eastAsia="zh-CN"/>
        </w:rPr>
      </w:pPr>
      <w:r>
        <w:rPr>
          <w:rFonts w:hint="eastAsia"/>
          <w:lang w:val="en-US" w:eastAsia="zh-CN"/>
        </w:rPr>
        <w:t>本项目为采购成品家具，且供应商不一定是设备生产商，该评分项和项目实际需求不适应，建议删除。</w:t>
      </w:r>
    </w:p>
  </w:comment>
  <w:comment w:id="1" w:author="董馨如" w:date="2024-10-16T17:27:30Z" w:initials="">
    <w:p w14:paraId="26EAC664">
      <w:pPr>
        <w:pStyle w:val="16"/>
        <w:rPr>
          <w:rFonts w:hint="eastAsia" w:ascii="宋体" w:hAnsi="宋体" w:eastAsia="宋体" w:cs="宋体"/>
          <w:b w:val="0"/>
          <w:bCs w:val="0"/>
          <w:color w:val="auto"/>
          <w:lang w:val="en-US" w:eastAsia="zh-CN"/>
        </w:rPr>
      </w:pPr>
      <w:r>
        <w:rPr>
          <w:rFonts w:hint="eastAsia" w:ascii="宋体" w:hAnsi="宋体" w:eastAsia="宋体" w:cs="宋体"/>
          <w:b w:val="0"/>
          <w:bCs w:val="0"/>
          <w:color w:val="auto"/>
          <w:lang w:val="en-US" w:eastAsia="zh-CN"/>
        </w:rPr>
        <w:t>共22条</w:t>
      </w:r>
      <w:r>
        <w:rPr>
          <w:rFonts w:hint="eastAsia" w:ascii="宋体" w:hAnsi="宋体" w:eastAsia="宋体" w:cs="宋体"/>
          <w:b w:val="0"/>
          <w:bCs w:val="0"/>
          <w:color w:val="auto"/>
          <w:sz w:val="21"/>
          <w:szCs w:val="21"/>
          <w:highlight w:val="none"/>
          <w:lang w:val="en-US" w:eastAsia="zh-CN"/>
        </w:rPr>
        <w:t>▲参数</w:t>
      </w:r>
    </w:p>
  </w:comment>
  <w:comment w:id="2" w:author="董馨如" w:date="2024-10-16T10:34:35Z" w:initials="">
    <w:p w14:paraId="3ECCCE34">
      <w:pPr>
        <w:pStyle w:val="16"/>
      </w:pPr>
      <w:r>
        <w:rPr>
          <w:rFonts w:hint="eastAsia" w:ascii="宋体" w:eastAsia="宋体" w:cs="Times New Roman"/>
          <w:kern w:val="0"/>
          <w:sz w:val="34"/>
          <w:szCs w:val="20"/>
          <w:lang w:val="en-US" w:eastAsia="zh-CN" w:bidi="ar-SA"/>
        </w:rPr>
        <w:t>以下为模板表述，</w:t>
      </w:r>
      <w:r>
        <w:rPr>
          <w:rFonts w:hint="eastAsia" w:ascii="宋体" w:hAnsi="Times New Roman" w:eastAsia="宋体" w:cs="Times New Roman"/>
          <w:kern w:val="0"/>
          <w:sz w:val="34"/>
          <w:szCs w:val="20"/>
          <w:lang w:val="en-US" w:eastAsia="zh-CN" w:bidi="ar-SA"/>
        </w:rPr>
        <w:t>对于本项目涉及的货物属于（财库〔2019〕19号）或（财库〔2019〕18号）清单中的才可设置此项，采购人需要设置的，需明确是哪个货物属于该清单，核实后才可设置。</w:t>
      </w:r>
    </w:p>
  </w:comment>
  <w:comment w:id="3" w:author="董馨如" w:date="2024-10-16T10:55:28Z" w:initials="">
    <w:p w14:paraId="6B9D14BC">
      <w:pPr>
        <w:pStyle w:val="16"/>
        <w:rPr>
          <w:rFonts w:hint="default" w:eastAsia="宋体"/>
          <w:lang w:val="en-US" w:eastAsia="zh-CN"/>
        </w:rPr>
      </w:pPr>
      <w:r>
        <w:rPr>
          <w:rFonts w:hint="eastAsia"/>
          <w:lang w:val="en-US" w:eastAsia="zh-CN"/>
        </w:rPr>
        <w:t>认证范围过于明确，可能有倾向性</w:t>
      </w:r>
    </w:p>
  </w:comment>
  <w:comment w:id="4" w:author="董馨如" w:date="2024-10-16T10:57:07Z" w:initials="">
    <w:p w14:paraId="487250C3">
      <w:pPr>
        <w:pStyle w:val="16"/>
      </w:pPr>
      <w:r>
        <w:rPr>
          <w:rFonts w:hint="eastAsia"/>
          <w:lang w:val="en-US" w:eastAsia="zh-CN"/>
        </w:rPr>
        <w:t>认证范围过于明确，可能有倾向性</w:t>
      </w:r>
    </w:p>
  </w:comment>
  <w:comment w:id="5" w:author="董馨如" w:date="2024-10-16T10:58:32Z" w:initials="">
    <w:p w14:paraId="5A1905F1">
      <w:pPr>
        <w:pStyle w:val="16"/>
        <w:rPr>
          <w:rFonts w:hint="eastAsia"/>
        </w:rPr>
      </w:pPr>
      <w:r>
        <w:rPr>
          <w:rFonts w:hint="eastAsia"/>
        </w:rPr>
        <w:t>售后服务认证证书的评价标准为GB/T27922-2011《商品售后服务评价体系》。该认证非国家强制认证，属于商业性认证。GB/T27922-2011标准5.1.2.2提出：售后服务管理师数量在标准总分中有5分，按服务管理人员总数的10%配置售后服务管理师，负责对售后服务工作的管理和对售后服务活动的指导。服务管理人员有两个层面：一是在总部，在服务有关部门、服务有关环节和岗位的负责人，包括基层管理人员和中、高层管理人员；二是在下属分公司、服务网站的管理人员。</w:t>
      </w:r>
    </w:p>
    <w:p w14:paraId="49729216">
      <w:pPr>
        <w:pStyle w:val="16"/>
        <w:rPr>
          <w:rFonts w:hint="default" w:eastAsia="宋体"/>
          <w:lang w:val="en-US" w:eastAsia="zh-CN"/>
        </w:rPr>
      </w:pPr>
      <w:r>
        <w:rPr>
          <w:rFonts w:hint="eastAsia"/>
        </w:rPr>
        <w:t>《商品售后服务评价体系》对企业规模和分支机构有硬性要求。属于变相将供应商规模条件作为加分条件、中标条件，构成对中小企业的歧视性或限制性。</w:t>
      </w:r>
      <w:r>
        <w:rPr>
          <w:rFonts w:hint="eastAsia"/>
          <w:lang w:val="en-US" w:eastAsia="zh-CN"/>
        </w:rPr>
        <w:t>建议删除该要求</w:t>
      </w:r>
    </w:p>
  </w:comment>
  <w:comment w:id="6" w:author="董馨如" w:date="2024-10-16T10:56:12Z" w:initials="">
    <w:p w14:paraId="41833F00">
      <w:pPr>
        <w:pStyle w:val="16"/>
        <w:rPr>
          <w:rFonts w:hint="default" w:eastAsia="宋体"/>
          <w:lang w:val="en-US" w:eastAsia="zh-CN"/>
        </w:rPr>
      </w:pPr>
      <w:r>
        <w:rPr>
          <w:rFonts w:hint="eastAsia"/>
          <w:lang w:val="en-US" w:eastAsia="zh-CN"/>
        </w:rPr>
        <w:t>有三家以上供应商满足该要求吗？</w:t>
      </w:r>
    </w:p>
  </w:comment>
  <w:comment w:id="7" w:author="陈shunjie" w:date="2024-06-21T15:16:55Z" w:initials="">
    <w:p w14:paraId="27EB4105">
      <w:pPr>
        <w:pStyle w:val="16"/>
        <w:rPr>
          <w:rFonts w:hint="eastAsia"/>
        </w:rPr>
      </w:pPr>
      <w:r>
        <w:rPr>
          <w:rFonts w:hint="eastAsia"/>
        </w:rPr>
        <w:t>一、请根据项目情况选择。不属于上述情形，按下面表述进行替换或调整表述。</w:t>
      </w:r>
    </w:p>
    <w:p w14:paraId="05FC48C7">
      <w:pPr>
        <w:pStyle w:val="16"/>
        <w:rPr>
          <w:rFonts w:hint="eastAsia"/>
        </w:rPr>
      </w:pPr>
    </w:p>
    <w:p w14:paraId="1C714DB5">
      <w:pPr>
        <w:pStyle w:val="16"/>
        <w:rPr>
          <w:rFonts w:hint="eastAsia"/>
        </w:rPr>
      </w:pPr>
      <w:r>
        <w:rPr>
          <w:rFonts w:hint="eastAsia"/>
        </w:rPr>
        <w:t>二、属于专门面向小微的增加以下资格条件：</w:t>
      </w:r>
    </w:p>
    <w:p w14:paraId="4BEB12B5">
      <w:pPr>
        <w:pStyle w:val="16"/>
        <w:rPr>
          <w:rFonts w:hint="eastAsia" w:eastAsia="宋体"/>
          <w:lang w:eastAsia="zh-CN"/>
        </w:rPr>
      </w:pPr>
      <w:r>
        <w:rPr>
          <w:rFonts w:hint="eastAsia"/>
        </w:rPr>
        <w:t>8.本项目属于专门面向小微企业采购：供应商提供的货物全部由符合政策要求的小微企业、残疾人福利性单位或监狱企业制造（由供应商在《中小企业声明函、残疾人福利性单位声明函及监狱企业声明函》中作出声明；未提供声明函或声明函不符合“填写指引”的，按资格审查不通过处理）</w:t>
      </w:r>
      <w:r>
        <w:rPr>
          <w:rFonts w:hint="eastAsia"/>
          <w:lang w:eastAsia="zh-CN"/>
        </w:rPr>
        <w:t>。</w:t>
      </w:r>
    </w:p>
    <w:p w14:paraId="59C941F4">
      <w:pPr>
        <w:pStyle w:val="16"/>
        <w:rPr>
          <w:rFonts w:hint="eastAsia"/>
        </w:rPr>
      </w:pPr>
    </w:p>
    <w:p w14:paraId="344847AD">
      <w:pPr>
        <w:pStyle w:val="16"/>
        <w:rPr>
          <w:rFonts w:hint="eastAsia"/>
        </w:rPr>
      </w:pPr>
      <w:r>
        <w:rPr>
          <w:rFonts w:hint="eastAsia"/>
        </w:rPr>
        <w:t>三、货物类采购项目，根据《政府采购促进中小企业发展管理办法》的通知第八条不适宜部分面向中小微企业，建议采购项目整体或设置采购包专门面向中小企业采购。</w:t>
      </w:r>
    </w:p>
  </w:comment>
  <w:comment w:id="8" w:author="陈shunjie" w:date="2024-06-21T17:35:52Z" w:initials="">
    <w:p w14:paraId="3FC6304F">
      <w:pPr>
        <w:pStyle w:val="16"/>
      </w:pPr>
      <w:r>
        <w:rPr>
          <w:rFonts w:hint="eastAsia"/>
        </w:rPr>
        <w:t>根据项目情况勾选</w:t>
      </w:r>
    </w:p>
  </w:comment>
  <w:comment w:id="9" w:author="陈shunjie" w:date="2024-06-21T17:35:41Z" w:initials="">
    <w:p w14:paraId="068A6C2B">
      <w:pPr>
        <w:pStyle w:val="16"/>
        <w:rPr>
          <w:rFonts w:hint="default" w:eastAsia="宋体"/>
          <w:lang w:val="en-US" w:eastAsia="zh-CN"/>
        </w:rPr>
      </w:pPr>
      <w:r>
        <w:rPr>
          <w:rFonts w:hint="eastAsia"/>
          <w:lang w:val="en-US" w:eastAsia="zh-CN"/>
        </w:rPr>
        <w:t>根据项目情况勾选</w:t>
      </w:r>
    </w:p>
  </w:comment>
  <w:comment w:id="10" w:author="陈shunjie" w:date="2024-06-21T17:35:57Z" w:initials="">
    <w:p w14:paraId="3C9B08F2">
      <w:pPr>
        <w:pStyle w:val="16"/>
      </w:pPr>
      <w:r>
        <w:rPr>
          <w:rFonts w:hint="eastAsia"/>
        </w:rPr>
        <w:t>根据项目情况勾选</w:t>
      </w:r>
    </w:p>
  </w:comment>
  <w:comment w:id="11" w:author="政府采购业务分公司" w:date="2021-08-18T18:02:00Z" w:initials="陈">
    <w:p w14:paraId="183922AF">
      <w:pPr>
        <w:pStyle w:val="16"/>
      </w:pPr>
      <w:r>
        <w:rPr>
          <w:rFonts w:hint="eastAsia"/>
        </w:rPr>
        <w:t>请采购人填写履约保证金，最低为0，最多为10%。鼓励采购人根据项目特点、供应商诚信等情况免收履约保证金。</w:t>
      </w:r>
    </w:p>
  </w:comment>
  <w:comment w:id="12" w:author="政府采购业务分公司" w:date="2021-08-21T22:45:00Z" w:initials="陈">
    <w:p w14:paraId="748B7F7B">
      <w:pPr>
        <w:pStyle w:val="16"/>
      </w:pPr>
      <w:r>
        <w:rPr>
          <w:rFonts w:hint="eastAsia"/>
        </w:rPr>
        <w:t>退还时间可根据采购人需求调整。</w:t>
      </w:r>
    </w:p>
  </w:comment>
  <w:comment w:id="13" w:author="政府采购业务分公司" w:date="2022-07-01T15:02:00Z" w:initials="陈">
    <w:p w14:paraId="2FFD4D87">
      <w:pPr>
        <w:pStyle w:val="16"/>
      </w:pPr>
      <w:r>
        <w:rPr>
          <w:rFonts w:hint="eastAsia"/>
        </w:rPr>
        <w:t>采购人可调整，但需要＞0</w:t>
      </w:r>
    </w:p>
  </w:comment>
  <w:comment w:id="14" w:author="陈shunjie" w:date="2024-06-21T15:20:30Z" w:initials="">
    <w:p w14:paraId="365E04C3">
      <w:pPr>
        <w:pStyle w:val="16"/>
        <w:rPr>
          <w:rFonts w:hint="eastAsia"/>
        </w:rPr>
      </w:pPr>
      <w:r>
        <w:rPr>
          <w:rFonts w:hint="eastAsia"/>
        </w:rPr>
        <w:t>根据系统及实际情况调整候选中标供应商家数≤3</w:t>
      </w:r>
    </w:p>
  </w:comment>
  <w:comment w:id="15" w:author="陈shunjie" w:date="2024-06-21T15:25:36Z" w:initials="">
    <w:p w14:paraId="14447AE6">
      <w:pPr>
        <w:pStyle w:val="16"/>
        <w:rPr>
          <w:rFonts w:hint="eastAsia"/>
        </w:rPr>
      </w:pPr>
      <w:r>
        <w:rPr>
          <w:rFonts w:hint="eastAsia"/>
        </w:rPr>
        <w:t>根据市财政局招标文件编制指引2021及财政部关于印发《政府采购促进中小企业发展管理办法》的通知，请填写货物所属行业。</w:t>
      </w:r>
    </w:p>
    <w:p w14:paraId="11D454C7">
      <w:pPr>
        <w:pStyle w:val="16"/>
        <w:rPr>
          <w:rFonts w:hint="eastAsia"/>
        </w:rPr>
      </w:pPr>
      <w:r>
        <w:rPr>
          <w:rFonts w:hint="eastAsia"/>
        </w:rPr>
        <w:t>请从以下行业中选择：</w:t>
      </w:r>
    </w:p>
    <w:p w14:paraId="155731A0">
      <w:pPr>
        <w:pStyle w:val="16"/>
        <w:rPr>
          <w:rFonts w:hint="eastAsia"/>
        </w:rPr>
      </w:pPr>
      <w:r>
        <w:rPr>
          <w:rFonts w:hint="eastAsia"/>
        </w:rPr>
        <w:t>1.农、林、牧、渔业</w:t>
      </w:r>
    </w:p>
    <w:p w14:paraId="58C5090E">
      <w:pPr>
        <w:pStyle w:val="16"/>
        <w:rPr>
          <w:rFonts w:hint="eastAsia"/>
        </w:rPr>
      </w:pPr>
      <w:r>
        <w:rPr>
          <w:rFonts w:hint="eastAsia"/>
        </w:rPr>
        <w:t>2.工业（包括采矿业，制造业，电力、热力、燃气及水生产和供应业）</w:t>
      </w:r>
    </w:p>
    <w:p w14:paraId="2C9B12B5">
      <w:pPr>
        <w:pStyle w:val="16"/>
        <w:rPr>
          <w:rFonts w:hint="eastAsia"/>
        </w:rPr>
      </w:pPr>
      <w:r>
        <w:rPr>
          <w:rFonts w:hint="eastAsia"/>
        </w:rPr>
        <w:t>3.建筑业</w:t>
      </w:r>
    </w:p>
    <w:p w14:paraId="020A7EFD">
      <w:pPr>
        <w:pStyle w:val="16"/>
        <w:rPr>
          <w:rFonts w:hint="eastAsia"/>
        </w:rPr>
      </w:pPr>
      <w:r>
        <w:rPr>
          <w:rFonts w:hint="eastAsia"/>
        </w:rPr>
        <w:t>4.批发业</w:t>
      </w:r>
    </w:p>
    <w:p w14:paraId="77EE3AF5">
      <w:pPr>
        <w:pStyle w:val="16"/>
        <w:rPr>
          <w:rFonts w:hint="eastAsia"/>
        </w:rPr>
      </w:pPr>
      <w:r>
        <w:rPr>
          <w:rFonts w:hint="eastAsia"/>
        </w:rPr>
        <w:t>5.零售业</w:t>
      </w:r>
    </w:p>
    <w:p w14:paraId="080C400A">
      <w:pPr>
        <w:pStyle w:val="16"/>
        <w:rPr>
          <w:rFonts w:hint="eastAsia"/>
        </w:rPr>
      </w:pPr>
      <w:r>
        <w:rPr>
          <w:rFonts w:hint="eastAsia"/>
        </w:rPr>
        <w:t>6.交通运输业（不含铁路运输业）</w:t>
      </w:r>
    </w:p>
    <w:p w14:paraId="1FA836B3">
      <w:pPr>
        <w:pStyle w:val="16"/>
        <w:rPr>
          <w:rFonts w:hint="eastAsia"/>
        </w:rPr>
      </w:pPr>
      <w:r>
        <w:rPr>
          <w:rFonts w:hint="eastAsia"/>
        </w:rPr>
        <w:t>7.仓储业</w:t>
      </w:r>
    </w:p>
    <w:p w14:paraId="05782B41">
      <w:pPr>
        <w:pStyle w:val="16"/>
        <w:rPr>
          <w:rFonts w:hint="eastAsia"/>
        </w:rPr>
      </w:pPr>
      <w:r>
        <w:rPr>
          <w:rFonts w:hint="eastAsia"/>
        </w:rPr>
        <w:t>8.邮政业</w:t>
      </w:r>
    </w:p>
    <w:p w14:paraId="407C4E78">
      <w:pPr>
        <w:pStyle w:val="16"/>
        <w:rPr>
          <w:rFonts w:hint="eastAsia"/>
        </w:rPr>
      </w:pPr>
      <w:r>
        <w:rPr>
          <w:rFonts w:hint="eastAsia"/>
        </w:rPr>
        <w:t>9.住宿业</w:t>
      </w:r>
    </w:p>
    <w:p w14:paraId="0E424797">
      <w:pPr>
        <w:pStyle w:val="16"/>
        <w:rPr>
          <w:rFonts w:hint="eastAsia"/>
        </w:rPr>
      </w:pPr>
      <w:r>
        <w:rPr>
          <w:rFonts w:hint="eastAsia"/>
        </w:rPr>
        <w:t>10.餐饮业</w:t>
      </w:r>
    </w:p>
    <w:p w14:paraId="2C9F0BF9">
      <w:pPr>
        <w:pStyle w:val="16"/>
        <w:rPr>
          <w:rFonts w:hint="eastAsia"/>
        </w:rPr>
      </w:pPr>
      <w:r>
        <w:rPr>
          <w:rFonts w:hint="eastAsia"/>
        </w:rPr>
        <w:t>11.信息传输业（包括电信、互联网和相关服务）</w:t>
      </w:r>
    </w:p>
    <w:p w14:paraId="19E9107C">
      <w:pPr>
        <w:pStyle w:val="16"/>
        <w:rPr>
          <w:rFonts w:hint="eastAsia"/>
        </w:rPr>
      </w:pPr>
      <w:r>
        <w:rPr>
          <w:rFonts w:hint="eastAsia"/>
        </w:rPr>
        <w:t>12.软件和信息技术服务业</w:t>
      </w:r>
    </w:p>
    <w:p w14:paraId="482C0B47">
      <w:pPr>
        <w:pStyle w:val="16"/>
        <w:rPr>
          <w:rFonts w:hint="eastAsia"/>
        </w:rPr>
      </w:pPr>
      <w:r>
        <w:rPr>
          <w:rFonts w:hint="eastAsia"/>
        </w:rPr>
        <w:t>13.房地产开发经营</w:t>
      </w:r>
    </w:p>
    <w:p w14:paraId="62FC70AF">
      <w:pPr>
        <w:pStyle w:val="16"/>
        <w:rPr>
          <w:rFonts w:hint="eastAsia"/>
        </w:rPr>
      </w:pPr>
      <w:r>
        <w:rPr>
          <w:rFonts w:hint="eastAsia"/>
        </w:rPr>
        <w:t>14.物业管理</w:t>
      </w:r>
    </w:p>
    <w:p w14:paraId="04C86C46">
      <w:pPr>
        <w:pStyle w:val="16"/>
        <w:rPr>
          <w:rFonts w:hint="eastAsia"/>
        </w:rPr>
      </w:pPr>
      <w:r>
        <w:rPr>
          <w:rFonts w:hint="eastAsia"/>
        </w:rPr>
        <w:t>15.租赁和商务服务业</w:t>
      </w:r>
    </w:p>
    <w:p w14:paraId="5FDD5F56">
      <w:pPr>
        <w:pStyle w:val="16"/>
      </w:pPr>
      <w:r>
        <w:rPr>
          <w:rFonts w:hint="eastAsia"/>
        </w:rPr>
        <w:t>16.其他未列明行业（包括科学研究和技术服务业，水利、环境和公共设施管理业，居民服务、修理和其他服务业，社会工作，文化、体育和娱乐业等）</w:t>
      </w:r>
    </w:p>
  </w:comment>
  <w:comment w:id="16" w:author="董馨如" w:date="2024-10-16T11:45:08Z" w:initials="">
    <w:p w14:paraId="0960F3E2">
      <w:pPr>
        <w:pStyle w:val="16"/>
        <w:rPr>
          <w:rFonts w:hint="default" w:eastAsia="宋体"/>
          <w:lang w:val="en-US" w:eastAsia="zh-CN"/>
        </w:rPr>
      </w:pPr>
      <w:r>
        <w:rPr>
          <w:rFonts w:ascii="宋体" w:hAnsi="宋体" w:eastAsia="宋体" w:cs="宋体"/>
          <w:sz w:val="24"/>
          <w:szCs w:val="24"/>
        </w:rPr>
        <w:t>如涉及办公家具，需按《深圳市市直党政机关办公家具配置标准》设置单价最高限价。</w:t>
      </w:r>
    </w:p>
  </w:comment>
  <w:comment w:id="17" w:author="董馨如" w:date="2024-10-16T11:49:31Z" w:initials="">
    <w:p w14:paraId="693AE60E">
      <w:pPr>
        <w:pStyle w:val="16"/>
      </w:pPr>
      <w:r>
        <w:rPr>
          <w:rFonts w:hint="eastAsia"/>
          <w:lang w:val="en-US" w:eastAsia="zh-CN"/>
        </w:rPr>
        <w:t>哪一项办公椅？</w:t>
      </w:r>
    </w:p>
  </w:comment>
  <w:comment w:id="18" w:author="陈shunjie" w:date="2024-06-21T15:32:03Z" w:initials="">
    <w:p w14:paraId="336F3F28">
      <w:pPr>
        <w:widowControl w:val="0"/>
        <w:autoSpaceDE w:val="0"/>
        <w:autoSpaceDN w:val="0"/>
        <w:adjustRightInd w:val="0"/>
        <w:jc w:val="left"/>
        <w:textAlignment w:val="baseline"/>
        <w:rPr>
          <w:rFonts w:hint="default" w:ascii="宋体" w:hAnsi="Times New Roman" w:eastAsia="宋体" w:cs="Times New Roman"/>
          <w:kern w:val="0"/>
          <w:sz w:val="34"/>
          <w:szCs w:val="20"/>
          <w:lang w:val="en-US" w:eastAsia="zh-CN" w:bidi="ar-SA"/>
        </w:rPr>
      </w:pPr>
      <w:r>
        <w:rPr>
          <w:rFonts w:hint="eastAsia" w:ascii="宋体" w:hAnsi="Times New Roman" w:eastAsia="宋体" w:cs="Times New Roman"/>
          <w:b/>
          <w:bCs/>
          <w:kern w:val="0"/>
          <w:sz w:val="34"/>
          <w:szCs w:val="20"/>
          <w:lang w:val="en-US" w:eastAsia="zh-CN" w:bidi="ar-SA"/>
        </w:rPr>
        <w:t>1.若项目采购内容包含数据中心相关设备、运维服务的，在表中增加以下条款，同时调整《政府采购投标及履约承诺函》：</w:t>
      </w:r>
    </w:p>
    <w:p w14:paraId="66DC12D6">
      <w:pPr>
        <w:widowControl w:val="0"/>
        <w:autoSpaceDE w:val="0"/>
        <w:autoSpaceDN w:val="0"/>
        <w:adjustRightInd w:val="0"/>
        <w:jc w:val="left"/>
        <w:textAlignment w:val="baseline"/>
        <w:rPr>
          <w:rFonts w:hint="eastAsia" w:ascii="宋体" w:hAnsi="Times New Roman" w:eastAsia="宋体" w:cs="Times New Roman"/>
          <w:kern w:val="0"/>
          <w:sz w:val="34"/>
          <w:szCs w:val="20"/>
          <w:lang w:val="en-US" w:eastAsia="zh-CN" w:bidi="ar-SA"/>
        </w:rPr>
      </w:pPr>
      <w:r>
        <w:rPr>
          <w:rFonts w:hint="eastAsia" w:ascii="宋体" w:hAnsi="Times New Roman" w:eastAsia="宋体" w:cs="Times New Roman"/>
          <w:kern w:val="0"/>
          <w:sz w:val="34"/>
          <w:szCs w:val="20"/>
          <w:lang w:val="en-US" w:eastAsia="zh-CN" w:bidi="ar-SA"/>
        </w:rPr>
        <w:t>采购人所采购产品xxx包括数据中心相关设备的（本项目以第三章 用户需求书 《二、货物需求明细》中第x项“货物名称”为准，投标人应提供所投产品满足财政部《绿色数据中心政府采购需求标准（试行）》（财办库〔2023〕7号）及相应法律法规和强制性标准的承诺函（在《政府采购投标及履约承诺函》中承诺视为符合规定），无需提供检测报告、认证报告。未提供承诺函将视为投标无效。</w:t>
      </w:r>
    </w:p>
    <w:p w14:paraId="76D95F4E">
      <w:pPr>
        <w:widowControl w:val="0"/>
        <w:autoSpaceDE w:val="0"/>
        <w:autoSpaceDN w:val="0"/>
        <w:adjustRightInd w:val="0"/>
        <w:jc w:val="left"/>
        <w:textAlignment w:val="baseline"/>
        <w:rPr>
          <w:rFonts w:hint="eastAsia" w:ascii="宋体" w:hAnsi="Times New Roman" w:eastAsia="宋体" w:cs="Times New Roman"/>
          <w:kern w:val="0"/>
          <w:sz w:val="34"/>
          <w:szCs w:val="20"/>
          <w:lang w:val="en-US" w:eastAsia="zh-CN" w:bidi="ar-SA"/>
        </w:rPr>
      </w:pPr>
    </w:p>
    <w:p w14:paraId="2BD25243">
      <w:pPr>
        <w:widowControl w:val="0"/>
        <w:autoSpaceDE w:val="0"/>
        <w:autoSpaceDN w:val="0"/>
        <w:adjustRightInd w:val="0"/>
        <w:jc w:val="left"/>
        <w:textAlignment w:val="baseline"/>
        <w:rPr>
          <w:rFonts w:hint="default" w:ascii="宋体" w:hAnsi="Times New Roman" w:eastAsia="宋体" w:cs="Times New Roman"/>
          <w:b/>
          <w:bCs/>
          <w:kern w:val="0"/>
          <w:sz w:val="34"/>
          <w:szCs w:val="20"/>
          <w:lang w:val="en-US" w:eastAsia="zh-CN" w:bidi="ar-SA"/>
        </w:rPr>
      </w:pPr>
      <w:r>
        <w:rPr>
          <w:rFonts w:hint="eastAsia" w:ascii="宋体" w:hAnsi="Times New Roman" w:eastAsia="宋体" w:cs="Times New Roman"/>
          <w:b/>
          <w:bCs/>
          <w:kern w:val="0"/>
          <w:sz w:val="34"/>
          <w:szCs w:val="20"/>
          <w:lang w:val="en-US" w:eastAsia="zh-CN" w:bidi="ar-SA"/>
        </w:rPr>
        <w:t>2.招标文件采购的内容涉及国家强制性标准要求的增加以下要求：</w:t>
      </w:r>
    </w:p>
    <w:p w14:paraId="04A925F0">
      <w:pPr>
        <w:widowControl w:val="0"/>
        <w:autoSpaceDE w:val="0"/>
        <w:autoSpaceDN w:val="0"/>
        <w:adjustRightInd w:val="0"/>
        <w:jc w:val="left"/>
        <w:textAlignment w:val="baseline"/>
        <w:rPr>
          <w:rFonts w:hint="eastAsia" w:ascii="宋体" w:hAnsi="Times New Roman" w:eastAsia="宋体" w:cs="Times New Roman"/>
          <w:b/>
          <w:bCs/>
          <w:kern w:val="0"/>
          <w:sz w:val="34"/>
          <w:szCs w:val="20"/>
          <w:lang w:val="en-US" w:eastAsia="zh-CN" w:bidi="ar-SA"/>
        </w:rPr>
      </w:pPr>
      <w:r>
        <w:rPr>
          <w:rFonts w:hint="eastAsia" w:ascii="宋体" w:hAnsi="Times New Roman" w:eastAsia="宋体" w:cs="Times New Roman"/>
          <w:kern w:val="0"/>
          <w:sz w:val="34"/>
          <w:szCs w:val="20"/>
          <w:lang w:val="en-US" w:eastAsia="zh-CN" w:bidi="ar-SA"/>
        </w:rPr>
        <w:t>投标人应承诺所投产品符合国家强制性标准要求。（在《政府采购投标及履约承诺函》中承诺视为符合规定）未提供相关承诺将视为投标无效。</w:t>
      </w:r>
    </w:p>
  </w:comment>
  <w:comment w:id="19" w:author="政府采购业务分公司" w:date="2021-08-31T14:23:00Z" w:initials="陈">
    <w:p w14:paraId="23A11CF4">
      <w:pPr>
        <w:widowControl w:val="0"/>
        <w:autoSpaceDE w:val="0"/>
        <w:autoSpaceDN w:val="0"/>
        <w:adjustRightInd w:val="0"/>
        <w:jc w:val="left"/>
        <w:textAlignment w:val="baseline"/>
        <w:rPr>
          <w:rFonts w:ascii="宋体" w:hAnsi="Times New Roman" w:eastAsia="宋体" w:cs="Times New Roman"/>
          <w:kern w:val="0"/>
          <w:sz w:val="34"/>
          <w:szCs w:val="20"/>
          <w:lang w:val="en-US" w:eastAsia="zh-CN" w:bidi="ar-SA"/>
        </w:rPr>
      </w:pPr>
      <w:r>
        <w:rPr>
          <w:rFonts w:hint="eastAsia" w:ascii="宋体" w:hAnsi="Times New Roman" w:eastAsia="宋体" w:cs="Times New Roman"/>
          <w:kern w:val="0"/>
          <w:sz w:val="34"/>
          <w:szCs w:val="20"/>
          <w:lang w:val="en-US" w:eastAsia="zh-CN" w:bidi="ar-SA"/>
        </w:rPr>
        <w:t>涉及区间的参数，请逐条核实。如不满足此要求，请修改此项描述或在参数中注明。</w:t>
      </w:r>
    </w:p>
    <w:p w14:paraId="6B6B1A24">
      <w:pPr>
        <w:widowControl w:val="0"/>
        <w:autoSpaceDE w:val="0"/>
        <w:autoSpaceDN w:val="0"/>
        <w:adjustRightInd w:val="0"/>
        <w:jc w:val="left"/>
        <w:textAlignment w:val="baseline"/>
        <w:rPr>
          <w:rFonts w:ascii="宋体" w:hAnsi="Times New Roman" w:eastAsia="宋体" w:cs="Times New Roman"/>
          <w:kern w:val="0"/>
          <w:sz w:val="34"/>
          <w:szCs w:val="20"/>
          <w:lang w:val="en-US" w:eastAsia="zh-CN" w:bidi="ar-SA"/>
        </w:rPr>
      </w:pPr>
      <w:r>
        <w:rPr>
          <w:rFonts w:hint="eastAsia" w:ascii="宋体" w:hAnsi="Times New Roman" w:eastAsia="宋体" w:cs="Times New Roman"/>
          <w:kern w:val="0"/>
          <w:sz w:val="34"/>
          <w:szCs w:val="20"/>
          <w:lang w:val="en-US" w:eastAsia="zh-CN" w:bidi="ar-SA"/>
        </w:rPr>
        <w:t>除这种情况，还有以下三种情况：</w:t>
      </w:r>
    </w:p>
    <w:p w14:paraId="15D31BD3">
      <w:pPr>
        <w:widowControl w:val="0"/>
        <w:autoSpaceDE w:val="0"/>
        <w:autoSpaceDN w:val="0"/>
        <w:adjustRightInd w:val="0"/>
        <w:jc w:val="left"/>
        <w:textAlignment w:val="baseline"/>
        <w:rPr>
          <w:rFonts w:ascii="宋体" w:hAnsi="Times New Roman" w:eastAsia="宋体" w:cs="Times New Roman"/>
          <w:kern w:val="0"/>
          <w:sz w:val="34"/>
          <w:szCs w:val="20"/>
          <w:lang w:val="en-US" w:eastAsia="zh-CN" w:bidi="ar-SA"/>
        </w:rPr>
      </w:pPr>
      <w:r>
        <w:rPr>
          <w:rFonts w:hint="eastAsia" w:ascii="宋体" w:hAnsi="Times New Roman" w:eastAsia="宋体" w:cs="Times New Roman"/>
          <w:kern w:val="0"/>
          <w:sz w:val="34"/>
          <w:szCs w:val="20"/>
          <w:lang w:val="en-US" w:eastAsia="zh-CN" w:bidi="ar-SA"/>
        </w:rPr>
        <w:t>1.涉及区间的参数除特别注明以外，产品参数区间不在招标要求区间范围内的视为负偏离。例：区间要求为5-20ML, 所投产品，范围最小值≥5ML，范围最大值≤20ML，即为满足该项技术要求。</w:t>
      </w:r>
    </w:p>
    <w:p w14:paraId="18A25E59">
      <w:pPr>
        <w:widowControl w:val="0"/>
        <w:autoSpaceDE w:val="0"/>
        <w:autoSpaceDN w:val="0"/>
        <w:adjustRightInd w:val="0"/>
        <w:jc w:val="left"/>
        <w:textAlignment w:val="baseline"/>
        <w:rPr>
          <w:rFonts w:ascii="宋体" w:hAnsi="Times New Roman" w:eastAsia="宋体" w:cs="Times New Roman"/>
          <w:kern w:val="0"/>
          <w:sz w:val="34"/>
          <w:szCs w:val="20"/>
          <w:lang w:val="en-US" w:eastAsia="zh-CN" w:bidi="ar-SA"/>
        </w:rPr>
      </w:pPr>
      <w:r>
        <w:rPr>
          <w:rFonts w:hint="eastAsia" w:ascii="宋体" w:hAnsi="Times New Roman" w:eastAsia="宋体" w:cs="Times New Roman"/>
          <w:kern w:val="0"/>
          <w:sz w:val="34"/>
          <w:szCs w:val="20"/>
          <w:lang w:val="en-US" w:eastAsia="zh-CN" w:bidi="ar-SA"/>
        </w:rPr>
        <w:t>2.涉及区间的技术要求，除特别注明以外，所投产品范围涵盖对应的区间即认定为满足该项技术要求。例：区间要求为5-20ML, 所投产品范围最小值≤5ML，范围最大值≥20ML，即为满足该项技术要求。</w:t>
      </w:r>
    </w:p>
    <w:p w14:paraId="12A647E8">
      <w:pPr>
        <w:widowControl w:val="0"/>
        <w:autoSpaceDE w:val="0"/>
        <w:autoSpaceDN w:val="0"/>
        <w:adjustRightInd w:val="0"/>
        <w:jc w:val="left"/>
        <w:textAlignment w:val="baseline"/>
        <w:rPr>
          <w:rFonts w:ascii="宋体" w:hAnsi="Times New Roman" w:eastAsia="宋体" w:cs="Times New Roman"/>
          <w:kern w:val="0"/>
          <w:sz w:val="34"/>
          <w:szCs w:val="20"/>
          <w:lang w:val="en-US" w:eastAsia="zh-CN" w:bidi="ar-SA"/>
        </w:rPr>
      </w:pPr>
      <w:r>
        <w:rPr>
          <w:rFonts w:hint="eastAsia" w:ascii="宋体" w:hAnsi="Times New Roman" w:eastAsia="宋体" w:cs="Times New Roman"/>
          <w:kern w:val="0"/>
          <w:sz w:val="34"/>
          <w:szCs w:val="20"/>
          <w:lang w:val="en-US" w:eastAsia="zh-CN" w:bidi="ar-SA"/>
        </w:rPr>
        <w:t>3. 涉及区间的技术要求，除特别注明以外，所投产品响应数值在招标文件要求的区间范围内即认定为满足该项技术要求。例：区间要求为5-20ML, 所投产品响应为5ML、10ML或20ML，即为满足该项技术要求。</w:t>
      </w:r>
    </w:p>
  </w:comment>
  <w:comment w:id="20" w:author="陈shunjie" w:date="2024-06-03T16:17:58Z" w:initials="">
    <w:p w14:paraId="0A0D0FEB">
      <w:pPr>
        <w:widowControl w:val="0"/>
        <w:autoSpaceDE w:val="0"/>
        <w:autoSpaceDN w:val="0"/>
        <w:adjustRightInd w:val="0"/>
        <w:jc w:val="left"/>
        <w:textAlignment w:val="baseline"/>
        <w:rPr>
          <w:rFonts w:hint="default" w:ascii="宋体" w:hAnsi="Times New Roman" w:eastAsia="宋体" w:cs="Times New Roman"/>
          <w:kern w:val="0"/>
          <w:sz w:val="34"/>
          <w:szCs w:val="20"/>
          <w:lang w:val="en-US" w:eastAsia="zh-CN" w:bidi="ar-SA"/>
        </w:rPr>
      </w:pPr>
      <w:r>
        <w:rPr>
          <w:rFonts w:hint="eastAsia" w:ascii="宋体" w:hAnsi="Times New Roman" w:eastAsia="宋体" w:cs="Times New Roman"/>
          <w:kern w:val="0"/>
          <w:sz w:val="34"/>
          <w:szCs w:val="20"/>
          <w:lang w:val="en-US" w:eastAsia="zh-CN" w:bidi="ar-SA"/>
        </w:rPr>
        <w:t>评分项涉及检测报告的增加以下内容：</w:t>
      </w:r>
    </w:p>
    <w:p w14:paraId="4E6B6687">
      <w:pPr>
        <w:widowControl w:val="0"/>
        <w:autoSpaceDE w:val="0"/>
        <w:autoSpaceDN w:val="0"/>
        <w:adjustRightInd w:val="0"/>
        <w:jc w:val="left"/>
        <w:textAlignment w:val="baseline"/>
        <w:rPr>
          <w:rFonts w:ascii="宋体" w:hAnsi="Times New Roman" w:eastAsia="宋体" w:cs="Times New Roman"/>
          <w:kern w:val="0"/>
          <w:sz w:val="34"/>
          <w:szCs w:val="20"/>
          <w:lang w:val="en-US" w:eastAsia="zh-CN" w:bidi="ar-SA"/>
        </w:rPr>
      </w:pPr>
      <w:r>
        <w:rPr>
          <w:rFonts w:hint="eastAsia" w:ascii="宋体" w:hAnsi="Times New Roman" w:eastAsia="宋体" w:cs="Times New Roman"/>
          <w:kern w:val="0"/>
          <w:sz w:val="34"/>
          <w:szCs w:val="20"/>
          <w:lang w:val="en-US" w:eastAsia="zh-CN" w:bidi="ar-SA"/>
        </w:rPr>
        <w:t>检验（检测）报告要求具有CMA、CNAS等标识的，若有材料证明相关检测事项不在实施该项检测的机构许可（认可）CMA、CNAS等资质范围或检测范围内的，该检验（检测）报告视为不满足招标文件要求，作负偏离处理。</w:t>
      </w:r>
    </w:p>
  </w:comment>
  <w:comment w:id="21" w:author="董馨如" w:date="2024-10-16T14:51:00Z" w:initials="">
    <w:p w14:paraId="2BBE2FD1">
      <w:pPr>
        <w:pStyle w:val="16"/>
        <w:rPr>
          <w:rFonts w:hint="default"/>
          <w:lang w:val="en-US" w:eastAsia="zh-CN"/>
        </w:rPr>
      </w:pPr>
      <w:r>
        <w:rPr>
          <w:rFonts w:hint="default"/>
          <w:lang w:val="en-US" w:eastAsia="zh-CN"/>
        </w:rPr>
        <w:t>根据深圳市财政局发布招标文件编制指引，从招标文件发布时间至投标截止时间，需充分考虑准备检验检测报告的必要时间。</w:t>
      </w:r>
    </w:p>
    <w:p w14:paraId="597E1B32">
      <w:pPr>
        <w:pStyle w:val="16"/>
      </w:pPr>
      <w:r>
        <w:rPr>
          <w:rFonts w:hint="default"/>
          <w:lang w:val="en-US" w:eastAsia="zh-CN"/>
        </w:rPr>
        <w:t>如检测时间超10天，请删除检测报告要求</w:t>
      </w:r>
      <w:r>
        <w:rPr>
          <w:rFonts w:hint="eastAsia"/>
          <w:lang w:val="en-US" w:eastAsia="zh-CN"/>
        </w:rPr>
        <w:t>，或延长公示时间。</w:t>
      </w:r>
    </w:p>
  </w:comment>
  <w:comment w:id="22" w:author="董馨如" w:date="2024-10-16T14:47:33Z" w:initials="">
    <w:p w14:paraId="21FFEE5C">
      <w:pPr>
        <w:pStyle w:val="16"/>
        <w:rPr>
          <w:rFonts w:hint="default"/>
          <w:lang w:val="en-US" w:eastAsia="zh-CN"/>
        </w:rPr>
      </w:pPr>
      <w:r>
        <w:rPr>
          <w:rFonts w:hint="default"/>
          <w:lang w:val="en-US" w:eastAsia="zh-CN"/>
        </w:rPr>
        <w:t>根据深圳市财政局发布招标文件编制指引，从招标文件发布时间至投标截止时间，需充分考虑准备检验检测报告的必要时间。</w:t>
      </w:r>
    </w:p>
    <w:p w14:paraId="1FE2D25F">
      <w:pPr>
        <w:pStyle w:val="16"/>
        <w:rPr>
          <w:rFonts w:hint="default"/>
          <w:lang w:val="en-US"/>
        </w:rPr>
      </w:pPr>
      <w:r>
        <w:rPr>
          <w:rFonts w:hint="default"/>
          <w:lang w:val="en-US" w:eastAsia="zh-CN"/>
        </w:rPr>
        <w:t>如检测时间超10天，请删除检测报告要求</w:t>
      </w:r>
      <w:r>
        <w:rPr>
          <w:rFonts w:hint="eastAsia"/>
          <w:lang w:val="en-US" w:eastAsia="zh-CN"/>
        </w:rPr>
        <w:t>，或延长公示时间。</w:t>
      </w:r>
    </w:p>
  </w:comment>
  <w:comment w:id="23" w:author="董馨如" w:date="2024-10-16T14:59:36Z" w:initials="">
    <w:p w14:paraId="13A47E1E">
      <w:pPr>
        <w:pStyle w:val="16"/>
        <w:rPr>
          <w:rFonts w:hint="default" w:eastAsia="宋体"/>
          <w:lang w:val="en-US" w:eastAsia="zh-CN"/>
        </w:rPr>
      </w:pPr>
      <w:r>
        <w:rPr>
          <w:rFonts w:hint="eastAsia"/>
          <w:lang w:val="en-US" w:eastAsia="zh-CN"/>
        </w:rPr>
        <w:t>在总体要求中增加了委托单位的相关内容</w:t>
      </w:r>
    </w:p>
  </w:comment>
  <w:comment w:id="24" w:author="董馨如" w:date="2024-10-16T15:30:39Z" w:initials="">
    <w:p w14:paraId="4A3B521D">
      <w:pPr>
        <w:pStyle w:val="16"/>
        <w:rPr>
          <w:rFonts w:hint="default" w:eastAsia="宋体"/>
          <w:lang w:val="en-US" w:eastAsia="zh-CN"/>
        </w:rPr>
      </w:pPr>
      <w:r>
        <w:rPr>
          <w:rFonts w:hint="eastAsia"/>
          <w:lang w:val="en-US" w:eastAsia="zh-CN"/>
        </w:rPr>
        <w:t>请核实是否为现行标准</w:t>
      </w:r>
    </w:p>
  </w:comment>
  <w:comment w:id="25" w:author="董馨如" w:date="2024-10-16T15:29:08Z" w:initials="">
    <w:p w14:paraId="518E5DA6">
      <w:pPr>
        <w:pStyle w:val="16"/>
        <w:rPr>
          <w:rFonts w:hint="default" w:eastAsia="宋体"/>
          <w:lang w:val="en-US" w:eastAsia="zh-CN"/>
        </w:rPr>
      </w:pPr>
      <w:r>
        <w:rPr>
          <w:rFonts w:hint="eastAsia"/>
          <w:lang w:val="en-US" w:eastAsia="zh-CN"/>
        </w:rPr>
        <w:t>超过公示时间</w:t>
      </w:r>
    </w:p>
  </w:comment>
  <w:comment w:id="26" w:author="董馨如" w:date="2024-10-16T15:31:12Z" w:initials="">
    <w:p w14:paraId="46B83191">
      <w:pPr>
        <w:pStyle w:val="16"/>
      </w:pPr>
      <w:r>
        <w:rPr>
          <w:rFonts w:hint="eastAsia"/>
          <w:lang w:val="en-US" w:eastAsia="zh-CN"/>
        </w:rPr>
        <w:t>请核实是否为现行标准</w:t>
      </w:r>
    </w:p>
  </w:comment>
  <w:comment w:id="27" w:author="董馨如" w:date="2024-10-16T15:38:37Z" w:initials="">
    <w:p w14:paraId="4E76F621">
      <w:pPr>
        <w:pStyle w:val="16"/>
        <w:rPr>
          <w:rFonts w:hint="default" w:eastAsia="宋体"/>
          <w:lang w:val="en-US" w:eastAsia="zh-CN"/>
        </w:rPr>
      </w:pPr>
      <w:r>
        <w:rPr>
          <w:rFonts w:hint="eastAsia"/>
          <w:lang w:val="en-US" w:eastAsia="zh-CN"/>
        </w:rPr>
        <w:t>未查询到相关标准，请采购人核实是否现行</w:t>
      </w:r>
    </w:p>
  </w:comment>
  <w:comment w:id="28" w:author="董馨如" w:date="2024-10-16T15:56:58Z" w:initials="">
    <w:p w14:paraId="36FC3945">
      <w:pPr>
        <w:pStyle w:val="16"/>
        <w:rPr>
          <w:rFonts w:hint="eastAsia" w:eastAsia="宋体"/>
          <w:lang w:eastAsia="zh-CN"/>
        </w:rPr>
      </w:pPr>
      <w:r>
        <w:rPr>
          <w:rFonts w:hint="eastAsia"/>
          <w:lang w:eastAsia="zh-CN"/>
        </w:rPr>
        <w:t>？</w:t>
      </w:r>
    </w:p>
  </w:comment>
  <w:comment w:id="29" w:author="董馨如" w:date="2024-10-16T15:58:58Z" w:initials="">
    <w:p w14:paraId="3AED50C2">
      <w:pPr>
        <w:pStyle w:val="16"/>
        <w:rPr>
          <w:rFonts w:hint="default" w:eastAsia="宋体"/>
          <w:lang w:val="en-US" w:eastAsia="zh-CN"/>
        </w:rPr>
      </w:pPr>
      <w:r>
        <w:annotationRef/>
      </w:r>
    </w:p>
  </w:comment>
  <w:comment w:id="30" w:author="董馨如" w:date="2024-10-16T16:22:50Z" w:initials="">
    <w:p w14:paraId="5039F70C">
      <w:pPr>
        <w:pStyle w:val="16"/>
        <w:rPr>
          <w:rFonts w:hint="default" w:eastAsia="宋体"/>
          <w:lang w:val="en-US" w:eastAsia="zh-CN"/>
        </w:rPr>
      </w:pPr>
      <w:r>
        <w:rPr>
          <w:rFonts w:hint="eastAsia"/>
          <w:lang w:val="en-US" w:eastAsia="zh-CN"/>
        </w:rPr>
        <w:t>不用分开吗？</w:t>
      </w:r>
    </w:p>
  </w:comment>
  <w:comment w:id="31" w:author="董馨如" w:date="2024-10-16T16:26:51Z" w:initials="">
    <w:p w14:paraId="4D380D80">
      <w:pPr>
        <w:pStyle w:val="16"/>
        <w:rPr>
          <w:rFonts w:hint="default" w:eastAsia="宋体"/>
          <w:lang w:val="en-US" w:eastAsia="zh-CN"/>
        </w:rPr>
      </w:pPr>
      <w:r>
        <w:rPr>
          <w:rFonts w:hint="eastAsia"/>
          <w:lang w:val="en-US" w:eastAsia="zh-CN"/>
        </w:rPr>
        <w:t>检测时间超过10天，下同，不再重复批注</w:t>
      </w:r>
    </w:p>
  </w:comment>
  <w:comment w:id="32" w:author="董馨如" w:date="2024-10-16T16:30:17Z" w:initials="">
    <w:p w14:paraId="594FD437">
      <w:pPr>
        <w:pStyle w:val="16"/>
      </w:pPr>
      <w:r>
        <w:annotationRef/>
      </w:r>
    </w:p>
  </w:comment>
  <w:comment w:id="33" w:author="董馨如" w:date="2024-10-16T16:30:26Z" w:initials="">
    <w:p w14:paraId="446F3FC0">
      <w:pPr>
        <w:pStyle w:val="16"/>
      </w:pPr>
      <w:r>
        <w:annotationRef/>
      </w:r>
    </w:p>
  </w:comment>
  <w:comment w:id="34" w:author="董馨如" w:date="2024-10-16T16:34:17Z" w:initials="">
    <w:p w14:paraId="40C10FF4">
      <w:pPr>
        <w:pStyle w:val="16"/>
      </w:pPr>
      <w:r>
        <w:annotationRef/>
      </w:r>
    </w:p>
  </w:comment>
  <w:comment w:id="35" w:author="董馨如" w:date="2024-10-16T16:57:31Z" w:initials="">
    <w:p w14:paraId="3D87E2AA">
      <w:pPr>
        <w:pStyle w:val="16"/>
        <w:rPr>
          <w:rFonts w:hint="default" w:eastAsia="宋体"/>
          <w:lang w:val="en-US" w:eastAsia="zh-CN"/>
        </w:rPr>
      </w:pPr>
      <w:r>
        <w:rPr>
          <w:rFonts w:hint="eastAsia"/>
          <w:lang w:val="en-US" w:eastAsia="zh-CN"/>
        </w:rPr>
        <w:t>请核实是否为现行标准</w:t>
      </w:r>
    </w:p>
  </w:comment>
  <w:comment w:id="36" w:author="董馨如" w:date="2024-10-16T17:20:52Z" w:initials="">
    <w:p w14:paraId="2BC212DF">
      <w:pPr>
        <w:pStyle w:val="16"/>
      </w:pPr>
      <w:r>
        <w:annotationRef/>
      </w:r>
    </w:p>
  </w:comment>
  <w:comment w:id="37" w:author="董馨如" w:date="2024-10-16T17:21:43Z" w:initials="">
    <w:p w14:paraId="569FAB13">
      <w:pPr>
        <w:pStyle w:val="16"/>
        <w:rPr>
          <w:rFonts w:hint="default" w:eastAsia="宋体"/>
          <w:lang w:val="en-US" w:eastAsia="zh-CN"/>
        </w:rPr>
      </w:pPr>
      <w:r>
        <w:rPr>
          <w:rFonts w:hint="eastAsia"/>
          <w:lang w:val="en-US" w:eastAsia="zh-CN"/>
        </w:rPr>
        <w:t>该标准已经废止</w:t>
      </w:r>
    </w:p>
  </w:comment>
  <w:comment w:id="38" w:author="董馨如" w:date="2024-10-16T17:23:22Z" w:initials="">
    <w:p w14:paraId="7D098FFE">
      <w:pPr>
        <w:pStyle w:val="16"/>
        <w:rPr>
          <w:rFonts w:hint="default" w:eastAsia="宋体"/>
          <w:lang w:val="en-US" w:eastAsia="zh-CN"/>
        </w:rPr>
      </w:pPr>
      <w:r>
        <w:rPr>
          <w:rFonts w:hint="eastAsia"/>
          <w:lang w:val="en-US" w:eastAsia="zh-CN"/>
        </w:rPr>
        <w:t>该标准已废止</w:t>
      </w:r>
    </w:p>
  </w:comment>
  <w:comment w:id="39" w:author="董馨如" w:date="2024-10-16T17:57:49Z" w:initials="">
    <w:p w14:paraId="604223ED">
      <w:pPr>
        <w:pStyle w:val="16"/>
        <w:rPr>
          <w:rFonts w:hint="default" w:eastAsia="宋体"/>
          <w:lang w:val="en-US" w:eastAsia="zh-CN"/>
        </w:rPr>
      </w:pPr>
      <w:r>
        <w:rPr>
          <w:rFonts w:hint="eastAsia"/>
          <w:lang w:val="en-US" w:eastAsia="zh-CN"/>
        </w:rPr>
        <w:t>质保期还是保修期，请统一表述</w:t>
      </w:r>
    </w:p>
  </w:comment>
  <w:comment w:id="40" w:author="董馨如" w:date="2024-10-16T17:56:35Z" w:initials="">
    <w:p w14:paraId="429676B1">
      <w:pPr>
        <w:pStyle w:val="16"/>
        <w:rPr>
          <w:rFonts w:hint="default" w:eastAsia="宋体"/>
          <w:lang w:val="en-US" w:eastAsia="zh-CN"/>
        </w:rPr>
      </w:pPr>
      <w:r>
        <w:rPr>
          <w:rFonts w:hint="eastAsia"/>
          <w:lang w:val="en-US" w:eastAsia="zh-CN"/>
        </w:rPr>
        <w:t>必须满足的实质性条</w:t>
      </w:r>
      <w:r>
        <w:rPr>
          <w:rFonts w:hint="eastAsia"/>
          <w:b w:val="0"/>
          <w:bCs w:val="0"/>
          <w:lang w:val="en-US" w:eastAsia="zh-CN"/>
        </w:rPr>
        <w:t>款标</w:t>
      </w:r>
      <w:r>
        <w:rPr>
          <w:rFonts w:hint="eastAsia"/>
          <w:b w:val="0"/>
          <w:bCs w:val="0"/>
          <w:szCs w:val="21"/>
          <w:highlight w:val="none"/>
        </w:rPr>
        <w:t>★</w:t>
      </w:r>
      <w:r>
        <w:rPr>
          <w:rFonts w:hint="eastAsia"/>
          <w:b w:val="0"/>
          <w:bCs w:val="0"/>
          <w:szCs w:val="21"/>
          <w:highlight w:val="none"/>
          <w:lang w:eastAsia="zh-CN"/>
        </w:rPr>
        <w:t>，</w:t>
      </w:r>
      <w:r>
        <w:rPr>
          <w:rFonts w:hint="eastAsia"/>
          <w:b w:val="0"/>
          <w:bCs w:val="0"/>
          <w:szCs w:val="21"/>
          <w:highlight w:val="none"/>
          <w:lang w:val="en-US" w:eastAsia="zh-CN"/>
        </w:rPr>
        <w:t>否则删除“必须”，请采购人全文查找确认</w:t>
      </w:r>
    </w:p>
  </w:comment>
  <w:comment w:id="41" w:author="董馨如" w:date="2024-10-16T17:56:22Z" w:initials="">
    <w:p w14:paraId="528233C6">
      <w:pPr>
        <w:pStyle w:val="16"/>
        <w:rPr>
          <w:rFonts w:hint="default" w:eastAsia="宋体"/>
          <w:lang w:val="en-US" w:eastAsia="zh-CN"/>
        </w:rPr>
      </w:pPr>
      <w:r>
        <w:rPr>
          <w:rFonts w:hint="eastAsia"/>
          <w:lang w:val="en-US" w:eastAsia="zh-CN"/>
        </w:rPr>
        <w:t>投标时提供？标红加粗</w:t>
      </w:r>
    </w:p>
  </w:comment>
  <w:comment w:id="42" w:author="董馨如" w:date="2024-10-16T18:04:50Z" w:initials="">
    <w:p w14:paraId="755A93AF">
      <w:pPr>
        <w:pStyle w:val="16"/>
      </w:pPr>
      <w:r>
        <w:annotationRef/>
      </w:r>
    </w:p>
  </w:comment>
  <w:comment w:id="43" w:author="董馨如" w:date="2024-10-16T18:05:02Z" w:initials="">
    <w:p w14:paraId="4EFAB1E8">
      <w:pPr>
        <w:pStyle w:val="16"/>
      </w:pPr>
      <w:r>
        <w:rPr>
          <w:rFonts w:hint="eastAsia"/>
          <w:color w:val="auto"/>
          <w:spacing w:val="1"/>
          <w:sz w:val="21"/>
          <w:szCs w:val="21"/>
          <w:highlight w:val="none"/>
          <w:lang w:val="en-US" w:eastAsia="zh-CN"/>
        </w:rPr>
        <w:t>付款方式需设置为</w:t>
      </w:r>
      <w:r>
        <w:rPr>
          <w:color w:val="auto"/>
          <w:spacing w:val="1"/>
          <w:sz w:val="21"/>
          <w:szCs w:val="21"/>
          <w:highlight w:val="none"/>
        </w:rPr>
        <w:t>★</w:t>
      </w:r>
    </w:p>
  </w:comment>
  <w:comment w:id="44" w:author="董馨如" w:date="2024-10-16T18:06:05Z" w:initials="">
    <w:p w14:paraId="1AC89F23">
      <w:pPr>
        <w:pStyle w:val="16"/>
        <w:rPr>
          <w:rFonts w:hint="default" w:eastAsia="宋体"/>
          <w:lang w:val="en-US" w:eastAsia="zh-CN"/>
        </w:rPr>
      </w:pPr>
      <w:r>
        <w:rPr>
          <w:rFonts w:hint="eastAsia"/>
          <w:lang w:val="en-US" w:eastAsia="zh-CN"/>
        </w:rPr>
        <w:t>履约保证金在前文约定，此处删除。</w:t>
      </w:r>
    </w:p>
  </w:comment>
  <w:comment w:id="45" w:author="政府采购业务分公司" w:date="2022-07-01T15:42:00Z" w:initials="陈">
    <w:p w14:paraId="2A051358">
      <w:r>
        <w:rPr>
          <w:rFonts w:hint="eastAsia"/>
          <w:sz w:val="24"/>
        </w:rPr>
        <w:t>根据《财政部令第87号》第二十二条 采购人、采购代理机构一般不得要求投标人提供样品，仅凭书面方式不能准确描述采购需求或者需要对样品进行主观判断以确认是否满足采购需求等特殊情况除外。</w:t>
      </w:r>
    </w:p>
  </w:comment>
  <w:comment w:id="46" w:author="董馨如" w:date="2024-10-16T18:08:05Z" w:initials="">
    <w:p w14:paraId="5F6DFC89">
      <w:pPr>
        <w:pStyle w:val="16"/>
        <w:rPr>
          <w:rFonts w:hint="default" w:eastAsia="宋体"/>
          <w:lang w:val="en-US" w:eastAsia="zh-CN"/>
        </w:rPr>
      </w:pPr>
      <w:r>
        <w:rPr>
          <w:rFonts w:hint="eastAsia"/>
          <w:lang w:val="en-US" w:eastAsia="zh-CN"/>
        </w:rPr>
        <w:t>需在本表中列明</w:t>
      </w:r>
      <w:bookmarkStart w:id="150" w:name="_GoBack"/>
      <w:bookmarkEnd w:id="150"/>
    </w:p>
  </w:comment>
  <w:comment w:id="47" w:author="陈sj" w:date="2022-07-22T16:59:00Z" w:initials="陈">
    <w:p w14:paraId="286424D8">
      <w:pPr>
        <w:pStyle w:val="16"/>
        <w:rPr>
          <w:rFonts w:hint="default" w:eastAsia="宋体"/>
          <w:lang w:val="en-US" w:eastAsia="zh-CN"/>
        </w:rPr>
      </w:pPr>
      <w:r>
        <w:rPr>
          <w:rFonts w:hint="eastAsia"/>
          <w:lang w:val="en-US" w:eastAsia="zh-CN"/>
        </w:rPr>
        <w:t>定稿后工作人员根据评分项调整</w:t>
      </w:r>
    </w:p>
  </w:comment>
  <w:comment w:id="48" w:author="陈sj" w:date="2022-07-22T16:39:00Z" w:initials="陈">
    <w:p w14:paraId="30E008E6">
      <w:pPr>
        <w:pStyle w:val="16"/>
        <w:rPr>
          <w:rFonts w:hint="eastAsia"/>
        </w:rPr>
      </w:pPr>
      <w:r>
        <w:rPr>
          <w:rFonts w:hint="eastAsia"/>
        </w:rPr>
        <w:t>定稿后工作人员根据评分项调整</w:t>
      </w:r>
    </w:p>
  </w:comment>
  <w:comment w:id="49" w:author="陈shunjie" w:date="2024-06-25T12:00:49Z" w:initials="">
    <w:p w14:paraId="359F7BA7">
      <w:pPr>
        <w:pStyle w:val="16"/>
      </w:pPr>
      <w:r>
        <w:rPr>
          <w:rFonts w:hint="eastAsia"/>
        </w:rPr>
        <w:t>专门面向小微的调整</w:t>
      </w:r>
    </w:p>
  </w:comment>
  <w:comment w:id="50" w:author="陈sj" w:date="2022-07-22T16:30:00Z" w:initials="陈">
    <w:p w14:paraId="1686517C">
      <w:pPr>
        <w:pStyle w:val="16"/>
      </w:pPr>
      <w:r>
        <w:rPr>
          <w:rFonts w:hint="eastAsia"/>
        </w:rPr>
        <w:t>评分表如不涉及，请删除。</w:t>
      </w:r>
    </w:p>
  </w:comment>
  <w:comment w:id="51" w:author="陈shunjie" w:date="2024-06-21T16:22:28Z" w:initials="">
    <w:p w14:paraId="74BD5BB3">
      <w:pPr>
        <w:pStyle w:val="16"/>
        <w:rPr>
          <w:rFonts w:hint="default" w:eastAsia="宋体"/>
          <w:lang w:val="en-US" w:eastAsia="zh-CN"/>
        </w:rPr>
      </w:pPr>
      <w:r>
        <w:rPr>
          <w:rFonts w:hint="eastAsia"/>
          <w:lang w:val="en-US" w:eastAsia="zh-CN"/>
        </w:rPr>
        <w:t>与前面三、实质性条款的内容保持一致</w:t>
      </w:r>
    </w:p>
  </w:comment>
  <w:comment w:id="52" w:author="陈shunjie" w:date="2024-06-25T19:15:25Z" w:initials="">
    <w:p w14:paraId="6DEC3F9E">
      <w:pPr>
        <w:pStyle w:val="16"/>
        <w:rPr>
          <w:rFonts w:hint="default" w:eastAsia="宋体"/>
          <w:lang w:val="en-US" w:eastAsia="zh-CN"/>
        </w:rPr>
      </w:pPr>
      <w:r>
        <w:rPr>
          <w:rFonts w:hint="eastAsia"/>
          <w:lang w:val="en-US" w:eastAsia="zh-CN"/>
        </w:rPr>
        <w:t>文件定稿后，工作人员根据技术要求补充前三列</w:t>
      </w:r>
    </w:p>
  </w:comment>
  <w:comment w:id="53" w:author="陈shunjie" w:date="2024-06-25T19:15:56Z" w:initials="">
    <w:p w14:paraId="3A69035D">
      <w:pPr>
        <w:pStyle w:val="16"/>
      </w:pPr>
      <w:r>
        <w:rPr>
          <w:rFonts w:hint="eastAsia"/>
        </w:rPr>
        <w:t>文件定稿后，工作人员根据技术要求补充前三列</w:t>
      </w:r>
    </w:p>
  </w:comment>
  <w:comment w:id="54" w:author="陈shunjie" w:date="2024-06-25T19:45:18Z" w:initials="">
    <w:p w14:paraId="0DB465DB">
      <w:pPr>
        <w:pStyle w:val="16"/>
      </w:pPr>
      <w:r>
        <w:rPr>
          <w:rFonts w:hint="eastAsia"/>
        </w:rPr>
        <w:t>如评分项不涉及，可以删除</w:t>
      </w:r>
    </w:p>
  </w:comment>
  <w:comment w:id="55" w:author="陈shunjie" w:date="2024-06-21T16:24:01Z" w:initials="">
    <w:p w14:paraId="53F603CF">
      <w:pPr>
        <w:pStyle w:val="16"/>
        <w:rPr>
          <w:rFonts w:hint="default" w:eastAsia="宋体"/>
          <w:lang w:val="en-US" w:eastAsia="zh-CN"/>
        </w:rPr>
      </w:pPr>
      <w:r>
        <w:rPr>
          <w:rFonts w:hint="eastAsia"/>
          <w:lang w:val="en-US" w:eastAsia="zh-CN"/>
        </w:rPr>
        <w:t>项目如果有后续确定签订的合同的话，将此模版进行替换，并删除技术商务要求中涉及的内容，避免引起歧义。</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05FBA5D" w15:done="0"/>
  <w15:commentEx w15:paraId="26EAC664" w15:done="0"/>
  <w15:commentEx w15:paraId="3ECCCE34" w15:done="0"/>
  <w15:commentEx w15:paraId="6B9D14BC" w15:done="0"/>
  <w15:commentEx w15:paraId="487250C3" w15:done="0"/>
  <w15:commentEx w15:paraId="49729216" w15:done="0"/>
  <w15:commentEx w15:paraId="41833F00" w15:done="0"/>
  <w15:commentEx w15:paraId="344847AD" w15:done="0"/>
  <w15:commentEx w15:paraId="3FC6304F" w15:done="0"/>
  <w15:commentEx w15:paraId="068A6C2B" w15:done="0"/>
  <w15:commentEx w15:paraId="3C9B08F2" w15:done="0"/>
  <w15:commentEx w15:paraId="183922AF" w15:done="0"/>
  <w15:commentEx w15:paraId="748B7F7B" w15:done="0"/>
  <w15:commentEx w15:paraId="2FFD4D87" w15:done="0"/>
  <w15:commentEx w15:paraId="365E04C3" w15:done="0"/>
  <w15:commentEx w15:paraId="5FDD5F56" w15:done="0"/>
  <w15:commentEx w15:paraId="0960F3E2" w15:done="0"/>
  <w15:commentEx w15:paraId="693AE60E" w15:done="0"/>
  <w15:commentEx w15:paraId="04A925F0" w15:done="0"/>
  <w15:commentEx w15:paraId="12A647E8" w15:done="0"/>
  <w15:commentEx w15:paraId="4E6B6687" w15:done="0"/>
  <w15:commentEx w15:paraId="597E1B32" w15:done="0"/>
  <w15:commentEx w15:paraId="1FE2D25F" w15:done="0"/>
  <w15:commentEx w15:paraId="13A47E1E" w15:done="0"/>
  <w15:commentEx w15:paraId="4A3B521D" w15:done="0"/>
  <w15:commentEx w15:paraId="518E5DA6" w15:done="0"/>
  <w15:commentEx w15:paraId="46B83191" w15:done="0"/>
  <w15:commentEx w15:paraId="4E76F621" w15:done="0"/>
  <w15:commentEx w15:paraId="36FC3945" w15:done="0"/>
  <w15:commentEx w15:paraId="3AED50C2" w15:done="0"/>
  <w15:commentEx w15:paraId="5039F70C" w15:done="0"/>
  <w15:commentEx w15:paraId="4D380D80" w15:done="0"/>
  <w15:commentEx w15:paraId="594FD437" w15:done="0"/>
  <w15:commentEx w15:paraId="446F3FC0" w15:done="0"/>
  <w15:commentEx w15:paraId="40C10FF4" w15:done="0"/>
  <w15:commentEx w15:paraId="3D87E2AA" w15:done="0"/>
  <w15:commentEx w15:paraId="2BC212DF" w15:done="0"/>
  <w15:commentEx w15:paraId="569FAB13" w15:done="0"/>
  <w15:commentEx w15:paraId="7D098FFE" w15:done="0"/>
  <w15:commentEx w15:paraId="604223ED" w15:done="0"/>
  <w15:commentEx w15:paraId="429676B1" w15:done="0"/>
  <w15:commentEx w15:paraId="528233C6" w15:done="0"/>
  <w15:commentEx w15:paraId="755A93AF" w15:done="0"/>
  <w15:commentEx w15:paraId="4EFAB1E8" w15:done="0"/>
  <w15:commentEx w15:paraId="1AC89F23" w15:done="0"/>
  <w15:commentEx w15:paraId="2A051358" w15:done="0"/>
  <w15:commentEx w15:paraId="5F6DFC89" w15:done="0"/>
  <w15:commentEx w15:paraId="286424D8" w15:done="0"/>
  <w15:commentEx w15:paraId="30E008E6" w15:done="0"/>
  <w15:commentEx w15:paraId="359F7BA7" w15:done="0"/>
  <w15:commentEx w15:paraId="1686517C" w15:done="0"/>
  <w15:commentEx w15:paraId="74BD5BB3" w15:done="0"/>
  <w15:commentEx w15:paraId="6DEC3F9E" w15:done="0"/>
  <w15:commentEx w15:paraId="3A69035D" w15:done="0"/>
  <w15:commentEx w15:paraId="0DB465DB" w15:done="0"/>
  <w15:commentEx w15:paraId="53F603CF"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Unicode MS">
    <w:altName w:val="宋体"/>
    <w:panose1 w:val="020B0604020202020204"/>
    <w:charset w:val="86"/>
    <w:family w:val="swiss"/>
    <w:pitch w:val="default"/>
    <w:sig w:usb0="00000000" w:usb1="00000000" w:usb2="0000003F" w:usb3="00000000" w:csb0="003F01FF" w:csb1="00000000"/>
  </w:font>
  <w:font w:name="隶书">
    <w:panose1 w:val="02010509060101010101"/>
    <w:charset w:val="86"/>
    <w:family w:val="modern"/>
    <w:pitch w:val="default"/>
    <w:sig w:usb0="00000001" w:usb1="080E0000" w:usb2="00000000" w:usb3="00000000" w:csb0="00040000" w:csb1="00000000"/>
  </w:font>
  <w:font w:name="Verdana">
    <w:panose1 w:val="020B0604030504040204"/>
    <w:charset w:val="00"/>
    <w:family w:val="swiss"/>
    <w:pitch w:val="default"/>
    <w:sig w:usb0="A00006FF" w:usb1="4000205B" w:usb2="00000010" w:usb3="00000000" w:csb0="2000019F" w:csb1="00000000"/>
  </w:font>
  <w:font w:name="仿宋_GB2312">
    <w:panose1 w:val="02010609030101010101"/>
    <w:charset w:val="86"/>
    <w:family w:val="auto"/>
    <w:pitch w:val="default"/>
    <w:sig w:usb0="00000001" w:usb1="080E0000" w:usb2="00000000" w:usb3="00000000" w:csb0="00040000" w:csb1="00000000"/>
  </w:font>
  <w:font w:name="长城仿宋">
    <w:altName w:val="仿宋"/>
    <w:panose1 w:val="00000000000000000000"/>
    <w:charset w:val="86"/>
    <w:family w:val="modern"/>
    <w:pitch w:val="default"/>
    <w:sig w:usb0="00000000" w:usb1="00000000" w:usb2="00000010" w:usb3="00000000" w:csb0="00040000" w:csb1="00000000"/>
  </w:font>
  <w:font w:name="Helvetica">
    <w:altName w:val="Arial"/>
    <w:panose1 w:val="020B0604020202020204"/>
    <w:charset w:val="00"/>
    <w:family w:val="swiss"/>
    <w:pitch w:val="default"/>
    <w:sig w:usb0="00000000" w:usb1="00000000" w:usb2="00000000" w:usb3="00000000" w:csb0="00000001" w:csb1="00000000"/>
  </w:font>
  <w:font w:name="Tahoma">
    <w:panose1 w:val="020B0604030504040204"/>
    <w:charset w:val="00"/>
    <w:family w:val="swiss"/>
    <w:pitch w:val="default"/>
    <w:sig w:usb0="E1002EFF" w:usb1="C000605B" w:usb2="00000029" w:usb3="00000000" w:csb0="200101FF" w:csb1="20280000"/>
  </w:font>
  <w:font w:name="文鼎粗黑">
    <w:altName w:val="黑体"/>
    <w:panose1 w:val="00000000000000000000"/>
    <w:charset w:val="86"/>
    <w:family w:val="modern"/>
    <w:pitch w:val="default"/>
    <w:sig w:usb0="00000000" w:usb1="00000000" w:usb2="00000010" w:usb3="00000000" w:csb0="00040000" w:csb1="00000000"/>
  </w:font>
  <w:font w:name="Arial (W1)">
    <w:altName w:val="Arial"/>
    <w:panose1 w:val="00000000000000000000"/>
    <w:charset w:val="00"/>
    <w:family w:val="swiss"/>
    <w:pitch w:val="default"/>
    <w:sig w:usb0="00000000" w:usb1="00000000" w:usb2="00000009" w:usb3="00000000" w:csb0="000001FF" w:csb1="00000000"/>
  </w:font>
  <w:font w:name="Cambria">
    <w:panose1 w:val="02040503050406030204"/>
    <w:charset w:val="00"/>
    <w:family w:val="roman"/>
    <w:pitch w:val="default"/>
    <w:sig w:usb0="E00006FF" w:usb1="420024FF" w:usb2="02000000" w:usb3="00000000" w:csb0="2000019F" w:csb1="00000000"/>
  </w:font>
  <w:font w:name="ˎ̥">
    <w:altName w:val="Times New Roman"/>
    <w:panose1 w:val="00000000000000000000"/>
    <w:charset w:val="00"/>
    <w:family w:val="auto"/>
    <w:pitch w:val="default"/>
    <w:sig w:usb0="00000000" w:usb1="00000000" w:usb2="00000000" w:usb3="00000000" w:csb0="00040001" w:csb1="00000000"/>
  </w:font>
  <w:font w:name="??">
    <w:altName w:val="Times New Roman"/>
    <w:panose1 w:val="00000000000000000000"/>
    <w:charset w:val="01"/>
    <w:family w:val="auto"/>
    <w:pitch w:val="default"/>
    <w:sig w:usb0="00000000" w:usb1="00000000" w:usb2="00000000" w:usb3="00000000" w:csb0="00040001" w:csb1="00000000"/>
  </w:font>
  <w:font w:name="汉仪细等线简">
    <w:altName w:val="宋体"/>
    <w:panose1 w:val="00000000000000000000"/>
    <w:charset w:val="86"/>
    <w:family w:val="modern"/>
    <w:pitch w:val="default"/>
    <w:sig w:usb0="00000000" w:usb1="00000000" w:usb2="00000012" w:usb3="00000000" w:csb0="00040000" w:csb1="00000000"/>
  </w:font>
  <w:font w:name="H Yb 2gj">
    <w:altName w:val="黑体"/>
    <w:panose1 w:val="00000000000000000000"/>
    <w:charset w:val="86"/>
    <w:family w:val="auto"/>
    <w:pitch w:val="default"/>
    <w:sig w:usb0="00000000" w:usb1="00000000" w:usb2="00000010" w:usb3="00000000" w:csb0="00040000" w:csb1="00000000"/>
  </w:font>
  <w:font w:name="幼圆">
    <w:panose1 w:val="02010509060101010101"/>
    <w:charset w:val="86"/>
    <w:family w:val="modern"/>
    <w:pitch w:val="default"/>
    <w:sig w:usb0="00000001" w:usb1="080E0000" w:usb2="00000000" w:usb3="00000000" w:csb0="00040000" w:csb1="00000000"/>
  </w:font>
  <w:font w:name="Arial Narrow">
    <w:panose1 w:val="020B0606020202030204"/>
    <w:charset w:val="00"/>
    <w:family w:val="swiss"/>
    <w:pitch w:val="default"/>
    <w:sig w:usb0="00000287" w:usb1="00000800" w:usb2="00000000" w:usb3="00000000" w:csb0="2000009F" w:csb1="DFD70000"/>
  </w:font>
  <w:font w:name="微软雅黑">
    <w:panose1 w:val="020B0503020204020204"/>
    <w:charset w:val="86"/>
    <w:family w:val="swiss"/>
    <w:pitch w:val="default"/>
    <w:sig w:usb0="80000287" w:usb1="2ACF3C50" w:usb2="00000016" w:usb3="00000000" w:csb0="0004001F" w:csb1="00000000"/>
  </w:font>
  <w:font w:name="PMingLiU">
    <w:altName w:val="Microsoft JhengHei UI"/>
    <w:panose1 w:val="02010601000101010101"/>
    <w:charset w:val="88"/>
    <w:family w:val="auto"/>
    <w:pitch w:val="default"/>
    <w:sig w:usb0="00000000" w:usb1="00000000" w:usb2="00000010" w:usb3="00000000" w:csb0="00100000" w:csb1="00000000"/>
  </w:font>
  <w:font w:name="仿宋">
    <w:panose1 w:val="02010609060101010101"/>
    <w:charset w:val="86"/>
    <w:family w:val="modern"/>
    <w:pitch w:val="default"/>
    <w:sig w:usb0="800002BF" w:usb1="38CF7CFA" w:usb2="00000016" w:usb3="00000000" w:csb0="00040001" w:csb1="00000000"/>
  </w:font>
  <w:font w:name="楷体_GB2312">
    <w:panose1 w:val="02010609030101010101"/>
    <w:charset w:val="86"/>
    <w:family w:val="modern"/>
    <w:pitch w:val="default"/>
    <w:sig w:usb0="00000001" w:usb1="080E0000" w:usb2="00000000" w:usb3="00000000" w:csb0="00040000" w:csb1="00000000"/>
  </w:font>
  <w:font w:name="华文中宋">
    <w:panose1 w:val="02010600040101010101"/>
    <w:charset w:val="86"/>
    <w:family w:val="auto"/>
    <w:pitch w:val="default"/>
    <w:sig w:usb0="00000287" w:usb1="080F0000" w:usb2="00000000" w:usb3="00000000" w:csb0="0004009F" w:csb1="DFD70000"/>
  </w:font>
  <w:font w:name="汉仪书宋二S">
    <w:altName w:val="宋体"/>
    <w:panose1 w:val="00000000000000000000"/>
    <w:charset w:val="00"/>
    <w:family w:val="auto"/>
    <w:pitch w:val="default"/>
    <w:sig w:usb0="00000000" w:usb1="00000000" w:usb2="00000000" w:usb3="00000000" w:csb0="00000000" w:csb1="00000000"/>
  </w:font>
  <w:font w:name="华文楷体">
    <w:panose1 w:val="02010600040101010101"/>
    <w:charset w:val="86"/>
    <w:family w:val="auto"/>
    <w:pitch w:val="default"/>
    <w:sig w:usb0="00000287" w:usb1="080F0000" w:usb2="00000000" w:usb3="00000000" w:csb0="0004009F" w:csb1="DFD70000"/>
  </w:font>
  <w:font w:name="Microsoft JhengHei UI">
    <w:panose1 w:val="020B0604030504040204"/>
    <w:charset w:val="88"/>
    <w:family w:val="auto"/>
    <w:pitch w:val="default"/>
    <w:sig w:usb0="000002A7" w:usb1="28CF4400" w:usb2="00000016" w:usb3="00000000" w:csb0="00100009" w:csb1="00000000"/>
  </w:font>
  <w:font w:name="方正小标宋简体">
    <w:panose1 w:val="02000000000000000000"/>
    <w:charset w:val="86"/>
    <w:family w:val="auto"/>
    <w:pitch w:val="default"/>
    <w:sig w:usb0="00000001" w:usb1="080E0000" w:usb2="00000000" w:usb3="00000000" w:csb0="00040000" w:csb1="00000000"/>
  </w:font>
  <w:font w:name="新宋体">
    <w:panose1 w:val="02010609030101010101"/>
    <w:charset w:val="86"/>
    <w:family w:val="auto"/>
    <w:pitch w:val="default"/>
    <w:sig w:usb0="00000203" w:usb1="288F0000" w:usb2="00000006" w:usb3="00000000" w:csb0="00040001"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F987A2">
    <w:pPr>
      <w:pStyle w:val="28"/>
      <w:framePr w:wrap="around" w:vAnchor="text" w:hAnchor="margin" w:xAlign="center" w:y="1"/>
      <w:rPr>
        <w:rStyle w:val="49"/>
      </w:rPr>
    </w:pPr>
    <w:r>
      <w:t xml:space="preserve">- </w:t>
    </w:r>
    <w:r>
      <w:fldChar w:fldCharType="begin"/>
    </w:r>
    <w:r>
      <w:instrText xml:space="preserve"> PAGE </w:instrText>
    </w:r>
    <w:r>
      <w:fldChar w:fldCharType="separate"/>
    </w:r>
    <w:r>
      <w:t>32</w:t>
    </w:r>
    <w:r>
      <w:fldChar w:fldCharType="end"/>
    </w:r>
    <w:r>
      <w:t xml:space="preserve"> -</w:t>
    </w:r>
  </w:p>
  <w:p w14:paraId="24BA4317">
    <w:pPr>
      <w:pStyle w:val="2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98F366">
    <w:pPr>
      <w:pStyle w:val="28"/>
      <w:framePr w:wrap="around" w:vAnchor="text" w:hAnchor="margin" w:xAlign="center" w:y="1"/>
      <w:rPr>
        <w:rStyle w:val="49"/>
      </w:rPr>
    </w:pPr>
    <w:r>
      <w:rPr>
        <w:rStyle w:val="49"/>
      </w:rPr>
      <w:fldChar w:fldCharType="begin"/>
    </w:r>
    <w:r>
      <w:rPr>
        <w:rStyle w:val="49"/>
      </w:rPr>
      <w:instrText xml:space="preserve">PAGE  </w:instrText>
    </w:r>
    <w:r>
      <w:rPr>
        <w:rStyle w:val="49"/>
      </w:rPr>
      <w:fldChar w:fldCharType="end"/>
    </w:r>
  </w:p>
  <w:p w14:paraId="075F99FE">
    <w:pPr>
      <w:pStyle w:val="2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3ADE2D">
    <w:pPr>
      <w:widowControl w:val="0"/>
      <w:tabs>
        <w:tab w:val="center" w:pos="4153"/>
        <w:tab w:val="right" w:pos="8306"/>
      </w:tabs>
      <w:snapToGrid w:val="0"/>
      <w:jc w:val="left"/>
      <w:rPr>
        <w:rFonts w:ascii="Times New Roman" w:hAnsi="Times New Roman" w:eastAsia="宋体" w:cs="Times New Roman"/>
        <w:kern w:val="2"/>
        <w:sz w:val="18"/>
        <w:szCs w:val="24"/>
        <w:lang w:val="en-US" w:eastAsia="zh-CN" w:bidi="ar-S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21C40B">
    <w:pPr>
      <w:pStyle w:val="29"/>
      <w:pBdr>
        <w:top w:val="none" w:color="auto" w:sz="0" w:space="0"/>
        <w:left w:val="none" w:color="auto" w:sz="0" w:space="0"/>
        <w:bottom w:val="none" w:color="auto" w:sz="0" w:space="1"/>
        <w:right w:val="none" w:color="auto" w:sz="0" w:space="0"/>
        <w:between w:val="none" w:color="auto" w:sz="0" w:space="0"/>
      </w:pBdr>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350A7B">
    <w:pPr>
      <w:widowControl w:val="0"/>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rPr>
        <w:rFonts w:ascii="Times New Roman" w:hAnsi="Times New Roman" w:eastAsia="宋体" w:cs="Times New Roman"/>
        <w:kern w:val="2"/>
        <w:sz w:val="18"/>
        <w:szCs w:val="24"/>
        <w:lang w:val="en-US" w:eastAsia="zh-CN" w:bidi="ar-S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2F51C2"/>
    <w:multiLevelType w:val="singleLevel"/>
    <w:tmpl w:val="9E2F51C2"/>
    <w:lvl w:ilvl="0" w:tentative="0">
      <w:start w:val="1"/>
      <w:numFmt w:val="decimal"/>
      <w:suff w:val="nothing"/>
      <w:lvlText w:val="（%1）"/>
      <w:lvlJc w:val="left"/>
    </w:lvl>
  </w:abstractNum>
  <w:abstractNum w:abstractNumId="1">
    <w:nsid w:val="B609221C"/>
    <w:multiLevelType w:val="singleLevel"/>
    <w:tmpl w:val="B609221C"/>
    <w:lvl w:ilvl="0" w:tentative="0">
      <w:start w:val="1"/>
      <w:numFmt w:val="decimal"/>
      <w:suff w:val="nothing"/>
      <w:lvlText w:val="%1、"/>
      <w:lvlJc w:val="left"/>
    </w:lvl>
  </w:abstractNum>
  <w:abstractNum w:abstractNumId="2">
    <w:nsid w:val="B80170E7"/>
    <w:multiLevelType w:val="singleLevel"/>
    <w:tmpl w:val="B80170E7"/>
    <w:lvl w:ilvl="0" w:tentative="0">
      <w:start w:val="1"/>
      <w:numFmt w:val="decimal"/>
      <w:suff w:val="space"/>
      <w:lvlText w:val="%1"/>
      <w:lvlJc w:val="left"/>
      <w:pPr>
        <w:ind w:left="425" w:leftChars="0" w:hanging="425" w:firstLineChars="0"/>
      </w:pPr>
      <w:rPr>
        <w:rFonts w:hint="default"/>
      </w:rPr>
    </w:lvl>
  </w:abstractNum>
  <w:abstractNum w:abstractNumId="3">
    <w:nsid w:val="B9358C2E"/>
    <w:multiLevelType w:val="singleLevel"/>
    <w:tmpl w:val="B9358C2E"/>
    <w:lvl w:ilvl="0" w:tentative="0">
      <w:start w:val="2"/>
      <w:numFmt w:val="decimal"/>
      <w:suff w:val="nothing"/>
      <w:lvlText w:val="%1、"/>
      <w:lvlJc w:val="left"/>
    </w:lvl>
  </w:abstractNum>
  <w:abstractNum w:abstractNumId="4">
    <w:nsid w:val="BF6BC116"/>
    <w:multiLevelType w:val="singleLevel"/>
    <w:tmpl w:val="BF6BC116"/>
    <w:lvl w:ilvl="0" w:tentative="0">
      <w:start w:val="16"/>
      <w:numFmt w:val="decimal"/>
      <w:suff w:val="space"/>
      <w:lvlText w:val="%1."/>
      <w:lvlJc w:val="left"/>
    </w:lvl>
  </w:abstractNum>
  <w:abstractNum w:abstractNumId="5">
    <w:nsid w:val="C88CA24C"/>
    <w:multiLevelType w:val="singleLevel"/>
    <w:tmpl w:val="C88CA24C"/>
    <w:lvl w:ilvl="0" w:tentative="0">
      <w:start w:val="82"/>
      <w:numFmt w:val="decimal"/>
      <w:suff w:val="space"/>
      <w:lvlText w:val="%1"/>
      <w:lvlJc w:val="left"/>
      <w:pPr>
        <w:ind w:left="454" w:leftChars="0" w:hanging="454" w:firstLineChars="0"/>
      </w:pPr>
      <w:rPr>
        <w:rFonts w:hint="default"/>
      </w:rPr>
    </w:lvl>
  </w:abstractNum>
  <w:abstractNum w:abstractNumId="6">
    <w:nsid w:val="CFE7C3F8"/>
    <w:multiLevelType w:val="singleLevel"/>
    <w:tmpl w:val="CFE7C3F8"/>
    <w:lvl w:ilvl="0" w:tentative="0">
      <w:start w:val="1"/>
      <w:numFmt w:val="decimal"/>
      <w:suff w:val="nothing"/>
      <w:lvlText w:val="（%1）"/>
      <w:lvlJc w:val="left"/>
    </w:lvl>
  </w:abstractNum>
  <w:abstractNum w:abstractNumId="7">
    <w:nsid w:val="DCB08401"/>
    <w:multiLevelType w:val="singleLevel"/>
    <w:tmpl w:val="DCB08401"/>
    <w:lvl w:ilvl="0" w:tentative="0">
      <w:start w:val="178"/>
      <w:numFmt w:val="decimal"/>
      <w:lvlText w:val="%1"/>
      <w:lvlJc w:val="left"/>
      <w:pPr>
        <w:tabs>
          <w:tab w:val="left" w:pos="420"/>
        </w:tabs>
        <w:ind w:left="425" w:leftChars="0" w:hanging="425" w:firstLineChars="0"/>
      </w:pPr>
      <w:rPr>
        <w:rFonts w:hint="default"/>
      </w:rPr>
    </w:lvl>
  </w:abstractNum>
  <w:abstractNum w:abstractNumId="8">
    <w:nsid w:val="DDECD3BC"/>
    <w:multiLevelType w:val="singleLevel"/>
    <w:tmpl w:val="DDECD3BC"/>
    <w:lvl w:ilvl="0" w:tentative="0">
      <w:start w:val="6"/>
      <w:numFmt w:val="decimal"/>
      <w:suff w:val="space"/>
      <w:lvlText w:val="%1."/>
      <w:lvlJc w:val="left"/>
    </w:lvl>
  </w:abstractNum>
  <w:abstractNum w:abstractNumId="9">
    <w:nsid w:val="DE759F4B"/>
    <w:multiLevelType w:val="singleLevel"/>
    <w:tmpl w:val="DE759F4B"/>
    <w:lvl w:ilvl="0" w:tentative="0">
      <w:start w:val="2"/>
      <w:numFmt w:val="decimal"/>
      <w:suff w:val="space"/>
      <w:lvlText w:val="%1."/>
      <w:lvlJc w:val="left"/>
    </w:lvl>
  </w:abstractNum>
  <w:abstractNum w:abstractNumId="10">
    <w:nsid w:val="DEABE1DB"/>
    <w:multiLevelType w:val="singleLevel"/>
    <w:tmpl w:val="DEABE1DB"/>
    <w:lvl w:ilvl="0" w:tentative="0">
      <w:start w:val="23"/>
      <w:numFmt w:val="decimal"/>
      <w:suff w:val="space"/>
      <w:lvlText w:val="%1."/>
      <w:lvlJc w:val="left"/>
    </w:lvl>
  </w:abstractNum>
  <w:abstractNum w:abstractNumId="11">
    <w:nsid w:val="ECB294F8"/>
    <w:multiLevelType w:val="singleLevel"/>
    <w:tmpl w:val="ECB294F8"/>
    <w:lvl w:ilvl="0" w:tentative="0">
      <w:start w:val="147"/>
      <w:numFmt w:val="decimal"/>
      <w:lvlText w:val="%1"/>
      <w:lvlJc w:val="left"/>
      <w:pPr>
        <w:tabs>
          <w:tab w:val="left" w:pos="397"/>
        </w:tabs>
        <w:ind w:left="454" w:leftChars="0" w:hanging="454" w:firstLineChars="0"/>
      </w:pPr>
      <w:rPr>
        <w:rFonts w:hint="default"/>
      </w:rPr>
    </w:lvl>
  </w:abstractNum>
  <w:abstractNum w:abstractNumId="12">
    <w:nsid w:val="F9A6E79E"/>
    <w:multiLevelType w:val="singleLevel"/>
    <w:tmpl w:val="F9A6E79E"/>
    <w:lvl w:ilvl="0" w:tentative="0">
      <w:start w:val="52"/>
      <w:numFmt w:val="decimal"/>
      <w:suff w:val="space"/>
      <w:lvlText w:val="%1"/>
      <w:lvlJc w:val="left"/>
      <w:pPr>
        <w:ind w:left="454" w:leftChars="0" w:hanging="454" w:firstLineChars="0"/>
      </w:pPr>
      <w:rPr>
        <w:rFonts w:hint="default"/>
      </w:rPr>
    </w:lvl>
  </w:abstractNum>
  <w:abstractNum w:abstractNumId="13">
    <w:nsid w:val="FFEFC674"/>
    <w:multiLevelType w:val="singleLevel"/>
    <w:tmpl w:val="FFEFC674"/>
    <w:lvl w:ilvl="0" w:tentative="0">
      <w:start w:val="1"/>
      <w:numFmt w:val="decimal"/>
      <w:suff w:val="nothing"/>
      <w:lvlText w:val="（%1）"/>
      <w:lvlJc w:val="left"/>
    </w:lvl>
  </w:abstractNum>
  <w:abstractNum w:abstractNumId="14">
    <w:nsid w:val="FFFFFF7C"/>
    <w:multiLevelType w:val="singleLevel"/>
    <w:tmpl w:val="FFFFFF7C"/>
    <w:lvl w:ilvl="0" w:tentative="0">
      <w:start w:val="1"/>
      <w:numFmt w:val="decimal"/>
      <w:pStyle w:val="60"/>
      <w:lvlText w:val="%1."/>
      <w:lvlJc w:val="left"/>
      <w:pPr>
        <w:tabs>
          <w:tab w:val="left" w:pos="7994"/>
        </w:tabs>
        <w:ind w:left="7994" w:leftChars="800" w:hanging="360" w:hangingChars="200"/>
      </w:pPr>
    </w:lvl>
  </w:abstractNum>
  <w:abstractNum w:abstractNumId="15">
    <w:nsid w:val="FFFFFF89"/>
    <w:multiLevelType w:val="singleLevel"/>
    <w:tmpl w:val="FFFFFF89"/>
    <w:lvl w:ilvl="0" w:tentative="0">
      <w:start w:val="1"/>
      <w:numFmt w:val="bullet"/>
      <w:pStyle w:val="14"/>
      <w:lvlText w:val=""/>
      <w:lvlJc w:val="left"/>
      <w:pPr>
        <w:tabs>
          <w:tab w:val="left" w:pos="360"/>
        </w:tabs>
        <w:ind w:left="360" w:hanging="360" w:hangingChars="200"/>
      </w:pPr>
      <w:rPr>
        <w:rFonts w:hint="default" w:ascii="Wingdings" w:hAnsi="Wingdings"/>
      </w:rPr>
    </w:lvl>
  </w:abstractNum>
  <w:abstractNum w:abstractNumId="16">
    <w:nsid w:val="024CCEA6"/>
    <w:multiLevelType w:val="singleLevel"/>
    <w:tmpl w:val="024CCEA6"/>
    <w:lvl w:ilvl="0" w:tentative="0">
      <w:start w:val="163"/>
      <w:numFmt w:val="decimal"/>
      <w:lvlText w:val="%1"/>
      <w:lvlJc w:val="left"/>
      <w:pPr>
        <w:tabs>
          <w:tab w:val="left" w:pos="397"/>
        </w:tabs>
        <w:ind w:left="454" w:leftChars="0" w:hanging="454" w:firstLineChars="0"/>
      </w:pPr>
      <w:rPr>
        <w:rFonts w:hint="default"/>
      </w:rPr>
    </w:lvl>
  </w:abstractNum>
  <w:abstractNum w:abstractNumId="17">
    <w:nsid w:val="098FC866"/>
    <w:multiLevelType w:val="singleLevel"/>
    <w:tmpl w:val="098FC866"/>
    <w:lvl w:ilvl="0" w:tentative="0">
      <w:start w:val="57"/>
      <w:numFmt w:val="decimal"/>
      <w:suff w:val="space"/>
      <w:lvlText w:val="%1"/>
      <w:lvlJc w:val="left"/>
      <w:pPr>
        <w:ind w:left="454" w:leftChars="0" w:hanging="454" w:firstLineChars="0"/>
      </w:pPr>
      <w:rPr>
        <w:rFonts w:hint="default"/>
      </w:rPr>
    </w:lvl>
  </w:abstractNum>
  <w:abstractNum w:abstractNumId="18">
    <w:nsid w:val="09F81FD3"/>
    <w:multiLevelType w:val="multilevel"/>
    <w:tmpl w:val="09F81FD3"/>
    <w:lvl w:ilvl="0" w:tentative="0">
      <w:start w:val="1"/>
      <w:numFmt w:val="japaneseCounting"/>
      <w:lvlText w:val="第%1章"/>
      <w:lvlJc w:val="left"/>
      <w:pPr>
        <w:tabs>
          <w:tab w:val="left" w:pos="720"/>
        </w:tabs>
        <w:ind w:left="720" w:hanging="72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9">
    <w:nsid w:val="12503483"/>
    <w:multiLevelType w:val="multilevel"/>
    <w:tmpl w:val="12503483"/>
    <w:lvl w:ilvl="0" w:tentative="0">
      <w:start w:val="1"/>
      <w:numFmt w:val="bullet"/>
      <w:pStyle w:val="108"/>
      <w:lvlText w:val=""/>
      <w:lvlJc w:val="left"/>
      <w:pPr>
        <w:tabs>
          <w:tab w:val="left" w:pos="420"/>
        </w:tabs>
        <w:ind w:left="420" w:hanging="420"/>
      </w:pPr>
      <w:rPr>
        <w:rFonts w:hint="default" w:ascii="Wingdings" w:hAnsi="Wingdings"/>
      </w:rPr>
    </w:lvl>
    <w:lvl w:ilvl="1" w:tentative="0">
      <w:start w:val="1"/>
      <w:numFmt w:val="bullet"/>
      <w:pStyle w:val="107"/>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20">
    <w:nsid w:val="14A9AB70"/>
    <w:multiLevelType w:val="singleLevel"/>
    <w:tmpl w:val="14A9AB70"/>
    <w:lvl w:ilvl="0" w:tentative="0">
      <w:start w:val="125"/>
      <w:numFmt w:val="decimal"/>
      <w:lvlText w:val="%1"/>
      <w:lvlJc w:val="left"/>
      <w:pPr>
        <w:tabs>
          <w:tab w:val="left" w:pos="397"/>
        </w:tabs>
        <w:ind w:left="454" w:leftChars="0" w:hanging="454" w:firstLineChars="0"/>
      </w:pPr>
      <w:rPr>
        <w:rFonts w:hint="default"/>
      </w:rPr>
    </w:lvl>
  </w:abstractNum>
  <w:abstractNum w:abstractNumId="21">
    <w:nsid w:val="160D20D0"/>
    <w:multiLevelType w:val="multilevel"/>
    <w:tmpl w:val="160D20D0"/>
    <w:lvl w:ilvl="0" w:tentative="0">
      <w:start w:val="1"/>
      <w:numFmt w:val="bullet"/>
      <w:pStyle w:val="76"/>
      <w:lvlText w:val=""/>
      <w:lvlJc w:val="left"/>
      <w:pPr>
        <w:tabs>
          <w:tab w:val="left" w:pos="840"/>
        </w:tabs>
        <w:ind w:left="840" w:hanging="420"/>
      </w:pPr>
      <w:rPr>
        <w:rFonts w:hint="default" w:ascii="Wingdings" w:hAnsi="Wingdings"/>
      </w:rPr>
    </w:lvl>
    <w:lvl w:ilvl="1" w:tentative="0">
      <w:start w:val="1"/>
      <w:numFmt w:val="bullet"/>
      <w:pStyle w:val="77"/>
      <w:lvlText w:val=""/>
      <w:lvlJc w:val="left"/>
      <w:pPr>
        <w:tabs>
          <w:tab w:val="left" w:pos="1260"/>
        </w:tabs>
        <w:ind w:left="1260" w:hanging="420"/>
      </w:pPr>
      <w:rPr>
        <w:rFonts w:hint="default" w:ascii="Wingdings" w:hAnsi="Wingdings"/>
      </w:rPr>
    </w:lvl>
    <w:lvl w:ilvl="2" w:tentative="0">
      <w:start w:val="1"/>
      <w:numFmt w:val="bullet"/>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abstractNum w:abstractNumId="22">
    <w:nsid w:val="1CCC26FE"/>
    <w:multiLevelType w:val="singleLevel"/>
    <w:tmpl w:val="1CCC26FE"/>
    <w:lvl w:ilvl="0" w:tentative="0">
      <w:start w:val="83"/>
      <w:numFmt w:val="decimal"/>
      <w:suff w:val="space"/>
      <w:lvlText w:val="%1"/>
      <w:lvlJc w:val="left"/>
      <w:pPr>
        <w:ind w:left="454" w:leftChars="0" w:hanging="454" w:firstLineChars="0"/>
      </w:pPr>
      <w:rPr>
        <w:rFonts w:hint="default"/>
      </w:rPr>
    </w:lvl>
  </w:abstractNum>
  <w:abstractNum w:abstractNumId="23">
    <w:nsid w:val="22F79188"/>
    <w:multiLevelType w:val="singleLevel"/>
    <w:tmpl w:val="22F79188"/>
    <w:lvl w:ilvl="0" w:tentative="0">
      <w:start w:val="178"/>
      <w:numFmt w:val="decimal"/>
      <w:lvlText w:val="%1"/>
      <w:lvlJc w:val="left"/>
      <w:pPr>
        <w:tabs>
          <w:tab w:val="left" w:pos="397"/>
        </w:tabs>
        <w:ind w:left="664" w:leftChars="0" w:hanging="454" w:firstLineChars="0"/>
      </w:pPr>
      <w:rPr>
        <w:rFonts w:hint="default"/>
      </w:rPr>
    </w:lvl>
  </w:abstractNum>
  <w:abstractNum w:abstractNumId="24">
    <w:nsid w:val="2F395B7B"/>
    <w:multiLevelType w:val="multilevel"/>
    <w:tmpl w:val="2F395B7B"/>
    <w:lvl w:ilvl="0" w:tentative="0">
      <w:start w:val="1"/>
      <w:numFmt w:val="bullet"/>
      <w:pStyle w:val="168"/>
      <w:lvlText w:val=""/>
      <w:lvlJc w:val="left"/>
      <w:pPr>
        <w:tabs>
          <w:tab w:val="left" w:pos="360"/>
        </w:tabs>
        <w:ind w:left="360" w:hanging="360"/>
      </w:pPr>
      <w:rPr>
        <w:rFonts w:hint="default" w:ascii="Symbol" w:hAnsi="Symbol"/>
      </w:rPr>
    </w:lvl>
    <w:lvl w:ilvl="1" w:tentative="0">
      <w:start w:val="1"/>
      <w:numFmt w:val="bullet"/>
      <w:lvlText w:val=""/>
      <w:lvlJc w:val="left"/>
      <w:pPr>
        <w:tabs>
          <w:tab w:val="left" w:pos="1140"/>
        </w:tabs>
        <w:ind w:left="1140" w:hanging="420"/>
      </w:pPr>
      <w:rPr>
        <w:rFonts w:hint="default" w:ascii="Wingdings" w:hAnsi="Wingdings"/>
      </w:rPr>
    </w:lvl>
    <w:lvl w:ilvl="2" w:tentative="0">
      <w:start w:val="1"/>
      <w:numFmt w:val="bullet"/>
      <w:lvlText w:val=""/>
      <w:lvlJc w:val="left"/>
      <w:pPr>
        <w:tabs>
          <w:tab w:val="left" w:pos="1800"/>
        </w:tabs>
        <w:ind w:left="1800" w:hanging="360"/>
      </w:pPr>
      <w:rPr>
        <w:rFonts w:hint="default" w:ascii="Wingdings" w:hAnsi="Wingdings"/>
      </w:rPr>
    </w:lvl>
    <w:lvl w:ilvl="3" w:tentative="0">
      <w:start w:val="1"/>
      <w:numFmt w:val="bullet"/>
      <w:lvlText w:val=""/>
      <w:lvlJc w:val="left"/>
      <w:pPr>
        <w:tabs>
          <w:tab w:val="left" w:pos="2520"/>
        </w:tabs>
        <w:ind w:left="2520" w:hanging="360"/>
      </w:pPr>
      <w:rPr>
        <w:rFonts w:hint="default" w:ascii="Symbol" w:hAnsi="Symbol"/>
      </w:rPr>
    </w:lvl>
    <w:lvl w:ilvl="4" w:tentative="0">
      <w:start w:val="1"/>
      <w:numFmt w:val="bullet"/>
      <w:lvlText w:val="o"/>
      <w:lvlJc w:val="left"/>
      <w:pPr>
        <w:tabs>
          <w:tab w:val="left" w:pos="3240"/>
        </w:tabs>
        <w:ind w:left="3240" w:hanging="360"/>
      </w:pPr>
      <w:rPr>
        <w:rFonts w:hint="default" w:ascii="Courier New" w:hAnsi="Courier New" w:cs="Courier New"/>
      </w:rPr>
    </w:lvl>
    <w:lvl w:ilvl="5" w:tentative="0">
      <w:start w:val="1"/>
      <w:numFmt w:val="bullet"/>
      <w:lvlText w:val=""/>
      <w:lvlJc w:val="left"/>
      <w:pPr>
        <w:tabs>
          <w:tab w:val="left" w:pos="3960"/>
        </w:tabs>
        <w:ind w:left="3960" w:hanging="360"/>
      </w:pPr>
      <w:rPr>
        <w:rFonts w:hint="default" w:ascii="Wingdings" w:hAnsi="Wingdings"/>
      </w:rPr>
    </w:lvl>
    <w:lvl w:ilvl="6" w:tentative="0">
      <w:start w:val="1"/>
      <w:numFmt w:val="bullet"/>
      <w:lvlText w:val=""/>
      <w:lvlJc w:val="left"/>
      <w:pPr>
        <w:tabs>
          <w:tab w:val="left" w:pos="4680"/>
        </w:tabs>
        <w:ind w:left="4680" w:hanging="360"/>
      </w:pPr>
      <w:rPr>
        <w:rFonts w:hint="default" w:ascii="Symbol" w:hAnsi="Symbol"/>
      </w:rPr>
    </w:lvl>
    <w:lvl w:ilvl="7" w:tentative="0">
      <w:start w:val="1"/>
      <w:numFmt w:val="bullet"/>
      <w:lvlText w:val="o"/>
      <w:lvlJc w:val="left"/>
      <w:pPr>
        <w:tabs>
          <w:tab w:val="left" w:pos="5400"/>
        </w:tabs>
        <w:ind w:left="5400" w:hanging="360"/>
      </w:pPr>
      <w:rPr>
        <w:rFonts w:hint="default" w:ascii="Courier New" w:hAnsi="Courier New" w:cs="Courier New"/>
      </w:rPr>
    </w:lvl>
    <w:lvl w:ilvl="8" w:tentative="0">
      <w:start w:val="1"/>
      <w:numFmt w:val="bullet"/>
      <w:lvlText w:val=""/>
      <w:lvlJc w:val="left"/>
      <w:pPr>
        <w:tabs>
          <w:tab w:val="left" w:pos="6120"/>
        </w:tabs>
        <w:ind w:left="6120" w:hanging="360"/>
      </w:pPr>
      <w:rPr>
        <w:rFonts w:hint="default" w:ascii="Wingdings" w:hAnsi="Wingdings"/>
      </w:rPr>
    </w:lvl>
  </w:abstractNum>
  <w:abstractNum w:abstractNumId="25">
    <w:nsid w:val="5DC45CFD"/>
    <w:multiLevelType w:val="singleLevel"/>
    <w:tmpl w:val="5DC45CFD"/>
    <w:lvl w:ilvl="0" w:tentative="0">
      <w:start w:val="94"/>
      <w:numFmt w:val="decimal"/>
      <w:suff w:val="space"/>
      <w:lvlText w:val="%1"/>
      <w:lvlJc w:val="left"/>
      <w:pPr>
        <w:ind w:left="454" w:leftChars="0" w:hanging="454" w:firstLineChars="0"/>
      </w:pPr>
      <w:rPr>
        <w:rFonts w:hint="default"/>
      </w:rPr>
    </w:lvl>
  </w:abstractNum>
  <w:abstractNum w:abstractNumId="26">
    <w:nsid w:val="7A0F6431"/>
    <w:multiLevelType w:val="singleLevel"/>
    <w:tmpl w:val="7A0F6431"/>
    <w:lvl w:ilvl="0" w:tentative="0">
      <w:start w:val="1"/>
      <w:numFmt w:val="decimal"/>
      <w:suff w:val="space"/>
      <w:lvlText w:val="%1."/>
      <w:lvlJc w:val="left"/>
    </w:lvl>
  </w:abstractNum>
  <w:abstractNum w:abstractNumId="27">
    <w:nsid w:val="7AEF7716"/>
    <w:multiLevelType w:val="multilevel"/>
    <w:tmpl w:val="7AEF7716"/>
    <w:lvl w:ilvl="0" w:tentative="0">
      <w:start w:val="1"/>
      <w:numFmt w:val="chineseCountingThousand"/>
      <w:pStyle w:val="121"/>
      <w:lvlText w:val="%1"/>
      <w:lvlJc w:val="left"/>
      <w:pPr>
        <w:tabs>
          <w:tab w:val="left" w:pos="1290"/>
        </w:tabs>
        <w:ind w:left="630" w:hanging="420"/>
      </w:pPr>
      <w:rPr>
        <w:rFonts w:hint="eastAsia"/>
        <w:sz w:val="32"/>
        <w:szCs w:val="32"/>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8">
    <w:nsid w:val="7D67C80D"/>
    <w:multiLevelType w:val="singleLevel"/>
    <w:tmpl w:val="7D67C80D"/>
    <w:lvl w:ilvl="0" w:tentative="0">
      <w:start w:val="2"/>
      <w:numFmt w:val="decimal"/>
      <w:lvlText w:val="(%1)"/>
      <w:lvlJc w:val="left"/>
      <w:pPr>
        <w:tabs>
          <w:tab w:val="left" w:pos="312"/>
        </w:tabs>
      </w:pPr>
    </w:lvl>
  </w:abstractNum>
  <w:num w:numId="1">
    <w:abstractNumId w:val="15"/>
  </w:num>
  <w:num w:numId="2">
    <w:abstractNumId w:val="14"/>
  </w:num>
  <w:num w:numId="3">
    <w:abstractNumId w:val="21"/>
  </w:num>
  <w:num w:numId="4">
    <w:abstractNumId w:val="19"/>
  </w:num>
  <w:num w:numId="5">
    <w:abstractNumId w:val="27"/>
  </w:num>
  <w:num w:numId="6">
    <w:abstractNumId w:val="24"/>
  </w:num>
  <w:num w:numId="7">
    <w:abstractNumId w:val="2"/>
  </w:num>
  <w:num w:numId="8">
    <w:abstractNumId w:val="12"/>
  </w:num>
  <w:num w:numId="9">
    <w:abstractNumId w:val="17"/>
  </w:num>
  <w:num w:numId="10">
    <w:abstractNumId w:val="5"/>
  </w:num>
  <w:num w:numId="11">
    <w:abstractNumId w:val="22"/>
  </w:num>
  <w:num w:numId="12">
    <w:abstractNumId w:val="25"/>
  </w:num>
  <w:num w:numId="13">
    <w:abstractNumId w:val="20"/>
  </w:num>
  <w:num w:numId="14">
    <w:abstractNumId w:val="11"/>
  </w:num>
  <w:num w:numId="15">
    <w:abstractNumId w:val="16"/>
  </w:num>
  <w:num w:numId="16">
    <w:abstractNumId w:val="23"/>
  </w:num>
  <w:num w:numId="17">
    <w:abstractNumId w:val="0"/>
  </w:num>
  <w:num w:numId="18">
    <w:abstractNumId w:val="28"/>
  </w:num>
  <w:num w:numId="19">
    <w:abstractNumId w:val="7"/>
  </w:num>
  <w:num w:numId="20">
    <w:abstractNumId w:val="1"/>
  </w:num>
  <w:num w:numId="21">
    <w:abstractNumId w:val="3"/>
  </w:num>
  <w:num w:numId="22">
    <w:abstractNumId w:val="26"/>
  </w:num>
  <w:num w:numId="23">
    <w:abstractNumId w:val="6"/>
  </w:num>
  <w:num w:numId="24">
    <w:abstractNumId w:val="13"/>
  </w:num>
  <w:num w:numId="25">
    <w:abstractNumId w:val="9"/>
  </w:num>
  <w:num w:numId="26">
    <w:abstractNumId w:val="8"/>
  </w:num>
  <w:num w:numId="27">
    <w:abstractNumId w:val="4"/>
  </w:num>
  <w:num w:numId="28">
    <w:abstractNumId w:val="10"/>
  </w:num>
  <w:num w:numId="29">
    <w:abstractNumId w:val="18"/>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政府采购业务分公司">
    <w15:presenceInfo w15:providerId="None" w15:userId="政府采购业务分公司"/>
  </w15:person>
  <w15:person w15:author="陈shunjie">
    <w15:presenceInfo w15:providerId="None" w15:userId="陈shunjie"/>
  </w15:person>
  <w15:person w15:author="陈sj">
    <w15:presenceInfo w15:providerId="None" w15:userId="陈sj"/>
  </w15:person>
  <w15:person w15:author="董馨如">
    <w15:presenceInfo w15:providerId="WPS Office" w15:userId="396465357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NotDisplayPageBoundaries w:val="1"/>
  <w:bordersDoNotSurroundHeader w:val="0"/>
  <w:bordersDoNotSurroundFooter w:val="0"/>
  <w:hideSpellingErrors/>
  <w:documentProtection w:enforcement="0"/>
  <w:defaultTabStop w:val="420"/>
  <w:displayHorizontalDrawingGridEvery w:val="1"/>
  <w:displayVerticalDrawingGridEvery w:val="1"/>
  <w:noPunctuationKerning w:val="1"/>
  <w:characterSpacingControl w:val="doNotCompress"/>
  <w:compat>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ZmOWE0ZjkzZmMzMjQ4ZTNkY2JhZjljNTYwOTA4YzcifQ=="/>
    <w:docVar w:name="KSO_WPS_MARK_KEY" w:val="a5980290-81d1-4166-b591-31e4936b8684"/>
  </w:docVars>
  <w:rsids>
    <w:rsidRoot w:val="006C5683"/>
    <w:rsid w:val="000006EA"/>
    <w:rsid w:val="00000AD9"/>
    <w:rsid w:val="000043C0"/>
    <w:rsid w:val="00004F2D"/>
    <w:rsid w:val="000050CA"/>
    <w:rsid w:val="000051C6"/>
    <w:rsid w:val="00005215"/>
    <w:rsid w:val="00005A10"/>
    <w:rsid w:val="00005D3D"/>
    <w:rsid w:val="0000667D"/>
    <w:rsid w:val="00006F7B"/>
    <w:rsid w:val="00007951"/>
    <w:rsid w:val="0000796B"/>
    <w:rsid w:val="00010063"/>
    <w:rsid w:val="00010102"/>
    <w:rsid w:val="0001019E"/>
    <w:rsid w:val="00011EA6"/>
    <w:rsid w:val="00012640"/>
    <w:rsid w:val="00012B21"/>
    <w:rsid w:val="0001300F"/>
    <w:rsid w:val="0001336E"/>
    <w:rsid w:val="0001480D"/>
    <w:rsid w:val="00014A5C"/>
    <w:rsid w:val="00015388"/>
    <w:rsid w:val="0001716B"/>
    <w:rsid w:val="00017F81"/>
    <w:rsid w:val="000211EA"/>
    <w:rsid w:val="000234B2"/>
    <w:rsid w:val="00024FD2"/>
    <w:rsid w:val="00025AE4"/>
    <w:rsid w:val="0002684B"/>
    <w:rsid w:val="00026A57"/>
    <w:rsid w:val="00027645"/>
    <w:rsid w:val="000300AE"/>
    <w:rsid w:val="000300EE"/>
    <w:rsid w:val="000302B6"/>
    <w:rsid w:val="0003106D"/>
    <w:rsid w:val="00031700"/>
    <w:rsid w:val="00031F6E"/>
    <w:rsid w:val="0003277F"/>
    <w:rsid w:val="00032948"/>
    <w:rsid w:val="00032B0A"/>
    <w:rsid w:val="0003315D"/>
    <w:rsid w:val="00033DE7"/>
    <w:rsid w:val="0003541F"/>
    <w:rsid w:val="00036A2B"/>
    <w:rsid w:val="00040D3C"/>
    <w:rsid w:val="00042C84"/>
    <w:rsid w:val="00043621"/>
    <w:rsid w:val="00043739"/>
    <w:rsid w:val="00043A89"/>
    <w:rsid w:val="00045739"/>
    <w:rsid w:val="00046D30"/>
    <w:rsid w:val="000510B6"/>
    <w:rsid w:val="00051133"/>
    <w:rsid w:val="00051F3F"/>
    <w:rsid w:val="000521D8"/>
    <w:rsid w:val="00052BC1"/>
    <w:rsid w:val="00053A89"/>
    <w:rsid w:val="0005582B"/>
    <w:rsid w:val="00055BD9"/>
    <w:rsid w:val="00056247"/>
    <w:rsid w:val="00056292"/>
    <w:rsid w:val="00056C11"/>
    <w:rsid w:val="00057302"/>
    <w:rsid w:val="00057332"/>
    <w:rsid w:val="00057D00"/>
    <w:rsid w:val="00060A3D"/>
    <w:rsid w:val="00060C1C"/>
    <w:rsid w:val="00061D20"/>
    <w:rsid w:val="0006267A"/>
    <w:rsid w:val="0006335B"/>
    <w:rsid w:val="00063C25"/>
    <w:rsid w:val="00064892"/>
    <w:rsid w:val="00066026"/>
    <w:rsid w:val="0006660A"/>
    <w:rsid w:val="0006670C"/>
    <w:rsid w:val="00067960"/>
    <w:rsid w:val="0007003A"/>
    <w:rsid w:val="00070210"/>
    <w:rsid w:val="000707BF"/>
    <w:rsid w:val="00072B70"/>
    <w:rsid w:val="00072CB4"/>
    <w:rsid w:val="000734CD"/>
    <w:rsid w:val="00074403"/>
    <w:rsid w:val="000750DC"/>
    <w:rsid w:val="00075497"/>
    <w:rsid w:val="0007583C"/>
    <w:rsid w:val="00075E26"/>
    <w:rsid w:val="00076057"/>
    <w:rsid w:val="000770EC"/>
    <w:rsid w:val="00080613"/>
    <w:rsid w:val="00082667"/>
    <w:rsid w:val="00082AD2"/>
    <w:rsid w:val="00083DC6"/>
    <w:rsid w:val="00084857"/>
    <w:rsid w:val="000849B8"/>
    <w:rsid w:val="000850AF"/>
    <w:rsid w:val="000852EB"/>
    <w:rsid w:val="000869D8"/>
    <w:rsid w:val="00086CA6"/>
    <w:rsid w:val="00090213"/>
    <w:rsid w:val="00092FC7"/>
    <w:rsid w:val="00093133"/>
    <w:rsid w:val="0009395E"/>
    <w:rsid w:val="00094C6E"/>
    <w:rsid w:val="000954D5"/>
    <w:rsid w:val="00095723"/>
    <w:rsid w:val="00095A74"/>
    <w:rsid w:val="0009618D"/>
    <w:rsid w:val="0009709B"/>
    <w:rsid w:val="000975E3"/>
    <w:rsid w:val="000A1DD1"/>
    <w:rsid w:val="000A21A5"/>
    <w:rsid w:val="000A3908"/>
    <w:rsid w:val="000A4C29"/>
    <w:rsid w:val="000A5B36"/>
    <w:rsid w:val="000A6E2B"/>
    <w:rsid w:val="000A79D3"/>
    <w:rsid w:val="000B05E2"/>
    <w:rsid w:val="000B2568"/>
    <w:rsid w:val="000B41BB"/>
    <w:rsid w:val="000B5357"/>
    <w:rsid w:val="000B597F"/>
    <w:rsid w:val="000B634D"/>
    <w:rsid w:val="000B73D2"/>
    <w:rsid w:val="000B7465"/>
    <w:rsid w:val="000C14CB"/>
    <w:rsid w:val="000C18BC"/>
    <w:rsid w:val="000C1D03"/>
    <w:rsid w:val="000C1EE4"/>
    <w:rsid w:val="000C1FF9"/>
    <w:rsid w:val="000C4151"/>
    <w:rsid w:val="000C4425"/>
    <w:rsid w:val="000C4B12"/>
    <w:rsid w:val="000C5FA7"/>
    <w:rsid w:val="000C7E71"/>
    <w:rsid w:val="000D0BCE"/>
    <w:rsid w:val="000D16AA"/>
    <w:rsid w:val="000D1A7D"/>
    <w:rsid w:val="000D2309"/>
    <w:rsid w:val="000D2CCA"/>
    <w:rsid w:val="000D366B"/>
    <w:rsid w:val="000D37B4"/>
    <w:rsid w:val="000D38F9"/>
    <w:rsid w:val="000D5D6B"/>
    <w:rsid w:val="000D7A20"/>
    <w:rsid w:val="000E161C"/>
    <w:rsid w:val="000E1994"/>
    <w:rsid w:val="000E2C39"/>
    <w:rsid w:val="000E355C"/>
    <w:rsid w:val="000E4445"/>
    <w:rsid w:val="000E470B"/>
    <w:rsid w:val="000E4DE8"/>
    <w:rsid w:val="000E4EF8"/>
    <w:rsid w:val="000E50F5"/>
    <w:rsid w:val="000E5E99"/>
    <w:rsid w:val="000E655B"/>
    <w:rsid w:val="000E6A66"/>
    <w:rsid w:val="000F0C3B"/>
    <w:rsid w:val="000F0E9F"/>
    <w:rsid w:val="000F1540"/>
    <w:rsid w:val="000F1D4A"/>
    <w:rsid w:val="000F2065"/>
    <w:rsid w:val="000F2A88"/>
    <w:rsid w:val="000F2C23"/>
    <w:rsid w:val="000F2D1B"/>
    <w:rsid w:val="000F3658"/>
    <w:rsid w:val="000F3B37"/>
    <w:rsid w:val="000F3C85"/>
    <w:rsid w:val="000F3F12"/>
    <w:rsid w:val="000F565B"/>
    <w:rsid w:val="000F5C6C"/>
    <w:rsid w:val="000F5F3F"/>
    <w:rsid w:val="000F64AD"/>
    <w:rsid w:val="00100570"/>
    <w:rsid w:val="00101CE5"/>
    <w:rsid w:val="00101DD0"/>
    <w:rsid w:val="00102555"/>
    <w:rsid w:val="0010291B"/>
    <w:rsid w:val="00102B4B"/>
    <w:rsid w:val="00103AB9"/>
    <w:rsid w:val="00103E80"/>
    <w:rsid w:val="00107187"/>
    <w:rsid w:val="00107272"/>
    <w:rsid w:val="00107D54"/>
    <w:rsid w:val="00110383"/>
    <w:rsid w:val="00110B62"/>
    <w:rsid w:val="00111581"/>
    <w:rsid w:val="00111CEB"/>
    <w:rsid w:val="0011245C"/>
    <w:rsid w:val="0011500F"/>
    <w:rsid w:val="00115A55"/>
    <w:rsid w:val="0011665D"/>
    <w:rsid w:val="00116AAC"/>
    <w:rsid w:val="00117D55"/>
    <w:rsid w:val="001204B2"/>
    <w:rsid w:val="001212EF"/>
    <w:rsid w:val="001217DC"/>
    <w:rsid w:val="00121F81"/>
    <w:rsid w:val="0012203F"/>
    <w:rsid w:val="00123CC6"/>
    <w:rsid w:val="00125689"/>
    <w:rsid w:val="00125C8A"/>
    <w:rsid w:val="001261FC"/>
    <w:rsid w:val="001306FE"/>
    <w:rsid w:val="00130827"/>
    <w:rsid w:val="001308A2"/>
    <w:rsid w:val="00131140"/>
    <w:rsid w:val="001317AD"/>
    <w:rsid w:val="00131FC3"/>
    <w:rsid w:val="0013281E"/>
    <w:rsid w:val="00132FD3"/>
    <w:rsid w:val="001339CF"/>
    <w:rsid w:val="00134E0F"/>
    <w:rsid w:val="0013673A"/>
    <w:rsid w:val="00136D81"/>
    <w:rsid w:val="001410EB"/>
    <w:rsid w:val="00141224"/>
    <w:rsid w:val="00143103"/>
    <w:rsid w:val="00143554"/>
    <w:rsid w:val="00143653"/>
    <w:rsid w:val="00143934"/>
    <w:rsid w:val="00143B3A"/>
    <w:rsid w:val="00143E43"/>
    <w:rsid w:val="00143FFC"/>
    <w:rsid w:val="00145760"/>
    <w:rsid w:val="00146ABB"/>
    <w:rsid w:val="00147338"/>
    <w:rsid w:val="00147A48"/>
    <w:rsid w:val="00150143"/>
    <w:rsid w:val="001509AB"/>
    <w:rsid w:val="00152E91"/>
    <w:rsid w:val="0015460B"/>
    <w:rsid w:val="00154736"/>
    <w:rsid w:val="00156CA9"/>
    <w:rsid w:val="00157465"/>
    <w:rsid w:val="00157E23"/>
    <w:rsid w:val="00157FC3"/>
    <w:rsid w:val="00160ACE"/>
    <w:rsid w:val="00161C4F"/>
    <w:rsid w:val="00161C84"/>
    <w:rsid w:val="00161F2A"/>
    <w:rsid w:val="00161FDF"/>
    <w:rsid w:val="00162091"/>
    <w:rsid w:val="001626BD"/>
    <w:rsid w:val="00162C33"/>
    <w:rsid w:val="0016340E"/>
    <w:rsid w:val="00164E23"/>
    <w:rsid w:val="0016595F"/>
    <w:rsid w:val="00165A4C"/>
    <w:rsid w:val="00166A2C"/>
    <w:rsid w:val="00166BF2"/>
    <w:rsid w:val="00166CC3"/>
    <w:rsid w:val="00167E68"/>
    <w:rsid w:val="00170A9E"/>
    <w:rsid w:val="00170ED1"/>
    <w:rsid w:val="0017121A"/>
    <w:rsid w:val="00171401"/>
    <w:rsid w:val="0017141F"/>
    <w:rsid w:val="00171777"/>
    <w:rsid w:val="001719FB"/>
    <w:rsid w:val="00172B65"/>
    <w:rsid w:val="00172EF5"/>
    <w:rsid w:val="001732E1"/>
    <w:rsid w:val="00174268"/>
    <w:rsid w:val="0017486B"/>
    <w:rsid w:val="0017613E"/>
    <w:rsid w:val="00177167"/>
    <w:rsid w:val="00177753"/>
    <w:rsid w:val="00177BE4"/>
    <w:rsid w:val="00180EDB"/>
    <w:rsid w:val="00181A71"/>
    <w:rsid w:val="00182329"/>
    <w:rsid w:val="0018261B"/>
    <w:rsid w:val="001834A7"/>
    <w:rsid w:val="0018373B"/>
    <w:rsid w:val="00183C79"/>
    <w:rsid w:val="00183C8B"/>
    <w:rsid w:val="00183E75"/>
    <w:rsid w:val="001845CF"/>
    <w:rsid w:val="001865BB"/>
    <w:rsid w:val="00186EAE"/>
    <w:rsid w:val="00186F7A"/>
    <w:rsid w:val="00187518"/>
    <w:rsid w:val="00187743"/>
    <w:rsid w:val="00187F07"/>
    <w:rsid w:val="0019096C"/>
    <w:rsid w:val="00191EA7"/>
    <w:rsid w:val="00192164"/>
    <w:rsid w:val="00192883"/>
    <w:rsid w:val="00194C98"/>
    <w:rsid w:val="00194FB7"/>
    <w:rsid w:val="00195D28"/>
    <w:rsid w:val="00196B4E"/>
    <w:rsid w:val="001975A1"/>
    <w:rsid w:val="001A027A"/>
    <w:rsid w:val="001A08E4"/>
    <w:rsid w:val="001A0D2C"/>
    <w:rsid w:val="001A12B5"/>
    <w:rsid w:val="001A1C72"/>
    <w:rsid w:val="001A3980"/>
    <w:rsid w:val="001A422B"/>
    <w:rsid w:val="001A440A"/>
    <w:rsid w:val="001A4A55"/>
    <w:rsid w:val="001A5C6F"/>
    <w:rsid w:val="001A6A4F"/>
    <w:rsid w:val="001A76B7"/>
    <w:rsid w:val="001B015C"/>
    <w:rsid w:val="001B1339"/>
    <w:rsid w:val="001B1B58"/>
    <w:rsid w:val="001B1F55"/>
    <w:rsid w:val="001B2049"/>
    <w:rsid w:val="001B2934"/>
    <w:rsid w:val="001B4A37"/>
    <w:rsid w:val="001B5963"/>
    <w:rsid w:val="001B6FAD"/>
    <w:rsid w:val="001C04B2"/>
    <w:rsid w:val="001C14C1"/>
    <w:rsid w:val="001C1FDE"/>
    <w:rsid w:val="001C2063"/>
    <w:rsid w:val="001C21E1"/>
    <w:rsid w:val="001C3426"/>
    <w:rsid w:val="001C4675"/>
    <w:rsid w:val="001C4768"/>
    <w:rsid w:val="001C5839"/>
    <w:rsid w:val="001C6AF6"/>
    <w:rsid w:val="001C7129"/>
    <w:rsid w:val="001C77E1"/>
    <w:rsid w:val="001C7ADA"/>
    <w:rsid w:val="001C7B48"/>
    <w:rsid w:val="001C7EA0"/>
    <w:rsid w:val="001D121D"/>
    <w:rsid w:val="001D3543"/>
    <w:rsid w:val="001D4151"/>
    <w:rsid w:val="001D58E5"/>
    <w:rsid w:val="001D7299"/>
    <w:rsid w:val="001E0FAB"/>
    <w:rsid w:val="001E2084"/>
    <w:rsid w:val="001E2502"/>
    <w:rsid w:val="001E292F"/>
    <w:rsid w:val="001E351C"/>
    <w:rsid w:val="001E474D"/>
    <w:rsid w:val="001E5194"/>
    <w:rsid w:val="001E5851"/>
    <w:rsid w:val="001E5A81"/>
    <w:rsid w:val="001E62FB"/>
    <w:rsid w:val="001E68FE"/>
    <w:rsid w:val="001E6A0B"/>
    <w:rsid w:val="001E77DA"/>
    <w:rsid w:val="001E7A2F"/>
    <w:rsid w:val="001E7AB0"/>
    <w:rsid w:val="001E7DD0"/>
    <w:rsid w:val="001F0349"/>
    <w:rsid w:val="001F077B"/>
    <w:rsid w:val="001F0B74"/>
    <w:rsid w:val="001F1045"/>
    <w:rsid w:val="001F2648"/>
    <w:rsid w:val="001F3E37"/>
    <w:rsid w:val="001F41B9"/>
    <w:rsid w:val="001F4BE8"/>
    <w:rsid w:val="001F4EB8"/>
    <w:rsid w:val="001F560A"/>
    <w:rsid w:val="001F6270"/>
    <w:rsid w:val="001F6318"/>
    <w:rsid w:val="001F65B1"/>
    <w:rsid w:val="001F6B83"/>
    <w:rsid w:val="001F6F6A"/>
    <w:rsid w:val="001F7595"/>
    <w:rsid w:val="002000B8"/>
    <w:rsid w:val="002005CD"/>
    <w:rsid w:val="00200B4C"/>
    <w:rsid w:val="00202F46"/>
    <w:rsid w:val="00203267"/>
    <w:rsid w:val="00203897"/>
    <w:rsid w:val="0020391D"/>
    <w:rsid w:val="00205F9C"/>
    <w:rsid w:val="002060F7"/>
    <w:rsid w:val="00207BC6"/>
    <w:rsid w:val="00210771"/>
    <w:rsid w:val="00210EE2"/>
    <w:rsid w:val="00211885"/>
    <w:rsid w:val="00212864"/>
    <w:rsid w:val="00212ADF"/>
    <w:rsid w:val="002134CF"/>
    <w:rsid w:val="00213A60"/>
    <w:rsid w:val="0021429B"/>
    <w:rsid w:val="00215699"/>
    <w:rsid w:val="002159DE"/>
    <w:rsid w:val="00215E99"/>
    <w:rsid w:val="0021667D"/>
    <w:rsid w:val="002166A1"/>
    <w:rsid w:val="002166A6"/>
    <w:rsid w:val="00216BB6"/>
    <w:rsid w:val="0022039D"/>
    <w:rsid w:val="0022048B"/>
    <w:rsid w:val="0022175C"/>
    <w:rsid w:val="00222261"/>
    <w:rsid w:val="002227DF"/>
    <w:rsid w:val="00223AC8"/>
    <w:rsid w:val="00223C96"/>
    <w:rsid w:val="00224852"/>
    <w:rsid w:val="00224BE4"/>
    <w:rsid w:val="0022634D"/>
    <w:rsid w:val="00227512"/>
    <w:rsid w:val="0022766E"/>
    <w:rsid w:val="0022777A"/>
    <w:rsid w:val="002278D5"/>
    <w:rsid w:val="00227C13"/>
    <w:rsid w:val="00227D49"/>
    <w:rsid w:val="00227FC7"/>
    <w:rsid w:val="0023110A"/>
    <w:rsid w:val="00233A54"/>
    <w:rsid w:val="00234440"/>
    <w:rsid w:val="002347C9"/>
    <w:rsid w:val="00236E72"/>
    <w:rsid w:val="0023738E"/>
    <w:rsid w:val="002411BD"/>
    <w:rsid w:val="00242ED3"/>
    <w:rsid w:val="00244711"/>
    <w:rsid w:val="00244AE4"/>
    <w:rsid w:val="00245EBE"/>
    <w:rsid w:val="002472C1"/>
    <w:rsid w:val="002473F4"/>
    <w:rsid w:val="00247D64"/>
    <w:rsid w:val="00250934"/>
    <w:rsid w:val="00250F42"/>
    <w:rsid w:val="00252EBA"/>
    <w:rsid w:val="0025361A"/>
    <w:rsid w:val="002545EF"/>
    <w:rsid w:val="00254B44"/>
    <w:rsid w:val="00254E99"/>
    <w:rsid w:val="00255B9B"/>
    <w:rsid w:val="00256596"/>
    <w:rsid w:val="0026027A"/>
    <w:rsid w:val="00260533"/>
    <w:rsid w:val="002605CE"/>
    <w:rsid w:val="00261367"/>
    <w:rsid w:val="00261A54"/>
    <w:rsid w:val="00261C21"/>
    <w:rsid w:val="00261D37"/>
    <w:rsid w:val="00262D6B"/>
    <w:rsid w:val="00262ED0"/>
    <w:rsid w:val="00263607"/>
    <w:rsid w:val="002638EE"/>
    <w:rsid w:val="00264965"/>
    <w:rsid w:val="002656E1"/>
    <w:rsid w:val="00265CFF"/>
    <w:rsid w:val="002702CD"/>
    <w:rsid w:val="00270B4E"/>
    <w:rsid w:val="00271500"/>
    <w:rsid w:val="00272E57"/>
    <w:rsid w:val="00274663"/>
    <w:rsid w:val="00275641"/>
    <w:rsid w:val="0027569A"/>
    <w:rsid w:val="002767D9"/>
    <w:rsid w:val="00280382"/>
    <w:rsid w:val="00280F4B"/>
    <w:rsid w:val="002816D0"/>
    <w:rsid w:val="002821E9"/>
    <w:rsid w:val="002827D2"/>
    <w:rsid w:val="002835B7"/>
    <w:rsid w:val="00284C1F"/>
    <w:rsid w:val="00284F69"/>
    <w:rsid w:val="002851AF"/>
    <w:rsid w:val="00285866"/>
    <w:rsid w:val="00286129"/>
    <w:rsid w:val="0028787B"/>
    <w:rsid w:val="00290263"/>
    <w:rsid w:val="002908A7"/>
    <w:rsid w:val="00291768"/>
    <w:rsid w:val="00291796"/>
    <w:rsid w:val="00292F66"/>
    <w:rsid w:val="0029315D"/>
    <w:rsid w:val="00293A33"/>
    <w:rsid w:val="0029449E"/>
    <w:rsid w:val="0029488D"/>
    <w:rsid w:val="0029530C"/>
    <w:rsid w:val="00296020"/>
    <w:rsid w:val="00296695"/>
    <w:rsid w:val="0029693F"/>
    <w:rsid w:val="002969C6"/>
    <w:rsid w:val="00296BE2"/>
    <w:rsid w:val="00296F46"/>
    <w:rsid w:val="00296F8A"/>
    <w:rsid w:val="002A11CE"/>
    <w:rsid w:val="002A13E2"/>
    <w:rsid w:val="002A180F"/>
    <w:rsid w:val="002A1B36"/>
    <w:rsid w:val="002A37E6"/>
    <w:rsid w:val="002A4DFC"/>
    <w:rsid w:val="002B18D6"/>
    <w:rsid w:val="002B22D4"/>
    <w:rsid w:val="002B3984"/>
    <w:rsid w:val="002B4BF3"/>
    <w:rsid w:val="002B55C8"/>
    <w:rsid w:val="002B5E4B"/>
    <w:rsid w:val="002B64E9"/>
    <w:rsid w:val="002B660D"/>
    <w:rsid w:val="002B7969"/>
    <w:rsid w:val="002C0031"/>
    <w:rsid w:val="002C0485"/>
    <w:rsid w:val="002C0762"/>
    <w:rsid w:val="002C257A"/>
    <w:rsid w:val="002C2BEC"/>
    <w:rsid w:val="002C30C0"/>
    <w:rsid w:val="002C4F4B"/>
    <w:rsid w:val="002C5233"/>
    <w:rsid w:val="002C6EC0"/>
    <w:rsid w:val="002C7258"/>
    <w:rsid w:val="002D0189"/>
    <w:rsid w:val="002D0356"/>
    <w:rsid w:val="002D07C0"/>
    <w:rsid w:val="002D0F98"/>
    <w:rsid w:val="002D1DFB"/>
    <w:rsid w:val="002D45BF"/>
    <w:rsid w:val="002D4A85"/>
    <w:rsid w:val="002D6162"/>
    <w:rsid w:val="002D64DF"/>
    <w:rsid w:val="002D750A"/>
    <w:rsid w:val="002E242E"/>
    <w:rsid w:val="002E2FEC"/>
    <w:rsid w:val="002E38DB"/>
    <w:rsid w:val="002E3BEB"/>
    <w:rsid w:val="002E441D"/>
    <w:rsid w:val="002E4AB1"/>
    <w:rsid w:val="002E4F11"/>
    <w:rsid w:val="002E4F8A"/>
    <w:rsid w:val="002E505D"/>
    <w:rsid w:val="002E6F69"/>
    <w:rsid w:val="002E7296"/>
    <w:rsid w:val="002E73B8"/>
    <w:rsid w:val="002F04A7"/>
    <w:rsid w:val="002F0545"/>
    <w:rsid w:val="002F0823"/>
    <w:rsid w:val="002F2471"/>
    <w:rsid w:val="002F2B7A"/>
    <w:rsid w:val="002F2E1D"/>
    <w:rsid w:val="002F3105"/>
    <w:rsid w:val="002F59F2"/>
    <w:rsid w:val="002F5E6C"/>
    <w:rsid w:val="002F72FF"/>
    <w:rsid w:val="00300BF3"/>
    <w:rsid w:val="0030143F"/>
    <w:rsid w:val="00301A2B"/>
    <w:rsid w:val="00301BCD"/>
    <w:rsid w:val="00302988"/>
    <w:rsid w:val="00303ACF"/>
    <w:rsid w:val="0030463E"/>
    <w:rsid w:val="00304ED6"/>
    <w:rsid w:val="00306654"/>
    <w:rsid w:val="00306D5D"/>
    <w:rsid w:val="00306FF4"/>
    <w:rsid w:val="00310EE1"/>
    <w:rsid w:val="003122B0"/>
    <w:rsid w:val="00312390"/>
    <w:rsid w:val="003123F4"/>
    <w:rsid w:val="00312EAF"/>
    <w:rsid w:val="00313487"/>
    <w:rsid w:val="003138EB"/>
    <w:rsid w:val="00315880"/>
    <w:rsid w:val="00315A06"/>
    <w:rsid w:val="0031678B"/>
    <w:rsid w:val="0031683C"/>
    <w:rsid w:val="00317146"/>
    <w:rsid w:val="003176EA"/>
    <w:rsid w:val="00317D36"/>
    <w:rsid w:val="00321473"/>
    <w:rsid w:val="003225FB"/>
    <w:rsid w:val="00323A7C"/>
    <w:rsid w:val="00323BE9"/>
    <w:rsid w:val="00323C32"/>
    <w:rsid w:val="00323CC7"/>
    <w:rsid w:val="003247BA"/>
    <w:rsid w:val="00324A1D"/>
    <w:rsid w:val="00324C55"/>
    <w:rsid w:val="003250B4"/>
    <w:rsid w:val="00325742"/>
    <w:rsid w:val="00327224"/>
    <w:rsid w:val="00327AB3"/>
    <w:rsid w:val="00327F9E"/>
    <w:rsid w:val="00330527"/>
    <w:rsid w:val="00330C9F"/>
    <w:rsid w:val="003318A6"/>
    <w:rsid w:val="003321A8"/>
    <w:rsid w:val="00332EB1"/>
    <w:rsid w:val="00333E63"/>
    <w:rsid w:val="00334044"/>
    <w:rsid w:val="00334CB0"/>
    <w:rsid w:val="00335188"/>
    <w:rsid w:val="00335234"/>
    <w:rsid w:val="003373B8"/>
    <w:rsid w:val="003413F4"/>
    <w:rsid w:val="00342DC1"/>
    <w:rsid w:val="00342EF7"/>
    <w:rsid w:val="003432B6"/>
    <w:rsid w:val="003434E9"/>
    <w:rsid w:val="00343F41"/>
    <w:rsid w:val="00344BF3"/>
    <w:rsid w:val="00345CC1"/>
    <w:rsid w:val="00345EA7"/>
    <w:rsid w:val="0034652C"/>
    <w:rsid w:val="00346606"/>
    <w:rsid w:val="00346E73"/>
    <w:rsid w:val="00346F27"/>
    <w:rsid w:val="0035067B"/>
    <w:rsid w:val="00350681"/>
    <w:rsid w:val="00350B6E"/>
    <w:rsid w:val="00350FA8"/>
    <w:rsid w:val="00351A4A"/>
    <w:rsid w:val="00351D95"/>
    <w:rsid w:val="00351FB4"/>
    <w:rsid w:val="00353860"/>
    <w:rsid w:val="00354CD9"/>
    <w:rsid w:val="003556C1"/>
    <w:rsid w:val="00355EEE"/>
    <w:rsid w:val="00356FC1"/>
    <w:rsid w:val="00357883"/>
    <w:rsid w:val="00360494"/>
    <w:rsid w:val="00360B7E"/>
    <w:rsid w:val="00360C00"/>
    <w:rsid w:val="00361243"/>
    <w:rsid w:val="00361633"/>
    <w:rsid w:val="00361935"/>
    <w:rsid w:val="003626AE"/>
    <w:rsid w:val="0036292A"/>
    <w:rsid w:val="00362AF3"/>
    <w:rsid w:val="0036467D"/>
    <w:rsid w:val="00364BEE"/>
    <w:rsid w:val="0036508D"/>
    <w:rsid w:val="003651C8"/>
    <w:rsid w:val="00366321"/>
    <w:rsid w:val="00366419"/>
    <w:rsid w:val="003665E3"/>
    <w:rsid w:val="003669F1"/>
    <w:rsid w:val="00366F10"/>
    <w:rsid w:val="003700A3"/>
    <w:rsid w:val="00370B40"/>
    <w:rsid w:val="00371A92"/>
    <w:rsid w:val="00371C15"/>
    <w:rsid w:val="00372CDF"/>
    <w:rsid w:val="00373411"/>
    <w:rsid w:val="0037369C"/>
    <w:rsid w:val="00373D40"/>
    <w:rsid w:val="003741F6"/>
    <w:rsid w:val="00374A29"/>
    <w:rsid w:val="00374FA4"/>
    <w:rsid w:val="003756C6"/>
    <w:rsid w:val="00376548"/>
    <w:rsid w:val="00376E35"/>
    <w:rsid w:val="003773AC"/>
    <w:rsid w:val="00377F6C"/>
    <w:rsid w:val="00380094"/>
    <w:rsid w:val="00380256"/>
    <w:rsid w:val="0038165D"/>
    <w:rsid w:val="00383071"/>
    <w:rsid w:val="00385175"/>
    <w:rsid w:val="00385444"/>
    <w:rsid w:val="00385F39"/>
    <w:rsid w:val="00386070"/>
    <w:rsid w:val="00387DCF"/>
    <w:rsid w:val="00390006"/>
    <w:rsid w:val="003900A5"/>
    <w:rsid w:val="0039012D"/>
    <w:rsid w:val="003917AD"/>
    <w:rsid w:val="003917D1"/>
    <w:rsid w:val="00391FAB"/>
    <w:rsid w:val="00392539"/>
    <w:rsid w:val="00392677"/>
    <w:rsid w:val="0039320C"/>
    <w:rsid w:val="00393431"/>
    <w:rsid w:val="00393633"/>
    <w:rsid w:val="003945E2"/>
    <w:rsid w:val="00394981"/>
    <w:rsid w:val="00395100"/>
    <w:rsid w:val="003953A8"/>
    <w:rsid w:val="003958E6"/>
    <w:rsid w:val="00395D76"/>
    <w:rsid w:val="00396F7B"/>
    <w:rsid w:val="00396FA3"/>
    <w:rsid w:val="0039788E"/>
    <w:rsid w:val="00397F0D"/>
    <w:rsid w:val="003A011D"/>
    <w:rsid w:val="003A0DC3"/>
    <w:rsid w:val="003A1675"/>
    <w:rsid w:val="003A1CA9"/>
    <w:rsid w:val="003A1CF5"/>
    <w:rsid w:val="003A2812"/>
    <w:rsid w:val="003A2D0C"/>
    <w:rsid w:val="003A3304"/>
    <w:rsid w:val="003A3551"/>
    <w:rsid w:val="003A38F0"/>
    <w:rsid w:val="003A3EBB"/>
    <w:rsid w:val="003A443D"/>
    <w:rsid w:val="003A4DE4"/>
    <w:rsid w:val="003A6A5A"/>
    <w:rsid w:val="003A72E9"/>
    <w:rsid w:val="003B11DA"/>
    <w:rsid w:val="003B175A"/>
    <w:rsid w:val="003B3231"/>
    <w:rsid w:val="003B357A"/>
    <w:rsid w:val="003B4274"/>
    <w:rsid w:val="003B499C"/>
    <w:rsid w:val="003B4CCD"/>
    <w:rsid w:val="003B53D4"/>
    <w:rsid w:val="003B56D7"/>
    <w:rsid w:val="003B7298"/>
    <w:rsid w:val="003C0FF8"/>
    <w:rsid w:val="003C1D0C"/>
    <w:rsid w:val="003C1F2E"/>
    <w:rsid w:val="003C42A3"/>
    <w:rsid w:val="003C49D5"/>
    <w:rsid w:val="003C4FD5"/>
    <w:rsid w:val="003C582B"/>
    <w:rsid w:val="003C6BFF"/>
    <w:rsid w:val="003D2333"/>
    <w:rsid w:val="003D2E1B"/>
    <w:rsid w:val="003D3241"/>
    <w:rsid w:val="003D39AE"/>
    <w:rsid w:val="003D3B44"/>
    <w:rsid w:val="003D4804"/>
    <w:rsid w:val="003D5413"/>
    <w:rsid w:val="003D7685"/>
    <w:rsid w:val="003D7E9A"/>
    <w:rsid w:val="003E0366"/>
    <w:rsid w:val="003E100C"/>
    <w:rsid w:val="003E1C0C"/>
    <w:rsid w:val="003E2FFE"/>
    <w:rsid w:val="003E37AA"/>
    <w:rsid w:val="003E4310"/>
    <w:rsid w:val="003E47DE"/>
    <w:rsid w:val="003E4FFA"/>
    <w:rsid w:val="003E6E11"/>
    <w:rsid w:val="003F0536"/>
    <w:rsid w:val="003F10D3"/>
    <w:rsid w:val="003F1548"/>
    <w:rsid w:val="003F2B3D"/>
    <w:rsid w:val="003F2FBA"/>
    <w:rsid w:val="003F3105"/>
    <w:rsid w:val="003F3C44"/>
    <w:rsid w:val="003F4172"/>
    <w:rsid w:val="003F4249"/>
    <w:rsid w:val="003F4768"/>
    <w:rsid w:val="003F4E3B"/>
    <w:rsid w:val="003F5086"/>
    <w:rsid w:val="003F5108"/>
    <w:rsid w:val="003F5C9D"/>
    <w:rsid w:val="003F5D2C"/>
    <w:rsid w:val="003F7679"/>
    <w:rsid w:val="00400C13"/>
    <w:rsid w:val="00401AD9"/>
    <w:rsid w:val="00401F48"/>
    <w:rsid w:val="00402311"/>
    <w:rsid w:val="0040239F"/>
    <w:rsid w:val="00402C97"/>
    <w:rsid w:val="00403364"/>
    <w:rsid w:val="0040415C"/>
    <w:rsid w:val="00404AA4"/>
    <w:rsid w:val="00404AF1"/>
    <w:rsid w:val="00404C61"/>
    <w:rsid w:val="004050C9"/>
    <w:rsid w:val="004051F0"/>
    <w:rsid w:val="00405C04"/>
    <w:rsid w:val="00406314"/>
    <w:rsid w:val="00406376"/>
    <w:rsid w:val="00406896"/>
    <w:rsid w:val="00411B37"/>
    <w:rsid w:val="0041244F"/>
    <w:rsid w:val="004125ED"/>
    <w:rsid w:val="0041353D"/>
    <w:rsid w:val="00413B39"/>
    <w:rsid w:val="0041450E"/>
    <w:rsid w:val="0041456E"/>
    <w:rsid w:val="00415370"/>
    <w:rsid w:val="00415781"/>
    <w:rsid w:val="00416485"/>
    <w:rsid w:val="00416F40"/>
    <w:rsid w:val="00417769"/>
    <w:rsid w:val="00417F0D"/>
    <w:rsid w:val="00420765"/>
    <w:rsid w:val="00421EF2"/>
    <w:rsid w:val="00422668"/>
    <w:rsid w:val="0042482B"/>
    <w:rsid w:val="00424946"/>
    <w:rsid w:val="0042602D"/>
    <w:rsid w:val="004261DA"/>
    <w:rsid w:val="00427004"/>
    <w:rsid w:val="00431540"/>
    <w:rsid w:val="00431AC1"/>
    <w:rsid w:val="00431DE1"/>
    <w:rsid w:val="004329C9"/>
    <w:rsid w:val="00432CD5"/>
    <w:rsid w:val="00432EF0"/>
    <w:rsid w:val="0043396E"/>
    <w:rsid w:val="00433CDB"/>
    <w:rsid w:val="00435D29"/>
    <w:rsid w:val="004363FA"/>
    <w:rsid w:val="004364CC"/>
    <w:rsid w:val="00437141"/>
    <w:rsid w:val="004405B0"/>
    <w:rsid w:val="00440853"/>
    <w:rsid w:val="00441905"/>
    <w:rsid w:val="00441FF9"/>
    <w:rsid w:val="0044382F"/>
    <w:rsid w:val="00443B96"/>
    <w:rsid w:val="00443E1D"/>
    <w:rsid w:val="004442EB"/>
    <w:rsid w:val="00444FA3"/>
    <w:rsid w:val="004459DC"/>
    <w:rsid w:val="00446553"/>
    <w:rsid w:val="00446A92"/>
    <w:rsid w:val="004501B4"/>
    <w:rsid w:val="0045082F"/>
    <w:rsid w:val="00450C00"/>
    <w:rsid w:val="0045135E"/>
    <w:rsid w:val="00452434"/>
    <w:rsid w:val="00452C53"/>
    <w:rsid w:val="004539C7"/>
    <w:rsid w:val="00454597"/>
    <w:rsid w:val="004548E6"/>
    <w:rsid w:val="0045543A"/>
    <w:rsid w:val="0045543C"/>
    <w:rsid w:val="004556FB"/>
    <w:rsid w:val="00455880"/>
    <w:rsid w:val="004561F9"/>
    <w:rsid w:val="0045637C"/>
    <w:rsid w:val="004563C4"/>
    <w:rsid w:val="004569A3"/>
    <w:rsid w:val="004578ED"/>
    <w:rsid w:val="00457EFC"/>
    <w:rsid w:val="0046064C"/>
    <w:rsid w:val="004611B6"/>
    <w:rsid w:val="00461997"/>
    <w:rsid w:val="00463F8B"/>
    <w:rsid w:val="004644C2"/>
    <w:rsid w:val="004649AD"/>
    <w:rsid w:val="004650E7"/>
    <w:rsid w:val="0046687B"/>
    <w:rsid w:val="00466CB4"/>
    <w:rsid w:val="00470418"/>
    <w:rsid w:val="004704EA"/>
    <w:rsid w:val="0047071D"/>
    <w:rsid w:val="004720F6"/>
    <w:rsid w:val="004727C4"/>
    <w:rsid w:val="00472F62"/>
    <w:rsid w:val="00473579"/>
    <w:rsid w:val="00473E50"/>
    <w:rsid w:val="00474E5A"/>
    <w:rsid w:val="00475355"/>
    <w:rsid w:val="0047558F"/>
    <w:rsid w:val="00475FD5"/>
    <w:rsid w:val="00476FED"/>
    <w:rsid w:val="0047725A"/>
    <w:rsid w:val="004812F4"/>
    <w:rsid w:val="0048231B"/>
    <w:rsid w:val="004838D4"/>
    <w:rsid w:val="004845AC"/>
    <w:rsid w:val="00484C31"/>
    <w:rsid w:val="00485E3C"/>
    <w:rsid w:val="00486F09"/>
    <w:rsid w:val="004877FB"/>
    <w:rsid w:val="004906DB"/>
    <w:rsid w:val="00490C0F"/>
    <w:rsid w:val="00491FF2"/>
    <w:rsid w:val="004925EE"/>
    <w:rsid w:val="00492735"/>
    <w:rsid w:val="00493926"/>
    <w:rsid w:val="004945E8"/>
    <w:rsid w:val="00494FC9"/>
    <w:rsid w:val="00495228"/>
    <w:rsid w:val="004963B6"/>
    <w:rsid w:val="004A1AB1"/>
    <w:rsid w:val="004A2013"/>
    <w:rsid w:val="004A201B"/>
    <w:rsid w:val="004A2B7A"/>
    <w:rsid w:val="004A3EB3"/>
    <w:rsid w:val="004A4377"/>
    <w:rsid w:val="004A57EB"/>
    <w:rsid w:val="004A5824"/>
    <w:rsid w:val="004A59D3"/>
    <w:rsid w:val="004A6156"/>
    <w:rsid w:val="004A6D7C"/>
    <w:rsid w:val="004A6F11"/>
    <w:rsid w:val="004A7224"/>
    <w:rsid w:val="004A74DD"/>
    <w:rsid w:val="004B00D1"/>
    <w:rsid w:val="004B0AC8"/>
    <w:rsid w:val="004B0B57"/>
    <w:rsid w:val="004B0BBE"/>
    <w:rsid w:val="004B0EB0"/>
    <w:rsid w:val="004B1246"/>
    <w:rsid w:val="004B1CAB"/>
    <w:rsid w:val="004B2FF9"/>
    <w:rsid w:val="004B3506"/>
    <w:rsid w:val="004B36ED"/>
    <w:rsid w:val="004B40DB"/>
    <w:rsid w:val="004B4EF6"/>
    <w:rsid w:val="004B612E"/>
    <w:rsid w:val="004B623B"/>
    <w:rsid w:val="004B6554"/>
    <w:rsid w:val="004B6B22"/>
    <w:rsid w:val="004B6C50"/>
    <w:rsid w:val="004C0DA0"/>
    <w:rsid w:val="004C3E02"/>
    <w:rsid w:val="004C422D"/>
    <w:rsid w:val="004C440E"/>
    <w:rsid w:val="004C4CEB"/>
    <w:rsid w:val="004C5CBA"/>
    <w:rsid w:val="004C64D8"/>
    <w:rsid w:val="004C64F7"/>
    <w:rsid w:val="004C6C09"/>
    <w:rsid w:val="004C6EA3"/>
    <w:rsid w:val="004C7BCD"/>
    <w:rsid w:val="004D000F"/>
    <w:rsid w:val="004D055D"/>
    <w:rsid w:val="004D1240"/>
    <w:rsid w:val="004D12B8"/>
    <w:rsid w:val="004D12F6"/>
    <w:rsid w:val="004D1946"/>
    <w:rsid w:val="004D32ED"/>
    <w:rsid w:val="004D3E71"/>
    <w:rsid w:val="004D49EE"/>
    <w:rsid w:val="004D4AE0"/>
    <w:rsid w:val="004D4C0B"/>
    <w:rsid w:val="004D69FC"/>
    <w:rsid w:val="004D72BA"/>
    <w:rsid w:val="004D77BD"/>
    <w:rsid w:val="004D77DE"/>
    <w:rsid w:val="004D7BF4"/>
    <w:rsid w:val="004D7C92"/>
    <w:rsid w:val="004E295C"/>
    <w:rsid w:val="004E38B2"/>
    <w:rsid w:val="004E3936"/>
    <w:rsid w:val="004E490B"/>
    <w:rsid w:val="004E57F7"/>
    <w:rsid w:val="004E5D9C"/>
    <w:rsid w:val="004E6191"/>
    <w:rsid w:val="004E6707"/>
    <w:rsid w:val="004E6B8E"/>
    <w:rsid w:val="004F0543"/>
    <w:rsid w:val="004F0D33"/>
    <w:rsid w:val="004F2385"/>
    <w:rsid w:val="004F246C"/>
    <w:rsid w:val="004F3A97"/>
    <w:rsid w:val="004F5591"/>
    <w:rsid w:val="004F5D14"/>
    <w:rsid w:val="004F68DC"/>
    <w:rsid w:val="004F7F44"/>
    <w:rsid w:val="00500598"/>
    <w:rsid w:val="00500F52"/>
    <w:rsid w:val="00500F7A"/>
    <w:rsid w:val="005012AD"/>
    <w:rsid w:val="005016E5"/>
    <w:rsid w:val="00501A56"/>
    <w:rsid w:val="00502317"/>
    <w:rsid w:val="005027BB"/>
    <w:rsid w:val="00503415"/>
    <w:rsid w:val="005034C1"/>
    <w:rsid w:val="005037E1"/>
    <w:rsid w:val="00503B5C"/>
    <w:rsid w:val="0050456A"/>
    <w:rsid w:val="0050487B"/>
    <w:rsid w:val="00505C46"/>
    <w:rsid w:val="005068E1"/>
    <w:rsid w:val="005070B6"/>
    <w:rsid w:val="005077C5"/>
    <w:rsid w:val="00510111"/>
    <w:rsid w:val="00510B80"/>
    <w:rsid w:val="0051168A"/>
    <w:rsid w:val="005117D2"/>
    <w:rsid w:val="005118A6"/>
    <w:rsid w:val="005122F4"/>
    <w:rsid w:val="0051405F"/>
    <w:rsid w:val="00514277"/>
    <w:rsid w:val="0051444F"/>
    <w:rsid w:val="005156A6"/>
    <w:rsid w:val="00516393"/>
    <w:rsid w:val="00516669"/>
    <w:rsid w:val="005179A5"/>
    <w:rsid w:val="00520B4F"/>
    <w:rsid w:val="00522582"/>
    <w:rsid w:val="00524AD7"/>
    <w:rsid w:val="005254FD"/>
    <w:rsid w:val="005268A9"/>
    <w:rsid w:val="0052720F"/>
    <w:rsid w:val="00527421"/>
    <w:rsid w:val="005275C4"/>
    <w:rsid w:val="00527D36"/>
    <w:rsid w:val="00531076"/>
    <w:rsid w:val="00531D28"/>
    <w:rsid w:val="005328A8"/>
    <w:rsid w:val="005338EE"/>
    <w:rsid w:val="00533920"/>
    <w:rsid w:val="00535141"/>
    <w:rsid w:val="00535324"/>
    <w:rsid w:val="00535504"/>
    <w:rsid w:val="005363B4"/>
    <w:rsid w:val="0053712D"/>
    <w:rsid w:val="005403F4"/>
    <w:rsid w:val="00540B60"/>
    <w:rsid w:val="00541076"/>
    <w:rsid w:val="00541136"/>
    <w:rsid w:val="0054216F"/>
    <w:rsid w:val="00542F18"/>
    <w:rsid w:val="0054343C"/>
    <w:rsid w:val="00544853"/>
    <w:rsid w:val="00544CA5"/>
    <w:rsid w:val="005450E2"/>
    <w:rsid w:val="00545B19"/>
    <w:rsid w:val="00547404"/>
    <w:rsid w:val="005474A2"/>
    <w:rsid w:val="00547520"/>
    <w:rsid w:val="0055035F"/>
    <w:rsid w:val="005507FD"/>
    <w:rsid w:val="005511C0"/>
    <w:rsid w:val="00551D4B"/>
    <w:rsid w:val="00551E3C"/>
    <w:rsid w:val="0055232C"/>
    <w:rsid w:val="0055278E"/>
    <w:rsid w:val="00555488"/>
    <w:rsid w:val="0055549A"/>
    <w:rsid w:val="00555B18"/>
    <w:rsid w:val="00555C9C"/>
    <w:rsid w:val="00556A4D"/>
    <w:rsid w:val="00557319"/>
    <w:rsid w:val="0055764E"/>
    <w:rsid w:val="00560528"/>
    <w:rsid w:val="00560699"/>
    <w:rsid w:val="00561503"/>
    <w:rsid w:val="00561923"/>
    <w:rsid w:val="005622F8"/>
    <w:rsid w:val="0056310A"/>
    <w:rsid w:val="0056336F"/>
    <w:rsid w:val="00563B9D"/>
    <w:rsid w:val="00565AF7"/>
    <w:rsid w:val="00566024"/>
    <w:rsid w:val="005671C3"/>
    <w:rsid w:val="0057060C"/>
    <w:rsid w:val="00570C0B"/>
    <w:rsid w:val="0057189C"/>
    <w:rsid w:val="00571BD2"/>
    <w:rsid w:val="00571CD7"/>
    <w:rsid w:val="00571D59"/>
    <w:rsid w:val="00572E3E"/>
    <w:rsid w:val="0057332B"/>
    <w:rsid w:val="0057364D"/>
    <w:rsid w:val="005737FC"/>
    <w:rsid w:val="0057420B"/>
    <w:rsid w:val="0057593B"/>
    <w:rsid w:val="005762CE"/>
    <w:rsid w:val="00576DC0"/>
    <w:rsid w:val="00580280"/>
    <w:rsid w:val="00580B9E"/>
    <w:rsid w:val="00580DAB"/>
    <w:rsid w:val="0058135A"/>
    <w:rsid w:val="005817D9"/>
    <w:rsid w:val="00581F7C"/>
    <w:rsid w:val="00583358"/>
    <w:rsid w:val="005839BF"/>
    <w:rsid w:val="00584058"/>
    <w:rsid w:val="00584413"/>
    <w:rsid w:val="005844A5"/>
    <w:rsid w:val="005846B4"/>
    <w:rsid w:val="005850E5"/>
    <w:rsid w:val="005851E0"/>
    <w:rsid w:val="00585571"/>
    <w:rsid w:val="005856F9"/>
    <w:rsid w:val="00585B91"/>
    <w:rsid w:val="00586BB0"/>
    <w:rsid w:val="00586BF1"/>
    <w:rsid w:val="00587DC4"/>
    <w:rsid w:val="0059008F"/>
    <w:rsid w:val="005903E4"/>
    <w:rsid w:val="005907D5"/>
    <w:rsid w:val="005910C0"/>
    <w:rsid w:val="005913EE"/>
    <w:rsid w:val="00592461"/>
    <w:rsid w:val="005950D6"/>
    <w:rsid w:val="0059519C"/>
    <w:rsid w:val="00595524"/>
    <w:rsid w:val="005974F3"/>
    <w:rsid w:val="0059751C"/>
    <w:rsid w:val="00597919"/>
    <w:rsid w:val="00597F9F"/>
    <w:rsid w:val="005A0B9F"/>
    <w:rsid w:val="005A0EFC"/>
    <w:rsid w:val="005A44E7"/>
    <w:rsid w:val="005A5D8E"/>
    <w:rsid w:val="005A63D8"/>
    <w:rsid w:val="005A71A7"/>
    <w:rsid w:val="005A7420"/>
    <w:rsid w:val="005A7C14"/>
    <w:rsid w:val="005A7DBE"/>
    <w:rsid w:val="005B152C"/>
    <w:rsid w:val="005B1C64"/>
    <w:rsid w:val="005B1DE8"/>
    <w:rsid w:val="005B2294"/>
    <w:rsid w:val="005B271E"/>
    <w:rsid w:val="005B2807"/>
    <w:rsid w:val="005B3606"/>
    <w:rsid w:val="005B388D"/>
    <w:rsid w:val="005B3E08"/>
    <w:rsid w:val="005B49B6"/>
    <w:rsid w:val="005B56EE"/>
    <w:rsid w:val="005B63E1"/>
    <w:rsid w:val="005B672C"/>
    <w:rsid w:val="005B747D"/>
    <w:rsid w:val="005B7733"/>
    <w:rsid w:val="005B7A22"/>
    <w:rsid w:val="005C0602"/>
    <w:rsid w:val="005C0D5D"/>
    <w:rsid w:val="005C1415"/>
    <w:rsid w:val="005C191A"/>
    <w:rsid w:val="005C2AA9"/>
    <w:rsid w:val="005C330D"/>
    <w:rsid w:val="005C40C7"/>
    <w:rsid w:val="005C4114"/>
    <w:rsid w:val="005C4EFF"/>
    <w:rsid w:val="005C4F43"/>
    <w:rsid w:val="005C6CC6"/>
    <w:rsid w:val="005C6E71"/>
    <w:rsid w:val="005C7363"/>
    <w:rsid w:val="005D0B55"/>
    <w:rsid w:val="005D4A04"/>
    <w:rsid w:val="005D4CF7"/>
    <w:rsid w:val="005D5347"/>
    <w:rsid w:val="005D5CC5"/>
    <w:rsid w:val="005D5FE6"/>
    <w:rsid w:val="005D61EA"/>
    <w:rsid w:val="005D74D8"/>
    <w:rsid w:val="005D787B"/>
    <w:rsid w:val="005E031D"/>
    <w:rsid w:val="005E03AC"/>
    <w:rsid w:val="005E04B5"/>
    <w:rsid w:val="005E0621"/>
    <w:rsid w:val="005E12BE"/>
    <w:rsid w:val="005E2C81"/>
    <w:rsid w:val="005E4D3C"/>
    <w:rsid w:val="005E7158"/>
    <w:rsid w:val="005E7ECB"/>
    <w:rsid w:val="005F0C00"/>
    <w:rsid w:val="005F1037"/>
    <w:rsid w:val="005F2BF8"/>
    <w:rsid w:val="005F2EA8"/>
    <w:rsid w:val="005F3B04"/>
    <w:rsid w:val="005F5574"/>
    <w:rsid w:val="005F5D1D"/>
    <w:rsid w:val="005F60C9"/>
    <w:rsid w:val="005F64C6"/>
    <w:rsid w:val="006008F1"/>
    <w:rsid w:val="00601714"/>
    <w:rsid w:val="00601735"/>
    <w:rsid w:val="00602BD2"/>
    <w:rsid w:val="00604980"/>
    <w:rsid w:val="0060614D"/>
    <w:rsid w:val="006100A4"/>
    <w:rsid w:val="00610871"/>
    <w:rsid w:val="00610E48"/>
    <w:rsid w:val="00610FE0"/>
    <w:rsid w:val="00613C47"/>
    <w:rsid w:val="00615086"/>
    <w:rsid w:val="00616201"/>
    <w:rsid w:val="00616225"/>
    <w:rsid w:val="00616BA2"/>
    <w:rsid w:val="0061705E"/>
    <w:rsid w:val="00617070"/>
    <w:rsid w:val="006170F1"/>
    <w:rsid w:val="00617914"/>
    <w:rsid w:val="00617A8B"/>
    <w:rsid w:val="00621904"/>
    <w:rsid w:val="00622248"/>
    <w:rsid w:val="00622FEA"/>
    <w:rsid w:val="00623CDF"/>
    <w:rsid w:val="00623DB1"/>
    <w:rsid w:val="006245F3"/>
    <w:rsid w:val="0062485E"/>
    <w:rsid w:val="00624DBE"/>
    <w:rsid w:val="00625450"/>
    <w:rsid w:val="0062557A"/>
    <w:rsid w:val="0062624F"/>
    <w:rsid w:val="006319CA"/>
    <w:rsid w:val="00633B3E"/>
    <w:rsid w:val="00634EC0"/>
    <w:rsid w:val="0063627F"/>
    <w:rsid w:val="006376C4"/>
    <w:rsid w:val="006403E7"/>
    <w:rsid w:val="00642D72"/>
    <w:rsid w:val="006443CB"/>
    <w:rsid w:val="006448B8"/>
    <w:rsid w:val="00644F80"/>
    <w:rsid w:val="00645874"/>
    <w:rsid w:val="00647673"/>
    <w:rsid w:val="00650F81"/>
    <w:rsid w:val="00650FC7"/>
    <w:rsid w:val="00651822"/>
    <w:rsid w:val="00651F86"/>
    <w:rsid w:val="00652D6B"/>
    <w:rsid w:val="0065395E"/>
    <w:rsid w:val="00653C24"/>
    <w:rsid w:val="00653D68"/>
    <w:rsid w:val="00653E4E"/>
    <w:rsid w:val="00654275"/>
    <w:rsid w:val="0065446D"/>
    <w:rsid w:val="00654891"/>
    <w:rsid w:val="00654894"/>
    <w:rsid w:val="00655104"/>
    <w:rsid w:val="00656067"/>
    <w:rsid w:val="00660693"/>
    <w:rsid w:val="006611D6"/>
    <w:rsid w:val="00661918"/>
    <w:rsid w:val="00662A5A"/>
    <w:rsid w:val="006636D0"/>
    <w:rsid w:val="00663834"/>
    <w:rsid w:val="00663BF1"/>
    <w:rsid w:val="006647D7"/>
    <w:rsid w:val="00664F1B"/>
    <w:rsid w:val="006653D7"/>
    <w:rsid w:val="00665BFF"/>
    <w:rsid w:val="006665BA"/>
    <w:rsid w:val="00666A4F"/>
    <w:rsid w:val="00667477"/>
    <w:rsid w:val="006703D9"/>
    <w:rsid w:val="00672DFC"/>
    <w:rsid w:val="00672F5B"/>
    <w:rsid w:val="00673DEE"/>
    <w:rsid w:val="00674E69"/>
    <w:rsid w:val="00675720"/>
    <w:rsid w:val="0067738E"/>
    <w:rsid w:val="00677F23"/>
    <w:rsid w:val="0068015A"/>
    <w:rsid w:val="0068055B"/>
    <w:rsid w:val="00680936"/>
    <w:rsid w:val="00680D8C"/>
    <w:rsid w:val="00680D99"/>
    <w:rsid w:val="006821B2"/>
    <w:rsid w:val="00682725"/>
    <w:rsid w:val="00682A1B"/>
    <w:rsid w:val="00682D73"/>
    <w:rsid w:val="00682ED3"/>
    <w:rsid w:val="00683126"/>
    <w:rsid w:val="00683993"/>
    <w:rsid w:val="006846E8"/>
    <w:rsid w:val="00685EBD"/>
    <w:rsid w:val="006861C3"/>
    <w:rsid w:val="00686AF3"/>
    <w:rsid w:val="00690F1F"/>
    <w:rsid w:val="006915BD"/>
    <w:rsid w:val="006915F2"/>
    <w:rsid w:val="00691DC2"/>
    <w:rsid w:val="00692582"/>
    <w:rsid w:val="00692592"/>
    <w:rsid w:val="00692A2F"/>
    <w:rsid w:val="0069322C"/>
    <w:rsid w:val="00693652"/>
    <w:rsid w:val="006939E7"/>
    <w:rsid w:val="00693D3E"/>
    <w:rsid w:val="006942F7"/>
    <w:rsid w:val="006956FB"/>
    <w:rsid w:val="00697D85"/>
    <w:rsid w:val="006A1A71"/>
    <w:rsid w:val="006A1D3D"/>
    <w:rsid w:val="006A2150"/>
    <w:rsid w:val="006A2216"/>
    <w:rsid w:val="006A241D"/>
    <w:rsid w:val="006A3288"/>
    <w:rsid w:val="006A43E6"/>
    <w:rsid w:val="006A47EB"/>
    <w:rsid w:val="006A4A22"/>
    <w:rsid w:val="006A4AEE"/>
    <w:rsid w:val="006A5E74"/>
    <w:rsid w:val="006A70BE"/>
    <w:rsid w:val="006A7290"/>
    <w:rsid w:val="006A7934"/>
    <w:rsid w:val="006A7BC8"/>
    <w:rsid w:val="006B0001"/>
    <w:rsid w:val="006B054B"/>
    <w:rsid w:val="006B059F"/>
    <w:rsid w:val="006B0E3A"/>
    <w:rsid w:val="006B2048"/>
    <w:rsid w:val="006B215A"/>
    <w:rsid w:val="006B2AD6"/>
    <w:rsid w:val="006B342E"/>
    <w:rsid w:val="006B3812"/>
    <w:rsid w:val="006B3B80"/>
    <w:rsid w:val="006B6EF0"/>
    <w:rsid w:val="006B6F32"/>
    <w:rsid w:val="006B7130"/>
    <w:rsid w:val="006B73CC"/>
    <w:rsid w:val="006B7695"/>
    <w:rsid w:val="006C0176"/>
    <w:rsid w:val="006C2994"/>
    <w:rsid w:val="006C35EC"/>
    <w:rsid w:val="006C4150"/>
    <w:rsid w:val="006C4382"/>
    <w:rsid w:val="006C4891"/>
    <w:rsid w:val="006C52BC"/>
    <w:rsid w:val="006C5683"/>
    <w:rsid w:val="006C5E33"/>
    <w:rsid w:val="006C5E48"/>
    <w:rsid w:val="006C6434"/>
    <w:rsid w:val="006C6CD8"/>
    <w:rsid w:val="006C70BB"/>
    <w:rsid w:val="006C7EB1"/>
    <w:rsid w:val="006D013F"/>
    <w:rsid w:val="006D017F"/>
    <w:rsid w:val="006D08BD"/>
    <w:rsid w:val="006D0F8E"/>
    <w:rsid w:val="006D1416"/>
    <w:rsid w:val="006D1D3F"/>
    <w:rsid w:val="006D253B"/>
    <w:rsid w:val="006D325A"/>
    <w:rsid w:val="006D386A"/>
    <w:rsid w:val="006D4242"/>
    <w:rsid w:val="006D45F0"/>
    <w:rsid w:val="006D4C8F"/>
    <w:rsid w:val="006D52A0"/>
    <w:rsid w:val="006D57CB"/>
    <w:rsid w:val="006D5819"/>
    <w:rsid w:val="006D5E6F"/>
    <w:rsid w:val="006D693F"/>
    <w:rsid w:val="006D6CDD"/>
    <w:rsid w:val="006D7604"/>
    <w:rsid w:val="006D765E"/>
    <w:rsid w:val="006D76CB"/>
    <w:rsid w:val="006E0455"/>
    <w:rsid w:val="006E4238"/>
    <w:rsid w:val="006E4551"/>
    <w:rsid w:val="006E5F01"/>
    <w:rsid w:val="006E7033"/>
    <w:rsid w:val="006E7404"/>
    <w:rsid w:val="006E7B97"/>
    <w:rsid w:val="006F05B9"/>
    <w:rsid w:val="006F1972"/>
    <w:rsid w:val="006F1EA3"/>
    <w:rsid w:val="006F2627"/>
    <w:rsid w:val="006F2A57"/>
    <w:rsid w:val="006F3187"/>
    <w:rsid w:val="006F3568"/>
    <w:rsid w:val="006F40AD"/>
    <w:rsid w:val="006F53EB"/>
    <w:rsid w:val="006F6360"/>
    <w:rsid w:val="006F6436"/>
    <w:rsid w:val="006F65C5"/>
    <w:rsid w:val="006F687A"/>
    <w:rsid w:val="006F68EF"/>
    <w:rsid w:val="006F6D4C"/>
    <w:rsid w:val="006F6E67"/>
    <w:rsid w:val="006F7157"/>
    <w:rsid w:val="006F78E0"/>
    <w:rsid w:val="007023EA"/>
    <w:rsid w:val="00702B1B"/>
    <w:rsid w:val="007032B3"/>
    <w:rsid w:val="00704164"/>
    <w:rsid w:val="007063BD"/>
    <w:rsid w:val="00706446"/>
    <w:rsid w:val="00706A58"/>
    <w:rsid w:val="00707517"/>
    <w:rsid w:val="007078ED"/>
    <w:rsid w:val="00710187"/>
    <w:rsid w:val="007101D7"/>
    <w:rsid w:val="00710D6E"/>
    <w:rsid w:val="007110E1"/>
    <w:rsid w:val="00711B18"/>
    <w:rsid w:val="007126D1"/>
    <w:rsid w:val="00714394"/>
    <w:rsid w:val="00714C87"/>
    <w:rsid w:val="00714ED6"/>
    <w:rsid w:val="00715E8D"/>
    <w:rsid w:val="00721C26"/>
    <w:rsid w:val="00721F7E"/>
    <w:rsid w:val="00722E29"/>
    <w:rsid w:val="00723ECB"/>
    <w:rsid w:val="00724606"/>
    <w:rsid w:val="00724A36"/>
    <w:rsid w:val="00724A60"/>
    <w:rsid w:val="00724E85"/>
    <w:rsid w:val="0072525D"/>
    <w:rsid w:val="00726E8A"/>
    <w:rsid w:val="00727047"/>
    <w:rsid w:val="00727A0E"/>
    <w:rsid w:val="00727C81"/>
    <w:rsid w:val="00730B33"/>
    <w:rsid w:val="00734510"/>
    <w:rsid w:val="00734887"/>
    <w:rsid w:val="007365B6"/>
    <w:rsid w:val="00737394"/>
    <w:rsid w:val="007401E2"/>
    <w:rsid w:val="00740205"/>
    <w:rsid w:val="007411E5"/>
    <w:rsid w:val="00741605"/>
    <w:rsid w:val="00742788"/>
    <w:rsid w:val="007436F2"/>
    <w:rsid w:val="00743B2E"/>
    <w:rsid w:val="0074436D"/>
    <w:rsid w:val="00746951"/>
    <w:rsid w:val="00746F65"/>
    <w:rsid w:val="007472C3"/>
    <w:rsid w:val="0074791E"/>
    <w:rsid w:val="00750948"/>
    <w:rsid w:val="00750A23"/>
    <w:rsid w:val="0075115D"/>
    <w:rsid w:val="00751A33"/>
    <w:rsid w:val="00751E0A"/>
    <w:rsid w:val="00753890"/>
    <w:rsid w:val="0075466D"/>
    <w:rsid w:val="007555DF"/>
    <w:rsid w:val="007569DC"/>
    <w:rsid w:val="0075711E"/>
    <w:rsid w:val="00757549"/>
    <w:rsid w:val="007579F2"/>
    <w:rsid w:val="00761434"/>
    <w:rsid w:val="00761FD5"/>
    <w:rsid w:val="00762BB6"/>
    <w:rsid w:val="0076341D"/>
    <w:rsid w:val="0076446D"/>
    <w:rsid w:val="007647EF"/>
    <w:rsid w:val="00765DD8"/>
    <w:rsid w:val="00766230"/>
    <w:rsid w:val="00766B33"/>
    <w:rsid w:val="00766D36"/>
    <w:rsid w:val="00767607"/>
    <w:rsid w:val="00767ACD"/>
    <w:rsid w:val="007705B5"/>
    <w:rsid w:val="0077270D"/>
    <w:rsid w:val="00773874"/>
    <w:rsid w:val="0077393B"/>
    <w:rsid w:val="00775D3B"/>
    <w:rsid w:val="0077615A"/>
    <w:rsid w:val="007806A0"/>
    <w:rsid w:val="00780FDB"/>
    <w:rsid w:val="007822E4"/>
    <w:rsid w:val="00782346"/>
    <w:rsid w:val="007838CD"/>
    <w:rsid w:val="007839A9"/>
    <w:rsid w:val="007840F3"/>
    <w:rsid w:val="007849BE"/>
    <w:rsid w:val="00785491"/>
    <w:rsid w:val="007858C0"/>
    <w:rsid w:val="0078679A"/>
    <w:rsid w:val="00786BDC"/>
    <w:rsid w:val="007871FE"/>
    <w:rsid w:val="00787C89"/>
    <w:rsid w:val="007908ED"/>
    <w:rsid w:val="00790F74"/>
    <w:rsid w:val="00792014"/>
    <w:rsid w:val="007921CD"/>
    <w:rsid w:val="00792288"/>
    <w:rsid w:val="00792447"/>
    <w:rsid w:val="007928C6"/>
    <w:rsid w:val="00792E73"/>
    <w:rsid w:val="0079694C"/>
    <w:rsid w:val="007A0187"/>
    <w:rsid w:val="007A19AC"/>
    <w:rsid w:val="007A23A3"/>
    <w:rsid w:val="007A268F"/>
    <w:rsid w:val="007A29EC"/>
    <w:rsid w:val="007A4A53"/>
    <w:rsid w:val="007A4C93"/>
    <w:rsid w:val="007A4E17"/>
    <w:rsid w:val="007A7F6D"/>
    <w:rsid w:val="007B0FBD"/>
    <w:rsid w:val="007B10EC"/>
    <w:rsid w:val="007B1BAF"/>
    <w:rsid w:val="007B20C3"/>
    <w:rsid w:val="007B2FE8"/>
    <w:rsid w:val="007B35F7"/>
    <w:rsid w:val="007B4DD5"/>
    <w:rsid w:val="007B4F72"/>
    <w:rsid w:val="007B5148"/>
    <w:rsid w:val="007B5A16"/>
    <w:rsid w:val="007B71AA"/>
    <w:rsid w:val="007B7F09"/>
    <w:rsid w:val="007C03FE"/>
    <w:rsid w:val="007C0E04"/>
    <w:rsid w:val="007C17D3"/>
    <w:rsid w:val="007C1FA2"/>
    <w:rsid w:val="007C2827"/>
    <w:rsid w:val="007C294A"/>
    <w:rsid w:val="007C3A26"/>
    <w:rsid w:val="007C4032"/>
    <w:rsid w:val="007C4CE1"/>
    <w:rsid w:val="007C537A"/>
    <w:rsid w:val="007C57D1"/>
    <w:rsid w:val="007C6B3E"/>
    <w:rsid w:val="007C7130"/>
    <w:rsid w:val="007C74E5"/>
    <w:rsid w:val="007C7F57"/>
    <w:rsid w:val="007D0348"/>
    <w:rsid w:val="007D0E43"/>
    <w:rsid w:val="007D13E7"/>
    <w:rsid w:val="007D1A3E"/>
    <w:rsid w:val="007D1E37"/>
    <w:rsid w:val="007D2335"/>
    <w:rsid w:val="007D358B"/>
    <w:rsid w:val="007D370E"/>
    <w:rsid w:val="007D4624"/>
    <w:rsid w:val="007D4A8F"/>
    <w:rsid w:val="007D563E"/>
    <w:rsid w:val="007D5A49"/>
    <w:rsid w:val="007D5FC1"/>
    <w:rsid w:val="007D6EB6"/>
    <w:rsid w:val="007D715A"/>
    <w:rsid w:val="007D7EF9"/>
    <w:rsid w:val="007E002B"/>
    <w:rsid w:val="007E08DB"/>
    <w:rsid w:val="007E0B17"/>
    <w:rsid w:val="007E0D90"/>
    <w:rsid w:val="007E0E9E"/>
    <w:rsid w:val="007E12DC"/>
    <w:rsid w:val="007E1760"/>
    <w:rsid w:val="007E21FB"/>
    <w:rsid w:val="007E3B9D"/>
    <w:rsid w:val="007E420B"/>
    <w:rsid w:val="007E4932"/>
    <w:rsid w:val="007E4CAD"/>
    <w:rsid w:val="007E502C"/>
    <w:rsid w:val="007E516A"/>
    <w:rsid w:val="007E5BD7"/>
    <w:rsid w:val="007E6761"/>
    <w:rsid w:val="007E75F0"/>
    <w:rsid w:val="007E7968"/>
    <w:rsid w:val="007E79C4"/>
    <w:rsid w:val="007F013A"/>
    <w:rsid w:val="007F0730"/>
    <w:rsid w:val="007F1D54"/>
    <w:rsid w:val="007F2D90"/>
    <w:rsid w:val="007F3F6F"/>
    <w:rsid w:val="007F48A9"/>
    <w:rsid w:val="007F4E28"/>
    <w:rsid w:val="007F4F82"/>
    <w:rsid w:val="007F5143"/>
    <w:rsid w:val="007F6758"/>
    <w:rsid w:val="007F6D96"/>
    <w:rsid w:val="00800D05"/>
    <w:rsid w:val="00801D7A"/>
    <w:rsid w:val="008020F2"/>
    <w:rsid w:val="00803F74"/>
    <w:rsid w:val="00804653"/>
    <w:rsid w:val="00804C48"/>
    <w:rsid w:val="0080505A"/>
    <w:rsid w:val="008060B3"/>
    <w:rsid w:val="00806205"/>
    <w:rsid w:val="00806639"/>
    <w:rsid w:val="00806A84"/>
    <w:rsid w:val="00806EF4"/>
    <w:rsid w:val="008073A4"/>
    <w:rsid w:val="00807C6C"/>
    <w:rsid w:val="008115ED"/>
    <w:rsid w:val="0081254B"/>
    <w:rsid w:val="0081340B"/>
    <w:rsid w:val="00815822"/>
    <w:rsid w:val="00815B93"/>
    <w:rsid w:val="00816585"/>
    <w:rsid w:val="0081760E"/>
    <w:rsid w:val="00817BB4"/>
    <w:rsid w:val="00817E4F"/>
    <w:rsid w:val="00820F5B"/>
    <w:rsid w:val="00821021"/>
    <w:rsid w:val="008214BB"/>
    <w:rsid w:val="00821B58"/>
    <w:rsid w:val="00822D4E"/>
    <w:rsid w:val="00822FBA"/>
    <w:rsid w:val="0082398C"/>
    <w:rsid w:val="00824FF1"/>
    <w:rsid w:val="00825196"/>
    <w:rsid w:val="00826F4C"/>
    <w:rsid w:val="008303A6"/>
    <w:rsid w:val="008310B4"/>
    <w:rsid w:val="00831573"/>
    <w:rsid w:val="00831C7F"/>
    <w:rsid w:val="00833C51"/>
    <w:rsid w:val="00834577"/>
    <w:rsid w:val="008349A6"/>
    <w:rsid w:val="00835271"/>
    <w:rsid w:val="00835679"/>
    <w:rsid w:val="008377DA"/>
    <w:rsid w:val="00841F21"/>
    <w:rsid w:val="00842991"/>
    <w:rsid w:val="008429B0"/>
    <w:rsid w:val="00843900"/>
    <w:rsid w:val="00844C5B"/>
    <w:rsid w:val="00845A15"/>
    <w:rsid w:val="0084632F"/>
    <w:rsid w:val="008474A9"/>
    <w:rsid w:val="00851180"/>
    <w:rsid w:val="00852528"/>
    <w:rsid w:val="0085434F"/>
    <w:rsid w:val="008543F7"/>
    <w:rsid w:val="008545DC"/>
    <w:rsid w:val="00854A7E"/>
    <w:rsid w:val="00855B06"/>
    <w:rsid w:val="00856B95"/>
    <w:rsid w:val="00856D1A"/>
    <w:rsid w:val="00857D29"/>
    <w:rsid w:val="00861313"/>
    <w:rsid w:val="0086161C"/>
    <w:rsid w:val="008617AF"/>
    <w:rsid w:val="00861DB0"/>
    <w:rsid w:val="00861E83"/>
    <w:rsid w:val="0086225C"/>
    <w:rsid w:val="008629A8"/>
    <w:rsid w:val="00863225"/>
    <w:rsid w:val="00863ADA"/>
    <w:rsid w:val="00865BAA"/>
    <w:rsid w:val="00865C83"/>
    <w:rsid w:val="008677CB"/>
    <w:rsid w:val="0087026D"/>
    <w:rsid w:val="0087056E"/>
    <w:rsid w:val="00870CB6"/>
    <w:rsid w:val="00870DF8"/>
    <w:rsid w:val="008722A6"/>
    <w:rsid w:val="008737AE"/>
    <w:rsid w:val="00873851"/>
    <w:rsid w:val="00873FEA"/>
    <w:rsid w:val="0087419B"/>
    <w:rsid w:val="008744CC"/>
    <w:rsid w:val="00874592"/>
    <w:rsid w:val="008751C1"/>
    <w:rsid w:val="0087595D"/>
    <w:rsid w:val="00876C1B"/>
    <w:rsid w:val="00876E70"/>
    <w:rsid w:val="008804E1"/>
    <w:rsid w:val="008815B6"/>
    <w:rsid w:val="008818F6"/>
    <w:rsid w:val="00881D45"/>
    <w:rsid w:val="0088398E"/>
    <w:rsid w:val="00885182"/>
    <w:rsid w:val="008858B7"/>
    <w:rsid w:val="0088647E"/>
    <w:rsid w:val="00886D52"/>
    <w:rsid w:val="00887215"/>
    <w:rsid w:val="00887E02"/>
    <w:rsid w:val="00890382"/>
    <w:rsid w:val="0089046A"/>
    <w:rsid w:val="00891106"/>
    <w:rsid w:val="00892833"/>
    <w:rsid w:val="00892DCB"/>
    <w:rsid w:val="00893479"/>
    <w:rsid w:val="0089375D"/>
    <w:rsid w:val="008943CB"/>
    <w:rsid w:val="008946B9"/>
    <w:rsid w:val="008A0882"/>
    <w:rsid w:val="008A10C1"/>
    <w:rsid w:val="008A181A"/>
    <w:rsid w:val="008A183F"/>
    <w:rsid w:val="008A1C47"/>
    <w:rsid w:val="008A2289"/>
    <w:rsid w:val="008A34BA"/>
    <w:rsid w:val="008A3766"/>
    <w:rsid w:val="008A4F66"/>
    <w:rsid w:val="008A5290"/>
    <w:rsid w:val="008A593A"/>
    <w:rsid w:val="008A6A60"/>
    <w:rsid w:val="008A6C5A"/>
    <w:rsid w:val="008A6CCA"/>
    <w:rsid w:val="008B1B8C"/>
    <w:rsid w:val="008B2C59"/>
    <w:rsid w:val="008B2DF3"/>
    <w:rsid w:val="008B376A"/>
    <w:rsid w:val="008B444E"/>
    <w:rsid w:val="008B569F"/>
    <w:rsid w:val="008B7220"/>
    <w:rsid w:val="008C0669"/>
    <w:rsid w:val="008C0814"/>
    <w:rsid w:val="008C0867"/>
    <w:rsid w:val="008C08A5"/>
    <w:rsid w:val="008C1DD7"/>
    <w:rsid w:val="008C26FA"/>
    <w:rsid w:val="008C2BC1"/>
    <w:rsid w:val="008C4566"/>
    <w:rsid w:val="008C46B6"/>
    <w:rsid w:val="008C4935"/>
    <w:rsid w:val="008C522A"/>
    <w:rsid w:val="008C5E71"/>
    <w:rsid w:val="008C64E3"/>
    <w:rsid w:val="008C6A8B"/>
    <w:rsid w:val="008C77F7"/>
    <w:rsid w:val="008D00EA"/>
    <w:rsid w:val="008D0D1E"/>
    <w:rsid w:val="008D1175"/>
    <w:rsid w:val="008D1627"/>
    <w:rsid w:val="008D1DA0"/>
    <w:rsid w:val="008D2828"/>
    <w:rsid w:val="008D284E"/>
    <w:rsid w:val="008D4ED3"/>
    <w:rsid w:val="008D54BF"/>
    <w:rsid w:val="008D5DC6"/>
    <w:rsid w:val="008D6A11"/>
    <w:rsid w:val="008E0D4B"/>
    <w:rsid w:val="008E1C27"/>
    <w:rsid w:val="008E1E54"/>
    <w:rsid w:val="008E2057"/>
    <w:rsid w:val="008E31EC"/>
    <w:rsid w:val="008E3C88"/>
    <w:rsid w:val="008E488D"/>
    <w:rsid w:val="008E4E17"/>
    <w:rsid w:val="008E5337"/>
    <w:rsid w:val="008E610D"/>
    <w:rsid w:val="008E69A2"/>
    <w:rsid w:val="008E78F2"/>
    <w:rsid w:val="008E7B12"/>
    <w:rsid w:val="008F022C"/>
    <w:rsid w:val="008F152D"/>
    <w:rsid w:val="008F2A60"/>
    <w:rsid w:val="008F310D"/>
    <w:rsid w:val="008F3888"/>
    <w:rsid w:val="008F3B22"/>
    <w:rsid w:val="008F43C7"/>
    <w:rsid w:val="008F4823"/>
    <w:rsid w:val="008F606D"/>
    <w:rsid w:val="008F7150"/>
    <w:rsid w:val="008F71CC"/>
    <w:rsid w:val="008F721C"/>
    <w:rsid w:val="00900662"/>
    <w:rsid w:val="00900B2A"/>
    <w:rsid w:val="00901953"/>
    <w:rsid w:val="00902166"/>
    <w:rsid w:val="00903C31"/>
    <w:rsid w:val="009040A1"/>
    <w:rsid w:val="0090473B"/>
    <w:rsid w:val="0090487F"/>
    <w:rsid w:val="00904A00"/>
    <w:rsid w:val="00904EAB"/>
    <w:rsid w:val="00904EAC"/>
    <w:rsid w:val="00905282"/>
    <w:rsid w:val="00905908"/>
    <w:rsid w:val="00906AD1"/>
    <w:rsid w:val="009075A4"/>
    <w:rsid w:val="009101AF"/>
    <w:rsid w:val="00911808"/>
    <w:rsid w:val="009145FB"/>
    <w:rsid w:val="0091555E"/>
    <w:rsid w:val="00915786"/>
    <w:rsid w:val="0091746C"/>
    <w:rsid w:val="00917816"/>
    <w:rsid w:val="00917D06"/>
    <w:rsid w:val="009207DB"/>
    <w:rsid w:val="00921202"/>
    <w:rsid w:val="00922024"/>
    <w:rsid w:val="009222A3"/>
    <w:rsid w:val="009224EE"/>
    <w:rsid w:val="00922D24"/>
    <w:rsid w:val="00924853"/>
    <w:rsid w:val="009248C9"/>
    <w:rsid w:val="009252E0"/>
    <w:rsid w:val="00925501"/>
    <w:rsid w:val="00926982"/>
    <w:rsid w:val="00926D4C"/>
    <w:rsid w:val="009270C4"/>
    <w:rsid w:val="0093083B"/>
    <w:rsid w:val="0093092B"/>
    <w:rsid w:val="00930C8D"/>
    <w:rsid w:val="009319D7"/>
    <w:rsid w:val="009325F7"/>
    <w:rsid w:val="00932BCF"/>
    <w:rsid w:val="00933396"/>
    <w:rsid w:val="00934D73"/>
    <w:rsid w:val="00935042"/>
    <w:rsid w:val="009354F5"/>
    <w:rsid w:val="0093740F"/>
    <w:rsid w:val="00937B4A"/>
    <w:rsid w:val="00937BE9"/>
    <w:rsid w:val="00937C1D"/>
    <w:rsid w:val="00940804"/>
    <w:rsid w:val="00940E9B"/>
    <w:rsid w:val="00940FC3"/>
    <w:rsid w:val="009410B3"/>
    <w:rsid w:val="0094131D"/>
    <w:rsid w:val="0094166C"/>
    <w:rsid w:val="00942120"/>
    <w:rsid w:val="00942292"/>
    <w:rsid w:val="0094245E"/>
    <w:rsid w:val="009425F7"/>
    <w:rsid w:val="00943BC0"/>
    <w:rsid w:val="00944BF0"/>
    <w:rsid w:val="00945EC2"/>
    <w:rsid w:val="00946136"/>
    <w:rsid w:val="00946CD9"/>
    <w:rsid w:val="00946E7C"/>
    <w:rsid w:val="00947046"/>
    <w:rsid w:val="00950297"/>
    <w:rsid w:val="009505F4"/>
    <w:rsid w:val="00951216"/>
    <w:rsid w:val="00951614"/>
    <w:rsid w:val="0095279B"/>
    <w:rsid w:val="009533C3"/>
    <w:rsid w:val="009535D3"/>
    <w:rsid w:val="00953807"/>
    <w:rsid w:val="00954282"/>
    <w:rsid w:val="00954427"/>
    <w:rsid w:val="0095611C"/>
    <w:rsid w:val="009564ED"/>
    <w:rsid w:val="00956CA2"/>
    <w:rsid w:val="0096079B"/>
    <w:rsid w:val="0096218D"/>
    <w:rsid w:val="00964509"/>
    <w:rsid w:val="0096501B"/>
    <w:rsid w:val="0096625E"/>
    <w:rsid w:val="0096662B"/>
    <w:rsid w:val="009666AF"/>
    <w:rsid w:val="00967180"/>
    <w:rsid w:val="0096797D"/>
    <w:rsid w:val="00970704"/>
    <w:rsid w:val="00970B65"/>
    <w:rsid w:val="00970D66"/>
    <w:rsid w:val="00971127"/>
    <w:rsid w:val="0097119E"/>
    <w:rsid w:val="009718E9"/>
    <w:rsid w:val="009734B8"/>
    <w:rsid w:val="00973514"/>
    <w:rsid w:val="009739F9"/>
    <w:rsid w:val="009741E7"/>
    <w:rsid w:val="00975C75"/>
    <w:rsid w:val="00977506"/>
    <w:rsid w:val="00977DFD"/>
    <w:rsid w:val="0098177A"/>
    <w:rsid w:val="00983583"/>
    <w:rsid w:val="00983EFD"/>
    <w:rsid w:val="009855B0"/>
    <w:rsid w:val="009859A8"/>
    <w:rsid w:val="00985F2F"/>
    <w:rsid w:val="00986257"/>
    <w:rsid w:val="00986564"/>
    <w:rsid w:val="0098658A"/>
    <w:rsid w:val="00986861"/>
    <w:rsid w:val="00987CBC"/>
    <w:rsid w:val="00991EB0"/>
    <w:rsid w:val="0099212B"/>
    <w:rsid w:val="0099245F"/>
    <w:rsid w:val="00993891"/>
    <w:rsid w:val="00995768"/>
    <w:rsid w:val="00995F21"/>
    <w:rsid w:val="00996203"/>
    <w:rsid w:val="00996326"/>
    <w:rsid w:val="009964FB"/>
    <w:rsid w:val="00996F95"/>
    <w:rsid w:val="00997B35"/>
    <w:rsid w:val="00997B6A"/>
    <w:rsid w:val="00997EA5"/>
    <w:rsid w:val="009A07D5"/>
    <w:rsid w:val="009A1FE7"/>
    <w:rsid w:val="009A2967"/>
    <w:rsid w:val="009A3274"/>
    <w:rsid w:val="009A36B7"/>
    <w:rsid w:val="009A3720"/>
    <w:rsid w:val="009A392B"/>
    <w:rsid w:val="009A3D58"/>
    <w:rsid w:val="009A42CF"/>
    <w:rsid w:val="009A44E8"/>
    <w:rsid w:val="009A581E"/>
    <w:rsid w:val="009A698D"/>
    <w:rsid w:val="009A6AB4"/>
    <w:rsid w:val="009A7461"/>
    <w:rsid w:val="009B0BF0"/>
    <w:rsid w:val="009B1DA5"/>
    <w:rsid w:val="009B1E1D"/>
    <w:rsid w:val="009B28FD"/>
    <w:rsid w:val="009B2AD6"/>
    <w:rsid w:val="009B3172"/>
    <w:rsid w:val="009B461D"/>
    <w:rsid w:val="009B4F1F"/>
    <w:rsid w:val="009B5594"/>
    <w:rsid w:val="009B59ED"/>
    <w:rsid w:val="009B6405"/>
    <w:rsid w:val="009B6D8D"/>
    <w:rsid w:val="009B729E"/>
    <w:rsid w:val="009B7498"/>
    <w:rsid w:val="009C217C"/>
    <w:rsid w:val="009C264B"/>
    <w:rsid w:val="009C34F1"/>
    <w:rsid w:val="009C3B80"/>
    <w:rsid w:val="009C3D84"/>
    <w:rsid w:val="009C3F5A"/>
    <w:rsid w:val="009C48C6"/>
    <w:rsid w:val="009C5D76"/>
    <w:rsid w:val="009C5DFB"/>
    <w:rsid w:val="009C5FDE"/>
    <w:rsid w:val="009C623B"/>
    <w:rsid w:val="009C667D"/>
    <w:rsid w:val="009C69E7"/>
    <w:rsid w:val="009C7B1D"/>
    <w:rsid w:val="009C7F10"/>
    <w:rsid w:val="009C7FF8"/>
    <w:rsid w:val="009D03F1"/>
    <w:rsid w:val="009D0921"/>
    <w:rsid w:val="009D101B"/>
    <w:rsid w:val="009D118E"/>
    <w:rsid w:val="009D1CF4"/>
    <w:rsid w:val="009D271A"/>
    <w:rsid w:val="009D380F"/>
    <w:rsid w:val="009D57A7"/>
    <w:rsid w:val="009D65EE"/>
    <w:rsid w:val="009D6865"/>
    <w:rsid w:val="009D6903"/>
    <w:rsid w:val="009E02F1"/>
    <w:rsid w:val="009E0525"/>
    <w:rsid w:val="009E199C"/>
    <w:rsid w:val="009E1F76"/>
    <w:rsid w:val="009E20A6"/>
    <w:rsid w:val="009E233F"/>
    <w:rsid w:val="009E323A"/>
    <w:rsid w:val="009E328B"/>
    <w:rsid w:val="009E68C1"/>
    <w:rsid w:val="009E6DD0"/>
    <w:rsid w:val="009E6DEE"/>
    <w:rsid w:val="009E700C"/>
    <w:rsid w:val="009F082A"/>
    <w:rsid w:val="009F0BD9"/>
    <w:rsid w:val="009F12B4"/>
    <w:rsid w:val="009F33FA"/>
    <w:rsid w:val="009F347C"/>
    <w:rsid w:val="009F3F14"/>
    <w:rsid w:val="009F54D7"/>
    <w:rsid w:val="009F5B9D"/>
    <w:rsid w:val="009F6619"/>
    <w:rsid w:val="009F68FF"/>
    <w:rsid w:val="00A00E77"/>
    <w:rsid w:val="00A01A4C"/>
    <w:rsid w:val="00A01C1F"/>
    <w:rsid w:val="00A01C98"/>
    <w:rsid w:val="00A020F7"/>
    <w:rsid w:val="00A025E5"/>
    <w:rsid w:val="00A04B2F"/>
    <w:rsid w:val="00A054CB"/>
    <w:rsid w:val="00A05E8F"/>
    <w:rsid w:val="00A06A54"/>
    <w:rsid w:val="00A10423"/>
    <w:rsid w:val="00A10A6F"/>
    <w:rsid w:val="00A115B1"/>
    <w:rsid w:val="00A118B4"/>
    <w:rsid w:val="00A129C6"/>
    <w:rsid w:val="00A14BDD"/>
    <w:rsid w:val="00A15A52"/>
    <w:rsid w:val="00A169FE"/>
    <w:rsid w:val="00A1706F"/>
    <w:rsid w:val="00A1721D"/>
    <w:rsid w:val="00A20630"/>
    <w:rsid w:val="00A20956"/>
    <w:rsid w:val="00A210DB"/>
    <w:rsid w:val="00A21667"/>
    <w:rsid w:val="00A220FB"/>
    <w:rsid w:val="00A223A5"/>
    <w:rsid w:val="00A22946"/>
    <w:rsid w:val="00A23770"/>
    <w:rsid w:val="00A241FD"/>
    <w:rsid w:val="00A24BC5"/>
    <w:rsid w:val="00A2504C"/>
    <w:rsid w:val="00A26CA4"/>
    <w:rsid w:val="00A26D2E"/>
    <w:rsid w:val="00A26E5D"/>
    <w:rsid w:val="00A276A6"/>
    <w:rsid w:val="00A276FF"/>
    <w:rsid w:val="00A27A41"/>
    <w:rsid w:val="00A30C82"/>
    <w:rsid w:val="00A31A01"/>
    <w:rsid w:val="00A32211"/>
    <w:rsid w:val="00A3279A"/>
    <w:rsid w:val="00A33842"/>
    <w:rsid w:val="00A33A1E"/>
    <w:rsid w:val="00A33FDC"/>
    <w:rsid w:val="00A34114"/>
    <w:rsid w:val="00A34C81"/>
    <w:rsid w:val="00A34E19"/>
    <w:rsid w:val="00A35C90"/>
    <w:rsid w:val="00A362F9"/>
    <w:rsid w:val="00A36BE7"/>
    <w:rsid w:val="00A36F35"/>
    <w:rsid w:val="00A373CC"/>
    <w:rsid w:val="00A3760C"/>
    <w:rsid w:val="00A37704"/>
    <w:rsid w:val="00A378A0"/>
    <w:rsid w:val="00A37E59"/>
    <w:rsid w:val="00A40108"/>
    <w:rsid w:val="00A404AF"/>
    <w:rsid w:val="00A40D0C"/>
    <w:rsid w:val="00A41302"/>
    <w:rsid w:val="00A41C59"/>
    <w:rsid w:val="00A4350C"/>
    <w:rsid w:val="00A43644"/>
    <w:rsid w:val="00A4383B"/>
    <w:rsid w:val="00A44BB6"/>
    <w:rsid w:val="00A45734"/>
    <w:rsid w:val="00A45B90"/>
    <w:rsid w:val="00A462F7"/>
    <w:rsid w:val="00A46659"/>
    <w:rsid w:val="00A46F1A"/>
    <w:rsid w:val="00A47029"/>
    <w:rsid w:val="00A477C3"/>
    <w:rsid w:val="00A50299"/>
    <w:rsid w:val="00A5067A"/>
    <w:rsid w:val="00A50D10"/>
    <w:rsid w:val="00A533D5"/>
    <w:rsid w:val="00A5510E"/>
    <w:rsid w:val="00A559F4"/>
    <w:rsid w:val="00A56173"/>
    <w:rsid w:val="00A56547"/>
    <w:rsid w:val="00A57079"/>
    <w:rsid w:val="00A570E0"/>
    <w:rsid w:val="00A606A0"/>
    <w:rsid w:val="00A60943"/>
    <w:rsid w:val="00A60A2E"/>
    <w:rsid w:val="00A60A60"/>
    <w:rsid w:val="00A61263"/>
    <w:rsid w:val="00A614AD"/>
    <w:rsid w:val="00A61608"/>
    <w:rsid w:val="00A616BD"/>
    <w:rsid w:val="00A61886"/>
    <w:rsid w:val="00A61E92"/>
    <w:rsid w:val="00A63D89"/>
    <w:rsid w:val="00A63EF3"/>
    <w:rsid w:val="00A650F1"/>
    <w:rsid w:val="00A6526E"/>
    <w:rsid w:val="00A65DA4"/>
    <w:rsid w:val="00A66E04"/>
    <w:rsid w:val="00A67194"/>
    <w:rsid w:val="00A671B3"/>
    <w:rsid w:val="00A67864"/>
    <w:rsid w:val="00A70242"/>
    <w:rsid w:val="00A7040E"/>
    <w:rsid w:val="00A7286F"/>
    <w:rsid w:val="00A734F2"/>
    <w:rsid w:val="00A73DEE"/>
    <w:rsid w:val="00A74678"/>
    <w:rsid w:val="00A75AEA"/>
    <w:rsid w:val="00A76063"/>
    <w:rsid w:val="00A767EB"/>
    <w:rsid w:val="00A771BF"/>
    <w:rsid w:val="00A77299"/>
    <w:rsid w:val="00A803C1"/>
    <w:rsid w:val="00A815B6"/>
    <w:rsid w:val="00A815F6"/>
    <w:rsid w:val="00A81953"/>
    <w:rsid w:val="00A823D7"/>
    <w:rsid w:val="00A827C9"/>
    <w:rsid w:val="00A8350D"/>
    <w:rsid w:val="00A85B31"/>
    <w:rsid w:val="00A861F3"/>
    <w:rsid w:val="00A86C48"/>
    <w:rsid w:val="00A90DB1"/>
    <w:rsid w:val="00A90FB8"/>
    <w:rsid w:val="00A9147B"/>
    <w:rsid w:val="00A91BA8"/>
    <w:rsid w:val="00A91EF1"/>
    <w:rsid w:val="00A91EF2"/>
    <w:rsid w:val="00A9325C"/>
    <w:rsid w:val="00A93680"/>
    <w:rsid w:val="00A9430B"/>
    <w:rsid w:val="00A94483"/>
    <w:rsid w:val="00A959CA"/>
    <w:rsid w:val="00A96FC6"/>
    <w:rsid w:val="00A97A16"/>
    <w:rsid w:val="00A97B61"/>
    <w:rsid w:val="00A97C2E"/>
    <w:rsid w:val="00A97CE3"/>
    <w:rsid w:val="00A97E0C"/>
    <w:rsid w:val="00AA01DA"/>
    <w:rsid w:val="00AA1178"/>
    <w:rsid w:val="00AA11BA"/>
    <w:rsid w:val="00AA2755"/>
    <w:rsid w:val="00AA2D62"/>
    <w:rsid w:val="00AA2E2C"/>
    <w:rsid w:val="00AA2E90"/>
    <w:rsid w:val="00AA3077"/>
    <w:rsid w:val="00AA375B"/>
    <w:rsid w:val="00AA38AF"/>
    <w:rsid w:val="00AA450C"/>
    <w:rsid w:val="00AA4B62"/>
    <w:rsid w:val="00AA5EB3"/>
    <w:rsid w:val="00AA6916"/>
    <w:rsid w:val="00AB040A"/>
    <w:rsid w:val="00AB110E"/>
    <w:rsid w:val="00AB11CF"/>
    <w:rsid w:val="00AB1287"/>
    <w:rsid w:val="00AB1CE8"/>
    <w:rsid w:val="00AB2655"/>
    <w:rsid w:val="00AB2F06"/>
    <w:rsid w:val="00AB4FFF"/>
    <w:rsid w:val="00AB5190"/>
    <w:rsid w:val="00AB5513"/>
    <w:rsid w:val="00AB5A0C"/>
    <w:rsid w:val="00AB6070"/>
    <w:rsid w:val="00AB6DFC"/>
    <w:rsid w:val="00AB7354"/>
    <w:rsid w:val="00AB7BFE"/>
    <w:rsid w:val="00AB7C46"/>
    <w:rsid w:val="00AB7DD5"/>
    <w:rsid w:val="00AC05D0"/>
    <w:rsid w:val="00AC3637"/>
    <w:rsid w:val="00AC3D4F"/>
    <w:rsid w:val="00AC3DB7"/>
    <w:rsid w:val="00AC4699"/>
    <w:rsid w:val="00AC5650"/>
    <w:rsid w:val="00AC59DF"/>
    <w:rsid w:val="00AC72C7"/>
    <w:rsid w:val="00AC7899"/>
    <w:rsid w:val="00AD13D6"/>
    <w:rsid w:val="00AD4087"/>
    <w:rsid w:val="00AD4E84"/>
    <w:rsid w:val="00AD629C"/>
    <w:rsid w:val="00AD6A21"/>
    <w:rsid w:val="00AD6BE0"/>
    <w:rsid w:val="00AD752F"/>
    <w:rsid w:val="00AE0C8D"/>
    <w:rsid w:val="00AE0E2A"/>
    <w:rsid w:val="00AE1411"/>
    <w:rsid w:val="00AE19B4"/>
    <w:rsid w:val="00AE2330"/>
    <w:rsid w:val="00AE55BC"/>
    <w:rsid w:val="00AE62E7"/>
    <w:rsid w:val="00AE686D"/>
    <w:rsid w:val="00AE6B27"/>
    <w:rsid w:val="00AF0DC0"/>
    <w:rsid w:val="00AF0F96"/>
    <w:rsid w:val="00AF21D7"/>
    <w:rsid w:val="00AF28EB"/>
    <w:rsid w:val="00AF31BA"/>
    <w:rsid w:val="00AF36B6"/>
    <w:rsid w:val="00AF4803"/>
    <w:rsid w:val="00AF4D10"/>
    <w:rsid w:val="00AF58CB"/>
    <w:rsid w:val="00AF726F"/>
    <w:rsid w:val="00B00506"/>
    <w:rsid w:val="00B00ED5"/>
    <w:rsid w:val="00B0128C"/>
    <w:rsid w:val="00B0190C"/>
    <w:rsid w:val="00B01C3F"/>
    <w:rsid w:val="00B02315"/>
    <w:rsid w:val="00B02BF0"/>
    <w:rsid w:val="00B02EA8"/>
    <w:rsid w:val="00B034DD"/>
    <w:rsid w:val="00B03AB4"/>
    <w:rsid w:val="00B05B91"/>
    <w:rsid w:val="00B06ED4"/>
    <w:rsid w:val="00B077CC"/>
    <w:rsid w:val="00B07A28"/>
    <w:rsid w:val="00B102E7"/>
    <w:rsid w:val="00B12A63"/>
    <w:rsid w:val="00B13397"/>
    <w:rsid w:val="00B1400D"/>
    <w:rsid w:val="00B147C9"/>
    <w:rsid w:val="00B15BB2"/>
    <w:rsid w:val="00B16EBE"/>
    <w:rsid w:val="00B20E3B"/>
    <w:rsid w:val="00B21D0E"/>
    <w:rsid w:val="00B22C57"/>
    <w:rsid w:val="00B23C76"/>
    <w:rsid w:val="00B23EEE"/>
    <w:rsid w:val="00B27298"/>
    <w:rsid w:val="00B27384"/>
    <w:rsid w:val="00B276E4"/>
    <w:rsid w:val="00B27A6D"/>
    <w:rsid w:val="00B309F9"/>
    <w:rsid w:val="00B30DAD"/>
    <w:rsid w:val="00B31782"/>
    <w:rsid w:val="00B32D93"/>
    <w:rsid w:val="00B3402E"/>
    <w:rsid w:val="00B360B7"/>
    <w:rsid w:val="00B36928"/>
    <w:rsid w:val="00B37293"/>
    <w:rsid w:val="00B4076A"/>
    <w:rsid w:val="00B413EB"/>
    <w:rsid w:val="00B428F3"/>
    <w:rsid w:val="00B42C20"/>
    <w:rsid w:val="00B43287"/>
    <w:rsid w:val="00B43864"/>
    <w:rsid w:val="00B43AD9"/>
    <w:rsid w:val="00B443D5"/>
    <w:rsid w:val="00B44482"/>
    <w:rsid w:val="00B450D9"/>
    <w:rsid w:val="00B46FF2"/>
    <w:rsid w:val="00B51B75"/>
    <w:rsid w:val="00B52AD3"/>
    <w:rsid w:val="00B539EB"/>
    <w:rsid w:val="00B54B76"/>
    <w:rsid w:val="00B55ECC"/>
    <w:rsid w:val="00B560E5"/>
    <w:rsid w:val="00B5610F"/>
    <w:rsid w:val="00B576E1"/>
    <w:rsid w:val="00B6088D"/>
    <w:rsid w:val="00B608F1"/>
    <w:rsid w:val="00B60F79"/>
    <w:rsid w:val="00B61158"/>
    <w:rsid w:val="00B6252C"/>
    <w:rsid w:val="00B62CBE"/>
    <w:rsid w:val="00B62EFD"/>
    <w:rsid w:val="00B63999"/>
    <w:rsid w:val="00B63B4A"/>
    <w:rsid w:val="00B63E1F"/>
    <w:rsid w:val="00B641C5"/>
    <w:rsid w:val="00B64F8D"/>
    <w:rsid w:val="00B6533C"/>
    <w:rsid w:val="00B65388"/>
    <w:rsid w:val="00B65FD8"/>
    <w:rsid w:val="00B6731A"/>
    <w:rsid w:val="00B673CA"/>
    <w:rsid w:val="00B70903"/>
    <w:rsid w:val="00B7108D"/>
    <w:rsid w:val="00B7117A"/>
    <w:rsid w:val="00B713F0"/>
    <w:rsid w:val="00B72053"/>
    <w:rsid w:val="00B733A9"/>
    <w:rsid w:val="00B73BEF"/>
    <w:rsid w:val="00B74530"/>
    <w:rsid w:val="00B7458C"/>
    <w:rsid w:val="00B74E4D"/>
    <w:rsid w:val="00B75D3F"/>
    <w:rsid w:val="00B75D4C"/>
    <w:rsid w:val="00B76F2C"/>
    <w:rsid w:val="00B77723"/>
    <w:rsid w:val="00B77863"/>
    <w:rsid w:val="00B801AC"/>
    <w:rsid w:val="00B815D3"/>
    <w:rsid w:val="00B8270D"/>
    <w:rsid w:val="00B827F1"/>
    <w:rsid w:val="00B82B33"/>
    <w:rsid w:val="00B8384C"/>
    <w:rsid w:val="00B843A1"/>
    <w:rsid w:val="00B8441F"/>
    <w:rsid w:val="00B854BE"/>
    <w:rsid w:val="00B85704"/>
    <w:rsid w:val="00B86421"/>
    <w:rsid w:val="00B866BF"/>
    <w:rsid w:val="00B868D6"/>
    <w:rsid w:val="00B86D0A"/>
    <w:rsid w:val="00B8748B"/>
    <w:rsid w:val="00B87B3F"/>
    <w:rsid w:val="00B90972"/>
    <w:rsid w:val="00B91818"/>
    <w:rsid w:val="00B922D6"/>
    <w:rsid w:val="00B92819"/>
    <w:rsid w:val="00B93E18"/>
    <w:rsid w:val="00B93E2C"/>
    <w:rsid w:val="00B94BE5"/>
    <w:rsid w:val="00B95B44"/>
    <w:rsid w:val="00B96069"/>
    <w:rsid w:val="00BA0A76"/>
    <w:rsid w:val="00BA11A9"/>
    <w:rsid w:val="00BA1642"/>
    <w:rsid w:val="00BA30C2"/>
    <w:rsid w:val="00BA31C6"/>
    <w:rsid w:val="00BA4B0A"/>
    <w:rsid w:val="00BA4FE7"/>
    <w:rsid w:val="00BA699B"/>
    <w:rsid w:val="00BA76AB"/>
    <w:rsid w:val="00BB0225"/>
    <w:rsid w:val="00BB0423"/>
    <w:rsid w:val="00BB1D73"/>
    <w:rsid w:val="00BB2CE4"/>
    <w:rsid w:val="00BB2D17"/>
    <w:rsid w:val="00BB2D1B"/>
    <w:rsid w:val="00BB42D2"/>
    <w:rsid w:val="00BB6ECF"/>
    <w:rsid w:val="00BB74B3"/>
    <w:rsid w:val="00BB777A"/>
    <w:rsid w:val="00BC06FE"/>
    <w:rsid w:val="00BC1765"/>
    <w:rsid w:val="00BC1FD6"/>
    <w:rsid w:val="00BC25D7"/>
    <w:rsid w:val="00BC320C"/>
    <w:rsid w:val="00BC4883"/>
    <w:rsid w:val="00BC5454"/>
    <w:rsid w:val="00BC5F7F"/>
    <w:rsid w:val="00BC74EE"/>
    <w:rsid w:val="00BC777E"/>
    <w:rsid w:val="00BD056C"/>
    <w:rsid w:val="00BD219A"/>
    <w:rsid w:val="00BD2C42"/>
    <w:rsid w:val="00BD2EF9"/>
    <w:rsid w:val="00BD2F1D"/>
    <w:rsid w:val="00BD3997"/>
    <w:rsid w:val="00BD5D7E"/>
    <w:rsid w:val="00BD6EF9"/>
    <w:rsid w:val="00BD754C"/>
    <w:rsid w:val="00BD764C"/>
    <w:rsid w:val="00BD78C6"/>
    <w:rsid w:val="00BE01E1"/>
    <w:rsid w:val="00BE07A5"/>
    <w:rsid w:val="00BE15DA"/>
    <w:rsid w:val="00BE19AD"/>
    <w:rsid w:val="00BE369C"/>
    <w:rsid w:val="00BE4FBC"/>
    <w:rsid w:val="00BE5B7C"/>
    <w:rsid w:val="00BE6DBE"/>
    <w:rsid w:val="00BE72FD"/>
    <w:rsid w:val="00BE733C"/>
    <w:rsid w:val="00BE73D4"/>
    <w:rsid w:val="00BE7AF2"/>
    <w:rsid w:val="00BF1EF8"/>
    <w:rsid w:val="00BF25A9"/>
    <w:rsid w:val="00BF2DE5"/>
    <w:rsid w:val="00BF4429"/>
    <w:rsid w:val="00BF4C49"/>
    <w:rsid w:val="00BF4D1A"/>
    <w:rsid w:val="00BF5168"/>
    <w:rsid w:val="00BF51C9"/>
    <w:rsid w:val="00BF5A5B"/>
    <w:rsid w:val="00BF62DF"/>
    <w:rsid w:val="00BF6338"/>
    <w:rsid w:val="00BF6D56"/>
    <w:rsid w:val="00BF7EB2"/>
    <w:rsid w:val="00C00D03"/>
    <w:rsid w:val="00C00D9C"/>
    <w:rsid w:val="00C01DFC"/>
    <w:rsid w:val="00C0270E"/>
    <w:rsid w:val="00C0282B"/>
    <w:rsid w:val="00C03262"/>
    <w:rsid w:val="00C047A4"/>
    <w:rsid w:val="00C05013"/>
    <w:rsid w:val="00C067E0"/>
    <w:rsid w:val="00C0773D"/>
    <w:rsid w:val="00C1025D"/>
    <w:rsid w:val="00C11733"/>
    <w:rsid w:val="00C12CC1"/>
    <w:rsid w:val="00C12D93"/>
    <w:rsid w:val="00C12EE2"/>
    <w:rsid w:val="00C12EE5"/>
    <w:rsid w:val="00C1324B"/>
    <w:rsid w:val="00C139DE"/>
    <w:rsid w:val="00C13B55"/>
    <w:rsid w:val="00C13CB8"/>
    <w:rsid w:val="00C151CE"/>
    <w:rsid w:val="00C1561B"/>
    <w:rsid w:val="00C15BBB"/>
    <w:rsid w:val="00C16087"/>
    <w:rsid w:val="00C2092E"/>
    <w:rsid w:val="00C20F37"/>
    <w:rsid w:val="00C213FD"/>
    <w:rsid w:val="00C21C42"/>
    <w:rsid w:val="00C23520"/>
    <w:rsid w:val="00C24AE3"/>
    <w:rsid w:val="00C25082"/>
    <w:rsid w:val="00C2570A"/>
    <w:rsid w:val="00C265D4"/>
    <w:rsid w:val="00C26DC6"/>
    <w:rsid w:val="00C27447"/>
    <w:rsid w:val="00C275FC"/>
    <w:rsid w:val="00C30615"/>
    <w:rsid w:val="00C30715"/>
    <w:rsid w:val="00C30D84"/>
    <w:rsid w:val="00C3131B"/>
    <w:rsid w:val="00C317A7"/>
    <w:rsid w:val="00C33614"/>
    <w:rsid w:val="00C33AEC"/>
    <w:rsid w:val="00C357CB"/>
    <w:rsid w:val="00C35C8E"/>
    <w:rsid w:val="00C36B1D"/>
    <w:rsid w:val="00C3742C"/>
    <w:rsid w:val="00C410D2"/>
    <w:rsid w:val="00C41363"/>
    <w:rsid w:val="00C42A78"/>
    <w:rsid w:val="00C437D6"/>
    <w:rsid w:val="00C4471B"/>
    <w:rsid w:val="00C45C94"/>
    <w:rsid w:val="00C4601D"/>
    <w:rsid w:val="00C46612"/>
    <w:rsid w:val="00C509D2"/>
    <w:rsid w:val="00C51CCA"/>
    <w:rsid w:val="00C523ED"/>
    <w:rsid w:val="00C53131"/>
    <w:rsid w:val="00C54473"/>
    <w:rsid w:val="00C54789"/>
    <w:rsid w:val="00C55945"/>
    <w:rsid w:val="00C55D94"/>
    <w:rsid w:val="00C55DCB"/>
    <w:rsid w:val="00C55FBB"/>
    <w:rsid w:val="00C57582"/>
    <w:rsid w:val="00C608EF"/>
    <w:rsid w:val="00C60D60"/>
    <w:rsid w:val="00C612BB"/>
    <w:rsid w:val="00C612BF"/>
    <w:rsid w:val="00C61338"/>
    <w:rsid w:val="00C6207E"/>
    <w:rsid w:val="00C6324D"/>
    <w:rsid w:val="00C64FAE"/>
    <w:rsid w:val="00C66344"/>
    <w:rsid w:val="00C66EDC"/>
    <w:rsid w:val="00C674F7"/>
    <w:rsid w:val="00C67D05"/>
    <w:rsid w:val="00C714EE"/>
    <w:rsid w:val="00C731E1"/>
    <w:rsid w:val="00C73883"/>
    <w:rsid w:val="00C7443F"/>
    <w:rsid w:val="00C745D7"/>
    <w:rsid w:val="00C7702A"/>
    <w:rsid w:val="00C7732F"/>
    <w:rsid w:val="00C773C8"/>
    <w:rsid w:val="00C80A25"/>
    <w:rsid w:val="00C80E5E"/>
    <w:rsid w:val="00C82930"/>
    <w:rsid w:val="00C82C9E"/>
    <w:rsid w:val="00C841BF"/>
    <w:rsid w:val="00C84F61"/>
    <w:rsid w:val="00C8531E"/>
    <w:rsid w:val="00C85560"/>
    <w:rsid w:val="00C85A3E"/>
    <w:rsid w:val="00C85A50"/>
    <w:rsid w:val="00C85B6C"/>
    <w:rsid w:val="00C85ECE"/>
    <w:rsid w:val="00C86BFE"/>
    <w:rsid w:val="00C86D8A"/>
    <w:rsid w:val="00C86FF3"/>
    <w:rsid w:val="00C87E2F"/>
    <w:rsid w:val="00C900B0"/>
    <w:rsid w:val="00C9080B"/>
    <w:rsid w:val="00C90EA7"/>
    <w:rsid w:val="00C90EF9"/>
    <w:rsid w:val="00C9146C"/>
    <w:rsid w:val="00C91711"/>
    <w:rsid w:val="00C91A95"/>
    <w:rsid w:val="00C92931"/>
    <w:rsid w:val="00C92949"/>
    <w:rsid w:val="00C9312F"/>
    <w:rsid w:val="00C94499"/>
    <w:rsid w:val="00C9491A"/>
    <w:rsid w:val="00C94BE9"/>
    <w:rsid w:val="00C95701"/>
    <w:rsid w:val="00C95DD7"/>
    <w:rsid w:val="00C95ED6"/>
    <w:rsid w:val="00C96BBB"/>
    <w:rsid w:val="00CA04D5"/>
    <w:rsid w:val="00CA0F7D"/>
    <w:rsid w:val="00CA1AC8"/>
    <w:rsid w:val="00CA1FB0"/>
    <w:rsid w:val="00CA24D1"/>
    <w:rsid w:val="00CA2AD9"/>
    <w:rsid w:val="00CA39CC"/>
    <w:rsid w:val="00CA3C11"/>
    <w:rsid w:val="00CA403D"/>
    <w:rsid w:val="00CA4743"/>
    <w:rsid w:val="00CA57FE"/>
    <w:rsid w:val="00CA5FF6"/>
    <w:rsid w:val="00CA6F32"/>
    <w:rsid w:val="00CA735E"/>
    <w:rsid w:val="00CB01B1"/>
    <w:rsid w:val="00CB138F"/>
    <w:rsid w:val="00CB13CF"/>
    <w:rsid w:val="00CB13E0"/>
    <w:rsid w:val="00CB199A"/>
    <w:rsid w:val="00CB2282"/>
    <w:rsid w:val="00CB2F02"/>
    <w:rsid w:val="00CB44CC"/>
    <w:rsid w:val="00CB4522"/>
    <w:rsid w:val="00CB76B8"/>
    <w:rsid w:val="00CB7703"/>
    <w:rsid w:val="00CB77EE"/>
    <w:rsid w:val="00CB783B"/>
    <w:rsid w:val="00CB7AE2"/>
    <w:rsid w:val="00CC1C1E"/>
    <w:rsid w:val="00CC2611"/>
    <w:rsid w:val="00CC2803"/>
    <w:rsid w:val="00CC295E"/>
    <w:rsid w:val="00CC48D6"/>
    <w:rsid w:val="00CC4B7F"/>
    <w:rsid w:val="00CC544C"/>
    <w:rsid w:val="00CC559E"/>
    <w:rsid w:val="00CC707F"/>
    <w:rsid w:val="00CC708A"/>
    <w:rsid w:val="00CC79CD"/>
    <w:rsid w:val="00CD0365"/>
    <w:rsid w:val="00CD1447"/>
    <w:rsid w:val="00CD1841"/>
    <w:rsid w:val="00CD1BF1"/>
    <w:rsid w:val="00CD1D2E"/>
    <w:rsid w:val="00CD27CD"/>
    <w:rsid w:val="00CD4BF8"/>
    <w:rsid w:val="00CD52CD"/>
    <w:rsid w:val="00CD652E"/>
    <w:rsid w:val="00CD6828"/>
    <w:rsid w:val="00CD685C"/>
    <w:rsid w:val="00CD68DD"/>
    <w:rsid w:val="00CD7B8B"/>
    <w:rsid w:val="00CE01F8"/>
    <w:rsid w:val="00CE0D43"/>
    <w:rsid w:val="00CE19B6"/>
    <w:rsid w:val="00CE24B9"/>
    <w:rsid w:val="00CE2B04"/>
    <w:rsid w:val="00CE3E8B"/>
    <w:rsid w:val="00CE47DC"/>
    <w:rsid w:val="00CE5298"/>
    <w:rsid w:val="00CE5322"/>
    <w:rsid w:val="00CE58EB"/>
    <w:rsid w:val="00CE6939"/>
    <w:rsid w:val="00CE705F"/>
    <w:rsid w:val="00CE745E"/>
    <w:rsid w:val="00CF0041"/>
    <w:rsid w:val="00CF0D4B"/>
    <w:rsid w:val="00CF2605"/>
    <w:rsid w:val="00CF2804"/>
    <w:rsid w:val="00CF35B2"/>
    <w:rsid w:val="00CF36C4"/>
    <w:rsid w:val="00CF38D4"/>
    <w:rsid w:val="00CF5C07"/>
    <w:rsid w:val="00CF5CFC"/>
    <w:rsid w:val="00D00272"/>
    <w:rsid w:val="00D00AF5"/>
    <w:rsid w:val="00D00E75"/>
    <w:rsid w:val="00D00EE2"/>
    <w:rsid w:val="00D01917"/>
    <w:rsid w:val="00D01EBC"/>
    <w:rsid w:val="00D036AC"/>
    <w:rsid w:val="00D03DE1"/>
    <w:rsid w:val="00D03EDD"/>
    <w:rsid w:val="00D03EEF"/>
    <w:rsid w:val="00D04F08"/>
    <w:rsid w:val="00D050BB"/>
    <w:rsid w:val="00D058B9"/>
    <w:rsid w:val="00D07010"/>
    <w:rsid w:val="00D07087"/>
    <w:rsid w:val="00D07A1B"/>
    <w:rsid w:val="00D07E2A"/>
    <w:rsid w:val="00D11666"/>
    <w:rsid w:val="00D11D07"/>
    <w:rsid w:val="00D138F2"/>
    <w:rsid w:val="00D1489F"/>
    <w:rsid w:val="00D159F8"/>
    <w:rsid w:val="00D15DD2"/>
    <w:rsid w:val="00D16E55"/>
    <w:rsid w:val="00D16ECF"/>
    <w:rsid w:val="00D17564"/>
    <w:rsid w:val="00D17C04"/>
    <w:rsid w:val="00D17CFB"/>
    <w:rsid w:val="00D17E3E"/>
    <w:rsid w:val="00D2046D"/>
    <w:rsid w:val="00D21820"/>
    <w:rsid w:val="00D2255E"/>
    <w:rsid w:val="00D226B9"/>
    <w:rsid w:val="00D23437"/>
    <w:rsid w:val="00D2372E"/>
    <w:rsid w:val="00D2373E"/>
    <w:rsid w:val="00D239F4"/>
    <w:rsid w:val="00D2459A"/>
    <w:rsid w:val="00D248D9"/>
    <w:rsid w:val="00D24CD7"/>
    <w:rsid w:val="00D25DF4"/>
    <w:rsid w:val="00D26113"/>
    <w:rsid w:val="00D27131"/>
    <w:rsid w:val="00D30B0E"/>
    <w:rsid w:val="00D31AD0"/>
    <w:rsid w:val="00D31BBD"/>
    <w:rsid w:val="00D34305"/>
    <w:rsid w:val="00D34E83"/>
    <w:rsid w:val="00D35189"/>
    <w:rsid w:val="00D352D0"/>
    <w:rsid w:val="00D37354"/>
    <w:rsid w:val="00D404B1"/>
    <w:rsid w:val="00D4104F"/>
    <w:rsid w:val="00D43988"/>
    <w:rsid w:val="00D4707E"/>
    <w:rsid w:val="00D47238"/>
    <w:rsid w:val="00D4762C"/>
    <w:rsid w:val="00D47867"/>
    <w:rsid w:val="00D47B4E"/>
    <w:rsid w:val="00D47EAF"/>
    <w:rsid w:val="00D50B2A"/>
    <w:rsid w:val="00D51517"/>
    <w:rsid w:val="00D52D4A"/>
    <w:rsid w:val="00D52D7F"/>
    <w:rsid w:val="00D53034"/>
    <w:rsid w:val="00D538B0"/>
    <w:rsid w:val="00D541A8"/>
    <w:rsid w:val="00D55A05"/>
    <w:rsid w:val="00D562A8"/>
    <w:rsid w:val="00D61A9F"/>
    <w:rsid w:val="00D61EDD"/>
    <w:rsid w:val="00D628AF"/>
    <w:rsid w:val="00D6294B"/>
    <w:rsid w:val="00D654F8"/>
    <w:rsid w:val="00D66697"/>
    <w:rsid w:val="00D676B3"/>
    <w:rsid w:val="00D6787A"/>
    <w:rsid w:val="00D67ACA"/>
    <w:rsid w:val="00D67F69"/>
    <w:rsid w:val="00D70FAD"/>
    <w:rsid w:val="00D71103"/>
    <w:rsid w:val="00D71213"/>
    <w:rsid w:val="00D713E4"/>
    <w:rsid w:val="00D72FAD"/>
    <w:rsid w:val="00D7314F"/>
    <w:rsid w:val="00D73259"/>
    <w:rsid w:val="00D732D3"/>
    <w:rsid w:val="00D73678"/>
    <w:rsid w:val="00D73AF1"/>
    <w:rsid w:val="00D73E64"/>
    <w:rsid w:val="00D74504"/>
    <w:rsid w:val="00D74639"/>
    <w:rsid w:val="00D74926"/>
    <w:rsid w:val="00D75407"/>
    <w:rsid w:val="00D75449"/>
    <w:rsid w:val="00D7563E"/>
    <w:rsid w:val="00D76E21"/>
    <w:rsid w:val="00D770D5"/>
    <w:rsid w:val="00D809B7"/>
    <w:rsid w:val="00D812A9"/>
    <w:rsid w:val="00D813B0"/>
    <w:rsid w:val="00D8141C"/>
    <w:rsid w:val="00D81A57"/>
    <w:rsid w:val="00D81A98"/>
    <w:rsid w:val="00D8269A"/>
    <w:rsid w:val="00D82962"/>
    <w:rsid w:val="00D82A4C"/>
    <w:rsid w:val="00D830B5"/>
    <w:rsid w:val="00D83A65"/>
    <w:rsid w:val="00D846CF"/>
    <w:rsid w:val="00D84999"/>
    <w:rsid w:val="00D85683"/>
    <w:rsid w:val="00D86D21"/>
    <w:rsid w:val="00D8772B"/>
    <w:rsid w:val="00D9031D"/>
    <w:rsid w:val="00D90824"/>
    <w:rsid w:val="00D90F8A"/>
    <w:rsid w:val="00D91621"/>
    <w:rsid w:val="00D9180B"/>
    <w:rsid w:val="00D925BC"/>
    <w:rsid w:val="00D9323B"/>
    <w:rsid w:val="00D94EB6"/>
    <w:rsid w:val="00D95111"/>
    <w:rsid w:val="00D954B6"/>
    <w:rsid w:val="00D9553A"/>
    <w:rsid w:val="00D958D2"/>
    <w:rsid w:val="00D95C5C"/>
    <w:rsid w:val="00D96B91"/>
    <w:rsid w:val="00D9740F"/>
    <w:rsid w:val="00D97545"/>
    <w:rsid w:val="00D9787B"/>
    <w:rsid w:val="00D97BA1"/>
    <w:rsid w:val="00DA09FC"/>
    <w:rsid w:val="00DA0A19"/>
    <w:rsid w:val="00DA16AA"/>
    <w:rsid w:val="00DA28A7"/>
    <w:rsid w:val="00DA2BB0"/>
    <w:rsid w:val="00DA2FCA"/>
    <w:rsid w:val="00DA348E"/>
    <w:rsid w:val="00DA373A"/>
    <w:rsid w:val="00DA4A4E"/>
    <w:rsid w:val="00DA59D2"/>
    <w:rsid w:val="00DA5A9C"/>
    <w:rsid w:val="00DA5F60"/>
    <w:rsid w:val="00DA6E9D"/>
    <w:rsid w:val="00DA6FF3"/>
    <w:rsid w:val="00DB0066"/>
    <w:rsid w:val="00DB0F33"/>
    <w:rsid w:val="00DB1595"/>
    <w:rsid w:val="00DB297D"/>
    <w:rsid w:val="00DB2B7E"/>
    <w:rsid w:val="00DB2BA7"/>
    <w:rsid w:val="00DB2F6C"/>
    <w:rsid w:val="00DB345D"/>
    <w:rsid w:val="00DB5719"/>
    <w:rsid w:val="00DB624E"/>
    <w:rsid w:val="00DB65FF"/>
    <w:rsid w:val="00DB7C6B"/>
    <w:rsid w:val="00DC02EA"/>
    <w:rsid w:val="00DC1309"/>
    <w:rsid w:val="00DC16F9"/>
    <w:rsid w:val="00DC1CA6"/>
    <w:rsid w:val="00DC20CF"/>
    <w:rsid w:val="00DC3472"/>
    <w:rsid w:val="00DC4B44"/>
    <w:rsid w:val="00DC5C38"/>
    <w:rsid w:val="00DC61A3"/>
    <w:rsid w:val="00DC76E7"/>
    <w:rsid w:val="00DC7E69"/>
    <w:rsid w:val="00DD0467"/>
    <w:rsid w:val="00DD15EF"/>
    <w:rsid w:val="00DD1738"/>
    <w:rsid w:val="00DD190E"/>
    <w:rsid w:val="00DD3316"/>
    <w:rsid w:val="00DD3E02"/>
    <w:rsid w:val="00DD45AF"/>
    <w:rsid w:val="00DD5654"/>
    <w:rsid w:val="00DD5E57"/>
    <w:rsid w:val="00DD60E3"/>
    <w:rsid w:val="00DD7F9B"/>
    <w:rsid w:val="00DE1C74"/>
    <w:rsid w:val="00DE1CCF"/>
    <w:rsid w:val="00DE3385"/>
    <w:rsid w:val="00DE3CA1"/>
    <w:rsid w:val="00DE4007"/>
    <w:rsid w:val="00DE4053"/>
    <w:rsid w:val="00DE4638"/>
    <w:rsid w:val="00DE4651"/>
    <w:rsid w:val="00DE4FEE"/>
    <w:rsid w:val="00DE534A"/>
    <w:rsid w:val="00DE55FD"/>
    <w:rsid w:val="00DE60A8"/>
    <w:rsid w:val="00DE7265"/>
    <w:rsid w:val="00DE7525"/>
    <w:rsid w:val="00DE787B"/>
    <w:rsid w:val="00DE7C1C"/>
    <w:rsid w:val="00DF0111"/>
    <w:rsid w:val="00DF01E6"/>
    <w:rsid w:val="00DF14DF"/>
    <w:rsid w:val="00DF2247"/>
    <w:rsid w:val="00DF2353"/>
    <w:rsid w:val="00DF3AB2"/>
    <w:rsid w:val="00DF4116"/>
    <w:rsid w:val="00DF5129"/>
    <w:rsid w:val="00DF5784"/>
    <w:rsid w:val="00DF58B8"/>
    <w:rsid w:val="00DF5FF8"/>
    <w:rsid w:val="00DF6EE5"/>
    <w:rsid w:val="00DF7E7E"/>
    <w:rsid w:val="00E0077B"/>
    <w:rsid w:val="00E00898"/>
    <w:rsid w:val="00E03634"/>
    <w:rsid w:val="00E050B6"/>
    <w:rsid w:val="00E0557E"/>
    <w:rsid w:val="00E05980"/>
    <w:rsid w:val="00E05D14"/>
    <w:rsid w:val="00E0628E"/>
    <w:rsid w:val="00E06460"/>
    <w:rsid w:val="00E073CF"/>
    <w:rsid w:val="00E07997"/>
    <w:rsid w:val="00E07A6A"/>
    <w:rsid w:val="00E07EB8"/>
    <w:rsid w:val="00E107B2"/>
    <w:rsid w:val="00E10EB1"/>
    <w:rsid w:val="00E114CF"/>
    <w:rsid w:val="00E120E4"/>
    <w:rsid w:val="00E13636"/>
    <w:rsid w:val="00E149F4"/>
    <w:rsid w:val="00E14A90"/>
    <w:rsid w:val="00E16CF1"/>
    <w:rsid w:val="00E17F53"/>
    <w:rsid w:val="00E20354"/>
    <w:rsid w:val="00E207DB"/>
    <w:rsid w:val="00E20BB5"/>
    <w:rsid w:val="00E21F5A"/>
    <w:rsid w:val="00E221D8"/>
    <w:rsid w:val="00E234F1"/>
    <w:rsid w:val="00E23ACB"/>
    <w:rsid w:val="00E23BDA"/>
    <w:rsid w:val="00E25124"/>
    <w:rsid w:val="00E261F8"/>
    <w:rsid w:val="00E26E25"/>
    <w:rsid w:val="00E27DF3"/>
    <w:rsid w:val="00E3110A"/>
    <w:rsid w:val="00E319DC"/>
    <w:rsid w:val="00E324AD"/>
    <w:rsid w:val="00E3342D"/>
    <w:rsid w:val="00E33683"/>
    <w:rsid w:val="00E33734"/>
    <w:rsid w:val="00E33F82"/>
    <w:rsid w:val="00E34AA9"/>
    <w:rsid w:val="00E36A4F"/>
    <w:rsid w:val="00E376C4"/>
    <w:rsid w:val="00E37D5F"/>
    <w:rsid w:val="00E429A0"/>
    <w:rsid w:val="00E42D39"/>
    <w:rsid w:val="00E44CD4"/>
    <w:rsid w:val="00E45B91"/>
    <w:rsid w:val="00E46804"/>
    <w:rsid w:val="00E46C57"/>
    <w:rsid w:val="00E513EE"/>
    <w:rsid w:val="00E5176B"/>
    <w:rsid w:val="00E527C9"/>
    <w:rsid w:val="00E528BA"/>
    <w:rsid w:val="00E52A91"/>
    <w:rsid w:val="00E53497"/>
    <w:rsid w:val="00E534DF"/>
    <w:rsid w:val="00E55A50"/>
    <w:rsid w:val="00E565C2"/>
    <w:rsid w:val="00E56C9D"/>
    <w:rsid w:val="00E5723E"/>
    <w:rsid w:val="00E57362"/>
    <w:rsid w:val="00E60269"/>
    <w:rsid w:val="00E60887"/>
    <w:rsid w:val="00E60C32"/>
    <w:rsid w:val="00E61619"/>
    <w:rsid w:val="00E61E25"/>
    <w:rsid w:val="00E6272B"/>
    <w:rsid w:val="00E627F6"/>
    <w:rsid w:val="00E62F1A"/>
    <w:rsid w:val="00E63F1D"/>
    <w:rsid w:val="00E646D5"/>
    <w:rsid w:val="00E64BB7"/>
    <w:rsid w:val="00E64EEE"/>
    <w:rsid w:val="00E66F49"/>
    <w:rsid w:val="00E721A9"/>
    <w:rsid w:val="00E73549"/>
    <w:rsid w:val="00E7484F"/>
    <w:rsid w:val="00E74861"/>
    <w:rsid w:val="00E74B50"/>
    <w:rsid w:val="00E74EC9"/>
    <w:rsid w:val="00E75572"/>
    <w:rsid w:val="00E75733"/>
    <w:rsid w:val="00E75A9D"/>
    <w:rsid w:val="00E77754"/>
    <w:rsid w:val="00E80CF7"/>
    <w:rsid w:val="00E80FB4"/>
    <w:rsid w:val="00E81B8E"/>
    <w:rsid w:val="00E81ED7"/>
    <w:rsid w:val="00E8369B"/>
    <w:rsid w:val="00E8377F"/>
    <w:rsid w:val="00E83850"/>
    <w:rsid w:val="00E85244"/>
    <w:rsid w:val="00E85A96"/>
    <w:rsid w:val="00E86159"/>
    <w:rsid w:val="00E86741"/>
    <w:rsid w:val="00E87653"/>
    <w:rsid w:val="00E87AE4"/>
    <w:rsid w:val="00E90A5A"/>
    <w:rsid w:val="00E90C1F"/>
    <w:rsid w:val="00E9124A"/>
    <w:rsid w:val="00E9222C"/>
    <w:rsid w:val="00E9296D"/>
    <w:rsid w:val="00E92AA5"/>
    <w:rsid w:val="00E94509"/>
    <w:rsid w:val="00E94A0D"/>
    <w:rsid w:val="00E9558B"/>
    <w:rsid w:val="00E95A44"/>
    <w:rsid w:val="00E95D1B"/>
    <w:rsid w:val="00E969A4"/>
    <w:rsid w:val="00E9735C"/>
    <w:rsid w:val="00EA0266"/>
    <w:rsid w:val="00EA234B"/>
    <w:rsid w:val="00EA274B"/>
    <w:rsid w:val="00EA2EFA"/>
    <w:rsid w:val="00EA3184"/>
    <w:rsid w:val="00EA3732"/>
    <w:rsid w:val="00EA3794"/>
    <w:rsid w:val="00EA3CDD"/>
    <w:rsid w:val="00EA4124"/>
    <w:rsid w:val="00EA42EB"/>
    <w:rsid w:val="00EA5028"/>
    <w:rsid w:val="00EA50D6"/>
    <w:rsid w:val="00EA5714"/>
    <w:rsid w:val="00EA5E70"/>
    <w:rsid w:val="00EA60EF"/>
    <w:rsid w:val="00EA6A30"/>
    <w:rsid w:val="00EA6A41"/>
    <w:rsid w:val="00EA73C4"/>
    <w:rsid w:val="00EA7662"/>
    <w:rsid w:val="00EA7CC3"/>
    <w:rsid w:val="00EB016F"/>
    <w:rsid w:val="00EB04F4"/>
    <w:rsid w:val="00EB05E3"/>
    <w:rsid w:val="00EB212C"/>
    <w:rsid w:val="00EB2216"/>
    <w:rsid w:val="00EB27D1"/>
    <w:rsid w:val="00EB33F4"/>
    <w:rsid w:val="00EB3B9C"/>
    <w:rsid w:val="00EB40E0"/>
    <w:rsid w:val="00EB4C04"/>
    <w:rsid w:val="00EB6502"/>
    <w:rsid w:val="00EB7D9C"/>
    <w:rsid w:val="00EC01F0"/>
    <w:rsid w:val="00EC1406"/>
    <w:rsid w:val="00EC1526"/>
    <w:rsid w:val="00EC23F3"/>
    <w:rsid w:val="00EC2677"/>
    <w:rsid w:val="00EC2AB5"/>
    <w:rsid w:val="00EC36F2"/>
    <w:rsid w:val="00EC4B79"/>
    <w:rsid w:val="00EC4F33"/>
    <w:rsid w:val="00EC7E82"/>
    <w:rsid w:val="00ED0785"/>
    <w:rsid w:val="00ED0B81"/>
    <w:rsid w:val="00ED19B3"/>
    <w:rsid w:val="00ED1A64"/>
    <w:rsid w:val="00ED28DD"/>
    <w:rsid w:val="00ED421C"/>
    <w:rsid w:val="00ED43A6"/>
    <w:rsid w:val="00ED4E89"/>
    <w:rsid w:val="00ED502A"/>
    <w:rsid w:val="00ED69B3"/>
    <w:rsid w:val="00ED6AF3"/>
    <w:rsid w:val="00ED6FB9"/>
    <w:rsid w:val="00ED7371"/>
    <w:rsid w:val="00ED7E2F"/>
    <w:rsid w:val="00ED7EA8"/>
    <w:rsid w:val="00EE1162"/>
    <w:rsid w:val="00EE1313"/>
    <w:rsid w:val="00EE2126"/>
    <w:rsid w:val="00EE2FBF"/>
    <w:rsid w:val="00EE3363"/>
    <w:rsid w:val="00EE3725"/>
    <w:rsid w:val="00EE3F3C"/>
    <w:rsid w:val="00EE4C7E"/>
    <w:rsid w:val="00EE556D"/>
    <w:rsid w:val="00EE60A2"/>
    <w:rsid w:val="00EE6184"/>
    <w:rsid w:val="00EE679C"/>
    <w:rsid w:val="00EE686B"/>
    <w:rsid w:val="00EE7596"/>
    <w:rsid w:val="00EE7A2C"/>
    <w:rsid w:val="00EF06D3"/>
    <w:rsid w:val="00EF09D3"/>
    <w:rsid w:val="00EF108A"/>
    <w:rsid w:val="00EF1240"/>
    <w:rsid w:val="00EF1F75"/>
    <w:rsid w:val="00EF2240"/>
    <w:rsid w:val="00EF297A"/>
    <w:rsid w:val="00EF3069"/>
    <w:rsid w:val="00EF31A5"/>
    <w:rsid w:val="00EF3742"/>
    <w:rsid w:val="00EF3EB5"/>
    <w:rsid w:val="00EF57B9"/>
    <w:rsid w:val="00EF57DF"/>
    <w:rsid w:val="00EF632B"/>
    <w:rsid w:val="00EF6556"/>
    <w:rsid w:val="00EF689A"/>
    <w:rsid w:val="00F02BAD"/>
    <w:rsid w:val="00F0319D"/>
    <w:rsid w:val="00F07050"/>
    <w:rsid w:val="00F07890"/>
    <w:rsid w:val="00F07A4C"/>
    <w:rsid w:val="00F07B03"/>
    <w:rsid w:val="00F115A2"/>
    <w:rsid w:val="00F11635"/>
    <w:rsid w:val="00F11928"/>
    <w:rsid w:val="00F12D86"/>
    <w:rsid w:val="00F131AA"/>
    <w:rsid w:val="00F131FD"/>
    <w:rsid w:val="00F1350B"/>
    <w:rsid w:val="00F13B05"/>
    <w:rsid w:val="00F13B5A"/>
    <w:rsid w:val="00F13EED"/>
    <w:rsid w:val="00F15AF2"/>
    <w:rsid w:val="00F21290"/>
    <w:rsid w:val="00F2299F"/>
    <w:rsid w:val="00F231F0"/>
    <w:rsid w:val="00F24787"/>
    <w:rsid w:val="00F25311"/>
    <w:rsid w:val="00F259A5"/>
    <w:rsid w:val="00F263E5"/>
    <w:rsid w:val="00F301E0"/>
    <w:rsid w:val="00F307CC"/>
    <w:rsid w:val="00F30BBA"/>
    <w:rsid w:val="00F31630"/>
    <w:rsid w:val="00F31A8F"/>
    <w:rsid w:val="00F320C0"/>
    <w:rsid w:val="00F32C7D"/>
    <w:rsid w:val="00F32D63"/>
    <w:rsid w:val="00F33C8D"/>
    <w:rsid w:val="00F34012"/>
    <w:rsid w:val="00F343A3"/>
    <w:rsid w:val="00F34C99"/>
    <w:rsid w:val="00F3531A"/>
    <w:rsid w:val="00F353E8"/>
    <w:rsid w:val="00F35AB2"/>
    <w:rsid w:val="00F400FB"/>
    <w:rsid w:val="00F41DB0"/>
    <w:rsid w:val="00F43631"/>
    <w:rsid w:val="00F43947"/>
    <w:rsid w:val="00F439BB"/>
    <w:rsid w:val="00F43CEB"/>
    <w:rsid w:val="00F449D7"/>
    <w:rsid w:val="00F460C4"/>
    <w:rsid w:val="00F461AE"/>
    <w:rsid w:val="00F467F9"/>
    <w:rsid w:val="00F47426"/>
    <w:rsid w:val="00F50D6C"/>
    <w:rsid w:val="00F5184D"/>
    <w:rsid w:val="00F51B88"/>
    <w:rsid w:val="00F51CB2"/>
    <w:rsid w:val="00F534D3"/>
    <w:rsid w:val="00F5421D"/>
    <w:rsid w:val="00F55022"/>
    <w:rsid w:val="00F55184"/>
    <w:rsid w:val="00F5704A"/>
    <w:rsid w:val="00F60DF3"/>
    <w:rsid w:val="00F62057"/>
    <w:rsid w:val="00F62597"/>
    <w:rsid w:val="00F6264B"/>
    <w:rsid w:val="00F6290C"/>
    <w:rsid w:val="00F646C8"/>
    <w:rsid w:val="00F67988"/>
    <w:rsid w:val="00F67C01"/>
    <w:rsid w:val="00F70909"/>
    <w:rsid w:val="00F7114B"/>
    <w:rsid w:val="00F721EF"/>
    <w:rsid w:val="00F72AC2"/>
    <w:rsid w:val="00F72F17"/>
    <w:rsid w:val="00F73429"/>
    <w:rsid w:val="00F74168"/>
    <w:rsid w:val="00F742F1"/>
    <w:rsid w:val="00F7470C"/>
    <w:rsid w:val="00F74942"/>
    <w:rsid w:val="00F7534A"/>
    <w:rsid w:val="00F76037"/>
    <w:rsid w:val="00F761E0"/>
    <w:rsid w:val="00F76832"/>
    <w:rsid w:val="00F76B53"/>
    <w:rsid w:val="00F76DA6"/>
    <w:rsid w:val="00F7761D"/>
    <w:rsid w:val="00F77724"/>
    <w:rsid w:val="00F77839"/>
    <w:rsid w:val="00F77AF3"/>
    <w:rsid w:val="00F77CE6"/>
    <w:rsid w:val="00F77DD1"/>
    <w:rsid w:val="00F8023F"/>
    <w:rsid w:val="00F8032A"/>
    <w:rsid w:val="00F81A48"/>
    <w:rsid w:val="00F82021"/>
    <w:rsid w:val="00F82080"/>
    <w:rsid w:val="00F82A7B"/>
    <w:rsid w:val="00F8476C"/>
    <w:rsid w:val="00F850A1"/>
    <w:rsid w:val="00F85CBD"/>
    <w:rsid w:val="00F87810"/>
    <w:rsid w:val="00F905B8"/>
    <w:rsid w:val="00F91164"/>
    <w:rsid w:val="00F91292"/>
    <w:rsid w:val="00F91BFE"/>
    <w:rsid w:val="00F91D47"/>
    <w:rsid w:val="00F92B0F"/>
    <w:rsid w:val="00F9354E"/>
    <w:rsid w:val="00F941FC"/>
    <w:rsid w:val="00F96D24"/>
    <w:rsid w:val="00F97093"/>
    <w:rsid w:val="00F97FF3"/>
    <w:rsid w:val="00FA0091"/>
    <w:rsid w:val="00FA1AA9"/>
    <w:rsid w:val="00FA2C8B"/>
    <w:rsid w:val="00FA3E0C"/>
    <w:rsid w:val="00FA4DBA"/>
    <w:rsid w:val="00FA4FBA"/>
    <w:rsid w:val="00FA5580"/>
    <w:rsid w:val="00FA655A"/>
    <w:rsid w:val="00FA69C3"/>
    <w:rsid w:val="00FA6AAC"/>
    <w:rsid w:val="00FA6CBC"/>
    <w:rsid w:val="00FA6D48"/>
    <w:rsid w:val="00FA7027"/>
    <w:rsid w:val="00FA7775"/>
    <w:rsid w:val="00FA7EC0"/>
    <w:rsid w:val="00FB1729"/>
    <w:rsid w:val="00FB30A2"/>
    <w:rsid w:val="00FB4993"/>
    <w:rsid w:val="00FC072E"/>
    <w:rsid w:val="00FC1364"/>
    <w:rsid w:val="00FC4323"/>
    <w:rsid w:val="00FC51AE"/>
    <w:rsid w:val="00FC550A"/>
    <w:rsid w:val="00FC551E"/>
    <w:rsid w:val="00FC5790"/>
    <w:rsid w:val="00FC6275"/>
    <w:rsid w:val="00FD039F"/>
    <w:rsid w:val="00FD053B"/>
    <w:rsid w:val="00FD0910"/>
    <w:rsid w:val="00FD0A92"/>
    <w:rsid w:val="00FD0AF0"/>
    <w:rsid w:val="00FD1234"/>
    <w:rsid w:val="00FD18F3"/>
    <w:rsid w:val="00FD194F"/>
    <w:rsid w:val="00FD1995"/>
    <w:rsid w:val="00FD2333"/>
    <w:rsid w:val="00FD25E1"/>
    <w:rsid w:val="00FD4A75"/>
    <w:rsid w:val="00FD54E6"/>
    <w:rsid w:val="00FD5688"/>
    <w:rsid w:val="00FD5725"/>
    <w:rsid w:val="00FD5E1C"/>
    <w:rsid w:val="00FD5F36"/>
    <w:rsid w:val="00FD6624"/>
    <w:rsid w:val="00FD7F6B"/>
    <w:rsid w:val="00FE0948"/>
    <w:rsid w:val="00FE1880"/>
    <w:rsid w:val="00FE3256"/>
    <w:rsid w:val="00FE3F8E"/>
    <w:rsid w:val="00FE445D"/>
    <w:rsid w:val="00FE47ED"/>
    <w:rsid w:val="00FE5101"/>
    <w:rsid w:val="00FE61DC"/>
    <w:rsid w:val="00FE67D0"/>
    <w:rsid w:val="00FE689B"/>
    <w:rsid w:val="00FE7081"/>
    <w:rsid w:val="00FE79CE"/>
    <w:rsid w:val="00FF06FA"/>
    <w:rsid w:val="00FF081E"/>
    <w:rsid w:val="00FF145C"/>
    <w:rsid w:val="00FF26EE"/>
    <w:rsid w:val="00FF28EC"/>
    <w:rsid w:val="00FF2AA0"/>
    <w:rsid w:val="00FF47A3"/>
    <w:rsid w:val="00FF4B3F"/>
    <w:rsid w:val="00FF4B43"/>
    <w:rsid w:val="00FF574F"/>
    <w:rsid w:val="011E42FB"/>
    <w:rsid w:val="012146C6"/>
    <w:rsid w:val="015D35F5"/>
    <w:rsid w:val="01E55D35"/>
    <w:rsid w:val="01F72B36"/>
    <w:rsid w:val="02095687"/>
    <w:rsid w:val="02743188"/>
    <w:rsid w:val="02AC10D3"/>
    <w:rsid w:val="02E37041"/>
    <w:rsid w:val="031511C4"/>
    <w:rsid w:val="034033B2"/>
    <w:rsid w:val="036F2FCB"/>
    <w:rsid w:val="03B866D0"/>
    <w:rsid w:val="03C40B3F"/>
    <w:rsid w:val="03E11E16"/>
    <w:rsid w:val="03EB3CDE"/>
    <w:rsid w:val="04833B9D"/>
    <w:rsid w:val="04FC5581"/>
    <w:rsid w:val="05485881"/>
    <w:rsid w:val="056754CD"/>
    <w:rsid w:val="05821997"/>
    <w:rsid w:val="05891928"/>
    <w:rsid w:val="05BF24C9"/>
    <w:rsid w:val="05DF0DF0"/>
    <w:rsid w:val="065C52B8"/>
    <w:rsid w:val="06875BE0"/>
    <w:rsid w:val="06C559AF"/>
    <w:rsid w:val="0775586D"/>
    <w:rsid w:val="078B5EF9"/>
    <w:rsid w:val="081C64DD"/>
    <w:rsid w:val="083E1B6F"/>
    <w:rsid w:val="08435461"/>
    <w:rsid w:val="08435AFA"/>
    <w:rsid w:val="086F1377"/>
    <w:rsid w:val="08BF40AC"/>
    <w:rsid w:val="090C7C1B"/>
    <w:rsid w:val="0929095D"/>
    <w:rsid w:val="09493091"/>
    <w:rsid w:val="0A3C34DB"/>
    <w:rsid w:val="0A914C01"/>
    <w:rsid w:val="0AD31787"/>
    <w:rsid w:val="0AF96D6A"/>
    <w:rsid w:val="0B912479"/>
    <w:rsid w:val="0BCC39BB"/>
    <w:rsid w:val="0BDA2FAB"/>
    <w:rsid w:val="0C2520CA"/>
    <w:rsid w:val="0C4C5587"/>
    <w:rsid w:val="0C4D5E73"/>
    <w:rsid w:val="0C743AB6"/>
    <w:rsid w:val="0C7777A9"/>
    <w:rsid w:val="0D2E1801"/>
    <w:rsid w:val="0D490A8D"/>
    <w:rsid w:val="0DC93D4A"/>
    <w:rsid w:val="0E5643EF"/>
    <w:rsid w:val="0E6E6F80"/>
    <w:rsid w:val="0F7A7451"/>
    <w:rsid w:val="0FF94323"/>
    <w:rsid w:val="107A34BF"/>
    <w:rsid w:val="107A51CD"/>
    <w:rsid w:val="108D4A90"/>
    <w:rsid w:val="109127D2"/>
    <w:rsid w:val="10993984"/>
    <w:rsid w:val="10E67EAB"/>
    <w:rsid w:val="11925F20"/>
    <w:rsid w:val="11C91423"/>
    <w:rsid w:val="123821EC"/>
    <w:rsid w:val="12E96032"/>
    <w:rsid w:val="12EC0F8D"/>
    <w:rsid w:val="13560879"/>
    <w:rsid w:val="13D4431F"/>
    <w:rsid w:val="13F015BE"/>
    <w:rsid w:val="151D38BF"/>
    <w:rsid w:val="15BA18F1"/>
    <w:rsid w:val="15BF1762"/>
    <w:rsid w:val="15F335E7"/>
    <w:rsid w:val="160650C5"/>
    <w:rsid w:val="161A1EE6"/>
    <w:rsid w:val="165D4F05"/>
    <w:rsid w:val="16BA40A9"/>
    <w:rsid w:val="16E54E7B"/>
    <w:rsid w:val="16EB2510"/>
    <w:rsid w:val="16F47498"/>
    <w:rsid w:val="17051BB8"/>
    <w:rsid w:val="17727A45"/>
    <w:rsid w:val="177D3F2B"/>
    <w:rsid w:val="181638D8"/>
    <w:rsid w:val="18841AD7"/>
    <w:rsid w:val="18A015D3"/>
    <w:rsid w:val="198E1224"/>
    <w:rsid w:val="19B1604A"/>
    <w:rsid w:val="19B95C26"/>
    <w:rsid w:val="19E46AD9"/>
    <w:rsid w:val="1A126E19"/>
    <w:rsid w:val="1A652503"/>
    <w:rsid w:val="1A7E634F"/>
    <w:rsid w:val="1AB53561"/>
    <w:rsid w:val="1AC668AF"/>
    <w:rsid w:val="1B325F2A"/>
    <w:rsid w:val="1B62301A"/>
    <w:rsid w:val="1C1F1E0E"/>
    <w:rsid w:val="1CF12935"/>
    <w:rsid w:val="1D0C481B"/>
    <w:rsid w:val="1D190873"/>
    <w:rsid w:val="1D4B710C"/>
    <w:rsid w:val="1E330E9C"/>
    <w:rsid w:val="1E340CEE"/>
    <w:rsid w:val="1E967206"/>
    <w:rsid w:val="1E9C6591"/>
    <w:rsid w:val="1F507A92"/>
    <w:rsid w:val="1F9E2DEF"/>
    <w:rsid w:val="1FD21930"/>
    <w:rsid w:val="1FFD700C"/>
    <w:rsid w:val="20043B19"/>
    <w:rsid w:val="20D17B68"/>
    <w:rsid w:val="2112344B"/>
    <w:rsid w:val="21481A39"/>
    <w:rsid w:val="219A1B7F"/>
    <w:rsid w:val="21B22A5C"/>
    <w:rsid w:val="21E65C8F"/>
    <w:rsid w:val="235220CD"/>
    <w:rsid w:val="23AA6A32"/>
    <w:rsid w:val="23C9229F"/>
    <w:rsid w:val="24195A43"/>
    <w:rsid w:val="245D31B5"/>
    <w:rsid w:val="246B0720"/>
    <w:rsid w:val="24826101"/>
    <w:rsid w:val="25784A9C"/>
    <w:rsid w:val="25E16A45"/>
    <w:rsid w:val="25F11338"/>
    <w:rsid w:val="25F46AB0"/>
    <w:rsid w:val="27217B54"/>
    <w:rsid w:val="277D1EE5"/>
    <w:rsid w:val="27A31B59"/>
    <w:rsid w:val="27B87AF2"/>
    <w:rsid w:val="27EE3E21"/>
    <w:rsid w:val="286C3B37"/>
    <w:rsid w:val="289002C6"/>
    <w:rsid w:val="28C71A62"/>
    <w:rsid w:val="28F622CD"/>
    <w:rsid w:val="293801B5"/>
    <w:rsid w:val="298A23AD"/>
    <w:rsid w:val="2B033371"/>
    <w:rsid w:val="2B2405A8"/>
    <w:rsid w:val="2B3A56AF"/>
    <w:rsid w:val="2BB71443"/>
    <w:rsid w:val="2BF00047"/>
    <w:rsid w:val="2C0853D9"/>
    <w:rsid w:val="2C240F34"/>
    <w:rsid w:val="2C64115C"/>
    <w:rsid w:val="2D0B54A3"/>
    <w:rsid w:val="2D230138"/>
    <w:rsid w:val="2D5C238D"/>
    <w:rsid w:val="2D6F4378"/>
    <w:rsid w:val="2DED1D9C"/>
    <w:rsid w:val="2E590BD6"/>
    <w:rsid w:val="2EA0509E"/>
    <w:rsid w:val="2F3F3850"/>
    <w:rsid w:val="2F815A0A"/>
    <w:rsid w:val="2FF73D1D"/>
    <w:rsid w:val="300801AF"/>
    <w:rsid w:val="30104524"/>
    <w:rsid w:val="30113460"/>
    <w:rsid w:val="30204AC3"/>
    <w:rsid w:val="304B4E50"/>
    <w:rsid w:val="3063463F"/>
    <w:rsid w:val="306727B0"/>
    <w:rsid w:val="308F3CFA"/>
    <w:rsid w:val="30A532D8"/>
    <w:rsid w:val="31A11AE9"/>
    <w:rsid w:val="31FC3EF9"/>
    <w:rsid w:val="322E5E24"/>
    <w:rsid w:val="324B16F5"/>
    <w:rsid w:val="32CF303F"/>
    <w:rsid w:val="3350673E"/>
    <w:rsid w:val="33977D4F"/>
    <w:rsid w:val="33B67A9F"/>
    <w:rsid w:val="33E02E1C"/>
    <w:rsid w:val="34014CC9"/>
    <w:rsid w:val="341D63B4"/>
    <w:rsid w:val="34E60A39"/>
    <w:rsid w:val="351D0A98"/>
    <w:rsid w:val="354F755A"/>
    <w:rsid w:val="35531555"/>
    <w:rsid w:val="355C0DE1"/>
    <w:rsid w:val="35893F26"/>
    <w:rsid w:val="361D3B28"/>
    <w:rsid w:val="36383DD0"/>
    <w:rsid w:val="365B6913"/>
    <w:rsid w:val="36F1018E"/>
    <w:rsid w:val="372C38F8"/>
    <w:rsid w:val="376857B1"/>
    <w:rsid w:val="377622CB"/>
    <w:rsid w:val="3780685D"/>
    <w:rsid w:val="37990E12"/>
    <w:rsid w:val="37BA2F63"/>
    <w:rsid w:val="37C81053"/>
    <w:rsid w:val="37E817A5"/>
    <w:rsid w:val="38704532"/>
    <w:rsid w:val="38AA04E2"/>
    <w:rsid w:val="38B04014"/>
    <w:rsid w:val="38B62526"/>
    <w:rsid w:val="38D77AF6"/>
    <w:rsid w:val="38DA1EF9"/>
    <w:rsid w:val="38E050B1"/>
    <w:rsid w:val="394E75C1"/>
    <w:rsid w:val="398A2C99"/>
    <w:rsid w:val="39B41E0D"/>
    <w:rsid w:val="39B853D1"/>
    <w:rsid w:val="39DB34A5"/>
    <w:rsid w:val="3A3C23C2"/>
    <w:rsid w:val="3B040851"/>
    <w:rsid w:val="3BA76A03"/>
    <w:rsid w:val="3BE30FA7"/>
    <w:rsid w:val="3C002C09"/>
    <w:rsid w:val="3C56385D"/>
    <w:rsid w:val="3C895347"/>
    <w:rsid w:val="3CDF3135"/>
    <w:rsid w:val="3D1D0F09"/>
    <w:rsid w:val="3D4153BD"/>
    <w:rsid w:val="3D605B64"/>
    <w:rsid w:val="3DB66D48"/>
    <w:rsid w:val="3E42676A"/>
    <w:rsid w:val="3F26350E"/>
    <w:rsid w:val="3F2B5786"/>
    <w:rsid w:val="3F3E428E"/>
    <w:rsid w:val="3F513CB1"/>
    <w:rsid w:val="3FA86688"/>
    <w:rsid w:val="3FB269C3"/>
    <w:rsid w:val="3FD032C7"/>
    <w:rsid w:val="3FDB1D7E"/>
    <w:rsid w:val="3FDD483D"/>
    <w:rsid w:val="402C1320"/>
    <w:rsid w:val="406D3E71"/>
    <w:rsid w:val="40767C0D"/>
    <w:rsid w:val="40E45FD9"/>
    <w:rsid w:val="410061AC"/>
    <w:rsid w:val="413E22CD"/>
    <w:rsid w:val="41571D6E"/>
    <w:rsid w:val="41B06223"/>
    <w:rsid w:val="41B829D4"/>
    <w:rsid w:val="41E77728"/>
    <w:rsid w:val="41F8244F"/>
    <w:rsid w:val="421F601D"/>
    <w:rsid w:val="42482AD4"/>
    <w:rsid w:val="424A2571"/>
    <w:rsid w:val="426B25D4"/>
    <w:rsid w:val="42896114"/>
    <w:rsid w:val="42BE5CDC"/>
    <w:rsid w:val="430C0C47"/>
    <w:rsid w:val="432B6014"/>
    <w:rsid w:val="43A73423"/>
    <w:rsid w:val="43E62EC8"/>
    <w:rsid w:val="44452E53"/>
    <w:rsid w:val="44B715B0"/>
    <w:rsid w:val="451275EF"/>
    <w:rsid w:val="459D0477"/>
    <w:rsid w:val="46CC258D"/>
    <w:rsid w:val="46E42C4A"/>
    <w:rsid w:val="472C7633"/>
    <w:rsid w:val="47385FC3"/>
    <w:rsid w:val="474256D1"/>
    <w:rsid w:val="475D2AB1"/>
    <w:rsid w:val="47D965EA"/>
    <w:rsid w:val="48395652"/>
    <w:rsid w:val="48D43EA7"/>
    <w:rsid w:val="48EA0098"/>
    <w:rsid w:val="496D4057"/>
    <w:rsid w:val="49807693"/>
    <w:rsid w:val="49D82CEC"/>
    <w:rsid w:val="4ADA6DED"/>
    <w:rsid w:val="4BC16430"/>
    <w:rsid w:val="4BFD54DB"/>
    <w:rsid w:val="4C164FBE"/>
    <w:rsid w:val="4C271A49"/>
    <w:rsid w:val="4C325CE4"/>
    <w:rsid w:val="4C623D84"/>
    <w:rsid w:val="4CE935CD"/>
    <w:rsid w:val="4DC55A54"/>
    <w:rsid w:val="4DD637A3"/>
    <w:rsid w:val="4DEA0C18"/>
    <w:rsid w:val="4DF60365"/>
    <w:rsid w:val="4E0D2787"/>
    <w:rsid w:val="4E0D453F"/>
    <w:rsid w:val="4E537D88"/>
    <w:rsid w:val="4E5E2A3C"/>
    <w:rsid w:val="4E5E2FEC"/>
    <w:rsid w:val="4E7B22CD"/>
    <w:rsid w:val="4ECD27ED"/>
    <w:rsid w:val="4F227A3B"/>
    <w:rsid w:val="4F2B0C9E"/>
    <w:rsid w:val="4FCD0FCF"/>
    <w:rsid w:val="4FEC07C0"/>
    <w:rsid w:val="4FF813ED"/>
    <w:rsid w:val="50043987"/>
    <w:rsid w:val="502F5B05"/>
    <w:rsid w:val="505144B9"/>
    <w:rsid w:val="509960DB"/>
    <w:rsid w:val="50F67A62"/>
    <w:rsid w:val="510E78E7"/>
    <w:rsid w:val="51D73B45"/>
    <w:rsid w:val="51F21254"/>
    <w:rsid w:val="523258FE"/>
    <w:rsid w:val="52AD009F"/>
    <w:rsid w:val="52DF6974"/>
    <w:rsid w:val="53292792"/>
    <w:rsid w:val="53B57275"/>
    <w:rsid w:val="540A2A63"/>
    <w:rsid w:val="54A27FE5"/>
    <w:rsid w:val="54F41FB5"/>
    <w:rsid w:val="551A77A3"/>
    <w:rsid w:val="552B71DA"/>
    <w:rsid w:val="5597575A"/>
    <w:rsid w:val="55C80ACA"/>
    <w:rsid w:val="55F9355F"/>
    <w:rsid w:val="56024321"/>
    <w:rsid w:val="5606548A"/>
    <w:rsid w:val="56562CF2"/>
    <w:rsid w:val="572A016E"/>
    <w:rsid w:val="5730509E"/>
    <w:rsid w:val="573D71DF"/>
    <w:rsid w:val="577D0663"/>
    <w:rsid w:val="57AE734F"/>
    <w:rsid w:val="57B123DF"/>
    <w:rsid w:val="58236A15"/>
    <w:rsid w:val="58321EC6"/>
    <w:rsid w:val="58501D07"/>
    <w:rsid w:val="585A3C87"/>
    <w:rsid w:val="58620FD6"/>
    <w:rsid w:val="586757C9"/>
    <w:rsid w:val="58807305"/>
    <w:rsid w:val="58A446B9"/>
    <w:rsid w:val="590B5B1F"/>
    <w:rsid w:val="597C3E85"/>
    <w:rsid w:val="5ABF28B9"/>
    <w:rsid w:val="5AC22B45"/>
    <w:rsid w:val="5ADD3C34"/>
    <w:rsid w:val="5B24477E"/>
    <w:rsid w:val="5BB93F58"/>
    <w:rsid w:val="5BE34B31"/>
    <w:rsid w:val="5D12364D"/>
    <w:rsid w:val="5D5F6EC4"/>
    <w:rsid w:val="5D652999"/>
    <w:rsid w:val="5D6730F6"/>
    <w:rsid w:val="5D814602"/>
    <w:rsid w:val="5D8D7C8E"/>
    <w:rsid w:val="5DC61182"/>
    <w:rsid w:val="5E123C25"/>
    <w:rsid w:val="5E2935C7"/>
    <w:rsid w:val="5E643D94"/>
    <w:rsid w:val="5E6E14AE"/>
    <w:rsid w:val="5EB43E99"/>
    <w:rsid w:val="5EB54CAB"/>
    <w:rsid w:val="5EC74A26"/>
    <w:rsid w:val="5EEC4F2C"/>
    <w:rsid w:val="5F137888"/>
    <w:rsid w:val="5F3118C0"/>
    <w:rsid w:val="5F362174"/>
    <w:rsid w:val="5FAD15EE"/>
    <w:rsid w:val="5FD17AC2"/>
    <w:rsid w:val="60103A97"/>
    <w:rsid w:val="60C1328E"/>
    <w:rsid w:val="610C012A"/>
    <w:rsid w:val="61237EB8"/>
    <w:rsid w:val="61FC3A17"/>
    <w:rsid w:val="623A3232"/>
    <w:rsid w:val="624C3ACF"/>
    <w:rsid w:val="633C34A4"/>
    <w:rsid w:val="63BA64B1"/>
    <w:rsid w:val="63F2576A"/>
    <w:rsid w:val="64232B20"/>
    <w:rsid w:val="64365814"/>
    <w:rsid w:val="64CB312C"/>
    <w:rsid w:val="64DB3FFC"/>
    <w:rsid w:val="64E32783"/>
    <w:rsid w:val="65007F4E"/>
    <w:rsid w:val="6585379C"/>
    <w:rsid w:val="658A3520"/>
    <w:rsid w:val="662D4763"/>
    <w:rsid w:val="664513D6"/>
    <w:rsid w:val="664B644A"/>
    <w:rsid w:val="666B09B5"/>
    <w:rsid w:val="66885224"/>
    <w:rsid w:val="66DC0AFB"/>
    <w:rsid w:val="67236729"/>
    <w:rsid w:val="67281F92"/>
    <w:rsid w:val="677360E3"/>
    <w:rsid w:val="67F65590"/>
    <w:rsid w:val="68D357B0"/>
    <w:rsid w:val="69962BD5"/>
    <w:rsid w:val="69CB7493"/>
    <w:rsid w:val="69D361E5"/>
    <w:rsid w:val="69D4537F"/>
    <w:rsid w:val="6A365264"/>
    <w:rsid w:val="6AB30BF4"/>
    <w:rsid w:val="6B4B624F"/>
    <w:rsid w:val="6B981DF8"/>
    <w:rsid w:val="6B9D025C"/>
    <w:rsid w:val="6BA75FB6"/>
    <w:rsid w:val="6BCA0C7C"/>
    <w:rsid w:val="6BFE0F28"/>
    <w:rsid w:val="6BFF52D4"/>
    <w:rsid w:val="6C59487A"/>
    <w:rsid w:val="6C9A56E0"/>
    <w:rsid w:val="6D9B19E5"/>
    <w:rsid w:val="6F5E0FC0"/>
    <w:rsid w:val="6F617111"/>
    <w:rsid w:val="6F6F4E5B"/>
    <w:rsid w:val="6F712728"/>
    <w:rsid w:val="6FCD69D4"/>
    <w:rsid w:val="70A80E7F"/>
    <w:rsid w:val="70E241C6"/>
    <w:rsid w:val="71034F30"/>
    <w:rsid w:val="715A3769"/>
    <w:rsid w:val="71603DA0"/>
    <w:rsid w:val="728B1D53"/>
    <w:rsid w:val="72991E28"/>
    <w:rsid w:val="74564E86"/>
    <w:rsid w:val="753D3F57"/>
    <w:rsid w:val="75BA3232"/>
    <w:rsid w:val="76A16BB3"/>
    <w:rsid w:val="76D10E3F"/>
    <w:rsid w:val="76E35326"/>
    <w:rsid w:val="76EB17F6"/>
    <w:rsid w:val="77747E1D"/>
    <w:rsid w:val="778411AD"/>
    <w:rsid w:val="77901832"/>
    <w:rsid w:val="77B9304C"/>
    <w:rsid w:val="78440AD8"/>
    <w:rsid w:val="786B73C0"/>
    <w:rsid w:val="78857573"/>
    <w:rsid w:val="789442E7"/>
    <w:rsid w:val="78E74F63"/>
    <w:rsid w:val="79F41288"/>
    <w:rsid w:val="7A6B1587"/>
    <w:rsid w:val="7AFF6892"/>
    <w:rsid w:val="7B1E65F5"/>
    <w:rsid w:val="7B963F4F"/>
    <w:rsid w:val="7B9F5272"/>
    <w:rsid w:val="7BBB7C03"/>
    <w:rsid w:val="7C0741E9"/>
    <w:rsid w:val="7C230F73"/>
    <w:rsid w:val="7D1B52B4"/>
    <w:rsid w:val="7D3744CD"/>
    <w:rsid w:val="7D7173A1"/>
    <w:rsid w:val="7DB23C95"/>
    <w:rsid w:val="7E433576"/>
    <w:rsid w:val="7EE6552A"/>
    <w:rsid w:val="7EED3340"/>
    <w:rsid w:val="7F727327"/>
    <w:rsid w:val="7F7B6CAB"/>
    <w:rsid w:val="7FCB42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9" w:semiHidden="0" w:name="heading 3"/>
    <w:lsdException w:qFormat="1" w:unhideWhenUsed="0" w:uiPriority="9"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0" w:semiHidden="0" w:name="toc 1"/>
    <w:lsdException w:qFormat="1" w:unhideWhenUsed="0" w:uiPriority="0" w:name="toc 2"/>
    <w:lsdException w:qFormat="1" w:unhideWhenUsed="0" w:uiPriority="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uiPriority="0" w:name="footnote text"/>
    <w:lsdException w:qFormat="1" w:unhideWhenUsed="0" w:uiPriority="99" w:name="annotation text"/>
    <w:lsdException w:qFormat="1" w:unhideWhenUsed="0" w:uiPriority="99" w:semiHidden="0" w:name="header"/>
    <w:lsdException w:qFormat="1" w:unhideWhenUsed="0" w:uiPriority="0" w:semiHidden="0" w:name="footer"/>
    <w:lsdException w:uiPriority="0" w:name="index heading"/>
    <w:lsdException w:qFormat="1" w:unhideWhenUsed="0" w:uiPriority="0" w:semiHidden="0" w:name="caption"/>
    <w:lsdException w:uiPriority="0" w:name="table of figures"/>
    <w:lsdException w:uiPriority="0" w:name="envelope address"/>
    <w:lsdException w:uiPriority="0" w:name="envelope return"/>
    <w:lsdException w:uiPriority="0" w:name="footnote reference"/>
    <w:lsdException w:qFormat="1" w:unhideWhenUsed="0" w:uiPriority="99" w:semiHidden="0" w:name="annotation reference"/>
    <w:lsdException w:uiPriority="0" w:name="line number"/>
    <w:lsdException w:qFormat="1" w:unhideWhenUsed="0" w:uiPriority="0" w:semiHidden="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qFormat="1"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qFormat="1" w:unhideWhenUsed="0" w:uiPriority="0" w:semiHidden="0" w:name="Date"/>
    <w:lsdException w:qFormat="1" w:unhideWhenUsed="0" w:uiPriority="0" w:semiHidden="0" w:name="Body Text First Indent"/>
    <w:lsdException w:qFormat="1" w:uiPriority="99" w:semiHidden="0" w:name="Body Text First Indent 2"/>
    <w:lsdException w:uiPriority="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iPriority="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qFormat="1" w:unhideWhenUsed="0" w:uiPriority="0" w:semiHidden="0" w:name="Plain Text"/>
    <w:lsdException w:uiPriority="0" w:name="E-mail Signature"/>
    <w:lsdException w:qFormat="1" w:unhideWhenUsed="0" w:uiPriority="99"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qFormat="1" w:unhideWhenUsed="0" w:uiPriority="0" w:semiHidden="0" w:name="HTML Preformatted"/>
    <w:lsdException w:uiPriority="0" w:name="HTML Sample"/>
    <w:lsdException w:uiPriority="0" w:name="HTML Typewriter"/>
    <w:lsdException w:uiPriority="0" w:name="HTML Variable"/>
    <w:lsdException w:qFormat="1" w:uiPriority="99" w:name="Normal Table"/>
    <w:lsdException w:qFormat="1" w:unhideWhenUsed="0" w:uiPriority="99"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qFormat="1" w:unhideWhenUsed="0" w:uiPriority="0" w:semiHidden="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qFormat="1" w:unhideWhenUsed="0" w:uiPriority="0" w:semiHidden="0" w:name="Quote"/>
    <w:lsdException w:qFormat="1" w:unhideWhenUsed="0" w:uiPriority="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3"/>
    <w:next w:val="1"/>
    <w:link w:val="57"/>
    <w:qFormat/>
    <w:uiPriority w:val="0"/>
    <w:pPr>
      <w:spacing w:before="340" w:after="330" w:line="360" w:lineRule="auto"/>
      <w:jc w:val="center"/>
      <w:outlineLvl w:val="0"/>
    </w:pPr>
    <w:rPr>
      <w:rFonts w:eastAsia="黑体"/>
      <w:kern w:val="44"/>
      <w:szCs w:val="44"/>
    </w:rPr>
  </w:style>
  <w:style w:type="paragraph" w:styleId="5">
    <w:name w:val="heading 2"/>
    <w:basedOn w:val="3"/>
    <w:next w:val="4"/>
    <w:link w:val="72"/>
    <w:qFormat/>
    <w:uiPriority w:val="0"/>
    <w:pPr>
      <w:adjustRightInd w:val="0"/>
      <w:jc w:val="center"/>
      <w:textAlignment w:val="baseline"/>
      <w:outlineLvl w:val="1"/>
    </w:pPr>
    <w:rPr>
      <w:kern w:val="0"/>
      <w:sz w:val="24"/>
      <w:szCs w:val="20"/>
    </w:rPr>
  </w:style>
  <w:style w:type="paragraph" w:styleId="3">
    <w:name w:val="heading 3"/>
    <w:basedOn w:val="4"/>
    <w:next w:val="1"/>
    <w:link w:val="56"/>
    <w:qFormat/>
    <w:uiPriority w:val="9"/>
    <w:pPr>
      <w:spacing w:before="260" w:after="260" w:line="240" w:lineRule="auto"/>
      <w:outlineLvl w:val="2"/>
    </w:pPr>
    <w:rPr>
      <w:rFonts w:ascii="宋体" w:hAnsi="宋体" w:eastAsia="宋体"/>
      <w:szCs w:val="32"/>
    </w:rPr>
  </w:style>
  <w:style w:type="paragraph" w:styleId="4">
    <w:name w:val="heading 4"/>
    <w:basedOn w:val="1"/>
    <w:next w:val="1"/>
    <w:link w:val="54"/>
    <w:qFormat/>
    <w:uiPriority w:val="9"/>
    <w:pPr>
      <w:keepNext/>
      <w:keepLines/>
      <w:spacing w:before="280" w:after="290" w:line="376" w:lineRule="auto"/>
      <w:outlineLvl w:val="3"/>
    </w:pPr>
    <w:rPr>
      <w:rFonts w:ascii="Arial" w:hAnsi="Arial" w:eastAsia="黑体"/>
      <w:b/>
      <w:bCs/>
      <w:sz w:val="28"/>
      <w:szCs w:val="28"/>
    </w:rPr>
  </w:style>
  <w:style w:type="paragraph" w:styleId="6">
    <w:name w:val="heading 5"/>
    <w:basedOn w:val="1"/>
    <w:next w:val="7"/>
    <w:link w:val="81"/>
    <w:qFormat/>
    <w:uiPriority w:val="0"/>
    <w:pPr>
      <w:keepNext/>
      <w:keepLines/>
      <w:spacing w:before="280" w:after="290" w:line="376" w:lineRule="auto"/>
      <w:outlineLvl w:val="4"/>
    </w:pPr>
    <w:rPr>
      <w:b/>
      <w:sz w:val="28"/>
      <w:szCs w:val="20"/>
    </w:rPr>
  </w:style>
  <w:style w:type="paragraph" w:styleId="8">
    <w:name w:val="heading 6"/>
    <w:basedOn w:val="1"/>
    <w:next w:val="7"/>
    <w:link w:val="84"/>
    <w:qFormat/>
    <w:uiPriority w:val="0"/>
    <w:pPr>
      <w:keepNext/>
      <w:keepLines/>
      <w:spacing w:before="240" w:after="64" w:line="320" w:lineRule="auto"/>
      <w:outlineLvl w:val="5"/>
    </w:pPr>
    <w:rPr>
      <w:rFonts w:ascii="Arial" w:hAnsi="Arial" w:eastAsia="黑体"/>
      <w:b/>
      <w:sz w:val="24"/>
      <w:szCs w:val="20"/>
    </w:rPr>
  </w:style>
  <w:style w:type="paragraph" w:styleId="9">
    <w:name w:val="heading 7"/>
    <w:basedOn w:val="1"/>
    <w:next w:val="7"/>
    <w:link w:val="85"/>
    <w:qFormat/>
    <w:uiPriority w:val="0"/>
    <w:pPr>
      <w:keepNext/>
      <w:keepLines/>
      <w:spacing w:before="240" w:after="64" w:line="320" w:lineRule="auto"/>
      <w:outlineLvl w:val="6"/>
    </w:pPr>
    <w:rPr>
      <w:b/>
      <w:sz w:val="24"/>
      <w:szCs w:val="20"/>
    </w:rPr>
  </w:style>
  <w:style w:type="paragraph" w:styleId="10">
    <w:name w:val="heading 8"/>
    <w:basedOn w:val="1"/>
    <w:next w:val="7"/>
    <w:link w:val="86"/>
    <w:qFormat/>
    <w:uiPriority w:val="0"/>
    <w:pPr>
      <w:keepNext/>
      <w:keepLines/>
      <w:spacing w:before="240" w:after="64" w:line="320" w:lineRule="auto"/>
      <w:outlineLvl w:val="7"/>
    </w:pPr>
    <w:rPr>
      <w:rFonts w:ascii="Arial" w:hAnsi="Arial" w:eastAsia="黑体"/>
      <w:sz w:val="24"/>
      <w:szCs w:val="20"/>
    </w:rPr>
  </w:style>
  <w:style w:type="paragraph" w:styleId="11">
    <w:name w:val="heading 9"/>
    <w:basedOn w:val="1"/>
    <w:next w:val="7"/>
    <w:link w:val="87"/>
    <w:qFormat/>
    <w:uiPriority w:val="0"/>
    <w:pPr>
      <w:keepNext/>
      <w:keepLines/>
      <w:spacing w:before="240" w:after="64" w:line="320" w:lineRule="auto"/>
      <w:outlineLvl w:val="8"/>
    </w:pPr>
    <w:rPr>
      <w:rFonts w:ascii="Arial" w:hAnsi="Arial" w:eastAsia="黑体"/>
      <w:szCs w:val="20"/>
    </w:rPr>
  </w:style>
  <w:style w:type="character" w:default="1" w:styleId="47">
    <w:name w:val="Default Paragraph Font"/>
    <w:semiHidden/>
    <w:unhideWhenUsed/>
    <w:qFormat/>
    <w:uiPriority w:val="1"/>
  </w:style>
  <w:style w:type="table" w:default="1" w:styleId="44">
    <w:name w:val="Normal Table"/>
    <w:semiHidden/>
    <w:unhideWhenUsed/>
    <w:qFormat/>
    <w:uiPriority w:val="99"/>
    <w:tblPr>
      <w:tblCellMar>
        <w:top w:w="0" w:type="dxa"/>
        <w:left w:w="108" w:type="dxa"/>
        <w:bottom w:w="0" w:type="dxa"/>
        <w:right w:w="108" w:type="dxa"/>
      </w:tblCellMar>
    </w:tblPr>
  </w:style>
  <w:style w:type="paragraph" w:styleId="7">
    <w:name w:val="Normal Indent"/>
    <w:basedOn w:val="1"/>
    <w:link w:val="58"/>
    <w:qFormat/>
    <w:uiPriority w:val="0"/>
    <w:pPr>
      <w:ind w:firstLine="420"/>
    </w:pPr>
    <w:rPr>
      <w:szCs w:val="20"/>
    </w:rPr>
  </w:style>
  <w:style w:type="paragraph" w:styleId="12">
    <w:name w:val="toc 7"/>
    <w:basedOn w:val="1"/>
    <w:next w:val="1"/>
    <w:semiHidden/>
    <w:qFormat/>
    <w:uiPriority w:val="0"/>
    <w:pPr>
      <w:ind w:left="1260"/>
      <w:jc w:val="left"/>
    </w:pPr>
    <w:rPr>
      <w:szCs w:val="21"/>
    </w:rPr>
  </w:style>
  <w:style w:type="paragraph" w:styleId="13">
    <w:name w:val="caption"/>
    <w:basedOn w:val="1"/>
    <w:next w:val="1"/>
    <w:qFormat/>
    <w:uiPriority w:val="0"/>
    <w:pPr>
      <w:widowControl/>
      <w:spacing w:line="360" w:lineRule="auto"/>
      <w:ind w:firstLine="1940" w:firstLineChars="920"/>
      <w:jc w:val="left"/>
    </w:pPr>
    <w:rPr>
      <w:rFonts w:ascii="宋体" w:hAnsi="宋体"/>
      <w:b/>
      <w:bCs/>
      <w:kern w:val="0"/>
      <w:sz w:val="20"/>
      <w:szCs w:val="20"/>
    </w:rPr>
  </w:style>
  <w:style w:type="paragraph" w:styleId="14">
    <w:name w:val="List Bullet"/>
    <w:basedOn w:val="1"/>
    <w:qFormat/>
    <w:uiPriority w:val="0"/>
    <w:pPr>
      <w:numPr>
        <w:ilvl w:val="0"/>
        <w:numId w:val="1"/>
      </w:numPr>
    </w:pPr>
    <w:rPr>
      <w:szCs w:val="20"/>
    </w:rPr>
  </w:style>
  <w:style w:type="paragraph" w:styleId="15">
    <w:name w:val="Document Map"/>
    <w:basedOn w:val="1"/>
    <w:semiHidden/>
    <w:qFormat/>
    <w:uiPriority w:val="0"/>
    <w:pPr>
      <w:shd w:val="clear" w:color="auto" w:fill="000080"/>
    </w:pPr>
  </w:style>
  <w:style w:type="paragraph" w:styleId="16">
    <w:name w:val="annotation text"/>
    <w:basedOn w:val="1"/>
    <w:link w:val="185"/>
    <w:semiHidden/>
    <w:qFormat/>
    <w:uiPriority w:val="99"/>
    <w:pPr>
      <w:autoSpaceDE w:val="0"/>
      <w:autoSpaceDN w:val="0"/>
      <w:adjustRightInd w:val="0"/>
      <w:jc w:val="left"/>
      <w:textAlignment w:val="baseline"/>
    </w:pPr>
    <w:rPr>
      <w:rFonts w:ascii="宋体"/>
      <w:kern w:val="0"/>
      <w:sz w:val="34"/>
      <w:szCs w:val="20"/>
    </w:rPr>
  </w:style>
  <w:style w:type="paragraph" w:styleId="17">
    <w:name w:val="Body Text 3"/>
    <w:basedOn w:val="1"/>
    <w:link w:val="99"/>
    <w:qFormat/>
    <w:uiPriority w:val="0"/>
    <w:pPr>
      <w:spacing w:after="120"/>
    </w:pPr>
    <w:rPr>
      <w:sz w:val="16"/>
      <w:szCs w:val="16"/>
    </w:rPr>
  </w:style>
  <w:style w:type="paragraph" w:styleId="18">
    <w:name w:val="Body Text"/>
    <w:basedOn w:val="1"/>
    <w:next w:val="19"/>
    <w:link w:val="93"/>
    <w:qFormat/>
    <w:uiPriority w:val="0"/>
    <w:pPr>
      <w:spacing w:line="360" w:lineRule="auto"/>
    </w:pPr>
    <w:rPr>
      <w:b/>
      <w:bCs/>
      <w:sz w:val="24"/>
    </w:rPr>
  </w:style>
  <w:style w:type="paragraph" w:styleId="19">
    <w:name w:val="Body Text 2"/>
    <w:basedOn w:val="1"/>
    <w:link w:val="97"/>
    <w:qFormat/>
    <w:uiPriority w:val="0"/>
    <w:pPr>
      <w:spacing w:line="360" w:lineRule="auto"/>
    </w:pPr>
    <w:rPr>
      <w:sz w:val="24"/>
    </w:rPr>
  </w:style>
  <w:style w:type="paragraph" w:styleId="20">
    <w:name w:val="Body Text Indent"/>
    <w:basedOn w:val="1"/>
    <w:link w:val="80"/>
    <w:qFormat/>
    <w:uiPriority w:val="0"/>
    <w:pPr>
      <w:spacing w:line="360" w:lineRule="auto"/>
      <w:ind w:firstLine="420" w:firstLineChars="200"/>
    </w:pPr>
  </w:style>
  <w:style w:type="paragraph" w:styleId="21">
    <w:name w:val="toc 5"/>
    <w:basedOn w:val="1"/>
    <w:next w:val="1"/>
    <w:semiHidden/>
    <w:qFormat/>
    <w:uiPriority w:val="0"/>
    <w:pPr>
      <w:ind w:left="840"/>
      <w:jc w:val="left"/>
    </w:pPr>
    <w:rPr>
      <w:szCs w:val="21"/>
    </w:rPr>
  </w:style>
  <w:style w:type="paragraph" w:styleId="22">
    <w:name w:val="toc 3"/>
    <w:basedOn w:val="1"/>
    <w:next w:val="1"/>
    <w:semiHidden/>
    <w:qFormat/>
    <w:uiPriority w:val="0"/>
    <w:pPr>
      <w:ind w:left="420"/>
      <w:jc w:val="left"/>
    </w:pPr>
    <w:rPr>
      <w:i/>
      <w:iCs/>
    </w:rPr>
  </w:style>
  <w:style w:type="paragraph" w:styleId="23">
    <w:name w:val="Plain Text"/>
    <w:basedOn w:val="1"/>
    <w:link w:val="91"/>
    <w:qFormat/>
    <w:uiPriority w:val="0"/>
    <w:rPr>
      <w:rFonts w:ascii="宋体" w:hAnsi="Courier New"/>
      <w:szCs w:val="20"/>
    </w:rPr>
  </w:style>
  <w:style w:type="paragraph" w:styleId="24">
    <w:name w:val="toc 8"/>
    <w:basedOn w:val="1"/>
    <w:next w:val="1"/>
    <w:semiHidden/>
    <w:qFormat/>
    <w:uiPriority w:val="0"/>
    <w:pPr>
      <w:ind w:left="1470"/>
      <w:jc w:val="left"/>
    </w:pPr>
    <w:rPr>
      <w:szCs w:val="21"/>
    </w:rPr>
  </w:style>
  <w:style w:type="paragraph" w:styleId="25">
    <w:name w:val="Date"/>
    <w:basedOn w:val="1"/>
    <w:next w:val="1"/>
    <w:link w:val="89"/>
    <w:qFormat/>
    <w:uiPriority w:val="0"/>
    <w:rPr>
      <w:rFonts w:ascii="宋体" w:hAnsi="Courier New"/>
      <w:sz w:val="32"/>
      <w:szCs w:val="20"/>
    </w:rPr>
  </w:style>
  <w:style w:type="paragraph" w:styleId="26">
    <w:name w:val="Body Text Indent 2"/>
    <w:basedOn w:val="1"/>
    <w:link w:val="94"/>
    <w:qFormat/>
    <w:uiPriority w:val="0"/>
    <w:pPr>
      <w:spacing w:beforeLines="50" w:afterLines="50" w:line="120" w:lineRule="auto"/>
      <w:ind w:firstLine="840" w:firstLineChars="400"/>
      <w:jc w:val="left"/>
    </w:pPr>
    <w:rPr>
      <w:rFonts w:ascii="宋体" w:hAnsi="宋体"/>
    </w:rPr>
  </w:style>
  <w:style w:type="paragraph" w:styleId="27">
    <w:name w:val="Balloon Text"/>
    <w:basedOn w:val="1"/>
    <w:link w:val="100"/>
    <w:semiHidden/>
    <w:qFormat/>
    <w:uiPriority w:val="99"/>
    <w:rPr>
      <w:sz w:val="18"/>
      <w:szCs w:val="18"/>
    </w:rPr>
  </w:style>
  <w:style w:type="paragraph" w:styleId="28">
    <w:name w:val="footer"/>
    <w:basedOn w:val="1"/>
    <w:link w:val="98"/>
    <w:qFormat/>
    <w:uiPriority w:val="0"/>
    <w:pPr>
      <w:tabs>
        <w:tab w:val="center" w:pos="4153"/>
        <w:tab w:val="right" w:pos="8306"/>
      </w:tabs>
      <w:snapToGrid w:val="0"/>
      <w:jc w:val="left"/>
    </w:pPr>
    <w:rPr>
      <w:sz w:val="18"/>
      <w:szCs w:val="18"/>
    </w:rPr>
  </w:style>
  <w:style w:type="paragraph" w:styleId="29">
    <w:name w:val="header"/>
    <w:basedOn w:val="1"/>
    <w:link w:val="95"/>
    <w:qFormat/>
    <w:uiPriority w:val="99"/>
    <w:pPr>
      <w:pBdr>
        <w:bottom w:val="single" w:color="auto" w:sz="6" w:space="1"/>
      </w:pBdr>
      <w:tabs>
        <w:tab w:val="center" w:pos="4153"/>
        <w:tab w:val="right" w:pos="8306"/>
      </w:tabs>
      <w:snapToGrid w:val="0"/>
      <w:jc w:val="center"/>
    </w:pPr>
    <w:rPr>
      <w:sz w:val="18"/>
      <w:szCs w:val="18"/>
    </w:rPr>
  </w:style>
  <w:style w:type="paragraph" w:styleId="30">
    <w:name w:val="toc 1"/>
    <w:basedOn w:val="1"/>
    <w:next w:val="1"/>
    <w:qFormat/>
    <w:uiPriority w:val="0"/>
    <w:pPr>
      <w:spacing w:before="120" w:after="120"/>
      <w:jc w:val="left"/>
    </w:pPr>
    <w:rPr>
      <w:b/>
      <w:bCs/>
      <w:caps/>
    </w:rPr>
  </w:style>
  <w:style w:type="paragraph" w:styleId="31">
    <w:name w:val="toc 4"/>
    <w:basedOn w:val="1"/>
    <w:next w:val="1"/>
    <w:semiHidden/>
    <w:qFormat/>
    <w:uiPriority w:val="0"/>
    <w:pPr>
      <w:ind w:left="630"/>
      <w:jc w:val="left"/>
    </w:pPr>
    <w:rPr>
      <w:szCs w:val="21"/>
    </w:rPr>
  </w:style>
  <w:style w:type="paragraph" w:styleId="32">
    <w:name w:val="Subtitle"/>
    <w:next w:val="1"/>
    <w:link w:val="310"/>
    <w:qFormat/>
    <w:uiPriority w:val="0"/>
    <w:pPr>
      <w:wordWrap w:val="0"/>
      <w:spacing w:after="60"/>
      <w:jc w:val="center"/>
    </w:pPr>
    <w:rPr>
      <w:rFonts w:ascii="Calibri" w:hAnsi="Calibri" w:eastAsia="宋体" w:cs="Times New Roman"/>
      <w:sz w:val="24"/>
      <w:lang w:val="en-US" w:eastAsia="zh-CN" w:bidi="ar-SA"/>
    </w:rPr>
  </w:style>
  <w:style w:type="paragraph" w:styleId="33">
    <w:name w:val="toc 6"/>
    <w:basedOn w:val="1"/>
    <w:next w:val="1"/>
    <w:semiHidden/>
    <w:qFormat/>
    <w:uiPriority w:val="0"/>
    <w:pPr>
      <w:ind w:left="1050"/>
      <w:jc w:val="left"/>
    </w:pPr>
    <w:rPr>
      <w:szCs w:val="21"/>
    </w:rPr>
  </w:style>
  <w:style w:type="paragraph" w:styleId="34">
    <w:name w:val="Body Text Indent 3"/>
    <w:basedOn w:val="1"/>
    <w:link w:val="96"/>
    <w:qFormat/>
    <w:uiPriority w:val="0"/>
    <w:pPr>
      <w:spacing w:line="360" w:lineRule="auto"/>
      <w:ind w:firstLine="482" w:firstLineChars="200"/>
    </w:pPr>
    <w:rPr>
      <w:rFonts w:ascii="宋体"/>
      <w:b/>
      <w:bCs/>
      <w:sz w:val="24"/>
    </w:rPr>
  </w:style>
  <w:style w:type="paragraph" w:styleId="35">
    <w:name w:val="toc 2"/>
    <w:basedOn w:val="1"/>
    <w:next w:val="1"/>
    <w:semiHidden/>
    <w:qFormat/>
    <w:uiPriority w:val="0"/>
    <w:pPr>
      <w:tabs>
        <w:tab w:val="right" w:leader="dot" w:pos="8296"/>
      </w:tabs>
      <w:ind w:left="210"/>
      <w:jc w:val="left"/>
    </w:pPr>
    <w:rPr>
      <w:smallCaps/>
    </w:rPr>
  </w:style>
  <w:style w:type="paragraph" w:styleId="36">
    <w:name w:val="toc 9"/>
    <w:basedOn w:val="1"/>
    <w:next w:val="1"/>
    <w:semiHidden/>
    <w:qFormat/>
    <w:uiPriority w:val="0"/>
    <w:pPr>
      <w:ind w:left="1680"/>
      <w:jc w:val="left"/>
    </w:pPr>
    <w:rPr>
      <w:szCs w:val="21"/>
    </w:rPr>
  </w:style>
  <w:style w:type="paragraph" w:styleId="37">
    <w:name w:val="HTML Preformatted"/>
    <w:basedOn w:val="1"/>
    <w:link w:val="90"/>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hAnsi="Arial Unicode MS" w:eastAsia="Arial Unicode MS"/>
      <w:color w:val="000000"/>
      <w:kern w:val="0"/>
      <w:sz w:val="20"/>
      <w:szCs w:val="20"/>
    </w:rPr>
  </w:style>
  <w:style w:type="paragraph" w:styleId="38">
    <w:name w:val="Normal (Web)"/>
    <w:basedOn w:val="1"/>
    <w:qFormat/>
    <w:uiPriority w:val="99"/>
    <w:pPr>
      <w:spacing w:beforeAutospacing="1" w:afterAutospacing="1"/>
      <w:jc w:val="left"/>
    </w:pPr>
    <w:rPr>
      <w:kern w:val="0"/>
      <w:sz w:val="24"/>
    </w:rPr>
  </w:style>
  <w:style w:type="paragraph" w:styleId="39">
    <w:name w:val="index 1"/>
    <w:basedOn w:val="1"/>
    <w:next w:val="1"/>
    <w:semiHidden/>
    <w:qFormat/>
    <w:uiPriority w:val="0"/>
    <w:pPr>
      <w:tabs>
        <w:tab w:val="left" w:pos="3360"/>
      </w:tabs>
      <w:spacing w:line="520" w:lineRule="exact"/>
      <w:ind w:left="419" w:leftChars="50" w:hanging="314" w:hangingChars="131"/>
      <w:jc w:val="center"/>
      <w:outlineLvl w:val="3"/>
    </w:pPr>
    <w:rPr>
      <w:rFonts w:ascii="宋体" w:hAnsi="宋体"/>
      <w:sz w:val="24"/>
    </w:rPr>
  </w:style>
  <w:style w:type="paragraph" w:styleId="40">
    <w:name w:val="Title"/>
    <w:basedOn w:val="1"/>
    <w:link w:val="88"/>
    <w:qFormat/>
    <w:uiPriority w:val="0"/>
    <w:pPr>
      <w:spacing w:before="240" w:after="60"/>
      <w:jc w:val="center"/>
      <w:outlineLvl w:val="0"/>
    </w:pPr>
    <w:rPr>
      <w:rFonts w:ascii="Arial" w:hAnsi="Arial" w:eastAsia="隶书" w:cs="Arial"/>
      <w:b/>
      <w:bCs/>
      <w:sz w:val="32"/>
      <w:szCs w:val="32"/>
    </w:rPr>
  </w:style>
  <w:style w:type="paragraph" w:styleId="41">
    <w:name w:val="annotation subject"/>
    <w:basedOn w:val="16"/>
    <w:next w:val="16"/>
    <w:link w:val="186"/>
    <w:qFormat/>
    <w:uiPriority w:val="99"/>
    <w:pPr>
      <w:autoSpaceDE/>
      <w:autoSpaceDN/>
      <w:adjustRightInd/>
      <w:textAlignment w:val="auto"/>
    </w:pPr>
    <w:rPr>
      <w:rFonts w:ascii="Times New Roman"/>
      <w:b/>
      <w:bCs/>
      <w:kern w:val="2"/>
      <w:sz w:val="21"/>
      <w:szCs w:val="24"/>
    </w:rPr>
  </w:style>
  <w:style w:type="paragraph" w:styleId="42">
    <w:name w:val="Body Text First Indent"/>
    <w:basedOn w:val="18"/>
    <w:link w:val="131"/>
    <w:qFormat/>
    <w:uiPriority w:val="0"/>
    <w:pPr>
      <w:spacing w:after="120" w:line="240" w:lineRule="auto"/>
      <w:ind w:firstLine="420" w:firstLineChars="100"/>
    </w:pPr>
    <w:rPr>
      <w:sz w:val="21"/>
    </w:rPr>
  </w:style>
  <w:style w:type="paragraph" w:styleId="43">
    <w:name w:val="Body Text First Indent 2"/>
    <w:basedOn w:val="20"/>
    <w:unhideWhenUsed/>
    <w:qFormat/>
    <w:uiPriority w:val="99"/>
    <w:pPr>
      <w:spacing w:after="120" w:line="240" w:lineRule="auto"/>
      <w:ind w:left="420" w:leftChars="200"/>
    </w:pPr>
    <w:rPr>
      <w:rFonts w:ascii="Calibri" w:hAnsi="Calibri"/>
      <w:szCs w:val="22"/>
    </w:rPr>
  </w:style>
  <w:style w:type="table" w:styleId="45">
    <w:name w:val="Table Grid"/>
    <w:basedOn w:val="4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46">
    <w:name w:val="Table Elegant"/>
    <w:basedOn w:val="44"/>
    <w:qFormat/>
    <w:uiPriority w:val="0"/>
    <w:pPr>
      <w:widowControl w:val="0"/>
      <w:jc w:val="both"/>
    </w:pPr>
    <w:rPr>
      <w:rFonts w:ascii="Calibri" w:hAnsi="Calibri"/>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character" w:styleId="48">
    <w:name w:val="Strong"/>
    <w:qFormat/>
    <w:uiPriority w:val="0"/>
    <w:rPr>
      <w:b/>
      <w:bCs/>
    </w:rPr>
  </w:style>
  <w:style w:type="character" w:styleId="49">
    <w:name w:val="page number"/>
    <w:basedOn w:val="47"/>
    <w:qFormat/>
    <w:uiPriority w:val="0"/>
  </w:style>
  <w:style w:type="character" w:styleId="50">
    <w:name w:val="FollowedHyperlink"/>
    <w:qFormat/>
    <w:uiPriority w:val="0"/>
    <w:rPr>
      <w:color w:val="800080"/>
      <w:u w:val="single"/>
    </w:rPr>
  </w:style>
  <w:style w:type="character" w:styleId="51">
    <w:name w:val="Emphasis"/>
    <w:basedOn w:val="47"/>
    <w:qFormat/>
    <w:uiPriority w:val="0"/>
    <w:rPr>
      <w:sz w:val="20"/>
    </w:rPr>
  </w:style>
  <w:style w:type="character" w:styleId="52">
    <w:name w:val="Hyperlink"/>
    <w:qFormat/>
    <w:uiPriority w:val="0"/>
    <w:rPr>
      <w:color w:val="0000FF"/>
      <w:u w:val="single"/>
    </w:rPr>
  </w:style>
  <w:style w:type="character" w:styleId="53">
    <w:name w:val="annotation reference"/>
    <w:basedOn w:val="47"/>
    <w:qFormat/>
    <w:uiPriority w:val="99"/>
    <w:rPr>
      <w:sz w:val="21"/>
      <w:szCs w:val="21"/>
    </w:rPr>
  </w:style>
  <w:style w:type="character" w:customStyle="1" w:styleId="54">
    <w:name w:val="标题 4 Char"/>
    <w:link w:val="4"/>
    <w:qFormat/>
    <w:uiPriority w:val="9"/>
    <w:rPr>
      <w:rFonts w:ascii="Arial" w:hAnsi="Arial" w:eastAsia="黑体"/>
      <w:b/>
      <w:bCs/>
      <w:kern w:val="2"/>
      <w:sz w:val="28"/>
      <w:szCs w:val="28"/>
      <w:lang w:val="en-US" w:eastAsia="zh-CN" w:bidi="ar-SA"/>
    </w:rPr>
  </w:style>
  <w:style w:type="paragraph" w:customStyle="1" w:styleId="55">
    <w:name w:val="Char"/>
    <w:basedOn w:val="1"/>
    <w:qFormat/>
    <w:uiPriority w:val="0"/>
    <w:pPr>
      <w:widowControl/>
      <w:spacing w:after="160" w:line="240" w:lineRule="exact"/>
      <w:jc w:val="left"/>
    </w:pPr>
    <w:rPr>
      <w:rFonts w:ascii="Verdana" w:hAnsi="Verdana" w:eastAsia="仿宋_GB2312"/>
      <w:kern w:val="0"/>
      <w:sz w:val="24"/>
      <w:szCs w:val="20"/>
      <w:lang w:eastAsia="en-US"/>
    </w:rPr>
  </w:style>
  <w:style w:type="character" w:customStyle="1" w:styleId="56">
    <w:name w:val="标题 3 Char1"/>
    <w:link w:val="3"/>
    <w:qFormat/>
    <w:uiPriority w:val="9"/>
    <w:rPr>
      <w:rFonts w:ascii="宋体" w:hAnsi="宋体" w:eastAsia="宋体"/>
      <w:b/>
      <w:bCs/>
      <w:kern w:val="2"/>
      <w:sz w:val="28"/>
      <w:szCs w:val="32"/>
      <w:lang w:val="en-US" w:eastAsia="zh-CN" w:bidi="ar-SA"/>
    </w:rPr>
  </w:style>
  <w:style w:type="character" w:customStyle="1" w:styleId="57">
    <w:name w:val="标题 1 Char"/>
    <w:link w:val="2"/>
    <w:qFormat/>
    <w:uiPriority w:val="0"/>
    <w:rPr>
      <w:rFonts w:ascii="宋体" w:hAnsi="宋体" w:eastAsia="黑体"/>
      <w:b/>
      <w:bCs/>
      <w:kern w:val="44"/>
      <w:sz w:val="28"/>
      <w:szCs w:val="44"/>
      <w:lang w:val="en-US" w:eastAsia="zh-CN" w:bidi="ar-SA"/>
    </w:rPr>
  </w:style>
  <w:style w:type="character" w:customStyle="1" w:styleId="58">
    <w:name w:val="正文缩进 Char"/>
    <w:link w:val="7"/>
    <w:qFormat/>
    <w:uiPriority w:val="0"/>
    <w:rPr>
      <w:rFonts w:eastAsia="宋体"/>
      <w:kern w:val="2"/>
      <w:sz w:val="21"/>
      <w:lang w:val="en-US" w:eastAsia="zh-CN" w:bidi="ar-SA"/>
    </w:rPr>
  </w:style>
  <w:style w:type="character" w:customStyle="1" w:styleId="59">
    <w:name w:val="标题 3 Char"/>
    <w:qFormat/>
    <w:uiPriority w:val="0"/>
    <w:rPr>
      <w:rFonts w:ascii="黑体" w:eastAsia="黑体"/>
      <w:bCs/>
      <w:sz w:val="30"/>
    </w:rPr>
  </w:style>
  <w:style w:type="paragraph" w:customStyle="1" w:styleId="60">
    <w:name w:val="样式41"/>
    <w:basedOn w:val="1"/>
    <w:qFormat/>
    <w:uiPriority w:val="0"/>
    <w:pPr>
      <w:numPr>
        <w:ilvl w:val="0"/>
        <w:numId w:val="2"/>
      </w:numPr>
      <w:tabs>
        <w:tab w:val="left" w:pos="945"/>
      </w:tabs>
      <w:spacing w:line="360" w:lineRule="auto"/>
    </w:pPr>
    <w:rPr>
      <w:b/>
      <w:color w:val="000000"/>
      <w:sz w:val="24"/>
      <w:szCs w:val="20"/>
    </w:rPr>
  </w:style>
  <w:style w:type="paragraph" w:customStyle="1" w:styleId="61">
    <w:name w:val="图"/>
    <w:basedOn w:val="1"/>
    <w:qFormat/>
    <w:uiPriority w:val="0"/>
    <w:pPr>
      <w:keepNext/>
      <w:adjustRightInd w:val="0"/>
      <w:snapToGrid w:val="0"/>
      <w:spacing w:before="60" w:after="60" w:line="300" w:lineRule="auto"/>
      <w:jc w:val="center"/>
    </w:pPr>
    <w:rPr>
      <w:spacing w:val="20"/>
      <w:kern w:val="0"/>
      <w:sz w:val="24"/>
      <w:szCs w:val="20"/>
    </w:rPr>
  </w:style>
  <w:style w:type="paragraph" w:customStyle="1" w:styleId="62">
    <w:name w:val="文档正文"/>
    <w:basedOn w:val="1"/>
    <w:qFormat/>
    <w:uiPriority w:val="0"/>
    <w:pPr>
      <w:adjustRightInd w:val="0"/>
      <w:spacing w:line="480" w:lineRule="atLeast"/>
      <w:ind w:firstLine="567" w:firstLineChars="200"/>
      <w:textAlignment w:val="baseline"/>
    </w:pPr>
    <w:rPr>
      <w:rFonts w:ascii="长城仿宋"/>
      <w:kern w:val="0"/>
      <w:szCs w:val="20"/>
    </w:rPr>
  </w:style>
  <w:style w:type="paragraph" w:customStyle="1" w:styleId="63">
    <w:name w:val="Char Char Char Char"/>
    <w:basedOn w:val="1"/>
    <w:qFormat/>
    <w:uiPriority w:val="0"/>
    <w:pPr>
      <w:widowControl/>
      <w:spacing w:after="160" w:line="240" w:lineRule="exact"/>
      <w:jc w:val="left"/>
    </w:pPr>
    <w:rPr>
      <w:rFonts w:ascii="Verdana" w:hAnsi="Verdana" w:eastAsia="仿宋_GB2312"/>
      <w:kern w:val="0"/>
      <w:sz w:val="24"/>
      <w:szCs w:val="20"/>
      <w:lang w:eastAsia="en-US"/>
    </w:rPr>
  </w:style>
  <w:style w:type="paragraph" w:customStyle="1" w:styleId="64">
    <w:name w:val="Char11"/>
    <w:basedOn w:val="1"/>
    <w:qFormat/>
    <w:uiPriority w:val="0"/>
    <w:pPr>
      <w:widowControl/>
      <w:spacing w:after="160" w:line="240" w:lineRule="exact"/>
      <w:jc w:val="left"/>
    </w:pPr>
    <w:rPr>
      <w:rFonts w:ascii="Verdana" w:hAnsi="Verdana" w:eastAsia="仿宋_GB2312"/>
      <w:kern w:val="0"/>
      <w:sz w:val="24"/>
      <w:szCs w:val="20"/>
      <w:lang w:eastAsia="en-US"/>
    </w:rPr>
  </w:style>
  <w:style w:type="paragraph" w:customStyle="1" w:styleId="65">
    <w:name w:val="Char Char Char Char11"/>
    <w:basedOn w:val="1"/>
    <w:qFormat/>
    <w:uiPriority w:val="0"/>
    <w:pPr>
      <w:widowControl/>
      <w:spacing w:after="160" w:line="240" w:lineRule="exact"/>
      <w:jc w:val="left"/>
    </w:pPr>
    <w:rPr>
      <w:rFonts w:ascii="Verdana" w:hAnsi="Verdana" w:eastAsia="仿宋_GB2312"/>
      <w:kern w:val="0"/>
      <w:sz w:val="24"/>
      <w:szCs w:val="20"/>
      <w:lang w:eastAsia="en-US"/>
    </w:rPr>
  </w:style>
  <w:style w:type="paragraph" w:customStyle="1" w:styleId="66">
    <w:name w:val="Table Contents"/>
    <w:basedOn w:val="1"/>
    <w:qFormat/>
    <w:uiPriority w:val="0"/>
    <w:pPr>
      <w:suppressAutoHyphens/>
      <w:autoSpaceDE w:val="0"/>
      <w:spacing w:after="120"/>
      <w:jc w:val="left"/>
    </w:pPr>
    <w:rPr>
      <w:rFonts w:ascii="Helvetica" w:hAnsi="Helvetica"/>
      <w:kern w:val="1"/>
      <w:sz w:val="20"/>
      <w:szCs w:val="20"/>
    </w:rPr>
  </w:style>
  <w:style w:type="paragraph" w:customStyle="1" w:styleId="67">
    <w:name w:val="自定义正文"/>
    <w:basedOn w:val="1"/>
    <w:qFormat/>
    <w:uiPriority w:val="0"/>
    <w:pPr>
      <w:spacing w:afterLines="50"/>
      <w:ind w:left="600" w:leftChars="600"/>
    </w:pPr>
  </w:style>
  <w:style w:type="paragraph" w:customStyle="1" w:styleId="68">
    <w:name w:val="Char Char Char Char Char"/>
    <w:basedOn w:val="1"/>
    <w:qFormat/>
    <w:uiPriority w:val="0"/>
    <w:rPr>
      <w:rFonts w:ascii="Tahoma" w:hAnsi="Tahoma"/>
      <w:sz w:val="24"/>
      <w:szCs w:val="20"/>
    </w:rPr>
  </w:style>
  <w:style w:type="paragraph" w:customStyle="1" w:styleId="69">
    <w:name w:val="小标题 1"/>
    <w:basedOn w:val="1"/>
    <w:qFormat/>
    <w:uiPriority w:val="0"/>
    <w:pPr>
      <w:autoSpaceDE w:val="0"/>
      <w:autoSpaceDN w:val="0"/>
      <w:adjustRightInd w:val="0"/>
      <w:spacing w:line="360" w:lineRule="atLeast"/>
    </w:pPr>
    <w:rPr>
      <w:rFonts w:ascii="文鼎粗黑" w:eastAsia="文鼎粗黑"/>
      <w:kern w:val="0"/>
      <w:sz w:val="22"/>
      <w:szCs w:val="20"/>
    </w:rPr>
  </w:style>
  <w:style w:type="paragraph" w:customStyle="1" w:styleId="70">
    <w:name w:val="Char Char"/>
    <w:basedOn w:val="1"/>
    <w:qFormat/>
    <w:uiPriority w:val="0"/>
    <w:rPr>
      <w:rFonts w:ascii="Tahoma" w:hAnsi="Tahoma"/>
      <w:sz w:val="24"/>
      <w:szCs w:val="20"/>
    </w:rPr>
  </w:style>
  <w:style w:type="paragraph" w:customStyle="1" w:styleId="71">
    <w:name w:val="È±Ê¡ÎÄ±¾"/>
    <w:basedOn w:val="1"/>
    <w:qFormat/>
    <w:uiPriority w:val="0"/>
    <w:pPr>
      <w:widowControl/>
      <w:overflowPunct w:val="0"/>
      <w:autoSpaceDE w:val="0"/>
      <w:autoSpaceDN w:val="0"/>
      <w:adjustRightInd w:val="0"/>
      <w:jc w:val="left"/>
      <w:textAlignment w:val="baseline"/>
    </w:pPr>
    <w:rPr>
      <w:kern w:val="0"/>
      <w:sz w:val="24"/>
      <w:szCs w:val="20"/>
    </w:rPr>
  </w:style>
  <w:style w:type="character" w:customStyle="1" w:styleId="72">
    <w:name w:val="标题 2 Char"/>
    <w:link w:val="5"/>
    <w:qFormat/>
    <w:uiPriority w:val="0"/>
    <w:rPr>
      <w:rFonts w:ascii="宋体" w:hAnsi="宋体" w:eastAsia="宋体"/>
      <w:b/>
      <w:bCs/>
      <w:sz w:val="24"/>
      <w:lang w:val="en-US" w:eastAsia="zh-CN" w:bidi="ar-SA"/>
    </w:rPr>
  </w:style>
  <w:style w:type="paragraph" w:customStyle="1" w:styleId="73">
    <w:name w:val="Char Char Char Char Char Char1 Char"/>
    <w:basedOn w:val="1"/>
    <w:qFormat/>
    <w:uiPriority w:val="0"/>
    <w:pPr>
      <w:widowControl/>
      <w:spacing w:after="160" w:line="240" w:lineRule="exact"/>
      <w:jc w:val="left"/>
    </w:pPr>
    <w:rPr>
      <w:rFonts w:ascii="Verdana" w:hAnsi="Verdana"/>
      <w:kern w:val="0"/>
      <w:szCs w:val="20"/>
      <w:lang w:eastAsia="en-US"/>
    </w:rPr>
  </w:style>
  <w:style w:type="paragraph" w:styleId="74">
    <w:name w:val="List Paragraph"/>
    <w:basedOn w:val="1"/>
    <w:qFormat/>
    <w:uiPriority w:val="0"/>
    <w:pPr>
      <w:ind w:firstLine="420" w:firstLineChars="200"/>
    </w:pPr>
    <w:rPr>
      <w:rFonts w:ascii="Calibri" w:hAnsi="Calibri"/>
      <w:szCs w:val="22"/>
    </w:rPr>
  </w:style>
  <w:style w:type="paragraph" w:customStyle="1" w:styleId="75">
    <w:name w:val="USE 1"/>
    <w:basedOn w:val="1"/>
    <w:qFormat/>
    <w:uiPriority w:val="0"/>
    <w:pPr>
      <w:spacing w:line="200" w:lineRule="atLeast"/>
      <w:jc w:val="left"/>
    </w:pPr>
    <w:rPr>
      <w:rFonts w:ascii="宋体" w:hAnsi="宋体"/>
      <w:b/>
      <w:sz w:val="24"/>
      <w:szCs w:val="28"/>
    </w:rPr>
  </w:style>
  <w:style w:type="paragraph" w:customStyle="1" w:styleId="76">
    <w:name w:val="RFI text from 3rd Level"/>
    <w:basedOn w:val="1"/>
    <w:qFormat/>
    <w:uiPriority w:val="0"/>
    <w:pPr>
      <w:widowControl/>
      <w:numPr>
        <w:ilvl w:val="0"/>
        <w:numId w:val="3"/>
      </w:numPr>
      <w:tabs>
        <w:tab w:val="left" w:pos="1080"/>
        <w:tab w:val="clear" w:pos="840"/>
      </w:tabs>
      <w:spacing w:beforeLines="50" w:line="360" w:lineRule="auto"/>
      <w:ind w:left="0" w:firstLine="0"/>
    </w:pPr>
    <w:rPr>
      <w:rFonts w:ascii="Arial (W1)" w:hAnsi="Arial (W1)"/>
      <w:bCs/>
      <w:kern w:val="0"/>
      <w:sz w:val="24"/>
      <w:lang w:val="en-GB"/>
    </w:rPr>
  </w:style>
  <w:style w:type="paragraph" w:customStyle="1" w:styleId="77">
    <w:name w:val="正文文字缩进项目"/>
    <w:basedOn w:val="20"/>
    <w:qFormat/>
    <w:uiPriority w:val="0"/>
    <w:pPr>
      <w:numPr>
        <w:ilvl w:val="1"/>
        <w:numId w:val="3"/>
      </w:numPr>
      <w:tabs>
        <w:tab w:val="left" w:pos="840"/>
        <w:tab w:val="clear" w:pos="1260"/>
      </w:tabs>
      <w:spacing w:after="120" w:line="240" w:lineRule="auto"/>
      <w:ind w:left="840" w:firstLine="0" w:firstLineChars="0"/>
    </w:pPr>
    <w:rPr>
      <w:rFonts w:ascii="Tahoma" w:hAnsi="Tahoma"/>
      <w:sz w:val="22"/>
      <w:szCs w:val="20"/>
    </w:rPr>
  </w:style>
  <w:style w:type="paragraph" w:customStyle="1" w:styleId="78">
    <w:name w:val="样式 标题 2 + 段前: 13 磅 段后: 13 磅 行距: 单倍行距"/>
    <w:basedOn w:val="5"/>
    <w:qFormat/>
    <w:uiPriority w:val="0"/>
    <w:pPr>
      <w:adjustRightInd/>
      <w:spacing w:before="0" w:after="0"/>
      <w:jc w:val="both"/>
      <w:textAlignment w:val="auto"/>
    </w:pPr>
    <w:rPr>
      <w:rFonts w:ascii="Cambria" w:hAnsi="Cambria" w:cs="宋体"/>
      <w:kern w:val="2"/>
      <w:sz w:val="32"/>
    </w:rPr>
  </w:style>
  <w:style w:type="character" w:customStyle="1" w:styleId="79">
    <w:name w:val="H4 Char2"/>
    <w:qFormat/>
    <w:uiPriority w:val="0"/>
    <w:rPr>
      <w:rFonts w:ascii="Arial" w:hAnsi="Arial" w:eastAsia="黑体"/>
      <w:b/>
      <w:bCs/>
      <w:kern w:val="2"/>
      <w:sz w:val="28"/>
      <w:szCs w:val="28"/>
      <w:lang w:val="en-US" w:eastAsia="zh-CN" w:bidi="ar-SA"/>
    </w:rPr>
  </w:style>
  <w:style w:type="character" w:customStyle="1" w:styleId="80">
    <w:name w:val="正文文本缩进 Char"/>
    <w:link w:val="20"/>
    <w:qFormat/>
    <w:uiPriority w:val="0"/>
    <w:rPr>
      <w:rFonts w:eastAsia="宋体"/>
      <w:kern w:val="2"/>
      <w:sz w:val="21"/>
      <w:szCs w:val="24"/>
      <w:lang w:val="en-US" w:eastAsia="zh-CN" w:bidi="ar-SA"/>
    </w:rPr>
  </w:style>
  <w:style w:type="character" w:customStyle="1" w:styleId="81">
    <w:name w:val="标题 5 Char"/>
    <w:link w:val="6"/>
    <w:qFormat/>
    <w:uiPriority w:val="0"/>
    <w:rPr>
      <w:rFonts w:eastAsia="宋体"/>
      <w:b/>
      <w:kern w:val="2"/>
      <w:sz w:val="28"/>
      <w:lang w:val="en-US" w:eastAsia="zh-CN" w:bidi="ar-SA"/>
    </w:rPr>
  </w:style>
  <w:style w:type="character" w:customStyle="1" w:styleId="82">
    <w:name w:val="第*章 Char"/>
    <w:qFormat/>
    <w:uiPriority w:val="0"/>
    <w:rPr>
      <w:rFonts w:ascii="Arial" w:hAnsi="Arial" w:eastAsia="黑体"/>
      <w:b/>
      <w:bCs/>
      <w:kern w:val="2"/>
      <w:sz w:val="32"/>
      <w:szCs w:val="32"/>
    </w:rPr>
  </w:style>
  <w:style w:type="character" w:customStyle="1" w:styleId="83">
    <w:name w:val="章标题1 Char"/>
    <w:qFormat/>
    <w:uiPriority w:val="0"/>
    <w:rPr>
      <w:rFonts w:eastAsia="宋体"/>
      <w:b/>
      <w:bCs/>
      <w:kern w:val="2"/>
      <w:sz w:val="32"/>
      <w:szCs w:val="32"/>
      <w:lang w:val="en-US" w:eastAsia="zh-CN" w:bidi="ar-SA"/>
    </w:rPr>
  </w:style>
  <w:style w:type="character" w:customStyle="1" w:styleId="84">
    <w:name w:val="标题 6 Char"/>
    <w:link w:val="8"/>
    <w:qFormat/>
    <w:uiPriority w:val="0"/>
    <w:rPr>
      <w:rFonts w:ascii="Arial" w:hAnsi="Arial" w:eastAsia="黑体"/>
      <w:b/>
      <w:kern w:val="2"/>
      <w:sz w:val="24"/>
      <w:lang w:val="en-US" w:eastAsia="zh-CN" w:bidi="ar-SA"/>
    </w:rPr>
  </w:style>
  <w:style w:type="character" w:customStyle="1" w:styleId="85">
    <w:name w:val="标题 7 Char"/>
    <w:link w:val="9"/>
    <w:qFormat/>
    <w:uiPriority w:val="0"/>
    <w:rPr>
      <w:rFonts w:eastAsia="宋体"/>
      <w:b/>
      <w:kern w:val="2"/>
      <w:sz w:val="24"/>
      <w:lang w:val="en-US" w:eastAsia="zh-CN" w:bidi="ar-SA"/>
    </w:rPr>
  </w:style>
  <w:style w:type="character" w:customStyle="1" w:styleId="86">
    <w:name w:val="标题 8 Char"/>
    <w:link w:val="10"/>
    <w:qFormat/>
    <w:uiPriority w:val="0"/>
    <w:rPr>
      <w:rFonts w:ascii="Arial" w:hAnsi="Arial" w:eastAsia="黑体"/>
      <w:kern w:val="2"/>
      <w:sz w:val="24"/>
      <w:lang w:val="en-US" w:eastAsia="zh-CN" w:bidi="ar-SA"/>
    </w:rPr>
  </w:style>
  <w:style w:type="character" w:customStyle="1" w:styleId="87">
    <w:name w:val="标题 9 Char"/>
    <w:link w:val="11"/>
    <w:qFormat/>
    <w:uiPriority w:val="0"/>
    <w:rPr>
      <w:rFonts w:ascii="Arial" w:hAnsi="Arial" w:eastAsia="黑体"/>
      <w:kern w:val="2"/>
      <w:sz w:val="21"/>
      <w:lang w:val="en-US" w:eastAsia="zh-CN" w:bidi="ar-SA"/>
    </w:rPr>
  </w:style>
  <w:style w:type="character" w:customStyle="1" w:styleId="88">
    <w:name w:val="标题 Char"/>
    <w:link w:val="40"/>
    <w:qFormat/>
    <w:uiPriority w:val="0"/>
    <w:rPr>
      <w:rFonts w:ascii="Arial" w:hAnsi="Arial" w:eastAsia="隶书" w:cs="Arial"/>
      <w:b/>
      <w:bCs/>
      <w:kern w:val="2"/>
      <w:sz w:val="32"/>
      <w:szCs w:val="32"/>
      <w:lang w:val="en-US" w:eastAsia="zh-CN" w:bidi="ar-SA"/>
    </w:rPr>
  </w:style>
  <w:style w:type="character" w:customStyle="1" w:styleId="89">
    <w:name w:val="日期 Char"/>
    <w:link w:val="25"/>
    <w:qFormat/>
    <w:uiPriority w:val="0"/>
    <w:rPr>
      <w:rFonts w:ascii="宋体" w:hAnsi="Courier New" w:eastAsia="宋体"/>
      <w:kern w:val="2"/>
      <w:sz w:val="32"/>
      <w:lang w:val="en-US" w:eastAsia="zh-CN" w:bidi="ar-SA"/>
    </w:rPr>
  </w:style>
  <w:style w:type="character" w:customStyle="1" w:styleId="90">
    <w:name w:val="HTML 预设格式 Char"/>
    <w:link w:val="37"/>
    <w:qFormat/>
    <w:uiPriority w:val="0"/>
    <w:rPr>
      <w:rFonts w:ascii="Arial Unicode MS" w:hAnsi="Arial Unicode MS" w:eastAsia="Arial Unicode MS"/>
      <w:color w:val="000000"/>
      <w:lang w:val="en-US" w:eastAsia="zh-CN" w:bidi="ar-SA"/>
    </w:rPr>
  </w:style>
  <w:style w:type="character" w:customStyle="1" w:styleId="91">
    <w:name w:val="纯文本 Char"/>
    <w:link w:val="23"/>
    <w:qFormat/>
    <w:uiPriority w:val="0"/>
    <w:rPr>
      <w:rFonts w:ascii="宋体" w:hAnsi="Courier New" w:eastAsia="宋体"/>
      <w:kern w:val="2"/>
      <w:sz w:val="21"/>
      <w:lang w:val="en-US" w:eastAsia="zh-CN" w:bidi="ar-SA"/>
    </w:rPr>
  </w:style>
  <w:style w:type="character" w:customStyle="1" w:styleId="92">
    <w:name w:val="正文文字首行缩进 Char"/>
    <w:qFormat/>
    <w:uiPriority w:val="0"/>
    <w:rPr>
      <w:kern w:val="2"/>
      <w:sz w:val="21"/>
      <w:szCs w:val="24"/>
    </w:rPr>
  </w:style>
  <w:style w:type="character" w:customStyle="1" w:styleId="93">
    <w:name w:val="正文文本 Char"/>
    <w:link w:val="18"/>
    <w:qFormat/>
    <w:uiPriority w:val="0"/>
    <w:rPr>
      <w:rFonts w:eastAsia="宋体"/>
      <w:b/>
      <w:bCs/>
      <w:kern w:val="2"/>
      <w:sz w:val="24"/>
      <w:szCs w:val="24"/>
      <w:lang w:val="en-US" w:eastAsia="zh-CN" w:bidi="ar-SA"/>
    </w:rPr>
  </w:style>
  <w:style w:type="character" w:customStyle="1" w:styleId="94">
    <w:name w:val="正文文本缩进 2 Char"/>
    <w:link w:val="26"/>
    <w:qFormat/>
    <w:uiPriority w:val="0"/>
    <w:rPr>
      <w:rFonts w:ascii="宋体" w:hAnsi="宋体" w:eastAsia="宋体"/>
      <w:kern w:val="2"/>
      <w:sz w:val="21"/>
      <w:szCs w:val="24"/>
      <w:lang w:val="en-US" w:eastAsia="zh-CN" w:bidi="ar-SA"/>
    </w:rPr>
  </w:style>
  <w:style w:type="character" w:customStyle="1" w:styleId="95">
    <w:name w:val="页眉 Char"/>
    <w:link w:val="29"/>
    <w:qFormat/>
    <w:uiPriority w:val="99"/>
    <w:rPr>
      <w:rFonts w:eastAsia="宋体"/>
      <w:kern w:val="2"/>
      <w:sz w:val="18"/>
      <w:szCs w:val="18"/>
      <w:lang w:val="en-US" w:eastAsia="zh-CN" w:bidi="ar-SA"/>
    </w:rPr>
  </w:style>
  <w:style w:type="character" w:customStyle="1" w:styleId="96">
    <w:name w:val="正文文本缩进 3 Char"/>
    <w:link w:val="34"/>
    <w:qFormat/>
    <w:uiPriority w:val="0"/>
    <w:rPr>
      <w:rFonts w:ascii="宋体" w:eastAsia="宋体"/>
      <w:b/>
      <w:bCs/>
      <w:kern w:val="2"/>
      <w:sz w:val="24"/>
      <w:szCs w:val="24"/>
      <w:lang w:val="en-US" w:eastAsia="zh-CN" w:bidi="ar-SA"/>
    </w:rPr>
  </w:style>
  <w:style w:type="character" w:customStyle="1" w:styleId="97">
    <w:name w:val="正文文本 2 Char"/>
    <w:link w:val="19"/>
    <w:qFormat/>
    <w:uiPriority w:val="0"/>
    <w:rPr>
      <w:rFonts w:eastAsia="宋体"/>
      <w:kern w:val="2"/>
      <w:sz w:val="24"/>
      <w:szCs w:val="24"/>
      <w:lang w:val="en-US" w:eastAsia="zh-CN" w:bidi="ar-SA"/>
    </w:rPr>
  </w:style>
  <w:style w:type="character" w:customStyle="1" w:styleId="98">
    <w:name w:val="页脚 Char"/>
    <w:link w:val="28"/>
    <w:qFormat/>
    <w:uiPriority w:val="0"/>
    <w:rPr>
      <w:rFonts w:eastAsia="宋体"/>
      <w:kern w:val="2"/>
      <w:sz w:val="18"/>
      <w:szCs w:val="18"/>
      <w:lang w:val="en-US" w:eastAsia="zh-CN" w:bidi="ar-SA"/>
    </w:rPr>
  </w:style>
  <w:style w:type="character" w:customStyle="1" w:styleId="99">
    <w:name w:val="正文文本 3 Char"/>
    <w:link w:val="17"/>
    <w:qFormat/>
    <w:uiPriority w:val="0"/>
    <w:rPr>
      <w:rFonts w:eastAsia="宋体"/>
      <w:kern w:val="2"/>
      <w:sz w:val="16"/>
      <w:szCs w:val="16"/>
      <w:lang w:val="en-US" w:eastAsia="zh-CN" w:bidi="ar-SA"/>
    </w:rPr>
  </w:style>
  <w:style w:type="character" w:customStyle="1" w:styleId="100">
    <w:name w:val="批注框文本 Char"/>
    <w:link w:val="27"/>
    <w:semiHidden/>
    <w:qFormat/>
    <w:uiPriority w:val="99"/>
    <w:rPr>
      <w:rFonts w:eastAsia="宋体"/>
      <w:kern w:val="2"/>
      <w:sz w:val="18"/>
      <w:szCs w:val="18"/>
      <w:lang w:val="en-US" w:eastAsia="zh-CN" w:bidi="ar-SA"/>
    </w:rPr>
  </w:style>
  <w:style w:type="paragraph" w:customStyle="1" w:styleId="101">
    <w:name w:val="样式1"/>
    <w:basedOn w:val="40"/>
    <w:qFormat/>
    <w:uiPriority w:val="0"/>
    <w:pPr>
      <w:spacing w:before="120" w:after="120"/>
    </w:pPr>
    <w:rPr>
      <w:rFonts w:eastAsia="黑体"/>
      <w:b w:val="0"/>
      <w:sz w:val="30"/>
      <w:szCs w:val="21"/>
    </w:rPr>
  </w:style>
  <w:style w:type="paragraph" w:customStyle="1" w:styleId="102">
    <w:name w:val="样式2"/>
    <w:basedOn w:val="40"/>
    <w:next w:val="101"/>
    <w:qFormat/>
    <w:uiPriority w:val="0"/>
    <w:pPr>
      <w:spacing w:before="120" w:after="120"/>
    </w:pPr>
    <w:rPr>
      <w:rFonts w:eastAsia="黑体"/>
      <w:b w:val="0"/>
      <w:sz w:val="30"/>
      <w:szCs w:val="30"/>
    </w:rPr>
  </w:style>
  <w:style w:type="character" w:customStyle="1" w:styleId="103">
    <w:name w:val="标题 3 Char Char"/>
    <w:qFormat/>
    <w:uiPriority w:val="0"/>
    <w:rPr>
      <w:rFonts w:eastAsia="宋体"/>
      <w:b/>
      <w:bCs/>
      <w:kern w:val="2"/>
      <w:sz w:val="32"/>
      <w:szCs w:val="32"/>
      <w:lang w:val="en-US" w:eastAsia="zh-CN" w:bidi="ar-SA"/>
    </w:rPr>
  </w:style>
  <w:style w:type="paragraph" w:customStyle="1" w:styleId="104">
    <w:name w:val="Char Char Char Char Char Char1 Char Char Char Char Char Char Char Char Char Char Char Char Char"/>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05">
    <w:name w:val="cont"/>
    <w:basedOn w:val="1"/>
    <w:qFormat/>
    <w:uiPriority w:val="0"/>
    <w:pPr>
      <w:adjustRightInd w:val="0"/>
      <w:spacing w:before="100" w:after="100" w:line="360" w:lineRule="auto"/>
      <w:ind w:firstLine="200" w:firstLineChars="200"/>
      <w:jc w:val="left"/>
      <w:textAlignment w:val="baseline"/>
    </w:pPr>
    <w:rPr>
      <w:rFonts w:ascii="Arial" w:hAnsi="Arial"/>
      <w:kern w:val="0"/>
      <w:sz w:val="24"/>
      <w:szCs w:val="20"/>
    </w:rPr>
  </w:style>
  <w:style w:type="paragraph" w:customStyle="1" w:styleId="106">
    <w:name w:val="--规划正文"/>
    <w:basedOn w:val="1"/>
    <w:qFormat/>
    <w:uiPriority w:val="0"/>
    <w:pPr>
      <w:spacing w:line="360" w:lineRule="auto"/>
      <w:ind w:firstLine="200" w:firstLineChars="200"/>
    </w:pPr>
    <w:rPr>
      <w:szCs w:val="20"/>
    </w:rPr>
  </w:style>
  <w:style w:type="paragraph" w:customStyle="1" w:styleId="107">
    <w:name w:val="设计依据"/>
    <w:basedOn w:val="18"/>
    <w:qFormat/>
    <w:uiPriority w:val="0"/>
    <w:pPr>
      <w:numPr>
        <w:ilvl w:val="1"/>
        <w:numId w:val="4"/>
      </w:numPr>
      <w:tabs>
        <w:tab w:val="left" w:pos="1440"/>
        <w:tab w:val="clear" w:pos="840"/>
      </w:tabs>
      <w:adjustRightInd w:val="0"/>
      <w:ind w:left="1440"/>
      <w:textAlignment w:val="baseline"/>
    </w:pPr>
    <w:rPr>
      <w:rFonts w:ascii="宋体" w:hAnsi="宋体"/>
      <w:b w:val="0"/>
      <w:kern w:val="0"/>
      <w:sz w:val="28"/>
      <w:szCs w:val="18"/>
    </w:rPr>
  </w:style>
  <w:style w:type="paragraph" w:customStyle="1" w:styleId="108">
    <w:name w:val="方案要点"/>
    <w:basedOn w:val="1"/>
    <w:qFormat/>
    <w:uiPriority w:val="0"/>
    <w:pPr>
      <w:numPr>
        <w:ilvl w:val="0"/>
        <w:numId w:val="4"/>
      </w:numPr>
      <w:spacing w:line="360" w:lineRule="auto"/>
    </w:pPr>
    <w:rPr>
      <w:rFonts w:ascii="仿宋_GB2312" w:hAnsi="宋体" w:eastAsia="仿宋_GB2312"/>
      <w:color w:val="000000"/>
      <w:sz w:val="28"/>
      <w:szCs w:val="28"/>
    </w:rPr>
  </w:style>
  <w:style w:type="paragraph" w:customStyle="1" w:styleId="109">
    <w:name w:val="样式4"/>
    <w:basedOn w:val="1"/>
    <w:qFormat/>
    <w:uiPriority w:val="0"/>
    <w:pPr>
      <w:tabs>
        <w:tab w:val="left" w:pos="842"/>
      </w:tabs>
      <w:spacing w:line="360" w:lineRule="auto"/>
      <w:ind w:left="842" w:hanging="420"/>
    </w:pPr>
    <w:rPr>
      <w:sz w:val="24"/>
    </w:rPr>
  </w:style>
  <w:style w:type="paragraph" w:customStyle="1" w:styleId="110">
    <w:name w:val="文字"/>
    <w:basedOn w:val="1"/>
    <w:qFormat/>
    <w:uiPriority w:val="0"/>
    <w:pPr>
      <w:tabs>
        <w:tab w:val="left" w:pos="8520"/>
      </w:tabs>
      <w:spacing w:line="312" w:lineRule="auto"/>
      <w:ind w:right="-210" w:firstLine="556"/>
    </w:pPr>
    <w:rPr>
      <w:rFonts w:ascii="宋体"/>
      <w:sz w:val="28"/>
      <w:szCs w:val="20"/>
    </w:rPr>
  </w:style>
  <w:style w:type="paragraph" w:customStyle="1" w:styleId="111">
    <w:name w:val="--规划-表格-居左"/>
    <w:basedOn w:val="106"/>
    <w:qFormat/>
    <w:uiPriority w:val="0"/>
    <w:pPr>
      <w:spacing w:line="240" w:lineRule="auto"/>
      <w:ind w:firstLine="0" w:firstLineChars="0"/>
    </w:pPr>
    <w:rPr>
      <w:sz w:val="20"/>
    </w:rPr>
  </w:style>
  <w:style w:type="paragraph" w:customStyle="1" w:styleId="112">
    <w:name w:val="--规划-表格-居中"/>
    <w:basedOn w:val="106"/>
    <w:qFormat/>
    <w:uiPriority w:val="0"/>
    <w:pPr>
      <w:spacing w:line="240" w:lineRule="auto"/>
      <w:ind w:firstLine="0" w:firstLineChars="0"/>
      <w:jc w:val="center"/>
    </w:pPr>
    <w:rPr>
      <w:sz w:val="20"/>
    </w:rPr>
  </w:style>
  <w:style w:type="paragraph" w:customStyle="1" w:styleId="113">
    <w:name w:val="--编号内缩进"/>
    <w:basedOn w:val="1"/>
    <w:qFormat/>
    <w:uiPriority w:val="0"/>
    <w:pPr>
      <w:spacing w:line="360" w:lineRule="auto"/>
      <w:ind w:left="420" w:firstLine="200" w:firstLineChars="200"/>
    </w:pPr>
    <w:rPr>
      <w:szCs w:val="21"/>
    </w:rPr>
  </w:style>
  <w:style w:type="paragraph" w:customStyle="1" w:styleId="114">
    <w:name w:val="--规划-题注"/>
    <w:basedOn w:val="1"/>
    <w:next w:val="106"/>
    <w:qFormat/>
    <w:uiPriority w:val="0"/>
    <w:pPr>
      <w:spacing w:line="360" w:lineRule="auto"/>
      <w:jc w:val="center"/>
    </w:pPr>
    <w:rPr>
      <w:rFonts w:eastAsia="黑体"/>
    </w:rPr>
  </w:style>
  <w:style w:type="paragraph" w:customStyle="1" w:styleId="115">
    <w:name w:val="--规划-图和表"/>
    <w:next w:val="106"/>
    <w:qFormat/>
    <w:uiPriority w:val="0"/>
    <w:pPr>
      <w:jc w:val="center"/>
    </w:pPr>
    <w:rPr>
      <w:rFonts w:ascii="Times New Roman" w:hAnsi="Times New Roman" w:eastAsia="宋体" w:cs="Times New Roman"/>
      <w:kern w:val="2"/>
      <w:sz w:val="21"/>
      <w:lang w:val="en-US" w:eastAsia="zh-CN" w:bidi="ar-SA"/>
    </w:rPr>
  </w:style>
  <w:style w:type="paragraph" w:customStyle="1" w:styleId="116">
    <w:name w:val="--规划-小标题"/>
    <w:basedOn w:val="1"/>
    <w:next w:val="106"/>
    <w:qFormat/>
    <w:uiPriority w:val="0"/>
    <w:pPr>
      <w:keepNext/>
      <w:keepLines/>
      <w:spacing w:line="360" w:lineRule="auto"/>
      <w:outlineLvl w:val="4"/>
    </w:pPr>
    <w:rPr>
      <w:rFonts w:eastAsia="黑体"/>
    </w:rPr>
  </w:style>
  <w:style w:type="paragraph" w:customStyle="1" w:styleId="117">
    <w:name w:val="--规划正文 Char"/>
    <w:basedOn w:val="1"/>
    <w:qFormat/>
    <w:uiPriority w:val="0"/>
    <w:pPr>
      <w:spacing w:line="360" w:lineRule="auto"/>
      <w:ind w:firstLine="200" w:firstLineChars="200"/>
    </w:pPr>
    <w:rPr>
      <w:sz w:val="24"/>
    </w:rPr>
  </w:style>
  <w:style w:type="paragraph" w:customStyle="1" w:styleId="118">
    <w:name w:val="缺省文本"/>
    <w:basedOn w:val="1"/>
    <w:qFormat/>
    <w:uiPriority w:val="0"/>
    <w:pPr>
      <w:autoSpaceDE w:val="0"/>
      <w:autoSpaceDN w:val="0"/>
      <w:adjustRightInd w:val="0"/>
      <w:jc w:val="left"/>
    </w:pPr>
    <w:rPr>
      <w:kern w:val="0"/>
    </w:rPr>
  </w:style>
  <w:style w:type="paragraph" w:customStyle="1" w:styleId="119">
    <w:name w:val="封面文档标题"/>
    <w:basedOn w:val="1"/>
    <w:qFormat/>
    <w:uiPriority w:val="0"/>
    <w:pPr>
      <w:autoSpaceDE w:val="0"/>
      <w:autoSpaceDN w:val="0"/>
      <w:adjustRightInd w:val="0"/>
      <w:spacing w:line="360" w:lineRule="auto"/>
      <w:jc w:val="center"/>
    </w:pPr>
    <w:rPr>
      <w:rFonts w:ascii="Arial" w:hAnsi="Arial"/>
      <w:b/>
      <w:kern w:val="0"/>
      <w:sz w:val="56"/>
    </w:rPr>
  </w:style>
  <w:style w:type="character" w:customStyle="1" w:styleId="120">
    <w:name w:val="--规划正文 Char Char"/>
    <w:qFormat/>
    <w:uiPriority w:val="0"/>
    <w:rPr>
      <w:rFonts w:eastAsia="宋体"/>
      <w:kern w:val="2"/>
      <w:sz w:val="24"/>
      <w:szCs w:val="24"/>
      <w:lang w:val="en-US" w:eastAsia="zh-CN" w:bidi="ar-SA"/>
    </w:rPr>
  </w:style>
  <w:style w:type="paragraph" w:customStyle="1" w:styleId="121">
    <w:name w:val="样式3"/>
    <w:basedOn w:val="2"/>
    <w:qFormat/>
    <w:uiPriority w:val="0"/>
    <w:pPr>
      <w:numPr>
        <w:ilvl w:val="0"/>
        <w:numId w:val="5"/>
      </w:numPr>
      <w:spacing w:before="240" w:after="240" w:line="480" w:lineRule="auto"/>
      <w:ind w:right="210" w:rightChars="100"/>
      <w:jc w:val="left"/>
    </w:pPr>
    <w:rPr>
      <w:rFonts w:ascii="Times New Roman" w:hAnsi="Times New Roman"/>
      <w:sz w:val="32"/>
    </w:rPr>
  </w:style>
  <w:style w:type="character" w:customStyle="1" w:styleId="122">
    <w:name w:val="--规划正文 Char1"/>
    <w:qFormat/>
    <w:uiPriority w:val="0"/>
    <w:rPr>
      <w:rFonts w:eastAsia="宋体"/>
      <w:kern w:val="2"/>
      <w:sz w:val="21"/>
      <w:lang w:val="en-US" w:eastAsia="zh-CN" w:bidi="ar-SA"/>
    </w:rPr>
  </w:style>
  <w:style w:type="paragraph" w:customStyle="1" w:styleId="123">
    <w:name w:val="word"/>
    <w:basedOn w:val="1"/>
    <w:qFormat/>
    <w:uiPriority w:val="0"/>
    <w:pPr>
      <w:widowControl/>
      <w:spacing w:before="100" w:beforeAutospacing="1" w:after="100" w:afterAutospacing="1" w:line="301" w:lineRule="atLeast"/>
      <w:jc w:val="left"/>
    </w:pPr>
    <w:rPr>
      <w:rFonts w:ascii="ˎ̥" w:hAnsi="ˎ̥"/>
      <w:color w:val="000000"/>
      <w:kern w:val="0"/>
      <w:sz w:val="20"/>
      <w:szCs w:val="20"/>
    </w:rPr>
  </w:style>
  <w:style w:type="paragraph" w:customStyle="1" w:styleId="124">
    <w:name w:val="列表项目"/>
    <w:basedOn w:val="1"/>
    <w:qFormat/>
    <w:uiPriority w:val="0"/>
    <w:pPr>
      <w:tabs>
        <w:tab w:val="left" w:pos="420"/>
        <w:tab w:val="left" w:pos="1080"/>
      </w:tabs>
      <w:spacing w:line="288" w:lineRule="auto"/>
      <w:ind w:left="1080" w:hanging="360"/>
    </w:pPr>
    <w:rPr>
      <w:sz w:val="24"/>
      <w:szCs w:val="20"/>
    </w:rPr>
  </w:style>
  <w:style w:type="character" w:customStyle="1" w:styleId="125">
    <w:name w:val="content1"/>
    <w:qFormat/>
    <w:uiPriority w:val="0"/>
    <w:rPr>
      <w:rFonts w:hint="default" w:ascii="??" w:hAnsi="??"/>
      <w:sz w:val="16"/>
      <w:szCs w:val="16"/>
      <w:u w:val="none"/>
    </w:rPr>
  </w:style>
  <w:style w:type="character" w:customStyle="1" w:styleId="126">
    <w:name w:val="unnamed4"/>
    <w:basedOn w:val="47"/>
    <w:qFormat/>
    <w:uiPriority w:val="0"/>
  </w:style>
  <w:style w:type="character" w:customStyle="1" w:styleId="127">
    <w:name w:val="font2"/>
    <w:basedOn w:val="47"/>
    <w:qFormat/>
    <w:uiPriority w:val="0"/>
  </w:style>
  <w:style w:type="character" w:customStyle="1" w:styleId="128">
    <w:name w:val="font41"/>
    <w:qFormat/>
    <w:uiPriority w:val="0"/>
    <w:rPr>
      <w:color w:val="000000"/>
      <w:spacing w:val="260"/>
      <w:sz w:val="18"/>
      <w:szCs w:val="18"/>
      <w:u w:val="none"/>
    </w:rPr>
  </w:style>
  <w:style w:type="paragraph" w:customStyle="1" w:styleId="129">
    <w:name w:val="正文(首行缩进)"/>
    <w:qFormat/>
    <w:uiPriority w:val="0"/>
    <w:pPr>
      <w:spacing w:line="360" w:lineRule="auto"/>
      <w:ind w:firstLine="488" w:firstLineChars="200"/>
      <w:jc w:val="both"/>
    </w:pPr>
    <w:rPr>
      <w:rFonts w:ascii="Times New Roman" w:hAnsi="Times New Roman" w:eastAsia="仿宋_GB2312" w:cs="Times New Roman"/>
      <w:spacing w:val="2"/>
      <w:sz w:val="24"/>
      <w:szCs w:val="24"/>
      <w:lang w:val="en-US" w:eastAsia="zh-CN" w:bidi="ar-SA"/>
    </w:rPr>
  </w:style>
  <w:style w:type="paragraph" w:customStyle="1" w:styleId="130">
    <w:name w:val="xl72"/>
    <w:basedOn w:val="1"/>
    <w:qFormat/>
    <w:uiPriority w:val="0"/>
    <w:pPr>
      <w:widowControl/>
      <w:spacing w:before="100" w:beforeAutospacing="1" w:after="100" w:afterAutospacing="1"/>
      <w:jc w:val="left"/>
    </w:pPr>
    <w:rPr>
      <w:rFonts w:ascii="宋体" w:hAnsi="宋体"/>
      <w:b/>
      <w:bCs/>
      <w:kern w:val="0"/>
      <w:sz w:val="28"/>
      <w:szCs w:val="28"/>
    </w:rPr>
  </w:style>
  <w:style w:type="character" w:customStyle="1" w:styleId="131">
    <w:name w:val="正文首行缩进 Char"/>
    <w:link w:val="42"/>
    <w:qFormat/>
    <w:uiPriority w:val="0"/>
    <w:rPr>
      <w:rFonts w:eastAsia="宋体"/>
      <w:b/>
      <w:bCs/>
      <w:kern w:val="2"/>
      <w:sz w:val="21"/>
      <w:szCs w:val="24"/>
      <w:lang w:val="en-US" w:eastAsia="zh-CN" w:bidi="ar-SA"/>
    </w:rPr>
  </w:style>
  <w:style w:type="paragraph" w:customStyle="1" w:styleId="132">
    <w:name w:val="正文(首行缩进) Char"/>
    <w:qFormat/>
    <w:uiPriority w:val="0"/>
    <w:pPr>
      <w:spacing w:before="120" w:after="60" w:line="360" w:lineRule="auto"/>
      <w:ind w:firstLine="200" w:firstLineChars="200"/>
    </w:pPr>
    <w:rPr>
      <w:rFonts w:ascii="Times New Roman" w:hAnsi="Times New Roman" w:eastAsia="仿宋_GB2312" w:cs="Times New Roman"/>
      <w:spacing w:val="2"/>
      <w:kern w:val="24"/>
      <w:sz w:val="24"/>
      <w:szCs w:val="24"/>
      <w:lang w:val="en-US" w:eastAsia="zh-CN" w:bidi="ar-SA"/>
    </w:rPr>
  </w:style>
  <w:style w:type="paragraph" w:customStyle="1" w:styleId="133">
    <w:name w:val="汉议细等线简8"/>
    <w:qFormat/>
    <w:uiPriority w:val="0"/>
    <w:pPr>
      <w:widowControl w:val="0"/>
      <w:autoSpaceDE w:val="0"/>
      <w:autoSpaceDN w:val="0"/>
      <w:adjustRightInd w:val="0"/>
      <w:spacing w:line="260" w:lineRule="atLeast"/>
      <w:jc w:val="both"/>
    </w:pPr>
    <w:rPr>
      <w:rFonts w:ascii="汉仪细等线简" w:hAnsi="Times New Roman" w:eastAsia="汉仪细等线简" w:cs="Times New Roman"/>
      <w:color w:val="000000"/>
      <w:sz w:val="16"/>
      <w:szCs w:val="16"/>
      <w:lang w:val="en-US" w:eastAsia="zh-CN" w:bidi="ar-SA"/>
    </w:rPr>
  </w:style>
  <w:style w:type="paragraph" w:customStyle="1" w:styleId="134">
    <w:name w:val="汉仪细等线简9BOLD"/>
    <w:basedOn w:val="1"/>
    <w:qFormat/>
    <w:uiPriority w:val="0"/>
    <w:pPr>
      <w:autoSpaceDE w:val="0"/>
      <w:autoSpaceDN w:val="0"/>
      <w:adjustRightInd w:val="0"/>
      <w:spacing w:line="240" w:lineRule="atLeast"/>
    </w:pPr>
    <w:rPr>
      <w:rFonts w:ascii="汉仪细等线简" w:eastAsia="汉仪细等线简"/>
      <w:b/>
      <w:bCs/>
      <w:kern w:val="0"/>
      <w:sz w:val="18"/>
      <w:szCs w:val="18"/>
    </w:rPr>
  </w:style>
  <w:style w:type="character" w:customStyle="1" w:styleId="135">
    <w:name w:val="mode"/>
    <w:basedOn w:val="47"/>
    <w:qFormat/>
    <w:uiPriority w:val="0"/>
  </w:style>
  <w:style w:type="paragraph" w:customStyle="1" w:styleId="136">
    <w:name w:val="9"/>
    <w:basedOn w:val="1"/>
    <w:next w:val="7"/>
    <w:qFormat/>
    <w:uiPriority w:val="0"/>
    <w:pPr>
      <w:autoSpaceDE w:val="0"/>
      <w:autoSpaceDN w:val="0"/>
      <w:adjustRightInd w:val="0"/>
      <w:ind w:firstLine="420"/>
      <w:jc w:val="left"/>
      <w:textAlignment w:val="baseline"/>
    </w:pPr>
    <w:rPr>
      <w:rFonts w:ascii="宋体"/>
      <w:kern w:val="0"/>
      <w:sz w:val="34"/>
      <w:szCs w:val="20"/>
    </w:rPr>
  </w:style>
  <w:style w:type="character" w:customStyle="1" w:styleId="137">
    <w:name w:val="unnamed3"/>
    <w:basedOn w:val="47"/>
    <w:qFormat/>
    <w:uiPriority w:val="0"/>
  </w:style>
  <w:style w:type="paragraph" w:customStyle="1" w:styleId="138">
    <w:name w:val="8"/>
    <w:basedOn w:val="1"/>
    <w:next w:val="20"/>
    <w:qFormat/>
    <w:uiPriority w:val="0"/>
    <w:pPr>
      <w:spacing w:after="120"/>
      <w:ind w:left="420" w:leftChars="200"/>
    </w:pPr>
  </w:style>
  <w:style w:type="paragraph" w:customStyle="1" w:styleId="139">
    <w:name w:val="7"/>
    <w:basedOn w:val="1"/>
    <w:qFormat/>
    <w:uiPriority w:val="0"/>
    <w:pPr>
      <w:autoSpaceDE w:val="0"/>
      <w:autoSpaceDN w:val="0"/>
      <w:adjustRightInd w:val="0"/>
      <w:spacing w:line="270" w:lineRule="atLeast"/>
      <w:jc w:val="left"/>
    </w:pPr>
    <w:rPr>
      <w:rFonts w:ascii="宋体"/>
      <w:kern w:val="0"/>
      <w:sz w:val="18"/>
      <w:szCs w:val="18"/>
    </w:rPr>
  </w:style>
  <w:style w:type="paragraph" w:customStyle="1" w:styleId="140">
    <w:name w:val="00"/>
    <w:basedOn w:val="1"/>
    <w:qFormat/>
    <w:uiPriority w:val="0"/>
    <w:pPr>
      <w:autoSpaceDE w:val="0"/>
      <w:autoSpaceDN w:val="0"/>
      <w:adjustRightInd w:val="0"/>
      <w:jc w:val="left"/>
    </w:pPr>
    <w:rPr>
      <w:rFonts w:ascii="黑体" w:eastAsia="黑体"/>
      <w:b/>
      <w:bCs/>
      <w:kern w:val="0"/>
      <w:sz w:val="20"/>
      <w:szCs w:val="20"/>
    </w:rPr>
  </w:style>
  <w:style w:type="paragraph" w:customStyle="1" w:styleId="141">
    <w:name w:val="5"/>
    <w:basedOn w:val="1"/>
    <w:qFormat/>
    <w:uiPriority w:val="0"/>
    <w:pPr>
      <w:autoSpaceDE w:val="0"/>
      <w:autoSpaceDN w:val="0"/>
      <w:adjustRightInd w:val="0"/>
      <w:jc w:val="left"/>
    </w:pPr>
    <w:rPr>
      <w:rFonts w:ascii="宋体"/>
      <w:b/>
      <w:bCs/>
      <w:kern w:val="0"/>
      <w:sz w:val="18"/>
      <w:szCs w:val="18"/>
    </w:rPr>
  </w:style>
  <w:style w:type="paragraph" w:customStyle="1" w:styleId="142">
    <w:name w:val="6"/>
    <w:basedOn w:val="141"/>
    <w:qFormat/>
    <w:uiPriority w:val="0"/>
    <w:pPr>
      <w:spacing w:line="270" w:lineRule="atLeast"/>
      <w:jc w:val="both"/>
    </w:pPr>
    <w:rPr>
      <w:b w:val="0"/>
      <w:bCs w:val="0"/>
    </w:rPr>
  </w:style>
  <w:style w:type="paragraph" w:customStyle="1" w:styleId="143">
    <w:name w:val="产品描述"/>
    <w:qFormat/>
    <w:uiPriority w:val="0"/>
    <w:pPr>
      <w:widowControl w:val="0"/>
      <w:autoSpaceDE w:val="0"/>
      <w:autoSpaceDN w:val="0"/>
      <w:adjustRightInd w:val="0"/>
      <w:spacing w:line="270" w:lineRule="atLeast"/>
      <w:ind w:firstLine="397"/>
      <w:jc w:val="both"/>
    </w:pPr>
    <w:rPr>
      <w:rFonts w:ascii="宋体" w:hAnsi="Times New Roman" w:eastAsia="宋体" w:cs="Times New Roman"/>
      <w:sz w:val="18"/>
      <w:szCs w:val="18"/>
      <w:lang w:val="en-US" w:eastAsia="zh-CN" w:bidi="ar-SA"/>
    </w:rPr>
  </w:style>
  <w:style w:type="paragraph" w:customStyle="1" w:styleId="144">
    <w:name w:val="姜文清定义的正文"/>
    <w:basedOn w:val="1"/>
    <w:qFormat/>
    <w:uiPriority w:val="0"/>
    <w:pPr>
      <w:spacing w:line="240" w:lineRule="atLeast"/>
      <w:ind w:firstLine="567"/>
    </w:pPr>
    <w:rPr>
      <w:szCs w:val="20"/>
    </w:rPr>
  </w:style>
  <w:style w:type="paragraph" w:customStyle="1" w:styleId="145">
    <w:name w:val="Default"/>
    <w:qFormat/>
    <w:uiPriority w:val="0"/>
    <w:pPr>
      <w:widowControl w:val="0"/>
      <w:autoSpaceDE w:val="0"/>
      <w:autoSpaceDN w:val="0"/>
      <w:adjustRightInd w:val="0"/>
    </w:pPr>
    <w:rPr>
      <w:rFonts w:ascii="H Yb 2gj" w:hAnsi="Times New Roman" w:eastAsia="H Yb 2gj" w:cs="H Yb 2gj"/>
      <w:color w:val="000000"/>
      <w:sz w:val="24"/>
      <w:szCs w:val="24"/>
      <w:lang w:val="en-US" w:eastAsia="zh-CN" w:bidi="ar-SA"/>
    </w:rPr>
  </w:style>
  <w:style w:type="paragraph" w:customStyle="1" w:styleId="146">
    <w:name w:val="CM2"/>
    <w:basedOn w:val="145"/>
    <w:next w:val="145"/>
    <w:qFormat/>
    <w:uiPriority w:val="0"/>
    <w:pPr>
      <w:spacing w:line="200" w:lineRule="atLeast"/>
    </w:pPr>
    <w:rPr>
      <w:rFonts w:ascii="Arial" w:hAnsi="Arial" w:eastAsia="宋体" w:cs="Times New Roman"/>
      <w:color w:val="auto"/>
    </w:rPr>
  </w:style>
  <w:style w:type="paragraph" w:customStyle="1" w:styleId="147">
    <w:name w:val="Normal Paragraph"/>
    <w:basedOn w:val="1"/>
    <w:qFormat/>
    <w:uiPriority w:val="0"/>
    <w:pPr>
      <w:widowControl/>
      <w:spacing w:before="120" w:line="360" w:lineRule="auto"/>
      <w:ind w:firstLine="425"/>
    </w:pPr>
    <w:rPr>
      <w:kern w:val="0"/>
      <w:sz w:val="24"/>
    </w:rPr>
  </w:style>
  <w:style w:type="character" w:customStyle="1" w:styleId="148">
    <w:name w:val="blue"/>
    <w:basedOn w:val="47"/>
    <w:qFormat/>
    <w:uiPriority w:val="0"/>
  </w:style>
  <w:style w:type="paragraph" w:customStyle="1" w:styleId="149">
    <w:name w:val="blue1"/>
    <w:basedOn w:val="1"/>
    <w:qFormat/>
    <w:uiPriority w:val="0"/>
    <w:pPr>
      <w:widowControl/>
      <w:spacing w:before="100" w:beforeAutospacing="1" w:after="100" w:afterAutospacing="1"/>
      <w:jc w:val="left"/>
    </w:pPr>
    <w:rPr>
      <w:rFonts w:ascii="宋体" w:hAnsi="宋体" w:cs="宋体"/>
      <w:kern w:val="0"/>
      <w:sz w:val="24"/>
    </w:rPr>
  </w:style>
  <w:style w:type="character" w:customStyle="1" w:styleId="150">
    <w:name w:val="font"/>
    <w:basedOn w:val="47"/>
    <w:qFormat/>
    <w:uiPriority w:val="0"/>
  </w:style>
  <w:style w:type="character" w:customStyle="1" w:styleId="151">
    <w:name w:val="font11"/>
    <w:qFormat/>
    <w:uiPriority w:val="0"/>
    <w:rPr>
      <w:rFonts w:hint="default" w:ascii="ˎ̥" w:hAnsi="ˎ̥"/>
    </w:rPr>
  </w:style>
  <w:style w:type="paragraph" w:customStyle="1" w:styleId="152">
    <w:name w:val="a14"/>
    <w:basedOn w:val="1"/>
    <w:qFormat/>
    <w:uiPriority w:val="0"/>
    <w:pPr>
      <w:widowControl/>
      <w:spacing w:before="100" w:beforeAutospacing="1" w:after="100" w:afterAutospacing="1" w:line="300" w:lineRule="atLeast"/>
      <w:ind w:firstLine="375"/>
      <w:jc w:val="left"/>
    </w:pPr>
    <w:rPr>
      <w:rFonts w:ascii="宋体" w:hAnsi="宋体" w:cs="宋体"/>
      <w:kern w:val="0"/>
      <w:szCs w:val="21"/>
    </w:rPr>
  </w:style>
  <w:style w:type="character" w:customStyle="1" w:styleId="153">
    <w:name w:val="proddescription"/>
    <w:basedOn w:val="47"/>
    <w:qFormat/>
    <w:uiPriority w:val="0"/>
  </w:style>
  <w:style w:type="character" w:customStyle="1" w:styleId="154">
    <w:name w:val="prodheadlines"/>
    <w:basedOn w:val="47"/>
    <w:qFormat/>
    <w:uiPriority w:val="0"/>
  </w:style>
  <w:style w:type="character" w:customStyle="1" w:styleId="155">
    <w:name w:val="text"/>
    <w:basedOn w:val="47"/>
    <w:qFormat/>
    <w:uiPriority w:val="0"/>
  </w:style>
  <w:style w:type="paragraph" w:customStyle="1" w:styleId="156">
    <w:name w:val="text1"/>
    <w:basedOn w:val="1"/>
    <w:qFormat/>
    <w:uiPriority w:val="0"/>
    <w:pPr>
      <w:widowControl/>
      <w:spacing w:before="100" w:beforeAutospacing="1" w:after="100" w:afterAutospacing="1"/>
      <w:jc w:val="left"/>
    </w:pPr>
    <w:rPr>
      <w:rFonts w:ascii="宋体" w:hAnsi="宋体" w:cs="宋体"/>
      <w:kern w:val="0"/>
      <w:sz w:val="24"/>
    </w:rPr>
  </w:style>
  <w:style w:type="paragraph" w:customStyle="1" w:styleId="157">
    <w:name w:val="z-窗体顶端1"/>
    <w:basedOn w:val="1"/>
    <w:next w:val="1"/>
    <w:hidden/>
    <w:qFormat/>
    <w:uiPriority w:val="0"/>
    <w:pPr>
      <w:widowControl/>
      <w:pBdr>
        <w:bottom w:val="single" w:color="auto" w:sz="6" w:space="1"/>
      </w:pBdr>
      <w:jc w:val="center"/>
    </w:pPr>
    <w:rPr>
      <w:rFonts w:ascii="Arial" w:hAnsi="Arial" w:cs="Arial"/>
      <w:vanish/>
      <w:kern w:val="0"/>
      <w:sz w:val="16"/>
      <w:szCs w:val="16"/>
    </w:rPr>
  </w:style>
  <w:style w:type="paragraph" w:customStyle="1" w:styleId="158">
    <w:name w:val="z-窗体底端1"/>
    <w:basedOn w:val="1"/>
    <w:next w:val="1"/>
    <w:hidden/>
    <w:qFormat/>
    <w:uiPriority w:val="0"/>
    <w:pPr>
      <w:widowControl/>
      <w:pBdr>
        <w:top w:val="single" w:color="auto" w:sz="6" w:space="1"/>
      </w:pBdr>
      <w:jc w:val="center"/>
    </w:pPr>
    <w:rPr>
      <w:rFonts w:ascii="Arial" w:hAnsi="Arial" w:cs="Arial"/>
      <w:vanish/>
      <w:kern w:val="0"/>
      <w:sz w:val="16"/>
      <w:szCs w:val="16"/>
    </w:rPr>
  </w:style>
  <w:style w:type="paragraph" w:customStyle="1" w:styleId="159">
    <w:name w:val="正文样式"/>
    <w:basedOn w:val="1"/>
    <w:qFormat/>
    <w:uiPriority w:val="0"/>
    <w:pPr>
      <w:adjustRightInd w:val="0"/>
      <w:spacing w:line="400" w:lineRule="atLeast"/>
      <w:ind w:firstLine="570" w:firstLineChars="203"/>
      <w:textAlignment w:val="baseline"/>
    </w:pPr>
    <w:rPr>
      <w:rFonts w:eastAsia="仿宋_GB2312"/>
      <w:kern w:val="0"/>
      <w:sz w:val="28"/>
      <w:szCs w:val="20"/>
    </w:rPr>
  </w:style>
  <w:style w:type="paragraph" w:customStyle="1" w:styleId="160">
    <w:name w:val="xl34"/>
    <w:basedOn w:val="1"/>
    <w:qFormat/>
    <w:uiPriority w:val="0"/>
    <w:pPr>
      <w:widowControl/>
      <w:pBdr>
        <w:left w:val="single" w:color="auto" w:sz="4" w:space="0"/>
      </w:pBdr>
      <w:spacing w:before="100" w:beforeAutospacing="1" w:after="100" w:afterAutospacing="1"/>
      <w:jc w:val="center"/>
      <w:textAlignment w:val="center"/>
    </w:pPr>
    <w:rPr>
      <w:rFonts w:ascii="宋体" w:hAnsi="宋体"/>
      <w:kern w:val="0"/>
      <w:sz w:val="24"/>
    </w:rPr>
  </w:style>
  <w:style w:type="paragraph" w:customStyle="1" w:styleId="161">
    <w:name w:val="段落正文"/>
    <w:basedOn w:val="23"/>
    <w:qFormat/>
    <w:uiPriority w:val="0"/>
    <w:pPr>
      <w:ind w:firstLine="560" w:firstLineChars="200"/>
    </w:pPr>
    <w:rPr>
      <w:sz w:val="28"/>
    </w:rPr>
  </w:style>
  <w:style w:type="character" w:customStyle="1" w:styleId="162">
    <w:name w:val="gray6"/>
    <w:basedOn w:val="47"/>
    <w:qFormat/>
    <w:uiPriority w:val="0"/>
  </w:style>
  <w:style w:type="character" w:customStyle="1" w:styleId="163">
    <w:name w:val="style9"/>
    <w:basedOn w:val="47"/>
    <w:qFormat/>
    <w:uiPriority w:val="0"/>
  </w:style>
  <w:style w:type="paragraph" w:customStyle="1" w:styleId="164">
    <w:name w:val="2册标题4"/>
    <w:basedOn w:val="1"/>
    <w:next w:val="1"/>
    <w:qFormat/>
    <w:uiPriority w:val="0"/>
    <w:pPr>
      <w:spacing w:beforeLines="50" w:afterLines="50" w:line="300" w:lineRule="auto"/>
      <w:ind w:left="420" w:leftChars="200"/>
      <w:outlineLvl w:val="3"/>
    </w:pPr>
    <w:rPr>
      <w:rFonts w:ascii="Arial" w:hAnsi="Arial" w:eastAsia="幼圆" w:cs="Arial"/>
      <w:b/>
      <w:sz w:val="24"/>
    </w:rPr>
  </w:style>
  <w:style w:type="character" w:customStyle="1" w:styleId="165">
    <w:name w:val="grame"/>
    <w:basedOn w:val="47"/>
    <w:qFormat/>
    <w:uiPriority w:val="0"/>
  </w:style>
  <w:style w:type="paragraph" w:customStyle="1" w:styleId="166">
    <w:name w:val="style2"/>
    <w:basedOn w:val="1"/>
    <w:qFormat/>
    <w:uiPriority w:val="0"/>
    <w:pPr>
      <w:widowControl/>
      <w:spacing w:before="100" w:beforeAutospacing="1" w:after="100" w:afterAutospacing="1"/>
      <w:jc w:val="left"/>
    </w:pPr>
    <w:rPr>
      <w:rFonts w:ascii="宋体" w:hAnsi="宋体" w:cs="宋体"/>
      <w:kern w:val="0"/>
      <w:sz w:val="18"/>
      <w:szCs w:val="18"/>
    </w:rPr>
  </w:style>
  <w:style w:type="paragraph" w:customStyle="1" w:styleId="167">
    <w:name w:val="Char1"/>
    <w:basedOn w:val="1"/>
    <w:qFormat/>
    <w:uiPriority w:val="0"/>
    <w:pPr>
      <w:jc w:val="left"/>
    </w:pPr>
    <w:rPr>
      <w:rFonts w:ascii="Tahoma" w:hAnsi="Tahoma"/>
      <w:sz w:val="24"/>
      <w:szCs w:val="20"/>
    </w:rPr>
  </w:style>
  <w:style w:type="paragraph" w:customStyle="1" w:styleId="168">
    <w:name w:val="编号1"/>
    <w:basedOn w:val="1"/>
    <w:qFormat/>
    <w:uiPriority w:val="0"/>
    <w:pPr>
      <w:numPr>
        <w:ilvl w:val="0"/>
        <w:numId w:val="6"/>
      </w:numPr>
      <w:adjustRightInd w:val="0"/>
      <w:spacing w:line="300" w:lineRule="auto"/>
      <w:ind w:right="210"/>
      <w:textAlignment w:val="center"/>
    </w:pPr>
    <w:rPr>
      <w:rFonts w:ascii="宋体" w:hAnsi="宋体"/>
      <w:snapToGrid w:val="0"/>
      <w:spacing w:val="10"/>
      <w:kern w:val="24"/>
    </w:rPr>
  </w:style>
  <w:style w:type="paragraph" w:customStyle="1" w:styleId="169">
    <w:name w:val="Char Char Char Char Char Char Char Char Char Char Char Char Char Char Char Char Char Char Char Char Char Char"/>
    <w:basedOn w:val="1"/>
    <w:qFormat/>
    <w:uiPriority w:val="0"/>
    <w:pPr>
      <w:widowControl/>
      <w:spacing w:line="400" w:lineRule="exact"/>
      <w:jc w:val="center"/>
    </w:pPr>
    <w:rPr>
      <w:rFonts w:ascii="Verdana" w:hAnsi="Verdana"/>
      <w:kern w:val="0"/>
      <w:szCs w:val="20"/>
      <w:lang w:eastAsia="en-US"/>
    </w:rPr>
  </w:style>
  <w:style w:type="paragraph" w:customStyle="1" w:styleId="170">
    <w:name w:val="font0"/>
    <w:basedOn w:val="1"/>
    <w:qFormat/>
    <w:uiPriority w:val="0"/>
    <w:pPr>
      <w:widowControl/>
      <w:spacing w:before="100" w:beforeAutospacing="1" w:after="100" w:afterAutospacing="1"/>
      <w:jc w:val="left"/>
    </w:pPr>
    <w:rPr>
      <w:rFonts w:hint="eastAsia" w:ascii="宋体" w:hAnsi="宋体"/>
      <w:kern w:val="0"/>
      <w:sz w:val="24"/>
    </w:rPr>
  </w:style>
  <w:style w:type="paragraph" w:customStyle="1" w:styleId="171">
    <w:name w:val="font5"/>
    <w:basedOn w:val="1"/>
    <w:qFormat/>
    <w:uiPriority w:val="0"/>
    <w:pPr>
      <w:widowControl/>
      <w:spacing w:before="100" w:beforeAutospacing="1" w:after="100" w:afterAutospacing="1"/>
      <w:jc w:val="left"/>
    </w:pPr>
    <w:rPr>
      <w:rFonts w:hint="eastAsia" w:ascii="宋体" w:hAnsi="宋体"/>
      <w:kern w:val="0"/>
      <w:sz w:val="18"/>
      <w:szCs w:val="18"/>
    </w:rPr>
  </w:style>
  <w:style w:type="paragraph" w:customStyle="1" w:styleId="172">
    <w:name w:val="font6"/>
    <w:basedOn w:val="1"/>
    <w:qFormat/>
    <w:uiPriority w:val="0"/>
    <w:pPr>
      <w:widowControl/>
      <w:spacing w:before="100" w:beforeAutospacing="1" w:after="100" w:afterAutospacing="1"/>
      <w:jc w:val="left"/>
    </w:pPr>
    <w:rPr>
      <w:kern w:val="0"/>
      <w:sz w:val="24"/>
    </w:rPr>
  </w:style>
  <w:style w:type="paragraph" w:customStyle="1" w:styleId="173">
    <w:name w:val="xl2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kern w:val="0"/>
      <w:sz w:val="24"/>
    </w:rPr>
  </w:style>
  <w:style w:type="paragraph" w:customStyle="1" w:styleId="174">
    <w:name w:val="xl2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kern w:val="0"/>
      <w:sz w:val="24"/>
    </w:rPr>
  </w:style>
  <w:style w:type="paragraph" w:customStyle="1" w:styleId="175">
    <w:name w:val="表格字"/>
    <w:basedOn w:val="1"/>
    <w:qFormat/>
    <w:uiPriority w:val="0"/>
    <w:pPr>
      <w:adjustRightInd w:val="0"/>
      <w:jc w:val="center"/>
    </w:pPr>
    <w:rPr>
      <w:rFonts w:ascii="宋体"/>
      <w:sz w:val="24"/>
      <w:szCs w:val="20"/>
    </w:rPr>
  </w:style>
  <w:style w:type="character" w:customStyle="1" w:styleId="176">
    <w:name w:val="样式 小三 加粗"/>
    <w:qFormat/>
    <w:uiPriority w:val="0"/>
    <w:rPr>
      <w:rFonts w:eastAsia="宋体"/>
      <w:b/>
      <w:bCs/>
      <w:sz w:val="32"/>
    </w:rPr>
  </w:style>
  <w:style w:type="paragraph" w:customStyle="1" w:styleId="177">
    <w:name w:val="xl2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kern w:val="0"/>
      <w:sz w:val="20"/>
      <w:szCs w:val="20"/>
    </w:rPr>
  </w:style>
  <w:style w:type="paragraph" w:customStyle="1" w:styleId="178">
    <w:name w:val="qw"/>
    <w:qFormat/>
    <w:uiPriority w:val="0"/>
    <w:pPr>
      <w:widowControl w:val="0"/>
      <w:adjustRightInd w:val="0"/>
      <w:spacing w:line="312" w:lineRule="atLeast"/>
      <w:jc w:val="both"/>
      <w:textAlignment w:val="baseline"/>
    </w:pPr>
    <w:rPr>
      <w:rFonts w:ascii="宋体" w:hAnsi="Times New Roman" w:eastAsia="宋体" w:cs="Times New Roman"/>
      <w:sz w:val="24"/>
      <w:lang w:val="en-US" w:eastAsia="zh-CN" w:bidi="ar-SA"/>
    </w:rPr>
  </w:style>
  <w:style w:type="paragraph" w:customStyle="1" w:styleId="179">
    <w:name w:val="Char Char Char"/>
    <w:basedOn w:val="1"/>
    <w:qFormat/>
    <w:uiPriority w:val="0"/>
    <w:rPr>
      <w:rFonts w:ascii="Tahoma" w:hAnsi="Tahoma"/>
      <w:sz w:val="24"/>
      <w:szCs w:val="20"/>
    </w:rPr>
  </w:style>
  <w:style w:type="paragraph" w:customStyle="1" w:styleId="180">
    <w:name w:val="Char2"/>
    <w:basedOn w:val="1"/>
    <w:qFormat/>
    <w:uiPriority w:val="0"/>
    <w:pPr>
      <w:widowControl/>
      <w:spacing w:after="160" w:line="240" w:lineRule="exact"/>
      <w:jc w:val="left"/>
    </w:pPr>
    <w:rPr>
      <w:rFonts w:ascii="Verdana" w:hAnsi="Verdana" w:eastAsia="仿宋_GB2312"/>
      <w:kern w:val="0"/>
      <w:sz w:val="24"/>
      <w:szCs w:val="20"/>
      <w:lang w:eastAsia="en-US"/>
    </w:rPr>
  </w:style>
  <w:style w:type="character" w:customStyle="1" w:styleId="181">
    <w:name w:val="info4"/>
    <w:basedOn w:val="47"/>
    <w:qFormat/>
    <w:uiPriority w:val="0"/>
  </w:style>
  <w:style w:type="paragraph" w:customStyle="1" w:styleId="182">
    <w:name w:val="缩进正文"/>
    <w:basedOn w:val="1"/>
    <w:link w:val="183"/>
    <w:qFormat/>
    <w:uiPriority w:val="0"/>
    <w:pPr>
      <w:ind w:firstLine="560" w:firstLineChars="200"/>
    </w:pPr>
    <w:rPr>
      <w:rFonts w:eastAsia="仿宋_GB2312" w:cs="宋体"/>
      <w:sz w:val="28"/>
      <w:szCs w:val="20"/>
    </w:rPr>
  </w:style>
  <w:style w:type="character" w:customStyle="1" w:styleId="183">
    <w:name w:val="缩进正文 Char"/>
    <w:link w:val="182"/>
    <w:qFormat/>
    <w:uiPriority w:val="0"/>
    <w:rPr>
      <w:rFonts w:eastAsia="仿宋_GB2312" w:cs="宋体"/>
      <w:kern w:val="2"/>
      <w:sz w:val="28"/>
      <w:lang w:val="en-US" w:eastAsia="zh-CN" w:bidi="ar-SA"/>
    </w:rPr>
  </w:style>
  <w:style w:type="paragraph" w:customStyle="1" w:styleId="184">
    <w:name w:val="列出段落1"/>
    <w:basedOn w:val="1"/>
    <w:qFormat/>
    <w:uiPriority w:val="0"/>
    <w:pPr>
      <w:ind w:firstLine="420" w:firstLineChars="200"/>
    </w:pPr>
    <w:rPr>
      <w:rFonts w:ascii="Calibri" w:hAnsi="Calibri" w:cs="Calibri"/>
      <w:szCs w:val="21"/>
    </w:rPr>
  </w:style>
  <w:style w:type="character" w:customStyle="1" w:styleId="185">
    <w:name w:val="批注文字 Char"/>
    <w:basedOn w:val="47"/>
    <w:link w:val="16"/>
    <w:semiHidden/>
    <w:qFormat/>
    <w:uiPriority w:val="99"/>
    <w:rPr>
      <w:rFonts w:ascii="宋体"/>
      <w:sz w:val="34"/>
    </w:rPr>
  </w:style>
  <w:style w:type="character" w:customStyle="1" w:styleId="186">
    <w:name w:val="批注主题 Char"/>
    <w:basedOn w:val="185"/>
    <w:link w:val="41"/>
    <w:qFormat/>
    <w:uiPriority w:val="99"/>
    <w:rPr>
      <w:rFonts w:ascii="宋体"/>
      <w:sz w:val="34"/>
    </w:rPr>
  </w:style>
  <w:style w:type="paragraph" w:customStyle="1" w:styleId="187">
    <w:name w:val="评价"/>
    <w:basedOn w:val="1"/>
    <w:qFormat/>
    <w:uiPriority w:val="0"/>
    <w:pPr>
      <w:spacing w:afterLines="20"/>
      <w:ind w:firstLine="1446" w:firstLineChars="200"/>
    </w:pPr>
    <w:rPr>
      <w:rFonts w:ascii="Calibri" w:hAnsi="Calibri"/>
      <w:sz w:val="24"/>
    </w:rPr>
  </w:style>
  <w:style w:type="paragraph" w:customStyle="1" w:styleId="188">
    <w:name w:val="修订1"/>
    <w:hidden/>
    <w:semiHidden/>
    <w:qFormat/>
    <w:uiPriority w:val="99"/>
    <w:rPr>
      <w:rFonts w:ascii="Times New Roman" w:hAnsi="Times New Roman" w:eastAsia="宋体" w:cs="Times New Roman"/>
      <w:kern w:val="2"/>
      <w:sz w:val="21"/>
      <w:szCs w:val="24"/>
      <w:lang w:val="en-US" w:eastAsia="zh-CN" w:bidi="ar-SA"/>
    </w:rPr>
  </w:style>
  <w:style w:type="character" w:customStyle="1" w:styleId="189">
    <w:name w:val="alt-edited1"/>
    <w:qFormat/>
    <w:uiPriority w:val="0"/>
    <w:rPr>
      <w:color w:val="4D90F0"/>
    </w:rPr>
  </w:style>
  <w:style w:type="paragraph" w:customStyle="1" w:styleId="190">
    <w:name w:val="toc 14"/>
    <w:next w:val="1"/>
    <w:qFormat/>
    <w:uiPriority w:val="0"/>
    <w:pPr>
      <w:wordWrap w:val="0"/>
      <w:jc w:val="both"/>
    </w:pPr>
    <w:rPr>
      <w:rFonts w:ascii="Calibri" w:hAnsi="Calibri" w:eastAsia="宋体" w:cs="Times New Roman"/>
      <w:sz w:val="21"/>
      <w:lang w:val="en-US" w:eastAsia="zh-CN" w:bidi="ar-SA"/>
    </w:rPr>
  </w:style>
  <w:style w:type="character" w:customStyle="1" w:styleId="191">
    <w:name w:val="文档结构图 Char1"/>
    <w:semiHidden/>
    <w:qFormat/>
    <w:uiPriority w:val="0"/>
    <w:rPr>
      <w:sz w:val="20"/>
    </w:rPr>
  </w:style>
  <w:style w:type="character" w:customStyle="1" w:styleId="192">
    <w:name w:val="文档结构图 Char"/>
    <w:semiHidden/>
    <w:qFormat/>
    <w:uiPriority w:val="0"/>
    <w:rPr>
      <w:sz w:val="20"/>
    </w:rPr>
  </w:style>
  <w:style w:type="character" w:customStyle="1" w:styleId="193">
    <w:name w:val="short_text"/>
    <w:basedOn w:val="47"/>
    <w:qFormat/>
    <w:uiPriority w:val="0"/>
    <w:rPr>
      <w:sz w:val="20"/>
    </w:rPr>
  </w:style>
  <w:style w:type="character" w:customStyle="1" w:styleId="194">
    <w:name w:val="标题 Char1"/>
    <w:qFormat/>
    <w:uiPriority w:val="0"/>
    <w:rPr>
      <w:b/>
      <w:sz w:val="20"/>
    </w:rPr>
  </w:style>
  <w:style w:type="character" w:customStyle="1" w:styleId="195">
    <w:name w:val="正文文本缩进 3 Char1"/>
    <w:semiHidden/>
    <w:qFormat/>
    <w:uiPriority w:val="0"/>
    <w:rPr>
      <w:sz w:val="20"/>
    </w:rPr>
  </w:style>
  <w:style w:type="character" w:customStyle="1" w:styleId="196">
    <w:name w:val="font21"/>
    <w:qFormat/>
    <w:uiPriority w:val="0"/>
    <w:rPr>
      <w:color w:val="FF0000"/>
      <w:sz w:val="20"/>
      <w:u w:val="none"/>
    </w:rPr>
  </w:style>
  <w:style w:type="character" w:customStyle="1" w:styleId="197">
    <w:name w:val="不明显强调1"/>
    <w:qFormat/>
    <w:uiPriority w:val="0"/>
    <w:rPr>
      <w:i/>
      <w:sz w:val="20"/>
    </w:rPr>
  </w:style>
  <w:style w:type="character" w:customStyle="1" w:styleId="198">
    <w:name w:val="font71"/>
    <w:qFormat/>
    <w:uiPriority w:val="0"/>
    <w:rPr>
      <w:sz w:val="20"/>
      <w:u w:val="none"/>
    </w:rPr>
  </w:style>
  <w:style w:type="character" w:customStyle="1" w:styleId="199">
    <w:name w:val="页眉 Char1"/>
    <w:semiHidden/>
    <w:qFormat/>
    <w:uiPriority w:val="0"/>
    <w:rPr>
      <w:sz w:val="20"/>
    </w:rPr>
  </w:style>
  <w:style w:type="character" w:customStyle="1" w:styleId="200">
    <w:name w:val="正文文本缩进 2 Char1"/>
    <w:semiHidden/>
    <w:qFormat/>
    <w:uiPriority w:val="0"/>
    <w:rPr>
      <w:sz w:val="20"/>
    </w:rPr>
  </w:style>
  <w:style w:type="character" w:customStyle="1" w:styleId="201">
    <w:name w:val="font61"/>
    <w:qFormat/>
    <w:uiPriority w:val="0"/>
    <w:rPr>
      <w:sz w:val="20"/>
      <w:u w:val="none"/>
    </w:rPr>
  </w:style>
  <w:style w:type="character" w:customStyle="1" w:styleId="202">
    <w:name w:val="纯文本 Char1"/>
    <w:semiHidden/>
    <w:qFormat/>
    <w:uiPriority w:val="0"/>
    <w:rPr>
      <w:sz w:val="20"/>
    </w:rPr>
  </w:style>
  <w:style w:type="character" w:customStyle="1" w:styleId="203">
    <w:name w:val="正文文本 3 Char1"/>
    <w:semiHidden/>
    <w:qFormat/>
    <w:uiPriority w:val="0"/>
    <w:rPr>
      <w:sz w:val="20"/>
    </w:rPr>
  </w:style>
  <w:style w:type="character" w:customStyle="1" w:styleId="204">
    <w:name w:val="正文文本缩进 Char1"/>
    <w:semiHidden/>
    <w:qFormat/>
    <w:uiPriority w:val="0"/>
    <w:rPr>
      <w:sz w:val="20"/>
    </w:rPr>
  </w:style>
  <w:style w:type="character" w:customStyle="1" w:styleId="205">
    <w:name w:val="明显参考1"/>
    <w:qFormat/>
    <w:uiPriority w:val="0"/>
    <w:rPr>
      <w:b/>
      <w:sz w:val="20"/>
    </w:rPr>
  </w:style>
  <w:style w:type="character" w:customStyle="1" w:styleId="206">
    <w:name w:val="apple-converted-space"/>
    <w:qFormat/>
    <w:uiPriority w:val="0"/>
    <w:rPr>
      <w:sz w:val="20"/>
    </w:rPr>
  </w:style>
  <w:style w:type="character" w:customStyle="1" w:styleId="207">
    <w:name w:val="书籍标题1"/>
    <w:qFormat/>
    <w:uiPriority w:val="0"/>
    <w:rPr>
      <w:b/>
      <w:i/>
      <w:sz w:val="20"/>
    </w:rPr>
  </w:style>
  <w:style w:type="character" w:customStyle="1" w:styleId="208">
    <w:name w:val="long_text"/>
    <w:qFormat/>
    <w:uiPriority w:val="0"/>
    <w:rPr>
      <w:sz w:val="20"/>
    </w:rPr>
  </w:style>
  <w:style w:type="character" w:customStyle="1" w:styleId="209">
    <w:name w:val="日期 Char1"/>
    <w:semiHidden/>
    <w:qFormat/>
    <w:uiPriority w:val="0"/>
    <w:rPr>
      <w:sz w:val="20"/>
    </w:rPr>
  </w:style>
  <w:style w:type="character" w:customStyle="1" w:styleId="210">
    <w:name w:val="批注文字 Char1"/>
    <w:semiHidden/>
    <w:qFormat/>
    <w:uiPriority w:val="0"/>
    <w:rPr>
      <w:sz w:val="20"/>
    </w:rPr>
  </w:style>
  <w:style w:type="character" w:customStyle="1" w:styleId="211">
    <w:name w:val="明显强调1"/>
    <w:qFormat/>
    <w:uiPriority w:val="0"/>
    <w:rPr>
      <w:i/>
      <w:sz w:val="20"/>
    </w:rPr>
  </w:style>
  <w:style w:type="character" w:customStyle="1" w:styleId="212">
    <w:name w:val="16"/>
    <w:qFormat/>
    <w:uiPriority w:val="0"/>
    <w:rPr>
      <w:b/>
      <w:color w:val="FF0356"/>
      <w:sz w:val="20"/>
    </w:rPr>
  </w:style>
  <w:style w:type="character" w:customStyle="1" w:styleId="213">
    <w:name w:val="批注主题 Char1"/>
    <w:semiHidden/>
    <w:qFormat/>
    <w:uiPriority w:val="0"/>
    <w:rPr>
      <w:b/>
      <w:sz w:val="20"/>
    </w:rPr>
  </w:style>
  <w:style w:type="character" w:customStyle="1" w:styleId="214">
    <w:name w:val="正文文本 2 Char1"/>
    <w:semiHidden/>
    <w:qFormat/>
    <w:uiPriority w:val="0"/>
    <w:rPr>
      <w:sz w:val="20"/>
    </w:rPr>
  </w:style>
  <w:style w:type="character" w:customStyle="1" w:styleId="215">
    <w:name w:val="font31"/>
    <w:qFormat/>
    <w:uiPriority w:val="0"/>
    <w:rPr>
      <w:color w:val="FF0000"/>
      <w:sz w:val="20"/>
      <w:u w:val="none"/>
      <w:vertAlign w:val="superscript"/>
    </w:rPr>
  </w:style>
  <w:style w:type="character" w:customStyle="1" w:styleId="216">
    <w:name w:val="不明显参考1"/>
    <w:qFormat/>
    <w:uiPriority w:val="0"/>
    <w:rPr>
      <w:sz w:val="20"/>
    </w:rPr>
  </w:style>
  <w:style w:type="character" w:customStyle="1" w:styleId="217">
    <w:name w:val="HTML 预设格式 Char1"/>
    <w:semiHidden/>
    <w:qFormat/>
    <w:uiPriority w:val="0"/>
    <w:rPr>
      <w:sz w:val="20"/>
    </w:rPr>
  </w:style>
  <w:style w:type="character" w:customStyle="1" w:styleId="218">
    <w:name w:val="font01"/>
    <w:basedOn w:val="47"/>
    <w:qFormat/>
    <w:uiPriority w:val="0"/>
    <w:rPr>
      <w:color w:val="FF0000"/>
      <w:sz w:val="20"/>
      <w:u w:val="none"/>
      <w:vertAlign w:val="superscript"/>
    </w:rPr>
  </w:style>
  <w:style w:type="character" w:customStyle="1" w:styleId="219">
    <w:name w:val="页脚 Char1"/>
    <w:semiHidden/>
    <w:qFormat/>
    <w:uiPriority w:val="0"/>
    <w:rPr>
      <w:sz w:val="20"/>
    </w:rPr>
  </w:style>
  <w:style w:type="character" w:customStyle="1" w:styleId="220">
    <w:name w:val="批注框文本 Char1"/>
    <w:semiHidden/>
    <w:qFormat/>
    <w:uiPriority w:val="0"/>
    <w:rPr>
      <w:sz w:val="20"/>
    </w:rPr>
  </w:style>
  <w:style w:type="paragraph" w:customStyle="1" w:styleId="221">
    <w:name w:val="列出段落2"/>
    <w:basedOn w:val="1"/>
    <w:next w:val="222"/>
    <w:qFormat/>
    <w:uiPriority w:val="0"/>
    <w:pPr>
      <w:ind w:firstLine="420"/>
    </w:pPr>
    <w:rPr>
      <w:rFonts w:hAnsi="Calibri"/>
      <w:kern w:val="0"/>
      <w:szCs w:val="20"/>
    </w:rPr>
  </w:style>
  <w:style w:type="paragraph" w:customStyle="1" w:styleId="222">
    <w:name w:val="toc 814"/>
    <w:next w:val="1"/>
    <w:qFormat/>
    <w:uiPriority w:val="0"/>
    <w:pPr>
      <w:wordWrap w:val="0"/>
      <w:ind w:left="2975"/>
      <w:jc w:val="both"/>
    </w:pPr>
    <w:rPr>
      <w:rFonts w:ascii="Calibri" w:hAnsi="Calibri" w:eastAsia="宋体" w:cs="Times New Roman"/>
      <w:sz w:val="21"/>
      <w:lang w:val="en-US" w:eastAsia="zh-CN" w:bidi="ar-SA"/>
    </w:rPr>
  </w:style>
  <w:style w:type="paragraph" w:customStyle="1" w:styleId="223">
    <w:name w:val="toc 62"/>
    <w:next w:val="1"/>
    <w:qFormat/>
    <w:uiPriority w:val="0"/>
    <w:pPr>
      <w:wordWrap w:val="0"/>
      <w:ind w:left="2125"/>
      <w:jc w:val="both"/>
    </w:pPr>
    <w:rPr>
      <w:rFonts w:ascii="Calibri" w:hAnsi="Calibri" w:eastAsia="宋体" w:cs="Times New Roman"/>
      <w:sz w:val="21"/>
      <w:lang w:val="en-US" w:eastAsia="zh-CN" w:bidi="ar-SA"/>
    </w:rPr>
  </w:style>
  <w:style w:type="paragraph" w:customStyle="1" w:styleId="224">
    <w:name w:val="toc 414"/>
    <w:next w:val="1"/>
    <w:qFormat/>
    <w:uiPriority w:val="0"/>
    <w:pPr>
      <w:wordWrap w:val="0"/>
      <w:ind w:left="1275"/>
      <w:jc w:val="both"/>
    </w:pPr>
    <w:rPr>
      <w:rFonts w:ascii="Calibri" w:hAnsi="Calibri" w:eastAsia="宋体" w:cs="Times New Roman"/>
      <w:sz w:val="21"/>
      <w:lang w:val="en-US" w:eastAsia="zh-CN" w:bidi="ar-SA"/>
    </w:rPr>
  </w:style>
  <w:style w:type="paragraph" w:customStyle="1" w:styleId="225">
    <w:name w:val="toc 411"/>
    <w:next w:val="1"/>
    <w:qFormat/>
    <w:uiPriority w:val="0"/>
    <w:pPr>
      <w:wordWrap w:val="0"/>
      <w:ind w:left="1275"/>
      <w:jc w:val="both"/>
    </w:pPr>
    <w:rPr>
      <w:rFonts w:ascii="Calibri" w:hAnsi="Calibri" w:eastAsia="宋体" w:cs="Times New Roman"/>
      <w:sz w:val="21"/>
      <w:lang w:val="en-US" w:eastAsia="zh-CN" w:bidi="ar-SA"/>
    </w:rPr>
  </w:style>
  <w:style w:type="paragraph" w:customStyle="1" w:styleId="226">
    <w:name w:val="xl86"/>
    <w:basedOn w:val="1"/>
    <w:next w:val="227"/>
    <w:qFormat/>
    <w:uiPriority w:val="0"/>
    <w:pPr>
      <w:widowControl/>
      <w:shd w:val="clear" w:color="000000" w:fill="FFFFFF"/>
      <w:spacing w:before="280" w:after="280"/>
      <w:jc w:val="center"/>
    </w:pPr>
    <w:rPr>
      <w:rFonts w:ascii="宋体" w:hAnsi="Calibri"/>
      <w:kern w:val="0"/>
      <w:sz w:val="20"/>
      <w:szCs w:val="20"/>
    </w:rPr>
  </w:style>
  <w:style w:type="paragraph" w:customStyle="1" w:styleId="227">
    <w:name w:val="toc 515"/>
    <w:next w:val="1"/>
    <w:qFormat/>
    <w:uiPriority w:val="0"/>
    <w:pPr>
      <w:wordWrap w:val="0"/>
      <w:ind w:left="1700"/>
      <w:jc w:val="both"/>
    </w:pPr>
    <w:rPr>
      <w:rFonts w:ascii="Calibri" w:hAnsi="Calibri" w:eastAsia="宋体" w:cs="Times New Roman"/>
      <w:sz w:val="21"/>
      <w:lang w:val="en-US" w:eastAsia="zh-CN" w:bidi="ar-SA"/>
    </w:rPr>
  </w:style>
  <w:style w:type="paragraph" w:customStyle="1" w:styleId="228">
    <w:name w:val="TOC Heading4"/>
    <w:next w:val="1"/>
    <w:qFormat/>
    <w:uiPriority w:val="0"/>
    <w:pPr>
      <w:wordWrap w:val="0"/>
    </w:pPr>
    <w:rPr>
      <w:rFonts w:ascii="Calibri" w:hAnsi="Calibri" w:eastAsia="宋体" w:cs="Times New Roman"/>
      <w:sz w:val="32"/>
      <w:lang w:val="en-US" w:eastAsia="zh-CN" w:bidi="ar-SA"/>
    </w:rPr>
  </w:style>
  <w:style w:type="paragraph" w:customStyle="1" w:styleId="229">
    <w:name w:val="toc 15"/>
    <w:next w:val="1"/>
    <w:qFormat/>
    <w:uiPriority w:val="0"/>
    <w:pPr>
      <w:wordWrap w:val="0"/>
      <w:jc w:val="both"/>
    </w:pPr>
    <w:rPr>
      <w:rFonts w:ascii="Calibri" w:hAnsi="Calibri" w:eastAsia="宋体" w:cs="Times New Roman"/>
      <w:sz w:val="21"/>
      <w:lang w:val="en-US" w:eastAsia="zh-CN" w:bidi="ar-SA"/>
    </w:rPr>
  </w:style>
  <w:style w:type="paragraph" w:customStyle="1" w:styleId="230">
    <w:name w:val="TOC Heading2"/>
    <w:next w:val="1"/>
    <w:qFormat/>
    <w:uiPriority w:val="0"/>
    <w:pPr>
      <w:wordWrap w:val="0"/>
    </w:pPr>
    <w:rPr>
      <w:rFonts w:ascii="Calibri" w:hAnsi="Calibri" w:eastAsia="宋体" w:cs="Times New Roman"/>
      <w:sz w:val="32"/>
      <w:lang w:val="en-US" w:eastAsia="zh-CN" w:bidi="ar-SA"/>
    </w:rPr>
  </w:style>
  <w:style w:type="paragraph" w:customStyle="1" w:styleId="231">
    <w:name w:val="TOC Heading1"/>
    <w:next w:val="1"/>
    <w:qFormat/>
    <w:uiPriority w:val="0"/>
    <w:pPr>
      <w:wordWrap w:val="0"/>
    </w:pPr>
    <w:rPr>
      <w:rFonts w:ascii="Calibri" w:hAnsi="Calibri" w:eastAsia="宋体" w:cs="Times New Roman"/>
      <w:sz w:val="32"/>
      <w:lang w:val="en-US" w:eastAsia="zh-CN" w:bidi="ar-SA"/>
    </w:rPr>
  </w:style>
  <w:style w:type="paragraph" w:customStyle="1" w:styleId="232">
    <w:name w:val="toc 73"/>
    <w:next w:val="1"/>
    <w:qFormat/>
    <w:uiPriority w:val="0"/>
    <w:pPr>
      <w:wordWrap w:val="0"/>
      <w:ind w:left="2550"/>
      <w:jc w:val="both"/>
    </w:pPr>
    <w:rPr>
      <w:rFonts w:ascii="Calibri" w:hAnsi="Calibri" w:eastAsia="宋体" w:cs="Times New Roman"/>
      <w:sz w:val="21"/>
      <w:lang w:val="en-US" w:eastAsia="zh-CN" w:bidi="ar-SA"/>
    </w:rPr>
  </w:style>
  <w:style w:type="paragraph" w:customStyle="1" w:styleId="233">
    <w:name w:val="font7"/>
    <w:basedOn w:val="1"/>
    <w:next w:val="234"/>
    <w:qFormat/>
    <w:uiPriority w:val="0"/>
    <w:pPr>
      <w:widowControl/>
      <w:spacing w:before="280" w:after="280"/>
    </w:pPr>
    <w:rPr>
      <w:rFonts w:ascii="Arial" w:hAnsi="Calibri"/>
      <w:kern w:val="0"/>
      <w:sz w:val="18"/>
      <w:szCs w:val="20"/>
    </w:rPr>
  </w:style>
  <w:style w:type="paragraph" w:customStyle="1" w:styleId="234">
    <w:name w:val="toc 810"/>
    <w:next w:val="1"/>
    <w:qFormat/>
    <w:uiPriority w:val="0"/>
    <w:pPr>
      <w:wordWrap w:val="0"/>
      <w:ind w:left="2975"/>
      <w:jc w:val="both"/>
    </w:pPr>
    <w:rPr>
      <w:rFonts w:ascii="Calibri" w:hAnsi="Calibri" w:eastAsia="宋体" w:cs="Times New Roman"/>
      <w:sz w:val="21"/>
      <w:lang w:val="en-US" w:eastAsia="zh-CN" w:bidi="ar-SA"/>
    </w:rPr>
  </w:style>
  <w:style w:type="paragraph" w:customStyle="1" w:styleId="235">
    <w:name w:val="xl113"/>
    <w:basedOn w:val="1"/>
    <w:next w:val="236"/>
    <w:qFormat/>
    <w:uiPriority w:val="0"/>
    <w:pPr>
      <w:widowControl/>
      <w:shd w:val="clear" w:color="000000" w:fill="FFFFFF"/>
      <w:spacing w:before="280" w:after="280"/>
      <w:jc w:val="center"/>
    </w:pPr>
    <w:rPr>
      <w:rFonts w:ascii="宋体" w:hAnsi="Calibri"/>
      <w:b/>
      <w:kern w:val="0"/>
      <w:sz w:val="20"/>
      <w:szCs w:val="20"/>
    </w:rPr>
  </w:style>
  <w:style w:type="paragraph" w:customStyle="1" w:styleId="236">
    <w:name w:val="TOC Heading10"/>
    <w:next w:val="1"/>
    <w:qFormat/>
    <w:uiPriority w:val="0"/>
    <w:pPr>
      <w:wordWrap w:val="0"/>
    </w:pPr>
    <w:rPr>
      <w:rFonts w:ascii="Calibri" w:hAnsi="Calibri" w:eastAsia="宋体" w:cs="Times New Roman"/>
      <w:sz w:val="32"/>
      <w:lang w:val="en-US" w:eastAsia="zh-CN" w:bidi="ar-SA"/>
    </w:rPr>
  </w:style>
  <w:style w:type="paragraph" w:customStyle="1" w:styleId="237">
    <w:name w:val="toc 89"/>
    <w:next w:val="1"/>
    <w:qFormat/>
    <w:uiPriority w:val="0"/>
    <w:pPr>
      <w:wordWrap w:val="0"/>
      <w:ind w:left="2975"/>
      <w:jc w:val="both"/>
    </w:pPr>
    <w:rPr>
      <w:rFonts w:ascii="Calibri" w:hAnsi="Calibri" w:eastAsia="宋体" w:cs="Times New Roman"/>
      <w:sz w:val="21"/>
      <w:lang w:val="en-US" w:eastAsia="zh-CN" w:bidi="ar-SA"/>
    </w:rPr>
  </w:style>
  <w:style w:type="paragraph" w:customStyle="1" w:styleId="238">
    <w:name w:val="xl73"/>
    <w:basedOn w:val="1"/>
    <w:next w:val="239"/>
    <w:qFormat/>
    <w:uiPriority w:val="0"/>
    <w:pPr>
      <w:widowControl/>
      <w:shd w:val="clear" w:color="000000" w:fill="FFFFFF"/>
      <w:spacing w:before="280" w:after="280"/>
      <w:jc w:val="center"/>
    </w:pPr>
    <w:rPr>
      <w:rFonts w:ascii="宋体" w:hAnsi="Calibri"/>
      <w:kern w:val="0"/>
      <w:sz w:val="20"/>
      <w:szCs w:val="20"/>
    </w:rPr>
  </w:style>
  <w:style w:type="paragraph" w:customStyle="1" w:styleId="239">
    <w:name w:val="toc 613"/>
    <w:next w:val="1"/>
    <w:qFormat/>
    <w:uiPriority w:val="0"/>
    <w:pPr>
      <w:wordWrap w:val="0"/>
      <w:ind w:left="2125"/>
      <w:jc w:val="both"/>
    </w:pPr>
    <w:rPr>
      <w:rFonts w:ascii="Calibri" w:hAnsi="Calibri" w:eastAsia="宋体" w:cs="Times New Roman"/>
      <w:sz w:val="21"/>
      <w:lang w:val="en-US" w:eastAsia="zh-CN" w:bidi="ar-SA"/>
    </w:rPr>
  </w:style>
  <w:style w:type="paragraph" w:customStyle="1" w:styleId="240">
    <w:name w:val="xl79"/>
    <w:basedOn w:val="1"/>
    <w:next w:val="241"/>
    <w:qFormat/>
    <w:uiPriority w:val="0"/>
    <w:pPr>
      <w:widowControl/>
      <w:shd w:val="clear" w:color="000000" w:fill="FFFFFF"/>
      <w:spacing w:before="280" w:after="280"/>
    </w:pPr>
    <w:rPr>
      <w:rFonts w:ascii="宋体" w:hAnsi="Calibri"/>
      <w:b/>
      <w:kern w:val="0"/>
      <w:sz w:val="20"/>
      <w:szCs w:val="20"/>
    </w:rPr>
  </w:style>
  <w:style w:type="paragraph" w:customStyle="1" w:styleId="241">
    <w:name w:val="toc 87"/>
    <w:next w:val="1"/>
    <w:qFormat/>
    <w:uiPriority w:val="0"/>
    <w:pPr>
      <w:wordWrap w:val="0"/>
      <w:ind w:left="2975"/>
      <w:jc w:val="both"/>
    </w:pPr>
    <w:rPr>
      <w:rFonts w:ascii="Calibri" w:hAnsi="Calibri" w:eastAsia="宋体" w:cs="Times New Roman"/>
      <w:sz w:val="21"/>
      <w:lang w:val="en-US" w:eastAsia="zh-CN" w:bidi="ar-SA"/>
    </w:rPr>
  </w:style>
  <w:style w:type="paragraph" w:customStyle="1" w:styleId="242">
    <w:name w:val="toc 11"/>
    <w:next w:val="1"/>
    <w:qFormat/>
    <w:uiPriority w:val="0"/>
    <w:pPr>
      <w:wordWrap w:val="0"/>
      <w:jc w:val="both"/>
    </w:pPr>
    <w:rPr>
      <w:rFonts w:ascii="Calibri" w:hAnsi="Calibri" w:eastAsia="宋体" w:cs="Times New Roman"/>
      <w:sz w:val="21"/>
      <w:lang w:val="en-US" w:eastAsia="zh-CN" w:bidi="ar-SA"/>
    </w:rPr>
  </w:style>
  <w:style w:type="paragraph" w:customStyle="1" w:styleId="243">
    <w:name w:val="toc 410"/>
    <w:next w:val="1"/>
    <w:qFormat/>
    <w:uiPriority w:val="0"/>
    <w:pPr>
      <w:wordWrap w:val="0"/>
      <w:ind w:left="1275"/>
      <w:jc w:val="both"/>
    </w:pPr>
    <w:rPr>
      <w:rFonts w:ascii="Calibri" w:hAnsi="Calibri" w:eastAsia="宋体" w:cs="Times New Roman"/>
      <w:sz w:val="21"/>
      <w:lang w:val="en-US" w:eastAsia="zh-CN" w:bidi="ar-SA"/>
    </w:rPr>
  </w:style>
  <w:style w:type="paragraph" w:customStyle="1" w:styleId="244">
    <w:name w:val="toc 611"/>
    <w:next w:val="1"/>
    <w:qFormat/>
    <w:uiPriority w:val="0"/>
    <w:pPr>
      <w:wordWrap w:val="0"/>
      <w:ind w:left="2125"/>
      <w:jc w:val="both"/>
    </w:pPr>
    <w:rPr>
      <w:rFonts w:ascii="Calibri" w:hAnsi="Calibri" w:eastAsia="宋体" w:cs="Times New Roman"/>
      <w:sz w:val="21"/>
      <w:lang w:val="en-US" w:eastAsia="zh-CN" w:bidi="ar-SA"/>
    </w:rPr>
  </w:style>
  <w:style w:type="paragraph" w:customStyle="1" w:styleId="245">
    <w:name w:val="xl112"/>
    <w:basedOn w:val="1"/>
    <w:next w:val="244"/>
    <w:qFormat/>
    <w:uiPriority w:val="0"/>
    <w:pPr>
      <w:widowControl/>
      <w:shd w:val="clear" w:color="000000" w:fill="FFFFFF"/>
      <w:spacing w:before="280" w:after="280"/>
      <w:jc w:val="center"/>
    </w:pPr>
    <w:rPr>
      <w:rFonts w:ascii="宋体" w:hAnsi="Calibri"/>
      <w:b/>
      <w:kern w:val="0"/>
      <w:sz w:val="20"/>
      <w:szCs w:val="20"/>
    </w:rPr>
  </w:style>
  <w:style w:type="paragraph" w:customStyle="1" w:styleId="246">
    <w:name w:val="toc 514"/>
    <w:next w:val="1"/>
    <w:qFormat/>
    <w:uiPriority w:val="0"/>
    <w:pPr>
      <w:wordWrap w:val="0"/>
      <w:ind w:left="1700"/>
      <w:jc w:val="both"/>
    </w:pPr>
    <w:rPr>
      <w:rFonts w:ascii="Calibri" w:hAnsi="Calibri" w:eastAsia="宋体" w:cs="Times New Roman"/>
      <w:sz w:val="21"/>
      <w:lang w:val="en-US" w:eastAsia="zh-CN" w:bidi="ar-SA"/>
    </w:rPr>
  </w:style>
  <w:style w:type="paragraph" w:customStyle="1" w:styleId="247">
    <w:name w:val="toc 44"/>
    <w:next w:val="1"/>
    <w:qFormat/>
    <w:uiPriority w:val="0"/>
    <w:pPr>
      <w:wordWrap w:val="0"/>
      <w:ind w:left="1275"/>
      <w:jc w:val="both"/>
    </w:pPr>
    <w:rPr>
      <w:rFonts w:ascii="Calibri" w:hAnsi="Calibri" w:eastAsia="宋体" w:cs="Times New Roman"/>
      <w:sz w:val="21"/>
      <w:lang w:val="en-US" w:eastAsia="zh-CN" w:bidi="ar-SA"/>
    </w:rPr>
  </w:style>
  <w:style w:type="paragraph" w:customStyle="1" w:styleId="248">
    <w:name w:val="toc 412"/>
    <w:next w:val="1"/>
    <w:qFormat/>
    <w:uiPriority w:val="0"/>
    <w:pPr>
      <w:wordWrap w:val="0"/>
      <w:ind w:left="1275"/>
      <w:jc w:val="both"/>
    </w:pPr>
    <w:rPr>
      <w:rFonts w:ascii="Calibri" w:hAnsi="Calibri" w:eastAsia="宋体" w:cs="Times New Roman"/>
      <w:sz w:val="21"/>
      <w:lang w:val="en-US" w:eastAsia="zh-CN" w:bidi="ar-SA"/>
    </w:rPr>
  </w:style>
  <w:style w:type="paragraph" w:customStyle="1" w:styleId="249">
    <w:name w:val="xl74"/>
    <w:basedOn w:val="1"/>
    <w:next w:val="250"/>
    <w:qFormat/>
    <w:uiPriority w:val="0"/>
    <w:pPr>
      <w:widowControl/>
      <w:shd w:val="clear" w:color="000000" w:fill="FFFFFF"/>
      <w:spacing w:before="280" w:after="280"/>
    </w:pPr>
    <w:rPr>
      <w:rFonts w:ascii="宋体" w:hAnsi="Calibri"/>
      <w:kern w:val="0"/>
      <w:sz w:val="20"/>
      <w:szCs w:val="20"/>
    </w:rPr>
  </w:style>
  <w:style w:type="paragraph" w:customStyle="1" w:styleId="250">
    <w:name w:val="toc 57"/>
    <w:next w:val="1"/>
    <w:qFormat/>
    <w:uiPriority w:val="0"/>
    <w:pPr>
      <w:wordWrap w:val="0"/>
      <w:ind w:left="1700"/>
      <w:jc w:val="both"/>
    </w:pPr>
    <w:rPr>
      <w:rFonts w:ascii="Calibri" w:hAnsi="Calibri" w:eastAsia="宋体" w:cs="Times New Roman"/>
      <w:sz w:val="21"/>
      <w:lang w:val="en-US" w:eastAsia="zh-CN" w:bidi="ar-SA"/>
    </w:rPr>
  </w:style>
  <w:style w:type="paragraph" w:customStyle="1" w:styleId="251">
    <w:name w:val="toc 912"/>
    <w:next w:val="1"/>
    <w:qFormat/>
    <w:uiPriority w:val="0"/>
    <w:pPr>
      <w:wordWrap w:val="0"/>
      <w:ind w:left="3400"/>
      <w:jc w:val="both"/>
    </w:pPr>
    <w:rPr>
      <w:rFonts w:ascii="Calibri" w:hAnsi="Calibri" w:eastAsia="宋体" w:cs="Times New Roman"/>
      <w:sz w:val="21"/>
      <w:lang w:val="en-US" w:eastAsia="zh-CN" w:bidi="ar-SA"/>
    </w:rPr>
  </w:style>
  <w:style w:type="paragraph" w:customStyle="1" w:styleId="252">
    <w:name w:val="toc 91"/>
    <w:next w:val="1"/>
    <w:qFormat/>
    <w:uiPriority w:val="0"/>
    <w:pPr>
      <w:wordWrap w:val="0"/>
      <w:ind w:left="3400"/>
      <w:jc w:val="both"/>
    </w:pPr>
    <w:rPr>
      <w:rFonts w:ascii="Calibri" w:hAnsi="Calibri" w:eastAsia="宋体" w:cs="Times New Roman"/>
      <w:sz w:val="21"/>
      <w:lang w:val="en-US" w:eastAsia="zh-CN" w:bidi="ar-SA"/>
    </w:rPr>
  </w:style>
  <w:style w:type="paragraph" w:customStyle="1" w:styleId="253">
    <w:name w:val="toc 38"/>
    <w:next w:val="1"/>
    <w:qFormat/>
    <w:uiPriority w:val="0"/>
    <w:pPr>
      <w:wordWrap w:val="0"/>
      <w:ind w:left="850"/>
      <w:jc w:val="both"/>
    </w:pPr>
    <w:rPr>
      <w:rFonts w:ascii="Calibri" w:hAnsi="Calibri" w:eastAsia="宋体" w:cs="Times New Roman"/>
      <w:sz w:val="21"/>
      <w:lang w:val="en-US" w:eastAsia="zh-CN" w:bidi="ar-SA"/>
    </w:rPr>
  </w:style>
  <w:style w:type="paragraph" w:customStyle="1" w:styleId="254">
    <w:name w:val="toc 95"/>
    <w:next w:val="1"/>
    <w:qFormat/>
    <w:uiPriority w:val="0"/>
    <w:pPr>
      <w:wordWrap w:val="0"/>
      <w:ind w:left="3400"/>
      <w:jc w:val="both"/>
    </w:pPr>
    <w:rPr>
      <w:rFonts w:ascii="Calibri" w:hAnsi="Calibri" w:eastAsia="宋体" w:cs="Times New Roman"/>
      <w:sz w:val="21"/>
      <w:lang w:val="en-US" w:eastAsia="zh-CN" w:bidi="ar-SA"/>
    </w:rPr>
  </w:style>
  <w:style w:type="paragraph" w:customStyle="1" w:styleId="255">
    <w:name w:val="列出段落5"/>
    <w:basedOn w:val="1"/>
    <w:next w:val="256"/>
    <w:qFormat/>
    <w:uiPriority w:val="0"/>
    <w:pPr>
      <w:ind w:firstLine="420"/>
    </w:pPr>
    <w:rPr>
      <w:rFonts w:hAnsi="Calibri"/>
      <w:kern w:val="0"/>
      <w:szCs w:val="20"/>
    </w:rPr>
  </w:style>
  <w:style w:type="paragraph" w:customStyle="1" w:styleId="256">
    <w:name w:val="toc 312"/>
    <w:next w:val="1"/>
    <w:qFormat/>
    <w:uiPriority w:val="0"/>
    <w:pPr>
      <w:wordWrap w:val="0"/>
      <w:ind w:left="850"/>
      <w:jc w:val="both"/>
    </w:pPr>
    <w:rPr>
      <w:rFonts w:ascii="Calibri" w:hAnsi="Calibri" w:eastAsia="宋体" w:cs="Times New Roman"/>
      <w:sz w:val="21"/>
      <w:lang w:val="en-US" w:eastAsia="zh-CN" w:bidi="ar-SA"/>
    </w:rPr>
  </w:style>
  <w:style w:type="paragraph" w:customStyle="1" w:styleId="257">
    <w:name w:val="xl66"/>
    <w:basedOn w:val="1"/>
    <w:next w:val="258"/>
    <w:qFormat/>
    <w:uiPriority w:val="0"/>
    <w:pPr>
      <w:widowControl/>
      <w:shd w:val="clear" w:color="000000" w:fill="FFFFFF"/>
      <w:spacing w:before="280" w:after="280"/>
    </w:pPr>
    <w:rPr>
      <w:rFonts w:ascii="宋体" w:hAnsi="Calibri"/>
      <w:kern w:val="0"/>
      <w:sz w:val="20"/>
      <w:szCs w:val="20"/>
    </w:rPr>
  </w:style>
  <w:style w:type="paragraph" w:customStyle="1" w:styleId="258">
    <w:name w:val="toc 56"/>
    <w:next w:val="1"/>
    <w:qFormat/>
    <w:uiPriority w:val="0"/>
    <w:pPr>
      <w:wordWrap w:val="0"/>
      <w:ind w:left="1700"/>
      <w:jc w:val="both"/>
    </w:pPr>
    <w:rPr>
      <w:rFonts w:ascii="Calibri" w:hAnsi="Calibri" w:eastAsia="宋体" w:cs="Times New Roman"/>
      <w:sz w:val="21"/>
      <w:lang w:val="en-US" w:eastAsia="zh-CN" w:bidi="ar-SA"/>
    </w:rPr>
  </w:style>
  <w:style w:type="paragraph" w:customStyle="1" w:styleId="259">
    <w:name w:val="TOC Heading3"/>
    <w:next w:val="1"/>
    <w:qFormat/>
    <w:uiPriority w:val="0"/>
    <w:pPr>
      <w:wordWrap w:val="0"/>
    </w:pPr>
    <w:rPr>
      <w:rFonts w:ascii="Calibri" w:hAnsi="Calibri" w:eastAsia="宋体" w:cs="Times New Roman"/>
      <w:sz w:val="32"/>
      <w:lang w:val="en-US" w:eastAsia="zh-CN" w:bidi="ar-SA"/>
    </w:rPr>
  </w:style>
  <w:style w:type="paragraph" w:customStyle="1" w:styleId="260">
    <w:name w:val="toc 65"/>
    <w:next w:val="1"/>
    <w:qFormat/>
    <w:uiPriority w:val="0"/>
    <w:pPr>
      <w:wordWrap w:val="0"/>
      <w:ind w:left="2125"/>
      <w:jc w:val="both"/>
    </w:pPr>
    <w:rPr>
      <w:rFonts w:ascii="Calibri" w:hAnsi="Calibri" w:eastAsia="宋体" w:cs="Times New Roman"/>
      <w:sz w:val="21"/>
      <w:lang w:val="en-US" w:eastAsia="zh-CN" w:bidi="ar-SA"/>
    </w:rPr>
  </w:style>
  <w:style w:type="paragraph" w:customStyle="1" w:styleId="261">
    <w:name w:val="toc 25"/>
    <w:next w:val="1"/>
    <w:qFormat/>
    <w:uiPriority w:val="0"/>
    <w:pPr>
      <w:wordWrap w:val="0"/>
      <w:ind w:left="425"/>
      <w:jc w:val="both"/>
    </w:pPr>
    <w:rPr>
      <w:rFonts w:ascii="Calibri" w:hAnsi="Calibri" w:eastAsia="宋体" w:cs="Times New Roman"/>
      <w:sz w:val="21"/>
      <w:lang w:val="en-US" w:eastAsia="zh-CN" w:bidi="ar-SA"/>
    </w:rPr>
  </w:style>
  <w:style w:type="paragraph" w:customStyle="1" w:styleId="262">
    <w:name w:val="xl84"/>
    <w:basedOn w:val="1"/>
    <w:next w:val="263"/>
    <w:qFormat/>
    <w:uiPriority w:val="0"/>
    <w:pPr>
      <w:widowControl/>
      <w:shd w:val="clear" w:color="000000" w:fill="FFFFFF"/>
      <w:spacing w:before="280" w:after="280"/>
      <w:jc w:val="center"/>
    </w:pPr>
    <w:rPr>
      <w:rFonts w:ascii="宋体" w:hAnsi="Calibri"/>
      <w:kern w:val="0"/>
      <w:sz w:val="20"/>
      <w:szCs w:val="20"/>
    </w:rPr>
  </w:style>
  <w:style w:type="paragraph" w:customStyle="1" w:styleId="263">
    <w:name w:val="toc 99"/>
    <w:next w:val="1"/>
    <w:qFormat/>
    <w:uiPriority w:val="0"/>
    <w:pPr>
      <w:wordWrap w:val="0"/>
      <w:ind w:left="3400"/>
      <w:jc w:val="both"/>
    </w:pPr>
    <w:rPr>
      <w:rFonts w:ascii="Calibri" w:hAnsi="Calibri" w:eastAsia="宋体" w:cs="Times New Roman"/>
      <w:sz w:val="21"/>
      <w:lang w:val="en-US" w:eastAsia="zh-CN" w:bidi="ar-SA"/>
    </w:rPr>
  </w:style>
  <w:style w:type="paragraph" w:customStyle="1" w:styleId="264">
    <w:name w:val="xl81"/>
    <w:basedOn w:val="1"/>
    <w:next w:val="265"/>
    <w:qFormat/>
    <w:uiPriority w:val="0"/>
    <w:pPr>
      <w:widowControl/>
      <w:shd w:val="clear" w:color="000000" w:fill="FFFFFF"/>
      <w:spacing w:before="280" w:after="280"/>
    </w:pPr>
    <w:rPr>
      <w:rFonts w:ascii="宋体" w:hAnsi="Calibri"/>
      <w:kern w:val="0"/>
      <w:sz w:val="20"/>
      <w:szCs w:val="20"/>
    </w:rPr>
  </w:style>
  <w:style w:type="paragraph" w:customStyle="1" w:styleId="265">
    <w:name w:val="toc 59"/>
    <w:next w:val="1"/>
    <w:qFormat/>
    <w:uiPriority w:val="0"/>
    <w:pPr>
      <w:wordWrap w:val="0"/>
      <w:ind w:left="1700"/>
      <w:jc w:val="both"/>
    </w:pPr>
    <w:rPr>
      <w:rFonts w:ascii="Calibri" w:hAnsi="Calibri" w:eastAsia="宋体" w:cs="Times New Roman"/>
      <w:sz w:val="21"/>
      <w:lang w:val="en-US" w:eastAsia="zh-CN" w:bidi="ar-SA"/>
    </w:rPr>
  </w:style>
  <w:style w:type="paragraph" w:customStyle="1" w:styleId="266">
    <w:name w:val="目录 11"/>
    <w:next w:val="1"/>
    <w:qFormat/>
    <w:uiPriority w:val="0"/>
    <w:pPr>
      <w:wordWrap w:val="0"/>
      <w:jc w:val="both"/>
    </w:pPr>
    <w:rPr>
      <w:rFonts w:ascii="Calibri" w:hAnsi="Calibri" w:eastAsia="宋体" w:cs="Times New Roman"/>
      <w:sz w:val="21"/>
      <w:lang w:val="en-US" w:eastAsia="zh-CN" w:bidi="ar-SA"/>
    </w:rPr>
  </w:style>
  <w:style w:type="paragraph" w:customStyle="1" w:styleId="267">
    <w:name w:val="toc 513"/>
    <w:next w:val="1"/>
    <w:qFormat/>
    <w:uiPriority w:val="0"/>
    <w:pPr>
      <w:wordWrap w:val="0"/>
      <w:ind w:left="1700"/>
      <w:jc w:val="both"/>
    </w:pPr>
    <w:rPr>
      <w:rFonts w:ascii="Calibri" w:hAnsi="Calibri" w:eastAsia="宋体" w:cs="Times New Roman"/>
      <w:sz w:val="21"/>
      <w:lang w:val="en-US" w:eastAsia="zh-CN" w:bidi="ar-SA"/>
    </w:rPr>
  </w:style>
  <w:style w:type="paragraph" w:customStyle="1" w:styleId="268">
    <w:name w:val="TOC Heading12"/>
    <w:next w:val="1"/>
    <w:qFormat/>
    <w:uiPriority w:val="0"/>
    <w:pPr>
      <w:wordWrap w:val="0"/>
    </w:pPr>
    <w:rPr>
      <w:rFonts w:ascii="Calibri" w:hAnsi="Calibri" w:eastAsia="宋体" w:cs="Times New Roman"/>
      <w:sz w:val="32"/>
      <w:lang w:val="en-US" w:eastAsia="zh-CN" w:bidi="ar-SA"/>
    </w:rPr>
  </w:style>
  <w:style w:type="paragraph" w:customStyle="1" w:styleId="269">
    <w:name w:val="TOC Heading8"/>
    <w:next w:val="1"/>
    <w:qFormat/>
    <w:uiPriority w:val="0"/>
    <w:pPr>
      <w:wordWrap w:val="0"/>
    </w:pPr>
    <w:rPr>
      <w:rFonts w:ascii="Calibri" w:hAnsi="Calibri" w:eastAsia="宋体" w:cs="Times New Roman"/>
      <w:sz w:val="32"/>
      <w:lang w:val="en-US" w:eastAsia="zh-CN" w:bidi="ar-SA"/>
    </w:rPr>
  </w:style>
  <w:style w:type="paragraph" w:customStyle="1" w:styleId="270">
    <w:name w:val="toc 711"/>
    <w:next w:val="1"/>
    <w:qFormat/>
    <w:uiPriority w:val="0"/>
    <w:pPr>
      <w:wordWrap w:val="0"/>
      <w:ind w:left="2550"/>
      <w:jc w:val="both"/>
    </w:pPr>
    <w:rPr>
      <w:rFonts w:ascii="Calibri" w:hAnsi="Calibri" w:eastAsia="宋体" w:cs="Times New Roman"/>
      <w:sz w:val="21"/>
      <w:lang w:val="en-US" w:eastAsia="zh-CN" w:bidi="ar-SA"/>
    </w:rPr>
  </w:style>
  <w:style w:type="paragraph" w:customStyle="1" w:styleId="271">
    <w:name w:val="toc 212"/>
    <w:next w:val="1"/>
    <w:qFormat/>
    <w:uiPriority w:val="0"/>
    <w:pPr>
      <w:wordWrap w:val="0"/>
      <w:ind w:left="425"/>
      <w:jc w:val="both"/>
    </w:pPr>
    <w:rPr>
      <w:rFonts w:ascii="Calibri" w:hAnsi="Calibri" w:eastAsia="宋体" w:cs="Times New Roman"/>
      <w:sz w:val="21"/>
      <w:lang w:val="en-US" w:eastAsia="zh-CN" w:bidi="ar-SA"/>
    </w:rPr>
  </w:style>
  <w:style w:type="paragraph" w:customStyle="1" w:styleId="272">
    <w:name w:val="目录 21"/>
    <w:next w:val="1"/>
    <w:qFormat/>
    <w:uiPriority w:val="0"/>
    <w:pPr>
      <w:wordWrap w:val="0"/>
      <w:ind w:left="425"/>
      <w:jc w:val="both"/>
    </w:pPr>
    <w:rPr>
      <w:rFonts w:ascii="Calibri" w:hAnsi="Calibri" w:eastAsia="宋体" w:cs="Times New Roman"/>
      <w:sz w:val="21"/>
      <w:lang w:val="en-US" w:eastAsia="zh-CN" w:bidi="ar-SA"/>
    </w:rPr>
  </w:style>
  <w:style w:type="paragraph" w:customStyle="1" w:styleId="273">
    <w:name w:val="toc 45"/>
    <w:next w:val="1"/>
    <w:qFormat/>
    <w:uiPriority w:val="0"/>
    <w:pPr>
      <w:wordWrap w:val="0"/>
      <w:ind w:left="1275"/>
      <w:jc w:val="both"/>
    </w:pPr>
    <w:rPr>
      <w:rFonts w:ascii="Calibri" w:hAnsi="Calibri" w:eastAsia="宋体" w:cs="Times New Roman"/>
      <w:sz w:val="21"/>
      <w:lang w:val="en-US" w:eastAsia="zh-CN" w:bidi="ar-SA"/>
    </w:rPr>
  </w:style>
  <w:style w:type="paragraph" w:customStyle="1" w:styleId="274">
    <w:name w:val="xl116"/>
    <w:basedOn w:val="1"/>
    <w:next w:val="275"/>
    <w:qFormat/>
    <w:uiPriority w:val="0"/>
    <w:pPr>
      <w:widowControl/>
      <w:shd w:val="clear" w:color="000000" w:fill="FFFFFF"/>
      <w:spacing w:before="280" w:after="280"/>
      <w:jc w:val="center"/>
    </w:pPr>
    <w:rPr>
      <w:rFonts w:ascii="Arial Narrow" w:hAnsi="Calibri"/>
      <w:kern w:val="0"/>
      <w:sz w:val="20"/>
      <w:szCs w:val="20"/>
    </w:rPr>
  </w:style>
  <w:style w:type="paragraph" w:customStyle="1" w:styleId="275">
    <w:name w:val="toc 78"/>
    <w:next w:val="1"/>
    <w:qFormat/>
    <w:uiPriority w:val="0"/>
    <w:pPr>
      <w:wordWrap w:val="0"/>
      <w:ind w:left="2550"/>
      <w:jc w:val="both"/>
    </w:pPr>
    <w:rPr>
      <w:rFonts w:ascii="Calibri" w:hAnsi="Calibri" w:eastAsia="宋体" w:cs="Times New Roman"/>
      <w:sz w:val="21"/>
      <w:lang w:val="en-US" w:eastAsia="zh-CN" w:bidi="ar-SA"/>
    </w:rPr>
  </w:style>
  <w:style w:type="paragraph" w:customStyle="1" w:styleId="276">
    <w:name w:val="font8"/>
    <w:basedOn w:val="1"/>
    <w:next w:val="277"/>
    <w:qFormat/>
    <w:uiPriority w:val="0"/>
    <w:pPr>
      <w:widowControl/>
      <w:spacing w:before="280" w:after="280"/>
    </w:pPr>
    <w:rPr>
      <w:rFonts w:ascii="Arial" w:hAnsi="Calibri"/>
      <w:kern w:val="0"/>
      <w:sz w:val="20"/>
      <w:szCs w:val="20"/>
    </w:rPr>
  </w:style>
  <w:style w:type="paragraph" w:customStyle="1" w:styleId="277">
    <w:name w:val="TOC Heading11"/>
    <w:next w:val="1"/>
    <w:qFormat/>
    <w:uiPriority w:val="0"/>
    <w:pPr>
      <w:wordWrap w:val="0"/>
    </w:pPr>
    <w:rPr>
      <w:rFonts w:ascii="Calibri" w:hAnsi="Calibri" w:eastAsia="宋体" w:cs="Times New Roman"/>
      <w:sz w:val="32"/>
      <w:lang w:val="en-US" w:eastAsia="zh-CN" w:bidi="ar-SA"/>
    </w:rPr>
  </w:style>
  <w:style w:type="paragraph" w:customStyle="1" w:styleId="278">
    <w:name w:val="xl69"/>
    <w:basedOn w:val="1"/>
    <w:next w:val="279"/>
    <w:qFormat/>
    <w:uiPriority w:val="0"/>
    <w:pPr>
      <w:widowControl/>
      <w:shd w:val="clear" w:color="000000" w:fill="FFFFFF"/>
      <w:spacing w:before="280" w:after="280"/>
    </w:pPr>
    <w:rPr>
      <w:rFonts w:ascii="宋体" w:hAnsi="Calibri"/>
      <w:b/>
      <w:kern w:val="0"/>
      <w:sz w:val="20"/>
      <w:szCs w:val="20"/>
    </w:rPr>
  </w:style>
  <w:style w:type="paragraph" w:customStyle="1" w:styleId="279">
    <w:name w:val="toc 48"/>
    <w:next w:val="1"/>
    <w:qFormat/>
    <w:uiPriority w:val="0"/>
    <w:pPr>
      <w:wordWrap w:val="0"/>
      <w:ind w:left="1275"/>
      <w:jc w:val="both"/>
    </w:pPr>
    <w:rPr>
      <w:rFonts w:ascii="Calibri" w:hAnsi="Calibri" w:eastAsia="宋体" w:cs="Times New Roman"/>
      <w:sz w:val="21"/>
      <w:lang w:val="en-US" w:eastAsia="zh-CN" w:bidi="ar-SA"/>
    </w:rPr>
  </w:style>
  <w:style w:type="paragraph" w:customStyle="1" w:styleId="280">
    <w:name w:val="toc 813"/>
    <w:next w:val="1"/>
    <w:qFormat/>
    <w:uiPriority w:val="0"/>
    <w:pPr>
      <w:wordWrap w:val="0"/>
      <w:ind w:left="2975"/>
      <w:jc w:val="both"/>
    </w:pPr>
    <w:rPr>
      <w:rFonts w:ascii="Calibri" w:hAnsi="Calibri" w:eastAsia="宋体" w:cs="Times New Roman"/>
      <w:sz w:val="21"/>
      <w:lang w:val="en-US" w:eastAsia="zh-CN" w:bidi="ar-SA"/>
    </w:rPr>
  </w:style>
  <w:style w:type="paragraph" w:customStyle="1" w:styleId="281">
    <w:name w:val="目录 91"/>
    <w:next w:val="1"/>
    <w:qFormat/>
    <w:uiPriority w:val="0"/>
    <w:pPr>
      <w:wordWrap w:val="0"/>
      <w:ind w:left="3400"/>
      <w:jc w:val="both"/>
    </w:pPr>
    <w:rPr>
      <w:rFonts w:ascii="Calibri" w:hAnsi="Calibri" w:eastAsia="宋体" w:cs="Times New Roman"/>
      <w:sz w:val="21"/>
      <w:lang w:val="en-US" w:eastAsia="zh-CN" w:bidi="ar-SA"/>
    </w:rPr>
  </w:style>
  <w:style w:type="paragraph" w:customStyle="1" w:styleId="282">
    <w:name w:val="列出段落3"/>
    <w:basedOn w:val="1"/>
    <w:next w:val="283"/>
    <w:qFormat/>
    <w:uiPriority w:val="0"/>
    <w:pPr>
      <w:ind w:firstLine="420"/>
    </w:pPr>
    <w:rPr>
      <w:rFonts w:hAnsi="Calibri"/>
      <w:kern w:val="0"/>
      <w:szCs w:val="20"/>
    </w:rPr>
  </w:style>
  <w:style w:type="paragraph" w:customStyle="1" w:styleId="283">
    <w:name w:val="toc 213"/>
    <w:next w:val="1"/>
    <w:qFormat/>
    <w:uiPriority w:val="0"/>
    <w:pPr>
      <w:wordWrap w:val="0"/>
      <w:ind w:left="425"/>
      <w:jc w:val="both"/>
    </w:pPr>
    <w:rPr>
      <w:rFonts w:ascii="Calibri" w:hAnsi="Calibri" w:eastAsia="宋体" w:cs="Times New Roman"/>
      <w:sz w:val="21"/>
      <w:lang w:val="en-US" w:eastAsia="zh-CN" w:bidi="ar-SA"/>
    </w:rPr>
  </w:style>
  <w:style w:type="paragraph" w:customStyle="1" w:styleId="284">
    <w:name w:val="TOC 标题1"/>
    <w:next w:val="1"/>
    <w:qFormat/>
    <w:uiPriority w:val="0"/>
    <w:pPr>
      <w:wordWrap w:val="0"/>
    </w:pPr>
    <w:rPr>
      <w:rFonts w:ascii="Calibri" w:hAnsi="Calibri" w:eastAsia="宋体" w:cs="Times New Roman"/>
      <w:sz w:val="32"/>
      <w:lang w:val="en-US" w:eastAsia="zh-CN" w:bidi="ar-SA"/>
    </w:rPr>
  </w:style>
  <w:style w:type="paragraph" w:customStyle="1" w:styleId="285">
    <w:name w:val="TOC Heading5"/>
    <w:next w:val="1"/>
    <w:qFormat/>
    <w:uiPriority w:val="0"/>
    <w:pPr>
      <w:wordWrap w:val="0"/>
    </w:pPr>
    <w:rPr>
      <w:rFonts w:ascii="Calibri" w:hAnsi="Calibri" w:eastAsia="宋体" w:cs="Times New Roman"/>
      <w:sz w:val="32"/>
      <w:lang w:val="en-US" w:eastAsia="zh-CN" w:bidi="ar-SA"/>
    </w:rPr>
  </w:style>
  <w:style w:type="paragraph" w:customStyle="1" w:styleId="286">
    <w:name w:val="toc 313"/>
    <w:next w:val="1"/>
    <w:qFormat/>
    <w:uiPriority w:val="0"/>
    <w:pPr>
      <w:wordWrap w:val="0"/>
      <w:ind w:left="850"/>
      <w:jc w:val="both"/>
    </w:pPr>
    <w:rPr>
      <w:rFonts w:ascii="Calibri" w:hAnsi="Calibri" w:eastAsia="宋体" w:cs="Times New Roman"/>
      <w:sz w:val="21"/>
      <w:lang w:val="en-US" w:eastAsia="zh-CN" w:bidi="ar-SA"/>
    </w:rPr>
  </w:style>
  <w:style w:type="paragraph" w:customStyle="1" w:styleId="287">
    <w:name w:val="toc 716"/>
    <w:next w:val="1"/>
    <w:qFormat/>
    <w:uiPriority w:val="0"/>
    <w:pPr>
      <w:wordWrap w:val="0"/>
      <w:ind w:left="2550"/>
      <w:jc w:val="both"/>
    </w:pPr>
    <w:rPr>
      <w:rFonts w:ascii="Calibri" w:hAnsi="Calibri" w:eastAsia="宋体" w:cs="Times New Roman"/>
      <w:sz w:val="21"/>
      <w:lang w:val="en-US" w:eastAsia="zh-CN" w:bidi="ar-SA"/>
    </w:rPr>
  </w:style>
  <w:style w:type="paragraph" w:customStyle="1" w:styleId="288">
    <w:name w:val="xl115"/>
    <w:basedOn w:val="1"/>
    <w:next w:val="289"/>
    <w:qFormat/>
    <w:uiPriority w:val="0"/>
    <w:pPr>
      <w:widowControl/>
      <w:shd w:val="clear" w:color="000000" w:fill="FFFFFF"/>
      <w:spacing w:before="280" w:after="280"/>
      <w:jc w:val="center"/>
    </w:pPr>
    <w:rPr>
      <w:rFonts w:ascii="宋体" w:hAnsi="Calibri"/>
      <w:b/>
      <w:kern w:val="0"/>
      <w:sz w:val="20"/>
      <w:szCs w:val="20"/>
    </w:rPr>
  </w:style>
  <w:style w:type="paragraph" w:customStyle="1" w:styleId="289">
    <w:name w:val="toc 712"/>
    <w:next w:val="1"/>
    <w:qFormat/>
    <w:uiPriority w:val="0"/>
    <w:pPr>
      <w:wordWrap w:val="0"/>
      <w:ind w:left="2550"/>
      <w:jc w:val="both"/>
    </w:pPr>
    <w:rPr>
      <w:rFonts w:ascii="Calibri" w:hAnsi="Calibri" w:eastAsia="宋体" w:cs="Times New Roman"/>
      <w:sz w:val="21"/>
      <w:lang w:val="en-US" w:eastAsia="zh-CN" w:bidi="ar-SA"/>
    </w:rPr>
  </w:style>
  <w:style w:type="paragraph" w:customStyle="1" w:styleId="290">
    <w:name w:val="toc 64"/>
    <w:next w:val="1"/>
    <w:qFormat/>
    <w:uiPriority w:val="0"/>
    <w:pPr>
      <w:wordWrap w:val="0"/>
      <w:ind w:left="2125"/>
      <w:jc w:val="both"/>
    </w:pPr>
    <w:rPr>
      <w:rFonts w:ascii="Calibri" w:hAnsi="Calibri" w:eastAsia="宋体" w:cs="Times New Roman"/>
      <w:sz w:val="21"/>
      <w:lang w:val="en-US" w:eastAsia="zh-CN" w:bidi="ar-SA"/>
    </w:rPr>
  </w:style>
  <w:style w:type="paragraph" w:customStyle="1" w:styleId="291">
    <w:name w:val="toc 24"/>
    <w:next w:val="1"/>
    <w:qFormat/>
    <w:uiPriority w:val="0"/>
    <w:pPr>
      <w:wordWrap w:val="0"/>
      <w:ind w:left="425"/>
      <w:jc w:val="both"/>
    </w:pPr>
    <w:rPr>
      <w:rFonts w:ascii="Calibri" w:hAnsi="Calibri" w:eastAsia="宋体" w:cs="Times New Roman"/>
      <w:sz w:val="21"/>
      <w:lang w:val="en-US" w:eastAsia="zh-CN" w:bidi="ar-SA"/>
    </w:rPr>
  </w:style>
  <w:style w:type="paragraph" w:customStyle="1" w:styleId="292">
    <w:name w:val="toc 54"/>
    <w:next w:val="1"/>
    <w:qFormat/>
    <w:uiPriority w:val="0"/>
    <w:pPr>
      <w:wordWrap w:val="0"/>
      <w:ind w:left="1700"/>
      <w:jc w:val="both"/>
    </w:pPr>
    <w:rPr>
      <w:rFonts w:ascii="Calibri" w:hAnsi="Calibri" w:eastAsia="宋体" w:cs="Times New Roman"/>
      <w:sz w:val="21"/>
      <w:lang w:val="en-US" w:eastAsia="zh-CN" w:bidi="ar-SA"/>
    </w:rPr>
  </w:style>
  <w:style w:type="paragraph" w:customStyle="1" w:styleId="293">
    <w:name w:val="xl93"/>
    <w:basedOn w:val="1"/>
    <w:next w:val="294"/>
    <w:qFormat/>
    <w:uiPriority w:val="0"/>
    <w:pPr>
      <w:widowControl/>
      <w:shd w:val="clear" w:color="000000" w:fill="FFFFFF"/>
      <w:spacing w:before="280" w:after="280"/>
      <w:jc w:val="center"/>
    </w:pPr>
    <w:rPr>
      <w:rFonts w:ascii="宋体" w:hAnsi="Calibri"/>
      <w:kern w:val="0"/>
      <w:sz w:val="20"/>
      <w:szCs w:val="20"/>
    </w:rPr>
  </w:style>
  <w:style w:type="paragraph" w:customStyle="1" w:styleId="294">
    <w:name w:val="toc 112"/>
    <w:next w:val="1"/>
    <w:qFormat/>
    <w:uiPriority w:val="0"/>
    <w:pPr>
      <w:wordWrap w:val="0"/>
      <w:jc w:val="both"/>
    </w:pPr>
    <w:rPr>
      <w:rFonts w:ascii="Calibri" w:hAnsi="Calibri" w:eastAsia="宋体" w:cs="Times New Roman"/>
      <w:sz w:val="21"/>
      <w:lang w:val="en-US" w:eastAsia="zh-CN" w:bidi="ar-SA"/>
    </w:rPr>
  </w:style>
  <w:style w:type="paragraph" w:customStyle="1" w:styleId="295">
    <w:name w:val="xl96"/>
    <w:basedOn w:val="1"/>
    <w:next w:val="246"/>
    <w:qFormat/>
    <w:uiPriority w:val="0"/>
    <w:pPr>
      <w:widowControl/>
      <w:shd w:val="clear" w:color="000000" w:fill="FFFFFF"/>
      <w:spacing w:before="280" w:after="280"/>
      <w:jc w:val="center"/>
    </w:pPr>
    <w:rPr>
      <w:rFonts w:ascii="宋体" w:hAnsi="Calibri"/>
      <w:kern w:val="0"/>
      <w:sz w:val="20"/>
      <w:szCs w:val="20"/>
    </w:rPr>
  </w:style>
  <w:style w:type="paragraph" w:customStyle="1" w:styleId="296">
    <w:name w:val="xl106"/>
    <w:basedOn w:val="1"/>
    <w:next w:val="280"/>
    <w:qFormat/>
    <w:uiPriority w:val="0"/>
    <w:pPr>
      <w:widowControl/>
      <w:shd w:val="clear" w:color="000000" w:fill="FFFFFF"/>
      <w:spacing w:before="280" w:after="280"/>
    </w:pPr>
    <w:rPr>
      <w:rFonts w:ascii="宋体" w:hAnsi="Calibri"/>
      <w:kern w:val="0"/>
      <w:sz w:val="20"/>
      <w:szCs w:val="20"/>
    </w:rPr>
  </w:style>
  <w:style w:type="paragraph" w:customStyle="1" w:styleId="297">
    <w:name w:val="toc 35"/>
    <w:next w:val="1"/>
    <w:qFormat/>
    <w:uiPriority w:val="0"/>
    <w:pPr>
      <w:wordWrap w:val="0"/>
      <w:ind w:left="850"/>
      <w:jc w:val="both"/>
    </w:pPr>
    <w:rPr>
      <w:rFonts w:ascii="Calibri" w:hAnsi="Calibri" w:eastAsia="宋体" w:cs="Times New Roman"/>
      <w:sz w:val="21"/>
      <w:lang w:val="en-US" w:eastAsia="zh-CN" w:bidi="ar-SA"/>
    </w:rPr>
  </w:style>
  <w:style w:type="paragraph" w:customStyle="1" w:styleId="298">
    <w:name w:val="TOC Heading14"/>
    <w:next w:val="1"/>
    <w:qFormat/>
    <w:uiPriority w:val="0"/>
    <w:pPr>
      <w:wordWrap w:val="0"/>
    </w:pPr>
    <w:rPr>
      <w:rFonts w:ascii="Calibri" w:hAnsi="Calibri" w:eastAsia="宋体" w:cs="Times New Roman"/>
      <w:sz w:val="32"/>
      <w:lang w:val="en-US" w:eastAsia="zh-CN" w:bidi="ar-SA"/>
    </w:rPr>
  </w:style>
  <w:style w:type="paragraph" w:customStyle="1" w:styleId="299">
    <w:name w:val="Char Char Char Char Char Char Char1"/>
    <w:basedOn w:val="1"/>
    <w:next w:val="300"/>
    <w:qFormat/>
    <w:uiPriority w:val="0"/>
    <w:pPr>
      <w:widowControl/>
      <w:spacing w:after="160" w:line="240" w:lineRule="exact"/>
    </w:pPr>
    <w:rPr>
      <w:rFonts w:hAnsi="Calibri"/>
      <w:kern w:val="0"/>
      <w:szCs w:val="20"/>
    </w:rPr>
  </w:style>
  <w:style w:type="paragraph" w:customStyle="1" w:styleId="300">
    <w:name w:val="toc 67"/>
    <w:next w:val="1"/>
    <w:qFormat/>
    <w:uiPriority w:val="0"/>
    <w:pPr>
      <w:wordWrap w:val="0"/>
      <w:ind w:left="2125"/>
      <w:jc w:val="both"/>
    </w:pPr>
    <w:rPr>
      <w:rFonts w:ascii="Calibri" w:hAnsi="Calibri" w:eastAsia="宋体" w:cs="Times New Roman"/>
      <w:sz w:val="21"/>
      <w:lang w:val="en-US" w:eastAsia="zh-CN" w:bidi="ar-SA"/>
    </w:rPr>
  </w:style>
  <w:style w:type="paragraph" w:customStyle="1" w:styleId="301">
    <w:name w:val="列出段落4"/>
    <w:basedOn w:val="1"/>
    <w:next w:val="302"/>
    <w:qFormat/>
    <w:uiPriority w:val="0"/>
    <w:pPr>
      <w:ind w:firstLine="420"/>
    </w:pPr>
    <w:rPr>
      <w:rFonts w:hAnsi="Calibri"/>
      <w:kern w:val="0"/>
      <w:szCs w:val="20"/>
    </w:rPr>
  </w:style>
  <w:style w:type="paragraph" w:customStyle="1" w:styleId="302">
    <w:name w:val="TOC Heading9"/>
    <w:next w:val="1"/>
    <w:qFormat/>
    <w:uiPriority w:val="0"/>
    <w:pPr>
      <w:wordWrap w:val="0"/>
    </w:pPr>
    <w:rPr>
      <w:rFonts w:ascii="Calibri" w:hAnsi="Calibri" w:eastAsia="宋体" w:cs="Times New Roman"/>
      <w:sz w:val="32"/>
      <w:lang w:val="en-US" w:eastAsia="zh-CN" w:bidi="ar-SA"/>
    </w:rPr>
  </w:style>
  <w:style w:type="paragraph" w:customStyle="1" w:styleId="303">
    <w:name w:val="xl71"/>
    <w:basedOn w:val="1"/>
    <w:next w:val="304"/>
    <w:qFormat/>
    <w:uiPriority w:val="0"/>
    <w:pPr>
      <w:widowControl/>
      <w:shd w:val="clear" w:color="000000" w:fill="FFFFFF"/>
      <w:spacing w:before="280" w:after="280"/>
    </w:pPr>
    <w:rPr>
      <w:rFonts w:ascii="宋体" w:hAnsi="Calibri"/>
      <w:kern w:val="0"/>
      <w:sz w:val="24"/>
      <w:szCs w:val="20"/>
    </w:rPr>
  </w:style>
  <w:style w:type="paragraph" w:customStyle="1" w:styleId="304">
    <w:name w:val="toc 115"/>
    <w:next w:val="1"/>
    <w:qFormat/>
    <w:uiPriority w:val="0"/>
    <w:pPr>
      <w:wordWrap w:val="0"/>
      <w:jc w:val="both"/>
    </w:pPr>
    <w:rPr>
      <w:rFonts w:ascii="Calibri" w:hAnsi="Calibri" w:eastAsia="宋体" w:cs="Times New Roman"/>
      <w:sz w:val="21"/>
      <w:lang w:val="en-US" w:eastAsia="zh-CN" w:bidi="ar-SA"/>
    </w:rPr>
  </w:style>
  <w:style w:type="paragraph" w:customStyle="1" w:styleId="305">
    <w:name w:val="toc 51"/>
    <w:next w:val="1"/>
    <w:qFormat/>
    <w:uiPriority w:val="0"/>
    <w:pPr>
      <w:wordWrap w:val="0"/>
      <w:ind w:left="1700"/>
      <w:jc w:val="both"/>
    </w:pPr>
    <w:rPr>
      <w:rFonts w:ascii="Calibri" w:hAnsi="Calibri" w:eastAsia="宋体" w:cs="Times New Roman"/>
      <w:sz w:val="21"/>
      <w:lang w:val="en-US" w:eastAsia="zh-CN" w:bidi="ar-SA"/>
    </w:rPr>
  </w:style>
  <w:style w:type="paragraph" w:customStyle="1" w:styleId="306">
    <w:name w:val="toc 47"/>
    <w:next w:val="1"/>
    <w:qFormat/>
    <w:uiPriority w:val="0"/>
    <w:pPr>
      <w:wordWrap w:val="0"/>
      <w:ind w:left="1275"/>
      <w:jc w:val="both"/>
    </w:pPr>
    <w:rPr>
      <w:rFonts w:ascii="Calibri" w:hAnsi="Calibri" w:eastAsia="宋体" w:cs="Times New Roman"/>
      <w:sz w:val="21"/>
      <w:lang w:val="en-US" w:eastAsia="zh-CN" w:bidi="ar-SA"/>
    </w:rPr>
  </w:style>
  <w:style w:type="paragraph" w:customStyle="1" w:styleId="307">
    <w:name w:val="xl108"/>
    <w:basedOn w:val="1"/>
    <w:next w:val="308"/>
    <w:qFormat/>
    <w:uiPriority w:val="0"/>
    <w:pPr>
      <w:widowControl/>
      <w:shd w:val="clear" w:color="000000" w:fill="FFFFFF"/>
      <w:spacing w:before="280" w:after="280"/>
    </w:pPr>
    <w:rPr>
      <w:rFonts w:ascii="宋体" w:hAnsi="Calibri"/>
      <w:kern w:val="0"/>
      <w:sz w:val="18"/>
      <w:szCs w:val="20"/>
    </w:rPr>
  </w:style>
  <w:style w:type="paragraph" w:customStyle="1" w:styleId="308">
    <w:name w:val="toc 18"/>
    <w:next w:val="1"/>
    <w:qFormat/>
    <w:uiPriority w:val="0"/>
    <w:pPr>
      <w:wordWrap w:val="0"/>
      <w:jc w:val="both"/>
    </w:pPr>
    <w:rPr>
      <w:rFonts w:ascii="Calibri" w:hAnsi="Calibri" w:eastAsia="宋体" w:cs="Times New Roman"/>
      <w:sz w:val="21"/>
      <w:lang w:val="en-US" w:eastAsia="zh-CN" w:bidi="ar-SA"/>
    </w:rPr>
  </w:style>
  <w:style w:type="paragraph" w:customStyle="1" w:styleId="309">
    <w:name w:val="TOC Heading7"/>
    <w:next w:val="1"/>
    <w:qFormat/>
    <w:uiPriority w:val="0"/>
    <w:pPr>
      <w:wordWrap w:val="0"/>
    </w:pPr>
    <w:rPr>
      <w:rFonts w:ascii="Calibri" w:hAnsi="Calibri" w:eastAsia="宋体" w:cs="Times New Roman"/>
      <w:sz w:val="32"/>
      <w:lang w:val="en-US" w:eastAsia="zh-CN" w:bidi="ar-SA"/>
    </w:rPr>
  </w:style>
  <w:style w:type="character" w:customStyle="1" w:styleId="310">
    <w:name w:val="副标题 Char"/>
    <w:basedOn w:val="47"/>
    <w:link w:val="32"/>
    <w:qFormat/>
    <w:uiPriority w:val="0"/>
    <w:rPr>
      <w:rFonts w:ascii="Calibri" w:hAnsi="Calibri"/>
      <w:sz w:val="24"/>
    </w:rPr>
  </w:style>
  <w:style w:type="paragraph" w:customStyle="1" w:styleId="311">
    <w:name w:val="目录 71"/>
    <w:next w:val="1"/>
    <w:qFormat/>
    <w:uiPriority w:val="0"/>
    <w:pPr>
      <w:wordWrap w:val="0"/>
      <w:ind w:left="2550"/>
      <w:jc w:val="both"/>
    </w:pPr>
    <w:rPr>
      <w:rFonts w:ascii="Calibri" w:hAnsi="Calibri" w:eastAsia="宋体" w:cs="Times New Roman"/>
      <w:sz w:val="21"/>
      <w:lang w:val="en-US" w:eastAsia="zh-CN" w:bidi="ar-SA"/>
    </w:rPr>
  </w:style>
  <w:style w:type="paragraph" w:customStyle="1" w:styleId="312">
    <w:name w:val="toc 413"/>
    <w:next w:val="1"/>
    <w:qFormat/>
    <w:uiPriority w:val="0"/>
    <w:pPr>
      <w:wordWrap w:val="0"/>
      <w:ind w:left="1275"/>
      <w:jc w:val="both"/>
    </w:pPr>
    <w:rPr>
      <w:rFonts w:ascii="Calibri" w:hAnsi="Calibri" w:eastAsia="宋体" w:cs="Times New Roman"/>
      <w:sz w:val="21"/>
      <w:lang w:val="en-US" w:eastAsia="zh-CN" w:bidi="ar-SA"/>
    </w:rPr>
  </w:style>
  <w:style w:type="paragraph" w:customStyle="1" w:styleId="313">
    <w:name w:val="toc 85"/>
    <w:next w:val="1"/>
    <w:qFormat/>
    <w:uiPriority w:val="0"/>
    <w:pPr>
      <w:wordWrap w:val="0"/>
      <w:ind w:left="2975"/>
      <w:jc w:val="both"/>
    </w:pPr>
    <w:rPr>
      <w:rFonts w:ascii="Calibri" w:hAnsi="Calibri" w:eastAsia="宋体" w:cs="Times New Roman"/>
      <w:sz w:val="21"/>
      <w:lang w:val="en-US" w:eastAsia="zh-CN" w:bidi="ar-SA"/>
    </w:rPr>
  </w:style>
  <w:style w:type="paragraph" w:customStyle="1" w:styleId="314">
    <w:name w:val="列出段落6"/>
    <w:basedOn w:val="1"/>
    <w:next w:val="315"/>
    <w:qFormat/>
    <w:uiPriority w:val="0"/>
    <w:pPr>
      <w:ind w:firstLine="420"/>
    </w:pPr>
    <w:rPr>
      <w:rFonts w:hAnsi="Calibri"/>
      <w:kern w:val="0"/>
      <w:szCs w:val="20"/>
    </w:rPr>
  </w:style>
  <w:style w:type="paragraph" w:customStyle="1" w:styleId="315">
    <w:name w:val="toc 86"/>
    <w:next w:val="1"/>
    <w:qFormat/>
    <w:uiPriority w:val="0"/>
    <w:pPr>
      <w:wordWrap w:val="0"/>
      <w:ind w:left="2975"/>
      <w:jc w:val="both"/>
    </w:pPr>
    <w:rPr>
      <w:rFonts w:ascii="Calibri" w:hAnsi="Calibri" w:eastAsia="宋体" w:cs="Times New Roman"/>
      <w:sz w:val="21"/>
      <w:lang w:val="en-US" w:eastAsia="zh-CN" w:bidi="ar-SA"/>
    </w:rPr>
  </w:style>
  <w:style w:type="paragraph" w:customStyle="1" w:styleId="316">
    <w:name w:val="xl80"/>
    <w:basedOn w:val="1"/>
    <w:next w:val="317"/>
    <w:qFormat/>
    <w:uiPriority w:val="0"/>
    <w:pPr>
      <w:widowControl/>
      <w:shd w:val="clear" w:color="000000" w:fill="FFFFFF"/>
      <w:spacing w:before="280" w:after="280"/>
      <w:jc w:val="center"/>
    </w:pPr>
    <w:rPr>
      <w:rFonts w:ascii="宋体" w:hAnsi="Calibri"/>
      <w:b/>
      <w:kern w:val="0"/>
      <w:sz w:val="20"/>
      <w:szCs w:val="20"/>
    </w:rPr>
  </w:style>
  <w:style w:type="paragraph" w:customStyle="1" w:styleId="317">
    <w:name w:val="toc 49"/>
    <w:next w:val="1"/>
    <w:qFormat/>
    <w:uiPriority w:val="0"/>
    <w:pPr>
      <w:wordWrap w:val="0"/>
      <w:ind w:left="1275"/>
      <w:jc w:val="both"/>
    </w:pPr>
    <w:rPr>
      <w:rFonts w:ascii="Calibri" w:hAnsi="Calibri" w:eastAsia="宋体" w:cs="Times New Roman"/>
      <w:sz w:val="21"/>
      <w:lang w:val="en-US" w:eastAsia="zh-CN" w:bidi="ar-SA"/>
    </w:rPr>
  </w:style>
  <w:style w:type="paragraph" w:customStyle="1" w:styleId="318">
    <w:name w:val="Char Char Char Char1"/>
    <w:basedOn w:val="1"/>
    <w:next w:val="319"/>
    <w:qFormat/>
    <w:uiPriority w:val="0"/>
    <w:pPr>
      <w:widowControl/>
      <w:spacing w:after="160" w:line="240" w:lineRule="exact"/>
    </w:pPr>
    <w:rPr>
      <w:rFonts w:ascii="Verdana" w:hAnsi="Calibri" w:eastAsia="仿宋_GB2312"/>
      <w:kern w:val="0"/>
      <w:sz w:val="24"/>
      <w:szCs w:val="20"/>
    </w:rPr>
  </w:style>
  <w:style w:type="paragraph" w:customStyle="1" w:styleId="319">
    <w:name w:val="toc 713"/>
    <w:next w:val="1"/>
    <w:qFormat/>
    <w:uiPriority w:val="0"/>
    <w:pPr>
      <w:wordWrap w:val="0"/>
      <w:ind w:left="2550"/>
      <w:jc w:val="both"/>
    </w:pPr>
    <w:rPr>
      <w:rFonts w:ascii="Calibri" w:hAnsi="Calibri" w:eastAsia="宋体" w:cs="Times New Roman"/>
      <w:sz w:val="21"/>
      <w:lang w:val="en-US" w:eastAsia="zh-CN" w:bidi="ar-SA"/>
    </w:rPr>
  </w:style>
  <w:style w:type="paragraph" w:customStyle="1" w:styleId="320">
    <w:name w:val="xl102"/>
    <w:basedOn w:val="1"/>
    <w:next w:val="321"/>
    <w:qFormat/>
    <w:uiPriority w:val="0"/>
    <w:pPr>
      <w:widowControl/>
      <w:shd w:val="clear" w:color="000000" w:fill="FFFFFF"/>
      <w:spacing w:before="280" w:after="280"/>
      <w:jc w:val="right"/>
    </w:pPr>
    <w:rPr>
      <w:rFonts w:ascii="宋体" w:hAnsi="Calibri"/>
      <w:kern w:val="0"/>
      <w:sz w:val="20"/>
      <w:szCs w:val="20"/>
    </w:rPr>
  </w:style>
  <w:style w:type="paragraph" w:customStyle="1" w:styleId="321">
    <w:name w:val="toc 17"/>
    <w:next w:val="1"/>
    <w:qFormat/>
    <w:uiPriority w:val="0"/>
    <w:pPr>
      <w:wordWrap w:val="0"/>
      <w:jc w:val="both"/>
    </w:pPr>
    <w:rPr>
      <w:rFonts w:ascii="Calibri" w:hAnsi="Calibri" w:eastAsia="宋体" w:cs="Times New Roman"/>
      <w:sz w:val="21"/>
      <w:lang w:val="en-US" w:eastAsia="zh-CN" w:bidi="ar-SA"/>
    </w:rPr>
  </w:style>
  <w:style w:type="paragraph" w:customStyle="1" w:styleId="322">
    <w:name w:val="toc 46"/>
    <w:next w:val="1"/>
    <w:qFormat/>
    <w:uiPriority w:val="0"/>
    <w:pPr>
      <w:wordWrap w:val="0"/>
      <w:ind w:left="1275"/>
      <w:jc w:val="both"/>
    </w:pPr>
    <w:rPr>
      <w:rFonts w:ascii="Calibri" w:hAnsi="Calibri" w:eastAsia="宋体" w:cs="Times New Roman"/>
      <w:sz w:val="21"/>
      <w:lang w:val="en-US" w:eastAsia="zh-CN" w:bidi="ar-SA"/>
    </w:rPr>
  </w:style>
  <w:style w:type="paragraph" w:customStyle="1" w:styleId="323">
    <w:name w:val="toc 311"/>
    <w:next w:val="1"/>
    <w:qFormat/>
    <w:uiPriority w:val="0"/>
    <w:pPr>
      <w:wordWrap w:val="0"/>
      <w:ind w:left="850"/>
      <w:jc w:val="both"/>
    </w:pPr>
    <w:rPr>
      <w:rFonts w:ascii="Calibri" w:hAnsi="Calibri" w:eastAsia="宋体" w:cs="Times New Roman"/>
      <w:sz w:val="21"/>
      <w:lang w:val="en-US" w:eastAsia="zh-CN" w:bidi="ar-SA"/>
    </w:rPr>
  </w:style>
  <w:style w:type="paragraph" w:customStyle="1" w:styleId="324">
    <w:name w:val="xl65"/>
    <w:basedOn w:val="1"/>
    <w:next w:val="225"/>
    <w:qFormat/>
    <w:uiPriority w:val="0"/>
    <w:pPr>
      <w:widowControl/>
      <w:shd w:val="clear" w:color="000000" w:fill="FFFFFF"/>
      <w:spacing w:before="280" w:after="280"/>
      <w:jc w:val="center"/>
    </w:pPr>
    <w:rPr>
      <w:rFonts w:ascii="宋体" w:hAnsi="Calibri"/>
      <w:kern w:val="0"/>
      <w:sz w:val="20"/>
      <w:szCs w:val="20"/>
    </w:rPr>
  </w:style>
  <w:style w:type="paragraph" w:customStyle="1" w:styleId="325">
    <w:name w:val="toc 94"/>
    <w:next w:val="1"/>
    <w:qFormat/>
    <w:uiPriority w:val="0"/>
    <w:pPr>
      <w:wordWrap w:val="0"/>
      <w:ind w:left="3400"/>
      <w:jc w:val="both"/>
    </w:pPr>
    <w:rPr>
      <w:rFonts w:ascii="Calibri" w:hAnsi="Calibri" w:eastAsia="宋体" w:cs="Times New Roman"/>
      <w:sz w:val="21"/>
      <w:lang w:val="en-US" w:eastAsia="zh-CN" w:bidi="ar-SA"/>
    </w:rPr>
  </w:style>
  <w:style w:type="paragraph" w:customStyle="1" w:styleId="326">
    <w:name w:val="toc 55"/>
    <w:next w:val="1"/>
    <w:qFormat/>
    <w:uiPriority w:val="0"/>
    <w:pPr>
      <w:wordWrap w:val="0"/>
      <w:ind w:left="1700"/>
      <w:jc w:val="both"/>
    </w:pPr>
    <w:rPr>
      <w:rFonts w:ascii="Calibri" w:hAnsi="Calibri" w:eastAsia="宋体" w:cs="Times New Roman"/>
      <w:sz w:val="21"/>
      <w:lang w:val="en-US" w:eastAsia="zh-CN" w:bidi="ar-SA"/>
    </w:rPr>
  </w:style>
  <w:style w:type="paragraph" w:customStyle="1" w:styleId="327">
    <w:name w:val="toc 812"/>
    <w:next w:val="1"/>
    <w:qFormat/>
    <w:uiPriority w:val="0"/>
    <w:pPr>
      <w:wordWrap w:val="0"/>
      <w:ind w:left="2975"/>
      <w:jc w:val="both"/>
    </w:pPr>
    <w:rPr>
      <w:rFonts w:ascii="Calibri" w:hAnsi="Calibri" w:eastAsia="宋体" w:cs="Times New Roman"/>
      <w:sz w:val="21"/>
      <w:lang w:val="en-US" w:eastAsia="zh-CN" w:bidi="ar-SA"/>
    </w:rPr>
  </w:style>
  <w:style w:type="paragraph" w:customStyle="1" w:styleId="328">
    <w:name w:val="xl75"/>
    <w:basedOn w:val="1"/>
    <w:next w:val="329"/>
    <w:qFormat/>
    <w:uiPriority w:val="0"/>
    <w:pPr>
      <w:widowControl/>
      <w:shd w:val="clear" w:color="000000" w:fill="FFFFFF"/>
      <w:spacing w:before="280" w:after="280"/>
    </w:pPr>
    <w:rPr>
      <w:rFonts w:ascii="宋体" w:hAnsi="Calibri"/>
      <w:kern w:val="0"/>
      <w:sz w:val="20"/>
      <w:szCs w:val="20"/>
    </w:rPr>
  </w:style>
  <w:style w:type="paragraph" w:customStyle="1" w:styleId="329">
    <w:name w:val="toc 914"/>
    <w:next w:val="1"/>
    <w:qFormat/>
    <w:uiPriority w:val="0"/>
    <w:pPr>
      <w:wordWrap w:val="0"/>
      <w:ind w:left="3400"/>
      <w:jc w:val="both"/>
    </w:pPr>
    <w:rPr>
      <w:rFonts w:ascii="Calibri" w:hAnsi="Calibri" w:eastAsia="宋体" w:cs="Times New Roman"/>
      <w:sz w:val="21"/>
      <w:lang w:val="en-US" w:eastAsia="zh-CN" w:bidi="ar-SA"/>
    </w:rPr>
  </w:style>
  <w:style w:type="paragraph" w:customStyle="1" w:styleId="330">
    <w:name w:val="toc 19"/>
    <w:next w:val="1"/>
    <w:qFormat/>
    <w:uiPriority w:val="0"/>
    <w:pPr>
      <w:wordWrap w:val="0"/>
      <w:jc w:val="both"/>
    </w:pPr>
    <w:rPr>
      <w:rFonts w:ascii="Calibri" w:hAnsi="Calibri" w:eastAsia="宋体" w:cs="Times New Roman"/>
      <w:sz w:val="21"/>
      <w:lang w:val="en-US" w:eastAsia="zh-CN" w:bidi="ar-SA"/>
    </w:rPr>
  </w:style>
  <w:style w:type="paragraph" w:customStyle="1" w:styleId="331">
    <w:name w:val="TOC Heading6"/>
    <w:next w:val="1"/>
    <w:qFormat/>
    <w:uiPriority w:val="0"/>
    <w:pPr>
      <w:wordWrap w:val="0"/>
    </w:pPr>
    <w:rPr>
      <w:rFonts w:ascii="Calibri" w:hAnsi="Calibri" w:eastAsia="宋体" w:cs="Times New Roman"/>
      <w:sz w:val="32"/>
      <w:lang w:val="en-US" w:eastAsia="zh-CN" w:bidi="ar-SA"/>
    </w:rPr>
  </w:style>
  <w:style w:type="paragraph" w:customStyle="1" w:styleId="332">
    <w:name w:val="toc 52"/>
    <w:next w:val="1"/>
    <w:qFormat/>
    <w:uiPriority w:val="0"/>
    <w:pPr>
      <w:wordWrap w:val="0"/>
      <w:ind w:left="1700"/>
      <w:jc w:val="both"/>
    </w:pPr>
    <w:rPr>
      <w:rFonts w:ascii="Calibri" w:hAnsi="Calibri" w:eastAsia="宋体" w:cs="Times New Roman"/>
      <w:sz w:val="21"/>
      <w:lang w:val="en-US" w:eastAsia="zh-CN" w:bidi="ar-SA"/>
    </w:rPr>
  </w:style>
  <w:style w:type="paragraph" w:customStyle="1" w:styleId="333">
    <w:name w:val="toc 36"/>
    <w:next w:val="1"/>
    <w:qFormat/>
    <w:uiPriority w:val="0"/>
    <w:pPr>
      <w:wordWrap w:val="0"/>
      <w:ind w:left="850"/>
      <w:jc w:val="both"/>
    </w:pPr>
    <w:rPr>
      <w:rFonts w:ascii="Calibri" w:hAnsi="Calibri" w:eastAsia="宋体" w:cs="Times New Roman"/>
      <w:sz w:val="21"/>
      <w:lang w:val="en-US" w:eastAsia="zh-CN" w:bidi="ar-SA"/>
    </w:rPr>
  </w:style>
  <w:style w:type="paragraph" w:customStyle="1" w:styleId="334">
    <w:name w:val="toc 82"/>
    <w:next w:val="1"/>
    <w:qFormat/>
    <w:uiPriority w:val="0"/>
    <w:pPr>
      <w:wordWrap w:val="0"/>
      <w:ind w:left="2975"/>
      <w:jc w:val="both"/>
    </w:pPr>
    <w:rPr>
      <w:rFonts w:ascii="Calibri" w:hAnsi="Calibri" w:eastAsia="宋体" w:cs="Times New Roman"/>
      <w:sz w:val="21"/>
      <w:lang w:val="en-US" w:eastAsia="zh-CN" w:bidi="ar-SA"/>
    </w:rPr>
  </w:style>
  <w:style w:type="paragraph" w:customStyle="1" w:styleId="335">
    <w:name w:val="xl104"/>
    <w:basedOn w:val="1"/>
    <w:next w:val="336"/>
    <w:qFormat/>
    <w:uiPriority w:val="0"/>
    <w:pPr>
      <w:widowControl/>
      <w:shd w:val="clear" w:color="000000" w:fill="FFFFFF"/>
      <w:spacing w:before="280" w:after="280"/>
      <w:jc w:val="center"/>
    </w:pPr>
    <w:rPr>
      <w:rFonts w:ascii="宋体" w:hAnsi="Calibri"/>
      <w:kern w:val="0"/>
      <w:sz w:val="20"/>
      <w:szCs w:val="20"/>
    </w:rPr>
  </w:style>
  <w:style w:type="paragraph" w:customStyle="1" w:styleId="336">
    <w:name w:val="toc 210"/>
    <w:next w:val="1"/>
    <w:qFormat/>
    <w:uiPriority w:val="0"/>
    <w:pPr>
      <w:wordWrap w:val="0"/>
      <w:ind w:left="425"/>
      <w:jc w:val="both"/>
    </w:pPr>
    <w:rPr>
      <w:rFonts w:ascii="Calibri" w:hAnsi="Calibri" w:eastAsia="宋体" w:cs="Times New Roman"/>
      <w:sz w:val="21"/>
      <w:lang w:val="en-US" w:eastAsia="zh-CN" w:bidi="ar-SA"/>
    </w:rPr>
  </w:style>
  <w:style w:type="paragraph" w:customStyle="1" w:styleId="337">
    <w:name w:val="toc 110"/>
    <w:next w:val="1"/>
    <w:qFormat/>
    <w:uiPriority w:val="0"/>
    <w:pPr>
      <w:wordWrap w:val="0"/>
      <w:jc w:val="both"/>
    </w:pPr>
    <w:rPr>
      <w:rFonts w:ascii="Calibri" w:hAnsi="Calibri" w:eastAsia="宋体" w:cs="Times New Roman"/>
      <w:sz w:val="21"/>
      <w:lang w:val="en-US" w:eastAsia="zh-CN" w:bidi="ar-SA"/>
    </w:rPr>
  </w:style>
  <w:style w:type="paragraph" w:customStyle="1" w:styleId="338">
    <w:name w:val="toc 66"/>
    <w:next w:val="1"/>
    <w:qFormat/>
    <w:uiPriority w:val="0"/>
    <w:pPr>
      <w:wordWrap w:val="0"/>
      <w:ind w:left="2125"/>
      <w:jc w:val="both"/>
    </w:pPr>
    <w:rPr>
      <w:rFonts w:ascii="Calibri" w:hAnsi="Calibri" w:eastAsia="宋体" w:cs="Times New Roman"/>
      <w:sz w:val="21"/>
      <w:lang w:val="en-US" w:eastAsia="zh-CN" w:bidi="ar-SA"/>
    </w:rPr>
  </w:style>
  <w:style w:type="paragraph" w:customStyle="1" w:styleId="339">
    <w:name w:val="toc 31"/>
    <w:next w:val="1"/>
    <w:qFormat/>
    <w:uiPriority w:val="0"/>
    <w:pPr>
      <w:wordWrap w:val="0"/>
      <w:ind w:left="850"/>
      <w:jc w:val="both"/>
    </w:pPr>
    <w:rPr>
      <w:rFonts w:ascii="Calibri" w:hAnsi="Calibri" w:eastAsia="宋体" w:cs="Times New Roman"/>
      <w:sz w:val="21"/>
      <w:lang w:val="en-US" w:eastAsia="zh-CN" w:bidi="ar-SA"/>
    </w:rPr>
  </w:style>
  <w:style w:type="paragraph" w:customStyle="1" w:styleId="340">
    <w:name w:val="toc 93"/>
    <w:next w:val="1"/>
    <w:qFormat/>
    <w:uiPriority w:val="0"/>
    <w:pPr>
      <w:wordWrap w:val="0"/>
      <w:ind w:left="3400"/>
      <w:jc w:val="both"/>
    </w:pPr>
    <w:rPr>
      <w:rFonts w:ascii="Calibri" w:hAnsi="Calibri" w:eastAsia="宋体" w:cs="Times New Roman"/>
      <w:sz w:val="21"/>
      <w:lang w:val="en-US" w:eastAsia="zh-CN" w:bidi="ar-SA"/>
    </w:rPr>
  </w:style>
  <w:style w:type="paragraph" w:customStyle="1" w:styleId="341">
    <w:name w:val="toc 614"/>
    <w:next w:val="1"/>
    <w:qFormat/>
    <w:uiPriority w:val="0"/>
    <w:pPr>
      <w:wordWrap w:val="0"/>
      <w:ind w:left="2125"/>
      <w:jc w:val="both"/>
    </w:pPr>
    <w:rPr>
      <w:rFonts w:ascii="Calibri" w:hAnsi="Calibri" w:eastAsia="宋体" w:cs="Times New Roman"/>
      <w:sz w:val="21"/>
      <w:lang w:val="en-US" w:eastAsia="zh-CN" w:bidi="ar-SA"/>
    </w:rPr>
  </w:style>
  <w:style w:type="paragraph" w:customStyle="1" w:styleId="342">
    <w:name w:val="无间隔1"/>
    <w:next w:val="337"/>
    <w:qFormat/>
    <w:uiPriority w:val="0"/>
    <w:pPr>
      <w:widowControl w:val="0"/>
      <w:jc w:val="both"/>
    </w:pPr>
    <w:rPr>
      <w:rFonts w:ascii="Calibri" w:hAnsi="Calibri" w:eastAsia="宋体" w:cs="Times New Roman"/>
      <w:sz w:val="22"/>
      <w:lang w:val="en-US" w:eastAsia="zh-CN" w:bidi="ar-SA"/>
    </w:rPr>
  </w:style>
  <w:style w:type="paragraph" w:customStyle="1" w:styleId="343">
    <w:name w:val="目录 41"/>
    <w:next w:val="1"/>
    <w:qFormat/>
    <w:uiPriority w:val="0"/>
    <w:pPr>
      <w:wordWrap w:val="0"/>
      <w:ind w:left="1275"/>
      <w:jc w:val="both"/>
    </w:pPr>
    <w:rPr>
      <w:rFonts w:ascii="Calibri" w:hAnsi="Calibri" w:eastAsia="宋体" w:cs="Times New Roman"/>
      <w:sz w:val="21"/>
      <w:lang w:val="en-US" w:eastAsia="zh-CN" w:bidi="ar-SA"/>
    </w:rPr>
  </w:style>
  <w:style w:type="paragraph" w:customStyle="1" w:styleId="344">
    <w:name w:val="xl105"/>
    <w:basedOn w:val="1"/>
    <w:next w:val="345"/>
    <w:qFormat/>
    <w:uiPriority w:val="0"/>
    <w:pPr>
      <w:widowControl/>
      <w:shd w:val="clear" w:color="000000" w:fill="FFFFFF"/>
      <w:spacing w:before="280" w:after="280"/>
    </w:pPr>
    <w:rPr>
      <w:rFonts w:ascii="宋体" w:hAnsi="Calibri"/>
      <w:kern w:val="0"/>
      <w:sz w:val="18"/>
      <w:szCs w:val="20"/>
    </w:rPr>
  </w:style>
  <w:style w:type="paragraph" w:customStyle="1" w:styleId="345">
    <w:name w:val="toc 615"/>
    <w:next w:val="1"/>
    <w:qFormat/>
    <w:uiPriority w:val="0"/>
    <w:pPr>
      <w:wordWrap w:val="0"/>
      <w:ind w:left="2125"/>
      <w:jc w:val="both"/>
    </w:pPr>
    <w:rPr>
      <w:rFonts w:ascii="Calibri" w:hAnsi="Calibri" w:eastAsia="宋体" w:cs="Times New Roman"/>
      <w:sz w:val="21"/>
      <w:lang w:val="en-US" w:eastAsia="zh-CN" w:bidi="ar-SA"/>
    </w:rPr>
  </w:style>
  <w:style w:type="paragraph" w:customStyle="1" w:styleId="346">
    <w:name w:val="toc 41"/>
    <w:next w:val="1"/>
    <w:qFormat/>
    <w:uiPriority w:val="0"/>
    <w:pPr>
      <w:wordWrap w:val="0"/>
      <w:ind w:left="1275"/>
      <w:jc w:val="both"/>
    </w:pPr>
    <w:rPr>
      <w:rFonts w:ascii="Calibri" w:hAnsi="Calibri" w:eastAsia="宋体" w:cs="Times New Roman"/>
      <w:sz w:val="21"/>
      <w:lang w:val="en-US" w:eastAsia="zh-CN" w:bidi="ar-SA"/>
    </w:rPr>
  </w:style>
  <w:style w:type="paragraph" w:customStyle="1" w:styleId="347">
    <w:name w:val="toc 81"/>
    <w:next w:val="1"/>
    <w:qFormat/>
    <w:uiPriority w:val="0"/>
    <w:pPr>
      <w:wordWrap w:val="0"/>
      <w:ind w:left="2975"/>
      <w:jc w:val="both"/>
    </w:pPr>
    <w:rPr>
      <w:rFonts w:ascii="Calibri" w:hAnsi="Calibri" w:eastAsia="宋体" w:cs="Times New Roman"/>
      <w:sz w:val="21"/>
      <w:lang w:val="en-US" w:eastAsia="zh-CN" w:bidi="ar-SA"/>
    </w:rPr>
  </w:style>
  <w:style w:type="paragraph" w:customStyle="1" w:styleId="348">
    <w:name w:val="xl111"/>
    <w:basedOn w:val="1"/>
    <w:next w:val="349"/>
    <w:qFormat/>
    <w:uiPriority w:val="0"/>
    <w:pPr>
      <w:widowControl/>
      <w:shd w:val="clear" w:color="000000" w:fill="FFFFFF"/>
      <w:spacing w:before="280" w:after="280"/>
      <w:jc w:val="center"/>
    </w:pPr>
    <w:rPr>
      <w:rFonts w:ascii="宋体" w:hAnsi="Calibri"/>
      <w:b/>
      <w:kern w:val="0"/>
      <w:sz w:val="20"/>
      <w:szCs w:val="20"/>
    </w:rPr>
  </w:style>
  <w:style w:type="paragraph" w:customStyle="1" w:styleId="349">
    <w:name w:val="toc 88"/>
    <w:next w:val="1"/>
    <w:qFormat/>
    <w:uiPriority w:val="0"/>
    <w:pPr>
      <w:wordWrap w:val="0"/>
      <w:ind w:left="2975"/>
      <w:jc w:val="both"/>
    </w:pPr>
    <w:rPr>
      <w:rFonts w:ascii="Calibri" w:hAnsi="Calibri" w:eastAsia="宋体" w:cs="Times New Roman"/>
      <w:sz w:val="21"/>
      <w:lang w:val="en-US" w:eastAsia="zh-CN" w:bidi="ar-SA"/>
    </w:rPr>
  </w:style>
  <w:style w:type="paragraph" w:customStyle="1" w:styleId="350">
    <w:name w:val="toc 84"/>
    <w:next w:val="1"/>
    <w:qFormat/>
    <w:uiPriority w:val="0"/>
    <w:pPr>
      <w:wordWrap w:val="0"/>
      <w:ind w:left="2975"/>
      <w:jc w:val="both"/>
    </w:pPr>
    <w:rPr>
      <w:rFonts w:ascii="Calibri" w:hAnsi="Calibri" w:eastAsia="宋体" w:cs="Times New Roman"/>
      <w:sz w:val="21"/>
      <w:lang w:val="en-US" w:eastAsia="zh-CN" w:bidi="ar-SA"/>
    </w:rPr>
  </w:style>
  <w:style w:type="paragraph" w:customStyle="1" w:styleId="351">
    <w:name w:val="p0"/>
    <w:basedOn w:val="1"/>
    <w:next w:val="352"/>
    <w:qFormat/>
    <w:uiPriority w:val="0"/>
    <w:pPr>
      <w:widowControl/>
      <w:spacing w:before="280" w:after="280"/>
    </w:pPr>
    <w:rPr>
      <w:rFonts w:ascii="宋体" w:hAnsi="Calibri"/>
      <w:kern w:val="0"/>
      <w:sz w:val="24"/>
      <w:szCs w:val="20"/>
    </w:rPr>
  </w:style>
  <w:style w:type="paragraph" w:customStyle="1" w:styleId="352">
    <w:name w:val="toc 69"/>
    <w:next w:val="1"/>
    <w:qFormat/>
    <w:uiPriority w:val="0"/>
    <w:pPr>
      <w:wordWrap w:val="0"/>
      <w:ind w:left="2125"/>
      <w:jc w:val="both"/>
    </w:pPr>
    <w:rPr>
      <w:rFonts w:ascii="Calibri" w:hAnsi="Calibri" w:eastAsia="宋体" w:cs="Times New Roman"/>
      <w:sz w:val="21"/>
      <w:lang w:val="en-US" w:eastAsia="zh-CN" w:bidi="ar-SA"/>
    </w:rPr>
  </w:style>
  <w:style w:type="paragraph" w:customStyle="1" w:styleId="353">
    <w:name w:val="列出段落11"/>
    <w:basedOn w:val="1"/>
    <w:next w:val="354"/>
    <w:qFormat/>
    <w:uiPriority w:val="0"/>
    <w:pPr>
      <w:widowControl/>
      <w:spacing w:line="360" w:lineRule="auto"/>
      <w:ind w:firstLine="420"/>
    </w:pPr>
    <w:rPr>
      <w:rFonts w:hAnsi="Calibri" w:eastAsia="微软雅黑"/>
      <w:kern w:val="0"/>
      <w:sz w:val="24"/>
      <w:szCs w:val="20"/>
    </w:rPr>
  </w:style>
  <w:style w:type="paragraph" w:customStyle="1" w:styleId="354">
    <w:name w:val="toc 214"/>
    <w:next w:val="1"/>
    <w:qFormat/>
    <w:uiPriority w:val="0"/>
    <w:pPr>
      <w:wordWrap w:val="0"/>
      <w:ind w:left="425"/>
      <w:jc w:val="both"/>
    </w:pPr>
    <w:rPr>
      <w:rFonts w:ascii="Calibri" w:hAnsi="Calibri" w:eastAsia="宋体" w:cs="Times New Roman"/>
      <w:sz w:val="21"/>
      <w:lang w:val="en-US" w:eastAsia="zh-CN" w:bidi="ar-SA"/>
    </w:rPr>
  </w:style>
  <w:style w:type="paragraph" w:customStyle="1" w:styleId="355">
    <w:name w:val="toc 63"/>
    <w:next w:val="1"/>
    <w:qFormat/>
    <w:uiPriority w:val="0"/>
    <w:pPr>
      <w:wordWrap w:val="0"/>
      <w:ind w:left="2125"/>
      <w:jc w:val="both"/>
    </w:pPr>
    <w:rPr>
      <w:rFonts w:ascii="Calibri" w:hAnsi="Calibri" w:eastAsia="宋体" w:cs="Times New Roman"/>
      <w:sz w:val="21"/>
      <w:lang w:val="en-US" w:eastAsia="zh-CN" w:bidi="ar-SA"/>
    </w:rPr>
  </w:style>
  <w:style w:type="paragraph" w:customStyle="1" w:styleId="356">
    <w:name w:val="xl91"/>
    <w:basedOn w:val="1"/>
    <w:next w:val="253"/>
    <w:qFormat/>
    <w:uiPriority w:val="0"/>
    <w:pPr>
      <w:widowControl/>
      <w:shd w:val="clear" w:color="000000" w:fill="FFFFFF"/>
      <w:spacing w:before="280" w:after="280"/>
    </w:pPr>
    <w:rPr>
      <w:rFonts w:ascii="宋体" w:hAnsi="Calibri"/>
      <w:kern w:val="0"/>
      <w:sz w:val="20"/>
      <w:szCs w:val="20"/>
    </w:rPr>
  </w:style>
  <w:style w:type="paragraph" w:customStyle="1" w:styleId="357">
    <w:name w:val="toc 316"/>
    <w:next w:val="1"/>
    <w:qFormat/>
    <w:uiPriority w:val="0"/>
    <w:pPr>
      <w:wordWrap w:val="0"/>
      <w:ind w:left="850"/>
      <w:jc w:val="both"/>
    </w:pPr>
    <w:rPr>
      <w:rFonts w:ascii="Calibri" w:hAnsi="Calibri" w:eastAsia="宋体" w:cs="Times New Roman"/>
      <w:sz w:val="21"/>
      <w:lang w:val="en-US" w:eastAsia="zh-CN" w:bidi="ar-SA"/>
    </w:rPr>
  </w:style>
  <w:style w:type="paragraph" w:customStyle="1" w:styleId="358">
    <w:name w:val="_Style 1"/>
    <w:basedOn w:val="1"/>
    <w:next w:val="359"/>
    <w:qFormat/>
    <w:uiPriority w:val="0"/>
    <w:pPr>
      <w:ind w:firstLine="420"/>
    </w:pPr>
    <w:rPr>
      <w:rFonts w:hAnsi="Calibri"/>
      <w:kern w:val="0"/>
      <w:szCs w:val="20"/>
    </w:rPr>
  </w:style>
  <w:style w:type="paragraph" w:customStyle="1" w:styleId="359">
    <w:name w:val="TOC Heading13"/>
    <w:next w:val="1"/>
    <w:qFormat/>
    <w:uiPriority w:val="0"/>
    <w:pPr>
      <w:wordWrap w:val="0"/>
    </w:pPr>
    <w:rPr>
      <w:rFonts w:ascii="Calibri" w:hAnsi="Calibri" w:eastAsia="宋体" w:cs="Times New Roman"/>
      <w:sz w:val="32"/>
      <w:lang w:val="en-US" w:eastAsia="zh-CN" w:bidi="ar-SA"/>
    </w:rPr>
  </w:style>
  <w:style w:type="paragraph" w:customStyle="1" w:styleId="360">
    <w:name w:val="toc 116"/>
    <w:next w:val="1"/>
    <w:qFormat/>
    <w:uiPriority w:val="0"/>
    <w:pPr>
      <w:wordWrap w:val="0"/>
      <w:jc w:val="both"/>
    </w:pPr>
    <w:rPr>
      <w:rFonts w:ascii="Calibri" w:hAnsi="Calibri" w:eastAsia="宋体" w:cs="Times New Roman"/>
      <w:sz w:val="21"/>
      <w:lang w:val="en-US" w:eastAsia="zh-CN" w:bidi="ar-SA"/>
    </w:rPr>
  </w:style>
  <w:style w:type="paragraph" w:customStyle="1" w:styleId="361">
    <w:name w:val="toc 72"/>
    <w:next w:val="1"/>
    <w:qFormat/>
    <w:uiPriority w:val="0"/>
    <w:pPr>
      <w:wordWrap w:val="0"/>
      <w:ind w:left="2550"/>
      <w:jc w:val="both"/>
    </w:pPr>
    <w:rPr>
      <w:rFonts w:ascii="Calibri" w:hAnsi="Calibri" w:eastAsia="宋体" w:cs="Times New Roman"/>
      <w:sz w:val="21"/>
      <w:lang w:val="en-US" w:eastAsia="zh-CN" w:bidi="ar-SA"/>
    </w:rPr>
  </w:style>
  <w:style w:type="paragraph" w:customStyle="1" w:styleId="362">
    <w:name w:val="x_msonormal"/>
    <w:basedOn w:val="1"/>
    <w:next w:val="312"/>
    <w:qFormat/>
    <w:uiPriority w:val="0"/>
    <w:pPr>
      <w:widowControl/>
      <w:spacing w:before="280" w:after="280"/>
    </w:pPr>
    <w:rPr>
      <w:rFonts w:ascii="PMingLiU" w:hAnsi="Calibri" w:eastAsia="PMingLiU"/>
      <w:kern w:val="0"/>
      <w:sz w:val="24"/>
      <w:szCs w:val="20"/>
    </w:rPr>
  </w:style>
  <w:style w:type="paragraph" w:customStyle="1" w:styleId="363">
    <w:name w:val="toc 310"/>
    <w:next w:val="1"/>
    <w:qFormat/>
    <w:uiPriority w:val="0"/>
    <w:pPr>
      <w:wordWrap w:val="0"/>
      <w:ind w:left="850"/>
      <w:jc w:val="both"/>
    </w:pPr>
    <w:rPr>
      <w:rFonts w:ascii="Calibri" w:hAnsi="Calibri" w:eastAsia="宋体" w:cs="Times New Roman"/>
      <w:sz w:val="21"/>
      <w:lang w:val="en-US" w:eastAsia="zh-CN" w:bidi="ar-SA"/>
    </w:rPr>
  </w:style>
  <w:style w:type="paragraph" w:customStyle="1" w:styleId="364">
    <w:name w:val="toc 83"/>
    <w:next w:val="1"/>
    <w:qFormat/>
    <w:uiPriority w:val="0"/>
    <w:pPr>
      <w:wordWrap w:val="0"/>
      <w:ind w:left="2975"/>
      <w:jc w:val="both"/>
    </w:pPr>
    <w:rPr>
      <w:rFonts w:ascii="Calibri" w:hAnsi="Calibri" w:eastAsia="宋体" w:cs="Times New Roman"/>
      <w:sz w:val="21"/>
      <w:lang w:val="en-US" w:eastAsia="zh-CN" w:bidi="ar-SA"/>
    </w:rPr>
  </w:style>
  <w:style w:type="paragraph" w:customStyle="1" w:styleId="365">
    <w:name w:val="TOC Heading17"/>
    <w:next w:val="1"/>
    <w:qFormat/>
    <w:uiPriority w:val="0"/>
    <w:pPr>
      <w:wordWrap w:val="0"/>
    </w:pPr>
    <w:rPr>
      <w:rFonts w:ascii="Calibri" w:hAnsi="Calibri" w:eastAsia="宋体" w:cs="Times New Roman"/>
      <w:sz w:val="32"/>
      <w:lang w:val="en-US" w:eastAsia="zh-CN" w:bidi="ar-SA"/>
    </w:rPr>
  </w:style>
  <w:style w:type="paragraph" w:customStyle="1" w:styleId="366">
    <w:name w:val="toc 911"/>
    <w:next w:val="1"/>
    <w:qFormat/>
    <w:uiPriority w:val="0"/>
    <w:pPr>
      <w:wordWrap w:val="0"/>
      <w:ind w:left="3400"/>
      <w:jc w:val="both"/>
    </w:pPr>
    <w:rPr>
      <w:rFonts w:ascii="Calibri" w:hAnsi="Calibri" w:eastAsia="宋体" w:cs="Times New Roman"/>
      <w:sz w:val="21"/>
      <w:lang w:val="en-US" w:eastAsia="zh-CN" w:bidi="ar-SA"/>
    </w:rPr>
  </w:style>
  <w:style w:type="paragraph" w:customStyle="1" w:styleId="367">
    <w:name w:val="toc 811"/>
    <w:next w:val="1"/>
    <w:qFormat/>
    <w:uiPriority w:val="0"/>
    <w:pPr>
      <w:wordWrap w:val="0"/>
      <w:ind w:left="2975"/>
      <w:jc w:val="both"/>
    </w:pPr>
    <w:rPr>
      <w:rFonts w:ascii="Calibri" w:hAnsi="Calibri" w:eastAsia="宋体" w:cs="Times New Roman"/>
      <w:sz w:val="21"/>
      <w:lang w:val="en-US" w:eastAsia="zh-CN" w:bidi="ar-SA"/>
    </w:rPr>
  </w:style>
  <w:style w:type="paragraph" w:customStyle="1" w:styleId="368">
    <w:name w:val="目录 31"/>
    <w:next w:val="1"/>
    <w:qFormat/>
    <w:uiPriority w:val="0"/>
    <w:pPr>
      <w:wordWrap w:val="0"/>
      <w:ind w:left="850"/>
      <w:jc w:val="both"/>
    </w:pPr>
    <w:rPr>
      <w:rFonts w:ascii="Calibri" w:hAnsi="Calibri" w:eastAsia="宋体" w:cs="Times New Roman"/>
      <w:sz w:val="21"/>
      <w:lang w:val="en-US" w:eastAsia="zh-CN" w:bidi="ar-SA"/>
    </w:rPr>
  </w:style>
  <w:style w:type="paragraph" w:customStyle="1" w:styleId="369">
    <w:name w:val="xl118"/>
    <w:basedOn w:val="1"/>
    <w:next w:val="243"/>
    <w:qFormat/>
    <w:uiPriority w:val="0"/>
    <w:pPr>
      <w:widowControl/>
      <w:shd w:val="clear" w:color="000000" w:fill="FFFFFF"/>
      <w:spacing w:before="280" w:after="280"/>
      <w:jc w:val="center"/>
    </w:pPr>
    <w:rPr>
      <w:rFonts w:ascii="宋体" w:hAnsi="Calibri"/>
      <w:b/>
      <w:kern w:val="0"/>
      <w:sz w:val="20"/>
      <w:szCs w:val="20"/>
    </w:rPr>
  </w:style>
  <w:style w:type="paragraph" w:customStyle="1" w:styleId="370">
    <w:name w:val="xl83"/>
    <w:basedOn w:val="1"/>
    <w:next w:val="298"/>
    <w:qFormat/>
    <w:uiPriority w:val="0"/>
    <w:pPr>
      <w:widowControl/>
      <w:shd w:val="clear" w:color="000000" w:fill="FFFFFF"/>
      <w:spacing w:before="280" w:after="280"/>
    </w:pPr>
    <w:rPr>
      <w:rFonts w:ascii="宋体" w:hAnsi="Calibri"/>
      <w:kern w:val="0"/>
      <w:sz w:val="20"/>
      <w:szCs w:val="20"/>
    </w:rPr>
  </w:style>
  <w:style w:type="paragraph" w:customStyle="1" w:styleId="371">
    <w:name w:val="xl103"/>
    <w:basedOn w:val="1"/>
    <w:next w:val="372"/>
    <w:qFormat/>
    <w:uiPriority w:val="0"/>
    <w:pPr>
      <w:widowControl/>
      <w:shd w:val="clear" w:color="000000" w:fill="FFFFFF"/>
      <w:spacing w:before="280" w:after="280"/>
    </w:pPr>
    <w:rPr>
      <w:rFonts w:ascii="宋体" w:hAnsi="Calibri"/>
      <w:kern w:val="0"/>
      <w:sz w:val="20"/>
      <w:szCs w:val="20"/>
    </w:rPr>
  </w:style>
  <w:style w:type="paragraph" w:customStyle="1" w:styleId="372">
    <w:name w:val="toc 111"/>
    <w:next w:val="1"/>
    <w:qFormat/>
    <w:uiPriority w:val="0"/>
    <w:pPr>
      <w:wordWrap w:val="0"/>
      <w:jc w:val="both"/>
    </w:pPr>
    <w:rPr>
      <w:rFonts w:ascii="Calibri" w:hAnsi="Calibri" w:eastAsia="宋体" w:cs="Times New Roman"/>
      <w:sz w:val="21"/>
      <w:lang w:val="en-US" w:eastAsia="zh-CN" w:bidi="ar-SA"/>
    </w:rPr>
  </w:style>
  <w:style w:type="paragraph" w:customStyle="1" w:styleId="373">
    <w:name w:val="xl68"/>
    <w:basedOn w:val="1"/>
    <w:next w:val="374"/>
    <w:qFormat/>
    <w:uiPriority w:val="0"/>
    <w:pPr>
      <w:widowControl/>
      <w:shd w:val="clear" w:color="000000" w:fill="FFFFFF"/>
      <w:spacing w:before="280" w:after="280"/>
    </w:pPr>
    <w:rPr>
      <w:rFonts w:ascii="宋体" w:hAnsi="Calibri"/>
      <w:b/>
      <w:kern w:val="0"/>
      <w:sz w:val="20"/>
      <w:szCs w:val="20"/>
    </w:rPr>
  </w:style>
  <w:style w:type="paragraph" w:customStyle="1" w:styleId="374">
    <w:name w:val="TOC Heading16"/>
    <w:next w:val="1"/>
    <w:qFormat/>
    <w:uiPriority w:val="0"/>
    <w:pPr>
      <w:wordWrap w:val="0"/>
    </w:pPr>
    <w:rPr>
      <w:rFonts w:ascii="Calibri" w:hAnsi="Calibri" w:eastAsia="宋体" w:cs="Times New Roman"/>
      <w:sz w:val="32"/>
      <w:lang w:val="en-US" w:eastAsia="zh-CN" w:bidi="ar-SA"/>
    </w:rPr>
  </w:style>
  <w:style w:type="paragraph" w:customStyle="1" w:styleId="375">
    <w:name w:val="toc 113"/>
    <w:next w:val="1"/>
    <w:qFormat/>
    <w:uiPriority w:val="0"/>
    <w:pPr>
      <w:wordWrap w:val="0"/>
      <w:jc w:val="both"/>
    </w:pPr>
    <w:rPr>
      <w:rFonts w:ascii="Calibri" w:hAnsi="Calibri" w:eastAsia="宋体" w:cs="Times New Roman"/>
      <w:sz w:val="21"/>
      <w:lang w:val="en-US" w:eastAsia="zh-CN" w:bidi="ar-SA"/>
    </w:rPr>
  </w:style>
  <w:style w:type="paragraph" w:customStyle="1" w:styleId="376">
    <w:name w:val="xl94"/>
    <w:basedOn w:val="1"/>
    <w:next w:val="267"/>
    <w:qFormat/>
    <w:uiPriority w:val="0"/>
    <w:pPr>
      <w:widowControl/>
      <w:shd w:val="clear" w:color="000000" w:fill="FFFFFF"/>
      <w:spacing w:before="280" w:after="280"/>
      <w:jc w:val="center"/>
    </w:pPr>
    <w:rPr>
      <w:rFonts w:ascii="宋体" w:hAnsi="Calibri"/>
      <w:kern w:val="0"/>
      <w:sz w:val="20"/>
      <w:szCs w:val="20"/>
    </w:rPr>
  </w:style>
  <w:style w:type="paragraph" w:customStyle="1" w:styleId="377">
    <w:name w:val="toc 53"/>
    <w:next w:val="1"/>
    <w:qFormat/>
    <w:uiPriority w:val="0"/>
    <w:pPr>
      <w:wordWrap w:val="0"/>
      <w:ind w:left="1700"/>
      <w:jc w:val="both"/>
    </w:pPr>
    <w:rPr>
      <w:rFonts w:ascii="Calibri" w:hAnsi="Calibri" w:eastAsia="宋体" w:cs="Times New Roman"/>
      <w:sz w:val="21"/>
      <w:lang w:val="en-US" w:eastAsia="zh-CN" w:bidi="ar-SA"/>
    </w:rPr>
  </w:style>
  <w:style w:type="paragraph" w:customStyle="1" w:styleId="378">
    <w:name w:val="xl92"/>
    <w:basedOn w:val="1"/>
    <w:next w:val="379"/>
    <w:qFormat/>
    <w:uiPriority w:val="0"/>
    <w:pPr>
      <w:widowControl/>
      <w:shd w:val="clear" w:color="000000" w:fill="FFFFFF"/>
      <w:spacing w:before="280" w:after="280"/>
    </w:pPr>
    <w:rPr>
      <w:rFonts w:ascii="宋体" w:hAnsi="Calibri"/>
      <w:kern w:val="0"/>
      <w:sz w:val="20"/>
      <w:szCs w:val="20"/>
    </w:rPr>
  </w:style>
  <w:style w:type="paragraph" w:customStyle="1" w:styleId="379">
    <w:name w:val="toc 913"/>
    <w:next w:val="1"/>
    <w:qFormat/>
    <w:uiPriority w:val="0"/>
    <w:pPr>
      <w:wordWrap w:val="0"/>
      <w:ind w:left="3400"/>
      <w:jc w:val="both"/>
    </w:pPr>
    <w:rPr>
      <w:rFonts w:ascii="Calibri" w:hAnsi="Calibri" w:eastAsia="宋体" w:cs="Times New Roman"/>
      <w:sz w:val="21"/>
      <w:lang w:val="en-US" w:eastAsia="zh-CN" w:bidi="ar-SA"/>
    </w:rPr>
  </w:style>
  <w:style w:type="paragraph" w:customStyle="1" w:styleId="380">
    <w:name w:val="toc 512"/>
    <w:next w:val="1"/>
    <w:qFormat/>
    <w:uiPriority w:val="0"/>
    <w:pPr>
      <w:wordWrap w:val="0"/>
      <w:ind w:left="1700"/>
      <w:jc w:val="both"/>
    </w:pPr>
    <w:rPr>
      <w:rFonts w:ascii="Calibri" w:hAnsi="Calibri" w:eastAsia="宋体" w:cs="Times New Roman"/>
      <w:sz w:val="21"/>
      <w:lang w:val="en-US" w:eastAsia="zh-CN" w:bidi="ar-SA"/>
    </w:rPr>
  </w:style>
  <w:style w:type="paragraph" w:customStyle="1" w:styleId="381">
    <w:name w:val="目录 81"/>
    <w:next w:val="1"/>
    <w:qFormat/>
    <w:uiPriority w:val="0"/>
    <w:pPr>
      <w:wordWrap w:val="0"/>
      <w:ind w:left="2975"/>
      <w:jc w:val="both"/>
    </w:pPr>
    <w:rPr>
      <w:rFonts w:ascii="Calibri" w:hAnsi="Calibri" w:eastAsia="宋体" w:cs="Times New Roman"/>
      <w:sz w:val="21"/>
      <w:lang w:val="en-US" w:eastAsia="zh-CN" w:bidi="ar-SA"/>
    </w:rPr>
  </w:style>
  <w:style w:type="paragraph" w:customStyle="1" w:styleId="382">
    <w:name w:val="正文表标题"/>
    <w:next w:val="1"/>
    <w:qFormat/>
    <w:uiPriority w:val="0"/>
    <w:pPr>
      <w:ind w:left="630"/>
      <w:jc w:val="center"/>
    </w:pPr>
    <w:rPr>
      <w:rFonts w:ascii="黑体" w:hAnsi="Calibri" w:eastAsia="黑体" w:cs="Times New Roman"/>
      <w:sz w:val="21"/>
      <w:lang w:val="en-US" w:eastAsia="zh-CN" w:bidi="ar-SA"/>
    </w:rPr>
  </w:style>
  <w:style w:type="paragraph" w:customStyle="1" w:styleId="383">
    <w:name w:val="toc 28"/>
    <w:next w:val="1"/>
    <w:qFormat/>
    <w:uiPriority w:val="0"/>
    <w:pPr>
      <w:wordWrap w:val="0"/>
      <w:ind w:left="425"/>
      <w:jc w:val="both"/>
    </w:pPr>
    <w:rPr>
      <w:rFonts w:ascii="Calibri" w:hAnsi="Calibri" w:eastAsia="宋体" w:cs="Times New Roman"/>
      <w:sz w:val="21"/>
      <w:lang w:val="en-US" w:eastAsia="zh-CN" w:bidi="ar-SA"/>
    </w:rPr>
  </w:style>
  <w:style w:type="paragraph" w:customStyle="1" w:styleId="384">
    <w:name w:val="toc 79"/>
    <w:next w:val="1"/>
    <w:qFormat/>
    <w:uiPriority w:val="0"/>
    <w:pPr>
      <w:wordWrap w:val="0"/>
      <w:ind w:left="2550"/>
      <w:jc w:val="both"/>
    </w:pPr>
    <w:rPr>
      <w:rFonts w:ascii="Calibri" w:hAnsi="Calibri" w:eastAsia="宋体" w:cs="Times New Roman"/>
      <w:sz w:val="21"/>
      <w:lang w:val="en-US" w:eastAsia="zh-CN" w:bidi="ar-SA"/>
    </w:rPr>
  </w:style>
  <w:style w:type="paragraph" w:customStyle="1" w:styleId="385">
    <w:name w:val="xl110"/>
    <w:basedOn w:val="1"/>
    <w:next w:val="341"/>
    <w:qFormat/>
    <w:uiPriority w:val="0"/>
    <w:pPr>
      <w:widowControl/>
      <w:shd w:val="clear" w:color="000000" w:fill="FFFFFF"/>
      <w:spacing w:before="280" w:after="280"/>
      <w:jc w:val="center"/>
    </w:pPr>
    <w:rPr>
      <w:rFonts w:ascii="宋体" w:hAnsi="Calibri"/>
      <w:kern w:val="0"/>
      <w:sz w:val="20"/>
      <w:szCs w:val="20"/>
    </w:rPr>
  </w:style>
  <w:style w:type="paragraph" w:customStyle="1" w:styleId="386">
    <w:name w:val="toc 511"/>
    <w:next w:val="1"/>
    <w:qFormat/>
    <w:uiPriority w:val="0"/>
    <w:pPr>
      <w:wordWrap w:val="0"/>
      <w:ind w:left="1700"/>
      <w:jc w:val="both"/>
    </w:pPr>
    <w:rPr>
      <w:rFonts w:ascii="Calibri" w:hAnsi="Calibri" w:eastAsia="宋体" w:cs="Times New Roman"/>
      <w:sz w:val="21"/>
      <w:lang w:val="en-US" w:eastAsia="zh-CN" w:bidi="ar-SA"/>
    </w:rPr>
  </w:style>
  <w:style w:type="paragraph" w:customStyle="1" w:styleId="387">
    <w:name w:val="toc 416"/>
    <w:next w:val="1"/>
    <w:qFormat/>
    <w:uiPriority w:val="0"/>
    <w:pPr>
      <w:wordWrap w:val="0"/>
      <w:ind w:left="1275"/>
      <w:jc w:val="both"/>
    </w:pPr>
    <w:rPr>
      <w:rFonts w:ascii="Calibri" w:hAnsi="Calibri" w:eastAsia="宋体" w:cs="Times New Roman"/>
      <w:sz w:val="21"/>
      <w:lang w:val="en-US" w:eastAsia="zh-CN" w:bidi="ar-SA"/>
    </w:rPr>
  </w:style>
  <w:style w:type="paragraph" w:customStyle="1" w:styleId="388">
    <w:name w:val="xl85"/>
    <w:basedOn w:val="1"/>
    <w:next w:val="389"/>
    <w:qFormat/>
    <w:uiPriority w:val="0"/>
    <w:pPr>
      <w:widowControl/>
      <w:shd w:val="clear" w:color="000000" w:fill="FFFFFF"/>
      <w:spacing w:before="280" w:after="280"/>
      <w:jc w:val="center"/>
    </w:pPr>
    <w:rPr>
      <w:rFonts w:ascii="宋体" w:hAnsi="Calibri"/>
      <w:kern w:val="0"/>
      <w:sz w:val="20"/>
      <w:szCs w:val="20"/>
    </w:rPr>
  </w:style>
  <w:style w:type="paragraph" w:customStyle="1" w:styleId="389">
    <w:name w:val="toc 76"/>
    <w:next w:val="1"/>
    <w:qFormat/>
    <w:uiPriority w:val="0"/>
    <w:pPr>
      <w:wordWrap w:val="0"/>
      <w:ind w:left="2550"/>
      <w:jc w:val="both"/>
    </w:pPr>
    <w:rPr>
      <w:rFonts w:ascii="Calibri" w:hAnsi="Calibri" w:eastAsia="宋体" w:cs="Times New Roman"/>
      <w:sz w:val="21"/>
      <w:lang w:val="en-US" w:eastAsia="zh-CN" w:bidi="ar-SA"/>
    </w:rPr>
  </w:style>
  <w:style w:type="paragraph" w:customStyle="1" w:styleId="390">
    <w:name w:val="toc 27"/>
    <w:next w:val="1"/>
    <w:qFormat/>
    <w:uiPriority w:val="0"/>
    <w:pPr>
      <w:wordWrap w:val="0"/>
      <w:ind w:left="425"/>
      <w:jc w:val="both"/>
    </w:pPr>
    <w:rPr>
      <w:rFonts w:ascii="Calibri" w:hAnsi="Calibri" w:eastAsia="宋体" w:cs="Times New Roman"/>
      <w:sz w:val="21"/>
      <w:lang w:val="en-US" w:eastAsia="zh-CN" w:bidi="ar-SA"/>
    </w:rPr>
  </w:style>
  <w:style w:type="paragraph" w:customStyle="1" w:styleId="391">
    <w:name w:val="toc 916"/>
    <w:next w:val="1"/>
    <w:qFormat/>
    <w:uiPriority w:val="0"/>
    <w:pPr>
      <w:wordWrap w:val="0"/>
      <w:ind w:left="3400"/>
      <w:jc w:val="both"/>
    </w:pPr>
    <w:rPr>
      <w:rFonts w:ascii="Calibri" w:hAnsi="Calibri" w:eastAsia="宋体" w:cs="Times New Roman"/>
      <w:sz w:val="21"/>
      <w:lang w:val="en-US" w:eastAsia="zh-CN" w:bidi="ar-SA"/>
    </w:rPr>
  </w:style>
  <w:style w:type="paragraph" w:customStyle="1" w:styleId="392">
    <w:name w:val="toc 77"/>
    <w:next w:val="1"/>
    <w:qFormat/>
    <w:uiPriority w:val="0"/>
    <w:pPr>
      <w:wordWrap w:val="0"/>
      <w:ind w:left="2550"/>
      <w:jc w:val="both"/>
    </w:pPr>
    <w:rPr>
      <w:rFonts w:ascii="Calibri" w:hAnsi="Calibri" w:eastAsia="宋体" w:cs="Times New Roman"/>
      <w:sz w:val="21"/>
      <w:lang w:val="en-US" w:eastAsia="zh-CN" w:bidi="ar-SA"/>
    </w:rPr>
  </w:style>
  <w:style w:type="paragraph" w:customStyle="1" w:styleId="393">
    <w:name w:val="toc 211"/>
    <w:next w:val="1"/>
    <w:qFormat/>
    <w:uiPriority w:val="0"/>
    <w:pPr>
      <w:wordWrap w:val="0"/>
      <w:ind w:left="425"/>
      <w:jc w:val="both"/>
    </w:pPr>
    <w:rPr>
      <w:rFonts w:ascii="Calibri" w:hAnsi="Calibri" w:eastAsia="宋体" w:cs="Times New Roman"/>
      <w:sz w:val="21"/>
      <w:lang w:val="en-US" w:eastAsia="zh-CN" w:bidi="ar-SA"/>
    </w:rPr>
  </w:style>
  <w:style w:type="paragraph" w:customStyle="1" w:styleId="394">
    <w:name w:val="toc 815"/>
    <w:next w:val="1"/>
    <w:qFormat/>
    <w:uiPriority w:val="0"/>
    <w:pPr>
      <w:wordWrap w:val="0"/>
      <w:ind w:left="2975"/>
      <w:jc w:val="both"/>
    </w:pPr>
    <w:rPr>
      <w:rFonts w:ascii="Calibri" w:hAnsi="Calibri" w:eastAsia="宋体" w:cs="Times New Roman"/>
      <w:sz w:val="21"/>
      <w:lang w:val="en-US" w:eastAsia="zh-CN" w:bidi="ar-SA"/>
    </w:rPr>
  </w:style>
  <w:style w:type="paragraph" w:customStyle="1" w:styleId="395">
    <w:name w:val="xl99"/>
    <w:basedOn w:val="1"/>
    <w:next w:val="380"/>
    <w:qFormat/>
    <w:uiPriority w:val="0"/>
    <w:pPr>
      <w:widowControl/>
      <w:shd w:val="clear" w:color="000000" w:fill="FFFFFF"/>
      <w:spacing w:before="280" w:after="280"/>
    </w:pPr>
    <w:rPr>
      <w:rFonts w:ascii="宋体" w:hAnsi="Calibri"/>
      <w:kern w:val="0"/>
      <w:sz w:val="18"/>
      <w:szCs w:val="20"/>
    </w:rPr>
  </w:style>
  <w:style w:type="paragraph" w:customStyle="1" w:styleId="396">
    <w:name w:val="xl97"/>
    <w:basedOn w:val="1"/>
    <w:next w:val="268"/>
    <w:qFormat/>
    <w:uiPriority w:val="0"/>
    <w:pPr>
      <w:widowControl/>
      <w:shd w:val="clear" w:color="000000" w:fill="FFFFFF"/>
      <w:spacing w:before="280" w:after="280"/>
      <w:jc w:val="center"/>
    </w:pPr>
    <w:rPr>
      <w:rFonts w:ascii="宋体" w:hAnsi="Calibri"/>
      <w:kern w:val="0"/>
      <w:sz w:val="20"/>
      <w:szCs w:val="20"/>
    </w:rPr>
  </w:style>
  <w:style w:type="paragraph" w:customStyle="1" w:styleId="397">
    <w:name w:val="toc 612"/>
    <w:next w:val="1"/>
    <w:qFormat/>
    <w:uiPriority w:val="0"/>
    <w:pPr>
      <w:wordWrap w:val="0"/>
      <w:ind w:left="2125"/>
      <w:jc w:val="both"/>
    </w:pPr>
    <w:rPr>
      <w:rFonts w:ascii="Calibri" w:hAnsi="Calibri" w:eastAsia="宋体" w:cs="Times New Roman"/>
      <w:sz w:val="21"/>
      <w:lang w:val="en-US" w:eastAsia="zh-CN" w:bidi="ar-SA"/>
    </w:rPr>
  </w:style>
  <w:style w:type="paragraph" w:customStyle="1" w:styleId="398">
    <w:name w:val="toc 315"/>
    <w:next w:val="1"/>
    <w:qFormat/>
    <w:uiPriority w:val="0"/>
    <w:pPr>
      <w:wordWrap w:val="0"/>
      <w:ind w:left="850"/>
      <w:jc w:val="both"/>
    </w:pPr>
    <w:rPr>
      <w:rFonts w:ascii="Calibri" w:hAnsi="Calibri" w:eastAsia="宋体" w:cs="Times New Roman"/>
      <w:sz w:val="21"/>
      <w:lang w:val="en-US" w:eastAsia="zh-CN" w:bidi="ar-SA"/>
    </w:rPr>
  </w:style>
  <w:style w:type="paragraph" w:customStyle="1" w:styleId="399">
    <w:name w:val="TOC Heading15"/>
    <w:next w:val="1"/>
    <w:qFormat/>
    <w:uiPriority w:val="0"/>
    <w:pPr>
      <w:wordWrap w:val="0"/>
    </w:pPr>
    <w:rPr>
      <w:rFonts w:ascii="Calibri" w:hAnsi="Calibri" w:eastAsia="宋体" w:cs="Times New Roman"/>
      <w:sz w:val="32"/>
      <w:lang w:val="en-US" w:eastAsia="zh-CN" w:bidi="ar-SA"/>
    </w:rPr>
  </w:style>
  <w:style w:type="paragraph" w:customStyle="1" w:styleId="400">
    <w:name w:val="toc 915"/>
    <w:next w:val="1"/>
    <w:qFormat/>
    <w:uiPriority w:val="0"/>
    <w:pPr>
      <w:wordWrap w:val="0"/>
      <w:ind w:left="3400"/>
      <w:jc w:val="both"/>
    </w:pPr>
    <w:rPr>
      <w:rFonts w:ascii="Calibri" w:hAnsi="Calibri" w:eastAsia="宋体" w:cs="Times New Roman"/>
      <w:sz w:val="21"/>
      <w:lang w:val="en-US" w:eastAsia="zh-CN" w:bidi="ar-SA"/>
    </w:rPr>
  </w:style>
  <w:style w:type="paragraph" w:customStyle="1" w:styleId="401">
    <w:name w:val="toc 39"/>
    <w:next w:val="1"/>
    <w:qFormat/>
    <w:uiPriority w:val="0"/>
    <w:pPr>
      <w:wordWrap w:val="0"/>
      <w:ind w:left="850"/>
      <w:jc w:val="both"/>
    </w:pPr>
    <w:rPr>
      <w:rFonts w:ascii="Calibri" w:hAnsi="Calibri" w:eastAsia="宋体" w:cs="Times New Roman"/>
      <w:sz w:val="21"/>
      <w:lang w:val="en-US" w:eastAsia="zh-CN" w:bidi="ar-SA"/>
    </w:rPr>
  </w:style>
  <w:style w:type="paragraph" w:customStyle="1" w:styleId="402">
    <w:name w:val="toc 710"/>
    <w:next w:val="1"/>
    <w:qFormat/>
    <w:uiPriority w:val="0"/>
    <w:pPr>
      <w:wordWrap w:val="0"/>
      <w:ind w:left="2550"/>
      <w:jc w:val="both"/>
    </w:pPr>
    <w:rPr>
      <w:rFonts w:ascii="Calibri" w:hAnsi="Calibri" w:eastAsia="宋体" w:cs="Times New Roman"/>
      <w:sz w:val="21"/>
      <w:lang w:val="en-US" w:eastAsia="zh-CN" w:bidi="ar-SA"/>
    </w:rPr>
  </w:style>
  <w:style w:type="paragraph" w:customStyle="1" w:styleId="403">
    <w:name w:val="toc 12"/>
    <w:next w:val="1"/>
    <w:qFormat/>
    <w:uiPriority w:val="0"/>
    <w:pPr>
      <w:wordWrap w:val="0"/>
      <w:jc w:val="both"/>
    </w:pPr>
    <w:rPr>
      <w:rFonts w:ascii="Calibri" w:hAnsi="Calibri" w:eastAsia="宋体" w:cs="Times New Roman"/>
      <w:sz w:val="21"/>
      <w:lang w:val="en-US" w:eastAsia="zh-CN" w:bidi="ar-SA"/>
    </w:rPr>
  </w:style>
  <w:style w:type="paragraph" w:customStyle="1" w:styleId="404">
    <w:name w:val="xl95"/>
    <w:basedOn w:val="1"/>
    <w:next w:val="405"/>
    <w:qFormat/>
    <w:uiPriority w:val="0"/>
    <w:pPr>
      <w:widowControl/>
      <w:shd w:val="clear" w:color="000000" w:fill="FFFFFF"/>
      <w:spacing w:before="280" w:after="280"/>
    </w:pPr>
    <w:rPr>
      <w:rFonts w:ascii="宋体" w:hAnsi="Calibri"/>
      <w:kern w:val="0"/>
      <w:sz w:val="20"/>
      <w:szCs w:val="20"/>
    </w:rPr>
  </w:style>
  <w:style w:type="paragraph" w:customStyle="1" w:styleId="405">
    <w:name w:val="toc 415"/>
    <w:next w:val="1"/>
    <w:qFormat/>
    <w:uiPriority w:val="0"/>
    <w:pPr>
      <w:wordWrap w:val="0"/>
      <w:ind w:left="1275"/>
      <w:jc w:val="both"/>
    </w:pPr>
    <w:rPr>
      <w:rFonts w:ascii="Calibri" w:hAnsi="Calibri" w:eastAsia="宋体" w:cs="Times New Roman"/>
      <w:sz w:val="21"/>
      <w:lang w:val="en-US" w:eastAsia="zh-CN" w:bidi="ar-SA"/>
    </w:rPr>
  </w:style>
  <w:style w:type="paragraph" w:customStyle="1" w:styleId="406">
    <w:name w:val="toc 29"/>
    <w:next w:val="1"/>
    <w:qFormat/>
    <w:uiPriority w:val="0"/>
    <w:pPr>
      <w:wordWrap w:val="0"/>
      <w:ind w:left="425"/>
      <w:jc w:val="both"/>
    </w:pPr>
    <w:rPr>
      <w:rFonts w:ascii="Calibri" w:hAnsi="Calibri" w:eastAsia="宋体" w:cs="Times New Roman"/>
      <w:sz w:val="21"/>
      <w:lang w:val="en-US" w:eastAsia="zh-CN" w:bidi="ar-SA"/>
    </w:rPr>
  </w:style>
  <w:style w:type="paragraph" w:customStyle="1" w:styleId="407">
    <w:name w:val="xl67"/>
    <w:basedOn w:val="1"/>
    <w:next w:val="408"/>
    <w:qFormat/>
    <w:uiPriority w:val="0"/>
    <w:pPr>
      <w:widowControl/>
      <w:shd w:val="clear" w:color="000000" w:fill="FFFFFF"/>
      <w:spacing w:before="280" w:after="280"/>
      <w:jc w:val="center"/>
    </w:pPr>
    <w:rPr>
      <w:rFonts w:ascii="宋体" w:hAnsi="Calibri"/>
      <w:b/>
      <w:kern w:val="0"/>
      <w:sz w:val="20"/>
      <w:szCs w:val="20"/>
    </w:rPr>
  </w:style>
  <w:style w:type="paragraph" w:customStyle="1" w:styleId="408">
    <w:name w:val="toc 714"/>
    <w:next w:val="1"/>
    <w:qFormat/>
    <w:uiPriority w:val="0"/>
    <w:pPr>
      <w:wordWrap w:val="0"/>
      <w:ind w:left="2550"/>
      <w:jc w:val="both"/>
    </w:pPr>
    <w:rPr>
      <w:rFonts w:ascii="Calibri" w:hAnsi="Calibri" w:eastAsia="宋体" w:cs="Times New Roman"/>
      <w:sz w:val="21"/>
      <w:lang w:val="en-US" w:eastAsia="zh-CN" w:bidi="ar-SA"/>
    </w:rPr>
  </w:style>
  <w:style w:type="paragraph" w:customStyle="1" w:styleId="409">
    <w:name w:val="toc 21"/>
    <w:next w:val="1"/>
    <w:qFormat/>
    <w:uiPriority w:val="0"/>
    <w:pPr>
      <w:wordWrap w:val="0"/>
      <w:ind w:left="425"/>
      <w:jc w:val="both"/>
    </w:pPr>
    <w:rPr>
      <w:rFonts w:ascii="Calibri" w:hAnsi="Calibri" w:eastAsia="宋体" w:cs="Times New Roman"/>
      <w:sz w:val="21"/>
      <w:lang w:val="en-US" w:eastAsia="zh-CN" w:bidi="ar-SA"/>
    </w:rPr>
  </w:style>
  <w:style w:type="paragraph" w:customStyle="1" w:styleId="410">
    <w:name w:val="正文 A"/>
    <w:next w:val="327"/>
    <w:qFormat/>
    <w:uiPriority w:val="0"/>
    <w:rPr>
      <w:rFonts w:ascii="Arial" w:hAnsi="Calibri" w:eastAsia="Arial Unicode MS" w:cs="Times New Roman"/>
      <w:color w:val="000000"/>
      <w:sz w:val="21"/>
      <w:lang w:val="en-US" w:eastAsia="zh-CN" w:bidi="ar-SA"/>
    </w:rPr>
  </w:style>
  <w:style w:type="paragraph" w:customStyle="1" w:styleId="411">
    <w:name w:val="toc 68"/>
    <w:next w:val="1"/>
    <w:qFormat/>
    <w:uiPriority w:val="0"/>
    <w:pPr>
      <w:wordWrap w:val="0"/>
      <w:ind w:left="2125"/>
      <w:jc w:val="both"/>
    </w:pPr>
    <w:rPr>
      <w:rFonts w:ascii="Calibri" w:hAnsi="Calibri" w:eastAsia="宋体" w:cs="Times New Roman"/>
      <w:sz w:val="21"/>
      <w:lang w:val="en-US" w:eastAsia="zh-CN" w:bidi="ar-SA"/>
    </w:rPr>
  </w:style>
  <w:style w:type="paragraph" w:customStyle="1" w:styleId="412">
    <w:name w:val="toc 58"/>
    <w:next w:val="1"/>
    <w:qFormat/>
    <w:uiPriority w:val="0"/>
    <w:pPr>
      <w:wordWrap w:val="0"/>
      <w:ind w:left="1700"/>
      <w:jc w:val="both"/>
    </w:pPr>
    <w:rPr>
      <w:rFonts w:ascii="Calibri" w:hAnsi="Calibri" w:eastAsia="宋体" w:cs="Times New Roman"/>
      <w:sz w:val="21"/>
      <w:lang w:val="en-US" w:eastAsia="zh-CN" w:bidi="ar-SA"/>
    </w:rPr>
  </w:style>
  <w:style w:type="paragraph" w:customStyle="1" w:styleId="413">
    <w:name w:val="xl88"/>
    <w:basedOn w:val="1"/>
    <w:next w:val="399"/>
    <w:qFormat/>
    <w:uiPriority w:val="0"/>
    <w:pPr>
      <w:widowControl/>
      <w:shd w:val="clear" w:color="000000" w:fill="FFFFFF"/>
      <w:spacing w:before="280" w:after="280"/>
      <w:jc w:val="center"/>
    </w:pPr>
    <w:rPr>
      <w:rFonts w:ascii="宋体" w:hAnsi="Calibri"/>
      <w:kern w:val="0"/>
      <w:sz w:val="20"/>
      <w:szCs w:val="20"/>
    </w:rPr>
  </w:style>
  <w:style w:type="paragraph" w:customStyle="1" w:styleId="414">
    <w:name w:val="toc 71"/>
    <w:next w:val="1"/>
    <w:qFormat/>
    <w:uiPriority w:val="0"/>
    <w:pPr>
      <w:wordWrap w:val="0"/>
      <w:ind w:left="2550"/>
      <w:jc w:val="both"/>
    </w:pPr>
    <w:rPr>
      <w:rFonts w:ascii="Calibri" w:hAnsi="Calibri" w:eastAsia="宋体" w:cs="Times New Roman"/>
      <w:sz w:val="21"/>
      <w:lang w:val="en-US" w:eastAsia="zh-CN" w:bidi="ar-SA"/>
    </w:rPr>
  </w:style>
  <w:style w:type="paragraph" w:customStyle="1" w:styleId="415">
    <w:name w:val="xl100"/>
    <w:basedOn w:val="1"/>
    <w:next w:val="416"/>
    <w:qFormat/>
    <w:uiPriority w:val="0"/>
    <w:pPr>
      <w:widowControl/>
      <w:shd w:val="clear" w:color="000000" w:fill="FFFFFF"/>
      <w:spacing w:before="280" w:after="280"/>
    </w:pPr>
    <w:rPr>
      <w:rFonts w:ascii="宋体" w:hAnsi="Calibri"/>
      <w:kern w:val="0"/>
      <w:sz w:val="20"/>
      <w:szCs w:val="20"/>
    </w:rPr>
  </w:style>
  <w:style w:type="paragraph" w:customStyle="1" w:styleId="416">
    <w:name w:val="toc 510"/>
    <w:next w:val="1"/>
    <w:qFormat/>
    <w:uiPriority w:val="0"/>
    <w:pPr>
      <w:wordWrap w:val="0"/>
      <w:ind w:left="1700"/>
      <w:jc w:val="both"/>
    </w:pPr>
    <w:rPr>
      <w:rFonts w:ascii="Calibri" w:hAnsi="Calibri" w:eastAsia="宋体" w:cs="Times New Roman"/>
      <w:sz w:val="21"/>
      <w:lang w:val="en-US" w:eastAsia="zh-CN" w:bidi="ar-SA"/>
    </w:rPr>
  </w:style>
  <w:style w:type="paragraph" w:customStyle="1" w:styleId="417">
    <w:name w:val="toc 314"/>
    <w:next w:val="1"/>
    <w:qFormat/>
    <w:uiPriority w:val="0"/>
    <w:pPr>
      <w:wordWrap w:val="0"/>
      <w:ind w:left="850"/>
      <w:jc w:val="both"/>
    </w:pPr>
    <w:rPr>
      <w:rFonts w:ascii="Calibri" w:hAnsi="Calibri" w:eastAsia="宋体" w:cs="Times New Roman"/>
      <w:sz w:val="21"/>
      <w:lang w:val="en-US" w:eastAsia="zh-CN" w:bidi="ar-SA"/>
    </w:rPr>
  </w:style>
  <w:style w:type="paragraph" w:customStyle="1" w:styleId="418">
    <w:name w:val="xl114"/>
    <w:basedOn w:val="1"/>
    <w:next w:val="270"/>
    <w:qFormat/>
    <w:uiPriority w:val="0"/>
    <w:pPr>
      <w:widowControl/>
      <w:shd w:val="clear" w:color="000000" w:fill="FFFFFF"/>
      <w:spacing w:before="280" w:after="280"/>
      <w:jc w:val="center"/>
    </w:pPr>
    <w:rPr>
      <w:rFonts w:ascii="宋体" w:hAnsi="Calibri"/>
      <w:b/>
      <w:kern w:val="0"/>
      <w:sz w:val="20"/>
      <w:szCs w:val="20"/>
    </w:rPr>
  </w:style>
  <w:style w:type="paragraph" w:customStyle="1" w:styleId="419">
    <w:name w:val="xl107"/>
    <w:basedOn w:val="1"/>
    <w:next w:val="420"/>
    <w:qFormat/>
    <w:uiPriority w:val="0"/>
    <w:pPr>
      <w:widowControl/>
      <w:shd w:val="clear" w:color="000000" w:fill="FFFFFF"/>
      <w:spacing w:before="280" w:after="280"/>
    </w:pPr>
    <w:rPr>
      <w:rFonts w:ascii="宋体" w:hAnsi="Calibri"/>
      <w:kern w:val="0"/>
      <w:sz w:val="20"/>
      <w:szCs w:val="20"/>
    </w:rPr>
  </w:style>
  <w:style w:type="paragraph" w:customStyle="1" w:styleId="420">
    <w:name w:val="toc 610"/>
    <w:next w:val="1"/>
    <w:qFormat/>
    <w:uiPriority w:val="0"/>
    <w:pPr>
      <w:wordWrap w:val="0"/>
      <w:ind w:left="2125"/>
      <w:jc w:val="both"/>
    </w:pPr>
    <w:rPr>
      <w:rFonts w:ascii="Calibri" w:hAnsi="Calibri" w:eastAsia="宋体" w:cs="Times New Roman"/>
      <w:sz w:val="21"/>
      <w:lang w:val="en-US" w:eastAsia="zh-CN" w:bidi="ar-SA"/>
    </w:rPr>
  </w:style>
  <w:style w:type="paragraph" w:customStyle="1" w:styleId="421">
    <w:name w:val="toc 22"/>
    <w:next w:val="1"/>
    <w:qFormat/>
    <w:uiPriority w:val="0"/>
    <w:pPr>
      <w:wordWrap w:val="0"/>
      <w:ind w:left="425"/>
      <w:jc w:val="both"/>
    </w:pPr>
    <w:rPr>
      <w:rFonts w:ascii="Calibri" w:hAnsi="Calibri" w:eastAsia="宋体" w:cs="Times New Roman"/>
      <w:sz w:val="21"/>
      <w:lang w:val="en-US" w:eastAsia="zh-CN" w:bidi="ar-SA"/>
    </w:rPr>
  </w:style>
  <w:style w:type="paragraph" w:customStyle="1" w:styleId="422">
    <w:name w:val="xl90"/>
    <w:basedOn w:val="1"/>
    <w:next w:val="224"/>
    <w:qFormat/>
    <w:uiPriority w:val="0"/>
    <w:pPr>
      <w:widowControl/>
      <w:shd w:val="clear" w:color="000000" w:fill="FFFFFF"/>
      <w:spacing w:before="280" w:after="280"/>
    </w:pPr>
    <w:rPr>
      <w:rFonts w:ascii="宋体" w:hAnsi="Calibri"/>
      <w:kern w:val="0"/>
      <w:sz w:val="18"/>
      <w:szCs w:val="20"/>
    </w:rPr>
  </w:style>
  <w:style w:type="paragraph" w:customStyle="1" w:styleId="423">
    <w:name w:val="toc 616"/>
    <w:next w:val="1"/>
    <w:qFormat/>
    <w:uiPriority w:val="0"/>
    <w:pPr>
      <w:wordWrap w:val="0"/>
      <w:ind w:left="2125"/>
      <w:jc w:val="both"/>
    </w:pPr>
    <w:rPr>
      <w:rFonts w:ascii="Calibri" w:hAnsi="Calibri" w:eastAsia="宋体" w:cs="Times New Roman"/>
      <w:sz w:val="21"/>
      <w:lang w:val="en-US" w:eastAsia="zh-CN" w:bidi="ar-SA"/>
    </w:rPr>
  </w:style>
  <w:style w:type="paragraph" w:customStyle="1" w:styleId="424">
    <w:name w:val="toc 96"/>
    <w:next w:val="1"/>
    <w:qFormat/>
    <w:uiPriority w:val="0"/>
    <w:pPr>
      <w:wordWrap w:val="0"/>
      <w:ind w:left="3400"/>
      <w:jc w:val="both"/>
    </w:pPr>
    <w:rPr>
      <w:rFonts w:ascii="Calibri" w:hAnsi="Calibri" w:eastAsia="宋体" w:cs="Times New Roman"/>
      <w:sz w:val="21"/>
      <w:lang w:val="en-US" w:eastAsia="zh-CN" w:bidi="ar-SA"/>
    </w:rPr>
  </w:style>
  <w:style w:type="paragraph" w:customStyle="1" w:styleId="425">
    <w:name w:val="toc 42"/>
    <w:next w:val="1"/>
    <w:qFormat/>
    <w:uiPriority w:val="0"/>
    <w:pPr>
      <w:wordWrap w:val="0"/>
      <w:ind w:left="1275"/>
      <w:jc w:val="both"/>
    </w:pPr>
    <w:rPr>
      <w:rFonts w:ascii="Calibri" w:hAnsi="Calibri" w:eastAsia="宋体" w:cs="Times New Roman"/>
      <w:sz w:val="21"/>
      <w:lang w:val="en-US" w:eastAsia="zh-CN" w:bidi="ar-SA"/>
    </w:rPr>
  </w:style>
  <w:style w:type="paragraph" w:customStyle="1" w:styleId="426">
    <w:name w:val="xl117"/>
    <w:basedOn w:val="1"/>
    <w:next w:val="323"/>
    <w:qFormat/>
    <w:uiPriority w:val="0"/>
    <w:pPr>
      <w:widowControl/>
      <w:shd w:val="clear" w:color="000000" w:fill="FFFFFF"/>
      <w:spacing w:before="280" w:after="280"/>
      <w:jc w:val="center"/>
    </w:pPr>
    <w:rPr>
      <w:rFonts w:ascii="Arial Narrow" w:hAnsi="Calibri"/>
      <w:kern w:val="0"/>
      <w:sz w:val="24"/>
      <w:szCs w:val="20"/>
    </w:rPr>
  </w:style>
  <w:style w:type="paragraph" w:customStyle="1" w:styleId="427">
    <w:name w:val="p15"/>
    <w:basedOn w:val="1"/>
    <w:next w:val="248"/>
    <w:qFormat/>
    <w:uiPriority w:val="0"/>
    <w:pPr>
      <w:widowControl/>
      <w:ind w:firstLine="420"/>
    </w:pPr>
    <w:rPr>
      <w:rFonts w:hAnsi="Calibri"/>
      <w:kern w:val="0"/>
      <w:szCs w:val="20"/>
    </w:rPr>
  </w:style>
  <w:style w:type="paragraph" w:customStyle="1" w:styleId="428">
    <w:name w:val="xl87"/>
    <w:basedOn w:val="1"/>
    <w:next w:val="429"/>
    <w:qFormat/>
    <w:uiPriority w:val="0"/>
    <w:pPr>
      <w:widowControl/>
      <w:shd w:val="clear" w:color="000000" w:fill="FFFFFF"/>
      <w:spacing w:before="280" w:after="280"/>
    </w:pPr>
    <w:rPr>
      <w:rFonts w:ascii="Arial" w:hAnsi="Calibri"/>
      <w:kern w:val="0"/>
      <w:sz w:val="18"/>
      <w:szCs w:val="20"/>
    </w:rPr>
  </w:style>
  <w:style w:type="paragraph" w:customStyle="1" w:styleId="429">
    <w:name w:val="toc 98"/>
    <w:next w:val="1"/>
    <w:qFormat/>
    <w:uiPriority w:val="0"/>
    <w:pPr>
      <w:wordWrap w:val="0"/>
      <w:ind w:left="3400"/>
      <w:jc w:val="both"/>
    </w:pPr>
    <w:rPr>
      <w:rFonts w:ascii="Calibri" w:hAnsi="Calibri" w:eastAsia="宋体" w:cs="Times New Roman"/>
      <w:sz w:val="21"/>
      <w:lang w:val="en-US" w:eastAsia="zh-CN" w:bidi="ar-SA"/>
    </w:rPr>
  </w:style>
  <w:style w:type="paragraph" w:customStyle="1" w:styleId="430">
    <w:name w:val="列出段落7"/>
    <w:basedOn w:val="1"/>
    <w:next w:val="412"/>
    <w:qFormat/>
    <w:uiPriority w:val="0"/>
    <w:pPr>
      <w:ind w:firstLine="420"/>
    </w:pPr>
    <w:rPr>
      <w:rFonts w:hAnsi="Calibri"/>
      <w:kern w:val="0"/>
      <w:szCs w:val="20"/>
    </w:rPr>
  </w:style>
  <w:style w:type="paragraph" w:customStyle="1" w:styleId="431">
    <w:name w:val="xl78"/>
    <w:basedOn w:val="1"/>
    <w:next w:val="402"/>
    <w:qFormat/>
    <w:uiPriority w:val="0"/>
    <w:pPr>
      <w:widowControl/>
      <w:shd w:val="clear" w:color="000000" w:fill="FFFFFF"/>
      <w:spacing w:before="280" w:after="280"/>
    </w:pPr>
    <w:rPr>
      <w:rFonts w:ascii="宋体" w:hAnsi="Calibri"/>
      <w:b/>
      <w:kern w:val="0"/>
      <w:sz w:val="20"/>
      <w:szCs w:val="20"/>
    </w:rPr>
  </w:style>
  <w:style w:type="paragraph" w:customStyle="1" w:styleId="432">
    <w:name w:val="toc 516"/>
    <w:next w:val="1"/>
    <w:qFormat/>
    <w:uiPriority w:val="0"/>
    <w:pPr>
      <w:wordWrap w:val="0"/>
      <w:ind w:left="1700"/>
      <w:jc w:val="both"/>
    </w:pPr>
    <w:rPr>
      <w:rFonts w:ascii="Calibri" w:hAnsi="Calibri" w:eastAsia="宋体" w:cs="Times New Roman"/>
      <w:sz w:val="21"/>
      <w:lang w:val="en-US" w:eastAsia="zh-CN" w:bidi="ar-SA"/>
    </w:rPr>
  </w:style>
  <w:style w:type="paragraph" w:customStyle="1" w:styleId="433">
    <w:name w:val="xl89"/>
    <w:basedOn w:val="1"/>
    <w:next w:val="367"/>
    <w:qFormat/>
    <w:uiPriority w:val="0"/>
    <w:pPr>
      <w:widowControl/>
      <w:shd w:val="clear" w:color="000000" w:fill="FFFFFF"/>
      <w:spacing w:before="280" w:after="280"/>
    </w:pPr>
    <w:rPr>
      <w:rFonts w:ascii="宋体" w:hAnsi="Calibri"/>
      <w:kern w:val="0"/>
      <w:sz w:val="20"/>
      <w:szCs w:val="20"/>
    </w:rPr>
  </w:style>
  <w:style w:type="paragraph" w:customStyle="1" w:styleId="434">
    <w:name w:val="toc 910"/>
    <w:next w:val="1"/>
    <w:qFormat/>
    <w:uiPriority w:val="0"/>
    <w:pPr>
      <w:wordWrap w:val="0"/>
      <w:ind w:left="3400"/>
      <w:jc w:val="both"/>
    </w:pPr>
    <w:rPr>
      <w:rFonts w:ascii="Calibri" w:hAnsi="Calibri" w:eastAsia="宋体" w:cs="Times New Roman"/>
      <w:sz w:val="21"/>
      <w:lang w:val="en-US" w:eastAsia="zh-CN" w:bidi="ar-SA"/>
    </w:rPr>
  </w:style>
  <w:style w:type="paragraph" w:customStyle="1" w:styleId="435">
    <w:name w:val="toc 34"/>
    <w:next w:val="1"/>
    <w:qFormat/>
    <w:uiPriority w:val="0"/>
    <w:pPr>
      <w:wordWrap w:val="0"/>
      <w:ind w:left="850"/>
      <w:jc w:val="both"/>
    </w:pPr>
    <w:rPr>
      <w:rFonts w:ascii="Calibri" w:hAnsi="Calibri" w:eastAsia="宋体" w:cs="Times New Roman"/>
      <w:sz w:val="21"/>
      <w:lang w:val="en-US" w:eastAsia="zh-CN" w:bidi="ar-SA"/>
    </w:rPr>
  </w:style>
  <w:style w:type="paragraph" w:customStyle="1" w:styleId="436">
    <w:name w:val="toc 816"/>
    <w:next w:val="1"/>
    <w:qFormat/>
    <w:uiPriority w:val="0"/>
    <w:pPr>
      <w:wordWrap w:val="0"/>
      <w:ind w:left="2975"/>
      <w:jc w:val="both"/>
    </w:pPr>
    <w:rPr>
      <w:rFonts w:ascii="Calibri" w:hAnsi="Calibri" w:eastAsia="宋体" w:cs="Times New Roman"/>
      <w:sz w:val="21"/>
      <w:lang w:val="en-US" w:eastAsia="zh-CN" w:bidi="ar-SA"/>
    </w:rPr>
  </w:style>
  <w:style w:type="paragraph" w:customStyle="1" w:styleId="437">
    <w:name w:val="toc 43"/>
    <w:next w:val="1"/>
    <w:qFormat/>
    <w:uiPriority w:val="0"/>
    <w:pPr>
      <w:wordWrap w:val="0"/>
      <w:ind w:left="1275"/>
      <w:jc w:val="both"/>
    </w:pPr>
    <w:rPr>
      <w:rFonts w:ascii="Calibri" w:hAnsi="Calibri" w:eastAsia="宋体" w:cs="Times New Roman"/>
      <w:sz w:val="21"/>
      <w:lang w:val="en-US" w:eastAsia="zh-CN" w:bidi="ar-SA"/>
    </w:rPr>
  </w:style>
  <w:style w:type="paragraph" w:customStyle="1" w:styleId="438">
    <w:name w:val="toc 16"/>
    <w:next w:val="1"/>
    <w:qFormat/>
    <w:uiPriority w:val="0"/>
    <w:pPr>
      <w:wordWrap w:val="0"/>
      <w:jc w:val="both"/>
    </w:pPr>
    <w:rPr>
      <w:rFonts w:ascii="Calibri" w:hAnsi="Calibri" w:eastAsia="宋体" w:cs="Times New Roman"/>
      <w:sz w:val="21"/>
      <w:lang w:val="en-US" w:eastAsia="zh-CN" w:bidi="ar-SA"/>
    </w:rPr>
  </w:style>
  <w:style w:type="paragraph" w:styleId="439">
    <w:name w:val="Quote"/>
    <w:next w:val="1"/>
    <w:link w:val="440"/>
    <w:qFormat/>
    <w:uiPriority w:val="0"/>
    <w:pPr>
      <w:wordWrap w:val="0"/>
      <w:spacing w:before="200" w:after="160"/>
      <w:ind w:left="864" w:right="864"/>
      <w:jc w:val="center"/>
    </w:pPr>
    <w:rPr>
      <w:rFonts w:ascii="Calibri" w:hAnsi="Calibri" w:eastAsia="宋体" w:cs="Times New Roman"/>
      <w:i/>
      <w:sz w:val="21"/>
      <w:lang w:val="en-US" w:eastAsia="zh-CN" w:bidi="ar-SA"/>
    </w:rPr>
  </w:style>
  <w:style w:type="character" w:customStyle="1" w:styleId="440">
    <w:name w:val="引用 Char"/>
    <w:basedOn w:val="47"/>
    <w:link w:val="439"/>
    <w:qFormat/>
    <w:uiPriority w:val="0"/>
    <w:rPr>
      <w:rFonts w:ascii="Calibri" w:hAnsi="Calibri"/>
      <w:i/>
      <w:sz w:val="21"/>
    </w:rPr>
  </w:style>
  <w:style w:type="paragraph" w:customStyle="1" w:styleId="441">
    <w:name w:val="toc 114"/>
    <w:next w:val="1"/>
    <w:qFormat/>
    <w:uiPriority w:val="0"/>
    <w:pPr>
      <w:wordWrap w:val="0"/>
      <w:jc w:val="both"/>
    </w:pPr>
    <w:rPr>
      <w:rFonts w:ascii="Calibri" w:hAnsi="Calibri" w:eastAsia="宋体" w:cs="Times New Roman"/>
      <w:sz w:val="21"/>
      <w:lang w:val="en-US" w:eastAsia="zh-CN" w:bidi="ar-SA"/>
    </w:rPr>
  </w:style>
  <w:style w:type="paragraph" w:customStyle="1" w:styleId="442">
    <w:name w:val="xl119"/>
    <w:basedOn w:val="1"/>
    <w:next w:val="417"/>
    <w:qFormat/>
    <w:uiPriority w:val="0"/>
    <w:pPr>
      <w:widowControl/>
      <w:shd w:val="clear" w:color="000000" w:fill="FFFFFF"/>
      <w:spacing w:before="280" w:after="280"/>
      <w:jc w:val="center"/>
    </w:pPr>
    <w:rPr>
      <w:rFonts w:ascii="宋体" w:hAnsi="Calibri"/>
      <w:b/>
      <w:kern w:val="0"/>
      <w:sz w:val="20"/>
      <w:szCs w:val="20"/>
    </w:rPr>
  </w:style>
  <w:style w:type="paragraph" w:customStyle="1" w:styleId="443">
    <w:name w:val="toc 37"/>
    <w:next w:val="1"/>
    <w:qFormat/>
    <w:uiPriority w:val="0"/>
    <w:pPr>
      <w:wordWrap w:val="0"/>
      <w:ind w:left="850"/>
      <w:jc w:val="both"/>
    </w:pPr>
    <w:rPr>
      <w:rFonts w:ascii="Calibri" w:hAnsi="Calibri" w:eastAsia="宋体" w:cs="Times New Roman"/>
      <w:sz w:val="21"/>
      <w:lang w:val="en-US" w:eastAsia="zh-CN" w:bidi="ar-SA"/>
    </w:rPr>
  </w:style>
  <w:style w:type="paragraph" w:customStyle="1" w:styleId="444">
    <w:name w:val="xl109"/>
    <w:basedOn w:val="1"/>
    <w:next w:val="390"/>
    <w:qFormat/>
    <w:uiPriority w:val="0"/>
    <w:pPr>
      <w:widowControl/>
      <w:shd w:val="clear" w:color="000000" w:fill="FFFFFF"/>
      <w:spacing w:before="280" w:after="280"/>
    </w:pPr>
    <w:rPr>
      <w:rFonts w:ascii="宋体" w:hAnsi="Calibri"/>
      <w:kern w:val="0"/>
      <w:sz w:val="20"/>
      <w:szCs w:val="20"/>
    </w:rPr>
  </w:style>
  <w:style w:type="paragraph" w:customStyle="1" w:styleId="445">
    <w:name w:val="toc 215"/>
    <w:next w:val="1"/>
    <w:qFormat/>
    <w:uiPriority w:val="0"/>
    <w:pPr>
      <w:wordWrap w:val="0"/>
      <w:ind w:left="425"/>
      <w:jc w:val="both"/>
    </w:pPr>
    <w:rPr>
      <w:rFonts w:ascii="Calibri" w:hAnsi="Calibri" w:eastAsia="宋体" w:cs="Times New Roman"/>
      <w:sz w:val="21"/>
      <w:lang w:val="en-US" w:eastAsia="zh-CN" w:bidi="ar-SA"/>
    </w:rPr>
  </w:style>
  <w:style w:type="paragraph" w:customStyle="1" w:styleId="446">
    <w:name w:val="xl76"/>
    <w:basedOn w:val="1"/>
    <w:next w:val="398"/>
    <w:qFormat/>
    <w:uiPriority w:val="0"/>
    <w:pPr>
      <w:widowControl/>
      <w:shd w:val="clear" w:color="000000" w:fill="FFFFFF"/>
      <w:spacing w:before="280" w:after="280"/>
      <w:jc w:val="center"/>
    </w:pPr>
    <w:rPr>
      <w:rFonts w:ascii="宋体" w:hAnsi="Calibri"/>
      <w:b/>
      <w:kern w:val="0"/>
      <w:sz w:val="20"/>
      <w:szCs w:val="20"/>
    </w:rPr>
  </w:style>
  <w:style w:type="paragraph" w:customStyle="1" w:styleId="447">
    <w:name w:val="toc 92"/>
    <w:next w:val="1"/>
    <w:qFormat/>
    <w:uiPriority w:val="0"/>
    <w:pPr>
      <w:wordWrap w:val="0"/>
      <w:ind w:left="3400"/>
      <w:jc w:val="both"/>
    </w:pPr>
    <w:rPr>
      <w:rFonts w:ascii="Calibri" w:hAnsi="Calibri" w:eastAsia="宋体" w:cs="Times New Roman"/>
      <w:sz w:val="21"/>
      <w:lang w:val="en-US" w:eastAsia="zh-CN" w:bidi="ar-SA"/>
    </w:rPr>
  </w:style>
  <w:style w:type="paragraph" w:customStyle="1" w:styleId="448">
    <w:name w:val="toc 216"/>
    <w:next w:val="1"/>
    <w:qFormat/>
    <w:uiPriority w:val="0"/>
    <w:pPr>
      <w:wordWrap w:val="0"/>
      <w:ind w:left="425"/>
      <w:jc w:val="both"/>
    </w:pPr>
    <w:rPr>
      <w:rFonts w:ascii="Calibri" w:hAnsi="Calibri" w:eastAsia="宋体" w:cs="Times New Roman"/>
      <w:sz w:val="21"/>
      <w:lang w:val="en-US" w:eastAsia="zh-CN" w:bidi="ar-SA"/>
    </w:rPr>
  </w:style>
  <w:style w:type="paragraph" w:customStyle="1" w:styleId="449">
    <w:name w:val="xl70"/>
    <w:basedOn w:val="1"/>
    <w:next w:val="375"/>
    <w:qFormat/>
    <w:uiPriority w:val="0"/>
    <w:pPr>
      <w:widowControl/>
      <w:shd w:val="clear" w:color="000000" w:fill="FFFFFF"/>
      <w:spacing w:before="280" w:after="280"/>
    </w:pPr>
    <w:rPr>
      <w:rFonts w:ascii="宋体" w:hAnsi="Calibri"/>
      <w:kern w:val="0"/>
      <w:sz w:val="20"/>
      <w:szCs w:val="20"/>
    </w:rPr>
  </w:style>
  <w:style w:type="paragraph" w:customStyle="1" w:styleId="450">
    <w:name w:val="toc 33"/>
    <w:next w:val="1"/>
    <w:qFormat/>
    <w:uiPriority w:val="0"/>
    <w:pPr>
      <w:wordWrap w:val="0"/>
      <w:ind w:left="850"/>
      <w:jc w:val="both"/>
    </w:pPr>
    <w:rPr>
      <w:rFonts w:ascii="Calibri" w:hAnsi="Calibri" w:eastAsia="宋体" w:cs="Times New Roman"/>
      <w:sz w:val="21"/>
      <w:lang w:val="en-US" w:eastAsia="zh-CN" w:bidi="ar-SA"/>
    </w:rPr>
  </w:style>
  <w:style w:type="paragraph" w:customStyle="1" w:styleId="451">
    <w:name w:val="toc 61"/>
    <w:next w:val="1"/>
    <w:qFormat/>
    <w:uiPriority w:val="0"/>
    <w:pPr>
      <w:wordWrap w:val="0"/>
      <w:ind w:left="2125"/>
      <w:jc w:val="both"/>
    </w:pPr>
    <w:rPr>
      <w:rFonts w:ascii="Calibri" w:hAnsi="Calibri" w:eastAsia="宋体" w:cs="Times New Roman"/>
      <w:sz w:val="21"/>
      <w:lang w:val="en-US" w:eastAsia="zh-CN" w:bidi="ar-SA"/>
    </w:rPr>
  </w:style>
  <w:style w:type="paragraph" w:customStyle="1" w:styleId="452">
    <w:name w:val="xl98"/>
    <w:basedOn w:val="1"/>
    <w:next w:val="393"/>
    <w:qFormat/>
    <w:uiPriority w:val="0"/>
    <w:pPr>
      <w:widowControl/>
      <w:shd w:val="clear" w:color="000000" w:fill="FFFFFF"/>
      <w:spacing w:before="280" w:after="280"/>
      <w:jc w:val="center"/>
    </w:pPr>
    <w:rPr>
      <w:rFonts w:ascii="宋体" w:hAnsi="Calibri"/>
      <w:kern w:val="0"/>
      <w:sz w:val="20"/>
      <w:szCs w:val="20"/>
    </w:rPr>
  </w:style>
  <w:style w:type="paragraph" w:customStyle="1" w:styleId="453">
    <w:name w:val="toc 26"/>
    <w:next w:val="1"/>
    <w:qFormat/>
    <w:uiPriority w:val="0"/>
    <w:pPr>
      <w:wordWrap w:val="0"/>
      <w:ind w:left="425"/>
      <w:jc w:val="both"/>
    </w:pPr>
    <w:rPr>
      <w:rFonts w:ascii="Calibri" w:hAnsi="Calibri" w:eastAsia="宋体" w:cs="Times New Roman"/>
      <w:sz w:val="21"/>
      <w:lang w:val="en-US" w:eastAsia="zh-CN" w:bidi="ar-SA"/>
    </w:rPr>
  </w:style>
  <w:style w:type="paragraph" w:customStyle="1" w:styleId="454">
    <w:name w:val="toc 13"/>
    <w:next w:val="1"/>
    <w:qFormat/>
    <w:uiPriority w:val="0"/>
    <w:pPr>
      <w:wordWrap w:val="0"/>
      <w:jc w:val="both"/>
    </w:pPr>
    <w:rPr>
      <w:rFonts w:ascii="Calibri" w:hAnsi="Calibri" w:eastAsia="宋体" w:cs="Times New Roman"/>
      <w:sz w:val="21"/>
      <w:lang w:val="en-US" w:eastAsia="zh-CN" w:bidi="ar-SA"/>
    </w:rPr>
  </w:style>
  <w:style w:type="paragraph" w:customStyle="1" w:styleId="455">
    <w:name w:val="目录 51"/>
    <w:next w:val="1"/>
    <w:qFormat/>
    <w:uiPriority w:val="0"/>
    <w:pPr>
      <w:wordWrap w:val="0"/>
      <w:ind w:left="1700"/>
      <w:jc w:val="both"/>
    </w:pPr>
    <w:rPr>
      <w:rFonts w:ascii="Calibri" w:hAnsi="Calibri" w:eastAsia="宋体" w:cs="Times New Roman"/>
      <w:sz w:val="21"/>
      <w:lang w:val="en-US" w:eastAsia="zh-CN" w:bidi="ar-SA"/>
    </w:rPr>
  </w:style>
  <w:style w:type="paragraph" w:customStyle="1" w:styleId="456">
    <w:name w:val="xl101"/>
    <w:basedOn w:val="1"/>
    <w:next w:val="424"/>
    <w:qFormat/>
    <w:uiPriority w:val="0"/>
    <w:pPr>
      <w:widowControl/>
      <w:spacing w:before="280" w:after="280"/>
    </w:pPr>
    <w:rPr>
      <w:rFonts w:ascii="宋体" w:hAnsi="Calibri"/>
      <w:kern w:val="0"/>
      <w:sz w:val="20"/>
      <w:szCs w:val="20"/>
    </w:rPr>
  </w:style>
  <w:style w:type="paragraph" w:customStyle="1" w:styleId="457">
    <w:name w:val="toc 75"/>
    <w:next w:val="1"/>
    <w:qFormat/>
    <w:uiPriority w:val="0"/>
    <w:pPr>
      <w:wordWrap w:val="0"/>
      <w:ind w:left="2550"/>
      <w:jc w:val="both"/>
    </w:pPr>
    <w:rPr>
      <w:rFonts w:ascii="Calibri" w:hAnsi="Calibri" w:eastAsia="宋体" w:cs="Times New Roman"/>
      <w:sz w:val="21"/>
      <w:lang w:val="en-US" w:eastAsia="zh-CN" w:bidi="ar-SA"/>
    </w:rPr>
  </w:style>
  <w:style w:type="paragraph" w:customStyle="1" w:styleId="458">
    <w:name w:val="toc 715"/>
    <w:next w:val="1"/>
    <w:qFormat/>
    <w:uiPriority w:val="0"/>
    <w:pPr>
      <w:wordWrap w:val="0"/>
      <w:ind w:left="2550"/>
      <w:jc w:val="both"/>
    </w:pPr>
    <w:rPr>
      <w:rFonts w:ascii="Calibri" w:hAnsi="Calibri" w:eastAsia="宋体" w:cs="Times New Roman"/>
      <w:sz w:val="21"/>
      <w:lang w:val="en-US" w:eastAsia="zh-CN" w:bidi="ar-SA"/>
    </w:rPr>
  </w:style>
  <w:style w:type="paragraph" w:styleId="459">
    <w:name w:val="Intense Quote"/>
    <w:next w:val="1"/>
    <w:link w:val="460"/>
    <w:qFormat/>
    <w:uiPriority w:val="0"/>
    <w:pPr>
      <w:wordWrap w:val="0"/>
      <w:spacing w:before="360" w:after="360"/>
      <w:ind w:left="950" w:right="950"/>
      <w:jc w:val="center"/>
    </w:pPr>
    <w:rPr>
      <w:rFonts w:ascii="Calibri" w:hAnsi="Calibri" w:eastAsia="宋体" w:cs="Times New Roman"/>
      <w:i/>
      <w:sz w:val="21"/>
      <w:lang w:val="en-US" w:eastAsia="zh-CN" w:bidi="ar-SA"/>
    </w:rPr>
  </w:style>
  <w:style w:type="character" w:customStyle="1" w:styleId="460">
    <w:name w:val="明显引用 Char"/>
    <w:basedOn w:val="47"/>
    <w:link w:val="459"/>
    <w:qFormat/>
    <w:uiPriority w:val="0"/>
    <w:rPr>
      <w:rFonts w:ascii="Calibri" w:hAnsi="Calibri"/>
      <w:i/>
      <w:sz w:val="21"/>
    </w:rPr>
  </w:style>
  <w:style w:type="paragraph" w:customStyle="1" w:styleId="461">
    <w:name w:val="Char Char Char Char Char Char Char"/>
    <w:basedOn w:val="1"/>
    <w:next w:val="445"/>
    <w:qFormat/>
    <w:uiPriority w:val="0"/>
    <w:pPr>
      <w:widowControl/>
      <w:spacing w:after="160" w:line="240" w:lineRule="exact"/>
    </w:pPr>
    <w:rPr>
      <w:rFonts w:hAnsi="Calibri"/>
      <w:kern w:val="0"/>
      <w:szCs w:val="20"/>
    </w:rPr>
  </w:style>
  <w:style w:type="paragraph" w:customStyle="1" w:styleId="462">
    <w:name w:val="toc 23"/>
    <w:next w:val="1"/>
    <w:qFormat/>
    <w:uiPriority w:val="0"/>
    <w:pPr>
      <w:wordWrap w:val="0"/>
      <w:ind w:left="425"/>
      <w:jc w:val="both"/>
    </w:pPr>
    <w:rPr>
      <w:rFonts w:ascii="Calibri" w:hAnsi="Calibri" w:eastAsia="宋体" w:cs="Times New Roman"/>
      <w:sz w:val="21"/>
      <w:lang w:val="en-US" w:eastAsia="zh-CN" w:bidi="ar-SA"/>
    </w:rPr>
  </w:style>
  <w:style w:type="paragraph" w:customStyle="1" w:styleId="463">
    <w:name w:val="目录 61"/>
    <w:next w:val="1"/>
    <w:qFormat/>
    <w:uiPriority w:val="0"/>
    <w:pPr>
      <w:wordWrap w:val="0"/>
      <w:ind w:left="2125"/>
      <w:jc w:val="both"/>
    </w:pPr>
    <w:rPr>
      <w:rFonts w:ascii="Calibri" w:hAnsi="Calibri" w:eastAsia="宋体" w:cs="Times New Roman"/>
      <w:sz w:val="21"/>
      <w:lang w:val="en-US" w:eastAsia="zh-CN" w:bidi="ar-SA"/>
    </w:rPr>
  </w:style>
  <w:style w:type="paragraph" w:customStyle="1" w:styleId="464">
    <w:name w:val="toc 97"/>
    <w:next w:val="1"/>
    <w:qFormat/>
    <w:uiPriority w:val="0"/>
    <w:pPr>
      <w:wordWrap w:val="0"/>
      <w:ind w:left="3400"/>
      <w:jc w:val="both"/>
    </w:pPr>
    <w:rPr>
      <w:rFonts w:ascii="Calibri" w:hAnsi="Calibri" w:eastAsia="宋体" w:cs="Times New Roman"/>
      <w:sz w:val="21"/>
      <w:lang w:val="en-US" w:eastAsia="zh-CN" w:bidi="ar-SA"/>
    </w:rPr>
  </w:style>
  <w:style w:type="paragraph" w:customStyle="1" w:styleId="465">
    <w:name w:val="toc 74"/>
    <w:next w:val="1"/>
    <w:qFormat/>
    <w:uiPriority w:val="0"/>
    <w:pPr>
      <w:wordWrap w:val="0"/>
      <w:ind w:left="2550"/>
      <w:jc w:val="both"/>
    </w:pPr>
    <w:rPr>
      <w:rFonts w:ascii="Calibri" w:hAnsi="Calibri" w:eastAsia="宋体" w:cs="Times New Roman"/>
      <w:sz w:val="21"/>
      <w:lang w:val="en-US" w:eastAsia="zh-CN" w:bidi="ar-SA"/>
    </w:rPr>
  </w:style>
  <w:style w:type="paragraph" w:customStyle="1" w:styleId="466">
    <w:name w:val="xl64"/>
    <w:basedOn w:val="1"/>
    <w:next w:val="441"/>
    <w:qFormat/>
    <w:uiPriority w:val="0"/>
    <w:pPr>
      <w:widowControl/>
      <w:shd w:val="clear" w:color="000000" w:fill="FFFFFF"/>
      <w:spacing w:before="280" w:after="280"/>
    </w:pPr>
    <w:rPr>
      <w:rFonts w:ascii="宋体" w:hAnsi="Calibri"/>
      <w:kern w:val="0"/>
      <w:sz w:val="20"/>
      <w:szCs w:val="20"/>
    </w:rPr>
  </w:style>
  <w:style w:type="paragraph" w:customStyle="1" w:styleId="467">
    <w:name w:val="xl82"/>
    <w:basedOn w:val="1"/>
    <w:next w:val="286"/>
    <w:qFormat/>
    <w:uiPriority w:val="0"/>
    <w:pPr>
      <w:widowControl/>
      <w:shd w:val="clear" w:color="000000" w:fill="FFFFFF"/>
      <w:spacing w:before="280" w:after="280"/>
    </w:pPr>
    <w:rPr>
      <w:rFonts w:ascii="宋体" w:hAnsi="Calibri"/>
      <w:kern w:val="0"/>
      <w:sz w:val="20"/>
      <w:szCs w:val="20"/>
    </w:rPr>
  </w:style>
  <w:style w:type="paragraph" w:customStyle="1" w:styleId="468">
    <w:name w:val="toc 32"/>
    <w:next w:val="1"/>
    <w:qFormat/>
    <w:uiPriority w:val="0"/>
    <w:pPr>
      <w:wordWrap w:val="0"/>
      <w:ind w:left="850"/>
      <w:jc w:val="both"/>
    </w:pPr>
    <w:rPr>
      <w:rFonts w:ascii="Calibri" w:hAnsi="Calibri" w:eastAsia="宋体" w:cs="Times New Roman"/>
      <w:sz w:val="21"/>
      <w:lang w:val="en-US" w:eastAsia="zh-CN" w:bidi="ar-SA"/>
    </w:rPr>
  </w:style>
  <w:style w:type="paragraph" w:customStyle="1" w:styleId="469">
    <w:name w:val="xl77"/>
    <w:basedOn w:val="1"/>
    <w:next w:val="434"/>
    <w:qFormat/>
    <w:uiPriority w:val="0"/>
    <w:pPr>
      <w:widowControl/>
      <w:shd w:val="clear" w:color="000000" w:fill="FFFFFF"/>
      <w:spacing w:before="280" w:after="280"/>
      <w:jc w:val="center"/>
    </w:pPr>
    <w:rPr>
      <w:rFonts w:ascii="宋体" w:hAnsi="Calibri"/>
      <w:kern w:val="0"/>
      <w:sz w:val="20"/>
      <w:szCs w:val="20"/>
    </w:rPr>
  </w:style>
  <w:style w:type="character" w:customStyle="1" w:styleId="470">
    <w:name w:val="正文缩进 Char1"/>
    <w:qFormat/>
    <w:uiPriority w:val="0"/>
    <w:rPr>
      <w:rFonts w:eastAsia="宋体"/>
      <w:kern w:val="2"/>
      <w:sz w:val="21"/>
      <w:lang w:val="en-US" w:eastAsia="zh-CN" w:bidi="ar-SA"/>
    </w:rPr>
  </w:style>
  <w:style w:type="character" w:customStyle="1" w:styleId="471">
    <w:name w:val="fielderror"/>
    <w:basedOn w:val="47"/>
    <w:qFormat/>
    <w:uiPriority w:val="0"/>
    <w:rPr>
      <w:color w:val="800000"/>
    </w:rPr>
  </w:style>
  <w:style w:type="character" w:customStyle="1" w:styleId="472">
    <w:name w:val="hilite6"/>
    <w:basedOn w:val="47"/>
    <w:qFormat/>
    <w:uiPriority w:val="0"/>
    <w:rPr>
      <w:color w:val="000000"/>
    </w:rPr>
  </w:style>
  <w:style w:type="character" w:customStyle="1" w:styleId="473">
    <w:name w:val="active6"/>
    <w:basedOn w:val="47"/>
    <w:qFormat/>
    <w:uiPriority w:val="0"/>
    <w:rPr>
      <w:color w:val="FFFFFF"/>
    </w:rPr>
  </w:style>
  <w:style w:type="character" w:customStyle="1" w:styleId="474">
    <w:name w:val="inline-help"/>
    <w:basedOn w:val="47"/>
    <w:qFormat/>
    <w:uiPriority w:val="0"/>
  </w:style>
  <w:style w:type="character" w:customStyle="1" w:styleId="475">
    <w:name w:val="active"/>
    <w:basedOn w:val="47"/>
    <w:qFormat/>
    <w:uiPriority w:val="0"/>
    <w:rPr>
      <w:color w:val="FFFFFF"/>
    </w:rPr>
  </w:style>
  <w:style w:type="table" w:customStyle="1" w:styleId="476">
    <w:name w:val="网格型1"/>
    <w:basedOn w:val="44"/>
    <w:qFormat/>
    <w:uiPriority w:val="39"/>
    <w:pPr>
      <w:widowControl w:val="0"/>
      <w:jc w:val="both"/>
    </w:pPr>
    <w:rPr>
      <w:rFonts w:eastAsiaTheme="minorEastAsi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477">
    <w:name w:val="Revision"/>
    <w:hidden/>
    <w:semiHidden/>
    <w:qFormat/>
    <w:uiPriority w:val="99"/>
    <w:rPr>
      <w:rFonts w:ascii="Times New Roman" w:hAnsi="Times New Roman" w:eastAsia="宋体" w:cs="Times New Roman"/>
      <w:kern w:val="2"/>
      <w:sz w:val="21"/>
      <w:szCs w:val="24"/>
      <w:lang w:val="en-US" w:eastAsia="zh-CN" w:bidi="ar-SA"/>
    </w:rPr>
  </w:style>
  <w:style w:type="paragraph" w:customStyle="1" w:styleId="478">
    <w:name w:val="Table Text"/>
    <w:basedOn w:val="1"/>
    <w:semiHidden/>
    <w:qFormat/>
    <w:uiPriority w:val="0"/>
    <w:rPr>
      <w:rFonts w:ascii="宋体" w:hAnsi="宋体" w:eastAsia="宋体" w:cs="宋体"/>
      <w:sz w:val="22"/>
      <w:szCs w:val="22"/>
      <w:lang w:val="en-US" w:eastAsia="en-US" w:bidi="ar-SA"/>
    </w:rPr>
  </w:style>
  <w:style w:type="table" w:customStyle="1" w:styleId="479">
    <w:name w:val="Table Normal"/>
    <w:unhideWhenUsed/>
    <w:qFormat/>
    <w:uiPriority w:val="0"/>
    <w:tblPr>
      <w:tblCellMar>
        <w:top w:w="0" w:type="dxa"/>
        <w:left w:w="0" w:type="dxa"/>
        <w:bottom w:w="0" w:type="dxa"/>
        <w:right w:w="0" w:type="dxa"/>
      </w:tblCellMar>
    </w:tblPr>
  </w:style>
  <w:style w:type="character" w:customStyle="1" w:styleId="480">
    <w:name w:val="font51"/>
    <w:basedOn w:val="47"/>
    <w:qFormat/>
    <w:uiPriority w:val="0"/>
    <w:rPr>
      <w:rFonts w:hint="eastAsia" w:ascii="宋体" w:hAnsi="宋体" w:eastAsia="宋体" w:cs="宋体"/>
      <w:color w:val="0000FF"/>
      <w:sz w:val="18"/>
      <w:szCs w:val="18"/>
      <w:u w:val="none"/>
    </w:rPr>
  </w:style>
  <w:style w:type="character" w:customStyle="1" w:styleId="481">
    <w:name w:val="font101"/>
    <w:basedOn w:val="47"/>
    <w:qFormat/>
    <w:uiPriority w:val="0"/>
    <w:rPr>
      <w:rFonts w:ascii="新宋体" w:hAnsi="新宋体" w:eastAsia="新宋体" w:cs="新宋体"/>
      <w:color w:val="FF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7" Type="http://schemas.microsoft.com/office/2011/relationships/people" Target="people.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9186C8-385E-4190-BA4B-81D3686EE8D9}">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213</Pages>
  <Words>54389</Words>
  <Characters>57123</Characters>
  <Lines>368</Lines>
  <Paragraphs>103</Paragraphs>
  <TotalTime>0</TotalTime>
  <ScaleCrop>false</ScaleCrop>
  <LinksUpToDate>false</LinksUpToDate>
  <CharactersWithSpaces>60917</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2021-05-07T05:47:00Z</dcterms:created>
  <dc:creator>thsware</dc:creator>
  <cp:lastModifiedBy>董馨如</cp:lastModifiedBy>
  <cp:lastPrinted>2021-05-16T11:04:00Z</cp:lastPrinted>
  <dcterms:modified xsi:type="dcterms:W3CDTF">2024-10-16T10:08:28Z</dcterms:modified>
  <dc:title>招  标　文　件</dc:title>
  <cp:revision>123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1DB3BE8E3714410C8B5FDA7F49C903A8_13</vt:lpwstr>
  </property>
</Properties>
</file>