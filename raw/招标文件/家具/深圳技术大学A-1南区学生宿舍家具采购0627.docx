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8"/>
        <w:widowControl/>
        <w:jc w:val="center"/>
        <w:outlineLvl w:val="1"/>
        <w:rPr>
          <w:rFonts w:hint="eastAsia" w:ascii="黑体" w:hAnsi="宋体" w:eastAsia="黑体" w:cs="黑体"/>
          <w:sz w:val="40"/>
          <w:szCs w:val="40"/>
        </w:rPr>
      </w:pPr>
      <w:bookmarkStart w:id="0" w:name="_Hlk71456902"/>
      <w:r>
        <w:rPr>
          <w:rFonts w:hint="eastAsia" w:ascii="黑体" w:hAnsi="宋体" w:eastAsia="黑体" w:cs="黑体"/>
          <w:sz w:val="40"/>
          <w:szCs w:val="40"/>
        </w:rPr>
        <w:t>深圳技术大学A-1南区学生宿舍家具采购</w:t>
      </w:r>
    </w:p>
    <w:p>
      <w:pPr>
        <w:pStyle w:val="38"/>
        <w:widowControl/>
        <w:jc w:val="center"/>
        <w:outlineLvl w:val="1"/>
        <w:rPr>
          <w:rFonts w:ascii="黑体" w:hAnsi="宋体" w:eastAsia="黑体" w:cs="黑体"/>
          <w:sz w:val="40"/>
          <w:szCs w:val="40"/>
        </w:rPr>
      </w:pPr>
      <w:r>
        <w:rPr>
          <w:rFonts w:hint="eastAsia" w:ascii="黑体" w:hAnsi="宋体" w:eastAsia="黑体" w:cs="黑体"/>
          <w:sz w:val="40"/>
          <w:szCs w:val="40"/>
        </w:rPr>
        <w:t>招标文件信息</w:t>
      </w:r>
    </w:p>
    <w:tbl>
      <w:tblPr>
        <w:tblStyle w:val="43"/>
        <w:tblW w:w="7943" w:type="dxa"/>
        <w:jc w:val="center"/>
        <w:tblCellSpacing w:w="0" w:type="dxa"/>
        <w:tblLayout w:type="autofit"/>
        <w:tblCellMar>
          <w:top w:w="45" w:type="dxa"/>
          <w:left w:w="45" w:type="dxa"/>
          <w:bottom w:w="45" w:type="dxa"/>
          <w:right w:w="45" w:type="dxa"/>
        </w:tblCellMar>
      </w:tblPr>
      <w:tblGrid>
        <w:gridCol w:w="2723"/>
        <w:gridCol w:w="5220"/>
      </w:tblGrid>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0" w:type="auto"/>
            <w:shd w:val="clear" w:color="auto" w:fill="auto"/>
            <w:vAlign w:val="center"/>
          </w:tcPr>
          <w:p>
            <w:pPr>
              <w:widowControl/>
              <w:jc w:val="left"/>
              <w:rPr>
                <w:sz w:val="30"/>
                <w:szCs w:val="30"/>
              </w:rPr>
            </w:pPr>
            <w:r>
              <w:rPr>
                <w:rFonts w:ascii="宋体" w:hAnsi="宋体" w:cs="宋体"/>
                <w:kern w:val="0"/>
                <w:sz w:val="30"/>
                <w:szCs w:val="30"/>
              </w:rPr>
              <w:t>**********</w:t>
            </w:r>
          </w:p>
        </w:tc>
      </w:tr>
      <w:tr>
        <w:tblPrEx>
          <w:tblCellMar>
            <w:top w:w="45" w:type="dxa"/>
            <w:left w:w="45" w:type="dxa"/>
            <w:bottom w:w="45" w:type="dxa"/>
            <w:right w:w="45" w:type="dxa"/>
          </w:tblCellMar>
        </w:tblPrEx>
        <w:trPr>
          <w:trHeight w:val="738" w:hRule="atLeast"/>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项目名称：</w:t>
            </w:r>
          </w:p>
        </w:tc>
        <w:tc>
          <w:tcPr>
            <w:tcW w:w="0" w:type="auto"/>
            <w:shd w:val="clear" w:color="auto" w:fill="auto"/>
            <w:vAlign w:val="center"/>
          </w:tcPr>
          <w:p>
            <w:pPr>
              <w:widowControl/>
              <w:jc w:val="left"/>
              <w:rPr>
                <w:rFonts w:hint="eastAsia" w:eastAsia="宋体"/>
                <w:sz w:val="30"/>
                <w:szCs w:val="30"/>
                <w:lang w:val="en-US" w:eastAsia="zh-CN"/>
              </w:rPr>
            </w:pPr>
            <w:bookmarkStart w:id="1" w:name="OLE_LINK5"/>
            <w:bookmarkStart w:id="2" w:name="OLE_LINK1"/>
            <w:r>
              <w:rPr>
                <w:rFonts w:hint="eastAsia"/>
                <w:sz w:val="30"/>
                <w:szCs w:val="30"/>
              </w:rPr>
              <w:t>深圳技术大学</w:t>
            </w:r>
            <w:bookmarkEnd w:id="1"/>
            <w:r>
              <w:rPr>
                <w:rFonts w:hint="eastAsia"/>
                <w:sz w:val="30"/>
                <w:szCs w:val="30"/>
              </w:rPr>
              <w:t>A-1南区学生宿舍家具</w:t>
            </w:r>
            <w:r>
              <w:rPr>
                <w:rFonts w:hint="eastAsia"/>
                <w:sz w:val="30"/>
                <w:szCs w:val="30"/>
                <w:lang w:val="en-US" w:eastAsia="zh-CN"/>
              </w:rPr>
              <w:t>采购</w:t>
            </w:r>
            <w:bookmarkEnd w:id="2"/>
          </w:p>
        </w:tc>
      </w:tr>
      <w:tr>
        <w:tblPrEx>
          <w:tblCellMar>
            <w:top w:w="45" w:type="dxa"/>
            <w:left w:w="45" w:type="dxa"/>
            <w:bottom w:w="45" w:type="dxa"/>
            <w:right w:w="45" w:type="dxa"/>
          </w:tblCellMar>
        </w:tblPrEx>
        <w:trPr>
          <w:trHeight w:val="738" w:hRule="atLeast"/>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包 号：</w:t>
            </w:r>
          </w:p>
        </w:tc>
        <w:tc>
          <w:tcPr>
            <w:tcW w:w="0" w:type="auto"/>
            <w:shd w:val="clear" w:color="auto" w:fill="auto"/>
            <w:vAlign w:val="center"/>
          </w:tcPr>
          <w:p>
            <w:pPr>
              <w:widowControl/>
              <w:jc w:val="left"/>
              <w:rPr>
                <w:sz w:val="30"/>
                <w:szCs w:val="30"/>
              </w:rPr>
            </w:pPr>
            <w:r>
              <w:rPr>
                <w:rFonts w:ascii="宋体" w:hAnsi="宋体" w:cs="宋体"/>
                <w:kern w:val="0"/>
                <w:sz w:val="30"/>
                <w:szCs w:val="30"/>
              </w:rPr>
              <w:t>A</w:t>
            </w:r>
          </w:p>
        </w:tc>
      </w:tr>
      <w:tr>
        <w:tblPrEx>
          <w:tblCellMar>
            <w:top w:w="45" w:type="dxa"/>
            <w:left w:w="45" w:type="dxa"/>
            <w:bottom w:w="45" w:type="dxa"/>
            <w:right w:w="45" w:type="dxa"/>
          </w:tblCellMar>
        </w:tblPrEx>
        <w:trPr>
          <w:trHeight w:val="738" w:hRule="atLeast"/>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项目类型：</w:t>
            </w:r>
          </w:p>
        </w:tc>
        <w:tc>
          <w:tcPr>
            <w:tcW w:w="0" w:type="auto"/>
            <w:shd w:val="clear" w:color="auto" w:fill="auto"/>
            <w:vAlign w:val="center"/>
          </w:tcPr>
          <w:p>
            <w:pPr>
              <w:widowControl/>
              <w:jc w:val="left"/>
              <w:rPr>
                <w:sz w:val="30"/>
                <w:szCs w:val="30"/>
              </w:rPr>
            </w:pPr>
            <w:r>
              <w:rPr>
                <w:rFonts w:ascii="宋体" w:hAnsi="宋体" w:cs="宋体"/>
                <w:kern w:val="0"/>
                <w:sz w:val="30"/>
                <w:szCs w:val="30"/>
              </w:rPr>
              <w:t>货物类</w:t>
            </w:r>
          </w:p>
        </w:tc>
      </w:tr>
      <w:tr>
        <w:tblPrEx>
          <w:tblCellMar>
            <w:top w:w="45" w:type="dxa"/>
            <w:left w:w="45" w:type="dxa"/>
            <w:bottom w:w="45" w:type="dxa"/>
            <w:right w:w="45" w:type="dxa"/>
          </w:tblCellMar>
        </w:tblPrEx>
        <w:trPr>
          <w:trHeight w:val="738" w:hRule="atLeast"/>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采购方式：</w:t>
            </w:r>
          </w:p>
        </w:tc>
        <w:tc>
          <w:tcPr>
            <w:tcW w:w="0" w:type="auto"/>
            <w:shd w:val="clear" w:color="auto" w:fill="auto"/>
            <w:vAlign w:val="center"/>
          </w:tcPr>
          <w:p>
            <w:pPr>
              <w:widowControl/>
              <w:jc w:val="left"/>
              <w:rPr>
                <w:sz w:val="30"/>
                <w:szCs w:val="30"/>
              </w:rPr>
            </w:pPr>
            <w:r>
              <w:rPr>
                <w:rFonts w:ascii="宋体" w:hAnsi="宋体" w:cs="宋体"/>
                <w:kern w:val="0"/>
                <w:sz w:val="30"/>
                <w:szCs w:val="30"/>
              </w:rPr>
              <w:t>公开招标</w:t>
            </w:r>
          </w:p>
        </w:tc>
      </w:tr>
      <w:tr>
        <w:tblPrEx>
          <w:tblCellMar>
            <w:top w:w="45" w:type="dxa"/>
            <w:left w:w="45" w:type="dxa"/>
            <w:bottom w:w="45" w:type="dxa"/>
            <w:right w:w="45" w:type="dxa"/>
          </w:tblCellMar>
        </w:tblPrEx>
        <w:trPr>
          <w:trHeight w:val="738" w:hRule="atLeast"/>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货币类型：</w:t>
            </w:r>
          </w:p>
        </w:tc>
        <w:tc>
          <w:tcPr>
            <w:tcW w:w="0" w:type="auto"/>
            <w:shd w:val="clear" w:color="auto" w:fill="auto"/>
            <w:vAlign w:val="center"/>
          </w:tcPr>
          <w:p>
            <w:pPr>
              <w:widowControl/>
              <w:jc w:val="left"/>
              <w:rPr>
                <w:sz w:val="30"/>
                <w:szCs w:val="30"/>
              </w:rPr>
            </w:pPr>
            <w:r>
              <w:rPr>
                <w:rFonts w:ascii="宋体" w:hAnsi="宋体" w:cs="宋体"/>
                <w:kern w:val="0"/>
                <w:sz w:val="30"/>
                <w:szCs w:val="30"/>
              </w:rPr>
              <w:t>人民币</w:t>
            </w:r>
          </w:p>
        </w:tc>
      </w:tr>
      <w:tr>
        <w:tblPrEx>
          <w:tblCellMar>
            <w:top w:w="45" w:type="dxa"/>
            <w:left w:w="45" w:type="dxa"/>
            <w:bottom w:w="45" w:type="dxa"/>
            <w:right w:w="45" w:type="dxa"/>
          </w:tblCellMar>
        </w:tblPrEx>
        <w:trPr>
          <w:trHeight w:val="738" w:hRule="atLeast"/>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评标方法：</w:t>
            </w:r>
          </w:p>
        </w:tc>
        <w:tc>
          <w:tcPr>
            <w:tcW w:w="0" w:type="auto"/>
            <w:shd w:val="clear" w:color="auto" w:fill="auto"/>
            <w:vAlign w:val="center"/>
          </w:tcPr>
          <w:p>
            <w:pPr>
              <w:widowControl/>
              <w:jc w:val="left"/>
              <w:rPr>
                <w:sz w:val="30"/>
                <w:szCs w:val="30"/>
              </w:rPr>
            </w:pPr>
            <w:r>
              <w:rPr>
                <w:rFonts w:ascii="宋体" w:hAnsi="宋体" w:cs="宋体"/>
                <w:kern w:val="0"/>
                <w:sz w:val="30"/>
                <w:szCs w:val="30"/>
              </w:rPr>
              <w:t>综合评分</w:t>
            </w:r>
            <w:r>
              <w:rPr>
                <w:rFonts w:hint="eastAsia" w:ascii="宋体" w:hAnsi="宋体" w:cs="宋体"/>
                <w:kern w:val="0"/>
                <w:sz w:val="30"/>
                <w:szCs w:val="30"/>
              </w:rPr>
              <w:t>法</w:t>
            </w:r>
          </w:p>
        </w:tc>
      </w:tr>
      <w:bookmarkEnd w:id="0"/>
    </w:tbl>
    <w:p>
      <w:pPr>
        <w:pStyle w:val="38"/>
        <w:widowControl/>
        <w:jc w:val="center"/>
        <w:outlineLvl w:val="1"/>
        <w:rPr>
          <w:rFonts w:ascii="黑体" w:hAnsi="宋体" w:eastAsia="黑体" w:cs="黑体"/>
          <w:sz w:val="40"/>
          <w:szCs w:val="40"/>
        </w:rPr>
      </w:pPr>
      <w:r>
        <w:rPr>
          <w:rFonts w:hint="eastAsia" w:ascii="黑体" w:hAnsi="宋体" w:eastAsia="黑体" w:cs="黑体"/>
          <w:sz w:val="40"/>
          <w:szCs w:val="40"/>
        </w:rPr>
        <w:t>资格性审查表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20" w:type="dxa"/>
          <w:left w:w="108" w:type="dxa"/>
          <w:bottom w:w="20" w:type="dxa"/>
          <w:right w:w="108" w:type="dxa"/>
        </w:tblCellMar>
      </w:tblPr>
      <w:tblGrid>
        <w:gridCol w:w="794"/>
        <w:gridCol w:w="828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0" w:type="auto"/>
            <w:tcBorders>
              <w:top w:val="single" w:color="000000" w:sz="8" w:space="0"/>
              <w:left w:val="single" w:color="000000" w:sz="8" w:space="0"/>
              <w:bottom w:val="single" w:color="000000" w:sz="8" w:space="0"/>
              <w:right w:val="single" w:color="000000" w:sz="8" w:space="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1</w:t>
            </w:r>
          </w:p>
        </w:tc>
        <w:tc>
          <w:tcPr>
            <w:tcW w:w="0" w:type="auto"/>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ascii="宋体" w:hAnsi="宋体" w:cs="宋体"/>
                <w:kern w:val="0"/>
                <w:szCs w:val="21"/>
              </w:rPr>
              <w:t>投标人不</w:t>
            </w:r>
            <w:r>
              <w:rPr>
                <w:rFonts w:hint="eastAsia" w:ascii="宋体" w:hAnsi="宋体" w:cs="宋体"/>
                <w:kern w:val="0"/>
                <w:szCs w:val="21"/>
              </w:rPr>
              <w:t>符合</w:t>
            </w:r>
            <w:r>
              <w:rPr>
                <w:rFonts w:ascii="宋体" w:hAnsi="宋体" w:cs="宋体"/>
                <w:kern w:val="0"/>
                <w:szCs w:val="21"/>
              </w:rPr>
              <w:t>资格要求，或未提交相应的资格证明资料（详见招标公告</w:t>
            </w:r>
            <w:r>
              <w:rPr>
                <w:rFonts w:hint="eastAsia" w:ascii="宋体" w:hAnsi="宋体"/>
                <w:szCs w:val="21"/>
              </w:rPr>
              <w:t>投标人资格要求，即申请人的资格要求</w:t>
            </w:r>
            <w:r>
              <w:rPr>
                <w:rFonts w:ascii="宋体" w:hAnsi="宋体" w:cs="宋体"/>
                <w:kern w:val="0"/>
                <w:szCs w:val="21"/>
              </w:rPr>
              <w:t>）</w:t>
            </w:r>
          </w:p>
        </w:tc>
      </w:tr>
    </w:tbl>
    <w:p>
      <w:pPr>
        <w:pStyle w:val="38"/>
        <w:widowControl/>
        <w:spacing w:before="280" w:beforeAutospacing="0"/>
        <w:jc w:val="center"/>
        <w:outlineLvl w:val="1"/>
        <w:rPr>
          <w:rFonts w:ascii="黑体" w:hAnsi="宋体" w:eastAsia="黑体" w:cs="黑体"/>
          <w:sz w:val="40"/>
          <w:szCs w:val="40"/>
        </w:rPr>
      </w:pPr>
      <w:r>
        <w:rPr>
          <w:rFonts w:hint="eastAsia" w:ascii="黑体" w:hAnsi="宋体" w:eastAsia="黑体" w:cs="黑体"/>
          <w:sz w:val="40"/>
          <w:szCs w:val="40"/>
        </w:rPr>
        <w:t>符合性审查表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20" w:type="dxa"/>
          <w:left w:w="108" w:type="dxa"/>
          <w:bottom w:w="20" w:type="dxa"/>
          <w:right w:w="108" w:type="dxa"/>
        </w:tblCellMar>
      </w:tblPr>
      <w:tblGrid>
        <w:gridCol w:w="794"/>
        <w:gridCol w:w="828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不得将一个包内容拆开投标；</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对同一项目投标时，不得提供两套以上的投标方案（招标文件另有规定的除外）；</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分项报价或投标总价不得高于</w:t>
            </w:r>
            <w:bookmarkStart w:id="3" w:name="_Hlk71832186"/>
            <w:r>
              <w:rPr>
                <w:rFonts w:hint="eastAsia"/>
              </w:rPr>
              <w:t>相应预算金额（或设定的预算金额下的最高限价）</w:t>
            </w:r>
            <w:bookmarkEnd w:id="3"/>
            <w:r>
              <w:rPr>
                <w:rFonts w:hint="eastAsia"/>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4</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5</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所投货物、服务在技术、商务等方面没有实质性满足招标文件要求的（是否实质性满足招标文件要求，由评审委员会根据实质性条款响应情况作出评判）；</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6</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未按招标文件所提供的样式填写《投标函》；未按招标文件所提供的《政府采购投标及履约承诺函》进行承诺或不符合承诺的；未按招标文件对投标文件组成的要求提供投标文件；</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581"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7</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投标报价有缺漏项目,或者对招标文件规定的项目需求内容或者需求数量进行修改</w:t>
            </w:r>
            <w:r>
              <w:rPr>
                <w:rFonts w:hint="eastAsia"/>
                <w:szCs w:val="21"/>
              </w:rPr>
              <w:t>，评审委员会判定投标响应不满足采购需求</w:t>
            </w:r>
            <w:r>
              <w:rPr>
                <w:rFonts w:hint="eastAsia"/>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8</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投标文件存在列放位置错误，导致属于信息公开情形的没有被公开；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9</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投标文件电子文档不得带病毒；</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10</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投标文件用不属于本公司的电子密钥进行加密的；</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hint="eastAsia" w:ascii="宋体" w:hAnsi="宋体" w:cs="宋体"/>
                <w:color w:val="FF0000"/>
                <w:kern w:val="0"/>
                <w:szCs w:val="21"/>
              </w:rPr>
              <w:t>1</w:t>
            </w:r>
            <w:r>
              <w:rPr>
                <w:rFonts w:ascii="宋体" w:hAnsi="宋体" w:cs="宋体"/>
                <w:color w:val="FF0000"/>
                <w:kern w:val="0"/>
                <w:szCs w:val="21"/>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color w:val="FF0000"/>
              </w:rPr>
              <w:t>不同投标供应商投标文件“文件制作机器码”一致；</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rFonts w:ascii="宋体" w:hAnsi="宋体" w:cs="宋体"/>
                <w:kern w:val="0"/>
                <w:szCs w:val="21"/>
              </w:rPr>
            </w:pPr>
            <w:r>
              <w:rPr>
                <w:rFonts w:hint="eastAsia" w:ascii="宋体" w:hAnsi="宋体" w:cs="宋体"/>
                <w:color w:val="FF0000"/>
                <w:kern w:val="0"/>
                <w:szCs w:val="21"/>
              </w:rPr>
              <w:t>1</w:t>
            </w:r>
            <w:r>
              <w:rPr>
                <w:rFonts w:ascii="宋体" w:hAnsi="宋体" w:cs="宋体"/>
                <w:color w:val="FF0000"/>
                <w:kern w:val="0"/>
                <w:szCs w:val="21"/>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pPr>
            <w:r>
              <w:rPr>
                <w:color w:val="FF0000"/>
              </w:rPr>
              <w:t>不同投标供应商投标文件“文件创建标识码”一致</w:t>
            </w:r>
            <w:r>
              <w:rPr>
                <w:rFonts w:hint="eastAsia"/>
                <w:color w:val="FF0000"/>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rFonts w:ascii="宋体" w:hAnsi="宋体" w:cs="宋体"/>
                <w:kern w:val="0"/>
                <w:szCs w:val="21"/>
              </w:rPr>
            </w:pPr>
            <w:r>
              <w:rPr>
                <w:rFonts w:ascii="宋体" w:hAnsi="宋体" w:cs="宋体"/>
                <w:kern w:val="0"/>
                <w:szCs w:val="21"/>
              </w:rPr>
              <w:t>13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pPr>
            <w:r>
              <w:rPr>
                <w:rFonts w:hint="eastAsia"/>
              </w:rPr>
              <w:t>法律、法规、规章、规范性文件规定的其他情形。</w:t>
            </w:r>
          </w:p>
        </w:tc>
      </w:tr>
    </w:tbl>
    <w:p>
      <w:pPr>
        <w:pStyle w:val="38"/>
        <w:widowControl/>
        <w:jc w:val="center"/>
        <w:outlineLvl w:val="1"/>
        <w:rPr>
          <w:rFonts w:ascii="黑体" w:hAnsi="宋体" w:eastAsia="黑体" w:cs="黑体"/>
          <w:sz w:val="40"/>
          <w:szCs w:val="40"/>
        </w:rPr>
      </w:pPr>
      <w:r>
        <w:rPr>
          <w:rFonts w:hint="eastAsia" w:ascii="黑体" w:hAnsi="宋体" w:eastAsia="黑体" w:cs="黑体"/>
          <w:sz w:val="40"/>
          <w:szCs w:val="40"/>
        </w:rPr>
        <w:t>评标信息</w:t>
      </w:r>
    </w:p>
    <w:tbl>
      <w:tblPr>
        <w:tblStyle w:val="43"/>
        <w:tblW w:w="9078" w:type="dxa"/>
        <w:jc w:val="center"/>
        <w:tblCellSpacing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45" w:type="dxa"/>
          <w:left w:w="45" w:type="dxa"/>
          <w:bottom w:w="45" w:type="dxa"/>
          <w:right w:w="45" w:type="dxa"/>
        </w:tblCellMar>
      </w:tblPr>
      <w:tblGrid>
        <w:gridCol w:w="8685"/>
        <w:gridCol w:w="393"/>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tblCellSpacing w:w="0" w:type="dxa"/>
          <w:jc w:val="center"/>
        </w:trPr>
        <w:tc>
          <w:tcPr>
            <w:tcW w:w="0" w:type="auto"/>
            <w:shd w:val="clear" w:color="auto" w:fill="auto"/>
            <w:vAlign w:val="center"/>
          </w:tcPr>
          <w:p>
            <w:pPr>
              <w:widowControl/>
              <w:jc w:val="left"/>
              <w:rPr>
                <w:b/>
                <w:bCs/>
                <w:sz w:val="24"/>
              </w:rPr>
            </w:pPr>
            <w:r>
              <w:rPr>
                <w:b/>
                <w:bCs/>
              </w:rPr>
              <w:t>评标方法：综合评分法</w:t>
            </w:r>
          </w:p>
        </w:tc>
        <w:tc>
          <w:tcPr>
            <w:tcW w:w="0" w:type="auto"/>
            <w:shd w:val="clear" w:color="auto" w:fill="auto"/>
            <w:vAlign w:val="center"/>
          </w:tcPr>
          <w:p>
            <w:pPr>
              <w:jc w:val="right"/>
              <w:rPr>
                <w:rFonts w:ascii="宋体"/>
                <w:b/>
                <w:bCs/>
                <w:sz w:val="24"/>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tblCellSpacing w:w="0" w:type="dxa"/>
          <w:jc w:val="center"/>
        </w:trPr>
        <w:tc>
          <w:tcPr>
            <w:tcW w:w="0" w:type="auto"/>
            <w:gridSpan w:val="2"/>
            <w:shd w:val="clear" w:color="auto" w:fill="auto"/>
            <w:vAlign w:val="center"/>
          </w:tcPr>
          <w:p>
            <w:pPr>
              <w:spacing w:line="324" w:lineRule="auto"/>
              <w:ind w:firstLine="420"/>
              <w:rPr>
                <w:szCs w:val="21"/>
              </w:rPr>
            </w:pPr>
            <w:r>
              <w:rPr>
                <w:rFonts w:hint="eastAsia"/>
                <w:szCs w:val="21"/>
              </w:rPr>
              <w:t>综合评分法。在最大限度地满足招标文件实质性要求的前提下，按照招标文件中规定的各项因素进行综合评审，评标总得分排名前列的投标人，作为推荐的候选中标供应商</w:t>
            </w:r>
            <w:r>
              <w:rPr>
                <w:szCs w:val="21"/>
              </w:rPr>
              <w:t xml:space="preserve">。 </w:t>
            </w:r>
          </w:p>
          <w:p>
            <w:pPr>
              <w:ind w:firstLine="420"/>
              <w:rPr>
                <w:szCs w:val="21"/>
              </w:rPr>
            </w:pPr>
            <w:r>
              <w:rPr>
                <w:szCs w:val="21"/>
              </w:rPr>
              <w:t>价格分计算方法：</w:t>
            </w:r>
          </w:p>
          <w:p>
            <w:pPr>
              <w:pStyle w:val="38"/>
              <w:widowControl/>
              <w:spacing w:line="324" w:lineRule="auto"/>
              <w:ind w:left="420"/>
              <w:rPr>
                <w:sz w:val="21"/>
                <w:szCs w:val="21"/>
              </w:rPr>
            </w:pPr>
            <w:r>
              <w:rPr>
                <w:kern w:val="2"/>
                <w:sz w:val="21"/>
                <w:szCs w:val="21"/>
              </w:rPr>
              <w:t xml:space="preserve">采用低价优先法计算，即满足招标文件要求且投标价格最低的投标报价为评标基准价，其价格分为满分。其他投标人的价格分统一按照下列公式计算： </w:t>
            </w:r>
            <w:r>
              <w:rPr>
                <w:kern w:val="2"/>
                <w:sz w:val="21"/>
                <w:szCs w:val="21"/>
              </w:rPr>
              <w:br w:type="textWrapping"/>
            </w:r>
            <w:r>
              <w:rPr>
                <w:kern w:val="2"/>
                <w:sz w:val="21"/>
                <w:szCs w:val="21"/>
              </w:rPr>
              <w:t xml:space="preserve">投标报价得分=(评标基准价／投标报价)×100 </w:t>
            </w:r>
            <w:r>
              <w:rPr>
                <w:kern w:val="2"/>
                <w:sz w:val="21"/>
                <w:szCs w:val="21"/>
              </w:rPr>
              <w:br w:type="textWrapping"/>
            </w:r>
            <w:r>
              <w:rPr>
                <w:kern w:val="2"/>
                <w:sz w:val="21"/>
                <w:szCs w:val="21"/>
              </w:rPr>
              <w:t xml:space="preserve">评标总得分＝F1×A1＋F2×A2＋……＋Fn×An </w:t>
            </w:r>
            <w:r>
              <w:rPr>
                <w:kern w:val="2"/>
                <w:sz w:val="21"/>
                <w:szCs w:val="21"/>
              </w:rPr>
              <w:br w:type="textWrapping"/>
            </w:r>
            <w:r>
              <w:rPr>
                <w:kern w:val="2"/>
                <w:sz w:val="21"/>
                <w:szCs w:val="21"/>
              </w:rPr>
              <w:t xml:space="preserve">F1、F2……Fn分别为各项评审因素的得分； </w:t>
            </w:r>
            <w:r>
              <w:rPr>
                <w:kern w:val="2"/>
                <w:sz w:val="21"/>
                <w:szCs w:val="21"/>
              </w:rPr>
              <w:br w:type="textWrapping"/>
            </w:r>
            <w:r>
              <w:rPr>
                <w:kern w:val="2"/>
                <w:sz w:val="21"/>
                <w:szCs w:val="21"/>
              </w:rPr>
              <w:t xml:space="preserve">A1、A2、……An 分别为各项评审因素所占的权重(A1＋A2＋……＋An＝1)。 </w:t>
            </w:r>
            <w:r>
              <w:rPr>
                <w:kern w:val="2"/>
                <w:sz w:val="21"/>
                <w:szCs w:val="21"/>
              </w:rPr>
              <w:br w:type="textWrapping"/>
            </w:r>
            <w:r>
              <w:rPr>
                <w:kern w:val="2"/>
                <w:sz w:val="21"/>
                <w:szCs w:val="21"/>
              </w:rPr>
              <w:t xml:space="preserve">评标过程中，不得去掉报价中的最高报价和最低报价。 </w:t>
            </w:r>
          </w:p>
        </w:tc>
      </w:tr>
    </w:tbl>
    <w:p>
      <w:pPr>
        <w:rPr>
          <w:vanish/>
          <w:sz w:val="24"/>
        </w:rPr>
      </w:pPr>
    </w:p>
    <w:tbl>
      <w:tblPr>
        <w:tblStyle w:val="4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4"/>
        <w:gridCol w:w="429"/>
        <w:gridCol w:w="1935"/>
        <w:gridCol w:w="1527"/>
        <w:gridCol w:w="1224"/>
        <w:gridCol w:w="35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20"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序号</w:t>
            </w:r>
          </w:p>
        </w:tc>
        <w:tc>
          <w:tcPr>
            <w:tcW w:w="2754" w:type="pct"/>
            <w:gridSpan w:val="4"/>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评分项</w:t>
            </w:r>
          </w:p>
        </w:tc>
        <w:tc>
          <w:tcPr>
            <w:tcW w:w="1926"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权重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20"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1</w:t>
            </w:r>
          </w:p>
        </w:tc>
        <w:tc>
          <w:tcPr>
            <w:tcW w:w="2754" w:type="pct"/>
            <w:gridSpan w:val="4"/>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价格</w:t>
            </w:r>
          </w:p>
        </w:tc>
        <w:tc>
          <w:tcPr>
            <w:tcW w:w="1926"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color w:val="FF0000"/>
                <w:szCs w:val="21"/>
              </w:rPr>
            </w:pPr>
            <w:r>
              <w:rPr>
                <w:rFonts w:hint="eastAsia" w:ascii="宋体" w:hAnsi="宋体"/>
                <w:color w:val="FF0000"/>
                <w:szCs w:val="21"/>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20"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2</w:t>
            </w:r>
          </w:p>
        </w:tc>
        <w:tc>
          <w:tcPr>
            <w:tcW w:w="2754" w:type="pct"/>
            <w:gridSpan w:val="4"/>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技术部分</w:t>
            </w:r>
          </w:p>
        </w:tc>
        <w:tc>
          <w:tcPr>
            <w:tcW w:w="1926"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color w:val="FF0000"/>
                <w:szCs w:val="21"/>
              </w:rPr>
            </w:pPr>
            <w:r>
              <w:rPr>
                <w:rFonts w:hint="eastAsia" w:ascii="宋体" w:hAnsi="宋体"/>
                <w:color w:val="FF0000"/>
                <w:szCs w:val="21"/>
              </w:rPr>
              <w:t>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20" w:type="pct"/>
            <w:vMerge w:val="restar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p>
        </w:tc>
        <w:tc>
          <w:tcPr>
            <w:tcW w:w="231"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序号</w:t>
            </w:r>
          </w:p>
        </w:tc>
        <w:tc>
          <w:tcPr>
            <w:tcW w:w="1042"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评分因素</w:t>
            </w:r>
          </w:p>
        </w:tc>
        <w:tc>
          <w:tcPr>
            <w:tcW w:w="822"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权重</w:t>
            </w:r>
          </w:p>
        </w:tc>
        <w:tc>
          <w:tcPr>
            <w:tcW w:w="659"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评分方式</w:t>
            </w:r>
          </w:p>
        </w:tc>
        <w:tc>
          <w:tcPr>
            <w:tcW w:w="1926"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评分准则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20" w:type="pct"/>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宋体" w:hAnsi="宋体"/>
                <w:szCs w:val="21"/>
              </w:rPr>
            </w:pPr>
          </w:p>
        </w:tc>
        <w:tc>
          <w:tcPr>
            <w:tcW w:w="231"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ascii="宋体" w:hAnsi="宋体"/>
                <w:szCs w:val="21"/>
              </w:rPr>
              <w:t>1</w:t>
            </w:r>
          </w:p>
        </w:tc>
        <w:tc>
          <w:tcPr>
            <w:tcW w:w="1042"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cs="宋体"/>
                <w:kern w:val="0"/>
                <w:szCs w:val="21"/>
              </w:rPr>
              <w:t>技术</w:t>
            </w:r>
            <w:del w:id="0" w:author="王秀子" w:date="2023-06-27T21:31:30Z">
              <w:bookmarkStart w:id="4" w:name="OLE_LINK63"/>
              <w:r>
                <w:rPr>
                  <w:rFonts w:hint="default" w:ascii="宋体" w:hAnsi="宋体" w:cs="宋体"/>
                  <w:kern w:val="0"/>
                  <w:szCs w:val="21"/>
                  <w:lang w:val="en-US"/>
                </w:rPr>
                <w:delText>规格</w:delText>
              </w:r>
            </w:del>
            <w:ins w:id="1" w:author="王秀子" w:date="2023-06-27T21:31:33Z">
              <w:r>
                <w:rPr>
                  <w:rFonts w:hint="eastAsia" w:ascii="宋体" w:hAnsi="宋体" w:cs="宋体"/>
                  <w:kern w:val="0"/>
                  <w:szCs w:val="21"/>
                  <w:lang w:val="en-US" w:eastAsia="zh-CN"/>
                </w:rPr>
                <w:t>要求</w:t>
              </w:r>
              <w:bookmarkEnd w:id="4"/>
            </w:ins>
            <w:r>
              <w:rPr>
                <w:rFonts w:hint="eastAsia" w:ascii="宋体" w:hAnsi="宋体" w:cs="宋体"/>
                <w:kern w:val="0"/>
                <w:szCs w:val="21"/>
              </w:rPr>
              <w:t>偏离情况</w:t>
            </w:r>
          </w:p>
        </w:tc>
        <w:tc>
          <w:tcPr>
            <w:tcW w:w="822"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color w:val="FF0000"/>
                <w:szCs w:val="21"/>
              </w:rPr>
            </w:pPr>
            <w:r>
              <w:rPr>
                <w:rFonts w:ascii="宋体" w:hAnsi="宋体" w:cs="宋体"/>
                <w:color w:val="FF0000"/>
                <w:szCs w:val="21"/>
              </w:rPr>
              <w:t>48</w:t>
            </w:r>
          </w:p>
        </w:tc>
        <w:tc>
          <w:tcPr>
            <w:tcW w:w="659"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专家打分</w:t>
            </w:r>
          </w:p>
        </w:tc>
        <w:tc>
          <w:tcPr>
            <w:tcW w:w="1926" w:type="pct"/>
            <w:tcBorders>
              <w:top w:val="single" w:color="auto" w:sz="4" w:space="0"/>
              <w:left w:val="single" w:color="auto" w:sz="4" w:space="0"/>
              <w:bottom w:val="single" w:color="auto" w:sz="4" w:space="0"/>
              <w:right w:val="single" w:color="auto" w:sz="4" w:space="0"/>
            </w:tcBorders>
            <w:noWrap w:val="0"/>
            <w:vAlign w:val="center"/>
          </w:tcPr>
          <w:p>
            <w:pPr>
              <w:widowControl/>
              <w:jc w:val="left"/>
              <w:rPr>
                <w:rFonts w:cs="宋体"/>
                <w:szCs w:val="21"/>
              </w:rPr>
            </w:pPr>
            <w:r>
              <w:rPr>
                <w:rFonts w:hint="eastAsia" w:cs="宋体"/>
                <w:szCs w:val="21"/>
              </w:rPr>
              <w:t>投标人应如实填写《技术</w:t>
            </w:r>
            <w:ins w:id="2" w:author="王秀子" w:date="2023-06-27T21:31:38Z">
              <w:r>
                <w:rPr>
                  <w:rFonts w:hint="eastAsia" w:ascii="宋体" w:hAnsi="宋体" w:cs="宋体"/>
                  <w:kern w:val="0"/>
                  <w:szCs w:val="21"/>
                  <w:lang w:val="en-US" w:eastAsia="zh-CN"/>
                </w:rPr>
                <w:t>要求</w:t>
              </w:r>
            </w:ins>
            <w:del w:id="3" w:author="王秀子" w:date="2023-06-27T21:31:38Z">
              <w:r>
                <w:rPr>
                  <w:rFonts w:hint="eastAsia" w:cs="宋体"/>
                  <w:szCs w:val="21"/>
                </w:rPr>
                <w:delText>规格</w:delText>
              </w:r>
            </w:del>
            <w:r>
              <w:rPr>
                <w:rFonts w:hint="eastAsia" w:cs="宋体"/>
                <w:szCs w:val="21"/>
              </w:rPr>
              <w:t>偏离表》，评审委员会根据技术需求参数响应情况进行打分，各项技术参</w:t>
            </w:r>
            <w:r>
              <w:rPr>
                <w:rFonts w:hint="eastAsia"/>
              </w:rPr>
              <w:t>数指标及要求全部满足的得</w:t>
            </w:r>
            <w:r>
              <w:t>100</w:t>
            </w:r>
            <w:r>
              <w:rPr>
                <w:rFonts w:hint="eastAsia"/>
              </w:rPr>
              <w:t>分，有“▲”的条款每负偏离一项扣</w:t>
            </w:r>
            <w:r>
              <w:t>7</w:t>
            </w:r>
            <w:r>
              <w:rPr>
                <w:rFonts w:hint="eastAsia"/>
              </w:rPr>
              <w:t>分，普通条款每负偏离一项扣1分</w:t>
            </w:r>
            <w:ins w:id="4" w:author="王秀子" w:date="2023-06-27T21:31:50Z">
              <w:r>
                <w:rPr>
                  <w:rFonts w:hint="eastAsia"/>
                  <w:lang w:eastAsia="zh-CN"/>
                </w:rPr>
                <w:t>，</w:t>
              </w:r>
            </w:ins>
            <w:ins w:id="5" w:author="王秀子" w:date="2023-06-27T21:31:52Z">
              <w:r>
                <w:rPr>
                  <w:rFonts w:hint="eastAsia"/>
                  <w:lang w:val="en-US" w:eastAsia="zh-CN"/>
                </w:rPr>
                <w:t>扣完为止</w:t>
              </w:r>
            </w:ins>
            <w:r>
              <w:rPr>
                <w:rFonts w:hint="eastAsia"/>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0" w:hRule="atLeast"/>
        </w:trPr>
        <w:tc>
          <w:tcPr>
            <w:tcW w:w="320" w:type="pct"/>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宋体" w:hAnsi="宋体"/>
                <w:szCs w:val="21"/>
              </w:rPr>
            </w:pPr>
          </w:p>
        </w:tc>
        <w:tc>
          <w:tcPr>
            <w:tcW w:w="231"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ascii="宋体" w:hAnsi="宋体"/>
                <w:szCs w:val="21"/>
              </w:rPr>
              <w:t>2</w:t>
            </w:r>
          </w:p>
        </w:tc>
        <w:tc>
          <w:tcPr>
            <w:tcW w:w="1042"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检测报告</w:t>
            </w:r>
          </w:p>
        </w:tc>
        <w:tc>
          <w:tcPr>
            <w:tcW w:w="822"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color w:val="FF0000"/>
                <w:szCs w:val="21"/>
              </w:rPr>
            </w:pPr>
            <w:r>
              <w:rPr>
                <w:rFonts w:ascii="宋体" w:hAnsi="宋体"/>
                <w:color w:val="FF0000"/>
                <w:szCs w:val="21"/>
              </w:rPr>
              <w:t>3</w:t>
            </w:r>
          </w:p>
        </w:tc>
        <w:tc>
          <w:tcPr>
            <w:tcW w:w="659"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专家打分</w:t>
            </w:r>
          </w:p>
        </w:tc>
        <w:tc>
          <w:tcPr>
            <w:tcW w:w="1926" w:type="pct"/>
            <w:tcBorders>
              <w:top w:val="single" w:color="auto" w:sz="4" w:space="0"/>
              <w:left w:val="single" w:color="auto" w:sz="4" w:space="0"/>
              <w:bottom w:val="single" w:color="auto" w:sz="4" w:space="0"/>
              <w:right w:val="single" w:color="auto" w:sz="4" w:space="0"/>
            </w:tcBorders>
            <w:noWrap w:val="0"/>
            <w:vAlign w:val="center"/>
          </w:tcPr>
          <w:p>
            <w:pPr>
              <w:widowControl/>
              <w:textAlignment w:val="center"/>
              <w:rPr>
                <w:szCs w:val="21"/>
              </w:rPr>
            </w:pPr>
            <w:r>
              <w:rPr>
                <w:rFonts w:hint="eastAsia"/>
                <w:szCs w:val="21"/>
              </w:rPr>
              <w:t>投标文件提供的产品检测报告完全满足的得1</w:t>
            </w:r>
            <w:r>
              <w:rPr>
                <w:szCs w:val="21"/>
              </w:rPr>
              <w:t>00</w:t>
            </w:r>
            <w:r>
              <w:rPr>
                <w:rFonts w:hint="eastAsia"/>
                <w:szCs w:val="21"/>
              </w:rPr>
              <w:t>分，满足一项得5</w:t>
            </w:r>
            <w:r>
              <w:rPr>
                <w:szCs w:val="21"/>
              </w:rPr>
              <w:t>0</w:t>
            </w:r>
            <w:r>
              <w:rPr>
                <w:rFonts w:hint="eastAsia"/>
                <w:szCs w:val="21"/>
              </w:rPr>
              <w:t>分，不满足0分。</w:t>
            </w:r>
          </w:p>
          <w:p>
            <w:pPr>
              <w:spacing w:line="240" w:lineRule="exact"/>
              <w:rPr>
                <w:rFonts w:ascii="Times New Roman" w:hAnsi="Times New Roman"/>
                <w:szCs w:val="21"/>
              </w:rPr>
            </w:pPr>
            <w:r>
              <w:rPr>
                <w:rFonts w:hint="eastAsia" w:ascii="Times New Roman" w:hAnsi="Times New Roman"/>
                <w:szCs w:val="21"/>
              </w:rPr>
              <w:t>要求提供报告扫描件（原件备查）作为得分依据。</w:t>
            </w:r>
          </w:p>
          <w:p>
            <w:pPr>
              <w:spacing w:line="240" w:lineRule="exact"/>
              <w:rPr>
                <w:szCs w:val="21"/>
              </w:rPr>
            </w:pPr>
            <w:r>
              <w:rPr>
                <w:rFonts w:hint="eastAsia" w:ascii="Times New Roman" w:hAnsi="Times New Roman"/>
                <w:szCs w:val="21"/>
              </w:rPr>
              <w:t>评分中出现无证明资料或专家无法凭所提供资料判断是否得分的情况，一律做不得分处理。</w:t>
            </w:r>
          </w:p>
          <w:p>
            <w:pPr>
              <w:widowControl/>
              <w:textAlignment w:val="cente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20" w:type="pct"/>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宋体" w:hAnsi="宋体"/>
                <w:szCs w:val="21"/>
              </w:rPr>
            </w:pPr>
          </w:p>
        </w:tc>
        <w:tc>
          <w:tcPr>
            <w:tcW w:w="231"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ascii="宋体" w:hAnsi="宋体"/>
                <w:szCs w:val="21"/>
              </w:rPr>
              <w:t>3</w:t>
            </w:r>
          </w:p>
        </w:tc>
        <w:tc>
          <w:tcPr>
            <w:tcW w:w="1042"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szCs w:val="21"/>
              </w:rPr>
            </w:pPr>
            <w:r>
              <w:rPr>
                <w:rFonts w:hint="eastAsia" w:ascii="宋体" w:hAnsi="宋体" w:cs="宋体"/>
                <w:szCs w:val="21"/>
              </w:rPr>
              <w:t>样品</w:t>
            </w:r>
          </w:p>
          <w:p>
            <w:pPr>
              <w:spacing w:line="240" w:lineRule="exact"/>
              <w:jc w:val="center"/>
              <w:rPr>
                <w:rFonts w:ascii="宋体" w:hAnsi="宋体"/>
                <w:color w:val="FF0000"/>
                <w:szCs w:val="21"/>
              </w:rPr>
            </w:pPr>
          </w:p>
        </w:tc>
        <w:tc>
          <w:tcPr>
            <w:tcW w:w="822"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color w:val="FF0000"/>
                <w:szCs w:val="21"/>
              </w:rPr>
            </w:pPr>
            <w:r>
              <w:rPr>
                <w:rFonts w:hint="eastAsia" w:ascii="宋体" w:hAnsi="宋体" w:cs="宋体"/>
                <w:color w:val="FF0000"/>
                <w:szCs w:val="21"/>
              </w:rPr>
              <w:t>3</w:t>
            </w:r>
          </w:p>
        </w:tc>
        <w:tc>
          <w:tcPr>
            <w:tcW w:w="659"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专家打分</w:t>
            </w:r>
          </w:p>
        </w:tc>
        <w:tc>
          <w:tcPr>
            <w:tcW w:w="1926" w:type="pct"/>
            <w:tcBorders>
              <w:top w:val="single" w:color="auto" w:sz="4" w:space="0"/>
              <w:left w:val="single" w:color="auto" w:sz="4" w:space="0"/>
              <w:bottom w:val="single" w:color="auto" w:sz="4" w:space="0"/>
              <w:right w:val="single" w:color="auto" w:sz="4" w:space="0"/>
            </w:tcBorders>
            <w:noWrap w:val="0"/>
            <w:vAlign w:val="center"/>
          </w:tcPr>
          <w:p>
            <w:pPr>
              <w:rPr>
                <w:rFonts w:ascii="宋体" w:hAnsi="宋体" w:cs="宋体"/>
                <w:szCs w:val="21"/>
              </w:rPr>
            </w:pPr>
            <w:r>
              <w:rPr>
                <w:rFonts w:hint="eastAsia" w:cs="宋体"/>
                <w:szCs w:val="21"/>
              </w:rPr>
              <w:t>评审委员会根据“</w:t>
            </w:r>
            <w:r>
              <w:rPr>
                <w:rFonts w:hint="eastAsia" w:cs="宋体"/>
                <w:szCs w:val="21"/>
                <w:lang w:val="en-US" w:eastAsia="zh-CN"/>
              </w:rPr>
              <w:t>八</w:t>
            </w:r>
            <w:r>
              <w:rPr>
                <w:rFonts w:hint="eastAsia" w:cs="宋体"/>
                <w:szCs w:val="21"/>
              </w:rPr>
              <w:t>、样品要求”、的内容进行打分，全部样品满足的得</w:t>
            </w:r>
            <w:r>
              <w:rPr>
                <w:szCs w:val="21"/>
              </w:rPr>
              <w:t>100</w:t>
            </w:r>
            <w:r>
              <w:rPr>
                <w:rFonts w:hint="eastAsia" w:cs="宋体"/>
                <w:szCs w:val="21"/>
              </w:rPr>
              <w:t>分，每一项样品不满足扣</w:t>
            </w:r>
            <w:r>
              <w:rPr>
                <w:szCs w:val="21"/>
              </w:rPr>
              <w:t>25</w:t>
            </w:r>
            <w:r>
              <w:rPr>
                <w:rFonts w:hint="eastAsia" w:cs="宋体"/>
                <w:szCs w:val="21"/>
              </w:rPr>
              <w:t>分，不提供样品不得分，样品1和样品2要求整体小样，仅提供零部件不得分。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20"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3</w:t>
            </w:r>
          </w:p>
        </w:tc>
        <w:tc>
          <w:tcPr>
            <w:tcW w:w="2754" w:type="pct"/>
            <w:gridSpan w:val="4"/>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商务需求</w:t>
            </w:r>
          </w:p>
        </w:tc>
        <w:tc>
          <w:tcPr>
            <w:tcW w:w="1926"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ascii="宋体" w:hAnsi="宋体"/>
                <w:szCs w:val="21"/>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20" w:type="pct"/>
            <w:vMerge w:val="restart"/>
            <w:tcBorders>
              <w:top w:val="single" w:color="auto" w:sz="4" w:space="0"/>
              <w:left w:val="single" w:color="auto" w:sz="4" w:space="0"/>
              <w:bottom w:val="single" w:color="auto" w:sz="4" w:space="0"/>
              <w:right w:val="single" w:color="auto" w:sz="4" w:space="0"/>
            </w:tcBorders>
            <w:noWrap w:val="0"/>
            <w:vAlign w:val="center"/>
          </w:tcPr>
          <w:p>
            <w:pPr>
              <w:keepNext/>
              <w:keepLines/>
              <w:spacing w:before="340" w:after="330" w:line="240" w:lineRule="exact"/>
              <w:jc w:val="center"/>
              <w:outlineLvl w:val="0"/>
              <w:rPr>
                <w:rFonts w:ascii="宋体" w:hAnsi="宋体"/>
                <w:szCs w:val="21"/>
              </w:rPr>
            </w:pPr>
          </w:p>
        </w:tc>
        <w:tc>
          <w:tcPr>
            <w:tcW w:w="231"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序号</w:t>
            </w:r>
          </w:p>
        </w:tc>
        <w:tc>
          <w:tcPr>
            <w:tcW w:w="1042"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评分因素</w:t>
            </w:r>
          </w:p>
        </w:tc>
        <w:tc>
          <w:tcPr>
            <w:tcW w:w="822"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权重</w:t>
            </w:r>
          </w:p>
        </w:tc>
        <w:tc>
          <w:tcPr>
            <w:tcW w:w="659"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评分方式</w:t>
            </w:r>
          </w:p>
        </w:tc>
        <w:tc>
          <w:tcPr>
            <w:tcW w:w="1926"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评分准则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20" w:type="pct"/>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宋体" w:hAnsi="宋体"/>
                <w:szCs w:val="21"/>
              </w:rPr>
            </w:pPr>
          </w:p>
        </w:tc>
        <w:tc>
          <w:tcPr>
            <w:tcW w:w="231"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1</w:t>
            </w:r>
          </w:p>
        </w:tc>
        <w:tc>
          <w:tcPr>
            <w:tcW w:w="1042"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免费保修期内售后服务条款偏离情况</w:t>
            </w:r>
          </w:p>
        </w:tc>
        <w:tc>
          <w:tcPr>
            <w:tcW w:w="822"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color w:val="FF0000"/>
                <w:szCs w:val="21"/>
              </w:rPr>
            </w:pPr>
            <w:r>
              <w:rPr>
                <w:rFonts w:ascii="宋体" w:hAnsi="宋体" w:cs="宋体"/>
                <w:color w:val="FF0000"/>
                <w:szCs w:val="21"/>
              </w:rPr>
              <w:t>4</w:t>
            </w:r>
          </w:p>
        </w:tc>
        <w:tc>
          <w:tcPr>
            <w:tcW w:w="659"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专家评分</w:t>
            </w:r>
          </w:p>
        </w:tc>
        <w:tc>
          <w:tcPr>
            <w:tcW w:w="1926" w:type="pct"/>
            <w:tcBorders>
              <w:top w:val="single" w:color="auto" w:sz="4" w:space="0"/>
              <w:left w:val="single" w:color="auto" w:sz="4" w:space="0"/>
              <w:bottom w:val="single" w:color="auto" w:sz="4" w:space="0"/>
              <w:right w:val="single" w:color="auto" w:sz="4" w:space="0"/>
            </w:tcBorders>
            <w:noWrap w:val="0"/>
            <w:vAlign w:val="center"/>
          </w:tcPr>
          <w:p>
            <w:pPr>
              <w:rPr>
                <w:rFonts w:cs="宋体"/>
                <w:szCs w:val="21"/>
              </w:rPr>
            </w:pPr>
            <w:r>
              <w:rPr>
                <w:rFonts w:hint="eastAsia" w:cs="宋体"/>
                <w:szCs w:val="21"/>
              </w:rPr>
              <w:t>投标人应如实填写《商务要求偏离表（免费保修期内售后服务要求）》，评审委员会根据响应情况进行打分，全部满足要求的得</w:t>
            </w:r>
            <w:r>
              <w:rPr>
                <w:szCs w:val="21"/>
              </w:rPr>
              <w:t>100</w:t>
            </w:r>
            <w:r>
              <w:rPr>
                <w:rFonts w:hint="eastAsia" w:cs="宋体"/>
                <w:szCs w:val="21"/>
              </w:rPr>
              <w:t>分，每负偏离一项扣 25 分</w:t>
            </w: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20" w:type="pct"/>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宋体" w:hAnsi="宋体"/>
                <w:szCs w:val="21"/>
              </w:rPr>
            </w:pPr>
          </w:p>
        </w:tc>
        <w:tc>
          <w:tcPr>
            <w:tcW w:w="231"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2</w:t>
            </w:r>
          </w:p>
        </w:tc>
        <w:tc>
          <w:tcPr>
            <w:tcW w:w="1042"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cs="宋体"/>
                <w:szCs w:val="21"/>
              </w:rPr>
            </w:pPr>
            <w:r>
              <w:rPr>
                <w:rFonts w:hint="eastAsia" w:ascii="宋体" w:hAnsi="宋体" w:cs="宋体"/>
                <w:szCs w:val="21"/>
              </w:rPr>
              <w:t>免费保修期外售后服务条款偏离情况</w:t>
            </w:r>
          </w:p>
          <w:p>
            <w:pPr>
              <w:spacing w:line="240" w:lineRule="exact"/>
              <w:jc w:val="center"/>
              <w:rPr>
                <w:rFonts w:ascii="宋体" w:hAnsi="宋体"/>
                <w:color w:val="FF0000"/>
                <w:szCs w:val="21"/>
              </w:rPr>
            </w:pPr>
          </w:p>
        </w:tc>
        <w:tc>
          <w:tcPr>
            <w:tcW w:w="822"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color w:val="FF0000"/>
                <w:szCs w:val="21"/>
              </w:rPr>
            </w:pPr>
            <w:r>
              <w:rPr>
                <w:rFonts w:hint="eastAsia" w:ascii="宋体" w:hAnsi="宋体" w:cs="宋体"/>
                <w:color w:val="FF0000"/>
                <w:szCs w:val="21"/>
              </w:rPr>
              <w:t>1</w:t>
            </w:r>
          </w:p>
        </w:tc>
        <w:tc>
          <w:tcPr>
            <w:tcW w:w="659"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专家评分</w:t>
            </w:r>
          </w:p>
        </w:tc>
        <w:tc>
          <w:tcPr>
            <w:tcW w:w="1926" w:type="pct"/>
            <w:tcBorders>
              <w:top w:val="single" w:color="auto" w:sz="4" w:space="0"/>
              <w:left w:val="single" w:color="auto" w:sz="4" w:space="0"/>
              <w:bottom w:val="single" w:color="auto" w:sz="4" w:space="0"/>
              <w:right w:val="single" w:color="auto" w:sz="4" w:space="0"/>
            </w:tcBorders>
            <w:noWrap w:val="0"/>
            <w:vAlign w:val="center"/>
          </w:tcPr>
          <w:p>
            <w:pPr>
              <w:rPr>
                <w:rFonts w:cs="宋体"/>
                <w:szCs w:val="21"/>
              </w:rPr>
            </w:pPr>
            <w:r>
              <w:rPr>
                <w:rFonts w:hint="eastAsia" w:cs="宋体"/>
                <w:szCs w:val="21"/>
              </w:rPr>
              <w:t>投标人应如实填写《商务要求偏离表（免费保修期外售后服务要求）》，评审委员会根据响应情况进行打分，全部满足要求的得</w:t>
            </w:r>
            <w:r>
              <w:rPr>
                <w:szCs w:val="21"/>
              </w:rPr>
              <w:t>100</w:t>
            </w:r>
            <w:r>
              <w:rPr>
                <w:rFonts w:hint="eastAsia" w:cs="宋体"/>
                <w:szCs w:val="21"/>
              </w:rPr>
              <w:t>分</w:t>
            </w:r>
            <w:r>
              <w:rPr>
                <w:rFonts w:hint="eastAsia"/>
              </w:rPr>
              <w:t>，</w:t>
            </w:r>
            <w:r>
              <w:rPr>
                <w:rFonts w:hint="eastAsia" w:cs="宋体"/>
                <w:szCs w:val="21"/>
              </w:rPr>
              <w:t>每负偏离一项扣</w:t>
            </w:r>
            <w:r>
              <w:rPr>
                <w:rFonts w:cs="宋体"/>
                <w:szCs w:val="21"/>
              </w:rPr>
              <w:t>100</w:t>
            </w:r>
            <w:r>
              <w:rPr>
                <w:rFonts w:hint="eastAsia" w:cs="宋体"/>
                <w:szCs w:val="21"/>
              </w:rPr>
              <w:t>分</w:t>
            </w: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trPr>
        <w:tc>
          <w:tcPr>
            <w:tcW w:w="320" w:type="pct"/>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宋体" w:hAnsi="宋体"/>
                <w:szCs w:val="21"/>
              </w:rPr>
            </w:pPr>
          </w:p>
        </w:tc>
        <w:tc>
          <w:tcPr>
            <w:tcW w:w="231"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3</w:t>
            </w:r>
          </w:p>
        </w:tc>
        <w:tc>
          <w:tcPr>
            <w:tcW w:w="1042"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其他商务条款偏离情况</w:t>
            </w:r>
          </w:p>
        </w:tc>
        <w:tc>
          <w:tcPr>
            <w:tcW w:w="822"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cs="宋体"/>
                <w:color w:val="FF0000"/>
                <w:szCs w:val="21"/>
              </w:rPr>
            </w:pPr>
          </w:p>
          <w:p>
            <w:pPr>
              <w:spacing w:line="240" w:lineRule="exact"/>
              <w:jc w:val="center"/>
              <w:rPr>
                <w:rFonts w:ascii="宋体" w:hAnsi="宋体" w:cs="宋体"/>
                <w:color w:val="FF0000"/>
                <w:szCs w:val="21"/>
              </w:rPr>
            </w:pPr>
          </w:p>
          <w:p>
            <w:pPr>
              <w:spacing w:line="240" w:lineRule="exact"/>
              <w:jc w:val="center"/>
              <w:rPr>
                <w:rFonts w:ascii="宋体" w:hAnsi="宋体" w:cs="宋体"/>
                <w:color w:val="FF0000"/>
                <w:szCs w:val="21"/>
              </w:rPr>
            </w:pPr>
          </w:p>
          <w:p>
            <w:pPr>
              <w:spacing w:line="240" w:lineRule="exact"/>
              <w:jc w:val="center"/>
              <w:rPr>
                <w:rFonts w:ascii="宋体" w:hAnsi="宋体" w:cs="宋体"/>
                <w:color w:val="FF0000"/>
                <w:szCs w:val="21"/>
              </w:rPr>
            </w:pPr>
          </w:p>
          <w:p>
            <w:pPr>
              <w:spacing w:line="240" w:lineRule="exact"/>
              <w:jc w:val="center"/>
              <w:rPr>
                <w:rFonts w:ascii="宋体" w:hAnsi="宋体" w:cs="宋体"/>
                <w:color w:val="FF0000"/>
                <w:szCs w:val="21"/>
              </w:rPr>
            </w:pPr>
          </w:p>
          <w:p>
            <w:pPr>
              <w:spacing w:line="240" w:lineRule="exact"/>
              <w:jc w:val="center"/>
              <w:rPr>
                <w:rFonts w:ascii="宋体" w:hAnsi="宋体" w:cs="宋体"/>
                <w:color w:val="FF0000"/>
                <w:szCs w:val="21"/>
              </w:rPr>
            </w:pPr>
          </w:p>
          <w:p>
            <w:pPr>
              <w:spacing w:line="240" w:lineRule="exact"/>
              <w:jc w:val="center"/>
              <w:rPr>
                <w:rFonts w:ascii="宋体" w:hAnsi="宋体" w:cs="宋体"/>
                <w:color w:val="FF0000"/>
                <w:szCs w:val="21"/>
              </w:rPr>
            </w:pPr>
            <w:r>
              <w:rPr>
                <w:rFonts w:hint="eastAsia" w:ascii="宋体" w:hAnsi="宋体" w:cs="宋体"/>
                <w:color w:val="FF0000"/>
                <w:szCs w:val="21"/>
              </w:rPr>
              <w:t>3</w:t>
            </w:r>
          </w:p>
          <w:p>
            <w:pPr>
              <w:spacing w:line="240" w:lineRule="exact"/>
              <w:jc w:val="center"/>
              <w:rPr>
                <w:rFonts w:ascii="宋体" w:hAnsi="宋体" w:cs="宋体"/>
                <w:color w:val="FF0000"/>
                <w:szCs w:val="21"/>
              </w:rPr>
            </w:pPr>
          </w:p>
          <w:p>
            <w:pPr>
              <w:spacing w:line="240" w:lineRule="exact"/>
              <w:jc w:val="center"/>
              <w:rPr>
                <w:rFonts w:ascii="宋体" w:hAnsi="宋体" w:cs="宋体"/>
                <w:color w:val="FF0000"/>
                <w:szCs w:val="21"/>
              </w:rPr>
            </w:pPr>
          </w:p>
          <w:p>
            <w:pPr>
              <w:spacing w:line="240" w:lineRule="exact"/>
              <w:jc w:val="center"/>
              <w:rPr>
                <w:rFonts w:ascii="宋体" w:hAnsi="宋体" w:cs="宋体"/>
                <w:color w:val="FF0000"/>
                <w:szCs w:val="21"/>
              </w:rPr>
            </w:pPr>
          </w:p>
          <w:p>
            <w:pPr>
              <w:spacing w:line="240" w:lineRule="exact"/>
              <w:jc w:val="center"/>
              <w:rPr>
                <w:rFonts w:ascii="宋体" w:hAnsi="宋体"/>
                <w:color w:val="FF0000"/>
                <w:szCs w:val="21"/>
              </w:rPr>
            </w:pPr>
          </w:p>
        </w:tc>
        <w:tc>
          <w:tcPr>
            <w:tcW w:w="659"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专家评分</w:t>
            </w:r>
          </w:p>
        </w:tc>
        <w:tc>
          <w:tcPr>
            <w:tcW w:w="1926" w:type="pct"/>
            <w:tcBorders>
              <w:top w:val="single" w:color="auto" w:sz="4" w:space="0"/>
              <w:left w:val="single" w:color="auto" w:sz="4" w:space="0"/>
              <w:bottom w:val="single" w:color="auto" w:sz="4" w:space="0"/>
              <w:right w:val="single" w:color="auto" w:sz="4" w:space="0"/>
            </w:tcBorders>
            <w:noWrap w:val="0"/>
            <w:vAlign w:val="center"/>
          </w:tcPr>
          <w:p>
            <w:pPr>
              <w:jc w:val="center"/>
              <w:rPr>
                <w:rFonts w:cs="宋体"/>
                <w:szCs w:val="21"/>
              </w:rPr>
            </w:pPr>
            <w:r>
              <w:rPr>
                <w:rFonts w:hint="eastAsia" w:cs="宋体"/>
                <w:szCs w:val="21"/>
              </w:rPr>
              <w:t>投标人应如实填写《</w:t>
            </w:r>
            <w:r>
              <w:rPr>
                <w:rFonts w:hint="eastAsia" w:cs="宋体"/>
                <w:sz w:val="20"/>
                <w:szCs w:val="20"/>
              </w:rPr>
              <w:t>商务要求偏离表（其他商务要求）</w:t>
            </w:r>
            <w:r>
              <w:rPr>
                <w:rFonts w:hint="eastAsia" w:cs="宋体"/>
                <w:szCs w:val="21"/>
              </w:rPr>
              <w:t>》，评审委员会根据响应情况进行打分，全部满足要求的得 100 分</w:t>
            </w:r>
            <w:r>
              <w:rPr>
                <w:rFonts w:hint="eastAsia"/>
              </w:rPr>
              <w:t>，每负偏离一项扣</w:t>
            </w:r>
            <w:r>
              <w:rPr>
                <w:rFonts w:hint="eastAsia" w:cs="宋体"/>
                <w:szCs w:val="21"/>
              </w:rPr>
              <w:t xml:space="preserve"> 6 </w:t>
            </w:r>
            <w:r>
              <w:rPr>
                <w:rFonts w:hint="eastAsia"/>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20"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ascii="宋体" w:hAnsi="宋体"/>
                <w:szCs w:val="21"/>
              </w:rPr>
              <w:t>4</w:t>
            </w:r>
          </w:p>
        </w:tc>
        <w:tc>
          <w:tcPr>
            <w:tcW w:w="2754" w:type="pct"/>
            <w:gridSpan w:val="4"/>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诚信情况</w:t>
            </w:r>
          </w:p>
        </w:tc>
        <w:tc>
          <w:tcPr>
            <w:tcW w:w="1926" w:type="pct"/>
            <w:tcBorders>
              <w:top w:val="single" w:color="auto" w:sz="4" w:space="0"/>
              <w:left w:val="single" w:color="auto" w:sz="4" w:space="0"/>
              <w:bottom w:val="single" w:color="auto" w:sz="4" w:space="0"/>
              <w:right w:val="single" w:color="auto" w:sz="4" w:space="0"/>
            </w:tcBorders>
            <w:noWrap w:val="0"/>
            <w:vAlign w:val="center"/>
          </w:tcPr>
          <w:p>
            <w:pPr>
              <w:pStyle w:val="29"/>
              <w:pBdr>
                <w:bottom w:val="none" w:color="auto" w:sz="0" w:space="0"/>
              </w:pBdr>
              <w:tabs>
                <w:tab w:val="left" w:pos="420"/>
              </w:tabs>
              <w:spacing w:line="300" w:lineRule="auto"/>
              <w:rPr>
                <w:rFonts w:ascii="宋体" w:hAnsi="宋体"/>
                <w:sz w:val="21"/>
                <w:szCs w:val="21"/>
              </w:rPr>
            </w:pPr>
            <w:r>
              <w:rPr>
                <w:rFonts w:hint="eastAsia" w:ascii="宋体" w:hAnsi="宋体"/>
                <w:sz w:val="21"/>
                <w:szCs w:val="21"/>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20" w:type="pct"/>
            <w:vMerge w:val="restar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p>
        </w:tc>
        <w:tc>
          <w:tcPr>
            <w:tcW w:w="231"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序号</w:t>
            </w:r>
          </w:p>
        </w:tc>
        <w:tc>
          <w:tcPr>
            <w:tcW w:w="1042"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评分因素</w:t>
            </w:r>
          </w:p>
        </w:tc>
        <w:tc>
          <w:tcPr>
            <w:tcW w:w="822"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权重</w:t>
            </w:r>
          </w:p>
        </w:tc>
        <w:tc>
          <w:tcPr>
            <w:tcW w:w="659"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评分方式</w:t>
            </w:r>
          </w:p>
        </w:tc>
        <w:tc>
          <w:tcPr>
            <w:tcW w:w="1926"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评分准则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20" w:type="pct"/>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宋体" w:hAnsi="宋体"/>
                <w:szCs w:val="21"/>
              </w:rPr>
            </w:pPr>
          </w:p>
        </w:tc>
        <w:tc>
          <w:tcPr>
            <w:tcW w:w="231"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1</w:t>
            </w:r>
          </w:p>
        </w:tc>
        <w:tc>
          <w:tcPr>
            <w:tcW w:w="1042"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诚信</w:t>
            </w:r>
          </w:p>
        </w:tc>
        <w:tc>
          <w:tcPr>
            <w:tcW w:w="822"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color w:val="FF0000"/>
                <w:szCs w:val="21"/>
              </w:rPr>
            </w:pPr>
            <w:r>
              <w:rPr>
                <w:rFonts w:hint="eastAsia" w:ascii="宋体" w:hAnsi="宋体"/>
                <w:color w:val="FF0000"/>
                <w:szCs w:val="21"/>
              </w:rPr>
              <w:t>5</w:t>
            </w:r>
          </w:p>
        </w:tc>
        <w:tc>
          <w:tcPr>
            <w:tcW w:w="659"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专家评分</w:t>
            </w:r>
          </w:p>
        </w:tc>
        <w:tc>
          <w:tcPr>
            <w:tcW w:w="1926" w:type="pct"/>
            <w:tcBorders>
              <w:top w:val="single" w:color="auto" w:sz="4" w:space="0"/>
              <w:left w:val="single" w:color="auto" w:sz="4" w:space="0"/>
              <w:bottom w:val="single" w:color="auto" w:sz="4" w:space="0"/>
              <w:right w:val="single" w:color="auto" w:sz="4" w:space="0"/>
            </w:tcBorders>
            <w:noWrap w:val="0"/>
            <w:vAlign w:val="top"/>
          </w:tcPr>
          <w:p>
            <w:pPr>
              <w:rPr>
                <w:rFonts w:ascii="宋体" w:hAnsi="宋体"/>
                <w:szCs w:val="21"/>
              </w:rPr>
            </w:pPr>
            <w:r>
              <w:rPr>
                <w:rFonts w:hint="eastAsia" w:ascii="宋体" w:hAnsi="宋体" w:cs="宋体"/>
                <w:szCs w:val="21"/>
              </w:rPr>
              <w:t>投标人在参与政府采购活动中存在诚信相关问题且在主管部门相关处理措施实施期限内的，本项不得分，否则得满分。投标人无需提供任何证明材料，由工作人员向评审委员会提供相关信息。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320"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5</w:t>
            </w:r>
          </w:p>
        </w:tc>
        <w:tc>
          <w:tcPr>
            <w:tcW w:w="2754" w:type="pct"/>
            <w:gridSpan w:val="4"/>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commentRangeStart w:id="0"/>
            <w:r>
              <w:rPr>
                <w:rFonts w:hint="eastAsia" w:ascii="宋体" w:hAnsi="宋体"/>
                <w:szCs w:val="21"/>
              </w:rPr>
              <w:t>综合实力</w:t>
            </w:r>
            <w:commentRangeEnd w:id="0"/>
            <w:r>
              <w:commentReference w:id="0"/>
            </w:r>
          </w:p>
        </w:tc>
        <w:tc>
          <w:tcPr>
            <w:tcW w:w="1926" w:type="pct"/>
            <w:tcBorders>
              <w:top w:val="single" w:color="auto" w:sz="4" w:space="0"/>
              <w:left w:val="single" w:color="auto" w:sz="4" w:space="0"/>
              <w:bottom w:val="single" w:color="auto" w:sz="4" w:space="0"/>
              <w:right w:val="single" w:color="auto" w:sz="4" w:space="0"/>
            </w:tcBorders>
            <w:noWrap w:val="0"/>
            <w:vAlign w:val="center"/>
          </w:tcPr>
          <w:p>
            <w:pPr>
              <w:pStyle w:val="29"/>
              <w:pBdr>
                <w:bottom w:val="none" w:color="auto" w:sz="0" w:space="0"/>
              </w:pBdr>
              <w:tabs>
                <w:tab w:val="left" w:pos="420"/>
              </w:tabs>
              <w:spacing w:line="300" w:lineRule="auto"/>
              <w:rPr>
                <w:rFonts w:ascii="宋体" w:hAnsi="宋体"/>
                <w:sz w:val="21"/>
                <w:szCs w:val="21"/>
              </w:rPr>
            </w:pPr>
            <w:r>
              <w:rPr>
                <w:rFonts w:hint="eastAsia" w:ascii="宋体" w:hAnsi="宋体"/>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20" w:type="pct"/>
            <w:tcBorders>
              <w:top w:val="single" w:color="auto" w:sz="4" w:space="0"/>
              <w:left w:val="single" w:color="auto" w:sz="4" w:space="0"/>
              <w:bottom w:val="single" w:color="auto" w:sz="4" w:space="0"/>
              <w:right w:val="single" w:color="auto" w:sz="4" w:space="0"/>
            </w:tcBorders>
            <w:noWrap w:val="0"/>
            <w:vAlign w:val="center"/>
          </w:tcPr>
          <w:p>
            <w:pPr>
              <w:keepNext/>
              <w:keepLines/>
              <w:spacing w:before="260" w:after="260" w:line="240" w:lineRule="exact"/>
              <w:jc w:val="center"/>
              <w:outlineLvl w:val="2"/>
              <w:rPr>
                <w:rFonts w:ascii="宋体" w:hAnsi="宋体"/>
                <w:szCs w:val="21"/>
              </w:rPr>
            </w:pPr>
          </w:p>
        </w:tc>
        <w:tc>
          <w:tcPr>
            <w:tcW w:w="231"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1</w:t>
            </w:r>
          </w:p>
        </w:tc>
        <w:tc>
          <w:tcPr>
            <w:tcW w:w="1042"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cs="宋体"/>
                <w:szCs w:val="21"/>
              </w:rPr>
            </w:pPr>
            <w:r>
              <w:rPr>
                <w:rFonts w:hint="eastAsia" w:ascii="宋体" w:hAnsi="宋体" w:cs="宋体"/>
                <w:szCs w:val="21"/>
              </w:rPr>
              <w:t>投标人</w:t>
            </w:r>
            <w:del w:id="6" w:author="王秀子" w:date="2023-06-27T21:48:13Z">
              <w:r>
                <w:rPr>
                  <w:rFonts w:hint="eastAsia" w:ascii="宋体" w:hAnsi="宋体" w:cs="宋体"/>
                  <w:szCs w:val="21"/>
                </w:rPr>
                <w:delText>近三年</w:delText>
              </w:r>
            </w:del>
            <w:r>
              <w:rPr>
                <w:rFonts w:hint="eastAsia" w:ascii="宋体" w:hAnsi="宋体" w:cs="宋体"/>
                <w:szCs w:val="21"/>
              </w:rPr>
              <w:t>同类业绩</w:t>
            </w:r>
            <w:del w:id="7" w:author="王秀子" w:date="2023-06-27T21:49:23Z">
              <w:r>
                <w:rPr>
                  <w:rFonts w:hint="eastAsia" w:ascii="宋体" w:hAnsi="宋体" w:cs="宋体"/>
                  <w:szCs w:val="21"/>
                </w:rPr>
                <w:delText>（以</w:delText>
              </w:r>
              <w:bookmarkStart w:id="5" w:name="OLE_LINK76"/>
              <w:r>
                <w:rPr>
                  <w:rFonts w:hint="eastAsia" w:ascii="宋体" w:hAnsi="宋体" w:cs="宋体"/>
                  <w:szCs w:val="21"/>
                </w:rPr>
                <w:delText>合同时间为准</w:delText>
              </w:r>
              <w:bookmarkEnd w:id="5"/>
              <w:r>
                <w:rPr>
                  <w:rFonts w:hint="eastAsia" w:ascii="宋体" w:hAnsi="宋体" w:cs="宋体"/>
                  <w:szCs w:val="21"/>
                </w:rPr>
                <w:delText>，</w:delText>
              </w:r>
            </w:del>
            <w:del w:id="8" w:author="王秀子" w:date="2023-06-27T21:49:23Z">
              <w:r>
                <w:rPr>
                  <w:rFonts w:hint="eastAsia" w:cs="宋体"/>
                  <w:szCs w:val="21"/>
                </w:rPr>
                <w:delText>截止日为本项目投标截止日</w:delText>
              </w:r>
            </w:del>
            <w:del w:id="9" w:author="王秀子" w:date="2023-06-27T21:49:23Z">
              <w:r>
                <w:rPr>
                  <w:rFonts w:hint="eastAsia" w:ascii="宋体" w:hAnsi="宋体" w:cs="宋体"/>
                  <w:szCs w:val="21"/>
                </w:rPr>
                <w:delText>）</w:delText>
              </w:r>
            </w:del>
          </w:p>
          <w:p>
            <w:pPr>
              <w:spacing w:line="240" w:lineRule="exact"/>
              <w:jc w:val="center"/>
              <w:rPr>
                <w:rFonts w:ascii="宋体" w:hAnsi="宋体"/>
                <w:color w:val="FF0000"/>
                <w:szCs w:val="21"/>
              </w:rPr>
            </w:pPr>
          </w:p>
        </w:tc>
        <w:tc>
          <w:tcPr>
            <w:tcW w:w="822"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color w:val="FF0000"/>
                <w:szCs w:val="21"/>
              </w:rPr>
            </w:pPr>
            <w:r>
              <w:rPr>
                <w:rFonts w:hint="eastAsia" w:ascii="宋体" w:hAnsi="宋体"/>
                <w:color w:val="FF0000"/>
                <w:szCs w:val="21"/>
              </w:rPr>
              <w:t>3</w:t>
            </w:r>
          </w:p>
        </w:tc>
        <w:tc>
          <w:tcPr>
            <w:tcW w:w="659" w:type="pct"/>
            <w:tcBorders>
              <w:top w:val="single" w:color="auto" w:sz="4" w:space="0"/>
              <w:left w:val="single" w:color="auto" w:sz="4" w:space="0"/>
              <w:bottom w:val="single" w:color="auto" w:sz="4" w:space="0"/>
              <w:right w:val="single" w:color="auto" w:sz="4" w:space="0"/>
            </w:tcBorders>
            <w:noWrap w:val="0"/>
            <w:vAlign w:val="center"/>
          </w:tcPr>
          <w:p>
            <w:pPr>
              <w:spacing w:line="240" w:lineRule="exact"/>
              <w:jc w:val="center"/>
              <w:rPr>
                <w:rFonts w:ascii="宋体" w:hAnsi="宋体"/>
                <w:szCs w:val="21"/>
              </w:rPr>
            </w:pPr>
            <w:r>
              <w:rPr>
                <w:rFonts w:hint="eastAsia" w:ascii="宋体" w:hAnsi="宋体"/>
                <w:szCs w:val="21"/>
              </w:rPr>
              <w:t>专家打分</w:t>
            </w:r>
          </w:p>
        </w:tc>
        <w:tc>
          <w:tcPr>
            <w:tcW w:w="1926" w:type="pct"/>
            <w:tcBorders>
              <w:top w:val="single" w:color="auto" w:sz="4" w:space="0"/>
              <w:left w:val="single" w:color="auto" w:sz="4" w:space="0"/>
              <w:bottom w:val="single" w:color="auto" w:sz="4" w:space="0"/>
              <w:right w:val="single" w:color="auto" w:sz="4" w:space="0"/>
            </w:tcBorders>
            <w:noWrap w:val="0"/>
            <w:vAlign w:val="top"/>
          </w:tcPr>
          <w:p>
            <w:pPr>
              <w:pStyle w:val="29"/>
              <w:pBdr>
                <w:bottom w:val="none" w:color="auto" w:sz="0" w:space="0"/>
              </w:pBdr>
              <w:tabs>
                <w:tab w:val="left" w:pos="420"/>
              </w:tabs>
              <w:spacing w:line="300" w:lineRule="auto"/>
              <w:jc w:val="both"/>
              <w:rPr>
                <w:rFonts w:ascii="宋体" w:hAnsi="宋体"/>
                <w:sz w:val="21"/>
                <w:szCs w:val="21"/>
              </w:rPr>
            </w:pPr>
            <w:r>
              <w:rPr>
                <w:rFonts w:hint="eastAsia" w:ascii="宋体" w:hAnsi="宋体" w:cs="宋体"/>
                <w:sz w:val="21"/>
                <w:szCs w:val="21"/>
              </w:rPr>
              <w:t>提供</w:t>
            </w:r>
            <w:ins w:id="10" w:author="王秀子" w:date="2023-06-27T21:48:19Z">
              <w:commentRangeStart w:id="1"/>
              <w:r>
                <w:rPr>
                  <w:rFonts w:hint="eastAsia" w:ascii="宋体" w:hAnsi="宋体" w:cs="宋体"/>
                  <w:sz w:val="21"/>
                  <w:szCs w:val="21"/>
                  <w:lang w:val="en-US" w:eastAsia="zh-CN"/>
                </w:rPr>
                <w:t>自</w:t>
              </w:r>
            </w:ins>
            <w:ins w:id="11" w:author="王秀子" w:date="2023-06-27T21:48:21Z">
              <w:r>
                <w:rPr>
                  <w:rFonts w:hint="eastAsia" w:ascii="宋体" w:hAnsi="宋体" w:cs="宋体"/>
                  <w:sz w:val="21"/>
                  <w:szCs w:val="21"/>
                  <w:lang w:val="en-US" w:eastAsia="zh-CN"/>
                </w:rPr>
                <w:t>20</w:t>
              </w:r>
            </w:ins>
            <w:ins w:id="12" w:author="王秀子" w:date="2023-06-27T21:48:22Z">
              <w:r>
                <w:rPr>
                  <w:rFonts w:hint="eastAsia" w:ascii="宋体" w:hAnsi="宋体" w:cs="宋体"/>
                  <w:sz w:val="21"/>
                  <w:szCs w:val="21"/>
                  <w:lang w:val="en-US" w:eastAsia="zh-CN"/>
                </w:rPr>
                <w:t>X</w:t>
              </w:r>
            </w:ins>
            <w:ins w:id="13" w:author="王秀子" w:date="2023-06-27T21:48:24Z">
              <w:r>
                <w:rPr>
                  <w:rFonts w:hint="eastAsia" w:ascii="宋体" w:hAnsi="宋体" w:cs="宋体"/>
                  <w:sz w:val="21"/>
                  <w:szCs w:val="21"/>
                  <w:lang w:val="en-US" w:eastAsia="zh-CN"/>
                </w:rPr>
                <w:t>X</w:t>
              </w:r>
            </w:ins>
            <w:ins w:id="14" w:author="王秀子" w:date="2023-06-27T21:48:29Z">
              <w:r>
                <w:rPr>
                  <w:rFonts w:hint="eastAsia" w:ascii="宋体" w:hAnsi="宋体" w:cs="宋体"/>
                  <w:sz w:val="21"/>
                  <w:szCs w:val="21"/>
                  <w:lang w:val="en-US" w:eastAsia="zh-CN"/>
                </w:rPr>
                <w:t>年</w:t>
              </w:r>
            </w:ins>
            <w:ins w:id="15" w:author="王秀子" w:date="2023-06-27T21:48:32Z">
              <w:r>
                <w:rPr>
                  <w:rFonts w:hint="eastAsia" w:ascii="宋体" w:hAnsi="宋体" w:cs="宋体"/>
                  <w:sz w:val="21"/>
                  <w:szCs w:val="21"/>
                  <w:lang w:val="en-US" w:eastAsia="zh-CN"/>
                </w:rPr>
                <w:t>XX</w:t>
              </w:r>
            </w:ins>
            <w:ins w:id="16" w:author="王秀子" w:date="2023-06-27T21:48:35Z">
              <w:r>
                <w:rPr>
                  <w:rFonts w:hint="eastAsia" w:ascii="宋体" w:hAnsi="宋体" w:cs="宋体"/>
                  <w:sz w:val="21"/>
                  <w:szCs w:val="21"/>
                  <w:lang w:val="en-US" w:eastAsia="zh-CN"/>
                </w:rPr>
                <w:t>月</w:t>
              </w:r>
            </w:ins>
            <w:ins w:id="17" w:author="王秀子" w:date="2023-06-27T21:48:36Z">
              <w:r>
                <w:rPr>
                  <w:rFonts w:hint="eastAsia" w:ascii="宋体" w:hAnsi="宋体" w:cs="宋体"/>
                  <w:sz w:val="21"/>
                  <w:szCs w:val="21"/>
                  <w:lang w:val="en-US" w:eastAsia="zh-CN"/>
                </w:rPr>
                <w:t>XX</w:t>
              </w:r>
            </w:ins>
            <w:ins w:id="18" w:author="王秀子" w:date="2023-06-27T21:48:37Z">
              <w:r>
                <w:rPr>
                  <w:rFonts w:hint="eastAsia" w:ascii="宋体" w:hAnsi="宋体" w:cs="宋体"/>
                  <w:sz w:val="21"/>
                  <w:szCs w:val="21"/>
                  <w:lang w:val="en-US" w:eastAsia="zh-CN"/>
                </w:rPr>
                <w:t>日</w:t>
              </w:r>
            </w:ins>
            <w:ins w:id="19" w:author="王秀子" w:date="2023-06-27T21:49:05Z">
              <w:r>
                <w:rPr>
                  <w:rFonts w:hint="eastAsia" w:ascii="宋体" w:hAnsi="宋体" w:cs="宋体"/>
                  <w:sz w:val="21"/>
                  <w:szCs w:val="21"/>
                  <w:lang w:val="en-US" w:eastAsia="zh-CN"/>
                </w:rPr>
                <w:t>至</w:t>
              </w:r>
            </w:ins>
            <w:ins w:id="20" w:author="王秀子" w:date="2023-06-27T21:48:39Z">
              <w:r>
                <w:rPr>
                  <w:rFonts w:hint="eastAsia" w:ascii="宋体" w:hAnsi="宋体" w:cs="宋体"/>
                  <w:sz w:val="21"/>
                  <w:szCs w:val="21"/>
                  <w:lang w:val="en-US" w:eastAsia="zh-CN"/>
                </w:rPr>
                <w:t>本项目</w:t>
              </w:r>
            </w:ins>
            <w:ins w:id="21" w:author="王秀子" w:date="2023-06-27T21:48:44Z">
              <w:r>
                <w:rPr>
                  <w:rFonts w:hint="eastAsia" w:ascii="宋体" w:hAnsi="宋体" w:cs="宋体"/>
                  <w:sz w:val="21"/>
                  <w:szCs w:val="21"/>
                  <w:lang w:val="en-US" w:eastAsia="zh-CN"/>
                </w:rPr>
                <w:t>投标截止日</w:t>
              </w:r>
              <w:commentRangeEnd w:id="1"/>
            </w:ins>
            <w:r>
              <w:commentReference w:id="1"/>
            </w:r>
            <w:ins w:id="22" w:author="王秀子" w:date="2023-06-27T21:48:44Z">
              <w:r>
                <w:rPr>
                  <w:rFonts w:hint="eastAsia" w:ascii="宋体" w:hAnsi="宋体" w:cs="宋体"/>
                  <w:sz w:val="21"/>
                  <w:szCs w:val="21"/>
                  <w:lang w:val="en-US" w:eastAsia="zh-CN"/>
                </w:rPr>
                <w:t>（</w:t>
              </w:r>
            </w:ins>
            <w:ins w:id="23" w:author="王秀子" w:date="2023-06-27T21:48:59Z">
              <w:r>
                <w:rPr>
                  <w:rFonts w:hint="eastAsia" w:ascii="宋体" w:hAnsi="宋体" w:cs="宋体"/>
                  <w:sz w:val="21"/>
                  <w:szCs w:val="21"/>
                  <w:lang w:val="en-US" w:eastAsia="zh-CN"/>
                </w:rPr>
                <w:t>以</w:t>
              </w:r>
            </w:ins>
            <w:ins w:id="24" w:author="王秀子" w:date="2023-06-27T21:48:56Z">
              <w:r>
                <w:rPr>
                  <w:rFonts w:hint="eastAsia" w:ascii="宋体" w:hAnsi="宋体" w:cs="宋体"/>
                  <w:sz w:val="21"/>
                  <w:szCs w:val="21"/>
                  <w:lang w:val="en-US" w:eastAsia="zh-CN"/>
                </w:rPr>
                <w:t>合同</w:t>
              </w:r>
            </w:ins>
            <w:ins w:id="25" w:author="王秀子" w:date="2023-06-27T21:49:02Z">
              <w:r>
                <w:rPr>
                  <w:rFonts w:hint="eastAsia" w:ascii="宋体" w:hAnsi="宋体" w:cs="宋体"/>
                  <w:sz w:val="21"/>
                  <w:szCs w:val="21"/>
                  <w:lang w:val="en-US" w:eastAsia="zh-CN"/>
                </w:rPr>
                <w:t>签订</w:t>
              </w:r>
            </w:ins>
            <w:ins w:id="26" w:author="王秀子" w:date="2023-06-27T21:48:56Z">
              <w:r>
                <w:rPr>
                  <w:rFonts w:hint="eastAsia" w:ascii="宋体" w:hAnsi="宋体" w:cs="宋体"/>
                  <w:sz w:val="21"/>
                  <w:szCs w:val="21"/>
                  <w:lang w:val="en-US" w:eastAsia="zh-CN"/>
                </w:rPr>
                <w:t>时间为准</w:t>
              </w:r>
            </w:ins>
            <w:ins w:id="27" w:author="王秀子" w:date="2023-06-27T21:48:44Z">
              <w:r>
                <w:rPr>
                  <w:rFonts w:hint="eastAsia" w:ascii="宋体" w:hAnsi="宋体" w:cs="宋体"/>
                  <w:sz w:val="21"/>
                  <w:szCs w:val="21"/>
                  <w:lang w:val="en-US" w:eastAsia="zh-CN"/>
                </w:rPr>
                <w:t>）</w:t>
              </w:r>
            </w:ins>
            <w:r>
              <w:rPr>
                <w:rFonts w:hint="eastAsia" w:ascii="宋体" w:hAnsi="宋体" w:cs="宋体"/>
                <w:sz w:val="21"/>
                <w:szCs w:val="21"/>
              </w:rPr>
              <w:t>3个同类业绩即得满分，提供2个得60分，提供1个得30分，未提供的不得分。投标人必须在投标文件中提供每一个完工项目的中标通知书、合同和</w:t>
            </w:r>
            <w:bookmarkStart w:id="6" w:name="OLE_LINK77"/>
            <w:r>
              <w:rPr>
                <w:rFonts w:hint="eastAsia" w:ascii="宋体" w:hAnsi="宋体" w:cs="宋体"/>
                <w:sz w:val="21"/>
                <w:szCs w:val="21"/>
              </w:rPr>
              <w:t>验收报告</w:t>
            </w:r>
            <w:bookmarkEnd w:id="6"/>
            <w:ins w:id="28" w:author="王秀子" w:date="2023-06-27T21:49:40Z">
              <w:commentRangeStart w:id="2"/>
              <w:r>
                <w:rPr>
                  <w:rFonts w:hint="eastAsia" w:ascii="宋体" w:hAnsi="宋体" w:cs="宋体"/>
                  <w:sz w:val="21"/>
                  <w:szCs w:val="21"/>
                </w:rPr>
                <w:t>（</w:t>
              </w:r>
            </w:ins>
            <w:ins w:id="29" w:author="王秀子" w:date="2023-06-27T21:49:43Z">
              <w:r>
                <w:rPr>
                  <w:rFonts w:hint="eastAsia" w:ascii="宋体" w:hAnsi="宋体" w:cs="宋体"/>
                  <w:sz w:val="21"/>
                  <w:szCs w:val="21"/>
                  <w:lang w:val="en-US" w:eastAsia="zh-CN"/>
                </w:rPr>
                <w:t>合同</w:t>
              </w:r>
            </w:ins>
            <w:ins w:id="30" w:author="王秀子" w:date="2023-06-27T21:49:47Z">
              <w:r>
                <w:rPr>
                  <w:rFonts w:hint="eastAsia" w:ascii="宋体" w:hAnsi="宋体" w:cs="宋体"/>
                  <w:sz w:val="21"/>
                  <w:szCs w:val="21"/>
                  <w:lang w:val="en-US" w:eastAsia="zh-CN"/>
                </w:rPr>
                <w:t>及</w:t>
              </w:r>
            </w:ins>
            <w:ins w:id="31" w:author="王秀子" w:date="2023-06-27T21:49:47Z">
              <w:r>
                <w:rPr>
                  <w:rFonts w:hint="eastAsia" w:ascii="宋体" w:hAnsi="宋体" w:cs="宋体"/>
                  <w:sz w:val="21"/>
                  <w:szCs w:val="21"/>
                </w:rPr>
                <w:t>验收报告</w:t>
              </w:r>
            </w:ins>
            <w:ins w:id="32" w:author="王秀子" w:date="2023-06-27T21:49:40Z">
              <w:r>
                <w:rPr>
                  <w:rFonts w:hint="eastAsia" w:ascii="宋体" w:hAnsi="宋体" w:cs="宋体"/>
                  <w:sz w:val="21"/>
                  <w:szCs w:val="21"/>
                </w:rPr>
                <w:t>均加盖合同甲方公章或业务章）</w:t>
              </w:r>
              <w:commentRangeEnd w:id="2"/>
            </w:ins>
            <w:r>
              <w:commentReference w:id="2"/>
            </w:r>
            <w:r>
              <w:rPr>
                <w:rFonts w:hint="eastAsia" w:ascii="宋体" w:hAnsi="宋体" w:cs="宋体"/>
                <w:sz w:val="21"/>
                <w:szCs w:val="21"/>
              </w:rPr>
              <w:t>，否则不得分。</w:t>
            </w:r>
          </w:p>
        </w:tc>
      </w:tr>
    </w:tbl>
    <w:p>
      <w:pPr>
        <w:sectPr>
          <w:footerReference r:id="rId5" w:type="default"/>
          <w:footerReference r:id="rId6" w:type="even"/>
          <w:pgSz w:w="11907" w:h="16840"/>
          <w:pgMar w:top="1440" w:right="1418" w:bottom="1440" w:left="1418" w:header="851" w:footer="992" w:gutter="0"/>
          <w:cols w:space="425" w:num="1"/>
          <w:titlePg/>
          <w:docGrid w:linePitch="462" w:charSpace="0"/>
        </w:sectPr>
      </w:pPr>
    </w:p>
    <w:p/>
    <w:p/>
    <w:p>
      <w:pPr>
        <w:jc w:val="center"/>
        <w:rPr>
          <w:b/>
          <w:sz w:val="84"/>
          <w:szCs w:val="84"/>
        </w:rPr>
      </w:pPr>
    </w:p>
    <w:p>
      <w:pPr>
        <w:jc w:val="center"/>
        <w:rPr>
          <w:b/>
          <w:sz w:val="84"/>
          <w:szCs w:val="84"/>
        </w:rPr>
      </w:pPr>
    </w:p>
    <w:p>
      <w:pPr>
        <w:jc w:val="center"/>
        <w:rPr>
          <w:b/>
          <w:sz w:val="84"/>
          <w:szCs w:val="84"/>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
    <w:p/>
    <w:p/>
    <w:p/>
    <w:p/>
    <w:p/>
    <w:p>
      <w:pPr>
        <w:jc w:val="center"/>
        <w:rPr>
          <w:b/>
          <w:sz w:val="44"/>
          <w:szCs w:val="44"/>
        </w:rPr>
      </w:pPr>
      <w:bookmarkStart w:id="7" w:name="_Hlk71465316"/>
      <w:r>
        <w:rPr>
          <w:rFonts w:hint="eastAsia"/>
          <w:b/>
          <w:sz w:val="44"/>
          <w:szCs w:val="44"/>
        </w:rPr>
        <w:t>深圳公共资源交易中心</w:t>
      </w:r>
    </w:p>
    <w:p>
      <w:pPr>
        <w:jc w:val="center"/>
        <w:rPr>
          <w:b/>
          <w:sz w:val="44"/>
          <w:szCs w:val="44"/>
        </w:rPr>
      </w:pPr>
      <w:r>
        <w:rPr>
          <w:rFonts w:hint="eastAsia"/>
          <w:b/>
          <w:sz w:val="44"/>
          <w:szCs w:val="44"/>
        </w:rPr>
        <w:t>（2023年）</w:t>
      </w:r>
      <w:bookmarkEnd w:id="7"/>
    </w:p>
    <w:p>
      <w:pPr>
        <w:ind w:firstLine="435"/>
        <w:jc w:val="left"/>
      </w:pPr>
    </w:p>
    <w:p>
      <w:pPr>
        <w:widowControl/>
        <w:jc w:val="left"/>
      </w:pPr>
      <w:r>
        <w:br w:type="page"/>
      </w:r>
    </w:p>
    <w:p>
      <w:pPr>
        <w:ind w:firstLine="4216" w:firstLineChars="1500"/>
        <w:rPr>
          <w:rFonts w:ascii="宋体" w:hAnsi="宋体"/>
          <w:color w:val="FF0000"/>
          <w:szCs w:val="21"/>
        </w:rPr>
      </w:pPr>
      <w:bookmarkStart w:id="8" w:name="_Hlk72218009"/>
      <w:r>
        <w:rPr>
          <w:rFonts w:hint="eastAsia" w:ascii="宋体" w:hAnsi="宋体" w:eastAsia="黑体"/>
          <w:b/>
          <w:bCs/>
          <w:color w:val="FF0000"/>
          <w:kern w:val="44"/>
          <w:sz w:val="28"/>
          <w:szCs w:val="44"/>
        </w:rPr>
        <w:t>警示条款</w:t>
      </w:r>
    </w:p>
    <w:p>
      <w:pPr>
        <w:ind w:firstLine="400" w:firstLineChars="200"/>
        <w:rPr>
          <w:rFonts w:ascii="宋体" w:hAnsi="宋体"/>
          <w:color w:val="FF0000"/>
          <w:sz w:val="20"/>
          <w:szCs w:val="20"/>
        </w:rPr>
      </w:pPr>
    </w:p>
    <w:p>
      <w:pPr>
        <w:ind w:firstLine="400" w:firstLineChars="200"/>
        <w:rPr>
          <w:rFonts w:ascii="宋体" w:hAnsi="宋体"/>
          <w:color w:val="FF0000"/>
          <w:sz w:val="20"/>
          <w:szCs w:val="20"/>
        </w:rPr>
      </w:pPr>
      <w:r>
        <w:rPr>
          <w:rFonts w:hint="eastAsia" w:ascii="宋体" w:hAnsi="宋体"/>
          <w:color w:val="FF0000"/>
          <w:sz w:val="20"/>
          <w:szCs w:val="20"/>
        </w:rPr>
        <w:t>一、</w:t>
      </w:r>
      <w:r>
        <w:rPr>
          <w:rFonts w:hint="eastAsia" w:ascii="宋体" w:hAnsi="宋体"/>
          <w:b/>
          <w:bCs/>
          <w:color w:val="FF0000"/>
          <w:sz w:val="20"/>
          <w:szCs w:val="20"/>
        </w:rPr>
        <w:t>《深圳经济特区政府采购条例》第五十七条</w:t>
      </w:r>
      <w:r>
        <w:rPr>
          <w:rFonts w:hint="eastAsia" w:ascii="宋体" w:hAnsi="宋体"/>
          <w:color w:val="FF0000"/>
          <w:sz w:val="20"/>
          <w:szCs w:val="20"/>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00" w:firstLineChars="200"/>
        <w:rPr>
          <w:rFonts w:ascii="宋体" w:hAnsi="宋体"/>
          <w:color w:val="FF0000"/>
          <w:sz w:val="20"/>
          <w:szCs w:val="20"/>
        </w:rPr>
      </w:pPr>
      <w:r>
        <w:rPr>
          <w:rFonts w:hint="eastAsia" w:ascii="宋体" w:hAnsi="宋体"/>
          <w:color w:val="FF0000"/>
          <w:sz w:val="20"/>
          <w:szCs w:val="20"/>
        </w:rPr>
        <w:t>（一）在采购活动中应当回避而未回避的；</w:t>
      </w:r>
    </w:p>
    <w:p>
      <w:pPr>
        <w:ind w:firstLine="400" w:firstLineChars="200"/>
        <w:rPr>
          <w:rFonts w:ascii="宋体" w:hAnsi="宋体"/>
          <w:color w:val="FF0000"/>
          <w:sz w:val="20"/>
          <w:szCs w:val="20"/>
        </w:rPr>
      </w:pPr>
      <w:r>
        <w:rPr>
          <w:rFonts w:hint="eastAsia" w:ascii="宋体" w:hAnsi="宋体"/>
          <w:color w:val="FF0000"/>
          <w:sz w:val="20"/>
          <w:szCs w:val="20"/>
        </w:rPr>
        <w:t>（二）未按本条例规定签订、履行采购合同，造成严重后果的；</w:t>
      </w:r>
    </w:p>
    <w:p>
      <w:pPr>
        <w:ind w:firstLine="400" w:firstLineChars="200"/>
        <w:rPr>
          <w:rFonts w:ascii="宋体" w:hAnsi="宋体"/>
          <w:color w:val="FF0000"/>
          <w:sz w:val="20"/>
          <w:szCs w:val="20"/>
        </w:rPr>
      </w:pPr>
      <w:r>
        <w:rPr>
          <w:rFonts w:hint="eastAsia" w:ascii="宋体" w:hAnsi="宋体"/>
          <w:color w:val="FF0000"/>
          <w:sz w:val="20"/>
          <w:szCs w:val="20"/>
        </w:rPr>
        <w:t>（三）隐瞒真实情况，提供虚假资料的；</w:t>
      </w:r>
    </w:p>
    <w:p>
      <w:pPr>
        <w:ind w:firstLine="400" w:firstLineChars="200"/>
        <w:rPr>
          <w:rFonts w:ascii="宋体" w:hAnsi="宋体"/>
          <w:color w:val="FF0000"/>
          <w:sz w:val="20"/>
          <w:szCs w:val="20"/>
        </w:rPr>
      </w:pPr>
      <w:r>
        <w:rPr>
          <w:rFonts w:hint="eastAsia" w:ascii="宋体" w:hAnsi="宋体"/>
          <w:color w:val="FF0000"/>
          <w:sz w:val="20"/>
          <w:szCs w:val="20"/>
        </w:rPr>
        <w:t>（四）以非法手段排斥其他供应商参与竞争的；</w:t>
      </w:r>
    </w:p>
    <w:p>
      <w:pPr>
        <w:ind w:firstLine="400" w:firstLineChars="200"/>
        <w:rPr>
          <w:rFonts w:ascii="宋体" w:hAnsi="宋体"/>
          <w:color w:val="FF0000"/>
          <w:sz w:val="20"/>
          <w:szCs w:val="20"/>
        </w:rPr>
      </w:pPr>
      <w:r>
        <w:rPr>
          <w:rFonts w:hint="eastAsia" w:ascii="宋体" w:hAnsi="宋体"/>
          <w:color w:val="FF0000"/>
          <w:sz w:val="20"/>
          <w:szCs w:val="20"/>
        </w:rPr>
        <w:t>（五）与其他采购参加人串通投标的；</w:t>
      </w:r>
    </w:p>
    <w:p>
      <w:pPr>
        <w:ind w:firstLine="400" w:firstLineChars="200"/>
        <w:rPr>
          <w:rFonts w:ascii="宋体" w:hAnsi="宋体"/>
          <w:color w:val="FF0000"/>
          <w:sz w:val="20"/>
          <w:szCs w:val="20"/>
        </w:rPr>
      </w:pPr>
      <w:r>
        <w:rPr>
          <w:rFonts w:hint="eastAsia" w:ascii="宋体" w:hAnsi="宋体"/>
          <w:color w:val="FF0000"/>
          <w:sz w:val="20"/>
          <w:szCs w:val="20"/>
        </w:rPr>
        <w:t>（六）恶意投诉的；</w:t>
      </w:r>
    </w:p>
    <w:p>
      <w:pPr>
        <w:ind w:firstLine="400" w:firstLineChars="200"/>
        <w:rPr>
          <w:rFonts w:ascii="宋体" w:hAnsi="宋体"/>
          <w:color w:val="FF0000"/>
          <w:sz w:val="20"/>
          <w:szCs w:val="20"/>
        </w:rPr>
      </w:pPr>
      <w:r>
        <w:rPr>
          <w:rFonts w:hint="eastAsia" w:ascii="宋体" w:hAnsi="宋体"/>
          <w:color w:val="FF0000"/>
          <w:sz w:val="20"/>
          <w:szCs w:val="20"/>
        </w:rPr>
        <w:t>（七）向采购项目相关人行贿或者提供其他不当利益的；</w:t>
      </w:r>
    </w:p>
    <w:p>
      <w:pPr>
        <w:ind w:firstLine="400" w:firstLineChars="200"/>
        <w:rPr>
          <w:rFonts w:ascii="宋体" w:hAnsi="宋体"/>
          <w:color w:val="FF0000"/>
          <w:sz w:val="20"/>
          <w:szCs w:val="20"/>
        </w:rPr>
      </w:pPr>
      <w:r>
        <w:rPr>
          <w:rFonts w:hint="eastAsia" w:ascii="宋体" w:hAnsi="宋体"/>
          <w:color w:val="FF0000"/>
          <w:sz w:val="20"/>
          <w:szCs w:val="20"/>
        </w:rPr>
        <w:t>（八）阻碍、抗拒主管部门监督检查的；</w:t>
      </w:r>
    </w:p>
    <w:p>
      <w:pPr>
        <w:ind w:firstLine="400" w:firstLineChars="200"/>
        <w:rPr>
          <w:rFonts w:ascii="宋体" w:hAnsi="宋体"/>
          <w:color w:val="FF0000"/>
          <w:sz w:val="20"/>
          <w:szCs w:val="20"/>
        </w:rPr>
      </w:pPr>
      <w:r>
        <w:rPr>
          <w:rFonts w:hint="eastAsia" w:ascii="宋体" w:hAnsi="宋体"/>
          <w:color w:val="FF0000"/>
          <w:sz w:val="20"/>
          <w:szCs w:val="20"/>
        </w:rPr>
        <w:t>（九）其他违反本条例规定的行为。</w:t>
      </w:r>
    </w:p>
    <w:p>
      <w:pPr>
        <w:ind w:firstLine="402" w:firstLineChars="200"/>
        <w:rPr>
          <w:rFonts w:ascii="宋体" w:hAnsi="宋体"/>
          <w:color w:val="FF0000"/>
          <w:sz w:val="20"/>
          <w:szCs w:val="20"/>
        </w:rPr>
      </w:pPr>
      <w:r>
        <w:rPr>
          <w:rFonts w:hint="eastAsia" w:ascii="宋体" w:hAnsi="宋体"/>
          <w:b/>
          <w:bCs/>
          <w:color w:val="FF0000"/>
          <w:sz w:val="20"/>
          <w:szCs w:val="20"/>
        </w:rPr>
        <w:t>二、《深圳经济特区政府采购条例实施细则》第七十五条 </w:t>
      </w:r>
      <w:r>
        <w:rPr>
          <w:rFonts w:hint="eastAsia" w:ascii="宋体" w:hAnsi="宋体"/>
          <w:color w:val="FF0000"/>
          <w:sz w:val="20"/>
          <w:szCs w:val="20"/>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ind w:firstLine="402" w:firstLineChars="200"/>
        <w:rPr>
          <w:rFonts w:ascii="宋体" w:hAnsi="宋体"/>
          <w:color w:val="FF0000"/>
          <w:sz w:val="20"/>
          <w:szCs w:val="20"/>
        </w:rPr>
      </w:pPr>
      <w:r>
        <w:rPr>
          <w:rFonts w:hint="eastAsia" w:ascii="宋体" w:hAnsi="宋体"/>
          <w:b/>
          <w:bCs/>
          <w:color w:val="FF0000"/>
          <w:sz w:val="20"/>
          <w:szCs w:val="20"/>
        </w:rPr>
        <w:t>三、《深圳经济特区政府采购条例实施细则》第七十七条 </w:t>
      </w:r>
      <w:r>
        <w:rPr>
          <w:rFonts w:hint="eastAsia" w:ascii="宋体" w:hAnsi="宋体"/>
          <w:color w:val="FF0000"/>
          <w:sz w:val="20"/>
          <w:szCs w:val="20"/>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ind w:firstLine="400" w:firstLineChars="200"/>
        <w:rPr>
          <w:rFonts w:ascii="宋体" w:hAnsi="宋体"/>
          <w:color w:val="FF0000"/>
          <w:sz w:val="20"/>
          <w:szCs w:val="20"/>
        </w:rPr>
      </w:pPr>
      <w:r>
        <w:rPr>
          <w:rFonts w:hint="eastAsia" w:ascii="宋体" w:hAnsi="宋体"/>
          <w:color w:val="FF0000"/>
          <w:sz w:val="20"/>
          <w:szCs w:val="20"/>
        </w:rPr>
        <w:t>投标供应商不能提供项目负责人或者主要技术人员的劳动合同、社会保险等劳动关系证明材料的，视为存在前款第（三）项规定的情形。</w:t>
      </w:r>
    </w:p>
    <w:p>
      <w:pPr>
        <w:ind w:firstLine="400" w:firstLineChars="200"/>
        <w:rPr>
          <w:rFonts w:ascii="宋体" w:hAnsi="宋体"/>
          <w:color w:val="FF0000"/>
          <w:sz w:val="20"/>
          <w:szCs w:val="20"/>
        </w:rPr>
      </w:pPr>
      <w:r>
        <w:rPr>
          <w:rFonts w:hint="eastAsia" w:ascii="宋体" w:hAnsi="宋体"/>
          <w:color w:val="FF0000"/>
          <w:sz w:val="20"/>
          <w:szCs w:val="20"/>
        </w:rPr>
        <w:t>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w:t>
      </w:r>
      <w:r>
        <w:rPr>
          <w:rFonts w:hint="eastAsia" w:ascii="宋体" w:hAnsi="宋体"/>
          <w:color w:val="FF0000"/>
          <w:sz w:val="20"/>
          <w:szCs w:val="20"/>
        </w:rPr>
        <w:br w:type="textWrapping"/>
      </w:r>
      <w:r>
        <w:rPr>
          <w:rFonts w:hint="eastAsia" w:ascii="宋体" w:hAnsi="宋体"/>
          <w:color w:val="FF0000"/>
          <w:sz w:val="20"/>
          <w:szCs w:val="20"/>
        </w:rPr>
        <w:t>注：该风险知悉确认书用于对供应商违法行为的警示，不作为供应商资格性审查及符合性审查条件。</w:t>
      </w:r>
    </w:p>
    <w:p>
      <w:pPr>
        <w:ind w:firstLine="400" w:firstLineChars="200"/>
      </w:pPr>
      <w:r>
        <w:rPr>
          <w:rFonts w:hint="eastAsia" w:ascii="宋体" w:hAnsi="宋体"/>
          <w:color w:val="FF0000"/>
          <w:sz w:val="20"/>
          <w:szCs w:val="20"/>
        </w:rPr>
        <w:t>五、</w:t>
      </w:r>
      <w:r>
        <w:rPr>
          <w:rFonts w:ascii="宋体" w:hAnsi="宋体"/>
          <w:color w:val="FF0000"/>
          <w:sz w:val="20"/>
          <w:szCs w:val="20"/>
        </w:rPr>
        <w:t>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码一致表明不同供应商的投标文件为同一份文件，IP 地址一致表明上传投标文件时使用了相同的网络。</w:t>
      </w:r>
      <w:r>
        <w:rPr>
          <w:rFonts w:ascii="宋体" w:hAnsi="宋体"/>
          <w:color w:val="FF0000"/>
          <w:sz w:val="20"/>
          <w:szCs w:val="20"/>
        </w:rPr>
        <w:br w:type="textWrapping"/>
      </w:r>
      <w:r>
        <w:rPr>
          <w:rFonts w:hint="eastAsia" w:ascii="宋体" w:hAnsi="宋体"/>
          <w:color w:val="FF0000"/>
          <w:sz w:val="20"/>
          <w:szCs w:val="20"/>
        </w:rPr>
        <w:t xml:space="preserve"> </w:t>
      </w:r>
      <w:r>
        <w:rPr>
          <w:rFonts w:ascii="宋体" w:hAnsi="宋体"/>
          <w:color w:val="FF0000"/>
          <w:sz w:val="20"/>
          <w:szCs w:val="20"/>
        </w:rPr>
        <w:t xml:space="preserve">   </w:t>
      </w:r>
      <w:r>
        <w:rPr>
          <w:rFonts w:hint="eastAsia" w:ascii="宋体" w:hAnsi="宋体"/>
          <w:color w:val="FF0000"/>
          <w:sz w:val="20"/>
          <w:szCs w:val="20"/>
        </w:rPr>
        <w:t>六、</w:t>
      </w:r>
      <w:r>
        <w:rPr>
          <w:rFonts w:ascii="宋体" w:hAnsi="宋体"/>
          <w:color w:val="FF0000"/>
          <w:sz w:val="20"/>
          <w:szCs w:val="20"/>
        </w:rPr>
        <w:t>为避免出现不同供应商投标文件的文件制作机器码、文件创建标识码、IP 地址一致的异常情况，建议各供应商编制、上传投标文件时不要使用公共电脑设备或公共网络。</w:t>
      </w:r>
      <w:r>
        <w:rPr>
          <w:rFonts w:ascii="宋体" w:hAnsi="宋体"/>
          <w:color w:val="FF0000"/>
          <w:sz w:val="20"/>
          <w:szCs w:val="20"/>
        </w:rPr>
        <w:br w:type="textWrapping"/>
      </w:r>
      <w:r>
        <w:rPr>
          <w:rFonts w:hint="eastAsia" w:ascii="宋体" w:hAnsi="宋体"/>
          <w:color w:val="FF0000"/>
          <w:sz w:val="20"/>
          <w:szCs w:val="20"/>
        </w:rPr>
        <w:t xml:space="preserve"> </w:t>
      </w:r>
      <w:r>
        <w:rPr>
          <w:rFonts w:ascii="宋体" w:hAnsi="宋体"/>
          <w:color w:val="FF0000"/>
          <w:sz w:val="20"/>
          <w:szCs w:val="20"/>
        </w:rPr>
        <w:t xml:space="preserve">   </w:t>
      </w:r>
      <w:r>
        <w:rPr>
          <w:rFonts w:hint="eastAsia" w:ascii="宋体" w:hAnsi="宋体"/>
          <w:color w:val="FF0000"/>
          <w:sz w:val="20"/>
          <w:szCs w:val="20"/>
        </w:rPr>
        <w:t>七、</w:t>
      </w:r>
      <w:r>
        <w:rPr>
          <w:rFonts w:ascii="宋体" w:hAnsi="宋体"/>
          <w:color w:val="FF0000"/>
          <w:sz w:val="20"/>
          <w:szCs w:val="2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r>
        <w:br w:type="textWrapping"/>
      </w:r>
    </w:p>
    <w:p>
      <w:pPr>
        <w:widowControl/>
        <w:jc w:val="left"/>
        <w:rPr>
          <w:rFonts w:ascii="宋体" w:hAnsi="宋体" w:eastAsia="黑体"/>
          <w:b/>
          <w:bCs/>
          <w:kern w:val="44"/>
          <w:sz w:val="28"/>
          <w:szCs w:val="44"/>
        </w:rPr>
      </w:pPr>
      <w:r>
        <w:br w:type="page"/>
      </w:r>
    </w:p>
    <w:p>
      <w:pPr>
        <w:pStyle w:val="4"/>
      </w:pPr>
      <w:r>
        <w:rPr>
          <w:rFonts w:hint="eastAsia"/>
        </w:rPr>
        <w:t>目   录</w:t>
      </w:r>
    </w:p>
    <w:p>
      <w:pPr>
        <w:outlineLvl w:val="0"/>
        <w:rPr>
          <w:b/>
          <w:sz w:val="24"/>
        </w:rPr>
      </w:pPr>
      <w:r>
        <w:rPr>
          <w:rFonts w:hint="eastAsia"/>
          <w:b/>
          <w:sz w:val="24"/>
        </w:rPr>
        <w:t>第一册  专用条款</w:t>
      </w:r>
    </w:p>
    <w:p>
      <w:pPr>
        <w:rPr>
          <w:sz w:val="24"/>
        </w:rPr>
      </w:pPr>
      <w:r>
        <w:rPr>
          <w:rFonts w:hint="eastAsia"/>
          <w:sz w:val="24"/>
        </w:rPr>
        <w:t xml:space="preserve">          关键信息</w:t>
      </w:r>
    </w:p>
    <w:p>
      <w:pPr>
        <w:ind w:left="630" w:leftChars="300" w:firstLine="630" w:firstLineChars="300"/>
        <w:outlineLvl w:val="0"/>
        <w:rPr>
          <w:rFonts w:ascii="宋体" w:hAnsi="宋体"/>
          <w:szCs w:val="21"/>
        </w:rPr>
      </w:pPr>
      <w:r>
        <w:rPr>
          <w:rFonts w:hint="eastAsia" w:ascii="宋体" w:hAnsi="宋体"/>
          <w:szCs w:val="21"/>
        </w:rPr>
        <w:t>第一章  招标公告</w:t>
      </w:r>
    </w:p>
    <w:p>
      <w:pPr>
        <w:ind w:left="630" w:leftChars="300" w:firstLine="630" w:firstLineChars="300"/>
        <w:outlineLvl w:val="0"/>
        <w:rPr>
          <w:rFonts w:ascii="宋体" w:hAnsi="宋体"/>
          <w:szCs w:val="21"/>
        </w:rPr>
      </w:pPr>
      <w:r>
        <w:rPr>
          <w:rFonts w:hint="eastAsia" w:ascii="宋体" w:hAnsi="宋体"/>
          <w:szCs w:val="21"/>
        </w:rPr>
        <w:t xml:space="preserve">第二章  </w:t>
      </w:r>
      <w:bookmarkStart w:id="9" w:name="_Hlk71994379"/>
      <w:r>
        <w:rPr>
          <w:rFonts w:hint="eastAsia" w:ascii="宋体" w:hAnsi="宋体"/>
          <w:szCs w:val="21"/>
        </w:rPr>
        <w:t>对通用条款的补充内容及其他关键信息</w:t>
      </w:r>
      <w:bookmarkEnd w:id="9"/>
    </w:p>
    <w:p>
      <w:pPr>
        <w:ind w:left="630" w:leftChars="300" w:firstLine="630" w:firstLineChars="300"/>
        <w:outlineLvl w:val="0"/>
        <w:rPr>
          <w:rFonts w:ascii="宋体" w:hAnsi="宋体"/>
          <w:szCs w:val="21"/>
        </w:rPr>
      </w:pPr>
      <w:r>
        <w:rPr>
          <w:rFonts w:hint="eastAsia" w:ascii="宋体" w:hAnsi="宋体"/>
          <w:szCs w:val="21"/>
        </w:rPr>
        <w:t>第三章 用户需求书</w:t>
      </w:r>
    </w:p>
    <w:p>
      <w:pPr>
        <w:ind w:left="630" w:leftChars="300" w:firstLine="630" w:firstLineChars="300"/>
        <w:outlineLvl w:val="0"/>
        <w:rPr>
          <w:rFonts w:ascii="宋体" w:hAnsi="宋体"/>
          <w:szCs w:val="21"/>
        </w:rPr>
      </w:pPr>
      <w:r>
        <w:rPr>
          <w:rFonts w:hint="eastAsia" w:ascii="宋体" w:hAnsi="宋体"/>
          <w:szCs w:val="21"/>
        </w:rPr>
        <w:t>第四章 投标文件组成要求及格式</w:t>
      </w:r>
    </w:p>
    <w:p>
      <w:pPr>
        <w:ind w:left="630" w:leftChars="300" w:firstLine="630" w:firstLineChars="300"/>
        <w:outlineLvl w:val="0"/>
        <w:rPr>
          <w:rFonts w:ascii="宋体" w:hAnsi="宋体"/>
          <w:szCs w:val="21"/>
        </w:rPr>
      </w:pPr>
      <w:r>
        <w:rPr>
          <w:rFonts w:hint="eastAsia" w:ascii="宋体" w:hAnsi="宋体"/>
          <w:szCs w:val="21"/>
        </w:rPr>
        <w:t>第五章  合同条款及格式</w:t>
      </w:r>
    </w:p>
    <w:p>
      <w:pPr>
        <w:rPr>
          <w:b/>
          <w:sz w:val="24"/>
        </w:rPr>
      </w:pPr>
    </w:p>
    <w:p>
      <w:pPr>
        <w:outlineLvl w:val="0"/>
        <w:rPr>
          <w:b/>
          <w:sz w:val="24"/>
        </w:rPr>
      </w:pPr>
      <w:r>
        <w:rPr>
          <w:rFonts w:hint="eastAsia"/>
          <w:b/>
          <w:sz w:val="24"/>
        </w:rPr>
        <w:t>第二册  通用条款</w:t>
      </w:r>
    </w:p>
    <w:p>
      <w:pPr>
        <w:ind w:left="630" w:leftChars="300" w:firstLine="411" w:firstLineChars="196"/>
        <w:outlineLvl w:val="0"/>
        <w:rPr>
          <w:rFonts w:ascii="宋体" w:hAnsi="宋体"/>
          <w:szCs w:val="21"/>
        </w:rPr>
      </w:pPr>
      <w:r>
        <w:rPr>
          <w:rFonts w:hint="eastAsia" w:ascii="宋体" w:hAnsi="宋体"/>
          <w:szCs w:val="21"/>
        </w:rPr>
        <w:t>第一章  总则</w:t>
      </w:r>
    </w:p>
    <w:p>
      <w:pPr>
        <w:ind w:left="630" w:leftChars="300" w:firstLine="411" w:firstLineChars="196"/>
        <w:outlineLvl w:val="0"/>
        <w:rPr>
          <w:rFonts w:ascii="宋体" w:hAnsi="宋体"/>
          <w:szCs w:val="21"/>
        </w:rPr>
      </w:pPr>
      <w:r>
        <w:rPr>
          <w:rFonts w:hint="eastAsia" w:ascii="宋体" w:hAnsi="宋体"/>
          <w:szCs w:val="21"/>
        </w:rPr>
        <w:t>第二章  招标文件</w:t>
      </w:r>
    </w:p>
    <w:p>
      <w:pPr>
        <w:ind w:left="630" w:leftChars="300" w:firstLine="411" w:firstLineChars="196"/>
        <w:outlineLvl w:val="0"/>
        <w:rPr>
          <w:rFonts w:ascii="宋体" w:hAnsi="宋体"/>
          <w:szCs w:val="21"/>
        </w:rPr>
      </w:pPr>
      <w:r>
        <w:rPr>
          <w:rFonts w:hint="eastAsia" w:ascii="宋体" w:hAnsi="宋体"/>
          <w:szCs w:val="21"/>
        </w:rPr>
        <w:t>第三章  投标文件的编制</w:t>
      </w:r>
    </w:p>
    <w:p>
      <w:pPr>
        <w:ind w:left="630" w:leftChars="300" w:firstLine="411" w:firstLineChars="196"/>
        <w:outlineLvl w:val="0"/>
        <w:rPr>
          <w:rFonts w:ascii="宋体" w:hAnsi="宋体"/>
          <w:szCs w:val="21"/>
        </w:rPr>
      </w:pPr>
      <w:r>
        <w:rPr>
          <w:rFonts w:hint="eastAsia" w:ascii="宋体" w:hAnsi="宋体"/>
          <w:szCs w:val="21"/>
        </w:rPr>
        <w:t>第四章  投标文件的递交</w:t>
      </w:r>
    </w:p>
    <w:p>
      <w:pPr>
        <w:ind w:left="630" w:leftChars="300" w:firstLine="411" w:firstLineChars="196"/>
        <w:outlineLvl w:val="0"/>
        <w:rPr>
          <w:rFonts w:ascii="宋体" w:hAnsi="宋体"/>
          <w:szCs w:val="21"/>
        </w:rPr>
      </w:pPr>
      <w:r>
        <w:rPr>
          <w:rFonts w:hint="eastAsia" w:ascii="宋体" w:hAnsi="宋体"/>
          <w:szCs w:val="21"/>
        </w:rPr>
        <w:t>第五章  开标</w:t>
      </w:r>
    </w:p>
    <w:p>
      <w:pPr>
        <w:ind w:left="630" w:leftChars="300" w:firstLine="411" w:firstLineChars="196"/>
        <w:outlineLvl w:val="0"/>
        <w:rPr>
          <w:rFonts w:ascii="宋体" w:hAnsi="宋体"/>
          <w:szCs w:val="21"/>
        </w:rPr>
      </w:pPr>
      <w:r>
        <w:rPr>
          <w:rFonts w:hint="eastAsia" w:ascii="宋体" w:hAnsi="宋体"/>
          <w:szCs w:val="21"/>
        </w:rPr>
        <w:t>第六章  评审要求</w:t>
      </w:r>
    </w:p>
    <w:p>
      <w:pPr>
        <w:ind w:left="630" w:leftChars="300" w:firstLine="411" w:firstLineChars="196"/>
        <w:outlineLvl w:val="0"/>
        <w:rPr>
          <w:rFonts w:ascii="宋体" w:hAnsi="宋体"/>
          <w:szCs w:val="21"/>
        </w:rPr>
      </w:pPr>
      <w:r>
        <w:rPr>
          <w:rFonts w:hint="eastAsia" w:ascii="宋体" w:hAnsi="宋体"/>
          <w:szCs w:val="21"/>
        </w:rPr>
        <w:t>第七章  评审程序及评审方法</w:t>
      </w:r>
    </w:p>
    <w:p>
      <w:pPr>
        <w:ind w:left="630" w:leftChars="300" w:firstLine="411" w:firstLineChars="196"/>
        <w:outlineLvl w:val="0"/>
        <w:rPr>
          <w:rFonts w:ascii="宋体" w:hAnsi="宋体"/>
          <w:szCs w:val="21"/>
        </w:rPr>
      </w:pPr>
      <w:r>
        <w:rPr>
          <w:rFonts w:hint="eastAsia" w:ascii="宋体" w:hAnsi="宋体"/>
          <w:szCs w:val="21"/>
        </w:rPr>
        <w:t>第八章  定标及公示</w:t>
      </w:r>
    </w:p>
    <w:p>
      <w:pPr>
        <w:ind w:left="630" w:leftChars="300" w:firstLine="411" w:firstLineChars="196"/>
        <w:outlineLvl w:val="0"/>
        <w:rPr>
          <w:rFonts w:ascii="宋体" w:hAnsi="宋体"/>
          <w:szCs w:val="21"/>
        </w:rPr>
      </w:pPr>
      <w:r>
        <w:rPr>
          <w:rFonts w:hint="eastAsia" w:ascii="宋体" w:hAnsi="宋体"/>
          <w:szCs w:val="21"/>
        </w:rPr>
        <w:t>第九章  公开招标失败的后续处理</w:t>
      </w:r>
    </w:p>
    <w:p>
      <w:pPr>
        <w:ind w:left="630" w:leftChars="300" w:firstLine="411" w:firstLineChars="196"/>
        <w:outlineLvl w:val="0"/>
        <w:rPr>
          <w:rFonts w:ascii="宋体" w:hAnsi="宋体"/>
          <w:szCs w:val="21"/>
        </w:rPr>
      </w:pPr>
      <w:r>
        <w:rPr>
          <w:rFonts w:hint="eastAsia" w:ascii="宋体" w:hAnsi="宋体"/>
          <w:szCs w:val="21"/>
        </w:rPr>
        <w:t>第十章  合同的授予与备案</w:t>
      </w:r>
    </w:p>
    <w:p>
      <w:pPr>
        <w:ind w:left="630" w:leftChars="300" w:firstLine="411" w:firstLineChars="196"/>
        <w:outlineLvl w:val="0"/>
        <w:rPr>
          <w:rFonts w:ascii="宋体" w:hAnsi="宋体"/>
          <w:szCs w:val="21"/>
        </w:rPr>
      </w:pPr>
      <w:r>
        <w:rPr>
          <w:rFonts w:hint="eastAsia" w:ascii="宋体" w:hAnsi="宋体"/>
          <w:szCs w:val="21"/>
        </w:rPr>
        <w:t>第十一章  质疑处理</w:t>
      </w:r>
    </w:p>
    <w:bookmarkEnd w:id="8"/>
    <w:p>
      <w:pPr>
        <w:widowControl/>
        <w:jc w:val="left"/>
        <w:rPr>
          <w:rFonts w:ascii="宋体" w:hAnsi="宋体" w:eastAsia="黑体"/>
          <w:b/>
          <w:bCs/>
          <w:kern w:val="44"/>
          <w:sz w:val="28"/>
          <w:szCs w:val="44"/>
        </w:rPr>
      </w:pPr>
      <w:bookmarkStart w:id="10" w:name="bt开标一览表"/>
      <w:bookmarkEnd w:id="10"/>
      <w:bookmarkStart w:id="11" w:name="bt其他资料2"/>
      <w:bookmarkEnd w:id="11"/>
      <w:bookmarkStart w:id="12" w:name="bt投标文件签署授权委托书"/>
      <w:bookmarkEnd w:id="12"/>
      <w:bookmarkStart w:id="13" w:name="bt商务标投标文件格式"/>
      <w:bookmarkEnd w:id="13"/>
      <w:bookmarkStart w:id="14" w:name="bt合同条款及格式"/>
      <w:bookmarkEnd w:id="14"/>
      <w:bookmarkStart w:id="15" w:name="bt项目管理班子配备情况"/>
      <w:bookmarkEnd w:id="15"/>
      <w:bookmarkStart w:id="16" w:name="bt投标函"/>
      <w:bookmarkEnd w:id="16"/>
      <w:bookmarkStart w:id="17" w:name="bt其他资料由投标人自定"/>
      <w:bookmarkEnd w:id="17"/>
      <w:bookmarkStart w:id="18" w:name="bt本工程承诺书"/>
      <w:bookmarkEnd w:id="18"/>
      <w:bookmarkStart w:id="19" w:name="合同格式"/>
      <w:bookmarkEnd w:id="19"/>
      <w:bookmarkStart w:id="20" w:name="bt技术标投标文件格式"/>
      <w:bookmarkEnd w:id="20"/>
      <w:bookmarkStart w:id="21" w:name="bt投标人须知"/>
      <w:bookmarkEnd w:id="21"/>
      <w:bookmarkStart w:id="22" w:name="bt合同格式"/>
      <w:bookmarkEnd w:id="22"/>
      <w:bookmarkStart w:id="23" w:name="bt说明"/>
      <w:bookmarkEnd w:id="23"/>
      <w:bookmarkStart w:id="24" w:name="bt投标报价汇总表"/>
      <w:bookmarkEnd w:id="24"/>
      <w:bookmarkStart w:id="25" w:name="bt合同条款"/>
      <w:bookmarkEnd w:id="25"/>
      <w:bookmarkStart w:id="26" w:name="bt投标人情况介绍"/>
      <w:bookmarkEnd w:id="26"/>
      <w:r>
        <w:br w:type="page"/>
      </w:r>
    </w:p>
    <w:p>
      <w:pPr>
        <w:pStyle w:val="4"/>
        <w:rPr>
          <w:color w:val="FF0000"/>
          <w:sz w:val="24"/>
        </w:rPr>
      </w:pPr>
      <w:r>
        <w:rPr>
          <w:rFonts w:hint="eastAsia"/>
        </w:rPr>
        <w:t>第一册  专用条款</w:t>
      </w:r>
    </w:p>
    <w:p>
      <w:pPr>
        <w:pStyle w:val="5"/>
        <w:rPr>
          <w:sz w:val="28"/>
          <w:szCs w:val="28"/>
        </w:rPr>
      </w:pPr>
      <w:r>
        <w:rPr>
          <w:rFonts w:hint="eastAsia"/>
          <w:sz w:val="28"/>
          <w:szCs w:val="28"/>
        </w:rPr>
        <w:t>第一章  招标公告</w:t>
      </w:r>
    </w:p>
    <w:p>
      <w:pPr>
        <w:spacing w:line="360" w:lineRule="auto"/>
        <w:rPr>
          <w:rFonts w:ascii="宋体" w:hAnsi="宋体" w:cs="宋体"/>
          <w:kern w:val="0"/>
          <w:sz w:val="18"/>
          <w:szCs w:val="18"/>
        </w:rPr>
      </w:pPr>
      <w:r>
        <w:rPr>
          <w:rFonts w:hint="eastAsia" w:ascii="宋体" w:hAnsi="宋体" w:cs="宋体"/>
          <w:b/>
          <w:bCs/>
          <w:kern w:val="0"/>
          <w:szCs w:val="21"/>
        </w:rPr>
        <w:t>申请人的资格要求</w:t>
      </w:r>
    </w:p>
    <w:p>
      <w:pPr>
        <w:ind w:firstLine="630" w:firstLineChars="300"/>
      </w:pPr>
      <w:r>
        <w:rPr>
          <w:rFonts w:hint="eastAsia"/>
        </w:rPr>
        <w:t>1</w:t>
      </w:r>
      <w:r>
        <w:t>.</w:t>
      </w:r>
      <w:bookmarkStart w:id="27" w:name="_Hlk72162904"/>
      <w:r>
        <w:rPr>
          <w:rFonts w:hint="eastAsia"/>
        </w:rPr>
        <w:t>具有独立法人资格或是具有独立承担民事责任能力的其它组织（提供营业执照或事业单位法人证书等证明资料扫描件，原件备查）；</w:t>
      </w:r>
      <w:bookmarkEnd w:id="27"/>
    </w:p>
    <w:p>
      <w:pPr>
        <w:ind w:firstLine="630" w:firstLineChars="300"/>
        <w:rPr>
          <w:color w:val="FF0000"/>
        </w:rPr>
      </w:pPr>
      <w:r>
        <w:rPr>
          <w:rFonts w:hint="eastAsia"/>
          <w:color w:val="FF0000"/>
        </w:rPr>
        <w:t>2</w:t>
      </w:r>
      <w:r>
        <w:rPr>
          <w:color w:val="FF0000"/>
        </w:rPr>
        <w:t>.</w:t>
      </w:r>
      <w:r>
        <w:rPr>
          <w:rFonts w:hint="eastAsia"/>
          <w:color w:val="FF0000"/>
        </w:rPr>
        <w:t>本项目不接受联合体投标（由供应商在《政府采购投标及履约承诺函》中作出声明），是否接受投标人选用进口产品参与投标详见招标文件“货物需求明细”表；</w:t>
      </w:r>
    </w:p>
    <w:p>
      <w:pPr>
        <w:ind w:firstLine="630" w:firstLineChars="300"/>
      </w:pPr>
      <w:r>
        <w:rPr>
          <w:rFonts w:hint="eastAsia"/>
        </w:rPr>
        <w:t>3</w:t>
      </w:r>
      <w:r>
        <w:t>.</w:t>
      </w:r>
      <w:r>
        <w:rPr>
          <w:rFonts w:hint="eastAsia"/>
        </w:rPr>
        <w:t>参与本项目政府采购活动时不存在被有关部门禁止参与政府采购活动且在有效期内的情况（由供应商在《政府采购投标及履约承诺函》中作出声明）；</w:t>
      </w:r>
    </w:p>
    <w:p>
      <w:pPr>
        <w:ind w:firstLine="630" w:firstLineChars="300"/>
      </w:pPr>
      <w:r>
        <w:rPr>
          <w:rFonts w:hint="eastAsia"/>
        </w:rPr>
        <w:t>4</w:t>
      </w:r>
      <w:r>
        <w:t>.</w:t>
      </w:r>
      <w:r>
        <w:rPr>
          <w:rFonts w:hint="eastAsia"/>
        </w:rPr>
        <w:t>具备《中华人民共和国政府采购法》第二十二条的条件（由供应商在《政府采购投标及履约承诺函》中作出声明）；</w:t>
      </w:r>
    </w:p>
    <w:p>
      <w:pPr>
        <w:ind w:firstLine="630" w:firstLineChars="300"/>
      </w:pPr>
      <w:r>
        <w:rPr>
          <w:rFonts w:hint="eastAsia"/>
        </w:rPr>
        <w:t>5</w:t>
      </w:r>
      <w:r>
        <w:t>.</w:t>
      </w:r>
      <w:r>
        <w:rPr>
          <w:rFonts w:hint="eastAsia"/>
        </w:rPr>
        <w:t>未被列入失信被执行人、重大税收违法案件当事人名单、政府采购严重违法失信行为记录名单（由供应商在《政府采购投标及履约承诺函》中作出声明）。</w:t>
      </w:r>
    </w:p>
    <w:p>
      <w:pPr>
        <w:ind w:firstLine="630" w:firstLineChars="300"/>
        <w:rPr>
          <w:rFonts w:hint="eastAsia"/>
        </w:rPr>
      </w:pPr>
      <w:r>
        <w:rPr>
          <w:rFonts w:hint="eastAsia"/>
        </w:rPr>
        <w:t>6. 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p>
    <w:p>
      <w:pPr>
        <w:ind w:firstLine="630" w:firstLineChars="300"/>
        <w:rPr>
          <w:rFonts w:hint="eastAsia"/>
        </w:rPr>
      </w:pPr>
      <w:commentRangeStart w:id="3"/>
      <w:r>
        <w:rPr>
          <w:rFonts w:hint="eastAsia"/>
          <w:lang w:val="en-US" w:eastAsia="zh-CN"/>
        </w:rPr>
        <w:t>7</w:t>
      </w:r>
      <w:r>
        <w:rPr>
          <w:rFonts w:hint="eastAsia"/>
        </w:rPr>
        <w:t>.本项目属于专门面向中小微企业采购：根据《财政部 工业和信息化部关于印发&lt;政府采购促进中小企业发展管理办法&gt;的通知》（财库〔2020〕46号）的规定在《中小企业声明函、残疾人福利性单位声明函及监狱企业声明函》中作出声明，未提供声明函或声明函内容不符合中小企业声明函“填写指引”要求的做资格审查不通过处理）。</w:t>
      </w:r>
      <w:commentRangeEnd w:id="3"/>
      <w:r>
        <w:commentReference w:id="3"/>
      </w:r>
    </w:p>
    <w:p>
      <w:pPr>
        <w:ind w:firstLine="630" w:firstLineChars="300"/>
        <w:rPr>
          <w:rFonts w:ascii="宋体" w:hAnsi="宋体" w:cs="宋体"/>
          <w:kern w:val="0"/>
          <w:szCs w:val="21"/>
        </w:rPr>
      </w:pPr>
      <w:r>
        <w:rPr>
          <w:rFonts w:hint="eastAsia" w:ascii="宋体" w:hAnsi="宋体" w:cs="宋体"/>
          <w:kern w:val="0"/>
          <w:szCs w:val="21"/>
        </w:rPr>
        <w:t>注：（1）“信用中国”、“中国政府采购网”、“深圳信用网”以及“深圳市政府采购监管网”为供应商信用信息的查询渠道，相关信息以开标当日的查询结果为准；</w:t>
      </w:r>
    </w:p>
    <w:p>
      <w:pPr>
        <w:ind w:firstLine="420" w:firstLineChars="200"/>
        <w:rPr>
          <w:rFonts w:ascii="宋体" w:hAnsi="宋体" w:cs="宋体"/>
          <w:kern w:val="0"/>
          <w:szCs w:val="21"/>
        </w:rPr>
      </w:pPr>
      <w:r>
        <w:rPr>
          <w:rFonts w:hint="eastAsia" w:ascii="宋体" w:hAnsi="宋体"/>
        </w:rPr>
        <w:t>（2）供应商投标（上传投标文件）必须先行办理注册手续，具体请按照本公告“六、其他补充事宜</w:t>
      </w:r>
      <w:r>
        <w:rPr>
          <w:rFonts w:ascii="宋体" w:hAnsi="宋体"/>
        </w:rPr>
        <w:t>”</w:t>
      </w:r>
      <w:r>
        <w:rPr>
          <w:rFonts w:hint="eastAsia" w:ascii="宋体" w:hAnsi="宋体"/>
        </w:rPr>
        <w:t>相关内容指引办理。</w:t>
      </w:r>
    </w:p>
    <w:p>
      <w:pPr>
        <w:pStyle w:val="5"/>
        <w:jc w:val="left"/>
        <w:rPr>
          <w:sz w:val="22"/>
          <w:szCs w:val="18"/>
        </w:rPr>
      </w:pPr>
      <w:r>
        <w:rPr>
          <w:rFonts w:hint="eastAsia"/>
          <w:sz w:val="22"/>
          <w:szCs w:val="18"/>
        </w:rPr>
        <w:t>完整公告内容详见：深圳市政府采购监管网（中国政府采购网深圳分网）（http://zfcg.sz.gov.cn/）、</w:t>
      </w:r>
      <w:r>
        <w:rPr>
          <w:rFonts w:hint="eastAsia"/>
          <w:szCs w:val="24"/>
        </w:rPr>
        <w:t>深圳政府采购智慧平台（http://zfcg.szggzy.com:8081）</w:t>
      </w:r>
    </w:p>
    <w:p>
      <w:pPr>
        <w:widowControl/>
        <w:jc w:val="left"/>
        <w:rPr>
          <w:rFonts w:ascii="宋体" w:hAnsi="宋体"/>
          <w:b/>
          <w:bCs/>
          <w:kern w:val="0"/>
          <w:sz w:val="28"/>
          <w:szCs w:val="28"/>
        </w:rPr>
      </w:pPr>
      <w:r>
        <w:rPr>
          <w:sz w:val="28"/>
          <w:szCs w:val="28"/>
        </w:rPr>
        <w:br w:type="page"/>
      </w:r>
    </w:p>
    <w:p>
      <w:pPr>
        <w:pStyle w:val="5"/>
        <w:rPr>
          <w:sz w:val="28"/>
          <w:szCs w:val="28"/>
        </w:rPr>
      </w:pPr>
      <w:r>
        <w:rPr>
          <w:rFonts w:hint="eastAsia"/>
          <w:sz w:val="28"/>
          <w:szCs w:val="28"/>
        </w:rPr>
        <w:t xml:space="preserve">第二章 </w:t>
      </w:r>
      <w:bookmarkStart w:id="28" w:name="_Hlk71926094"/>
      <w:r>
        <w:rPr>
          <w:rFonts w:hint="eastAsia"/>
          <w:sz w:val="28"/>
          <w:szCs w:val="28"/>
        </w:rPr>
        <w:t>对通用条款的补充内容及其他关键信息</w:t>
      </w:r>
      <w:bookmarkEnd w:id="28"/>
    </w:p>
    <w:p>
      <w:pPr>
        <w:pStyle w:val="5"/>
        <w:spacing w:before="120" w:beforeLines="50" w:after="120" w:afterLines="50"/>
        <w:rPr>
          <w:szCs w:val="24"/>
        </w:rPr>
      </w:pPr>
      <w:bookmarkStart w:id="29" w:name="_Toc100052364"/>
      <w:bookmarkStart w:id="30" w:name="_Toc73521635"/>
      <w:bookmarkStart w:id="31" w:name="_Toc73517639"/>
      <w:bookmarkStart w:id="32" w:name="_Toc60560625"/>
      <w:bookmarkStart w:id="33" w:name="_Toc73521547"/>
      <w:bookmarkStart w:id="34" w:name="_Toc73518117"/>
      <w:bookmarkStart w:id="35" w:name="_Toc101074876"/>
      <w:bookmarkStart w:id="36" w:name="_Toc60631620"/>
      <w:r>
        <w:rPr>
          <w:rFonts w:hint="eastAsia"/>
          <w:szCs w:val="24"/>
        </w:rPr>
        <w:t>一、对通用条款的补充内容</w:t>
      </w:r>
    </w:p>
    <w:bookmarkEnd w:id="29"/>
    <w:bookmarkEnd w:id="30"/>
    <w:bookmarkEnd w:id="31"/>
    <w:bookmarkEnd w:id="32"/>
    <w:bookmarkEnd w:id="33"/>
    <w:bookmarkEnd w:id="34"/>
    <w:bookmarkEnd w:id="35"/>
    <w:bookmarkEnd w:id="36"/>
    <w:tbl>
      <w:tblPr>
        <w:tblStyle w:val="43"/>
        <w:tblW w:w="836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978"/>
        <w:gridCol w:w="2409"/>
        <w:gridCol w:w="4980"/>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b/>
                <w:bCs/>
              </w:rPr>
            </w:pPr>
            <w:bookmarkStart w:id="37" w:name="_Hlk72218097"/>
            <w:r>
              <w:rPr>
                <w:rFonts w:hint="eastAsia" w:ascii="宋体" w:hAnsi="宋体"/>
                <w:b/>
                <w:bCs/>
              </w:rPr>
              <w:t>通用条款序号</w:t>
            </w:r>
          </w:p>
        </w:tc>
        <w:tc>
          <w:tcPr>
            <w:tcW w:w="2409" w:type="dxa"/>
            <w:vAlign w:val="center"/>
          </w:tcPr>
          <w:p>
            <w:pPr>
              <w:jc w:val="center"/>
              <w:rPr>
                <w:rFonts w:ascii="宋体" w:hAnsi="宋体"/>
                <w:b/>
                <w:bCs/>
              </w:rPr>
            </w:pPr>
            <w:r>
              <w:rPr>
                <w:rFonts w:hint="eastAsia" w:ascii="宋体" w:hAnsi="宋体"/>
                <w:b/>
                <w:bCs/>
              </w:rPr>
              <w:t>涉及事项</w:t>
            </w:r>
          </w:p>
        </w:tc>
        <w:tc>
          <w:tcPr>
            <w:tcW w:w="4980" w:type="dxa"/>
            <w:vAlign w:val="center"/>
          </w:tcPr>
          <w:p>
            <w:pPr>
              <w:jc w:val="center"/>
              <w:rPr>
                <w:rFonts w:ascii="宋体" w:hAnsi="宋体"/>
                <w:b/>
                <w:bCs/>
              </w:rPr>
            </w:pPr>
            <w:r>
              <w:rPr>
                <w:rFonts w:hint="eastAsia" w:ascii="宋体" w:hAnsi="宋体"/>
                <w:b/>
                <w:bCs/>
              </w:rPr>
              <w:t>具 体 补 充 内 容</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hint="eastAsia" w:ascii="宋体" w:hAnsi="宋体"/>
              </w:rPr>
              <w:t>深圳技术大学</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3</w:t>
            </w:r>
            <w:r>
              <w:rPr>
                <w:rFonts w:ascii="宋体" w:hAnsi="宋体"/>
              </w:rPr>
              <w:t>.2</w:t>
            </w:r>
          </w:p>
        </w:tc>
        <w:tc>
          <w:tcPr>
            <w:tcW w:w="2409" w:type="dxa"/>
            <w:vAlign w:val="center"/>
          </w:tcPr>
          <w:p>
            <w:pPr>
              <w:jc w:val="center"/>
              <w:rPr>
                <w:rFonts w:ascii="宋体" w:hAnsi="宋体"/>
              </w:rPr>
            </w:pPr>
            <w:r>
              <w:rPr>
                <w:rFonts w:hint="eastAsia" w:ascii="宋体" w:hAnsi="宋体"/>
              </w:rPr>
              <w:t>政府集中采购机构</w:t>
            </w:r>
          </w:p>
        </w:tc>
        <w:tc>
          <w:tcPr>
            <w:tcW w:w="4980" w:type="dxa"/>
            <w:vAlign w:val="center"/>
          </w:tcPr>
          <w:p>
            <w:pPr>
              <w:jc w:val="center"/>
              <w:rPr>
                <w:rFonts w:ascii="宋体" w:hAnsi="宋体"/>
              </w:rPr>
            </w:pPr>
            <w:r>
              <w:rPr>
                <w:rFonts w:hint="eastAsia" w:ascii="宋体" w:hAnsi="宋体"/>
              </w:rPr>
              <w:t>深圳公共资源交易中心</w:t>
            </w:r>
          </w:p>
          <w:p>
            <w:pPr>
              <w:jc w:val="center"/>
              <w:rPr>
                <w:rFonts w:ascii="宋体" w:hAnsi="宋体"/>
              </w:rPr>
            </w:pPr>
            <w:r>
              <w:rPr>
                <w:rFonts w:hint="eastAsia" w:ascii="宋体" w:hAnsi="宋体"/>
              </w:rPr>
              <w:t>（深圳交易集团有限公司政府采购业务分公司）</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9</w:t>
            </w:r>
          </w:p>
        </w:tc>
        <w:tc>
          <w:tcPr>
            <w:tcW w:w="2409" w:type="dxa"/>
            <w:vAlign w:val="center"/>
          </w:tcPr>
          <w:p>
            <w:pPr>
              <w:jc w:val="center"/>
              <w:rPr>
                <w:rFonts w:ascii="宋体" w:hAnsi="宋体"/>
              </w:rPr>
            </w:pPr>
            <w:r>
              <w:rPr>
                <w:rFonts w:hint="eastAsia" w:ascii="宋体" w:hAnsi="宋体"/>
              </w:rPr>
              <w:t>踏勘现场</w:t>
            </w:r>
          </w:p>
        </w:tc>
        <w:tc>
          <w:tcPr>
            <w:tcW w:w="4980" w:type="dxa"/>
            <w:vAlign w:val="center"/>
          </w:tcPr>
          <w:p>
            <w:pPr>
              <w:jc w:val="center"/>
              <w:rPr>
                <w:rFonts w:ascii="宋体" w:hAnsi="宋体"/>
              </w:rPr>
            </w:pPr>
            <w:r>
              <w:rPr>
                <w:rFonts w:hint="eastAsia" w:ascii="宋体" w:hAnsi="宋体"/>
              </w:rPr>
              <w:t>不组织</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1</w:t>
            </w:r>
            <w:r>
              <w:rPr>
                <w:rFonts w:ascii="宋体" w:hAnsi="宋体"/>
              </w:rPr>
              <w:t>0</w:t>
            </w:r>
          </w:p>
        </w:tc>
        <w:tc>
          <w:tcPr>
            <w:tcW w:w="2409" w:type="dxa"/>
            <w:vAlign w:val="center"/>
          </w:tcPr>
          <w:p>
            <w:pPr>
              <w:jc w:val="center"/>
              <w:rPr>
                <w:rFonts w:ascii="宋体" w:hAnsi="宋体"/>
              </w:rPr>
            </w:pPr>
            <w:r>
              <w:rPr>
                <w:rFonts w:hint="eastAsia" w:ascii="宋体" w:hAnsi="宋体"/>
              </w:rPr>
              <w:t>标前会议</w:t>
            </w:r>
          </w:p>
        </w:tc>
        <w:tc>
          <w:tcPr>
            <w:tcW w:w="4980" w:type="dxa"/>
            <w:vAlign w:val="center"/>
          </w:tcPr>
          <w:p>
            <w:pPr>
              <w:jc w:val="center"/>
              <w:rPr>
                <w:rFonts w:ascii="宋体" w:hAnsi="宋体"/>
              </w:rPr>
            </w:pPr>
            <w:r>
              <w:rPr>
                <w:rFonts w:hint="eastAsia" w:ascii="宋体" w:hAnsi="宋体"/>
              </w:rPr>
              <w:t>不组织</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1</w:t>
            </w:r>
            <w:r>
              <w:rPr>
                <w:rFonts w:ascii="宋体" w:hAnsi="宋体"/>
              </w:rPr>
              <w:t>2</w:t>
            </w:r>
            <w:r>
              <w:rPr>
                <w:rFonts w:hint="eastAsia" w:ascii="宋体" w:hAnsi="宋体"/>
              </w:rPr>
              <w:t>/1</w:t>
            </w:r>
            <w:r>
              <w:rPr>
                <w:rFonts w:ascii="宋体" w:hAnsi="宋体"/>
              </w:rPr>
              <w:t>3</w:t>
            </w:r>
          </w:p>
        </w:tc>
        <w:tc>
          <w:tcPr>
            <w:tcW w:w="2409" w:type="dxa"/>
            <w:vAlign w:val="center"/>
          </w:tcPr>
          <w:p>
            <w:pPr>
              <w:jc w:val="center"/>
              <w:rPr>
                <w:rFonts w:ascii="宋体" w:hAnsi="宋体"/>
              </w:rPr>
            </w:pPr>
            <w:r>
              <w:rPr>
                <w:rFonts w:hint="eastAsia" w:ascii="宋体" w:hAnsi="宋体"/>
              </w:rPr>
              <w:t>招标文件的澄清和修改</w:t>
            </w:r>
          </w:p>
        </w:tc>
        <w:tc>
          <w:tcPr>
            <w:tcW w:w="4980" w:type="dxa"/>
            <w:vAlign w:val="center"/>
          </w:tcPr>
          <w:p>
            <w:pPr>
              <w:jc w:val="left"/>
              <w:rPr>
                <w:rFonts w:ascii="宋体" w:hAnsi="宋体"/>
              </w:rPr>
            </w:pPr>
            <w:r>
              <w:rPr>
                <w:rFonts w:hint="eastAsia" w:ascii="宋体" w:hAnsi="宋体"/>
              </w:rPr>
              <w:t>投标截止日三日前，投标人有义务在招标期间在政府集中采购机构网站浏览与本项目有关的澄清和修改信息</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2</w:t>
            </w:r>
            <w:r>
              <w:rPr>
                <w:rFonts w:ascii="宋体" w:hAnsi="宋体"/>
              </w:rPr>
              <w:t>0</w:t>
            </w:r>
          </w:p>
        </w:tc>
        <w:tc>
          <w:tcPr>
            <w:tcW w:w="2409" w:type="dxa"/>
            <w:vAlign w:val="center"/>
          </w:tcPr>
          <w:p>
            <w:pPr>
              <w:jc w:val="center"/>
              <w:rPr>
                <w:rFonts w:ascii="宋体" w:hAnsi="宋体"/>
              </w:rPr>
            </w:pPr>
            <w:r>
              <w:rPr>
                <w:rFonts w:hint="eastAsia" w:ascii="宋体" w:hAnsi="宋体"/>
              </w:rPr>
              <w:t>投标有效期</w:t>
            </w:r>
          </w:p>
        </w:tc>
        <w:tc>
          <w:tcPr>
            <w:tcW w:w="4980" w:type="dxa"/>
            <w:vAlign w:val="center"/>
          </w:tcPr>
          <w:p>
            <w:pPr>
              <w:jc w:val="center"/>
              <w:rPr>
                <w:rFonts w:ascii="宋体" w:hAnsi="宋体"/>
              </w:rPr>
            </w:pPr>
            <w:r>
              <w:rPr>
                <w:rFonts w:hint="eastAsia" w:ascii="宋体" w:hAnsi="宋体"/>
              </w:rPr>
              <w:t>1</w:t>
            </w:r>
            <w:r>
              <w:rPr>
                <w:rFonts w:ascii="宋体" w:hAnsi="宋体"/>
              </w:rPr>
              <w:t>20</w:t>
            </w:r>
            <w:r>
              <w:rPr>
                <w:rFonts w:hint="eastAsia" w:ascii="宋体" w:hAnsi="宋体"/>
              </w:rPr>
              <w:t>个日历日</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2</w:t>
            </w:r>
            <w:r>
              <w:rPr>
                <w:rFonts w:ascii="宋体" w:hAnsi="宋体"/>
              </w:rPr>
              <w:t>2</w:t>
            </w:r>
          </w:p>
        </w:tc>
        <w:tc>
          <w:tcPr>
            <w:tcW w:w="2409" w:type="dxa"/>
            <w:vAlign w:val="center"/>
          </w:tcPr>
          <w:p>
            <w:pPr>
              <w:jc w:val="center"/>
              <w:rPr>
                <w:rFonts w:ascii="宋体" w:hAnsi="宋体"/>
              </w:rPr>
            </w:pPr>
            <w:r>
              <w:rPr>
                <w:rFonts w:hint="eastAsia" w:ascii="宋体" w:hAnsi="宋体"/>
              </w:rPr>
              <w:t>投标人的替代方案</w:t>
            </w:r>
          </w:p>
        </w:tc>
        <w:tc>
          <w:tcPr>
            <w:tcW w:w="4980" w:type="dxa"/>
            <w:vAlign w:val="center"/>
          </w:tcPr>
          <w:p>
            <w:pPr>
              <w:jc w:val="center"/>
              <w:rPr>
                <w:rFonts w:ascii="宋体" w:hAnsi="宋体"/>
              </w:rPr>
            </w:pPr>
            <w:r>
              <w:rPr>
                <w:rFonts w:hint="eastAsia" w:ascii="宋体" w:hAnsi="宋体"/>
              </w:rPr>
              <w:t>不接受</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2</w:t>
            </w:r>
            <w:r>
              <w:rPr>
                <w:rFonts w:ascii="宋体" w:hAnsi="宋体"/>
              </w:rPr>
              <w:t>5</w:t>
            </w:r>
          </w:p>
        </w:tc>
        <w:tc>
          <w:tcPr>
            <w:tcW w:w="2409" w:type="dxa"/>
            <w:vAlign w:val="center"/>
          </w:tcPr>
          <w:p>
            <w:pPr>
              <w:jc w:val="center"/>
              <w:rPr>
                <w:rFonts w:ascii="宋体" w:hAnsi="宋体"/>
              </w:rPr>
            </w:pPr>
            <w:r>
              <w:rPr>
                <w:rFonts w:hint="eastAsia" w:ascii="宋体" w:hAnsi="宋体"/>
              </w:rPr>
              <w:t>投标文件的大小</w:t>
            </w:r>
          </w:p>
        </w:tc>
        <w:tc>
          <w:tcPr>
            <w:tcW w:w="4980" w:type="dxa"/>
            <w:vAlign w:val="center"/>
          </w:tcPr>
          <w:p>
            <w:pPr>
              <w:jc w:val="center"/>
              <w:rPr>
                <w:rFonts w:ascii="宋体" w:hAnsi="宋体"/>
              </w:rPr>
            </w:pPr>
            <w:r>
              <w:rPr>
                <w:rFonts w:hint="eastAsia" w:ascii="宋体" w:hAnsi="宋体"/>
              </w:rPr>
              <w:t>投标文件大小不得超过100MB</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2</w:t>
            </w:r>
            <w:r>
              <w:rPr>
                <w:rFonts w:ascii="宋体" w:hAnsi="宋体"/>
              </w:rPr>
              <w:t>6</w:t>
            </w:r>
          </w:p>
        </w:tc>
        <w:tc>
          <w:tcPr>
            <w:tcW w:w="2409" w:type="dxa"/>
            <w:vAlign w:val="center"/>
          </w:tcPr>
          <w:p>
            <w:pPr>
              <w:jc w:val="center"/>
              <w:rPr>
                <w:rFonts w:ascii="宋体" w:hAnsi="宋体"/>
              </w:rPr>
            </w:pPr>
            <w:bookmarkStart w:id="38" w:name="_Hlk71664860"/>
            <w:r>
              <w:rPr>
                <w:rFonts w:hint="eastAsia" w:ascii="宋体" w:hAnsi="宋体"/>
              </w:rPr>
              <w:t>样品、演示、方案讲解</w:t>
            </w:r>
            <w:bookmarkEnd w:id="38"/>
          </w:p>
        </w:tc>
        <w:tc>
          <w:tcPr>
            <w:tcW w:w="4980" w:type="dxa"/>
            <w:vAlign w:val="center"/>
          </w:tcPr>
          <w:p>
            <w:pPr>
              <w:jc w:val="left"/>
              <w:rPr>
                <w:rFonts w:ascii="宋体" w:hAnsi="宋体"/>
              </w:rPr>
            </w:pPr>
            <w:r>
              <w:rPr>
                <w:rFonts w:hint="eastAsia" w:ascii="宋体" w:hAnsi="宋体"/>
              </w:rPr>
              <w:t>如有样品、演示、方案讲解，具体安排见第三章 用户需求书相关要求</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3</w:t>
            </w:r>
            <w:r>
              <w:rPr>
                <w:rFonts w:ascii="宋体" w:hAnsi="宋体"/>
              </w:rPr>
              <w:t>7</w:t>
            </w:r>
          </w:p>
        </w:tc>
        <w:tc>
          <w:tcPr>
            <w:tcW w:w="2409" w:type="dxa"/>
            <w:vAlign w:val="center"/>
          </w:tcPr>
          <w:p>
            <w:pPr>
              <w:jc w:val="center"/>
              <w:rPr>
                <w:rFonts w:ascii="宋体" w:hAnsi="宋体"/>
              </w:rPr>
            </w:pPr>
            <w:r>
              <w:rPr>
                <w:rFonts w:hint="eastAsia" w:ascii="宋体" w:hAnsi="宋体"/>
              </w:rPr>
              <w:t>评审方法</w:t>
            </w:r>
          </w:p>
        </w:tc>
        <w:tc>
          <w:tcPr>
            <w:tcW w:w="4980" w:type="dxa"/>
            <w:vAlign w:val="center"/>
          </w:tcPr>
          <w:p>
            <w:pPr>
              <w:jc w:val="center"/>
              <w:rPr>
                <w:rFonts w:ascii="宋体" w:hAnsi="宋体"/>
              </w:rPr>
            </w:pPr>
            <w:r>
              <w:rPr>
                <w:rFonts w:hint="eastAsia" w:ascii="宋体" w:hAnsi="宋体"/>
              </w:rPr>
              <w:t>综合评分法</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1331" w:hRule="atLeast"/>
          <w:jc w:val="center"/>
        </w:trPr>
        <w:tc>
          <w:tcPr>
            <w:tcW w:w="978" w:type="dxa"/>
            <w:vAlign w:val="center"/>
          </w:tcPr>
          <w:p>
            <w:pPr>
              <w:jc w:val="center"/>
              <w:rPr>
                <w:rFonts w:ascii="宋体" w:hAnsi="宋体"/>
              </w:rPr>
            </w:pPr>
            <w:r>
              <w:rPr>
                <w:rFonts w:hint="eastAsia" w:ascii="宋体" w:hAnsi="宋体"/>
              </w:rPr>
              <w:t>3</w:t>
            </w:r>
            <w:r>
              <w:rPr>
                <w:rFonts w:ascii="宋体" w:hAnsi="宋体"/>
              </w:rPr>
              <w:t>8</w:t>
            </w:r>
          </w:p>
        </w:tc>
        <w:tc>
          <w:tcPr>
            <w:tcW w:w="2409" w:type="dxa"/>
            <w:vAlign w:val="center"/>
          </w:tcPr>
          <w:p>
            <w:pPr>
              <w:jc w:val="center"/>
              <w:rPr>
                <w:rFonts w:ascii="宋体" w:hAnsi="宋体"/>
              </w:rPr>
            </w:pPr>
            <w:r>
              <w:rPr>
                <w:rFonts w:hint="eastAsia" w:ascii="宋体" w:hAnsi="宋体"/>
              </w:rPr>
              <w:t>定标方法</w:t>
            </w:r>
          </w:p>
        </w:tc>
        <w:tc>
          <w:tcPr>
            <w:tcW w:w="4980" w:type="dxa"/>
            <w:tcBorders/>
            <w:vAlign w:val="center"/>
          </w:tcPr>
          <w:p>
            <w:pPr>
              <w:jc w:val="center"/>
              <w:rPr>
                <w:rFonts w:ascii="宋体" w:hAnsi="宋体"/>
              </w:rPr>
            </w:pPr>
            <w:r>
              <w:rPr>
                <w:rFonts w:hint="eastAsia" w:ascii="宋体" w:hAnsi="宋体"/>
              </w:rPr>
              <w:t>评定分离</w:t>
            </w:r>
          </w:p>
          <w:p>
            <w:pPr>
              <w:ind w:firstLine="420" w:firstLineChars="200"/>
              <w:jc w:val="left"/>
              <w:rPr>
                <w:rFonts w:ascii="宋体" w:hAnsi="宋体"/>
              </w:rPr>
            </w:pPr>
            <w:r>
              <w:rPr>
                <w:rFonts w:hint="eastAsia" w:ascii="宋体" w:hAnsi="宋体"/>
              </w:rPr>
              <w:t>本项目推荐的候选中标供应商不进行排名，且中标（成交）结果信息公示内容仅公示候选中标供应商名单，不公示得分和排名。</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4</w:t>
            </w:r>
            <w:r>
              <w:rPr>
                <w:rFonts w:ascii="宋体" w:hAnsi="宋体"/>
              </w:rPr>
              <w:t>6</w:t>
            </w:r>
          </w:p>
        </w:tc>
        <w:tc>
          <w:tcPr>
            <w:tcW w:w="2409" w:type="dxa"/>
            <w:vAlign w:val="center"/>
          </w:tcPr>
          <w:p>
            <w:pPr>
              <w:jc w:val="center"/>
              <w:rPr>
                <w:rFonts w:ascii="宋体" w:hAnsi="宋体"/>
              </w:rPr>
            </w:pPr>
            <w:r>
              <w:rPr>
                <w:rFonts w:hint="eastAsia" w:ascii="宋体" w:hAnsi="宋体"/>
              </w:rPr>
              <w:t>履约担保</w:t>
            </w:r>
          </w:p>
        </w:tc>
        <w:tc>
          <w:tcPr>
            <w:tcW w:w="4980" w:type="dxa"/>
            <w:vAlign w:val="center"/>
          </w:tcPr>
          <w:p>
            <w:pPr>
              <w:jc w:val="center"/>
              <w:rPr>
                <w:rFonts w:ascii="宋体" w:hAnsi="宋体"/>
              </w:rPr>
            </w:pPr>
            <w:r>
              <w:rPr>
                <w:rFonts w:hint="eastAsia" w:ascii="宋体" w:hAnsi="宋体"/>
              </w:rPr>
              <w:t>不需要</w:t>
            </w:r>
          </w:p>
        </w:tc>
      </w:tr>
    </w:tbl>
    <w:p>
      <w:pPr>
        <w:rPr>
          <w:b/>
        </w:rPr>
      </w:pPr>
      <w:r>
        <w:rPr>
          <w:rFonts w:hint="eastAsia"/>
          <w:szCs w:val="21"/>
        </w:rPr>
        <w:t>备注：本表是通用条款相关条款的补充和明确，如与通用条款内容相冲突的，以本表为准。</w:t>
      </w:r>
    </w:p>
    <w:bookmarkEnd w:id="37"/>
    <w:p>
      <w:pPr>
        <w:pStyle w:val="5"/>
        <w:spacing w:before="120" w:beforeLines="50" w:after="120" w:afterLines="50"/>
        <w:rPr>
          <w:szCs w:val="24"/>
        </w:rPr>
      </w:pPr>
      <w:bookmarkStart w:id="39" w:name="_Hlk72218117"/>
      <w:r>
        <w:rPr>
          <w:rFonts w:hint="eastAsia"/>
          <w:szCs w:val="24"/>
        </w:rPr>
        <w:t>二、其他关键信息</w:t>
      </w:r>
    </w:p>
    <w:p>
      <w:pPr>
        <w:ind w:firstLine="422" w:firstLineChars="200"/>
        <w:rPr>
          <w:b/>
          <w:bCs/>
        </w:rPr>
      </w:pPr>
      <w:bookmarkStart w:id="40" w:name="_Hlk72579427"/>
      <w:r>
        <w:rPr>
          <w:rFonts w:hint="eastAsia"/>
          <w:b/>
          <w:bCs/>
        </w:rPr>
        <w:t>（一）评标定标信息</w:t>
      </w:r>
    </w:p>
    <w:p>
      <w:pPr>
        <w:ind w:left="3240"/>
        <w:rPr>
          <w:b/>
        </w:rPr>
      </w:pPr>
    </w:p>
    <w:p>
      <w:pPr>
        <w:jc w:val="center"/>
        <w:rPr>
          <w:b/>
        </w:rPr>
      </w:pPr>
      <w:r>
        <w:rPr>
          <w:rFonts w:hint="eastAsia"/>
          <w:b/>
        </w:rPr>
        <w:t>评定分离项目</w:t>
      </w:r>
    </w:p>
    <w:tbl>
      <w:tblPr>
        <w:tblStyle w:val="4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pPr>
              <w:jc w:val="center"/>
            </w:pPr>
            <w:r>
              <w:rPr>
                <w:rFonts w:hint="eastAsia"/>
              </w:rPr>
              <w:t>评标方法</w:t>
            </w:r>
          </w:p>
        </w:tc>
        <w:tc>
          <w:tcPr>
            <w:tcW w:w="4265" w:type="dxa"/>
          </w:tcPr>
          <w:p>
            <w:pPr>
              <w:jc w:val="center"/>
            </w:pPr>
            <w:r>
              <w:rPr>
                <w:rFonts w:hint="eastAsia"/>
              </w:rPr>
              <w:t>综合评分法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pPr>
              <w:jc w:val="center"/>
            </w:pPr>
            <w:r>
              <w:rPr>
                <w:rFonts w:hint="eastAsia"/>
              </w:rPr>
              <w:t>定标方法</w:t>
            </w:r>
          </w:p>
        </w:tc>
        <w:tc>
          <w:tcPr>
            <w:tcW w:w="4265" w:type="dxa"/>
          </w:tcPr>
          <w:p>
            <w:pPr>
              <w:jc w:val="center"/>
            </w:pPr>
            <w:r>
              <w:rPr>
                <w:rFonts w:hint="eastAsia"/>
              </w:rPr>
              <w:t>自定法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pPr>
              <w:jc w:val="center"/>
            </w:pPr>
            <w:r>
              <w:rPr>
                <w:rFonts w:hint="eastAsia"/>
              </w:rPr>
              <w:t>推荐候选中标供应商家数</w:t>
            </w:r>
          </w:p>
        </w:tc>
        <w:tc>
          <w:tcPr>
            <w:tcW w:w="4265" w:type="dxa"/>
          </w:tcPr>
          <w:p>
            <w:pPr>
              <w:jc w:val="center"/>
            </w:pPr>
            <w:r>
              <w:rPr>
                <w:rFonts w:hint="eastAsia"/>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pPr>
              <w:jc w:val="center"/>
            </w:pPr>
            <w:r>
              <w:rPr>
                <w:rFonts w:hint="eastAsia"/>
              </w:rPr>
              <w:t>中标供应商家数</w:t>
            </w:r>
          </w:p>
        </w:tc>
        <w:tc>
          <w:tcPr>
            <w:tcW w:w="4265" w:type="dxa"/>
          </w:tcPr>
          <w:p>
            <w:pPr>
              <w:jc w:val="center"/>
            </w:pPr>
            <w:r>
              <w:rPr>
                <w:rFonts w:hint="eastAsia"/>
              </w:rPr>
              <w:t>1</w:t>
            </w:r>
          </w:p>
        </w:tc>
      </w:tr>
    </w:tbl>
    <w:p>
      <w:pPr>
        <w:ind w:firstLine="422" w:firstLineChars="200"/>
        <w:rPr>
          <w:b/>
        </w:rPr>
      </w:pPr>
    </w:p>
    <w:p>
      <w:pPr>
        <w:ind w:firstLine="422" w:firstLineChars="200"/>
        <w:rPr>
          <w:b/>
        </w:rPr>
      </w:pPr>
      <w:r>
        <w:rPr>
          <w:rFonts w:hint="eastAsia"/>
          <w:b/>
        </w:rPr>
        <w:t>（二）其他事项</w:t>
      </w:r>
      <w:bookmarkEnd w:id="40"/>
    </w:p>
    <w:p>
      <w:pPr>
        <w:ind w:firstLine="420" w:firstLineChars="200"/>
        <w:rPr>
          <w:rFonts w:ascii="宋体" w:hAnsi="宋体"/>
          <w:szCs w:val="21"/>
        </w:rPr>
      </w:pPr>
      <w:r>
        <w:rPr>
          <w:rFonts w:hint="eastAsia" w:ascii="宋体" w:hAnsi="宋体"/>
          <w:szCs w:val="21"/>
        </w:rPr>
        <w:t>1、关于专门面向中小企业采购的说明</w:t>
      </w:r>
    </w:p>
    <w:p>
      <w:pPr>
        <w:rPr>
          <w:rFonts w:ascii="宋体" w:hAnsi="宋体" w:cs="宋体"/>
          <w:sz w:val="24"/>
          <w:highlight w:val="yellow"/>
        </w:rPr>
      </w:pPr>
      <w:r>
        <w:rPr>
          <w:rFonts w:hint="eastAsia" w:ascii="宋体" w:hAnsi="宋体"/>
          <w:szCs w:val="21"/>
        </w:rPr>
        <w:t>（1）本项目为专门面向中小企业采购的项目，不再执行价格评审优惠的扶持政策</w:t>
      </w:r>
      <w:r>
        <w:rPr>
          <w:rFonts w:hint="eastAsia" w:ascii="宋体" w:hAnsi="宋体"/>
          <w:szCs w:val="21"/>
          <w:lang w:eastAsia="zh-CN"/>
        </w:rPr>
        <w:t>。</w:t>
      </w:r>
      <w:r>
        <w:rPr>
          <w:rFonts w:hint="eastAsia" w:ascii="宋体" w:hAnsi="宋体"/>
          <w:szCs w:val="21"/>
        </w:rPr>
        <w:t>依据《政府采购促进中小企业发展管理办法》（财库〔2020〕46号）规定享受扶持政策获得政府采购合同的，小微企业不得将合同分包给大中型企业，中型企业不得将合同分包给大型企业。</w:t>
      </w:r>
      <w:bookmarkStart w:id="41" w:name="OLE_LINK4"/>
      <w:r>
        <w:rPr>
          <w:rFonts w:hint="eastAsia" w:ascii="宋体" w:hAnsi="宋体"/>
          <w:szCs w:val="21"/>
          <w:highlight w:val="yellow"/>
        </w:rPr>
        <w:t>投标人提供货物全部均应由中小企业制造，</w:t>
      </w:r>
      <w:r>
        <w:rPr>
          <w:rFonts w:ascii="宋体" w:hAnsi="宋体" w:cs="宋体"/>
          <w:sz w:val="24"/>
          <w:highlight w:val="yellow"/>
        </w:rPr>
        <w:t>即货物由中小企业生产且使用该中小企业商号或者注册商标</w:t>
      </w:r>
      <w:r>
        <w:rPr>
          <w:rFonts w:hint="eastAsia" w:ascii="宋体" w:hAnsi="宋体" w:cs="宋体"/>
          <w:sz w:val="24"/>
          <w:highlight w:val="yellow"/>
        </w:rPr>
        <w:t>。</w:t>
      </w:r>
      <w:bookmarkEnd w:id="41"/>
    </w:p>
    <w:p>
      <w:pPr>
        <w:ind w:firstLine="420" w:firstLineChars="200"/>
        <w:rPr>
          <w:rFonts w:ascii="宋体" w:hAnsi="宋体"/>
          <w:szCs w:val="21"/>
        </w:rPr>
      </w:pPr>
      <w:r>
        <w:rPr>
          <w:rFonts w:hint="eastAsia" w:ascii="宋体" w:hAnsi="宋体"/>
          <w:szCs w:val="21"/>
        </w:rPr>
        <w:t>备注：（a）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b) 中小企业制造是指货物由中小企业生产且使用该中小企业商号或者注册商标；投标人提供的货物既有中小企业制造货物，又有非中小企业制造货物的，作无效投标处理。</w:t>
      </w:r>
    </w:p>
    <w:p>
      <w:pPr>
        <w:ind w:firstLine="420" w:firstLineChars="200"/>
        <w:rPr>
          <w:rFonts w:ascii="宋体" w:hAnsi="宋体"/>
          <w:szCs w:val="21"/>
        </w:rPr>
      </w:pPr>
      <w:r>
        <w:rPr>
          <w:rFonts w:hint="eastAsia" w:ascii="宋体" w:hAnsi="宋体"/>
          <w:szCs w:val="21"/>
        </w:rPr>
        <w:t>（2）根据《工业和信息化部、国家统计局、国家发展和改革委员会、财政部关于印发中小企业划型标准规定的通知》（工信部联企业〔2011〕300 号），本项目采购标的（货物）对应的中小企业划分标准所属行业为</w:t>
      </w:r>
      <w:r>
        <w:rPr>
          <w:rFonts w:hint="eastAsia" w:ascii="宋体" w:hAnsi="宋体"/>
          <w:szCs w:val="21"/>
          <w:highlight w:val="yellow"/>
        </w:rPr>
        <w:t xml:space="preserve">          业。</w:t>
      </w:r>
    </w:p>
    <w:p>
      <w:pPr>
        <w:ind w:firstLine="420" w:firstLineChars="200"/>
        <w:rPr>
          <w:rFonts w:ascii="宋体" w:hAnsi="宋体"/>
          <w:szCs w:val="21"/>
        </w:rPr>
      </w:pPr>
      <w:r>
        <w:rPr>
          <w:rFonts w:hint="eastAsia" w:ascii="宋体" w:hAnsi="宋体"/>
          <w:szCs w:val="21"/>
        </w:rPr>
        <w:t>（3）中型企业、小型企业、微型企业、残疾人福利性单位的认定资料为《中小企业声明函》、《残疾人福利性单位声明函》；监狱企业的认定资料为省级以上监狱管理局、戒毒管理局出具的监狱企业证明文件。声明函样式见本招标文件第一册专用条款第三章“投标文件格式、附件”中“四、投标人情况及资格证明文件”章节提供的格式）。</w:t>
      </w:r>
    </w:p>
    <w:p>
      <w:pPr>
        <w:rPr>
          <w:b/>
        </w:rPr>
      </w:pPr>
    </w:p>
    <w:p>
      <w:pPr>
        <w:ind w:firstLine="422" w:firstLineChars="200"/>
        <w:rPr>
          <w:b/>
          <w:bCs/>
        </w:rPr>
      </w:pPr>
      <w:r>
        <w:rPr>
          <w:b/>
          <w:bCs/>
        </w:rPr>
        <w:t>2、</w:t>
      </w:r>
      <w:r>
        <w:rPr>
          <w:rFonts w:hint="eastAsia"/>
          <w:b/>
          <w:bCs/>
        </w:rPr>
        <w:t>关于订单融资</w:t>
      </w:r>
    </w:p>
    <w:p>
      <w:pPr>
        <w:ind w:firstLine="420" w:firstLineChars="200"/>
      </w:pPr>
      <w:r>
        <w:rPr>
          <w:rFonts w:hint="eastAsia"/>
        </w:rPr>
        <w:t>关于政府采购订单融资政策：为进一步拓宽企业融资渠道，降低企业融资成本，我市推出政府采购订单融资服务，中标（成交）供应商可以凭借中标（成交）通知书或政府采购合同向金融机构提出融资申请。订单融资具体流程可登录深圳交易集团融资服务平台（http://zfcg.szggzy.com:8081/financeplatform/），相关政策法规参阅深圳市政府采购监管网（http://zfcg.sz.gov.cn/）信息公开栏目。咨询电话：0755­88653386。</w:t>
      </w:r>
    </w:p>
    <w:p>
      <w:pPr>
        <w:pStyle w:val="2"/>
        <w:rPr>
          <w:color w:val="auto"/>
        </w:rPr>
      </w:pPr>
    </w:p>
    <w:p>
      <w:pPr>
        <w:ind w:firstLine="422" w:firstLineChars="200"/>
        <w:jc w:val="left"/>
        <w:rPr>
          <w:rFonts w:ascii="宋体" w:hAnsi="宋体" w:cs="宋体"/>
          <w:b/>
          <w:color w:val="auto"/>
          <w:szCs w:val="21"/>
        </w:rPr>
      </w:pPr>
      <w:r>
        <w:rPr>
          <w:rFonts w:hint="eastAsia"/>
          <w:b/>
          <w:color w:val="auto"/>
        </w:rPr>
        <w:t>3、代理服务费</w:t>
      </w:r>
    </w:p>
    <w:p>
      <w:pPr>
        <w:spacing w:before="50" w:after="50"/>
        <w:ind w:firstLine="420" w:firstLineChars="200"/>
        <w:rPr>
          <w:rFonts w:hint="eastAsia" w:ascii="宋体" w:hAnsi="宋体" w:eastAsia="宋体" w:cs="宋体"/>
          <w:color w:val="auto"/>
          <w:szCs w:val="21"/>
          <w:lang w:eastAsia="zh-CN"/>
        </w:rPr>
      </w:pPr>
      <w:r>
        <w:rPr>
          <w:rFonts w:hint="eastAsia" w:ascii="宋体" w:hAnsi="宋体" w:cs="宋体"/>
          <w:color w:val="auto"/>
          <w:szCs w:val="21"/>
        </w:rPr>
        <w:t>本项目不向中标供应商收取代理服务费</w:t>
      </w:r>
      <w:r>
        <w:rPr>
          <w:rFonts w:hint="eastAsia" w:ascii="宋体" w:hAnsi="宋体" w:cs="宋体"/>
          <w:color w:val="auto"/>
          <w:szCs w:val="21"/>
          <w:lang w:eastAsia="zh-CN"/>
        </w:rPr>
        <w:t>。</w:t>
      </w:r>
    </w:p>
    <w:p>
      <w:pPr>
        <w:spacing w:after="160" w:line="259" w:lineRule="auto"/>
        <w:ind w:firstLine="422" w:firstLineChars="200"/>
        <w:jc w:val="left"/>
        <w:rPr>
          <w:b/>
          <w:color w:val="000000" w:themeColor="text1"/>
          <w14:textFill>
            <w14:solidFill>
              <w14:schemeClr w14:val="tx1"/>
            </w14:solidFill>
          </w14:textFill>
        </w:rPr>
      </w:pPr>
    </w:p>
    <w:p>
      <w:pPr>
        <w:spacing w:after="160" w:line="259" w:lineRule="auto"/>
        <w:ind w:firstLine="422" w:firstLineChars="200"/>
        <w:jc w:val="left"/>
        <w:rPr>
          <w:rFonts w:ascii="宋体" w:hAnsi="宋体" w:cs="宋体"/>
          <w:b/>
          <w:color w:val="000000" w:themeColor="text1"/>
          <w:szCs w:val="21"/>
          <w14:textFill>
            <w14:solidFill>
              <w14:schemeClr w14:val="tx1"/>
            </w14:solidFill>
          </w14:textFill>
        </w:rPr>
      </w:pPr>
      <w:r>
        <w:rPr>
          <w:b/>
          <w:color w:val="000000" w:themeColor="text1"/>
          <w14:textFill>
            <w14:solidFill>
              <w14:schemeClr w14:val="tx1"/>
            </w14:solidFill>
          </w14:textFill>
        </w:rPr>
        <w:t>4</w:t>
      </w:r>
      <w:r>
        <w:rPr>
          <w:rFonts w:hint="eastAsia"/>
          <w:b/>
          <w:color w:val="000000" w:themeColor="text1"/>
          <w14:textFill>
            <w14:solidFill>
              <w14:schemeClr w14:val="tx1"/>
            </w14:solidFill>
          </w14:textFill>
        </w:rPr>
        <w:t>、其他说明</w:t>
      </w:r>
    </w:p>
    <w:p>
      <w:pPr>
        <w:wordWrap w:val="0"/>
        <w:spacing w:after="160" w:line="360" w:lineRule="auto"/>
        <w:ind w:firstLine="420" w:firstLineChars="200"/>
      </w:pPr>
      <w:r>
        <w:t>本项目允许使用电子营业执照加、解密，投标（应答）供应商在使用“投标文件制作专用软件”制作投标（应答）文件时，可以通过微信扫码功能调用“电子营业执照”小程序制作、加密、解密投标（应答）响应文件。供应商加密投标（应答）响应文件与开标解密必须使用同一种方式，否则解密失败，导致投标无效（即：使用电子执照加密的，后续开标只能使用电子执照解密）。</w:t>
      </w:r>
    </w:p>
    <w:p>
      <w:pPr>
        <w:wordWrap w:val="0"/>
        <w:spacing w:after="160" w:line="360" w:lineRule="auto"/>
        <w:ind w:firstLine="422" w:firstLineChars="200"/>
        <w:rPr>
          <w:b/>
          <w:bCs/>
        </w:rPr>
      </w:pPr>
      <w:r>
        <w:rPr>
          <w:b/>
          <w:bCs/>
        </w:rPr>
        <w:t>重要提示：</w:t>
      </w:r>
    </w:p>
    <w:p>
      <w:pPr>
        <w:wordWrap w:val="0"/>
        <w:spacing w:after="160" w:line="360" w:lineRule="auto"/>
        <w:ind w:firstLine="420" w:firstLineChars="200"/>
      </w:pPr>
      <w:r>
        <w:rPr>
          <w:rFonts w:hint="eastAsia"/>
          <w:lang w:eastAsia="zh-CN"/>
        </w:rPr>
        <w:t>（</w:t>
      </w:r>
      <w:r>
        <w:rPr>
          <w:rFonts w:hint="eastAsia"/>
          <w:lang w:val="en-US" w:eastAsia="zh-CN"/>
        </w:rPr>
        <w:t>1</w:t>
      </w:r>
      <w:r>
        <w:rPr>
          <w:rFonts w:hint="eastAsia"/>
          <w:lang w:eastAsia="zh-CN"/>
        </w:rPr>
        <w:t>）</w:t>
      </w:r>
      <w:r>
        <w:t>使用电子营业执照功能时，请确保已经在手机微信安装 “电子营业执照”小程序，或已安装了“电子营业执照”APP，并且在 “电子营业执照”小程序/app中完成相应的下载电子营业执照、法人授权、备份密钥等操作（具体详见国家工商总局网站），电子投标地区必须选择 “广东省-深圳市-深圳政府采购智慧平台”（请根据手机小程序/app提示进行设置，或拨打电子营业执照平台技术支持电话010-86355313，15921122750）。</w:t>
      </w:r>
    </w:p>
    <w:p>
      <w:pPr>
        <w:wordWrap w:val="0"/>
        <w:spacing w:after="160" w:line="360" w:lineRule="auto"/>
        <w:ind w:firstLine="420" w:firstLineChars="200"/>
      </w:pPr>
      <w:r>
        <w:rPr>
          <w:rFonts w:hint="eastAsia"/>
          <w:lang w:eastAsia="zh-CN"/>
        </w:rPr>
        <w:t>（</w:t>
      </w:r>
      <w:r>
        <w:rPr>
          <w:rFonts w:hint="eastAsia"/>
          <w:lang w:val="en-US" w:eastAsia="zh-CN"/>
        </w:rPr>
        <w:t>2</w:t>
      </w:r>
      <w:r>
        <w:rPr>
          <w:rFonts w:hint="eastAsia"/>
          <w:lang w:eastAsia="zh-CN"/>
        </w:rPr>
        <w:t>）</w:t>
      </w:r>
      <w:r>
        <w:t>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pPr>
        <w:wordWrap w:val="0"/>
        <w:spacing w:after="160" w:line="360" w:lineRule="auto"/>
        <w:ind w:firstLine="420" w:firstLineChars="200"/>
      </w:pPr>
      <w:r>
        <w:rPr>
          <w:rFonts w:hint="eastAsia"/>
          <w:lang w:eastAsia="zh-CN"/>
        </w:rPr>
        <w:t>（</w:t>
      </w:r>
      <w:r>
        <w:rPr>
          <w:rFonts w:hint="eastAsia"/>
          <w:lang w:val="en-US" w:eastAsia="zh-CN"/>
        </w:rPr>
        <w:t>3</w:t>
      </w:r>
      <w:r>
        <w:rPr>
          <w:rFonts w:hint="eastAsia"/>
          <w:lang w:eastAsia="zh-CN"/>
        </w:rPr>
        <w:t>）</w:t>
      </w:r>
      <w:r>
        <w:t>已办理数字证书（电子密钥）的用户，可以继续使用数字证书完成投标活动。未申请电子营业执照或无法通过电子营业执照完成投标文件制作和加解密的用户，必须使用电子密钥进行投标文件制作和加解密，咨询电话0755-83948165，4008301330（CA办理指引详见链接https://www.szzfcg.cn/portal/documentView.do?method=view&amp;id=597167584）。</w:t>
      </w:r>
    </w:p>
    <w:p>
      <w:pPr>
        <w:pStyle w:val="3"/>
      </w:pPr>
    </w:p>
    <w:bookmarkEnd w:id="39"/>
    <w:p>
      <w:pPr>
        <w:rPr>
          <w:rFonts w:hint="eastAsia"/>
          <w:sz w:val="28"/>
          <w:szCs w:val="28"/>
        </w:rPr>
      </w:pPr>
      <w:r>
        <w:rPr>
          <w:rFonts w:hint="eastAsia"/>
          <w:sz w:val="28"/>
          <w:szCs w:val="28"/>
        </w:rPr>
        <w:br w:type="page"/>
      </w:r>
    </w:p>
    <w:p>
      <w:pPr>
        <w:pStyle w:val="5"/>
        <w:rPr>
          <w:sz w:val="28"/>
          <w:szCs w:val="28"/>
        </w:rPr>
      </w:pPr>
      <w:r>
        <w:rPr>
          <w:rFonts w:hint="eastAsia"/>
          <w:sz w:val="28"/>
          <w:szCs w:val="28"/>
        </w:rPr>
        <w:t>第三章 用户需求书</w:t>
      </w:r>
    </w:p>
    <w:p>
      <w:pPr>
        <w:pStyle w:val="5"/>
        <w:spacing w:before="120" w:beforeLines="50" w:after="120" w:afterLines="50"/>
        <w:rPr>
          <w:szCs w:val="24"/>
        </w:rPr>
      </w:pPr>
      <w:r>
        <w:rPr>
          <w:rFonts w:hint="eastAsia"/>
          <w:szCs w:val="24"/>
        </w:rPr>
        <w:t>一、项目基本信息</w:t>
      </w:r>
    </w:p>
    <w:p>
      <w:pPr>
        <w:rPr>
          <w:rFonts w:ascii="宋体" w:hAnsi="宋体"/>
          <w:b/>
          <w:color w:val="FF0000"/>
          <w:szCs w:val="21"/>
        </w:rPr>
      </w:pPr>
    </w:p>
    <w:tbl>
      <w:tblPr>
        <w:tblStyle w:val="43"/>
        <w:tblpPr w:leftFromText="180" w:rightFromText="180" w:vertAnchor="text" w:horzAnchor="margin" w:tblpY="17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0"/>
        <w:gridCol w:w="2560"/>
        <w:gridCol w:w="3113"/>
        <w:gridCol w:w="23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317" w:type="pct"/>
            <w:vAlign w:val="center"/>
          </w:tcPr>
          <w:p>
            <w:pPr>
              <w:jc w:val="center"/>
              <w:rPr>
                <w:bCs/>
                <w:szCs w:val="21"/>
              </w:rPr>
            </w:pPr>
            <w:r>
              <w:rPr>
                <w:rFonts w:hint="eastAsia"/>
                <w:bCs/>
                <w:szCs w:val="21"/>
              </w:rPr>
              <w:t>序号</w:t>
            </w:r>
          </w:p>
        </w:tc>
        <w:tc>
          <w:tcPr>
            <w:tcW w:w="1501" w:type="pct"/>
            <w:vAlign w:val="center"/>
          </w:tcPr>
          <w:p>
            <w:pPr>
              <w:jc w:val="center"/>
              <w:rPr>
                <w:bCs/>
                <w:szCs w:val="21"/>
              </w:rPr>
            </w:pPr>
            <w:r>
              <w:rPr>
                <w:rFonts w:hint="eastAsia"/>
                <w:szCs w:val="21"/>
              </w:rPr>
              <w:t>采购计划编号</w:t>
            </w:r>
          </w:p>
        </w:tc>
        <w:tc>
          <w:tcPr>
            <w:tcW w:w="1825" w:type="pct"/>
            <w:vAlign w:val="center"/>
          </w:tcPr>
          <w:p>
            <w:pPr>
              <w:jc w:val="center"/>
              <w:rPr>
                <w:bCs/>
                <w:szCs w:val="21"/>
              </w:rPr>
            </w:pPr>
            <w:r>
              <w:rPr>
                <w:rFonts w:hint="eastAsia"/>
                <w:bCs/>
                <w:szCs w:val="21"/>
              </w:rPr>
              <w:t>采购项目名称</w:t>
            </w:r>
          </w:p>
        </w:tc>
        <w:tc>
          <w:tcPr>
            <w:tcW w:w="1356" w:type="pct"/>
            <w:vAlign w:val="center"/>
          </w:tcPr>
          <w:p>
            <w:pPr>
              <w:rPr>
                <w:b/>
                <w:bCs/>
                <w:color w:val="FF0000"/>
                <w:szCs w:val="21"/>
              </w:rPr>
            </w:pPr>
            <w:r>
              <w:rPr>
                <w:rFonts w:hint="eastAsia"/>
                <w:b/>
                <w:bCs/>
                <w:color w:val="FF0000"/>
                <w:szCs w:val="21"/>
              </w:rPr>
              <w:t>预算金额（元）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317" w:type="pct"/>
            <w:vAlign w:val="center"/>
          </w:tcPr>
          <w:p>
            <w:pPr>
              <w:jc w:val="center"/>
              <w:rPr>
                <w:bCs/>
                <w:color w:val="FF0000"/>
                <w:szCs w:val="21"/>
              </w:rPr>
            </w:pPr>
            <w:r>
              <w:rPr>
                <w:rFonts w:hint="eastAsia"/>
                <w:bCs/>
                <w:color w:val="FF0000"/>
                <w:szCs w:val="21"/>
              </w:rPr>
              <w:t>1</w:t>
            </w:r>
          </w:p>
        </w:tc>
        <w:tc>
          <w:tcPr>
            <w:tcW w:w="1501" w:type="pct"/>
            <w:vAlign w:val="center"/>
          </w:tcPr>
          <w:p>
            <w:pPr>
              <w:jc w:val="center"/>
              <w:rPr>
                <w:bCs/>
                <w:color w:val="FF0000"/>
                <w:szCs w:val="21"/>
              </w:rPr>
            </w:pPr>
            <w:bookmarkStart w:id="42" w:name="OLE_LINK2"/>
            <w:r>
              <w:rPr>
                <w:rFonts w:hint="eastAsia"/>
                <w:bCs/>
                <w:color w:val="FF0000"/>
                <w:szCs w:val="21"/>
              </w:rPr>
              <w:t>PLAN-2023-440300000-103605-11304</w:t>
            </w:r>
            <w:bookmarkEnd w:id="42"/>
          </w:p>
        </w:tc>
        <w:tc>
          <w:tcPr>
            <w:tcW w:w="1825" w:type="pct"/>
            <w:vAlign w:val="center"/>
          </w:tcPr>
          <w:p>
            <w:pPr>
              <w:jc w:val="center"/>
              <w:rPr>
                <w:b/>
                <w:bCs/>
                <w:color w:val="FF0000"/>
                <w:szCs w:val="21"/>
              </w:rPr>
            </w:pPr>
            <w:r>
              <w:rPr>
                <w:rFonts w:hint="eastAsia"/>
                <w:b/>
                <w:bCs/>
                <w:color w:val="FF0000"/>
                <w:szCs w:val="21"/>
              </w:rPr>
              <w:t>深圳技术大学A-1南区学生宿舍家具采购</w:t>
            </w:r>
          </w:p>
        </w:tc>
        <w:tc>
          <w:tcPr>
            <w:tcW w:w="1356" w:type="pct"/>
            <w:vAlign w:val="center"/>
          </w:tcPr>
          <w:p>
            <w:pPr>
              <w:jc w:val="center"/>
              <w:rPr>
                <w:bCs/>
                <w:color w:val="FF0000"/>
                <w:szCs w:val="21"/>
              </w:rPr>
            </w:pPr>
            <w:bookmarkStart w:id="43" w:name="OLE_LINK3"/>
            <w:r>
              <w:rPr>
                <w:rFonts w:hint="eastAsia"/>
                <w:bCs/>
                <w:color w:val="FF0000"/>
                <w:szCs w:val="21"/>
              </w:rPr>
              <w:t>15445600.00</w:t>
            </w:r>
            <w:bookmarkEnd w:id="43"/>
          </w:p>
        </w:tc>
      </w:tr>
    </w:tbl>
    <w:p>
      <w:pPr>
        <w:rPr>
          <w:rFonts w:ascii="宋体" w:hAnsi="宋体"/>
          <w:b/>
          <w:color w:val="FF0000"/>
          <w:szCs w:val="21"/>
        </w:rPr>
      </w:pPr>
    </w:p>
    <w:p>
      <w:pPr>
        <w:pStyle w:val="5"/>
        <w:spacing w:before="120" w:beforeLines="50" w:after="120" w:afterLines="50"/>
        <w:rPr>
          <w:szCs w:val="24"/>
        </w:rPr>
      </w:pPr>
      <w:bookmarkStart w:id="44" w:name="_Hlk72258617"/>
      <w:r>
        <w:rPr>
          <w:rFonts w:hint="eastAsia"/>
          <w:szCs w:val="24"/>
        </w:rPr>
        <w:t>二、</w:t>
      </w:r>
      <w:bookmarkStart w:id="45" w:name="_Hlk72073432"/>
      <w:r>
        <w:rPr>
          <w:rFonts w:hint="eastAsia"/>
          <w:szCs w:val="24"/>
        </w:rPr>
        <w:t>货物需求明细</w:t>
      </w:r>
      <w:bookmarkEnd w:id="45"/>
    </w:p>
    <w:tbl>
      <w:tblPr>
        <w:tblStyle w:val="43"/>
        <w:tblpPr w:leftFromText="180" w:rightFromText="180" w:vertAnchor="text" w:horzAnchor="margin" w:tblpY="17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1600"/>
        <w:gridCol w:w="2610"/>
        <w:gridCol w:w="630"/>
        <w:gridCol w:w="580"/>
        <w:gridCol w:w="1090"/>
        <w:gridCol w:w="14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313" w:type="pct"/>
            <w:vAlign w:val="center"/>
          </w:tcPr>
          <w:p>
            <w:pPr>
              <w:jc w:val="center"/>
              <w:rPr>
                <w:bCs/>
                <w:szCs w:val="21"/>
              </w:rPr>
            </w:pPr>
            <w:r>
              <w:rPr>
                <w:rFonts w:hint="eastAsia"/>
                <w:bCs/>
                <w:szCs w:val="21"/>
              </w:rPr>
              <w:t>序号</w:t>
            </w:r>
          </w:p>
        </w:tc>
        <w:tc>
          <w:tcPr>
            <w:tcW w:w="937" w:type="pct"/>
            <w:vAlign w:val="center"/>
          </w:tcPr>
          <w:p>
            <w:pPr>
              <w:jc w:val="center"/>
              <w:rPr>
                <w:bCs/>
                <w:szCs w:val="21"/>
              </w:rPr>
            </w:pPr>
            <w:r>
              <w:rPr>
                <w:rFonts w:hint="eastAsia"/>
                <w:szCs w:val="21"/>
              </w:rPr>
              <w:t>采购计划编号</w:t>
            </w:r>
          </w:p>
        </w:tc>
        <w:tc>
          <w:tcPr>
            <w:tcW w:w="1530" w:type="pct"/>
            <w:vAlign w:val="center"/>
          </w:tcPr>
          <w:p>
            <w:pPr>
              <w:jc w:val="center"/>
              <w:rPr>
                <w:bCs/>
                <w:szCs w:val="21"/>
              </w:rPr>
            </w:pPr>
            <w:bookmarkStart w:id="46" w:name="OLE_LINK6"/>
            <w:r>
              <w:rPr>
                <w:rFonts w:hint="eastAsia"/>
                <w:bCs/>
                <w:szCs w:val="21"/>
              </w:rPr>
              <w:t>货物名称（标的名称）</w:t>
            </w:r>
            <w:bookmarkEnd w:id="46"/>
          </w:p>
        </w:tc>
        <w:tc>
          <w:tcPr>
            <w:tcW w:w="369" w:type="pct"/>
            <w:vAlign w:val="center"/>
          </w:tcPr>
          <w:p>
            <w:pPr>
              <w:jc w:val="center"/>
              <w:rPr>
                <w:bCs/>
                <w:szCs w:val="21"/>
              </w:rPr>
            </w:pPr>
            <w:r>
              <w:rPr>
                <w:rFonts w:hint="eastAsia"/>
                <w:bCs/>
                <w:szCs w:val="21"/>
              </w:rPr>
              <w:t>数量</w:t>
            </w:r>
          </w:p>
        </w:tc>
        <w:tc>
          <w:tcPr>
            <w:tcW w:w="340" w:type="pct"/>
            <w:vAlign w:val="center"/>
          </w:tcPr>
          <w:p>
            <w:pPr>
              <w:jc w:val="center"/>
              <w:rPr>
                <w:bCs/>
                <w:szCs w:val="21"/>
              </w:rPr>
            </w:pPr>
            <w:r>
              <w:rPr>
                <w:rFonts w:hint="eastAsia"/>
                <w:bCs/>
                <w:szCs w:val="21"/>
              </w:rPr>
              <w:t>单位</w:t>
            </w:r>
          </w:p>
        </w:tc>
        <w:tc>
          <w:tcPr>
            <w:tcW w:w="638" w:type="pct"/>
            <w:vAlign w:val="center"/>
          </w:tcPr>
          <w:p>
            <w:pPr>
              <w:jc w:val="center"/>
              <w:rPr>
                <w:b/>
                <w:bCs/>
                <w:color w:val="FF0000"/>
                <w:szCs w:val="21"/>
              </w:rPr>
            </w:pPr>
            <w:r>
              <w:rPr>
                <w:rFonts w:hint="eastAsia"/>
                <w:b/>
                <w:bCs/>
                <w:color w:val="FF0000"/>
                <w:szCs w:val="21"/>
              </w:rPr>
              <w:t>备注</w:t>
            </w:r>
          </w:p>
        </w:tc>
        <w:tc>
          <w:tcPr>
            <w:tcW w:w="870" w:type="pct"/>
          </w:tcPr>
          <w:p>
            <w:pPr>
              <w:jc w:val="center"/>
              <w:rPr>
                <w:b/>
                <w:bCs/>
                <w:color w:val="FF0000"/>
                <w:szCs w:val="21"/>
              </w:rPr>
            </w:pPr>
            <w:commentRangeStart w:id="4"/>
            <w:r>
              <w:rPr>
                <w:rFonts w:hint="eastAsia"/>
                <w:b/>
                <w:bCs/>
                <w:color w:val="FF0000"/>
                <w:szCs w:val="21"/>
              </w:rPr>
              <w:t>预算金额（元）</w:t>
            </w:r>
            <w:commentRangeEnd w:id="4"/>
            <w:r>
              <w:commentReference w:id="4"/>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313" w:type="pct"/>
            <w:vAlign w:val="center"/>
          </w:tcPr>
          <w:p>
            <w:pPr>
              <w:jc w:val="center"/>
              <w:rPr>
                <w:bCs/>
                <w:szCs w:val="21"/>
              </w:rPr>
            </w:pPr>
            <w:r>
              <w:rPr>
                <w:rFonts w:hint="eastAsia"/>
                <w:bCs/>
                <w:szCs w:val="21"/>
              </w:rPr>
              <w:t>1</w:t>
            </w:r>
          </w:p>
        </w:tc>
        <w:tc>
          <w:tcPr>
            <w:tcW w:w="937" w:type="pct"/>
            <w:vAlign w:val="center"/>
          </w:tcPr>
          <w:p>
            <w:pPr>
              <w:jc w:val="center"/>
              <w:rPr>
                <w:bCs/>
                <w:szCs w:val="21"/>
              </w:rPr>
            </w:pPr>
            <w:r>
              <w:rPr>
                <w:rFonts w:hint="eastAsia"/>
                <w:bCs/>
                <w:color w:val="FF0000"/>
                <w:szCs w:val="21"/>
              </w:rPr>
              <w:t>PLAN-2023-440300000-103605-11304</w:t>
            </w:r>
          </w:p>
        </w:tc>
        <w:tc>
          <w:tcPr>
            <w:tcW w:w="1530" w:type="pct"/>
            <w:vAlign w:val="center"/>
          </w:tcPr>
          <w:p>
            <w:pPr>
              <w:jc w:val="center"/>
              <w:rPr>
                <w:bCs/>
                <w:szCs w:val="21"/>
              </w:rPr>
            </w:pPr>
            <w:r>
              <w:rPr>
                <w:rFonts w:hint="eastAsia"/>
                <w:bCs/>
                <w:szCs w:val="21"/>
              </w:rPr>
              <w:t>A-1南区学生宿舍家具</w:t>
            </w:r>
          </w:p>
        </w:tc>
        <w:tc>
          <w:tcPr>
            <w:tcW w:w="369" w:type="pct"/>
            <w:vAlign w:val="center"/>
          </w:tcPr>
          <w:p>
            <w:pPr>
              <w:jc w:val="center"/>
              <w:rPr>
                <w:rFonts w:hint="eastAsia" w:eastAsia="宋体"/>
                <w:bCs/>
                <w:szCs w:val="21"/>
                <w:lang w:eastAsia="zh-CN"/>
              </w:rPr>
            </w:pPr>
            <w:r>
              <w:rPr>
                <w:rFonts w:hint="eastAsia"/>
                <w:lang w:val="en-US" w:eastAsia="zh-CN"/>
              </w:rPr>
              <w:t>1</w:t>
            </w:r>
          </w:p>
        </w:tc>
        <w:tc>
          <w:tcPr>
            <w:tcW w:w="340" w:type="pct"/>
            <w:vAlign w:val="center"/>
          </w:tcPr>
          <w:p>
            <w:pPr>
              <w:jc w:val="center"/>
              <w:rPr>
                <w:rFonts w:hint="eastAsia" w:eastAsia="宋体"/>
                <w:bCs/>
                <w:szCs w:val="21"/>
                <w:lang w:val="en-US" w:eastAsia="zh-CN"/>
              </w:rPr>
            </w:pPr>
            <w:r>
              <w:rPr>
                <w:rFonts w:hint="eastAsia"/>
                <w:bCs/>
                <w:szCs w:val="21"/>
                <w:lang w:val="en-US" w:eastAsia="zh-CN"/>
              </w:rPr>
              <w:t>批</w:t>
            </w:r>
          </w:p>
        </w:tc>
        <w:tc>
          <w:tcPr>
            <w:tcW w:w="638" w:type="pct"/>
            <w:vAlign w:val="center"/>
          </w:tcPr>
          <w:p>
            <w:pPr>
              <w:jc w:val="center"/>
              <w:rPr>
                <w:rFonts w:hint="eastAsia" w:eastAsia="宋体"/>
                <w:b/>
                <w:bCs/>
                <w:color w:val="FF0000"/>
                <w:szCs w:val="21"/>
                <w:lang w:val="en-US" w:eastAsia="zh-CN"/>
              </w:rPr>
            </w:pPr>
            <w:r>
              <w:rPr>
                <w:rFonts w:hint="eastAsia"/>
                <w:b/>
                <w:bCs/>
                <w:color w:val="FF0000"/>
                <w:szCs w:val="21"/>
                <w:lang w:val="en-US" w:eastAsia="zh-CN"/>
              </w:rPr>
              <w:t>拒绝进口</w:t>
            </w:r>
          </w:p>
        </w:tc>
        <w:tc>
          <w:tcPr>
            <w:tcW w:w="870" w:type="pct"/>
            <w:vAlign w:val="center"/>
          </w:tcPr>
          <w:p>
            <w:pPr>
              <w:jc w:val="center"/>
              <w:rPr>
                <w:b/>
                <w:bCs/>
                <w:color w:val="FF0000"/>
                <w:szCs w:val="21"/>
              </w:rPr>
            </w:pPr>
            <w:r>
              <w:rPr>
                <w:rFonts w:hint="eastAsia"/>
                <w:bCs/>
                <w:color w:val="FF0000"/>
                <w:szCs w:val="21"/>
              </w:rPr>
              <w:t>15445600</w:t>
            </w:r>
            <w:bookmarkStart w:id="47" w:name="OLE_LINK7"/>
            <w:r>
              <w:rPr>
                <w:rFonts w:hint="eastAsia"/>
                <w:bCs/>
                <w:color w:val="FF0000"/>
                <w:szCs w:val="21"/>
              </w:rPr>
              <w:t>.00</w:t>
            </w:r>
            <w:bookmarkEnd w:id="47"/>
          </w:p>
        </w:tc>
      </w:tr>
    </w:tbl>
    <w:p>
      <w:pPr>
        <w:ind w:firstLine="422" w:firstLineChars="200"/>
        <w:rPr>
          <w:rFonts w:hint="eastAsia" w:ascii="宋体" w:hAnsi="宋体"/>
          <w:b/>
          <w:color w:val="FF0000"/>
          <w:szCs w:val="21"/>
        </w:rPr>
      </w:pPr>
    </w:p>
    <w:tbl>
      <w:tblPr>
        <w:tblStyle w:val="43"/>
        <w:tblpPr w:leftFromText="180" w:rightFromText="180" w:vertAnchor="text" w:horzAnchor="margin" w:tblpXSpec="center" w:tblpY="17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1"/>
        <w:gridCol w:w="1561"/>
        <w:gridCol w:w="857"/>
        <w:gridCol w:w="739"/>
        <w:gridCol w:w="838"/>
        <w:gridCol w:w="1313"/>
        <w:gridCol w:w="26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311" w:type="pct"/>
            <w:noWrap w:val="0"/>
            <w:vAlign w:val="center"/>
          </w:tcPr>
          <w:p>
            <w:pPr>
              <w:jc w:val="center"/>
              <w:rPr>
                <w:b/>
                <w:szCs w:val="21"/>
              </w:rPr>
            </w:pPr>
            <w:r>
              <w:rPr>
                <w:rFonts w:hint="eastAsia"/>
                <w:b/>
                <w:szCs w:val="21"/>
              </w:rPr>
              <w:t>序号</w:t>
            </w:r>
          </w:p>
        </w:tc>
        <w:tc>
          <w:tcPr>
            <w:tcW w:w="915" w:type="pct"/>
            <w:noWrap w:val="0"/>
            <w:vAlign w:val="center"/>
          </w:tcPr>
          <w:p>
            <w:pPr>
              <w:jc w:val="center"/>
              <w:rPr>
                <w:rFonts w:hint="eastAsia"/>
                <w:b/>
                <w:bCs w:val="0"/>
                <w:szCs w:val="21"/>
              </w:rPr>
            </w:pPr>
            <w:r>
              <w:rPr>
                <w:rFonts w:hint="eastAsia"/>
                <w:b/>
                <w:bCs w:val="0"/>
                <w:szCs w:val="21"/>
              </w:rPr>
              <w:t>货物名称</w:t>
            </w:r>
          </w:p>
          <w:p>
            <w:pPr>
              <w:jc w:val="center"/>
              <w:rPr>
                <w:b/>
                <w:szCs w:val="21"/>
              </w:rPr>
            </w:pPr>
            <w:r>
              <w:rPr>
                <w:rFonts w:hint="eastAsia"/>
                <w:b/>
                <w:bCs w:val="0"/>
                <w:szCs w:val="21"/>
              </w:rPr>
              <w:t>（标的名称）</w:t>
            </w:r>
          </w:p>
        </w:tc>
        <w:tc>
          <w:tcPr>
            <w:tcW w:w="502" w:type="pct"/>
            <w:noWrap w:val="0"/>
            <w:vAlign w:val="center"/>
          </w:tcPr>
          <w:p>
            <w:pPr>
              <w:jc w:val="center"/>
              <w:rPr>
                <w:rFonts w:hint="eastAsia"/>
                <w:b/>
                <w:szCs w:val="21"/>
              </w:rPr>
            </w:pPr>
            <w:r>
              <w:rPr>
                <w:rFonts w:hint="eastAsia"/>
                <w:b/>
                <w:szCs w:val="21"/>
              </w:rPr>
              <w:t>数量</w:t>
            </w:r>
          </w:p>
        </w:tc>
        <w:tc>
          <w:tcPr>
            <w:tcW w:w="433" w:type="pct"/>
            <w:noWrap w:val="0"/>
            <w:vAlign w:val="center"/>
          </w:tcPr>
          <w:p>
            <w:pPr>
              <w:jc w:val="center"/>
              <w:rPr>
                <w:b/>
                <w:szCs w:val="21"/>
              </w:rPr>
            </w:pPr>
            <w:r>
              <w:rPr>
                <w:rFonts w:hint="eastAsia"/>
                <w:b/>
                <w:szCs w:val="21"/>
              </w:rPr>
              <w:t>单位</w:t>
            </w:r>
          </w:p>
        </w:tc>
        <w:tc>
          <w:tcPr>
            <w:tcW w:w="491" w:type="pct"/>
            <w:noWrap w:val="0"/>
            <w:vAlign w:val="center"/>
          </w:tcPr>
          <w:p>
            <w:pPr>
              <w:jc w:val="center"/>
              <w:rPr>
                <w:b/>
                <w:szCs w:val="21"/>
              </w:rPr>
            </w:pPr>
            <w:r>
              <w:rPr>
                <w:rFonts w:hint="eastAsia"/>
                <w:b/>
                <w:szCs w:val="21"/>
              </w:rPr>
              <w:t>备注</w:t>
            </w:r>
          </w:p>
        </w:tc>
        <w:tc>
          <w:tcPr>
            <w:tcW w:w="769" w:type="pct"/>
            <w:noWrap w:val="0"/>
            <w:vAlign w:val="center"/>
          </w:tcPr>
          <w:p>
            <w:pPr>
              <w:jc w:val="center"/>
              <w:rPr>
                <w:b/>
                <w:szCs w:val="21"/>
              </w:rPr>
            </w:pPr>
            <w:r>
              <w:rPr>
                <w:rFonts w:hint="eastAsia" w:ascii="Times New Roman" w:hAnsi="Times New Roman"/>
                <w:b/>
                <w:szCs w:val="21"/>
              </w:rPr>
              <w:t>单价限额（元）</w:t>
            </w:r>
          </w:p>
        </w:tc>
        <w:tc>
          <w:tcPr>
            <w:tcW w:w="1576" w:type="pct"/>
            <w:noWrap w:val="0"/>
            <w:vAlign w:val="center"/>
          </w:tcPr>
          <w:p>
            <w:pPr>
              <w:jc w:val="center"/>
              <w:rPr>
                <w:rFonts w:hint="eastAsia"/>
                <w:b/>
                <w:szCs w:val="21"/>
              </w:rPr>
            </w:pPr>
            <w:r>
              <w:rPr>
                <w:rFonts w:hint="eastAsia"/>
                <w:b/>
                <w:szCs w:val="21"/>
              </w:rPr>
              <w:t>参考图片（推荐款式）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311" w:type="pct"/>
            <w:noWrap w:val="0"/>
            <w:vAlign w:val="top"/>
          </w:tcPr>
          <w:p>
            <w:pPr>
              <w:rPr>
                <w:bCs/>
                <w:szCs w:val="21"/>
              </w:rPr>
            </w:pPr>
            <w:r>
              <w:rPr>
                <w:rFonts w:hint="eastAsia"/>
                <w:bCs/>
                <w:szCs w:val="21"/>
              </w:rPr>
              <w:t>1</w:t>
            </w:r>
          </w:p>
        </w:tc>
        <w:tc>
          <w:tcPr>
            <w:tcW w:w="915" w:type="pct"/>
            <w:noWrap w:val="0"/>
            <w:vAlign w:val="top"/>
          </w:tcPr>
          <w:p>
            <w:pPr>
              <w:jc w:val="center"/>
              <w:rPr>
                <w:szCs w:val="21"/>
              </w:rPr>
            </w:pPr>
            <w:commentRangeStart w:id="5"/>
            <w:r>
              <w:rPr>
                <w:rFonts w:hint="eastAsia"/>
                <w:szCs w:val="21"/>
              </w:rPr>
              <w:t>本科生宿舍床套装</w:t>
            </w:r>
            <w:commentRangeEnd w:id="5"/>
            <w:r>
              <w:commentReference w:id="5"/>
            </w:r>
          </w:p>
        </w:tc>
        <w:tc>
          <w:tcPr>
            <w:tcW w:w="502" w:type="pct"/>
            <w:noWrap w:val="0"/>
            <w:vAlign w:val="top"/>
          </w:tcPr>
          <w:p>
            <w:pPr>
              <w:jc w:val="center"/>
              <w:rPr>
                <w:bCs/>
                <w:szCs w:val="21"/>
              </w:rPr>
            </w:pPr>
            <w:r>
              <w:rPr>
                <w:bCs/>
                <w:szCs w:val="21"/>
              </w:rPr>
              <w:t>3552</w:t>
            </w:r>
          </w:p>
        </w:tc>
        <w:tc>
          <w:tcPr>
            <w:tcW w:w="433" w:type="pct"/>
            <w:noWrap w:val="0"/>
            <w:vAlign w:val="top"/>
          </w:tcPr>
          <w:p>
            <w:pPr>
              <w:jc w:val="center"/>
              <w:rPr>
                <w:bCs/>
                <w:szCs w:val="21"/>
              </w:rPr>
            </w:pPr>
            <w:r>
              <w:rPr>
                <w:rFonts w:hint="eastAsia"/>
                <w:bCs/>
                <w:szCs w:val="21"/>
              </w:rPr>
              <w:t>位</w:t>
            </w:r>
          </w:p>
        </w:tc>
        <w:tc>
          <w:tcPr>
            <w:tcW w:w="491" w:type="pct"/>
            <w:vMerge w:val="restart"/>
            <w:noWrap w:val="0"/>
            <w:vAlign w:val="top"/>
          </w:tcPr>
          <w:p>
            <w:pPr>
              <w:widowControl/>
              <w:jc w:val="center"/>
              <w:textAlignment w:val="center"/>
              <w:rPr>
                <w:rFonts w:hint="eastAsia" w:eastAsia="宋体"/>
                <w:bCs/>
                <w:szCs w:val="21"/>
                <w:lang w:val="en-US" w:eastAsia="zh-CN"/>
              </w:rPr>
            </w:pPr>
            <w:r>
              <w:rPr>
                <w:rFonts w:hint="eastAsia"/>
                <w:lang w:val="en-US" w:eastAsia="zh-CN"/>
              </w:rPr>
              <w:t>拒绝进口</w:t>
            </w:r>
          </w:p>
        </w:tc>
        <w:tc>
          <w:tcPr>
            <w:tcW w:w="769" w:type="pct"/>
            <w:noWrap w:val="0"/>
            <w:vAlign w:val="center"/>
          </w:tcPr>
          <w:p>
            <w:pPr>
              <w:jc w:val="center"/>
              <w:rPr>
                <w:rFonts w:ascii="宋体" w:hAnsi="宋体" w:cs="宋体"/>
              </w:rPr>
            </w:pPr>
            <w:r>
              <w:rPr>
                <w:rFonts w:ascii="宋体" w:hAnsi="宋体" w:cs="宋体"/>
              </w:rPr>
              <w:t>4300</w:t>
            </w:r>
            <w:bookmarkStart w:id="48" w:name="OLE_LINK8"/>
            <w:r>
              <w:rPr>
                <w:rFonts w:hint="eastAsia" w:ascii="宋体" w:hAnsi="宋体" w:cs="宋体"/>
              </w:rPr>
              <w:t>.00</w:t>
            </w:r>
            <w:bookmarkEnd w:id="48"/>
          </w:p>
        </w:tc>
        <w:tc>
          <w:tcPr>
            <w:tcW w:w="1576" w:type="pct"/>
            <w:noWrap w:val="0"/>
            <w:vAlign w:val="top"/>
          </w:tcPr>
          <w:p>
            <w:pPr>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311" w:type="pct"/>
            <w:noWrap w:val="0"/>
            <w:vAlign w:val="center"/>
          </w:tcPr>
          <w:p>
            <w:pPr>
              <w:jc w:val="center"/>
              <w:rPr>
                <w:bCs/>
                <w:szCs w:val="21"/>
              </w:rPr>
            </w:pPr>
            <w:r>
              <w:rPr>
                <w:rFonts w:hint="eastAsia" w:ascii="宋体" w:hAnsi="宋体" w:cs="宋体"/>
                <w:bCs/>
                <w:szCs w:val="21"/>
              </w:rPr>
              <w:t>1</w:t>
            </w:r>
            <w:r>
              <w:rPr>
                <w:rFonts w:ascii="宋体" w:hAnsi="宋体" w:cs="宋体"/>
                <w:bCs/>
                <w:szCs w:val="21"/>
              </w:rPr>
              <w:t>.1</w:t>
            </w:r>
          </w:p>
        </w:tc>
        <w:tc>
          <w:tcPr>
            <w:tcW w:w="915" w:type="pct"/>
            <w:noWrap w:val="0"/>
            <w:vAlign w:val="center"/>
          </w:tcPr>
          <w:p>
            <w:pPr>
              <w:jc w:val="center"/>
              <w:rPr>
                <w:bCs/>
                <w:szCs w:val="21"/>
              </w:rPr>
            </w:pPr>
            <w:bookmarkStart w:id="49" w:name="OLE_LINK9"/>
            <w:r>
              <w:rPr>
                <w:rFonts w:hint="eastAsia" w:ascii="宋体" w:hAnsi="宋体" w:cs="宋体"/>
                <w:bCs/>
                <w:szCs w:val="21"/>
              </w:rPr>
              <w:t>公寓组合床</w:t>
            </w:r>
            <w:bookmarkEnd w:id="49"/>
          </w:p>
        </w:tc>
        <w:tc>
          <w:tcPr>
            <w:tcW w:w="502" w:type="pct"/>
            <w:noWrap w:val="0"/>
            <w:vAlign w:val="center"/>
          </w:tcPr>
          <w:p>
            <w:pPr>
              <w:jc w:val="center"/>
              <w:rPr>
                <w:bCs/>
                <w:szCs w:val="21"/>
              </w:rPr>
            </w:pPr>
            <w:r>
              <w:rPr>
                <w:rFonts w:ascii="宋体" w:hAnsi="宋体" w:cs="宋体"/>
                <w:bCs/>
                <w:szCs w:val="21"/>
              </w:rPr>
              <w:t>1776</w:t>
            </w:r>
          </w:p>
        </w:tc>
        <w:tc>
          <w:tcPr>
            <w:tcW w:w="433" w:type="pct"/>
            <w:noWrap w:val="0"/>
            <w:vAlign w:val="center"/>
          </w:tcPr>
          <w:p>
            <w:pPr>
              <w:jc w:val="center"/>
              <w:rPr>
                <w:bCs/>
                <w:szCs w:val="21"/>
              </w:rPr>
            </w:pPr>
            <w:r>
              <w:rPr>
                <w:rFonts w:hint="eastAsia" w:ascii="宋体" w:hAnsi="宋体" w:cs="宋体"/>
                <w:bCs/>
                <w:szCs w:val="21"/>
              </w:rPr>
              <w:t>套</w:t>
            </w:r>
          </w:p>
        </w:tc>
        <w:tc>
          <w:tcPr>
            <w:tcW w:w="491" w:type="pct"/>
            <w:vMerge w:val="continue"/>
            <w:tcBorders/>
            <w:noWrap w:val="0"/>
            <w:vAlign w:val="center"/>
          </w:tcPr>
          <w:p>
            <w:pPr>
              <w:jc w:val="center"/>
              <w:rPr>
                <w:bCs/>
                <w:szCs w:val="21"/>
              </w:rPr>
            </w:pPr>
          </w:p>
        </w:tc>
        <w:tc>
          <w:tcPr>
            <w:tcW w:w="769" w:type="pct"/>
            <w:vMerge w:val="restart"/>
            <w:noWrap w:val="0"/>
            <w:vAlign w:val="center"/>
          </w:tcPr>
          <w:p>
            <w:pPr>
              <w:jc w:val="center"/>
              <w:rPr>
                <w:bCs/>
                <w:szCs w:val="21"/>
              </w:rPr>
            </w:pPr>
            <w:r>
              <w:rPr>
                <w:rFonts w:hint="eastAsia"/>
                <w:bCs/>
                <w:szCs w:val="21"/>
              </w:rPr>
              <w:t>8</w:t>
            </w:r>
            <w:r>
              <w:rPr>
                <w:bCs/>
                <w:szCs w:val="21"/>
              </w:rPr>
              <w:t>600</w:t>
            </w:r>
            <w:r>
              <w:rPr>
                <w:rFonts w:hint="eastAsia" w:ascii="宋体" w:hAnsi="宋体" w:cs="宋体"/>
              </w:rPr>
              <w:t>.00</w:t>
            </w:r>
          </w:p>
        </w:tc>
        <w:tc>
          <w:tcPr>
            <w:tcW w:w="1576" w:type="pct"/>
            <w:noWrap w:val="0"/>
            <w:vAlign w:val="top"/>
          </w:tcPr>
          <w:p>
            <w:pPr>
              <w:jc w:val="center"/>
              <w:rPr>
                <w:rFonts w:hint="eastAsia"/>
              </w:rPr>
            </w:pPr>
            <w:r>
              <w:drawing>
                <wp:inline distT="0" distB="0" distL="114300" distR="114300">
                  <wp:extent cx="1562735" cy="808355"/>
                  <wp:effectExtent l="0" t="0" r="6985"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1562735" cy="80835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311" w:type="pct"/>
            <w:noWrap w:val="0"/>
            <w:vAlign w:val="center"/>
          </w:tcPr>
          <w:p>
            <w:pPr>
              <w:jc w:val="center"/>
              <w:rPr>
                <w:rFonts w:hint="eastAsia"/>
                <w:bCs/>
                <w:szCs w:val="21"/>
              </w:rPr>
            </w:pPr>
            <w:r>
              <w:rPr>
                <w:rFonts w:ascii="宋体" w:hAnsi="宋体" w:cs="宋体"/>
                <w:bCs/>
                <w:szCs w:val="21"/>
              </w:rPr>
              <w:t>1.2</w:t>
            </w:r>
          </w:p>
        </w:tc>
        <w:tc>
          <w:tcPr>
            <w:tcW w:w="915" w:type="pct"/>
            <w:noWrap w:val="0"/>
            <w:vAlign w:val="center"/>
          </w:tcPr>
          <w:p>
            <w:pPr>
              <w:jc w:val="center"/>
              <w:rPr>
                <w:bCs/>
                <w:szCs w:val="21"/>
              </w:rPr>
            </w:pPr>
            <w:bookmarkStart w:id="50" w:name="OLE_LINK10"/>
            <w:r>
              <w:rPr>
                <w:rFonts w:hint="eastAsia"/>
                <w:bCs/>
                <w:szCs w:val="21"/>
              </w:rPr>
              <w:t>宿舍椅</w:t>
            </w:r>
            <w:bookmarkEnd w:id="50"/>
          </w:p>
        </w:tc>
        <w:tc>
          <w:tcPr>
            <w:tcW w:w="502" w:type="pct"/>
            <w:noWrap w:val="0"/>
            <w:vAlign w:val="center"/>
          </w:tcPr>
          <w:p>
            <w:pPr>
              <w:jc w:val="center"/>
              <w:rPr>
                <w:bCs/>
                <w:szCs w:val="21"/>
              </w:rPr>
            </w:pPr>
            <w:r>
              <w:rPr>
                <w:rFonts w:hint="eastAsia" w:ascii="宋体" w:hAnsi="宋体" w:cs="宋体"/>
                <w:bCs/>
                <w:szCs w:val="21"/>
              </w:rPr>
              <w:t>3592</w:t>
            </w:r>
          </w:p>
        </w:tc>
        <w:tc>
          <w:tcPr>
            <w:tcW w:w="433" w:type="pct"/>
            <w:noWrap w:val="0"/>
            <w:vAlign w:val="center"/>
          </w:tcPr>
          <w:p>
            <w:pPr>
              <w:widowControl/>
              <w:jc w:val="center"/>
              <w:textAlignment w:val="center"/>
              <w:rPr>
                <w:bCs/>
                <w:szCs w:val="21"/>
              </w:rPr>
            </w:pPr>
            <w:r>
              <w:rPr>
                <w:rFonts w:hint="eastAsia" w:ascii="宋体" w:hAnsi="宋体" w:cs="宋体"/>
                <w:kern w:val="0"/>
                <w:szCs w:val="21"/>
                <w:lang w:bidi="ar"/>
              </w:rPr>
              <w:t>张</w:t>
            </w:r>
          </w:p>
        </w:tc>
        <w:tc>
          <w:tcPr>
            <w:tcW w:w="491" w:type="pct"/>
            <w:vMerge w:val="continue"/>
            <w:tcBorders/>
            <w:noWrap w:val="0"/>
            <w:vAlign w:val="center"/>
          </w:tcPr>
          <w:p>
            <w:pPr>
              <w:widowControl/>
              <w:jc w:val="center"/>
              <w:textAlignment w:val="center"/>
              <w:rPr>
                <w:bCs/>
                <w:szCs w:val="21"/>
              </w:rPr>
            </w:pPr>
          </w:p>
        </w:tc>
        <w:tc>
          <w:tcPr>
            <w:tcW w:w="769" w:type="pct"/>
            <w:vMerge w:val="continue"/>
            <w:noWrap w:val="0"/>
            <w:vAlign w:val="center"/>
          </w:tcPr>
          <w:p>
            <w:pPr>
              <w:jc w:val="center"/>
              <w:rPr>
                <w:bCs/>
                <w:szCs w:val="21"/>
              </w:rPr>
            </w:pPr>
          </w:p>
        </w:tc>
        <w:tc>
          <w:tcPr>
            <w:tcW w:w="1576" w:type="pct"/>
            <w:noWrap w:val="0"/>
            <w:vAlign w:val="top"/>
          </w:tcPr>
          <w:p>
            <w:pPr>
              <w:jc w:val="center"/>
              <w:rPr>
                <w:bCs/>
                <w:szCs w:val="21"/>
              </w:rPr>
            </w:pPr>
            <w:r>
              <w:drawing>
                <wp:inline distT="0" distB="0" distL="114300" distR="114300">
                  <wp:extent cx="1009650" cy="1212850"/>
                  <wp:effectExtent l="0" t="0" r="1143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1009650" cy="121285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311" w:type="pct"/>
            <w:noWrap w:val="0"/>
            <w:vAlign w:val="center"/>
          </w:tcPr>
          <w:p>
            <w:pPr>
              <w:jc w:val="center"/>
              <w:rPr>
                <w:bCs/>
                <w:szCs w:val="21"/>
              </w:rPr>
            </w:pPr>
            <w:r>
              <w:rPr>
                <w:rFonts w:hint="eastAsia" w:ascii="宋体" w:hAnsi="宋体" w:cs="宋体"/>
                <w:bCs/>
                <w:szCs w:val="21"/>
              </w:rPr>
              <w:t>2</w:t>
            </w:r>
          </w:p>
        </w:tc>
        <w:tc>
          <w:tcPr>
            <w:tcW w:w="915" w:type="pct"/>
            <w:noWrap w:val="0"/>
            <w:vAlign w:val="center"/>
          </w:tcPr>
          <w:p>
            <w:pPr>
              <w:jc w:val="center"/>
              <w:rPr>
                <w:rFonts w:ascii="宋体" w:hAnsi="宋体" w:cs="宋体"/>
                <w:bCs/>
                <w:szCs w:val="21"/>
              </w:rPr>
            </w:pPr>
            <w:bookmarkStart w:id="51" w:name="OLE_LINK12"/>
            <w:r>
              <w:rPr>
                <w:rFonts w:hint="eastAsia" w:ascii="宋体" w:hAnsi="宋体" w:cs="宋体"/>
                <w:bCs/>
                <w:szCs w:val="21"/>
              </w:rPr>
              <w:t>单人床</w:t>
            </w:r>
            <w:bookmarkEnd w:id="51"/>
          </w:p>
        </w:tc>
        <w:tc>
          <w:tcPr>
            <w:tcW w:w="502" w:type="pct"/>
            <w:noWrap w:val="0"/>
            <w:vAlign w:val="center"/>
          </w:tcPr>
          <w:p>
            <w:pPr>
              <w:jc w:val="center"/>
              <w:rPr>
                <w:rFonts w:hint="eastAsia"/>
                <w:bCs/>
                <w:szCs w:val="21"/>
              </w:rPr>
            </w:pPr>
            <w:r>
              <w:rPr>
                <w:rFonts w:ascii="宋体" w:hAnsi="宋体" w:cs="宋体"/>
                <w:kern w:val="0"/>
                <w:szCs w:val="21"/>
                <w:lang w:bidi="ar"/>
              </w:rPr>
              <w:t>40</w:t>
            </w:r>
          </w:p>
        </w:tc>
        <w:tc>
          <w:tcPr>
            <w:tcW w:w="433" w:type="pct"/>
            <w:noWrap w:val="0"/>
            <w:vAlign w:val="center"/>
          </w:tcPr>
          <w:p>
            <w:pPr>
              <w:widowControl/>
              <w:jc w:val="center"/>
              <w:textAlignment w:val="center"/>
              <w:rPr>
                <w:bCs/>
                <w:szCs w:val="21"/>
              </w:rPr>
            </w:pPr>
            <w:r>
              <w:rPr>
                <w:rFonts w:hint="eastAsia" w:ascii="宋体" w:hAnsi="宋体" w:cs="宋体"/>
                <w:kern w:val="0"/>
                <w:szCs w:val="21"/>
                <w:lang w:bidi="ar"/>
              </w:rPr>
              <w:t>张</w:t>
            </w:r>
          </w:p>
        </w:tc>
        <w:tc>
          <w:tcPr>
            <w:tcW w:w="491" w:type="pct"/>
            <w:vMerge w:val="continue"/>
            <w:tcBorders/>
            <w:noWrap w:val="0"/>
            <w:vAlign w:val="center"/>
          </w:tcPr>
          <w:p>
            <w:pPr>
              <w:widowControl/>
              <w:jc w:val="center"/>
              <w:textAlignment w:val="center"/>
              <w:rPr>
                <w:bCs/>
                <w:szCs w:val="21"/>
              </w:rPr>
            </w:pPr>
          </w:p>
        </w:tc>
        <w:tc>
          <w:tcPr>
            <w:tcW w:w="769" w:type="pct"/>
            <w:vMerge w:val="restart"/>
            <w:noWrap w:val="0"/>
            <w:vAlign w:val="center"/>
          </w:tcPr>
          <w:p>
            <w:pPr>
              <w:jc w:val="center"/>
              <w:rPr>
                <w:bCs/>
                <w:szCs w:val="21"/>
              </w:rPr>
            </w:pPr>
            <w:commentRangeStart w:id="6"/>
            <w:r>
              <w:rPr>
                <w:rFonts w:hint="eastAsia" w:ascii="宋体" w:hAnsi="宋体" w:cs="宋体"/>
              </w:rPr>
              <w:t>4</w:t>
            </w:r>
            <w:r>
              <w:rPr>
                <w:rFonts w:ascii="宋体" w:hAnsi="宋体" w:cs="宋体"/>
              </w:rPr>
              <w:t>300</w:t>
            </w:r>
            <w:r>
              <w:rPr>
                <w:rFonts w:hint="eastAsia" w:ascii="宋体" w:hAnsi="宋体" w:cs="宋体"/>
              </w:rPr>
              <w:t>.00</w:t>
            </w:r>
            <w:commentRangeEnd w:id="6"/>
            <w:r>
              <w:commentReference w:id="6"/>
            </w:r>
          </w:p>
        </w:tc>
        <w:tc>
          <w:tcPr>
            <w:tcW w:w="1576" w:type="pct"/>
            <w:noWrap w:val="0"/>
            <w:vAlign w:val="top"/>
          </w:tcPr>
          <w:p>
            <w:pPr>
              <w:jc w:val="center"/>
              <w:rPr>
                <w:bCs/>
                <w:szCs w:val="21"/>
              </w:rPr>
            </w:pPr>
            <w:r>
              <w:rPr>
                <w:rFonts w:ascii="宋体" w:hAnsi="宋体" w:cs="宋体"/>
              </w:rPr>
              <w:drawing>
                <wp:inline distT="0" distB="0" distL="114300" distR="114300">
                  <wp:extent cx="1495425" cy="1076325"/>
                  <wp:effectExtent l="0" t="0" r="13335" b="571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tretch>
                            <a:fillRect/>
                          </a:stretch>
                        </pic:blipFill>
                        <pic:spPr>
                          <a:xfrm>
                            <a:off x="0" y="0"/>
                            <a:ext cx="1495425" cy="107632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311" w:type="pct"/>
            <w:noWrap w:val="0"/>
            <w:vAlign w:val="center"/>
          </w:tcPr>
          <w:p>
            <w:pPr>
              <w:jc w:val="center"/>
              <w:rPr>
                <w:bCs/>
                <w:szCs w:val="21"/>
              </w:rPr>
            </w:pPr>
            <w:r>
              <w:rPr>
                <w:rFonts w:hint="eastAsia" w:ascii="宋体" w:hAnsi="宋体" w:cs="宋体"/>
                <w:bCs/>
                <w:szCs w:val="21"/>
              </w:rPr>
              <w:t>3</w:t>
            </w:r>
          </w:p>
        </w:tc>
        <w:tc>
          <w:tcPr>
            <w:tcW w:w="915" w:type="pct"/>
            <w:noWrap w:val="0"/>
            <w:vAlign w:val="center"/>
          </w:tcPr>
          <w:p>
            <w:pPr>
              <w:jc w:val="center"/>
              <w:rPr>
                <w:rFonts w:ascii="宋体" w:hAnsi="宋体" w:cs="宋体"/>
                <w:bCs/>
                <w:szCs w:val="21"/>
              </w:rPr>
            </w:pPr>
            <w:bookmarkStart w:id="52" w:name="OLE_LINK13"/>
            <w:r>
              <w:rPr>
                <w:rFonts w:hint="eastAsia" w:ascii="宋体" w:hAnsi="宋体" w:cs="宋体"/>
                <w:bCs/>
                <w:szCs w:val="21"/>
              </w:rPr>
              <w:t>书桌</w:t>
            </w:r>
            <w:bookmarkEnd w:id="52"/>
          </w:p>
        </w:tc>
        <w:tc>
          <w:tcPr>
            <w:tcW w:w="502" w:type="pct"/>
            <w:noWrap w:val="0"/>
            <w:vAlign w:val="center"/>
          </w:tcPr>
          <w:p>
            <w:pPr>
              <w:jc w:val="center"/>
              <w:rPr>
                <w:rFonts w:hint="eastAsia"/>
                <w:bCs/>
                <w:szCs w:val="21"/>
              </w:rPr>
            </w:pPr>
            <w:r>
              <w:rPr>
                <w:rFonts w:ascii="宋体" w:hAnsi="宋体" w:cs="宋体"/>
                <w:kern w:val="0"/>
                <w:szCs w:val="21"/>
                <w:lang w:bidi="ar"/>
              </w:rPr>
              <w:t>40</w:t>
            </w:r>
          </w:p>
        </w:tc>
        <w:tc>
          <w:tcPr>
            <w:tcW w:w="433" w:type="pct"/>
            <w:noWrap w:val="0"/>
            <w:vAlign w:val="center"/>
          </w:tcPr>
          <w:p>
            <w:pPr>
              <w:widowControl/>
              <w:jc w:val="center"/>
              <w:textAlignment w:val="center"/>
              <w:rPr>
                <w:bCs/>
                <w:szCs w:val="21"/>
              </w:rPr>
            </w:pPr>
            <w:r>
              <w:rPr>
                <w:rFonts w:hint="eastAsia" w:ascii="宋体" w:hAnsi="宋体" w:cs="宋体"/>
                <w:kern w:val="0"/>
                <w:szCs w:val="21"/>
                <w:lang w:bidi="ar"/>
              </w:rPr>
              <w:t>张</w:t>
            </w:r>
          </w:p>
        </w:tc>
        <w:tc>
          <w:tcPr>
            <w:tcW w:w="491" w:type="pct"/>
            <w:vMerge w:val="continue"/>
            <w:tcBorders/>
            <w:noWrap w:val="0"/>
            <w:vAlign w:val="center"/>
          </w:tcPr>
          <w:p>
            <w:pPr>
              <w:widowControl/>
              <w:jc w:val="center"/>
              <w:textAlignment w:val="center"/>
              <w:rPr>
                <w:bCs/>
                <w:szCs w:val="21"/>
              </w:rPr>
            </w:pPr>
          </w:p>
        </w:tc>
        <w:tc>
          <w:tcPr>
            <w:tcW w:w="769" w:type="pct"/>
            <w:vMerge w:val="continue"/>
            <w:noWrap w:val="0"/>
            <w:vAlign w:val="center"/>
          </w:tcPr>
          <w:p>
            <w:pPr>
              <w:jc w:val="center"/>
              <w:rPr>
                <w:bCs/>
                <w:szCs w:val="21"/>
              </w:rPr>
            </w:pPr>
          </w:p>
        </w:tc>
        <w:tc>
          <w:tcPr>
            <w:tcW w:w="1576" w:type="pct"/>
            <w:noWrap w:val="0"/>
            <w:vAlign w:val="top"/>
          </w:tcPr>
          <w:p>
            <w:pPr>
              <w:jc w:val="center"/>
              <w:rPr>
                <w:bCs/>
                <w:szCs w:val="21"/>
              </w:rPr>
            </w:pPr>
            <w:r>
              <w:rPr>
                <w:rFonts w:ascii="宋体" w:hAnsi="宋体" w:cs="宋体"/>
              </w:rPr>
              <w:drawing>
                <wp:inline distT="0" distB="0" distL="114300" distR="114300">
                  <wp:extent cx="685800" cy="1076325"/>
                  <wp:effectExtent l="0" t="0" r="0" b="571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1"/>
                          <a:stretch>
                            <a:fillRect/>
                          </a:stretch>
                        </pic:blipFill>
                        <pic:spPr>
                          <a:xfrm>
                            <a:off x="0" y="0"/>
                            <a:ext cx="685800" cy="107632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311" w:type="pct"/>
            <w:noWrap w:val="0"/>
            <w:vAlign w:val="center"/>
          </w:tcPr>
          <w:p>
            <w:pPr>
              <w:jc w:val="center"/>
              <w:rPr>
                <w:bCs/>
                <w:szCs w:val="21"/>
              </w:rPr>
            </w:pPr>
            <w:r>
              <w:rPr>
                <w:rFonts w:hint="eastAsia" w:ascii="宋体" w:hAnsi="宋体" w:cs="宋体"/>
                <w:bCs/>
                <w:szCs w:val="21"/>
              </w:rPr>
              <w:t>4</w:t>
            </w:r>
          </w:p>
        </w:tc>
        <w:tc>
          <w:tcPr>
            <w:tcW w:w="915" w:type="pct"/>
            <w:noWrap w:val="0"/>
            <w:vAlign w:val="center"/>
          </w:tcPr>
          <w:p>
            <w:pPr>
              <w:widowControl/>
              <w:jc w:val="center"/>
              <w:textAlignment w:val="center"/>
              <w:rPr>
                <w:rFonts w:ascii="宋体" w:hAnsi="宋体" w:cs="宋体"/>
                <w:kern w:val="0"/>
                <w:szCs w:val="21"/>
                <w:lang w:bidi="ar"/>
              </w:rPr>
            </w:pPr>
            <w:bookmarkStart w:id="53" w:name="OLE_LINK14"/>
            <w:r>
              <w:rPr>
                <w:rFonts w:hint="eastAsia" w:ascii="宋体" w:hAnsi="宋体" w:cs="宋体"/>
                <w:kern w:val="0"/>
                <w:szCs w:val="21"/>
                <w:lang w:bidi="ar"/>
              </w:rPr>
              <w:t>衣柜</w:t>
            </w:r>
            <w:bookmarkEnd w:id="53"/>
          </w:p>
        </w:tc>
        <w:tc>
          <w:tcPr>
            <w:tcW w:w="502" w:type="pct"/>
            <w:noWrap w:val="0"/>
            <w:vAlign w:val="center"/>
          </w:tcPr>
          <w:p>
            <w:pPr>
              <w:jc w:val="center"/>
              <w:rPr>
                <w:rFonts w:hint="eastAsia"/>
                <w:bCs/>
                <w:szCs w:val="21"/>
              </w:rPr>
            </w:pPr>
            <w:r>
              <w:rPr>
                <w:rFonts w:ascii="宋体" w:hAnsi="宋体" w:cs="宋体"/>
                <w:kern w:val="0"/>
                <w:szCs w:val="21"/>
                <w:lang w:bidi="ar"/>
              </w:rPr>
              <w:t>40</w:t>
            </w:r>
          </w:p>
        </w:tc>
        <w:tc>
          <w:tcPr>
            <w:tcW w:w="433" w:type="pct"/>
            <w:noWrap w:val="0"/>
            <w:vAlign w:val="center"/>
          </w:tcPr>
          <w:p>
            <w:pPr>
              <w:widowControl/>
              <w:jc w:val="center"/>
              <w:textAlignment w:val="center"/>
              <w:rPr>
                <w:bCs/>
                <w:szCs w:val="21"/>
              </w:rPr>
            </w:pPr>
            <w:r>
              <w:rPr>
                <w:rFonts w:hint="eastAsia" w:ascii="宋体" w:hAnsi="宋体" w:cs="宋体"/>
                <w:kern w:val="0"/>
                <w:szCs w:val="21"/>
                <w:lang w:bidi="ar"/>
              </w:rPr>
              <w:t>个</w:t>
            </w:r>
          </w:p>
        </w:tc>
        <w:tc>
          <w:tcPr>
            <w:tcW w:w="491" w:type="pct"/>
            <w:vMerge w:val="continue"/>
            <w:tcBorders/>
            <w:noWrap w:val="0"/>
            <w:vAlign w:val="center"/>
          </w:tcPr>
          <w:p>
            <w:pPr>
              <w:widowControl/>
              <w:jc w:val="center"/>
              <w:textAlignment w:val="center"/>
              <w:rPr>
                <w:bCs/>
                <w:szCs w:val="21"/>
              </w:rPr>
            </w:pPr>
          </w:p>
        </w:tc>
        <w:tc>
          <w:tcPr>
            <w:tcW w:w="769" w:type="pct"/>
            <w:vMerge w:val="continue"/>
            <w:noWrap w:val="0"/>
            <w:vAlign w:val="center"/>
          </w:tcPr>
          <w:p>
            <w:pPr>
              <w:jc w:val="center"/>
              <w:rPr>
                <w:bCs/>
                <w:szCs w:val="21"/>
              </w:rPr>
            </w:pPr>
          </w:p>
        </w:tc>
        <w:tc>
          <w:tcPr>
            <w:tcW w:w="1576" w:type="pct"/>
            <w:noWrap w:val="0"/>
            <w:vAlign w:val="top"/>
          </w:tcPr>
          <w:p>
            <w:pPr>
              <w:jc w:val="center"/>
              <w:rPr>
                <w:bCs/>
                <w:szCs w:val="21"/>
              </w:rPr>
            </w:pPr>
            <w:r>
              <w:rPr>
                <w:rFonts w:ascii="宋体" w:hAnsi="宋体" w:cs="宋体"/>
              </w:rPr>
              <w:drawing>
                <wp:inline distT="0" distB="0" distL="114300" distR="114300">
                  <wp:extent cx="581025" cy="1076325"/>
                  <wp:effectExtent l="0" t="0" r="13335" b="5715"/>
                  <wp:docPr id="9" name="图片 5" descr="shapes%2F255fa03f3ced263096fda7d235948ce74a8de749?Expires=1588159606&amp;OSSAccessKeyId=LTAISvmqSOedG4we&amp;Signature=nodoD82%2FVc0hLqg%2FkQ61WOO40tE%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shapes%2F255fa03f3ced263096fda7d235948ce74a8de749?Expires=1588159606&amp;OSSAccessKeyId=LTAISvmqSOedG4we&amp;Signature=nodoD82%2FVc0hLqg%2FkQ61WOO40tE%3D"/>
                          <pic:cNvPicPr>
                            <a:picLocks noChangeAspect="1"/>
                          </pic:cNvPicPr>
                        </pic:nvPicPr>
                        <pic:blipFill>
                          <a:blip r:embed="rId12"/>
                          <a:stretch>
                            <a:fillRect/>
                          </a:stretch>
                        </pic:blipFill>
                        <pic:spPr>
                          <a:xfrm>
                            <a:off x="0" y="0"/>
                            <a:ext cx="581025" cy="1076325"/>
                          </a:xfrm>
                          <a:prstGeom prst="rect">
                            <a:avLst/>
                          </a:prstGeom>
                          <a:noFill/>
                          <a:ln>
                            <a:noFill/>
                          </a:ln>
                        </pic:spPr>
                      </pic:pic>
                    </a:graphicData>
                  </a:graphic>
                </wp:inline>
              </w:drawing>
            </w:r>
          </w:p>
        </w:tc>
      </w:tr>
    </w:tbl>
    <w:p>
      <w:pPr>
        <w:ind w:firstLine="422" w:firstLineChars="200"/>
        <w:rPr>
          <w:rFonts w:ascii="宋体" w:hAnsi="宋体"/>
          <w:b/>
          <w:color w:val="FF0000"/>
          <w:szCs w:val="21"/>
        </w:rPr>
      </w:pPr>
      <w:r>
        <w:rPr>
          <w:rFonts w:hint="eastAsia" w:ascii="宋体" w:hAnsi="宋体"/>
          <w:b/>
          <w:color w:val="FF0000"/>
          <w:szCs w:val="21"/>
        </w:rPr>
        <w:t xml:space="preserve">备注：1.备注栏注明“拒绝进口”的产品不接受投标人选用进口产品参与投标；注明“接受进口”的产品允许投标人选用进口产品参与投标，但不排斥国内产品。 </w:t>
      </w:r>
    </w:p>
    <w:p>
      <w:pPr>
        <w:ind w:firstLine="422" w:firstLineChars="200"/>
        <w:rPr>
          <w:rFonts w:ascii="宋体" w:hAnsi="宋体"/>
          <w:b/>
          <w:color w:val="FF0000"/>
          <w:szCs w:val="21"/>
        </w:rPr>
      </w:pPr>
      <w:r>
        <w:rPr>
          <w:rFonts w:hint="eastAsia" w:ascii="宋体" w:hAnsi="宋体"/>
          <w:b/>
          <w:color w:val="FF0000"/>
          <w:szCs w:val="21"/>
        </w:rPr>
        <w:t>2、进口产品，是指通过中国海关保管验收放进入中国境内且产自关境外的产品，具体以财政部《政府采购进口产品管理办法》（财库[2007]119号）和财政部办公厅《关于政府采购进口产品管理有关问题的通知》（财办库[2008]248号）的有关规定为准。</w:t>
      </w:r>
    </w:p>
    <w:p>
      <w:pPr>
        <w:ind w:firstLine="422" w:firstLineChars="200"/>
        <w:rPr>
          <w:rFonts w:ascii="宋体" w:hAnsi="宋体"/>
          <w:b/>
          <w:color w:val="FF0000"/>
          <w:szCs w:val="21"/>
        </w:rPr>
      </w:pPr>
      <w:r>
        <w:rPr>
          <w:rFonts w:hint="eastAsia" w:ascii="宋体" w:hAnsi="宋体"/>
          <w:b/>
          <w:color w:val="FF0000"/>
          <w:szCs w:val="21"/>
        </w:rPr>
        <w:t>3、本项目核心产品为：</w:t>
      </w:r>
      <w:r>
        <w:rPr>
          <w:rFonts w:hint="eastAsia" w:ascii="宋体" w:hAnsi="宋体"/>
          <w:b/>
          <w:bCs w:val="0"/>
          <w:color w:val="FF0000"/>
          <w:szCs w:val="21"/>
          <w:u w:val="single"/>
        </w:rPr>
        <w:t>公寓组合床</w:t>
      </w:r>
      <w:r>
        <w:rPr>
          <w:rFonts w:hint="eastAsia"/>
          <w:b/>
          <w:bCs w:val="0"/>
          <w:color w:val="FF0000"/>
          <w:szCs w:val="21"/>
          <w:u w:val="single"/>
        </w:rPr>
        <w:t>（序号</w:t>
      </w:r>
      <w:r>
        <w:rPr>
          <w:rFonts w:hint="eastAsia"/>
          <w:b/>
          <w:bCs w:val="0"/>
          <w:color w:val="FF0000"/>
          <w:szCs w:val="21"/>
          <w:highlight w:val="yellow"/>
          <w:u w:val="single"/>
          <w:lang w:val="en-US" w:eastAsia="zh-CN"/>
        </w:rPr>
        <w:t>1.1</w:t>
      </w:r>
      <w:r>
        <w:rPr>
          <w:rFonts w:hint="eastAsia"/>
          <w:b/>
          <w:bCs w:val="0"/>
          <w:color w:val="FF0000"/>
          <w:szCs w:val="21"/>
          <w:u w:val="single"/>
        </w:rPr>
        <w:t>）</w:t>
      </w:r>
      <w:r>
        <w:rPr>
          <w:rFonts w:hint="eastAsia" w:ascii="宋体" w:hAnsi="宋体"/>
          <w:b/>
          <w:color w:val="FF0000"/>
          <w:szCs w:val="21"/>
        </w:rPr>
        <w:t>。</w:t>
      </w:r>
    </w:p>
    <w:bookmarkEnd w:id="44"/>
    <w:p>
      <w:pPr>
        <w:rPr>
          <w:rFonts w:ascii="宋体" w:hAnsi="宋体"/>
          <w:b/>
          <w:color w:val="FF0000"/>
          <w:szCs w:val="21"/>
        </w:rPr>
      </w:pPr>
    </w:p>
    <w:p>
      <w:pPr>
        <w:pStyle w:val="5"/>
        <w:spacing w:before="120" w:beforeLines="50" w:after="120" w:afterLines="50"/>
        <w:rPr>
          <w:sz w:val="28"/>
          <w:szCs w:val="28"/>
        </w:rPr>
      </w:pPr>
      <w:bookmarkStart w:id="54" w:name="_Toc128884461"/>
      <w:r>
        <w:rPr>
          <w:rFonts w:hint="eastAsia"/>
          <w:sz w:val="28"/>
          <w:szCs w:val="28"/>
        </w:rPr>
        <w:t>三、</w:t>
      </w:r>
      <w:bookmarkStart w:id="55" w:name="OLE_LINK16"/>
      <w:r>
        <w:rPr>
          <w:rFonts w:hint="eastAsia"/>
          <w:sz w:val="28"/>
          <w:szCs w:val="28"/>
        </w:rPr>
        <w:t>实质性条款</w:t>
      </w:r>
      <w:bookmarkEnd w:id="55"/>
    </w:p>
    <w:tbl>
      <w:tblPr>
        <w:tblStyle w:val="43"/>
        <w:tblW w:w="81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5"/>
        <w:gridCol w:w="74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705" w:type="dxa"/>
            <w:vAlign w:val="center"/>
          </w:tcPr>
          <w:p>
            <w:pPr>
              <w:adjustRightInd w:val="0"/>
              <w:snapToGrid w:val="0"/>
              <w:spacing w:line="360" w:lineRule="auto"/>
              <w:jc w:val="center"/>
              <w:rPr>
                <w:rFonts w:ascii="宋体" w:hAnsi="宋体"/>
                <w:kern w:val="0"/>
                <w:szCs w:val="21"/>
              </w:rPr>
            </w:pPr>
            <w:r>
              <w:rPr>
                <w:rFonts w:hint="eastAsia" w:ascii="宋体" w:hAnsi="宋体"/>
                <w:kern w:val="0"/>
                <w:szCs w:val="21"/>
              </w:rPr>
              <w:t>序号</w:t>
            </w:r>
          </w:p>
        </w:tc>
        <w:tc>
          <w:tcPr>
            <w:tcW w:w="7483" w:type="dxa"/>
            <w:vAlign w:val="center"/>
          </w:tcPr>
          <w:p>
            <w:pPr>
              <w:adjustRightInd w:val="0"/>
              <w:snapToGrid w:val="0"/>
              <w:spacing w:line="360" w:lineRule="auto"/>
              <w:jc w:val="center"/>
              <w:rPr>
                <w:rFonts w:ascii="宋体" w:hAnsi="宋体"/>
                <w:kern w:val="0"/>
                <w:szCs w:val="21"/>
              </w:rPr>
            </w:pPr>
            <w:r>
              <w:rPr>
                <w:rFonts w:hint="eastAsia" w:ascii="宋体" w:hAnsi="宋体"/>
                <w:kern w:val="0"/>
                <w:szCs w:val="21"/>
              </w:rPr>
              <w:t>实质性条款具体内容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pPr>
              <w:adjustRightInd w:val="0"/>
              <w:snapToGrid w:val="0"/>
              <w:spacing w:line="360" w:lineRule="auto"/>
              <w:jc w:val="center"/>
              <w:rPr>
                <w:rFonts w:ascii="宋体" w:hAnsi="宋体"/>
                <w:kern w:val="0"/>
                <w:szCs w:val="21"/>
              </w:rPr>
            </w:pPr>
            <w:r>
              <w:rPr>
                <w:rFonts w:hint="eastAsia" w:ascii="宋体" w:hAnsi="宋体"/>
                <w:kern w:val="0"/>
                <w:szCs w:val="21"/>
              </w:rPr>
              <w:t>1</w:t>
            </w:r>
          </w:p>
        </w:tc>
        <w:tc>
          <w:tcPr>
            <w:tcW w:w="7483" w:type="dxa"/>
          </w:tcPr>
          <w:p>
            <w:pPr>
              <w:adjustRightInd w:val="0"/>
              <w:snapToGrid w:val="0"/>
              <w:spacing w:line="360" w:lineRule="auto"/>
              <w:rPr>
                <w:rFonts w:hAnsi="宋体"/>
                <w:kern w:val="0"/>
                <w:szCs w:val="21"/>
              </w:rPr>
            </w:pPr>
            <w:commentRangeStart w:id="7"/>
            <w:r>
              <w:rPr>
                <w:rFonts w:hint="eastAsia" w:hAnsi="宋体"/>
                <w:kern w:val="0"/>
                <w:szCs w:val="21"/>
              </w:rPr>
              <w:t>满足本项目</w:t>
            </w:r>
            <w:bookmarkStart w:id="56" w:name="OLE_LINK15"/>
            <w:r>
              <w:rPr>
                <w:rFonts w:hint="eastAsia" w:hAnsi="宋体"/>
                <w:kern w:val="0"/>
                <w:szCs w:val="21"/>
              </w:rPr>
              <w:t>标★</w:t>
            </w:r>
            <w:bookmarkEnd w:id="56"/>
            <w:r>
              <w:rPr>
                <w:rFonts w:hint="eastAsia" w:hAnsi="宋体"/>
                <w:kern w:val="0"/>
                <w:szCs w:val="21"/>
              </w:rPr>
              <w:t>的条款要求</w:t>
            </w:r>
            <w:commentRangeEnd w:id="7"/>
            <w:r>
              <w:commentReference w:id="7"/>
            </w:r>
          </w:p>
        </w:tc>
      </w:tr>
      <w:bookmarkEnd w:id="54"/>
    </w:tbl>
    <w:p>
      <w:pPr>
        <w:rPr>
          <w:sz w:val="22"/>
        </w:rPr>
      </w:pPr>
      <w:r>
        <w:rPr>
          <w:rFonts w:hint="eastAsia"/>
          <w:sz w:val="22"/>
        </w:rPr>
        <w:t>注：上表所列内容为不可负偏离条款，负偏离将视为未实质性满足招标文件要求和条件作投标无效处理。</w:t>
      </w:r>
    </w:p>
    <w:p>
      <w:pPr>
        <w:rPr>
          <w:b/>
          <w:szCs w:val="21"/>
        </w:rPr>
      </w:pPr>
    </w:p>
    <w:p>
      <w:pPr>
        <w:pStyle w:val="5"/>
        <w:spacing w:before="120" w:beforeLines="50" w:after="120" w:afterLines="50"/>
        <w:rPr>
          <w:sz w:val="28"/>
          <w:szCs w:val="28"/>
        </w:rPr>
      </w:pPr>
      <w:r>
        <w:rPr>
          <w:rFonts w:hint="eastAsia"/>
          <w:sz w:val="28"/>
          <w:szCs w:val="28"/>
        </w:rPr>
        <w:t>四、技术要求</w:t>
      </w:r>
    </w:p>
    <w:p>
      <w:pPr>
        <w:ind w:firstLine="422" w:firstLineChars="200"/>
        <w:rPr>
          <w:b/>
        </w:rPr>
      </w:pPr>
      <w:r>
        <w:rPr>
          <w:rFonts w:hint="eastAsia"/>
          <w:b/>
          <w:szCs w:val="21"/>
        </w:rPr>
        <w:t>说明：</w:t>
      </w:r>
      <w:r>
        <w:rPr>
          <w:b/>
        </w:rPr>
        <w:t>1</w:t>
      </w:r>
      <w:r>
        <w:rPr>
          <w:rFonts w:hint="eastAsia"/>
          <w:b/>
        </w:rPr>
        <w:t>、评分时，如对一项招标技术要求（以划分框为准）中的内容存在两处（或以上）负偏离的，在评分时只作一项负偏离扣分。</w:t>
      </w:r>
    </w:p>
    <w:p>
      <w:pPr>
        <w:ind w:firstLine="422" w:firstLineChars="200"/>
        <w:rPr>
          <w:b/>
          <w:szCs w:val="21"/>
        </w:rPr>
      </w:pPr>
      <w:r>
        <w:rPr>
          <w:b/>
          <w:szCs w:val="21"/>
        </w:rPr>
        <w:t>2</w:t>
      </w:r>
      <w:r>
        <w:rPr>
          <w:rFonts w:hint="eastAsia"/>
          <w:b/>
          <w:szCs w:val="21"/>
        </w:rPr>
        <w:t>、带“</w:t>
      </w:r>
      <w:r>
        <w:rPr>
          <w:rFonts w:hint="eastAsia" w:ascii="宋体" w:hAnsi="宋体" w:cs="宋体"/>
          <w:b/>
          <w:szCs w:val="21"/>
        </w:rPr>
        <w:t>★</w:t>
      </w:r>
      <w:r>
        <w:rPr>
          <w:rFonts w:hint="eastAsia"/>
          <w:b/>
          <w:szCs w:val="21"/>
        </w:rPr>
        <w:t>”指标项为实质性条款，如出现负偏离，将被视为未实质性满足招标文件要求作投标无效处理；带“</w:t>
      </w:r>
      <w:r>
        <w:t>▲</w:t>
      </w:r>
      <w:r>
        <w:rPr>
          <w:rFonts w:hint="eastAsia"/>
          <w:b/>
          <w:szCs w:val="21"/>
        </w:rPr>
        <w:t>”指标项为重要参数条款，负偏离时依相关评分准则内容作重点扣分处理。</w:t>
      </w:r>
    </w:p>
    <w:p>
      <w:pPr>
        <w:ind w:firstLine="422" w:firstLineChars="200"/>
        <w:rPr>
          <w:b/>
          <w:szCs w:val="21"/>
        </w:rPr>
      </w:pPr>
      <w:r>
        <w:rPr>
          <w:b/>
          <w:szCs w:val="21"/>
        </w:rPr>
        <w:t>3</w:t>
      </w:r>
      <w:r>
        <w:rPr>
          <w:rFonts w:hint="eastAsia"/>
          <w:b/>
          <w:szCs w:val="21"/>
        </w:rPr>
        <w:t>、</w:t>
      </w:r>
      <w:bookmarkStart w:id="57" w:name="_Hlk72585069"/>
      <w:r>
        <w:rPr>
          <w:rFonts w:hint="eastAsia"/>
          <w:b/>
          <w:szCs w:val="21"/>
        </w:rPr>
        <w:t>招标技术要求中，用</w:t>
      </w:r>
      <w:r>
        <w:rPr>
          <w:rFonts w:hint="eastAsia"/>
          <w:b/>
          <w:color w:val="FF0000"/>
          <w:szCs w:val="21"/>
        </w:rPr>
        <w:t>红色加粗字体标注</w:t>
      </w:r>
      <w:r>
        <w:rPr>
          <w:rFonts w:hint="eastAsia"/>
          <w:b/>
          <w:szCs w:val="21"/>
        </w:rPr>
        <w:t>的指标项均要求提供证明资料，其余指标项未要求提供证明资料，无需提供相关证明资料。</w:t>
      </w:r>
    </w:p>
    <w:p>
      <w:pPr>
        <w:ind w:firstLine="422" w:firstLineChars="200"/>
        <w:rPr>
          <w:ins w:id="33" w:author="王秀子" w:date="2023-06-27T19:58:03Z"/>
          <w:rFonts w:hint="eastAsia"/>
          <w:b/>
          <w:color w:val="FF0000"/>
        </w:rPr>
      </w:pPr>
      <w:commentRangeStart w:id="8"/>
      <w:r>
        <w:rPr>
          <w:rFonts w:hint="eastAsia"/>
          <w:b/>
          <w:color w:val="FF0000"/>
        </w:rPr>
        <w:t>4</w:t>
      </w:r>
      <w:r>
        <w:rPr>
          <w:b/>
          <w:color w:val="FF0000"/>
        </w:rPr>
        <w:t>、涉及区间的参数，除特别注明以外，</w:t>
      </w:r>
      <w:bookmarkStart w:id="58" w:name="_Hlk75447406"/>
      <w:r>
        <w:rPr>
          <w:b/>
          <w:color w:val="FF0000"/>
        </w:rPr>
        <w:t>产品参数区间与招标要求不一致的均视为负偏离。</w:t>
      </w:r>
      <w:commentRangeEnd w:id="8"/>
      <w:r>
        <w:rPr>
          <w:rFonts w:ascii="宋体"/>
          <w:kern w:val="0"/>
          <w:szCs w:val="21"/>
        </w:rPr>
        <w:commentReference w:id="8"/>
      </w:r>
      <w:bookmarkEnd w:id="58"/>
      <w:r>
        <w:rPr>
          <w:rFonts w:hint="eastAsia"/>
          <w:b/>
          <w:color w:val="FF0000"/>
        </w:rPr>
        <w:t>例：区间要求为0-20ML,只要响应的不是“0-20ML”，如投标文件响应为 0-15ML 、0-21ML 、1-12ML 、 9-20ML 、6-21ML 、9ML等情形均视为负偏离。</w:t>
      </w:r>
      <w:bookmarkEnd w:id="57"/>
    </w:p>
    <w:p>
      <w:pPr>
        <w:pStyle w:val="491"/>
        <w:rPr>
          <w:ins w:id="34" w:author="王秀子" w:date="2023-06-27T21:33:42Z"/>
          <w:rFonts w:hint="eastAsia" w:ascii="Times New Roman" w:hAnsi="Times New Roman" w:eastAsia="宋体" w:cs="Times New Roman"/>
          <w:b/>
          <w:color w:val="FF0000"/>
          <w:spacing w:val="0"/>
          <w:sz w:val="21"/>
          <w:szCs w:val="24"/>
        </w:rPr>
      </w:pPr>
      <w:ins w:id="35" w:author="王秀子" w:date="2023-06-27T19:58:04Z">
        <w:commentRangeStart w:id="9"/>
        <w:r>
          <w:rPr>
            <w:rFonts w:hint="eastAsia" w:ascii="Times New Roman" w:hAnsi="Times New Roman" w:eastAsia="宋体" w:cs="Times New Roman"/>
            <w:b/>
            <w:color w:val="FF0000"/>
            <w:spacing w:val="0"/>
            <w:sz w:val="21"/>
            <w:lang w:val="en-US" w:eastAsia="zh-CN"/>
          </w:rPr>
          <w:t xml:space="preserve">  </w:t>
        </w:r>
      </w:ins>
      <w:ins w:id="36" w:author="王秀子" w:date="2023-06-27T19:58:05Z">
        <w:r>
          <w:rPr>
            <w:rFonts w:hint="eastAsia" w:ascii="Times New Roman" w:hAnsi="Times New Roman" w:eastAsia="宋体" w:cs="Times New Roman"/>
            <w:b/>
            <w:color w:val="FF0000"/>
            <w:spacing w:val="0"/>
            <w:sz w:val="21"/>
            <w:lang w:val="en-US" w:eastAsia="zh-CN"/>
          </w:rPr>
          <w:t xml:space="preserve"> </w:t>
        </w:r>
      </w:ins>
      <w:ins w:id="37" w:author="王秀子" w:date="2023-06-27T19:58:06Z">
        <w:r>
          <w:rPr>
            <w:rFonts w:hint="eastAsia" w:ascii="Times New Roman" w:hAnsi="Times New Roman" w:eastAsia="宋体" w:cs="Times New Roman"/>
            <w:b/>
            <w:color w:val="FF0000"/>
            <w:spacing w:val="0"/>
            <w:sz w:val="21"/>
            <w:lang w:val="en-US" w:eastAsia="zh-CN"/>
          </w:rPr>
          <w:t xml:space="preserve">  5</w:t>
        </w:r>
      </w:ins>
      <w:ins w:id="38" w:author="王秀子" w:date="2023-06-27T19:58:07Z">
        <w:r>
          <w:rPr>
            <w:rFonts w:hint="eastAsia" w:ascii="Times New Roman" w:hAnsi="Times New Roman" w:eastAsia="宋体" w:cs="Times New Roman"/>
            <w:b/>
            <w:color w:val="FF0000"/>
            <w:spacing w:val="0"/>
            <w:sz w:val="21"/>
            <w:lang w:val="en-US" w:eastAsia="zh-CN"/>
          </w:rPr>
          <w:t>、</w:t>
        </w:r>
      </w:ins>
      <w:ins w:id="39" w:author="王秀子" w:date="2023-06-27T20:00:50Z">
        <w:bookmarkStart w:id="59" w:name="OLE_LINK68"/>
        <w:r>
          <w:rPr>
            <w:rFonts w:hint="eastAsia" w:ascii="Times New Roman" w:hAnsi="Times New Roman" w:eastAsia="宋体" w:cs="Times New Roman"/>
            <w:b/>
            <w:color w:val="FF0000"/>
            <w:spacing w:val="0"/>
            <w:sz w:val="21"/>
            <w:szCs w:val="24"/>
          </w:rPr>
          <w:t>如要求提供原材料检验（检测）报告，检验（检测）报告送检单位（委托单位）须是投标人或所投产品制造商（须与分项报价表一致）或所投产品原材料供应商。若送检单位（委托单位）不是投标人或所投产品制造商的，须同时提供投标人或所投产品制造商（须与分项报价表一致）购买对应原材料的发票扫描件（一年内）。如要求提供成品检验（检测）报告，检验（检测）报告送检单位（委托单位）须是投标人或所投产品制造商（须与分项报价表一致）。</w:t>
        </w:r>
        <w:commentRangeEnd w:id="9"/>
        <w:bookmarkEnd w:id="59"/>
      </w:ins>
      <w:del w:id="40" w:author="王秀子" w:date="2023-06-27T20:00:50Z">
        <w:r>
          <w:rPr>
            <w:rFonts w:hint="eastAsia" w:ascii="Times New Roman" w:hAnsi="Times New Roman" w:eastAsia="宋体" w:cs="Times New Roman"/>
            <w:b/>
            <w:color w:val="FF0000"/>
            <w:spacing w:val="0"/>
            <w:sz w:val="21"/>
            <w:szCs w:val="24"/>
          </w:rPr>
          <w:commentReference w:id="9"/>
        </w:r>
      </w:del>
    </w:p>
    <w:p>
      <w:pPr>
        <w:pStyle w:val="491"/>
        <w:rPr>
          <w:rFonts w:hint="default" w:eastAsia="宋体"/>
          <w:lang w:val="en-US" w:eastAsia="zh-CN"/>
        </w:rPr>
        <w:pPrChange w:id="41" w:author="王秀子" w:date="2023-06-27T21:33:56Z">
          <w:pPr>
            <w:pStyle w:val="2"/>
          </w:pPr>
        </w:pPrChange>
      </w:pPr>
      <w:ins w:id="42" w:author="王秀子" w:date="2023-06-27T21:33:44Z">
        <w:r>
          <w:rPr>
            <w:rFonts w:hint="eastAsia" w:ascii="Times New Roman" w:hAnsi="Times New Roman" w:eastAsia="宋体" w:cs="Times New Roman"/>
            <w:b/>
            <w:color w:val="FF0000"/>
            <w:spacing w:val="0"/>
            <w:sz w:val="21"/>
            <w:szCs w:val="24"/>
            <w:lang w:val="en-US" w:eastAsia="zh-CN"/>
          </w:rPr>
          <w:t xml:space="preserve">    </w:t>
        </w:r>
      </w:ins>
      <w:ins w:id="43" w:author="王秀子" w:date="2023-06-27T21:33:45Z">
        <w:r>
          <w:rPr>
            <w:rFonts w:hint="eastAsia" w:ascii="Times New Roman" w:hAnsi="Times New Roman" w:eastAsia="宋体" w:cs="Times New Roman"/>
            <w:b/>
            <w:color w:val="FF0000"/>
            <w:spacing w:val="0"/>
            <w:sz w:val="21"/>
            <w:szCs w:val="24"/>
            <w:lang w:val="en-US" w:eastAsia="zh-CN"/>
          </w:rPr>
          <w:t>6</w:t>
        </w:r>
      </w:ins>
      <w:ins w:id="44" w:author="王秀子" w:date="2023-06-27T21:33:46Z">
        <w:r>
          <w:rPr>
            <w:rFonts w:hint="eastAsia" w:ascii="Times New Roman" w:hAnsi="Times New Roman" w:eastAsia="宋体" w:cs="Times New Roman"/>
            <w:b/>
            <w:color w:val="FF0000"/>
            <w:spacing w:val="0"/>
            <w:sz w:val="21"/>
            <w:szCs w:val="24"/>
            <w:lang w:val="en-US" w:eastAsia="zh-CN"/>
          </w:rPr>
          <w:t>、</w:t>
        </w:r>
      </w:ins>
      <w:ins w:id="45" w:author="王秀子" w:date="2023-06-27T21:33:53Z">
        <w:r>
          <w:rPr>
            <w:rFonts w:hint="eastAsia" w:ascii="Times New Roman" w:hAnsi="Times New Roman" w:eastAsia="宋体" w:cs="Times New Roman"/>
            <w:b/>
            <w:color w:val="FF0000"/>
            <w:spacing w:val="0"/>
            <w:sz w:val="21"/>
            <w:szCs w:val="24"/>
            <w:lang w:val="en-US" w:eastAsia="zh-CN"/>
          </w:rPr>
          <w:t>产品的规格尺寸允许±3%的误差。</w:t>
        </w:r>
      </w:ins>
    </w:p>
    <w:tbl>
      <w:tblPr>
        <w:tblStyle w:val="4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70"/>
        <w:gridCol w:w="1189"/>
        <w:gridCol w:w="6470"/>
        <w:tblGridChange w:id="46">
          <w:tblGrid>
            <w:gridCol w:w="870"/>
            <w:gridCol w:w="1189"/>
            <w:gridCol w:w="6470"/>
          </w:tblGrid>
        </w:tblGridChange>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 w:type="pct"/>
            <w:noWrap w:val="0"/>
            <w:vAlign w:val="center"/>
          </w:tcPr>
          <w:p>
            <w:pPr>
              <w:jc w:val="center"/>
              <w:rPr>
                <w:rFonts w:hint="eastAsia" w:ascii="宋体" w:hAnsi="宋体" w:eastAsia="宋体" w:cs="宋体"/>
                <w:b/>
                <w:bCs/>
                <w:color w:val="000000"/>
                <w:sz w:val="21"/>
                <w:szCs w:val="21"/>
              </w:rPr>
            </w:pPr>
            <w:bookmarkStart w:id="60" w:name="OLE_LINK64"/>
            <w:r>
              <w:rPr>
                <w:rFonts w:hint="eastAsia" w:ascii="宋体" w:hAnsi="宋体" w:eastAsia="宋体" w:cs="宋体"/>
                <w:b/>
                <w:bCs/>
                <w:color w:val="000000"/>
                <w:sz w:val="21"/>
                <w:szCs w:val="21"/>
              </w:rPr>
              <w:t>序号</w:t>
            </w:r>
          </w:p>
        </w:tc>
        <w:tc>
          <w:tcPr>
            <w:tcW w:w="697" w:type="pct"/>
            <w:noWrap w:val="0"/>
            <w:vAlign w:val="center"/>
          </w:tcPr>
          <w:p>
            <w:pPr>
              <w:jc w:val="center"/>
              <w:rPr>
                <w:rFonts w:hint="eastAsia" w:ascii="宋体" w:hAnsi="宋体" w:eastAsia="宋体" w:cs="宋体"/>
                <w:b/>
                <w:bCs/>
                <w:color w:val="000000"/>
                <w:sz w:val="21"/>
                <w:szCs w:val="21"/>
              </w:rPr>
            </w:pPr>
            <w:r>
              <w:rPr>
                <w:rFonts w:hint="eastAsia" w:ascii="宋体" w:hAnsi="宋体" w:eastAsia="宋体" w:cs="宋体"/>
                <w:b/>
                <w:bCs/>
                <w:color w:val="000000"/>
                <w:sz w:val="21"/>
                <w:szCs w:val="21"/>
              </w:rPr>
              <w:t>货物名称</w:t>
            </w:r>
          </w:p>
        </w:tc>
        <w:tc>
          <w:tcPr>
            <w:tcW w:w="3792" w:type="pct"/>
            <w:noWrap w:val="0"/>
            <w:vAlign w:val="center"/>
          </w:tcPr>
          <w:p>
            <w:pPr>
              <w:jc w:val="center"/>
              <w:rPr>
                <w:rFonts w:hint="eastAsia" w:ascii="宋体" w:hAnsi="宋体" w:eastAsia="宋体" w:cs="宋体"/>
                <w:b/>
                <w:bCs/>
                <w:color w:val="000000"/>
                <w:sz w:val="21"/>
                <w:szCs w:val="21"/>
              </w:rPr>
            </w:pPr>
            <w:ins w:id="47" w:author="王秀子" w:date="2023-06-27T19:48:38Z">
              <w:r>
                <w:rPr>
                  <w:rFonts w:hint="eastAsia" w:ascii="宋体" w:hAnsi="宋体" w:eastAsia="宋体" w:cs="宋体"/>
                  <w:b/>
                  <w:bCs/>
                  <w:color w:val="000000" w:themeColor="text1"/>
                  <w:sz w:val="21"/>
                  <w:szCs w:val="21"/>
                  <w14:textFill>
                    <w14:solidFill>
                      <w14:schemeClr w14:val="tx1"/>
                    </w14:solidFill>
                  </w14:textFill>
                </w:rPr>
                <w:t>招标技术要求</w:t>
              </w:r>
            </w:ins>
            <w:del w:id="48" w:author="王秀子" w:date="2023-06-27T19:48:38Z">
              <w:r>
                <w:rPr>
                  <w:rFonts w:hint="eastAsia" w:ascii="宋体" w:hAnsi="宋体" w:eastAsia="宋体" w:cs="宋体"/>
                  <w:b/>
                  <w:bCs/>
                  <w:color w:val="000000"/>
                  <w:sz w:val="21"/>
                  <w:szCs w:val="21"/>
                </w:rPr>
                <w:delText>配置和技术规格要求</w:delText>
              </w:r>
            </w:del>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4" w:hRule="atLeast"/>
        </w:trPr>
        <w:tc>
          <w:tcPr>
            <w:tcW w:w="510" w:type="pct"/>
            <w:noWrap w:val="0"/>
            <w:vAlign w:val="center"/>
          </w:tcPr>
          <w:p>
            <w:pPr>
              <w:jc w:val="center"/>
              <w:rPr>
                <w:rFonts w:hint="eastAsia" w:ascii="宋体" w:hAnsi="宋体" w:eastAsia="宋体" w:cs="宋体"/>
                <w:b/>
                <w:sz w:val="21"/>
                <w:szCs w:val="21"/>
              </w:rPr>
            </w:pPr>
            <w:r>
              <w:rPr>
                <w:rFonts w:hint="eastAsia" w:ascii="宋体" w:hAnsi="宋体" w:eastAsia="宋体" w:cs="宋体"/>
                <w:b/>
                <w:sz w:val="21"/>
                <w:szCs w:val="21"/>
              </w:rPr>
              <w:t>1</w:t>
            </w:r>
          </w:p>
        </w:tc>
        <w:tc>
          <w:tcPr>
            <w:tcW w:w="697" w:type="pct"/>
            <w:noWrap w:val="0"/>
            <w:vAlign w:val="top"/>
          </w:tcPr>
          <w:p>
            <w:pPr>
              <w:jc w:val="center"/>
              <w:rPr>
                <w:rFonts w:hint="eastAsia" w:ascii="宋体" w:hAnsi="宋体" w:eastAsia="宋体" w:cs="宋体"/>
                <w:bCs/>
                <w:sz w:val="21"/>
                <w:szCs w:val="21"/>
              </w:rPr>
            </w:pPr>
            <w:r>
              <w:rPr>
                <w:rFonts w:hint="eastAsia" w:ascii="宋体" w:hAnsi="宋体" w:eastAsia="宋体" w:cs="宋体"/>
                <w:sz w:val="21"/>
                <w:szCs w:val="21"/>
              </w:rPr>
              <w:t>本科生宿舍床套装</w:t>
            </w:r>
          </w:p>
        </w:tc>
        <w:tc>
          <w:tcPr>
            <w:tcW w:w="3792" w:type="pct"/>
            <w:tcBorders>
              <w:bottom w:val="single" w:color="auto" w:sz="4" w:space="0"/>
            </w:tcBorders>
            <w:noWrap w:val="0"/>
            <w:vAlign w:val="top"/>
          </w:tcPr>
          <w:p>
            <w:pPr>
              <w:rPr>
                <w:rFonts w:hint="eastAsia" w:ascii="宋体" w:hAnsi="宋体" w:eastAsia="宋体" w:cs="宋体"/>
                <w:sz w:val="21"/>
                <w:szCs w:val="21"/>
              </w:rPr>
            </w:pPr>
            <w:r>
              <w:rPr>
                <w:rFonts w:hint="eastAsia" w:ascii="宋体" w:hAnsi="宋体" w:eastAsia="宋体" w:cs="宋体"/>
                <w:color w:val="000000"/>
                <w:sz w:val="21"/>
                <w:szCs w:val="21"/>
              </w:rPr>
              <w:t>★</w:t>
            </w:r>
            <w:r>
              <w:rPr>
                <w:rFonts w:hint="eastAsia" w:ascii="宋体" w:hAnsi="宋体" w:eastAsia="宋体" w:cs="宋体"/>
                <w:sz w:val="21"/>
                <w:szCs w:val="21"/>
              </w:rPr>
              <w:t>公寓组合床与</w:t>
            </w:r>
            <w:r>
              <w:rPr>
                <w:rFonts w:hint="eastAsia" w:ascii="宋体" w:hAnsi="宋体" w:eastAsia="宋体" w:cs="宋体"/>
                <w:bCs/>
                <w:sz w:val="21"/>
                <w:szCs w:val="21"/>
              </w:rPr>
              <w:t>宿舍椅要求为同一品牌</w:t>
            </w:r>
            <w:r>
              <w:rPr>
                <w:rFonts w:hint="eastAsia" w:ascii="宋体" w:hAnsi="宋体" w:eastAsia="宋体" w:cs="宋体"/>
                <w:color w:val="000000"/>
                <w:sz w:val="21"/>
                <w:szCs w:val="21"/>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510" w:type="pct"/>
            <w:vMerge w:val="restart"/>
            <w:noWrap w:val="0"/>
            <w:vAlign w:val="center"/>
          </w:tcPr>
          <w:p>
            <w:pPr>
              <w:jc w:val="center"/>
              <w:rPr>
                <w:rFonts w:hint="eastAsia" w:ascii="宋体" w:hAnsi="宋体" w:eastAsia="宋体" w:cs="宋体"/>
                <w:b/>
                <w:sz w:val="21"/>
                <w:szCs w:val="21"/>
              </w:rPr>
            </w:pPr>
            <w:r>
              <w:rPr>
                <w:rFonts w:hint="eastAsia" w:ascii="宋体" w:hAnsi="宋体" w:eastAsia="宋体" w:cs="宋体"/>
                <w:b/>
                <w:sz w:val="21"/>
                <w:szCs w:val="21"/>
              </w:rPr>
              <w:t>1.1</w:t>
            </w:r>
          </w:p>
        </w:tc>
        <w:tc>
          <w:tcPr>
            <w:tcW w:w="697" w:type="pct"/>
            <w:vMerge w:val="restart"/>
            <w:noWrap w:val="0"/>
            <w:vAlign w:val="center"/>
          </w:tcPr>
          <w:p>
            <w:pPr>
              <w:jc w:val="center"/>
              <w:rPr>
                <w:rFonts w:hint="eastAsia" w:ascii="宋体" w:hAnsi="宋体" w:eastAsia="宋体" w:cs="宋体"/>
                <w:bCs/>
                <w:sz w:val="21"/>
                <w:szCs w:val="21"/>
              </w:rPr>
            </w:pPr>
            <w:r>
              <w:rPr>
                <w:rFonts w:hint="eastAsia" w:ascii="宋体" w:hAnsi="宋体" w:eastAsia="宋体" w:cs="宋体"/>
                <w:sz w:val="21"/>
                <w:szCs w:val="21"/>
              </w:rPr>
              <w:t>公寓组合床</w:t>
            </w:r>
          </w:p>
        </w:tc>
        <w:tc>
          <w:tcPr>
            <w:tcW w:w="3792" w:type="pct"/>
            <w:tcBorders>
              <w:bottom w:val="single" w:color="auto" w:sz="4" w:space="0"/>
            </w:tcBorders>
            <w:noWrap w:val="0"/>
            <w:vAlign w:val="top"/>
          </w:tcPr>
          <w:p>
            <w:pPr>
              <w:rPr>
                <w:rFonts w:hint="eastAsia" w:ascii="宋体" w:hAnsi="宋体" w:eastAsia="宋体" w:cs="宋体"/>
                <w:sz w:val="21"/>
                <w:szCs w:val="21"/>
              </w:rPr>
            </w:pPr>
            <w:r>
              <w:rPr>
                <w:rFonts w:hint="eastAsia" w:ascii="宋体" w:hAnsi="宋体" w:eastAsia="宋体" w:cs="宋体"/>
                <w:sz w:val="21"/>
                <w:szCs w:val="21"/>
              </w:rPr>
              <w:t>1.1.1 规格：W4500*D900*H2260mm</w:t>
            </w:r>
            <w:r>
              <w:rPr>
                <w:rFonts w:hint="eastAsia" w:ascii="宋体" w:hAnsi="宋体" w:eastAsia="宋体" w:cs="宋体"/>
                <w:sz w:val="21"/>
                <w:szCs w:val="21"/>
              </w:rPr>
              <w:t xml:space="preserve"> ±3%</w:t>
            </w:r>
          </w:p>
          <w:p>
            <w:pPr>
              <w:rPr>
                <w:rFonts w:hint="eastAsia" w:ascii="宋体" w:hAnsi="宋体" w:eastAsia="宋体" w:cs="宋体"/>
                <w:sz w:val="21"/>
                <w:szCs w:val="21"/>
              </w:rPr>
            </w:pPr>
            <w:r>
              <w:rPr>
                <w:rFonts w:hint="eastAsia" w:ascii="宋体" w:hAnsi="宋体" w:eastAsia="宋体" w:cs="宋体"/>
                <w:sz w:val="21"/>
                <w:szCs w:val="21"/>
              </w:rPr>
              <w:t>床体结构：采用钢木结构，主受力为钢架框体，主受力框架由金属立柱、板材、铝合金顶盖管、尼龙转接头四合一融为一体受力。床体主受力立柱采用 80*40*1.2mm L型封闭式异型钢管（或80*40*1.5mm方管）并带安全倒角，L型钢管短边深度与板边齐平。床架金属框四周采用80*20*1.2mm钢管+4条30*20*1.2mm钢管整体焊接成型，床板嵌入床架金属框内。床架金属框与立柱的连接方式为穿透床架金属管与立柱的预埋螺母连接，此连接结构更牢固、更安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1" w:hRule="atLeast"/>
        </w:trPr>
        <w:tc>
          <w:tcPr>
            <w:tcW w:w="510" w:type="pct"/>
            <w:vMerge w:val="continue"/>
            <w:tcBorders/>
            <w:noWrap w:val="0"/>
            <w:vAlign w:val="center"/>
          </w:tcPr>
          <w:p>
            <w:pPr>
              <w:jc w:val="center"/>
              <w:rPr>
                <w:rFonts w:hint="eastAsia" w:ascii="宋体" w:hAnsi="宋体" w:eastAsia="宋体" w:cs="宋体"/>
                <w:b/>
                <w:sz w:val="21"/>
                <w:szCs w:val="21"/>
              </w:rPr>
            </w:pPr>
          </w:p>
        </w:tc>
        <w:tc>
          <w:tcPr>
            <w:tcW w:w="697" w:type="pct"/>
            <w:vMerge w:val="continue"/>
            <w:tcBorders/>
            <w:noWrap w:val="0"/>
            <w:vAlign w:val="top"/>
          </w:tcPr>
          <w:p>
            <w:pPr>
              <w:jc w:val="center"/>
              <w:rPr>
                <w:rFonts w:hint="eastAsia" w:ascii="宋体" w:hAnsi="宋体" w:eastAsia="宋体" w:cs="宋体"/>
                <w:bCs/>
                <w:sz w:val="21"/>
                <w:szCs w:val="21"/>
              </w:rPr>
            </w:pPr>
          </w:p>
        </w:tc>
        <w:tc>
          <w:tcPr>
            <w:tcW w:w="3792" w:type="pct"/>
            <w:tcBorders>
              <w:top w:val="single" w:color="auto" w:sz="4" w:space="0"/>
              <w:bottom w:val="single" w:color="auto" w:sz="4" w:space="0"/>
            </w:tcBorders>
            <w:noWrap w:val="0"/>
            <w:vAlign w:val="top"/>
          </w:tcPr>
          <w:p>
            <w:pPr>
              <w:rPr>
                <w:rFonts w:hint="eastAsia" w:ascii="宋体" w:hAnsi="宋体" w:eastAsia="宋体" w:cs="宋体"/>
                <w:sz w:val="21"/>
                <w:szCs w:val="21"/>
              </w:rPr>
            </w:pPr>
            <w:r>
              <w:rPr>
                <w:rFonts w:hint="eastAsia" w:ascii="宋体" w:hAnsi="宋体" w:eastAsia="宋体" w:cs="宋体"/>
                <w:sz w:val="21"/>
                <w:szCs w:val="21"/>
              </w:rPr>
              <w:t>1.1.2 板材：写字桌台面采用25mm厚</w:t>
            </w:r>
            <w:bookmarkStart w:id="61" w:name="OLE_LINK17"/>
            <w:r>
              <w:rPr>
                <w:rFonts w:hint="eastAsia" w:ascii="宋体" w:hAnsi="宋体" w:eastAsia="宋体" w:cs="宋体"/>
                <w:sz w:val="21"/>
                <w:szCs w:val="21"/>
              </w:rPr>
              <w:t>E1</w:t>
            </w:r>
            <w:bookmarkEnd w:id="61"/>
            <w:r>
              <w:rPr>
                <w:rFonts w:hint="eastAsia" w:ascii="宋体" w:hAnsi="宋体" w:eastAsia="宋体" w:cs="宋体"/>
                <w:sz w:val="21"/>
                <w:szCs w:val="21"/>
              </w:rPr>
              <w:t>级三聚氰胺饰面刨花板，其余采用18mm厚E1级三聚氰胺饰面刨花板，所有板材截断面需使用接近色PVC封边，最大限度防止有害物质溢出。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510" w:type="pct"/>
            <w:vMerge w:val="continue"/>
            <w:tcBorders/>
            <w:noWrap w:val="0"/>
            <w:vAlign w:val="center"/>
          </w:tcPr>
          <w:p>
            <w:pPr>
              <w:jc w:val="center"/>
              <w:rPr>
                <w:rFonts w:hint="eastAsia" w:ascii="宋体" w:hAnsi="宋体" w:eastAsia="宋体" w:cs="宋体"/>
                <w:b/>
                <w:sz w:val="21"/>
                <w:szCs w:val="21"/>
              </w:rPr>
            </w:pPr>
          </w:p>
        </w:tc>
        <w:tc>
          <w:tcPr>
            <w:tcW w:w="697" w:type="pct"/>
            <w:vMerge w:val="continue"/>
            <w:tcBorders/>
            <w:noWrap w:val="0"/>
            <w:vAlign w:val="top"/>
          </w:tcPr>
          <w:p>
            <w:pPr>
              <w:jc w:val="center"/>
              <w:rPr>
                <w:rFonts w:hint="eastAsia" w:ascii="宋体" w:hAnsi="宋体" w:eastAsia="宋体" w:cs="宋体"/>
                <w:bCs/>
                <w:sz w:val="21"/>
                <w:szCs w:val="21"/>
              </w:rPr>
            </w:pPr>
          </w:p>
        </w:tc>
        <w:tc>
          <w:tcPr>
            <w:tcW w:w="3792" w:type="pct"/>
            <w:tcBorders>
              <w:top w:val="single" w:color="auto" w:sz="4" w:space="0"/>
              <w:bottom w:val="single" w:color="auto" w:sz="4" w:space="0"/>
            </w:tcBorders>
            <w:noWrap w:val="0"/>
            <w:vAlign w:val="top"/>
          </w:tcPr>
          <w:p>
            <w:pPr>
              <w:rPr>
                <w:rFonts w:hint="eastAsia" w:ascii="宋体" w:hAnsi="宋体" w:eastAsia="宋体" w:cs="宋体"/>
                <w:sz w:val="21"/>
                <w:szCs w:val="21"/>
              </w:rPr>
            </w:pPr>
            <w:r>
              <w:rPr>
                <w:rFonts w:hint="eastAsia" w:ascii="宋体" w:hAnsi="宋体" w:eastAsia="宋体" w:cs="宋体"/>
                <w:sz w:val="21"/>
                <w:szCs w:val="21"/>
              </w:rPr>
              <w:t>1.1.3 五金件：导轨、铰链做工精细，运行无噪音。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510" w:type="pct"/>
            <w:vMerge w:val="continue"/>
            <w:tcBorders/>
            <w:noWrap w:val="0"/>
            <w:vAlign w:val="center"/>
          </w:tcPr>
          <w:p>
            <w:pPr>
              <w:jc w:val="center"/>
              <w:rPr>
                <w:rFonts w:hint="eastAsia" w:ascii="宋体" w:hAnsi="宋体" w:eastAsia="宋体" w:cs="宋体"/>
                <w:b/>
                <w:sz w:val="21"/>
                <w:szCs w:val="21"/>
              </w:rPr>
            </w:pPr>
          </w:p>
        </w:tc>
        <w:tc>
          <w:tcPr>
            <w:tcW w:w="697" w:type="pct"/>
            <w:vMerge w:val="continue"/>
            <w:tcBorders/>
            <w:noWrap w:val="0"/>
            <w:vAlign w:val="top"/>
          </w:tcPr>
          <w:p>
            <w:pPr>
              <w:jc w:val="center"/>
              <w:rPr>
                <w:rFonts w:hint="eastAsia" w:ascii="宋体" w:hAnsi="宋体" w:eastAsia="宋体" w:cs="宋体"/>
                <w:bCs/>
                <w:sz w:val="21"/>
                <w:szCs w:val="21"/>
              </w:rPr>
            </w:pPr>
          </w:p>
        </w:tc>
        <w:tc>
          <w:tcPr>
            <w:tcW w:w="3792" w:type="pct"/>
            <w:tcBorders>
              <w:top w:val="single" w:color="auto" w:sz="4" w:space="0"/>
              <w:bottom w:val="single" w:color="auto" w:sz="4" w:space="0"/>
            </w:tcBorders>
            <w:noWrap w:val="0"/>
            <w:vAlign w:val="top"/>
          </w:tcPr>
          <w:p>
            <w:pPr>
              <w:rPr>
                <w:rFonts w:hint="eastAsia" w:ascii="宋体" w:hAnsi="宋体" w:eastAsia="宋体" w:cs="宋体"/>
                <w:sz w:val="21"/>
                <w:szCs w:val="21"/>
              </w:rPr>
            </w:pPr>
            <w:r>
              <w:rPr>
                <w:rFonts w:hint="eastAsia" w:ascii="宋体" w:hAnsi="宋体" w:eastAsia="宋体" w:cs="宋体"/>
                <w:sz w:val="21"/>
                <w:szCs w:val="21"/>
              </w:rPr>
              <w:t>1.1.4 衣柜、书桌抽屉的拉手及锁舌：衣柜拉手采用铝、塑复合长腰形长拉手；拉手底座与锁舌孔一体化设计，有效保护锁舌的突出部分，增加安全性。拉手底座规格190*40*24.2mm，拉手盖规格：132*24*15mm。学生可自行配置挂锁，不得采用金属焊接件，以防学生存取衣物易刮伤。小柜门拉手采用铝、塑复合长腰形短拉手，多色可选，拉手底座规格：100*40*23.2mm，拉手盖规格：84*24*15mm，不得采用金属焊接件，以防学生存取物品易刮伤。</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13" w:hRule="atLeast"/>
        </w:trPr>
        <w:tc>
          <w:tcPr>
            <w:tcW w:w="510" w:type="pct"/>
            <w:vMerge w:val="continue"/>
            <w:tcBorders/>
            <w:noWrap w:val="0"/>
            <w:vAlign w:val="center"/>
          </w:tcPr>
          <w:p>
            <w:pPr>
              <w:jc w:val="center"/>
              <w:rPr>
                <w:rFonts w:hint="eastAsia" w:ascii="宋体" w:hAnsi="宋体" w:eastAsia="宋体" w:cs="宋体"/>
                <w:b/>
                <w:sz w:val="21"/>
                <w:szCs w:val="21"/>
              </w:rPr>
            </w:pPr>
          </w:p>
        </w:tc>
        <w:tc>
          <w:tcPr>
            <w:tcW w:w="697" w:type="pct"/>
            <w:vMerge w:val="continue"/>
            <w:tcBorders/>
            <w:noWrap w:val="0"/>
            <w:vAlign w:val="top"/>
          </w:tcPr>
          <w:p>
            <w:pPr>
              <w:jc w:val="center"/>
              <w:rPr>
                <w:rFonts w:hint="eastAsia" w:ascii="宋体" w:hAnsi="宋体" w:eastAsia="宋体" w:cs="宋体"/>
                <w:bCs/>
                <w:sz w:val="21"/>
                <w:szCs w:val="21"/>
              </w:rPr>
            </w:pPr>
          </w:p>
        </w:tc>
        <w:tc>
          <w:tcPr>
            <w:tcW w:w="3792" w:type="pct"/>
            <w:tcBorders>
              <w:top w:val="single" w:color="auto" w:sz="4" w:space="0"/>
              <w:bottom w:val="single" w:color="auto" w:sz="4" w:space="0"/>
            </w:tcBorders>
            <w:noWrap w:val="0"/>
            <w:vAlign w:val="top"/>
          </w:tcPr>
          <w:p>
            <w:pPr>
              <w:rPr>
                <w:rFonts w:hint="eastAsia" w:ascii="宋体" w:hAnsi="宋体" w:eastAsia="宋体" w:cs="宋体"/>
                <w:sz w:val="21"/>
                <w:szCs w:val="21"/>
              </w:rPr>
            </w:pPr>
            <w:r>
              <w:rPr>
                <w:rFonts w:hint="eastAsia" w:ascii="宋体" w:hAnsi="宋体" w:eastAsia="宋体" w:cs="宋体"/>
                <w:sz w:val="21"/>
                <w:szCs w:val="21"/>
              </w:rPr>
              <w:t>1.1.5 书柜上方为一层的书架，下方是25mm厚的异型书桌台面，下方配有两个抽屉，储物柜规格370*860*760mm，可放置32寸及以下的行李箱。配软板（基材橡木软板，边框采用橡胶木,边框宽度20mm，边框厚度与软板厚度一致。软板表面环保麻绒布艺覆面</w:t>
            </w:r>
            <w:ins w:id="49" w:author="王秀子" w:date="2023-06-27T19:53:08Z">
              <w:r>
                <w:rPr>
                  <w:rFonts w:hint="eastAsia" w:ascii="宋体" w:hAnsi="宋体" w:cs="宋体"/>
                  <w:sz w:val="21"/>
                  <w:szCs w:val="21"/>
                  <w:lang w:eastAsia="zh-CN"/>
                </w:rPr>
                <w:t>）</w:t>
              </w:r>
            </w:ins>
            <w:r>
              <w:rPr>
                <w:rFonts w:hint="eastAsia" w:ascii="宋体" w:hAnsi="宋体" w:eastAsia="宋体" w:cs="宋体"/>
                <w:sz w:val="21"/>
                <w:szCs w:val="21"/>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02" w:hRule="atLeast"/>
        </w:trPr>
        <w:tc>
          <w:tcPr>
            <w:tcW w:w="510" w:type="pct"/>
            <w:vMerge w:val="continue"/>
            <w:tcBorders/>
            <w:noWrap w:val="0"/>
            <w:vAlign w:val="center"/>
          </w:tcPr>
          <w:p>
            <w:pPr>
              <w:jc w:val="center"/>
              <w:rPr>
                <w:rFonts w:hint="eastAsia" w:ascii="宋体" w:hAnsi="宋体" w:eastAsia="宋体" w:cs="宋体"/>
                <w:b/>
                <w:sz w:val="21"/>
                <w:szCs w:val="21"/>
              </w:rPr>
            </w:pPr>
          </w:p>
        </w:tc>
        <w:tc>
          <w:tcPr>
            <w:tcW w:w="697" w:type="pct"/>
            <w:vMerge w:val="continue"/>
            <w:tcBorders/>
            <w:noWrap w:val="0"/>
            <w:vAlign w:val="top"/>
          </w:tcPr>
          <w:p>
            <w:pPr>
              <w:jc w:val="center"/>
              <w:rPr>
                <w:rFonts w:hint="eastAsia" w:ascii="宋体" w:hAnsi="宋体" w:eastAsia="宋体" w:cs="宋体"/>
                <w:bCs/>
                <w:sz w:val="21"/>
                <w:szCs w:val="21"/>
              </w:rPr>
            </w:pPr>
          </w:p>
        </w:tc>
        <w:tc>
          <w:tcPr>
            <w:tcW w:w="3792" w:type="pct"/>
            <w:tcBorders>
              <w:top w:val="single" w:color="auto" w:sz="4" w:space="0"/>
              <w:bottom w:val="single" w:color="auto" w:sz="4" w:space="0"/>
            </w:tcBorders>
            <w:noWrap w:val="0"/>
            <w:vAlign w:val="top"/>
          </w:tcPr>
          <w:p>
            <w:pPr>
              <w:rPr>
                <w:rFonts w:hint="eastAsia" w:ascii="宋体" w:hAnsi="宋体" w:eastAsia="宋体" w:cs="宋体"/>
                <w:sz w:val="21"/>
                <w:szCs w:val="21"/>
              </w:rPr>
            </w:pPr>
            <w:r>
              <w:rPr>
                <w:rFonts w:hint="eastAsia" w:ascii="宋体" w:hAnsi="宋体" w:eastAsia="宋体" w:cs="宋体"/>
                <w:sz w:val="21"/>
                <w:szCs w:val="21"/>
              </w:rPr>
              <w:t>1.1.6 衣柜：可步入式大衣柜，内部功能分为收纳区和挂衣区，衣柜所有板材均采用18mm厚E1级三聚氰胺饰面刨花板，板材四周均采用1.5mm厚PVC封边（包括可见面及不可见面）。挂衣杆基座采用ABS材料，铝合金挂衣杆采用30*18*1.5mm型材，上圆（R6）下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83" w:hRule="atLeast"/>
        </w:trPr>
        <w:tc>
          <w:tcPr>
            <w:tcW w:w="510" w:type="pct"/>
            <w:vMerge w:val="continue"/>
            <w:tcBorders/>
            <w:noWrap w:val="0"/>
            <w:vAlign w:val="center"/>
          </w:tcPr>
          <w:p>
            <w:pPr>
              <w:jc w:val="center"/>
              <w:rPr>
                <w:rFonts w:hint="eastAsia" w:ascii="宋体" w:hAnsi="宋体" w:eastAsia="宋体" w:cs="宋体"/>
                <w:b/>
                <w:sz w:val="21"/>
                <w:szCs w:val="21"/>
              </w:rPr>
            </w:pPr>
          </w:p>
        </w:tc>
        <w:tc>
          <w:tcPr>
            <w:tcW w:w="697" w:type="pct"/>
            <w:vMerge w:val="continue"/>
            <w:tcBorders/>
            <w:noWrap w:val="0"/>
            <w:vAlign w:val="top"/>
          </w:tcPr>
          <w:p>
            <w:pPr>
              <w:jc w:val="center"/>
              <w:rPr>
                <w:rFonts w:hint="eastAsia" w:ascii="宋体" w:hAnsi="宋体" w:eastAsia="宋体" w:cs="宋体"/>
                <w:bCs/>
                <w:sz w:val="21"/>
                <w:szCs w:val="21"/>
              </w:rPr>
            </w:pPr>
          </w:p>
        </w:tc>
        <w:tc>
          <w:tcPr>
            <w:tcW w:w="3792" w:type="pct"/>
            <w:tcBorders>
              <w:top w:val="single" w:color="auto" w:sz="4" w:space="0"/>
              <w:bottom w:val="single" w:color="auto" w:sz="4" w:space="0"/>
            </w:tcBorders>
            <w:noWrap w:val="0"/>
            <w:vAlign w:val="top"/>
          </w:tcPr>
          <w:p>
            <w:pPr>
              <w:rPr>
                <w:rFonts w:hint="eastAsia" w:ascii="宋体" w:hAnsi="宋体" w:eastAsia="宋体" w:cs="宋体"/>
                <w:sz w:val="21"/>
                <w:szCs w:val="21"/>
              </w:rPr>
            </w:pPr>
            <w:r>
              <w:rPr>
                <w:rFonts w:hint="eastAsia" w:ascii="宋体" w:hAnsi="宋体" w:eastAsia="宋体" w:cs="宋体"/>
                <w:sz w:val="21"/>
                <w:szCs w:val="21"/>
              </w:rPr>
              <w:t>1.1.7 立式书柜：衣柜侧边为立式五层书柜，规格为230*325*1695mm，书柜所有板材均采用18mm厚E1级三聚氰胺饰面刨花板。</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3" w:hRule="atLeast"/>
        </w:trPr>
        <w:tc>
          <w:tcPr>
            <w:tcW w:w="510" w:type="pct"/>
            <w:vMerge w:val="continue"/>
            <w:tcBorders/>
            <w:noWrap w:val="0"/>
            <w:vAlign w:val="center"/>
          </w:tcPr>
          <w:p>
            <w:pPr>
              <w:jc w:val="center"/>
              <w:rPr>
                <w:rFonts w:hint="eastAsia" w:ascii="宋体" w:hAnsi="宋体" w:eastAsia="宋体" w:cs="宋体"/>
                <w:b/>
                <w:sz w:val="21"/>
                <w:szCs w:val="21"/>
              </w:rPr>
            </w:pPr>
          </w:p>
        </w:tc>
        <w:tc>
          <w:tcPr>
            <w:tcW w:w="697" w:type="pct"/>
            <w:vMerge w:val="continue"/>
            <w:tcBorders/>
            <w:noWrap w:val="0"/>
            <w:vAlign w:val="top"/>
          </w:tcPr>
          <w:p>
            <w:pPr>
              <w:jc w:val="center"/>
              <w:rPr>
                <w:rFonts w:hint="eastAsia" w:ascii="宋体" w:hAnsi="宋体" w:eastAsia="宋体" w:cs="宋体"/>
                <w:bCs/>
                <w:sz w:val="21"/>
                <w:szCs w:val="21"/>
              </w:rPr>
            </w:pPr>
          </w:p>
        </w:tc>
        <w:tc>
          <w:tcPr>
            <w:tcW w:w="3792" w:type="pct"/>
            <w:tcBorders>
              <w:top w:val="single" w:color="auto" w:sz="4" w:space="0"/>
              <w:bottom w:val="single" w:color="auto" w:sz="4" w:space="0"/>
            </w:tcBorders>
            <w:noWrap w:val="0"/>
            <w:vAlign w:val="top"/>
          </w:tcPr>
          <w:p>
            <w:pPr>
              <w:rPr>
                <w:rFonts w:hint="eastAsia" w:ascii="宋体" w:hAnsi="宋体" w:eastAsia="宋体" w:cs="宋体"/>
                <w:sz w:val="21"/>
                <w:szCs w:val="21"/>
              </w:rPr>
            </w:pPr>
            <w:r>
              <w:rPr>
                <w:rFonts w:hint="eastAsia" w:ascii="宋体" w:hAnsi="宋体" w:eastAsia="宋体" w:cs="宋体"/>
                <w:sz w:val="21"/>
                <w:szCs w:val="21"/>
              </w:rPr>
              <w:t>1.1.8 床头、床尾：采用金属框体结构，铝合金顶盖管50*30*1.2mm铝合金封闭式异型型材，铝合金顶盖管与立柱连接，床头、床尾总厚度为40mm，空间极致利用。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6" w:hRule="atLeast"/>
        </w:trPr>
        <w:tc>
          <w:tcPr>
            <w:tcW w:w="510" w:type="pct"/>
            <w:vMerge w:val="continue"/>
            <w:tcBorders/>
            <w:noWrap w:val="0"/>
            <w:vAlign w:val="center"/>
          </w:tcPr>
          <w:p>
            <w:pPr>
              <w:jc w:val="center"/>
              <w:rPr>
                <w:rFonts w:hint="eastAsia" w:ascii="宋体" w:hAnsi="宋体" w:eastAsia="宋体" w:cs="宋体"/>
                <w:b/>
                <w:sz w:val="21"/>
                <w:szCs w:val="21"/>
              </w:rPr>
            </w:pPr>
          </w:p>
        </w:tc>
        <w:tc>
          <w:tcPr>
            <w:tcW w:w="697" w:type="pct"/>
            <w:vMerge w:val="continue"/>
            <w:tcBorders/>
            <w:noWrap w:val="0"/>
            <w:vAlign w:val="top"/>
          </w:tcPr>
          <w:p>
            <w:pPr>
              <w:jc w:val="center"/>
              <w:rPr>
                <w:rFonts w:hint="eastAsia" w:ascii="宋体" w:hAnsi="宋体" w:eastAsia="宋体" w:cs="宋体"/>
                <w:bCs/>
                <w:sz w:val="21"/>
                <w:szCs w:val="21"/>
              </w:rPr>
            </w:pPr>
          </w:p>
        </w:tc>
        <w:tc>
          <w:tcPr>
            <w:tcW w:w="3792" w:type="pct"/>
            <w:tcBorders>
              <w:top w:val="single" w:color="auto" w:sz="4" w:space="0"/>
              <w:bottom w:val="single" w:color="auto" w:sz="4" w:space="0"/>
            </w:tcBorders>
            <w:noWrap w:val="0"/>
            <w:vAlign w:val="top"/>
          </w:tcPr>
          <w:p>
            <w:pPr>
              <w:rPr>
                <w:rFonts w:hint="eastAsia" w:ascii="宋体" w:hAnsi="宋体" w:eastAsia="宋体" w:cs="宋体"/>
                <w:sz w:val="21"/>
                <w:szCs w:val="21"/>
              </w:rPr>
            </w:pPr>
            <w:r>
              <w:rPr>
                <w:rFonts w:hint="eastAsia" w:ascii="宋体" w:hAnsi="宋体" w:eastAsia="宋体" w:cs="宋体"/>
                <w:sz w:val="21"/>
                <w:szCs w:val="21"/>
              </w:rPr>
              <w:t>1.1.9 前护栏高度380mm，护拦采用25*25*1.0mm U型封闭式异形管，护拦与床厅采用铝铸件连接，内护栏高度尺寸为200mm。扶手采用加强梯形安全倒角铝管（50*30*1.2mm）和L型安全倒角钢管（50*40*1.2mm）加改性PP转角链接件组合而成，扶手与床厅采用铝铸件连接，此连接结构更牢固、更安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7" w:hRule="atLeast"/>
        </w:trPr>
        <w:tc>
          <w:tcPr>
            <w:tcW w:w="510" w:type="pct"/>
            <w:vMerge w:val="continue"/>
            <w:tcBorders/>
            <w:noWrap w:val="0"/>
            <w:vAlign w:val="center"/>
          </w:tcPr>
          <w:p>
            <w:pPr>
              <w:jc w:val="center"/>
              <w:rPr>
                <w:rFonts w:hint="eastAsia" w:ascii="宋体" w:hAnsi="宋体" w:eastAsia="宋体" w:cs="宋体"/>
                <w:b/>
                <w:sz w:val="21"/>
                <w:szCs w:val="21"/>
              </w:rPr>
            </w:pPr>
          </w:p>
        </w:tc>
        <w:tc>
          <w:tcPr>
            <w:tcW w:w="697" w:type="pct"/>
            <w:vMerge w:val="continue"/>
            <w:tcBorders/>
            <w:noWrap w:val="0"/>
            <w:vAlign w:val="top"/>
          </w:tcPr>
          <w:p>
            <w:pPr>
              <w:jc w:val="center"/>
              <w:rPr>
                <w:rFonts w:hint="eastAsia" w:ascii="宋体" w:hAnsi="宋体" w:eastAsia="宋体" w:cs="宋体"/>
                <w:bCs/>
                <w:sz w:val="21"/>
                <w:szCs w:val="21"/>
              </w:rPr>
            </w:pPr>
          </w:p>
        </w:tc>
        <w:tc>
          <w:tcPr>
            <w:tcW w:w="3792" w:type="pct"/>
            <w:tcBorders>
              <w:top w:val="single" w:color="auto" w:sz="4" w:space="0"/>
              <w:bottom w:val="single" w:color="auto" w:sz="4" w:space="0"/>
            </w:tcBorders>
            <w:noWrap w:val="0"/>
            <w:vAlign w:val="top"/>
          </w:tcPr>
          <w:p>
            <w:pPr>
              <w:rPr>
                <w:rFonts w:hint="eastAsia" w:ascii="宋体" w:hAnsi="宋体" w:eastAsia="宋体" w:cs="宋体"/>
                <w:sz w:val="21"/>
                <w:szCs w:val="21"/>
              </w:rPr>
            </w:pPr>
            <w:r>
              <w:rPr>
                <w:rFonts w:hint="eastAsia" w:ascii="宋体" w:hAnsi="宋体" w:eastAsia="宋体" w:cs="宋体"/>
                <w:sz w:val="21"/>
                <w:szCs w:val="21"/>
              </w:rPr>
              <w:t>1.1.10床体的床头、床尾边角处均配有高强度尼龙转接头，以保证学生抓扶前护拦及楼梯入口的床尾护拦时接触尼龙塑料件，而非金属件（以防刮伤）。</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22" w:hRule="atLeast"/>
        </w:trPr>
        <w:tc>
          <w:tcPr>
            <w:tcW w:w="510" w:type="pct"/>
            <w:vMerge w:val="continue"/>
            <w:tcBorders/>
            <w:noWrap w:val="0"/>
            <w:vAlign w:val="center"/>
          </w:tcPr>
          <w:p>
            <w:pPr>
              <w:jc w:val="center"/>
              <w:rPr>
                <w:rFonts w:hint="eastAsia" w:ascii="宋体" w:hAnsi="宋体" w:eastAsia="宋体" w:cs="宋体"/>
                <w:b/>
                <w:sz w:val="21"/>
                <w:szCs w:val="21"/>
              </w:rPr>
            </w:pPr>
          </w:p>
        </w:tc>
        <w:tc>
          <w:tcPr>
            <w:tcW w:w="697" w:type="pct"/>
            <w:vMerge w:val="continue"/>
            <w:tcBorders/>
            <w:noWrap w:val="0"/>
            <w:vAlign w:val="top"/>
          </w:tcPr>
          <w:p>
            <w:pPr>
              <w:jc w:val="center"/>
              <w:rPr>
                <w:rFonts w:hint="eastAsia" w:ascii="宋体" w:hAnsi="宋体" w:eastAsia="宋体" w:cs="宋体"/>
                <w:bCs/>
                <w:sz w:val="21"/>
                <w:szCs w:val="21"/>
              </w:rPr>
            </w:pPr>
          </w:p>
        </w:tc>
        <w:tc>
          <w:tcPr>
            <w:tcW w:w="3792" w:type="pct"/>
            <w:tcBorders>
              <w:top w:val="single" w:color="auto" w:sz="4" w:space="0"/>
              <w:bottom w:val="single" w:color="auto" w:sz="4" w:space="0"/>
            </w:tcBorders>
            <w:noWrap w:val="0"/>
            <w:vAlign w:val="top"/>
          </w:tcPr>
          <w:p>
            <w:pPr>
              <w:rPr>
                <w:rFonts w:hint="eastAsia" w:ascii="宋体" w:hAnsi="宋体" w:eastAsia="宋体" w:cs="宋体"/>
                <w:sz w:val="21"/>
                <w:szCs w:val="21"/>
              </w:rPr>
            </w:pPr>
            <w:r>
              <w:rPr>
                <w:rFonts w:hint="eastAsia" w:ascii="宋体" w:hAnsi="宋体" w:eastAsia="宋体" w:cs="宋体"/>
                <w:sz w:val="21"/>
                <w:szCs w:val="21"/>
              </w:rPr>
              <w:t>1.1.11楼梯：采用18mm厚E1级三聚氰胺饰面刨花板，四阶结构，楼梯内部采用25*25*1.2mm方管作为整体支架，内含储物功能（上三层），楼梯门板采用外挖拉手，可自动复位，增加安全性。前端采用铝合金护边内嵌软性PVC防滑条集成组装，增加上下楼梯安全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5" w:hRule="atLeast"/>
        </w:trPr>
        <w:tc>
          <w:tcPr>
            <w:tcW w:w="510" w:type="pct"/>
            <w:vMerge w:val="continue"/>
            <w:tcBorders/>
            <w:noWrap w:val="0"/>
            <w:vAlign w:val="center"/>
          </w:tcPr>
          <w:p>
            <w:pPr>
              <w:jc w:val="center"/>
              <w:rPr>
                <w:rFonts w:hint="eastAsia" w:ascii="宋体" w:hAnsi="宋体" w:eastAsia="宋体" w:cs="宋体"/>
                <w:b/>
                <w:sz w:val="21"/>
                <w:szCs w:val="21"/>
              </w:rPr>
            </w:pPr>
          </w:p>
        </w:tc>
        <w:tc>
          <w:tcPr>
            <w:tcW w:w="697" w:type="pct"/>
            <w:vMerge w:val="continue"/>
            <w:tcBorders/>
            <w:noWrap w:val="0"/>
            <w:vAlign w:val="top"/>
          </w:tcPr>
          <w:p>
            <w:pPr>
              <w:jc w:val="center"/>
              <w:rPr>
                <w:rFonts w:hint="eastAsia" w:ascii="宋体" w:hAnsi="宋体" w:eastAsia="宋体" w:cs="宋体"/>
                <w:bCs/>
                <w:sz w:val="21"/>
                <w:szCs w:val="21"/>
              </w:rPr>
            </w:pPr>
          </w:p>
        </w:tc>
        <w:tc>
          <w:tcPr>
            <w:tcW w:w="3792" w:type="pct"/>
            <w:tcBorders>
              <w:top w:val="single" w:color="auto" w:sz="4" w:space="0"/>
              <w:bottom w:val="single" w:color="auto" w:sz="4" w:space="0"/>
            </w:tcBorders>
            <w:noWrap w:val="0"/>
            <w:vAlign w:val="top"/>
          </w:tcPr>
          <w:p>
            <w:pPr>
              <w:rPr>
                <w:rFonts w:hint="eastAsia" w:ascii="宋体" w:hAnsi="宋体" w:eastAsia="宋体" w:cs="宋体"/>
                <w:sz w:val="21"/>
                <w:szCs w:val="21"/>
              </w:rPr>
            </w:pPr>
            <w:r>
              <w:rPr>
                <w:rFonts w:hint="eastAsia" w:ascii="宋体" w:hAnsi="宋体" w:eastAsia="宋体" w:cs="宋体"/>
                <w:sz w:val="21"/>
                <w:szCs w:val="21"/>
              </w:rPr>
              <w:t>1.1.12所有钢制件焊接均采用二氧化碳气体保护焊，做到焊接平整、无虚焊、无明显焊疤、焊接处需打磨光滑，表面经去油、除锈、硅烷磷化工艺处理后静电喷塑，喷塑厚度80-100um。漆膜附着力、硬度、耐冲击力等均符合国家标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 w:hRule="atLeast"/>
        </w:trPr>
        <w:tc>
          <w:tcPr>
            <w:tcW w:w="510" w:type="pct"/>
            <w:vMerge w:val="continue"/>
            <w:tcBorders/>
            <w:noWrap w:val="0"/>
            <w:vAlign w:val="center"/>
          </w:tcPr>
          <w:p>
            <w:pPr>
              <w:jc w:val="center"/>
              <w:rPr>
                <w:rFonts w:hint="eastAsia" w:ascii="宋体" w:hAnsi="宋体" w:eastAsia="宋体" w:cs="宋体"/>
                <w:b/>
                <w:sz w:val="21"/>
                <w:szCs w:val="21"/>
              </w:rPr>
            </w:pPr>
          </w:p>
        </w:tc>
        <w:tc>
          <w:tcPr>
            <w:tcW w:w="697" w:type="pct"/>
            <w:vMerge w:val="continue"/>
            <w:tcBorders/>
            <w:noWrap w:val="0"/>
            <w:vAlign w:val="top"/>
          </w:tcPr>
          <w:p>
            <w:pPr>
              <w:rPr>
                <w:rFonts w:hint="eastAsia" w:ascii="宋体" w:hAnsi="宋体" w:eastAsia="宋体" w:cs="宋体"/>
                <w:sz w:val="21"/>
                <w:szCs w:val="21"/>
              </w:rPr>
            </w:pPr>
          </w:p>
        </w:tc>
        <w:tc>
          <w:tcPr>
            <w:tcW w:w="3792" w:type="pct"/>
            <w:noWrap w:val="0"/>
            <w:vAlign w:val="top"/>
          </w:tcPr>
          <w:p>
            <w:pPr>
              <w:rPr>
                <w:rFonts w:hint="eastAsia" w:ascii="宋体" w:hAnsi="宋体" w:eastAsia="宋体" w:cs="宋体"/>
                <w:b/>
                <w:color w:val="FF0000"/>
                <w:sz w:val="21"/>
                <w:szCs w:val="21"/>
              </w:rPr>
            </w:pPr>
            <w:r>
              <w:rPr>
                <w:rFonts w:hint="eastAsia" w:ascii="宋体" w:hAnsi="宋体" w:eastAsia="宋体" w:cs="宋体"/>
                <w:b/>
                <w:sz w:val="21"/>
                <w:szCs w:val="21"/>
              </w:rPr>
              <w:t>▲</w:t>
            </w:r>
            <w:r>
              <w:rPr>
                <w:rFonts w:hint="eastAsia" w:ascii="宋体" w:hAnsi="宋体" w:eastAsia="宋体" w:cs="宋体"/>
                <w:b/>
                <w:color w:val="FF0000"/>
                <w:sz w:val="21"/>
                <w:szCs w:val="21"/>
              </w:rPr>
              <w:t>1.1.13三聚氰胺饰面板:要求提供 2022 年6月 1 日至本项目投标截止之日前，</w:t>
            </w:r>
            <w:commentRangeStart w:id="10"/>
            <w:r>
              <w:rPr>
                <w:rFonts w:hint="eastAsia" w:ascii="宋体" w:hAnsi="宋体" w:eastAsia="宋体" w:cs="宋体"/>
                <w:b/>
                <w:color w:val="FF0000"/>
                <w:sz w:val="21"/>
                <w:szCs w:val="21"/>
              </w:rPr>
              <w:t>具有 CMA和CNAS资质的质量监督检验机构出具的合格的“三聚氰胺饰面板”检测报告扫描件，原件备查（检测报告上有 CMA和CNAS标识）</w:t>
            </w:r>
            <w:commentRangeEnd w:id="10"/>
            <w:r>
              <w:commentReference w:id="10"/>
            </w:r>
            <w:r>
              <w:rPr>
                <w:rFonts w:hint="eastAsia" w:ascii="宋体" w:hAnsi="宋体" w:eastAsia="宋体" w:cs="宋体"/>
                <w:b/>
                <w:color w:val="FF0000"/>
                <w:sz w:val="21"/>
                <w:szCs w:val="21"/>
              </w:rPr>
              <w:t>。</w:t>
            </w:r>
          </w:p>
          <w:p>
            <w:pPr>
              <w:rPr>
                <w:rFonts w:hint="eastAsia" w:ascii="宋体" w:hAnsi="宋体" w:eastAsia="宋体" w:cs="宋体"/>
                <w:b/>
                <w:color w:val="FF0000"/>
                <w:sz w:val="21"/>
                <w:szCs w:val="21"/>
              </w:rPr>
            </w:pPr>
            <w:r>
              <w:rPr>
                <w:rFonts w:hint="eastAsia" w:ascii="宋体" w:hAnsi="宋体" w:eastAsia="宋体" w:cs="宋体"/>
                <w:b/>
                <w:color w:val="FF0000"/>
                <w:sz w:val="21"/>
                <w:szCs w:val="21"/>
              </w:rPr>
              <w:t>检测依据为：</w:t>
            </w:r>
            <w:bookmarkStart w:id="62" w:name="OLE_LINK18"/>
            <w:r>
              <w:rPr>
                <w:rFonts w:hint="eastAsia" w:ascii="宋体" w:hAnsi="宋体" w:eastAsia="宋体" w:cs="宋体"/>
                <w:b/>
                <w:color w:val="FF0000"/>
                <w:sz w:val="21"/>
                <w:szCs w:val="21"/>
              </w:rPr>
              <w:t>GB 18584-2001</w:t>
            </w:r>
            <w:bookmarkEnd w:id="62"/>
            <w:r>
              <w:rPr>
                <w:rFonts w:hint="eastAsia" w:ascii="宋体" w:hAnsi="宋体" w:eastAsia="宋体" w:cs="宋体"/>
                <w:b/>
                <w:color w:val="FF0000"/>
                <w:sz w:val="21"/>
                <w:szCs w:val="21"/>
              </w:rPr>
              <w:t>《室内装饰装修材料木家具中有害物质限量》；</w:t>
            </w:r>
          </w:p>
          <w:p>
            <w:pPr>
              <w:rPr>
                <w:rFonts w:hint="eastAsia" w:ascii="宋体" w:hAnsi="宋体" w:eastAsia="宋体" w:cs="宋体"/>
                <w:b/>
                <w:color w:val="FF0000"/>
                <w:sz w:val="21"/>
                <w:szCs w:val="21"/>
              </w:rPr>
            </w:pPr>
            <w:r>
              <w:rPr>
                <w:rFonts w:hint="eastAsia" w:ascii="宋体" w:hAnsi="宋体" w:eastAsia="宋体" w:cs="宋体"/>
                <w:b/>
                <w:color w:val="FF0000"/>
                <w:sz w:val="21"/>
                <w:szCs w:val="21"/>
              </w:rPr>
              <w:t>检测结果要求：甲醛释放量≤0.3mg/L。</w:t>
            </w:r>
          </w:p>
          <w:p>
            <w:pPr>
              <w:rPr>
                <w:rFonts w:hint="eastAsia" w:ascii="宋体" w:hAnsi="宋体" w:eastAsia="宋体" w:cs="宋体"/>
                <w:sz w:val="21"/>
                <w:szCs w:val="21"/>
              </w:rPr>
            </w:pPr>
            <w:commentRangeStart w:id="11"/>
            <w:r>
              <w:rPr>
                <w:rFonts w:hint="eastAsia" w:ascii="宋体" w:hAnsi="宋体" w:eastAsia="宋体" w:cs="宋体"/>
                <w:b/>
                <w:color w:val="FF0000"/>
                <w:sz w:val="21"/>
                <w:szCs w:val="21"/>
              </w:rPr>
              <w:t>同时需要提供</w:t>
            </w:r>
            <w:ins w:id="50" w:author="王秀子" w:date="2023-06-27T19:57:23Z">
              <w:r>
                <w:rPr>
                  <w:rFonts w:hint="eastAsia" w:ascii="宋体" w:hAnsi="宋体" w:eastAsia="宋体" w:cs="宋体"/>
                  <w:b/>
                  <w:color w:val="FF0000"/>
                  <w:sz w:val="21"/>
                  <w:szCs w:val="21"/>
                </w:rPr>
                <w:t>检验报告</w:t>
              </w:r>
            </w:ins>
            <w:del w:id="51" w:author="王秀子" w:date="2023-06-27T19:57:25Z">
              <w:r>
                <w:rPr>
                  <w:rFonts w:hint="eastAsia" w:ascii="宋体" w:hAnsi="宋体" w:eastAsia="宋体" w:cs="宋体"/>
                  <w:b/>
                  <w:color w:val="FF0000"/>
                  <w:sz w:val="21"/>
                  <w:szCs w:val="21"/>
                </w:rPr>
                <w:delText>检验机构</w:delText>
              </w:r>
            </w:del>
            <w:r>
              <w:rPr>
                <w:rFonts w:hint="eastAsia" w:ascii="宋体" w:hAnsi="宋体" w:eastAsia="宋体" w:cs="宋体"/>
                <w:b/>
                <w:color w:val="FF0000"/>
                <w:sz w:val="21"/>
                <w:szCs w:val="21"/>
              </w:rPr>
              <w:t>在全国认证认可信息公共服务平台（认e云）（http://cx.cnca.cn/）</w:t>
            </w:r>
            <w:ins w:id="52" w:author="王秀子" w:date="2023-06-27T19:57:33Z">
              <w:bookmarkStart w:id="63" w:name="OLE_LINK21"/>
              <w:r>
                <w:rPr>
                  <w:rFonts w:hint="eastAsia" w:ascii="宋体" w:hAnsi="宋体" w:cs="宋体"/>
                  <w:b/>
                  <w:color w:val="FF0000"/>
                  <w:sz w:val="21"/>
                  <w:szCs w:val="21"/>
                  <w:lang w:val="en-US" w:eastAsia="zh-CN"/>
                </w:rPr>
                <w:t>上的</w:t>
              </w:r>
              <w:bookmarkEnd w:id="63"/>
            </w:ins>
            <w:del w:id="53" w:author="王秀子" w:date="2023-06-27T19:57:23Z">
              <w:r>
                <w:rPr>
                  <w:rFonts w:hint="eastAsia" w:ascii="宋体" w:hAnsi="宋体" w:eastAsia="宋体" w:cs="宋体"/>
                  <w:b/>
                  <w:color w:val="FF0000"/>
                  <w:sz w:val="21"/>
                  <w:szCs w:val="21"/>
                </w:rPr>
                <w:delText>检验报告</w:delText>
              </w:r>
            </w:del>
            <w:r>
              <w:rPr>
                <w:rFonts w:hint="eastAsia" w:ascii="宋体" w:hAnsi="宋体" w:eastAsia="宋体" w:cs="宋体"/>
                <w:b/>
                <w:color w:val="FF0000"/>
                <w:sz w:val="21"/>
                <w:szCs w:val="21"/>
              </w:rPr>
              <w:t>查询截图。</w:t>
            </w:r>
            <w:commentRangeEnd w:id="11"/>
            <w:r>
              <w:commentReference w:id="11"/>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 w:hRule="atLeast"/>
        </w:trPr>
        <w:tc>
          <w:tcPr>
            <w:tcW w:w="510" w:type="pct"/>
            <w:vMerge w:val="continue"/>
            <w:tcBorders/>
            <w:noWrap w:val="0"/>
            <w:vAlign w:val="center"/>
          </w:tcPr>
          <w:p>
            <w:pPr>
              <w:jc w:val="center"/>
              <w:rPr>
                <w:rFonts w:hint="eastAsia" w:ascii="宋体" w:hAnsi="宋体" w:eastAsia="宋体" w:cs="宋体"/>
                <w:b/>
                <w:sz w:val="21"/>
                <w:szCs w:val="21"/>
              </w:rPr>
            </w:pPr>
          </w:p>
        </w:tc>
        <w:tc>
          <w:tcPr>
            <w:tcW w:w="697" w:type="pct"/>
            <w:vMerge w:val="continue"/>
            <w:tcBorders/>
            <w:noWrap w:val="0"/>
            <w:vAlign w:val="top"/>
          </w:tcPr>
          <w:p>
            <w:pPr>
              <w:rPr>
                <w:rFonts w:hint="eastAsia" w:ascii="宋体" w:hAnsi="宋体" w:eastAsia="宋体" w:cs="宋体"/>
                <w:sz w:val="21"/>
                <w:szCs w:val="21"/>
              </w:rPr>
            </w:pPr>
          </w:p>
        </w:tc>
        <w:tc>
          <w:tcPr>
            <w:tcW w:w="3792" w:type="pct"/>
            <w:noWrap w:val="0"/>
            <w:vAlign w:val="top"/>
          </w:tcPr>
          <w:p>
            <w:pPr>
              <w:rPr>
                <w:rFonts w:hint="eastAsia" w:ascii="宋体" w:hAnsi="宋体" w:eastAsia="宋体" w:cs="宋体"/>
                <w:b/>
                <w:color w:val="FF0000"/>
                <w:sz w:val="21"/>
                <w:szCs w:val="21"/>
              </w:rPr>
            </w:pPr>
            <w:r>
              <w:rPr>
                <w:rFonts w:hint="eastAsia" w:ascii="宋体" w:hAnsi="宋体" w:eastAsia="宋体" w:cs="宋体"/>
                <w:b/>
                <w:sz w:val="21"/>
                <w:szCs w:val="21"/>
              </w:rPr>
              <w:t>▲</w:t>
            </w:r>
            <w:r>
              <w:rPr>
                <w:rFonts w:hint="eastAsia" w:ascii="宋体" w:hAnsi="宋体" w:eastAsia="宋体" w:cs="宋体"/>
                <w:b/>
                <w:color w:val="FF0000"/>
                <w:sz w:val="21"/>
                <w:szCs w:val="21"/>
              </w:rPr>
              <w:t>1.1.14异形铝合金管：要求提供 2022 年6月 1 日至本项目投标截止之日前，具有 CMA 和CNAS资质的质量监督检验机构出具的合格的“异形铝合金管”检测报告扫描件，原件备查（检测报告上有 CMA和CNAS标识）。</w:t>
            </w:r>
          </w:p>
          <w:p>
            <w:pPr>
              <w:rPr>
                <w:rFonts w:hint="eastAsia" w:ascii="宋体" w:hAnsi="宋体" w:eastAsia="宋体" w:cs="宋体"/>
                <w:b/>
                <w:color w:val="FF0000"/>
                <w:sz w:val="21"/>
                <w:szCs w:val="21"/>
              </w:rPr>
            </w:pPr>
            <w:r>
              <w:rPr>
                <w:rFonts w:hint="eastAsia" w:ascii="宋体" w:hAnsi="宋体" w:eastAsia="宋体" w:cs="宋体"/>
                <w:b/>
                <w:color w:val="FF0000"/>
                <w:sz w:val="21"/>
                <w:szCs w:val="21"/>
              </w:rPr>
              <w:t>检测依据为</w:t>
            </w:r>
            <w:bookmarkStart w:id="64" w:name="OLE_LINK19"/>
            <w:r>
              <w:rPr>
                <w:rFonts w:hint="eastAsia" w:ascii="宋体" w:hAnsi="宋体" w:eastAsia="宋体" w:cs="宋体"/>
                <w:b/>
                <w:color w:val="FF0000"/>
                <w:sz w:val="21"/>
                <w:szCs w:val="21"/>
              </w:rPr>
              <w:t>：</w:t>
            </w:r>
            <w:bookmarkStart w:id="65" w:name="OLE_LINK27"/>
            <w:r>
              <w:rPr>
                <w:rFonts w:hint="eastAsia" w:ascii="宋体" w:hAnsi="宋体" w:eastAsia="宋体" w:cs="宋体"/>
                <w:b/>
                <w:color w:val="FF0000"/>
                <w:sz w:val="21"/>
                <w:szCs w:val="21"/>
              </w:rPr>
              <w:t>GB/T3325-2017</w:t>
            </w:r>
            <w:bookmarkEnd w:id="64"/>
            <w:bookmarkEnd w:id="65"/>
            <w:r>
              <w:rPr>
                <w:rFonts w:hint="eastAsia" w:ascii="宋体" w:hAnsi="宋体" w:eastAsia="宋体" w:cs="宋体"/>
                <w:b/>
                <w:color w:val="FF0000"/>
                <w:sz w:val="21"/>
                <w:szCs w:val="21"/>
              </w:rPr>
              <w:t>《金属家具通用技术条件》；</w:t>
            </w:r>
          </w:p>
          <w:p>
            <w:pPr>
              <w:rPr>
                <w:rFonts w:hint="eastAsia" w:ascii="宋体" w:hAnsi="宋体" w:eastAsia="宋体" w:cs="宋体"/>
                <w:b/>
                <w:color w:val="FF0000"/>
                <w:sz w:val="21"/>
                <w:szCs w:val="21"/>
              </w:rPr>
            </w:pPr>
            <w:r>
              <w:rPr>
                <w:rFonts w:hint="eastAsia" w:ascii="宋体" w:hAnsi="宋体" w:eastAsia="宋体" w:cs="宋体"/>
                <w:b/>
                <w:color w:val="FF0000"/>
                <w:sz w:val="21"/>
                <w:szCs w:val="21"/>
              </w:rPr>
              <w:t>检测结果要求：金属件外观性能要求（管材）检测合格，</w:t>
            </w:r>
            <w:bookmarkStart w:id="66" w:name="OLE_LINK20"/>
            <w:r>
              <w:rPr>
                <w:rFonts w:hint="eastAsia" w:ascii="宋体" w:hAnsi="宋体" w:eastAsia="宋体" w:cs="宋体"/>
                <w:b/>
                <w:color w:val="FF0000"/>
                <w:sz w:val="21"/>
                <w:szCs w:val="21"/>
              </w:rPr>
              <w:t>抗盐雾</w:t>
            </w:r>
            <w:bookmarkEnd w:id="66"/>
            <w:commentRangeStart w:id="12"/>
            <w:r>
              <w:rPr>
                <w:rFonts w:hint="eastAsia" w:ascii="宋体" w:hAnsi="宋体" w:eastAsia="宋体" w:cs="宋体"/>
                <w:b/>
                <w:color w:val="FF0000"/>
                <w:sz w:val="21"/>
                <w:szCs w:val="21"/>
              </w:rPr>
              <w:t>300H</w:t>
            </w:r>
            <w:commentRangeEnd w:id="12"/>
            <w:r>
              <w:commentReference w:id="12"/>
            </w:r>
            <w:r>
              <w:rPr>
                <w:rFonts w:hint="eastAsia" w:ascii="宋体" w:hAnsi="宋体" w:eastAsia="宋体" w:cs="宋体"/>
                <w:b/>
                <w:color w:val="FF0000"/>
                <w:sz w:val="21"/>
                <w:szCs w:val="21"/>
              </w:rPr>
              <w:t>检测合格。</w:t>
            </w:r>
          </w:p>
          <w:p>
            <w:pPr>
              <w:rPr>
                <w:rFonts w:hint="eastAsia" w:ascii="宋体" w:hAnsi="宋体" w:eastAsia="宋体" w:cs="宋体"/>
                <w:sz w:val="21"/>
                <w:szCs w:val="21"/>
              </w:rPr>
            </w:pPr>
            <w:bookmarkStart w:id="67" w:name="OLE_LINK22"/>
            <w:r>
              <w:rPr>
                <w:rFonts w:hint="eastAsia" w:ascii="宋体" w:hAnsi="宋体" w:eastAsia="宋体" w:cs="宋体"/>
                <w:b/>
                <w:color w:val="FF0000"/>
                <w:sz w:val="21"/>
                <w:szCs w:val="21"/>
              </w:rPr>
              <w:t>同时需要提供</w:t>
            </w:r>
            <w:ins w:id="54" w:author="王秀子" w:date="2023-06-27T20:03:27Z">
              <w:r>
                <w:rPr>
                  <w:rFonts w:hint="eastAsia" w:ascii="宋体" w:hAnsi="宋体" w:eastAsia="宋体" w:cs="宋体"/>
                  <w:b/>
                  <w:color w:val="FF0000"/>
                  <w:sz w:val="21"/>
                  <w:szCs w:val="21"/>
                </w:rPr>
                <w:t>检验报告</w:t>
              </w:r>
            </w:ins>
            <w:del w:id="55" w:author="王秀子" w:date="2023-06-27T20:03:30Z">
              <w:r>
                <w:rPr>
                  <w:rFonts w:hint="eastAsia" w:ascii="宋体" w:hAnsi="宋体" w:eastAsia="宋体" w:cs="宋体"/>
                  <w:b/>
                  <w:color w:val="FF0000"/>
                  <w:sz w:val="21"/>
                  <w:szCs w:val="21"/>
                </w:rPr>
                <w:delText>检验机构</w:delText>
              </w:r>
            </w:del>
            <w:r>
              <w:rPr>
                <w:rFonts w:hint="eastAsia" w:ascii="宋体" w:hAnsi="宋体" w:eastAsia="宋体" w:cs="宋体"/>
                <w:b/>
                <w:color w:val="FF0000"/>
                <w:sz w:val="21"/>
                <w:szCs w:val="21"/>
              </w:rPr>
              <w:t>在全国认证认可信息公共服务平台（认e云）（http://cx.cnca.cn/）</w:t>
            </w:r>
            <w:ins w:id="56" w:author="王秀子" w:date="2023-06-27T20:03:32Z">
              <w:r>
                <w:rPr>
                  <w:rFonts w:hint="eastAsia" w:ascii="宋体" w:hAnsi="宋体" w:cs="宋体"/>
                  <w:b/>
                  <w:color w:val="FF0000"/>
                  <w:sz w:val="21"/>
                  <w:szCs w:val="21"/>
                  <w:lang w:val="en-US" w:eastAsia="zh-CN"/>
                </w:rPr>
                <w:t>上的</w:t>
              </w:r>
            </w:ins>
            <w:del w:id="57" w:author="王秀子" w:date="2023-06-27T20:03:27Z">
              <w:r>
                <w:rPr>
                  <w:rFonts w:hint="eastAsia" w:ascii="宋体" w:hAnsi="宋体" w:eastAsia="宋体" w:cs="宋体"/>
                  <w:b/>
                  <w:color w:val="FF0000"/>
                  <w:sz w:val="21"/>
                  <w:szCs w:val="21"/>
                </w:rPr>
                <w:delText>检验报告</w:delText>
              </w:r>
            </w:del>
            <w:r>
              <w:rPr>
                <w:rFonts w:hint="eastAsia" w:ascii="宋体" w:hAnsi="宋体" w:eastAsia="宋体" w:cs="宋体"/>
                <w:b/>
                <w:color w:val="FF0000"/>
                <w:sz w:val="21"/>
                <w:szCs w:val="21"/>
              </w:rPr>
              <w:t>查询截图。</w:t>
            </w:r>
            <w:bookmarkEnd w:id="67"/>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 w:hRule="atLeast"/>
        </w:trPr>
        <w:tc>
          <w:tcPr>
            <w:tcW w:w="510" w:type="pct"/>
            <w:vMerge w:val="continue"/>
            <w:tcBorders/>
            <w:noWrap w:val="0"/>
            <w:vAlign w:val="center"/>
          </w:tcPr>
          <w:p>
            <w:pPr>
              <w:jc w:val="center"/>
              <w:rPr>
                <w:rFonts w:hint="eastAsia" w:ascii="宋体" w:hAnsi="宋体" w:eastAsia="宋体" w:cs="宋体"/>
                <w:b/>
                <w:sz w:val="21"/>
                <w:szCs w:val="21"/>
              </w:rPr>
            </w:pPr>
          </w:p>
        </w:tc>
        <w:tc>
          <w:tcPr>
            <w:tcW w:w="697" w:type="pct"/>
            <w:vMerge w:val="continue"/>
            <w:tcBorders/>
            <w:noWrap w:val="0"/>
            <w:vAlign w:val="top"/>
          </w:tcPr>
          <w:p>
            <w:pPr>
              <w:rPr>
                <w:rFonts w:hint="eastAsia" w:ascii="宋体" w:hAnsi="宋体" w:eastAsia="宋体" w:cs="宋体"/>
                <w:sz w:val="21"/>
                <w:szCs w:val="21"/>
              </w:rPr>
            </w:pPr>
          </w:p>
        </w:tc>
        <w:tc>
          <w:tcPr>
            <w:tcW w:w="3792" w:type="pct"/>
            <w:noWrap w:val="0"/>
            <w:vAlign w:val="top"/>
          </w:tcPr>
          <w:p>
            <w:pPr>
              <w:rPr>
                <w:rFonts w:hint="eastAsia" w:ascii="宋体" w:hAnsi="宋体" w:eastAsia="宋体" w:cs="宋体"/>
                <w:b/>
                <w:color w:val="FF0000"/>
                <w:sz w:val="21"/>
                <w:szCs w:val="21"/>
              </w:rPr>
            </w:pPr>
            <w:r>
              <w:rPr>
                <w:rFonts w:hint="eastAsia" w:ascii="宋体" w:hAnsi="宋体" w:eastAsia="宋体" w:cs="宋体"/>
                <w:b/>
                <w:sz w:val="21"/>
                <w:szCs w:val="21"/>
              </w:rPr>
              <w:t>▲</w:t>
            </w:r>
            <w:r>
              <w:rPr>
                <w:rFonts w:hint="eastAsia" w:ascii="宋体" w:hAnsi="宋体" w:eastAsia="宋体" w:cs="宋体"/>
                <w:b/>
                <w:color w:val="FF0000"/>
                <w:sz w:val="21"/>
                <w:szCs w:val="21"/>
              </w:rPr>
              <w:t>1.1.15铝合金一体成型压铸件：要求提供 2022 年6月 1 日至本项目投标截止之日前，具有 CMA和CNAS资质的质量监督检验机构出具的合格的“铝合金一体成型压铸件”检测报告扫描件，原件备查（检测报告上有 CMA和CNAS标识）。</w:t>
            </w:r>
          </w:p>
          <w:p>
            <w:pPr>
              <w:rPr>
                <w:rFonts w:hint="eastAsia" w:ascii="宋体" w:hAnsi="宋体" w:eastAsia="宋体" w:cs="宋体"/>
                <w:b/>
                <w:color w:val="FF0000"/>
                <w:sz w:val="21"/>
                <w:szCs w:val="21"/>
              </w:rPr>
            </w:pPr>
            <w:r>
              <w:rPr>
                <w:rFonts w:hint="eastAsia" w:ascii="宋体" w:hAnsi="宋体" w:eastAsia="宋体" w:cs="宋体"/>
                <w:b/>
                <w:color w:val="FF0000"/>
                <w:sz w:val="21"/>
                <w:szCs w:val="21"/>
              </w:rPr>
              <w:t>检测依据为：GB/T3325-2017《金属家具通用技术条件》；</w:t>
            </w:r>
          </w:p>
          <w:p>
            <w:pPr>
              <w:rPr>
                <w:rFonts w:hint="eastAsia" w:ascii="宋体" w:hAnsi="宋体" w:eastAsia="宋体" w:cs="宋体"/>
                <w:b/>
                <w:color w:val="FF0000"/>
                <w:sz w:val="21"/>
                <w:szCs w:val="21"/>
              </w:rPr>
            </w:pPr>
            <w:r>
              <w:rPr>
                <w:rFonts w:hint="eastAsia" w:ascii="宋体" w:hAnsi="宋体" w:eastAsia="宋体" w:cs="宋体"/>
                <w:b/>
                <w:color w:val="FF0000"/>
                <w:sz w:val="21"/>
                <w:szCs w:val="21"/>
              </w:rPr>
              <w:t>检测结果要求：金属件外观性能要求（冲压件）检测合格，抗盐雾</w:t>
            </w:r>
            <w:commentRangeStart w:id="13"/>
            <w:r>
              <w:rPr>
                <w:rFonts w:hint="eastAsia" w:ascii="宋体" w:hAnsi="宋体" w:eastAsia="宋体" w:cs="宋体"/>
                <w:b/>
                <w:color w:val="FF0000"/>
                <w:sz w:val="21"/>
                <w:szCs w:val="21"/>
              </w:rPr>
              <w:t>300H</w:t>
            </w:r>
            <w:commentRangeEnd w:id="13"/>
            <w:r>
              <w:commentReference w:id="13"/>
            </w:r>
            <w:r>
              <w:rPr>
                <w:rFonts w:hint="eastAsia" w:ascii="宋体" w:hAnsi="宋体" w:eastAsia="宋体" w:cs="宋体"/>
                <w:b/>
                <w:color w:val="FF0000"/>
                <w:sz w:val="21"/>
                <w:szCs w:val="21"/>
              </w:rPr>
              <w:t>检测合格。</w:t>
            </w:r>
          </w:p>
          <w:p>
            <w:pPr>
              <w:rPr>
                <w:rFonts w:hint="eastAsia" w:ascii="宋体" w:hAnsi="宋体" w:eastAsia="宋体" w:cs="宋体"/>
                <w:sz w:val="21"/>
                <w:szCs w:val="21"/>
              </w:rPr>
            </w:pPr>
            <w:r>
              <w:rPr>
                <w:rFonts w:hint="eastAsia" w:ascii="宋体" w:hAnsi="宋体" w:eastAsia="宋体" w:cs="宋体"/>
                <w:b/>
                <w:color w:val="FF0000"/>
                <w:sz w:val="21"/>
                <w:szCs w:val="21"/>
              </w:rPr>
              <w:t>同时需要提供</w:t>
            </w:r>
            <w:ins w:id="58" w:author="王秀子" w:date="2023-06-27T20:03:38Z">
              <w:r>
                <w:rPr>
                  <w:rFonts w:hint="eastAsia" w:ascii="宋体" w:hAnsi="宋体" w:eastAsia="宋体" w:cs="宋体"/>
                  <w:b/>
                  <w:color w:val="FF0000"/>
                  <w:sz w:val="21"/>
                  <w:szCs w:val="21"/>
                </w:rPr>
                <w:t>检验报告</w:t>
              </w:r>
            </w:ins>
            <w:del w:id="59" w:author="王秀子" w:date="2023-06-27T20:03:40Z">
              <w:r>
                <w:rPr>
                  <w:rFonts w:hint="eastAsia" w:ascii="宋体" w:hAnsi="宋体" w:eastAsia="宋体" w:cs="宋体"/>
                  <w:b/>
                  <w:color w:val="FF0000"/>
                  <w:sz w:val="21"/>
                  <w:szCs w:val="21"/>
                </w:rPr>
                <w:delText>检验机构</w:delText>
              </w:r>
            </w:del>
            <w:r>
              <w:rPr>
                <w:rFonts w:hint="eastAsia" w:ascii="宋体" w:hAnsi="宋体" w:eastAsia="宋体" w:cs="宋体"/>
                <w:b/>
                <w:color w:val="FF0000"/>
                <w:sz w:val="21"/>
                <w:szCs w:val="21"/>
              </w:rPr>
              <w:t>在全国认证认可信息公共服务平台（认e云）（http://cx.cnca.cn/）</w:t>
            </w:r>
            <w:ins w:id="60" w:author="王秀子" w:date="2023-06-27T20:03:35Z">
              <w:r>
                <w:rPr>
                  <w:rFonts w:hint="eastAsia" w:ascii="宋体" w:hAnsi="宋体" w:cs="宋体"/>
                  <w:b/>
                  <w:color w:val="FF0000"/>
                  <w:sz w:val="21"/>
                  <w:szCs w:val="21"/>
                  <w:lang w:val="en-US" w:eastAsia="zh-CN"/>
                </w:rPr>
                <w:t>上的</w:t>
              </w:r>
            </w:ins>
            <w:del w:id="61" w:author="王秀子" w:date="2023-06-27T20:03:38Z">
              <w:r>
                <w:rPr>
                  <w:rFonts w:hint="eastAsia" w:ascii="宋体" w:hAnsi="宋体" w:eastAsia="宋体" w:cs="宋体"/>
                  <w:b/>
                  <w:color w:val="FF0000"/>
                  <w:sz w:val="21"/>
                  <w:szCs w:val="21"/>
                </w:rPr>
                <w:delText>检验报告</w:delText>
              </w:r>
            </w:del>
            <w:r>
              <w:rPr>
                <w:rFonts w:hint="eastAsia" w:ascii="宋体" w:hAnsi="宋体" w:eastAsia="宋体" w:cs="宋体"/>
                <w:b/>
                <w:color w:val="FF0000"/>
                <w:sz w:val="21"/>
                <w:szCs w:val="21"/>
              </w:rPr>
              <w:t>查询截图。</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 w:hRule="atLeast"/>
        </w:trPr>
        <w:tc>
          <w:tcPr>
            <w:tcW w:w="510" w:type="pct"/>
            <w:vMerge w:val="continue"/>
            <w:tcBorders/>
            <w:noWrap w:val="0"/>
            <w:vAlign w:val="center"/>
          </w:tcPr>
          <w:p>
            <w:pPr>
              <w:jc w:val="center"/>
              <w:rPr>
                <w:rFonts w:hint="eastAsia" w:ascii="宋体" w:hAnsi="宋体" w:eastAsia="宋体" w:cs="宋体"/>
                <w:b/>
                <w:sz w:val="21"/>
                <w:szCs w:val="21"/>
              </w:rPr>
            </w:pPr>
          </w:p>
        </w:tc>
        <w:tc>
          <w:tcPr>
            <w:tcW w:w="697" w:type="pct"/>
            <w:vMerge w:val="continue"/>
            <w:tcBorders/>
            <w:noWrap w:val="0"/>
            <w:vAlign w:val="top"/>
          </w:tcPr>
          <w:p>
            <w:pPr>
              <w:rPr>
                <w:rFonts w:hint="eastAsia" w:ascii="宋体" w:hAnsi="宋体" w:eastAsia="宋体" w:cs="宋体"/>
                <w:sz w:val="21"/>
                <w:szCs w:val="21"/>
              </w:rPr>
            </w:pPr>
          </w:p>
        </w:tc>
        <w:tc>
          <w:tcPr>
            <w:tcW w:w="3792" w:type="pct"/>
            <w:noWrap w:val="0"/>
            <w:vAlign w:val="top"/>
          </w:tcPr>
          <w:p>
            <w:pPr>
              <w:rPr>
                <w:rFonts w:hint="eastAsia" w:ascii="宋体" w:hAnsi="宋体" w:eastAsia="宋体" w:cs="宋体"/>
                <w:b/>
                <w:color w:val="FF0000"/>
                <w:sz w:val="21"/>
                <w:szCs w:val="21"/>
              </w:rPr>
            </w:pPr>
            <w:r>
              <w:rPr>
                <w:rFonts w:hint="eastAsia" w:ascii="宋体" w:hAnsi="宋体" w:eastAsia="宋体" w:cs="宋体"/>
                <w:b/>
                <w:sz w:val="21"/>
                <w:szCs w:val="21"/>
              </w:rPr>
              <w:t>▲</w:t>
            </w:r>
            <w:r>
              <w:rPr>
                <w:rFonts w:hint="eastAsia" w:ascii="宋体" w:hAnsi="宋体" w:eastAsia="宋体" w:cs="宋体"/>
                <w:b/>
                <w:color w:val="FF0000"/>
                <w:sz w:val="21"/>
                <w:szCs w:val="21"/>
              </w:rPr>
              <w:t>1.1.16热熔胶：要求提供 2022年6月 1 日至本项目投标截止之日前，具有 CMA 和CNAS资质的质量监督检验机构出具的合格的“热熔胶”检测报告扫描件，原件备查（检测报告上有 CMA 和CNAS标识）。</w:t>
            </w:r>
          </w:p>
          <w:p>
            <w:pPr>
              <w:rPr>
                <w:rFonts w:hint="eastAsia" w:ascii="宋体" w:hAnsi="宋体" w:eastAsia="宋体" w:cs="宋体"/>
                <w:b/>
                <w:color w:val="FF0000"/>
                <w:sz w:val="21"/>
                <w:szCs w:val="21"/>
              </w:rPr>
            </w:pPr>
            <w:r>
              <w:rPr>
                <w:rFonts w:hint="eastAsia" w:ascii="宋体" w:hAnsi="宋体" w:eastAsia="宋体" w:cs="宋体"/>
                <w:b/>
                <w:color w:val="FF0000"/>
                <w:sz w:val="21"/>
                <w:szCs w:val="21"/>
              </w:rPr>
              <w:t>检测依据为：</w:t>
            </w:r>
            <w:bookmarkStart w:id="68" w:name="OLE_LINK23"/>
            <w:bookmarkStart w:id="69" w:name="OLE_LINK25"/>
            <w:r>
              <w:rPr>
                <w:rFonts w:hint="eastAsia" w:ascii="宋体" w:hAnsi="宋体" w:eastAsia="宋体" w:cs="宋体"/>
                <w:b/>
                <w:color w:val="FF0000"/>
                <w:sz w:val="21"/>
                <w:szCs w:val="21"/>
              </w:rPr>
              <w:t>GB 18583-2008</w:t>
            </w:r>
            <w:bookmarkEnd w:id="68"/>
            <w:r>
              <w:rPr>
                <w:rFonts w:hint="eastAsia" w:ascii="宋体" w:hAnsi="宋体" w:eastAsia="宋体" w:cs="宋体"/>
                <w:b/>
                <w:color w:val="FF0000"/>
                <w:sz w:val="21"/>
                <w:szCs w:val="21"/>
              </w:rPr>
              <w:t>《室内装饰装修材料胶粘剂中有害物质限量》</w:t>
            </w:r>
            <w:bookmarkEnd w:id="69"/>
            <w:r>
              <w:rPr>
                <w:rFonts w:hint="eastAsia" w:ascii="宋体" w:hAnsi="宋体" w:eastAsia="宋体" w:cs="宋体"/>
                <w:b/>
                <w:color w:val="FF0000"/>
                <w:sz w:val="21"/>
                <w:szCs w:val="21"/>
              </w:rPr>
              <w:t>；</w:t>
            </w:r>
          </w:p>
          <w:p>
            <w:pPr>
              <w:rPr>
                <w:rFonts w:hint="eastAsia" w:ascii="宋体" w:hAnsi="宋体" w:eastAsia="宋体" w:cs="宋体"/>
                <w:b/>
                <w:color w:val="FF0000"/>
                <w:sz w:val="21"/>
                <w:szCs w:val="21"/>
              </w:rPr>
            </w:pPr>
            <w:r>
              <w:rPr>
                <w:rFonts w:hint="eastAsia" w:ascii="宋体" w:hAnsi="宋体" w:eastAsia="宋体" w:cs="宋体"/>
                <w:b/>
                <w:color w:val="FF0000"/>
                <w:sz w:val="21"/>
                <w:szCs w:val="21"/>
              </w:rPr>
              <w:t>检测结果要求：游离甲醛、苯、甲苯+二甲苯未检出，</w:t>
            </w:r>
            <w:bookmarkStart w:id="70" w:name="OLE_LINK24"/>
            <w:commentRangeStart w:id="14"/>
            <w:r>
              <w:rPr>
                <w:rFonts w:hint="eastAsia" w:ascii="宋体" w:hAnsi="宋体" w:eastAsia="宋体" w:cs="宋体"/>
                <w:b/>
                <w:color w:val="FF0000"/>
                <w:sz w:val="21"/>
                <w:szCs w:val="21"/>
              </w:rPr>
              <w:t>总挥发性有机物</w:t>
            </w:r>
            <w:bookmarkEnd w:id="70"/>
            <w:r>
              <w:rPr>
                <w:rFonts w:hint="eastAsia" w:ascii="宋体" w:hAnsi="宋体" w:eastAsia="宋体" w:cs="宋体"/>
                <w:b/>
                <w:color w:val="FF0000"/>
                <w:sz w:val="21"/>
                <w:szCs w:val="21"/>
              </w:rPr>
              <w:t>≤1.6g/L</w:t>
            </w:r>
            <w:commentRangeEnd w:id="14"/>
            <w:r>
              <w:commentReference w:id="14"/>
            </w:r>
            <w:r>
              <w:rPr>
                <w:rFonts w:hint="eastAsia" w:ascii="宋体" w:hAnsi="宋体" w:eastAsia="宋体" w:cs="宋体"/>
                <w:b/>
                <w:color w:val="FF0000"/>
                <w:sz w:val="21"/>
                <w:szCs w:val="21"/>
              </w:rPr>
              <w:t>。</w:t>
            </w:r>
          </w:p>
          <w:p>
            <w:pPr>
              <w:rPr>
                <w:rFonts w:hint="eastAsia" w:ascii="宋体" w:hAnsi="宋体" w:eastAsia="宋体" w:cs="宋体"/>
                <w:sz w:val="21"/>
                <w:szCs w:val="21"/>
              </w:rPr>
            </w:pPr>
            <w:ins w:id="62" w:author="王秀子" w:date="2023-06-27T20:03:49Z">
              <w:r>
                <w:rPr>
                  <w:rFonts w:hint="eastAsia" w:ascii="宋体" w:hAnsi="宋体" w:eastAsia="宋体" w:cs="宋体"/>
                  <w:b/>
                  <w:color w:val="FF0000"/>
                  <w:sz w:val="21"/>
                  <w:szCs w:val="21"/>
                </w:rPr>
                <w:t>同时需要提供检验报告在全国认证认可信息公共服务平台（认e云）（http://cx.cnca.cn/）</w:t>
              </w:r>
            </w:ins>
            <w:ins w:id="63" w:author="王秀子" w:date="2023-06-27T20:03:49Z">
              <w:r>
                <w:rPr>
                  <w:rFonts w:hint="eastAsia" w:ascii="宋体" w:hAnsi="宋体" w:cs="宋体"/>
                  <w:b/>
                  <w:color w:val="FF0000"/>
                  <w:sz w:val="21"/>
                  <w:szCs w:val="21"/>
                  <w:lang w:val="en-US" w:eastAsia="zh-CN"/>
                </w:rPr>
                <w:t>上的</w:t>
              </w:r>
            </w:ins>
            <w:ins w:id="64" w:author="王秀子" w:date="2023-06-27T20:03:49Z">
              <w:r>
                <w:rPr>
                  <w:rFonts w:hint="eastAsia" w:ascii="宋体" w:hAnsi="宋体" w:eastAsia="宋体" w:cs="宋体"/>
                  <w:b/>
                  <w:color w:val="FF0000"/>
                  <w:sz w:val="21"/>
                  <w:szCs w:val="21"/>
                </w:rPr>
                <w:t>查询截图。</w:t>
              </w:r>
            </w:ins>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37" w:hRule="atLeast"/>
        </w:trPr>
        <w:tc>
          <w:tcPr>
            <w:tcW w:w="510" w:type="pct"/>
            <w:vMerge w:val="continue"/>
            <w:tcBorders/>
            <w:noWrap w:val="0"/>
            <w:vAlign w:val="center"/>
          </w:tcPr>
          <w:p>
            <w:pPr>
              <w:jc w:val="center"/>
              <w:rPr>
                <w:rFonts w:hint="eastAsia" w:ascii="宋体" w:hAnsi="宋体" w:eastAsia="宋体" w:cs="宋体"/>
                <w:b/>
                <w:sz w:val="21"/>
                <w:szCs w:val="21"/>
              </w:rPr>
            </w:pPr>
          </w:p>
        </w:tc>
        <w:tc>
          <w:tcPr>
            <w:tcW w:w="697" w:type="pct"/>
            <w:vMerge w:val="continue"/>
            <w:tcBorders/>
            <w:noWrap w:val="0"/>
            <w:vAlign w:val="top"/>
          </w:tcPr>
          <w:p>
            <w:pPr>
              <w:rPr>
                <w:rFonts w:hint="eastAsia" w:ascii="宋体" w:hAnsi="宋体" w:eastAsia="宋体" w:cs="宋体"/>
                <w:sz w:val="21"/>
                <w:szCs w:val="21"/>
              </w:rPr>
            </w:pPr>
          </w:p>
        </w:tc>
        <w:tc>
          <w:tcPr>
            <w:tcW w:w="3792" w:type="pct"/>
            <w:noWrap w:val="0"/>
            <w:vAlign w:val="top"/>
          </w:tcPr>
          <w:p>
            <w:pPr>
              <w:rPr>
                <w:rFonts w:hint="eastAsia" w:ascii="宋体" w:hAnsi="宋体" w:eastAsia="宋体" w:cs="宋体"/>
                <w:b/>
                <w:color w:val="FF0000"/>
                <w:sz w:val="21"/>
                <w:szCs w:val="21"/>
              </w:rPr>
            </w:pPr>
            <w:r>
              <w:rPr>
                <w:rFonts w:hint="eastAsia" w:ascii="宋体" w:hAnsi="宋体" w:eastAsia="宋体" w:cs="宋体"/>
                <w:b/>
                <w:sz w:val="21"/>
                <w:szCs w:val="21"/>
              </w:rPr>
              <w:t>▲</w:t>
            </w:r>
            <w:r>
              <w:rPr>
                <w:rFonts w:hint="eastAsia" w:ascii="宋体" w:hAnsi="宋体" w:eastAsia="宋体" w:cs="宋体"/>
                <w:b/>
                <w:color w:val="FF0000"/>
                <w:sz w:val="21"/>
                <w:szCs w:val="21"/>
              </w:rPr>
              <w:t>1.1.17塑料脚套：要求提供 2022 年6月 1 日至本项目投标截止之日前，具有 CMA和CNAS资质的质量监督检验机构出具的合格的“塑料脚套”检测报告扫描件，原件备查（检测报告上有 CMA 和CNAS标识）。</w:t>
            </w:r>
          </w:p>
          <w:p>
            <w:pPr>
              <w:rPr>
                <w:rFonts w:hint="eastAsia" w:ascii="宋体" w:hAnsi="宋体" w:eastAsia="宋体" w:cs="宋体"/>
                <w:b/>
                <w:color w:val="FF0000"/>
                <w:sz w:val="21"/>
                <w:szCs w:val="21"/>
              </w:rPr>
            </w:pPr>
            <w:commentRangeStart w:id="15"/>
            <w:r>
              <w:rPr>
                <w:rFonts w:hint="eastAsia" w:ascii="宋体" w:hAnsi="宋体" w:eastAsia="宋体" w:cs="宋体"/>
                <w:b/>
                <w:color w:val="FF0000"/>
                <w:sz w:val="21"/>
                <w:szCs w:val="21"/>
              </w:rPr>
              <w:t>检测依据为：</w:t>
            </w:r>
            <w:bookmarkStart w:id="71" w:name="OLE_LINK26"/>
            <w:r>
              <w:rPr>
                <w:rFonts w:hint="eastAsia" w:ascii="宋体" w:hAnsi="宋体" w:eastAsia="宋体" w:cs="宋体"/>
                <w:b/>
                <w:color w:val="FF0000"/>
                <w:sz w:val="21"/>
                <w:szCs w:val="21"/>
              </w:rPr>
              <w:t>GB 28481-2012</w:t>
            </w:r>
            <w:bookmarkEnd w:id="71"/>
            <w:r>
              <w:rPr>
                <w:rFonts w:hint="eastAsia" w:ascii="宋体" w:hAnsi="宋体" w:eastAsia="宋体" w:cs="宋体"/>
                <w:b/>
                <w:color w:val="FF0000"/>
                <w:sz w:val="21"/>
                <w:szCs w:val="21"/>
              </w:rPr>
              <w:t>《塑料家具中有害物质限量》；</w:t>
            </w:r>
          </w:p>
          <w:p>
            <w:pPr>
              <w:rPr>
                <w:rFonts w:hint="eastAsia" w:ascii="宋体" w:hAnsi="宋体" w:eastAsia="宋体" w:cs="宋体"/>
                <w:b/>
                <w:color w:val="FF0000"/>
                <w:sz w:val="21"/>
                <w:szCs w:val="21"/>
              </w:rPr>
            </w:pPr>
            <w:r>
              <w:rPr>
                <w:rFonts w:hint="eastAsia" w:ascii="宋体" w:hAnsi="宋体" w:eastAsia="宋体" w:cs="宋体"/>
                <w:b/>
                <w:color w:val="FF0000"/>
                <w:sz w:val="21"/>
                <w:szCs w:val="21"/>
              </w:rPr>
              <w:t>检测结果要求：邻苯二甲酸酯、重金属、多环芳烃（16种多环芳烃总量）、多溴联苯、多溴二苯醚均未检出。</w:t>
            </w:r>
            <w:commentRangeEnd w:id="15"/>
            <w:r>
              <w:commentReference w:id="15"/>
            </w:r>
          </w:p>
          <w:p>
            <w:pPr>
              <w:rPr>
                <w:rFonts w:hint="eastAsia" w:ascii="宋体" w:hAnsi="宋体" w:eastAsia="宋体" w:cs="宋体"/>
                <w:sz w:val="21"/>
                <w:szCs w:val="21"/>
              </w:rPr>
            </w:pPr>
            <w:ins w:id="65" w:author="王秀子" w:date="2023-06-27T20:03:55Z">
              <w:r>
                <w:rPr>
                  <w:rFonts w:hint="eastAsia" w:ascii="宋体" w:hAnsi="宋体" w:eastAsia="宋体" w:cs="宋体"/>
                  <w:b/>
                  <w:color w:val="FF0000"/>
                  <w:sz w:val="21"/>
                  <w:szCs w:val="21"/>
                </w:rPr>
                <w:t>同时需要提供检验报告在全国认证认可信息公共服务平台（认e云）（http://cx.cnca.cn/）</w:t>
              </w:r>
            </w:ins>
            <w:ins w:id="66" w:author="王秀子" w:date="2023-06-27T20:03:55Z">
              <w:r>
                <w:rPr>
                  <w:rFonts w:hint="eastAsia" w:ascii="宋体" w:hAnsi="宋体" w:cs="宋体"/>
                  <w:b/>
                  <w:color w:val="FF0000"/>
                  <w:sz w:val="21"/>
                  <w:szCs w:val="21"/>
                  <w:lang w:val="en-US" w:eastAsia="zh-CN"/>
                </w:rPr>
                <w:t>上的</w:t>
              </w:r>
            </w:ins>
            <w:ins w:id="67" w:author="王秀子" w:date="2023-06-27T20:03:55Z">
              <w:r>
                <w:rPr>
                  <w:rFonts w:hint="eastAsia" w:ascii="宋体" w:hAnsi="宋体" w:eastAsia="宋体" w:cs="宋体"/>
                  <w:b/>
                  <w:color w:val="FF0000"/>
                  <w:sz w:val="21"/>
                  <w:szCs w:val="21"/>
                </w:rPr>
                <w:t>查询截图。</w:t>
              </w:r>
            </w:ins>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 w:hRule="atLeast"/>
        </w:trPr>
        <w:tc>
          <w:tcPr>
            <w:tcW w:w="510" w:type="pct"/>
            <w:vMerge w:val="continue"/>
            <w:tcBorders/>
            <w:noWrap w:val="0"/>
            <w:vAlign w:val="center"/>
          </w:tcPr>
          <w:p>
            <w:pPr>
              <w:jc w:val="center"/>
              <w:rPr>
                <w:rFonts w:hint="eastAsia" w:ascii="宋体" w:hAnsi="宋体" w:eastAsia="宋体" w:cs="宋体"/>
                <w:b/>
                <w:sz w:val="21"/>
                <w:szCs w:val="21"/>
              </w:rPr>
            </w:pPr>
          </w:p>
        </w:tc>
        <w:tc>
          <w:tcPr>
            <w:tcW w:w="697" w:type="pct"/>
            <w:vMerge w:val="continue"/>
            <w:tcBorders/>
            <w:noWrap w:val="0"/>
            <w:vAlign w:val="top"/>
          </w:tcPr>
          <w:p>
            <w:pPr>
              <w:rPr>
                <w:rFonts w:hint="eastAsia" w:ascii="宋体" w:hAnsi="宋体" w:eastAsia="宋体" w:cs="宋体"/>
                <w:sz w:val="21"/>
                <w:szCs w:val="21"/>
              </w:rPr>
            </w:pPr>
          </w:p>
        </w:tc>
        <w:tc>
          <w:tcPr>
            <w:tcW w:w="3792" w:type="pct"/>
            <w:noWrap w:val="0"/>
            <w:vAlign w:val="top"/>
          </w:tcPr>
          <w:p>
            <w:pPr>
              <w:rPr>
                <w:rFonts w:hint="eastAsia" w:ascii="宋体" w:hAnsi="宋体" w:eastAsia="宋体" w:cs="宋体"/>
                <w:b/>
                <w:color w:val="FF0000"/>
                <w:sz w:val="21"/>
                <w:szCs w:val="21"/>
              </w:rPr>
            </w:pPr>
            <w:r>
              <w:rPr>
                <w:rFonts w:hint="eastAsia" w:ascii="宋体" w:hAnsi="宋体" w:eastAsia="宋体" w:cs="宋体"/>
                <w:b/>
                <w:sz w:val="21"/>
                <w:szCs w:val="21"/>
              </w:rPr>
              <w:t>▲</w:t>
            </w:r>
            <w:r>
              <w:rPr>
                <w:rFonts w:hint="eastAsia" w:ascii="宋体" w:hAnsi="宋体" w:eastAsia="宋体" w:cs="宋体"/>
                <w:b/>
                <w:color w:val="FF0000"/>
                <w:sz w:val="21"/>
                <w:szCs w:val="21"/>
              </w:rPr>
              <w:t>1.1.18拉手：要求提供 2022年6月 1 日至本项目投标截止之日前，具有 CMA和CNAS资质的质量监督检验机构出具的合格的“拉手”检测报告扫描件，原件备查（检测报告上有 CMA和CNAS标识）。</w:t>
            </w:r>
          </w:p>
          <w:p>
            <w:pPr>
              <w:rPr>
                <w:rFonts w:hint="eastAsia" w:ascii="宋体" w:hAnsi="宋体" w:eastAsia="宋体" w:cs="宋体"/>
                <w:b/>
                <w:color w:val="FF0000"/>
                <w:sz w:val="21"/>
                <w:szCs w:val="21"/>
              </w:rPr>
            </w:pPr>
            <w:r>
              <w:rPr>
                <w:rFonts w:hint="eastAsia" w:ascii="宋体" w:hAnsi="宋体" w:eastAsia="宋体" w:cs="宋体"/>
                <w:b/>
                <w:color w:val="FF0000"/>
                <w:sz w:val="21"/>
                <w:szCs w:val="21"/>
              </w:rPr>
              <w:t>检测依据为：</w:t>
            </w:r>
            <w:commentRangeStart w:id="16"/>
            <w:bookmarkStart w:id="72" w:name="OLE_LINK28"/>
            <w:r>
              <w:rPr>
                <w:rFonts w:hint="eastAsia" w:ascii="宋体" w:hAnsi="宋体" w:eastAsia="宋体" w:cs="宋体"/>
                <w:b/>
                <w:color w:val="FF0000"/>
                <w:sz w:val="21"/>
                <w:szCs w:val="21"/>
              </w:rPr>
              <w:t>GB 24820-2009</w:t>
            </w:r>
            <w:bookmarkEnd w:id="72"/>
            <w:r>
              <w:rPr>
                <w:rFonts w:hint="eastAsia" w:ascii="宋体" w:hAnsi="宋体" w:eastAsia="宋体" w:cs="宋体"/>
                <w:b/>
                <w:color w:val="FF0000"/>
                <w:sz w:val="21"/>
                <w:szCs w:val="21"/>
              </w:rPr>
              <w:t>《实验室家具通用技术条件》</w:t>
            </w:r>
            <w:commentRangeEnd w:id="16"/>
            <w:r>
              <w:commentReference w:id="16"/>
            </w:r>
            <w:r>
              <w:rPr>
                <w:rFonts w:hint="eastAsia" w:ascii="宋体" w:hAnsi="宋体" w:eastAsia="宋体" w:cs="宋体"/>
                <w:b/>
                <w:color w:val="FF0000"/>
                <w:sz w:val="21"/>
                <w:szCs w:val="21"/>
              </w:rPr>
              <w:t>；</w:t>
            </w:r>
          </w:p>
          <w:p>
            <w:pPr>
              <w:rPr>
                <w:rFonts w:hint="eastAsia" w:ascii="宋体" w:hAnsi="宋体" w:eastAsia="宋体" w:cs="宋体"/>
                <w:b/>
                <w:color w:val="FF0000"/>
                <w:sz w:val="21"/>
                <w:szCs w:val="21"/>
              </w:rPr>
            </w:pPr>
            <w:r>
              <w:rPr>
                <w:rFonts w:hint="eastAsia" w:ascii="宋体" w:hAnsi="宋体" w:eastAsia="宋体" w:cs="宋体"/>
                <w:b/>
                <w:color w:val="FF0000"/>
                <w:sz w:val="21"/>
                <w:szCs w:val="21"/>
              </w:rPr>
              <w:t>检测结果要求：耐腐蚀（120H）≥10级。</w:t>
            </w:r>
          </w:p>
          <w:p>
            <w:pPr>
              <w:rPr>
                <w:rFonts w:hint="eastAsia" w:ascii="宋体" w:hAnsi="宋体" w:eastAsia="宋体" w:cs="宋体"/>
                <w:sz w:val="21"/>
                <w:szCs w:val="21"/>
              </w:rPr>
            </w:pPr>
            <w:ins w:id="68" w:author="王秀子" w:date="2023-06-27T20:03:58Z">
              <w:r>
                <w:rPr>
                  <w:rFonts w:hint="eastAsia" w:ascii="宋体" w:hAnsi="宋体" w:eastAsia="宋体" w:cs="宋体"/>
                  <w:b/>
                  <w:color w:val="FF0000"/>
                  <w:sz w:val="21"/>
                  <w:szCs w:val="21"/>
                </w:rPr>
                <w:t>同时需要提供检验报告在全国认证认可信息公共服务平台（认e云）（http://cx.cnca.cn/）</w:t>
              </w:r>
            </w:ins>
            <w:ins w:id="69" w:author="王秀子" w:date="2023-06-27T20:03:58Z">
              <w:r>
                <w:rPr>
                  <w:rFonts w:hint="eastAsia" w:ascii="宋体" w:hAnsi="宋体" w:cs="宋体"/>
                  <w:b/>
                  <w:color w:val="FF0000"/>
                  <w:sz w:val="21"/>
                  <w:szCs w:val="21"/>
                  <w:lang w:val="en-US" w:eastAsia="zh-CN"/>
                </w:rPr>
                <w:t>上的</w:t>
              </w:r>
            </w:ins>
            <w:ins w:id="70" w:author="王秀子" w:date="2023-06-27T20:03:58Z">
              <w:r>
                <w:rPr>
                  <w:rFonts w:hint="eastAsia" w:ascii="宋体" w:hAnsi="宋体" w:eastAsia="宋体" w:cs="宋体"/>
                  <w:b/>
                  <w:color w:val="FF0000"/>
                  <w:sz w:val="21"/>
                  <w:szCs w:val="21"/>
                </w:rPr>
                <w:t>查询截图。</w:t>
              </w:r>
            </w:ins>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 w:hRule="atLeast"/>
        </w:trPr>
        <w:tc>
          <w:tcPr>
            <w:tcW w:w="510" w:type="pct"/>
            <w:vMerge w:val="continue"/>
            <w:tcBorders/>
            <w:noWrap w:val="0"/>
            <w:vAlign w:val="center"/>
          </w:tcPr>
          <w:p>
            <w:pPr>
              <w:jc w:val="center"/>
              <w:rPr>
                <w:rFonts w:hint="eastAsia" w:ascii="宋体" w:hAnsi="宋体" w:eastAsia="宋体" w:cs="宋体"/>
                <w:b/>
                <w:sz w:val="21"/>
                <w:szCs w:val="21"/>
              </w:rPr>
            </w:pPr>
          </w:p>
        </w:tc>
        <w:tc>
          <w:tcPr>
            <w:tcW w:w="697" w:type="pct"/>
            <w:vMerge w:val="continue"/>
            <w:tcBorders/>
            <w:noWrap w:val="0"/>
            <w:vAlign w:val="top"/>
          </w:tcPr>
          <w:p>
            <w:pPr>
              <w:rPr>
                <w:rFonts w:hint="eastAsia" w:ascii="宋体" w:hAnsi="宋体" w:eastAsia="宋体" w:cs="宋体"/>
                <w:sz w:val="21"/>
                <w:szCs w:val="21"/>
              </w:rPr>
            </w:pPr>
          </w:p>
        </w:tc>
        <w:tc>
          <w:tcPr>
            <w:tcW w:w="3792" w:type="pct"/>
            <w:noWrap w:val="0"/>
            <w:vAlign w:val="top"/>
          </w:tcPr>
          <w:p>
            <w:pPr>
              <w:rPr>
                <w:rFonts w:hint="eastAsia" w:ascii="宋体" w:hAnsi="宋体" w:eastAsia="宋体" w:cs="宋体"/>
                <w:b/>
                <w:color w:val="FF0000"/>
                <w:sz w:val="21"/>
                <w:szCs w:val="21"/>
              </w:rPr>
            </w:pPr>
            <w:r>
              <w:rPr>
                <w:rFonts w:hint="eastAsia" w:ascii="宋体" w:hAnsi="宋体" w:eastAsia="宋体" w:cs="宋体"/>
                <w:b/>
                <w:sz w:val="21"/>
                <w:szCs w:val="21"/>
              </w:rPr>
              <w:t>▲</w:t>
            </w:r>
            <w:r>
              <w:rPr>
                <w:rFonts w:hint="eastAsia" w:ascii="宋体" w:hAnsi="宋体" w:eastAsia="宋体" w:cs="宋体"/>
                <w:b/>
                <w:color w:val="FF0000"/>
                <w:sz w:val="21"/>
                <w:szCs w:val="21"/>
              </w:rPr>
              <w:t>1.1.19纺织面料：要求提供 2022 年6月 1 日至本项目投标截止之日前，具有 CMA 和CNAS资质的质量监督检验机构出具的合格的“纺织面料”检测报告扫描件，原件备查（检测报告上有 CMA 和CNAS标识）。</w:t>
            </w:r>
          </w:p>
          <w:p>
            <w:pPr>
              <w:rPr>
                <w:rFonts w:hint="eastAsia" w:ascii="宋体" w:hAnsi="宋体" w:eastAsia="宋体" w:cs="宋体"/>
                <w:b/>
                <w:color w:val="FF0000"/>
                <w:sz w:val="21"/>
                <w:szCs w:val="21"/>
              </w:rPr>
            </w:pPr>
            <w:commentRangeStart w:id="17"/>
            <w:r>
              <w:rPr>
                <w:rFonts w:hint="eastAsia" w:ascii="宋体" w:hAnsi="宋体" w:eastAsia="宋体" w:cs="宋体"/>
                <w:b/>
                <w:color w:val="FF0000"/>
                <w:sz w:val="21"/>
                <w:szCs w:val="21"/>
              </w:rPr>
              <w:t>检测依据为：</w:t>
            </w:r>
            <w:bookmarkStart w:id="73" w:name="OLE_LINK29"/>
            <w:r>
              <w:rPr>
                <w:rFonts w:hint="eastAsia" w:ascii="宋体" w:hAnsi="宋体" w:eastAsia="宋体" w:cs="宋体"/>
                <w:b/>
                <w:color w:val="FF0000"/>
                <w:sz w:val="21"/>
                <w:szCs w:val="21"/>
              </w:rPr>
              <w:t>GB/T 24346-2009</w:t>
            </w:r>
            <w:bookmarkEnd w:id="73"/>
            <w:r>
              <w:rPr>
                <w:rFonts w:hint="eastAsia" w:ascii="宋体" w:hAnsi="宋体" w:eastAsia="宋体" w:cs="宋体"/>
                <w:b/>
                <w:color w:val="FF0000"/>
                <w:sz w:val="21"/>
                <w:szCs w:val="21"/>
              </w:rPr>
              <w:t>《纺织品防霉性能的评价》；</w:t>
            </w:r>
          </w:p>
          <w:p>
            <w:pPr>
              <w:rPr>
                <w:rFonts w:hint="eastAsia" w:ascii="宋体" w:hAnsi="宋体" w:eastAsia="宋体" w:cs="宋体"/>
                <w:b/>
                <w:color w:val="FF0000"/>
                <w:sz w:val="21"/>
                <w:szCs w:val="21"/>
              </w:rPr>
            </w:pPr>
            <w:r>
              <w:rPr>
                <w:rFonts w:hint="eastAsia" w:ascii="宋体" w:hAnsi="宋体" w:eastAsia="宋体" w:cs="宋体"/>
                <w:b/>
                <w:color w:val="FF0000"/>
                <w:sz w:val="21"/>
                <w:szCs w:val="21"/>
              </w:rPr>
              <w:t>检测结果要求：防霉等级0级。</w:t>
            </w:r>
            <w:commentRangeEnd w:id="17"/>
            <w:r>
              <w:commentReference w:id="17"/>
            </w:r>
          </w:p>
          <w:p>
            <w:pPr>
              <w:rPr>
                <w:rFonts w:hint="eastAsia" w:ascii="宋体" w:hAnsi="宋体" w:eastAsia="宋体" w:cs="宋体"/>
                <w:sz w:val="21"/>
                <w:szCs w:val="21"/>
              </w:rPr>
            </w:pPr>
            <w:ins w:id="71" w:author="王秀子" w:date="2023-06-27T20:04:02Z">
              <w:r>
                <w:rPr>
                  <w:rFonts w:hint="eastAsia" w:ascii="宋体" w:hAnsi="宋体" w:eastAsia="宋体" w:cs="宋体"/>
                  <w:b/>
                  <w:color w:val="FF0000"/>
                  <w:sz w:val="21"/>
                  <w:szCs w:val="21"/>
                </w:rPr>
                <w:t>同时需要提供检验报告在全国认证认可信息公共服务平台（认e云）（http://cx.cnca.cn/）</w:t>
              </w:r>
            </w:ins>
            <w:ins w:id="72" w:author="王秀子" w:date="2023-06-27T20:04:02Z">
              <w:r>
                <w:rPr>
                  <w:rFonts w:hint="eastAsia" w:ascii="宋体" w:hAnsi="宋体" w:cs="宋体"/>
                  <w:b/>
                  <w:color w:val="FF0000"/>
                  <w:sz w:val="21"/>
                  <w:szCs w:val="21"/>
                  <w:lang w:val="en-US" w:eastAsia="zh-CN"/>
                </w:rPr>
                <w:t>上的</w:t>
              </w:r>
            </w:ins>
            <w:ins w:id="73" w:author="王秀子" w:date="2023-06-27T20:04:02Z">
              <w:r>
                <w:rPr>
                  <w:rFonts w:hint="eastAsia" w:ascii="宋体" w:hAnsi="宋体" w:eastAsia="宋体" w:cs="宋体"/>
                  <w:b/>
                  <w:color w:val="FF0000"/>
                  <w:sz w:val="21"/>
                  <w:szCs w:val="21"/>
                </w:rPr>
                <w:t>查询截图。</w:t>
              </w:r>
            </w:ins>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 w:hRule="atLeast"/>
        </w:trPr>
        <w:tc>
          <w:tcPr>
            <w:tcW w:w="510" w:type="pct"/>
            <w:vMerge w:val="continue"/>
            <w:tcBorders/>
            <w:noWrap w:val="0"/>
            <w:vAlign w:val="center"/>
          </w:tcPr>
          <w:p>
            <w:pPr>
              <w:jc w:val="center"/>
              <w:rPr>
                <w:rFonts w:hint="eastAsia" w:ascii="宋体" w:hAnsi="宋体" w:eastAsia="宋体" w:cs="宋体"/>
                <w:b/>
                <w:sz w:val="21"/>
                <w:szCs w:val="21"/>
              </w:rPr>
            </w:pPr>
          </w:p>
        </w:tc>
        <w:tc>
          <w:tcPr>
            <w:tcW w:w="697" w:type="pct"/>
            <w:vMerge w:val="continue"/>
            <w:tcBorders/>
            <w:noWrap w:val="0"/>
            <w:vAlign w:val="top"/>
          </w:tcPr>
          <w:p>
            <w:pPr>
              <w:rPr>
                <w:rFonts w:hint="eastAsia" w:ascii="宋体" w:hAnsi="宋体" w:eastAsia="宋体" w:cs="宋体"/>
                <w:sz w:val="21"/>
                <w:szCs w:val="21"/>
              </w:rPr>
            </w:pPr>
          </w:p>
        </w:tc>
        <w:tc>
          <w:tcPr>
            <w:tcW w:w="3792" w:type="pct"/>
            <w:noWrap w:val="0"/>
            <w:vAlign w:val="top"/>
          </w:tcPr>
          <w:p>
            <w:pPr>
              <w:rPr>
                <w:rFonts w:hint="eastAsia" w:ascii="宋体" w:hAnsi="宋体" w:eastAsia="宋体" w:cs="宋体"/>
                <w:b/>
                <w:color w:val="FF0000"/>
                <w:sz w:val="21"/>
                <w:szCs w:val="21"/>
              </w:rPr>
            </w:pPr>
            <w:r>
              <w:rPr>
                <w:rFonts w:hint="eastAsia" w:ascii="宋体" w:hAnsi="宋体" w:eastAsia="宋体" w:cs="宋体"/>
                <w:b/>
                <w:sz w:val="21"/>
                <w:szCs w:val="21"/>
              </w:rPr>
              <w:t>▲</w:t>
            </w:r>
            <w:r>
              <w:rPr>
                <w:rFonts w:hint="eastAsia" w:ascii="宋体" w:hAnsi="宋体" w:eastAsia="宋体" w:cs="宋体"/>
                <w:b/>
                <w:color w:val="FF0000"/>
                <w:sz w:val="21"/>
                <w:szCs w:val="21"/>
              </w:rPr>
              <w:t>1.1.20水性木器涂料：要求提供 2022 年6月 1 日至本项目投标截止之日前，具有 CMA 资质的质量监督检验机构出具的合格的“水性木器涂料”检测报告扫描件，原件备查（检测报告上有 CMA 标识）。</w:t>
            </w:r>
          </w:p>
          <w:p>
            <w:pPr>
              <w:rPr>
                <w:rFonts w:hint="eastAsia" w:ascii="宋体" w:hAnsi="宋体" w:eastAsia="宋体" w:cs="宋体"/>
                <w:b/>
                <w:color w:val="FF0000"/>
                <w:sz w:val="21"/>
                <w:szCs w:val="21"/>
              </w:rPr>
            </w:pPr>
            <w:r>
              <w:rPr>
                <w:rFonts w:hint="eastAsia" w:ascii="宋体" w:hAnsi="宋体" w:eastAsia="宋体" w:cs="宋体"/>
                <w:b/>
                <w:color w:val="FF0000"/>
                <w:sz w:val="21"/>
                <w:szCs w:val="21"/>
              </w:rPr>
              <w:t>检测依据为：</w:t>
            </w:r>
            <w:bookmarkStart w:id="74" w:name="OLE_LINK30"/>
            <w:r>
              <w:rPr>
                <w:rFonts w:hint="eastAsia" w:ascii="宋体" w:hAnsi="宋体" w:eastAsia="宋体" w:cs="宋体"/>
                <w:b/>
                <w:color w:val="FF0000"/>
                <w:sz w:val="21"/>
                <w:szCs w:val="21"/>
              </w:rPr>
              <w:t>GB/T 23993-2009</w:t>
            </w:r>
            <w:bookmarkEnd w:id="74"/>
            <w:r>
              <w:rPr>
                <w:rFonts w:hint="eastAsia" w:ascii="宋体" w:hAnsi="宋体" w:eastAsia="宋体" w:cs="宋体"/>
                <w:b/>
                <w:color w:val="FF0000"/>
                <w:sz w:val="21"/>
                <w:szCs w:val="21"/>
              </w:rPr>
              <w:t>《水性涂料中甲醛含量的测定乙酰丙酮分光光度法》，</w:t>
            </w:r>
            <w:bookmarkStart w:id="75" w:name="OLE_LINK31"/>
            <w:r>
              <w:rPr>
                <w:rFonts w:hint="eastAsia" w:ascii="宋体" w:hAnsi="宋体" w:eastAsia="宋体" w:cs="宋体"/>
                <w:b/>
                <w:color w:val="FF0000"/>
                <w:sz w:val="21"/>
                <w:szCs w:val="21"/>
              </w:rPr>
              <w:t>GB/T 23986-2009</w:t>
            </w:r>
            <w:bookmarkEnd w:id="75"/>
            <w:r>
              <w:rPr>
                <w:rFonts w:hint="eastAsia" w:ascii="宋体" w:hAnsi="宋体" w:eastAsia="宋体" w:cs="宋体"/>
                <w:b/>
                <w:color w:val="FF0000"/>
                <w:sz w:val="21"/>
                <w:szCs w:val="21"/>
              </w:rPr>
              <w:t>《色漆和清漆挥发性有机化合物（voc）含量的测定气相色谱法》，</w:t>
            </w:r>
            <w:bookmarkStart w:id="76" w:name="OLE_LINK32"/>
            <w:r>
              <w:rPr>
                <w:rFonts w:hint="eastAsia" w:ascii="宋体" w:hAnsi="宋体" w:eastAsia="宋体" w:cs="宋体"/>
                <w:b/>
                <w:color w:val="FF0000"/>
                <w:sz w:val="21"/>
                <w:szCs w:val="21"/>
              </w:rPr>
              <w:t>GB/T 23990-2009</w:t>
            </w:r>
            <w:bookmarkEnd w:id="76"/>
            <w:r>
              <w:rPr>
                <w:rFonts w:hint="eastAsia" w:ascii="宋体" w:hAnsi="宋体" w:eastAsia="宋体" w:cs="宋体"/>
                <w:b/>
                <w:color w:val="FF0000"/>
                <w:sz w:val="21"/>
                <w:szCs w:val="21"/>
              </w:rPr>
              <w:t>《涂料中苯、甲苯、乙苯和二甲苯含量的测定气相色谱法》，</w:t>
            </w:r>
            <w:bookmarkStart w:id="77" w:name="OLE_LINK33"/>
            <w:r>
              <w:rPr>
                <w:rFonts w:hint="eastAsia" w:ascii="宋体" w:hAnsi="宋体" w:eastAsia="宋体" w:cs="宋体"/>
                <w:b/>
                <w:color w:val="FF0000"/>
                <w:sz w:val="21"/>
                <w:szCs w:val="21"/>
              </w:rPr>
              <w:t>GB/T 23991-2009</w:t>
            </w:r>
            <w:bookmarkEnd w:id="77"/>
            <w:r>
              <w:rPr>
                <w:rFonts w:hint="eastAsia" w:ascii="宋体" w:hAnsi="宋体" w:eastAsia="宋体" w:cs="宋体"/>
                <w:b/>
                <w:color w:val="FF0000"/>
                <w:sz w:val="21"/>
                <w:szCs w:val="21"/>
              </w:rPr>
              <w:t>《涂料中可溶性有害元素含量的测定》，</w:t>
            </w:r>
            <w:bookmarkStart w:id="78" w:name="OLE_LINK34"/>
            <w:r>
              <w:rPr>
                <w:rFonts w:hint="eastAsia" w:ascii="宋体" w:hAnsi="宋体" w:eastAsia="宋体" w:cs="宋体"/>
                <w:b/>
                <w:color w:val="FF0000"/>
                <w:sz w:val="21"/>
                <w:szCs w:val="21"/>
              </w:rPr>
              <w:t>GB/T 30647-2014</w:t>
            </w:r>
            <w:bookmarkEnd w:id="78"/>
            <w:r>
              <w:rPr>
                <w:rFonts w:hint="eastAsia" w:ascii="宋体" w:hAnsi="宋体" w:eastAsia="宋体" w:cs="宋体"/>
                <w:b/>
                <w:color w:val="FF0000"/>
                <w:sz w:val="21"/>
                <w:szCs w:val="21"/>
              </w:rPr>
              <w:t>《涂料中有害元素总含量的测定》；</w:t>
            </w:r>
          </w:p>
          <w:p>
            <w:pPr>
              <w:rPr>
                <w:rFonts w:hint="eastAsia" w:ascii="宋体" w:hAnsi="宋体" w:eastAsia="宋体" w:cs="宋体"/>
                <w:b/>
                <w:color w:val="FF0000"/>
                <w:sz w:val="21"/>
                <w:szCs w:val="21"/>
              </w:rPr>
            </w:pPr>
            <w:r>
              <w:rPr>
                <w:rFonts w:hint="eastAsia" w:ascii="宋体" w:hAnsi="宋体" w:eastAsia="宋体" w:cs="宋体"/>
                <w:b/>
                <w:color w:val="FF0000"/>
                <w:sz w:val="21"/>
                <w:szCs w:val="21"/>
              </w:rPr>
              <w:t>检测结果要求：</w:t>
            </w:r>
            <w:commentRangeStart w:id="18"/>
            <w:r>
              <w:rPr>
                <w:rFonts w:hint="eastAsia" w:ascii="宋体" w:hAnsi="宋体" w:eastAsia="宋体" w:cs="宋体"/>
                <w:b/>
                <w:color w:val="FF0000"/>
                <w:sz w:val="21"/>
                <w:szCs w:val="21"/>
              </w:rPr>
              <w:t>VOC含量≤58，甲醛含量≤22，乙二醇醚及醚脂总和含量未检出，苯系物总和含量未检出，总铅含量≤2，可溶性重金属含量（镉、汞未检出，铬≤2）检测合格。</w:t>
            </w:r>
            <w:commentRangeEnd w:id="18"/>
            <w:r>
              <w:commentReference w:id="18"/>
            </w:r>
          </w:p>
          <w:p>
            <w:pPr>
              <w:rPr>
                <w:rFonts w:hint="eastAsia" w:ascii="宋体" w:hAnsi="宋体" w:eastAsia="宋体" w:cs="宋体"/>
                <w:sz w:val="21"/>
                <w:szCs w:val="21"/>
              </w:rPr>
            </w:pPr>
            <w:ins w:id="74" w:author="王秀子" w:date="2023-06-27T20:04:05Z">
              <w:r>
                <w:rPr>
                  <w:rFonts w:hint="eastAsia" w:ascii="宋体" w:hAnsi="宋体" w:eastAsia="宋体" w:cs="宋体"/>
                  <w:b/>
                  <w:color w:val="FF0000"/>
                  <w:sz w:val="21"/>
                  <w:szCs w:val="21"/>
                </w:rPr>
                <w:t>同时需要提供检验报告在全国认证认可信息公共服务平台（认e云）（http://cx.cnca.cn/）</w:t>
              </w:r>
            </w:ins>
            <w:ins w:id="75" w:author="王秀子" w:date="2023-06-27T20:04:05Z">
              <w:r>
                <w:rPr>
                  <w:rFonts w:hint="eastAsia" w:ascii="宋体" w:hAnsi="宋体" w:cs="宋体"/>
                  <w:b/>
                  <w:color w:val="FF0000"/>
                  <w:sz w:val="21"/>
                  <w:szCs w:val="21"/>
                  <w:lang w:val="en-US" w:eastAsia="zh-CN"/>
                </w:rPr>
                <w:t>上的</w:t>
              </w:r>
            </w:ins>
            <w:ins w:id="76" w:author="王秀子" w:date="2023-06-27T20:04:05Z">
              <w:r>
                <w:rPr>
                  <w:rFonts w:hint="eastAsia" w:ascii="宋体" w:hAnsi="宋体" w:eastAsia="宋体" w:cs="宋体"/>
                  <w:b/>
                  <w:color w:val="FF0000"/>
                  <w:sz w:val="21"/>
                  <w:szCs w:val="21"/>
                </w:rPr>
                <w:t>查询截图。</w:t>
              </w:r>
            </w:ins>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 w:hRule="atLeast"/>
        </w:trPr>
        <w:tc>
          <w:tcPr>
            <w:tcW w:w="510" w:type="pct"/>
            <w:vMerge w:val="continue"/>
            <w:tcBorders/>
            <w:noWrap w:val="0"/>
            <w:vAlign w:val="center"/>
          </w:tcPr>
          <w:p>
            <w:pPr>
              <w:jc w:val="center"/>
              <w:rPr>
                <w:rFonts w:hint="eastAsia" w:ascii="宋体" w:hAnsi="宋体" w:eastAsia="宋体" w:cs="宋体"/>
                <w:b/>
                <w:sz w:val="21"/>
                <w:szCs w:val="21"/>
              </w:rPr>
            </w:pPr>
          </w:p>
        </w:tc>
        <w:tc>
          <w:tcPr>
            <w:tcW w:w="697" w:type="pct"/>
            <w:vMerge w:val="continue"/>
            <w:tcBorders/>
            <w:noWrap w:val="0"/>
            <w:vAlign w:val="top"/>
          </w:tcPr>
          <w:p>
            <w:pPr>
              <w:rPr>
                <w:rFonts w:hint="eastAsia" w:ascii="宋体" w:hAnsi="宋体" w:eastAsia="宋体" w:cs="宋体"/>
                <w:sz w:val="21"/>
                <w:szCs w:val="21"/>
              </w:rPr>
            </w:pPr>
          </w:p>
        </w:tc>
        <w:tc>
          <w:tcPr>
            <w:tcW w:w="3792" w:type="pct"/>
            <w:noWrap w:val="0"/>
            <w:vAlign w:val="top"/>
          </w:tcPr>
          <w:p>
            <w:pPr>
              <w:rPr>
                <w:rFonts w:hint="eastAsia" w:ascii="宋体" w:hAnsi="宋体" w:eastAsia="宋体" w:cs="宋体"/>
                <w:b/>
                <w:color w:val="FF0000"/>
                <w:sz w:val="21"/>
                <w:szCs w:val="21"/>
              </w:rPr>
            </w:pPr>
            <w:r>
              <w:rPr>
                <w:rFonts w:hint="eastAsia" w:ascii="宋体" w:hAnsi="宋体" w:eastAsia="宋体" w:cs="宋体"/>
                <w:b/>
                <w:sz w:val="21"/>
                <w:szCs w:val="21"/>
              </w:rPr>
              <w:t>▲</w:t>
            </w:r>
            <w:r>
              <w:rPr>
                <w:rFonts w:hint="eastAsia" w:ascii="宋体" w:hAnsi="宋体" w:eastAsia="宋体" w:cs="宋体"/>
                <w:b/>
                <w:color w:val="FF0000"/>
                <w:sz w:val="21"/>
                <w:szCs w:val="21"/>
              </w:rPr>
              <w:t>1.1.21热固性粉末涂料：要求提供 2022 年6月 1 日至本项目投标截止之日前，具有 CMA和CNAS的质量监督检验机构出具的合格的“热固性粉末涂料”检测报告扫描件，原件备查（检测报告上有 CMA和CNAS标识）。</w:t>
            </w:r>
          </w:p>
          <w:p>
            <w:pPr>
              <w:rPr>
                <w:rFonts w:hint="eastAsia" w:ascii="宋体" w:hAnsi="宋体" w:eastAsia="宋体" w:cs="宋体"/>
                <w:b/>
                <w:color w:val="FF0000"/>
                <w:sz w:val="21"/>
                <w:szCs w:val="21"/>
              </w:rPr>
            </w:pPr>
            <w:r>
              <w:rPr>
                <w:rFonts w:hint="eastAsia" w:ascii="宋体" w:hAnsi="宋体" w:eastAsia="宋体" w:cs="宋体"/>
                <w:b/>
                <w:color w:val="FF0000"/>
                <w:sz w:val="21"/>
                <w:szCs w:val="21"/>
              </w:rPr>
              <w:t>检测依据为：</w:t>
            </w:r>
            <w:bookmarkStart w:id="79" w:name="OLE_LINK35"/>
            <w:bookmarkStart w:id="80" w:name="OLE_LINK38"/>
            <w:commentRangeStart w:id="19"/>
            <w:r>
              <w:rPr>
                <w:rFonts w:hint="eastAsia" w:ascii="宋体" w:hAnsi="宋体" w:eastAsia="宋体" w:cs="宋体"/>
                <w:b/>
                <w:color w:val="FF0000"/>
                <w:sz w:val="21"/>
                <w:szCs w:val="21"/>
              </w:rPr>
              <w:t>HG/T 2006-2006</w:t>
            </w:r>
            <w:bookmarkEnd w:id="79"/>
            <w:r>
              <w:rPr>
                <w:rFonts w:hint="eastAsia" w:ascii="宋体" w:hAnsi="宋体" w:eastAsia="宋体" w:cs="宋体"/>
                <w:b/>
                <w:color w:val="FF0000"/>
                <w:sz w:val="21"/>
                <w:szCs w:val="21"/>
              </w:rPr>
              <w:t>《热固性粉末涂料》</w:t>
            </w:r>
            <w:bookmarkEnd w:id="80"/>
            <w:commentRangeEnd w:id="19"/>
            <w:r>
              <w:commentReference w:id="19"/>
            </w:r>
            <w:r>
              <w:rPr>
                <w:rFonts w:hint="eastAsia" w:ascii="宋体" w:hAnsi="宋体" w:eastAsia="宋体" w:cs="宋体"/>
                <w:b/>
                <w:color w:val="FF0000"/>
                <w:sz w:val="21"/>
                <w:szCs w:val="21"/>
              </w:rPr>
              <w:t>；</w:t>
            </w:r>
          </w:p>
          <w:p>
            <w:pPr>
              <w:rPr>
                <w:rFonts w:hint="eastAsia" w:ascii="宋体" w:hAnsi="宋体" w:eastAsia="宋体" w:cs="宋体"/>
                <w:b/>
                <w:color w:val="FF0000"/>
                <w:sz w:val="21"/>
                <w:szCs w:val="21"/>
              </w:rPr>
            </w:pPr>
            <w:r>
              <w:rPr>
                <w:rFonts w:hint="eastAsia" w:ascii="宋体" w:hAnsi="宋体" w:eastAsia="宋体" w:cs="宋体"/>
                <w:b/>
                <w:color w:val="FF0000"/>
                <w:sz w:val="21"/>
                <w:szCs w:val="21"/>
              </w:rPr>
              <w:t>检测结果要求：硬度（擦伤）≥2H；附着力/级≤1；耐冲击性/cm≥50cm冲击，漆膜未损坏；杯突试验合格弯曲试验≤2。</w:t>
            </w:r>
          </w:p>
          <w:p>
            <w:pPr>
              <w:rPr>
                <w:rFonts w:hint="eastAsia" w:ascii="宋体" w:hAnsi="宋体" w:eastAsia="宋体" w:cs="宋体"/>
                <w:sz w:val="21"/>
                <w:szCs w:val="21"/>
              </w:rPr>
            </w:pPr>
            <w:ins w:id="77" w:author="王秀子" w:date="2023-06-27T20:04:09Z">
              <w:r>
                <w:rPr>
                  <w:rFonts w:hint="eastAsia" w:ascii="宋体" w:hAnsi="宋体" w:eastAsia="宋体" w:cs="宋体"/>
                  <w:b/>
                  <w:color w:val="FF0000"/>
                  <w:sz w:val="21"/>
                  <w:szCs w:val="21"/>
                </w:rPr>
                <w:t>同时需要提供检验报告在全国认证认可信息公共服务平台（认e云）（http://cx.cnca.cn/）</w:t>
              </w:r>
            </w:ins>
            <w:ins w:id="78" w:author="王秀子" w:date="2023-06-27T20:04:09Z">
              <w:r>
                <w:rPr>
                  <w:rFonts w:hint="eastAsia" w:ascii="宋体" w:hAnsi="宋体" w:cs="宋体"/>
                  <w:b/>
                  <w:color w:val="FF0000"/>
                  <w:sz w:val="21"/>
                  <w:szCs w:val="21"/>
                  <w:lang w:val="en-US" w:eastAsia="zh-CN"/>
                </w:rPr>
                <w:t>上的</w:t>
              </w:r>
            </w:ins>
            <w:ins w:id="79" w:author="王秀子" w:date="2023-06-27T20:04:09Z">
              <w:r>
                <w:rPr>
                  <w:rFonts w:hint="eastAsia" w:ascii="宋体" w:hAnsi="宋体" w:eastAsia="宋体" w:cs="宋体"/>
                  <w:b/>
                  <w:color w:val="FF0000"/>
                  <w:sz w:val="21"/>
                  <w:szCs w:val="21"/>
                </w:rPr>
                <w:t>查询截图。</w:t>
              </w:r>
            </w:ins>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08" w:hRule="atLeast"/>
        </w:trPr>
        <w:tc>
          <w:tcPr>
            <w:tcW w:w="510" w:type="pct"/>
            <w:vMerge w:val="continue"/>
            <w:tcBorders/>
            <w:noWrap w:val="0"/>
            <w:vAlign w:val="center"/>
          </w:tcPr>
          <w:p>
            <w:pPr>
              <w:jc w:val="center"/>
              <w:rPr>
                <w:rFonts w:hint="eastAsia" w:ascii="宋体" w:hAnsi="宋体" w:eastAsia="宋体" w:cs="宋体"/>
                <w:b/>
                <w:sz w:val="21"/>
                <w:szCs w:val="21"/>
              </w:rPr>
            </w:pPr>
          </w:p>
        </w:tc>
        <w:tc>
          <w:tcPr>
            <w:tcW w:w="697" w:type="pct"/>
            <w:vMerge w:val="continue"/>
            <w:tcBorders/>
            <w:noWrap w:val="0"/>
            <w:vAlign w:val="top"/>
          </w:tcPr>
          <w:p>
            <w:pPr>
              <w:rPr>
                <w:rFonts w:hint="eastAsia" w:ascii="宋体" w:hAnsi="宋体" w:eastAsia="宋体" w:cs="宋体"/>
                <w:sz w:val="21"/>
                <w:szCs w:val="21"/>
              </w:rPr>
            </w:pPr>
          </w:p>
        </w:tc>
        <w:tc>
          <w:tcPr>
            <w:tcW w:w="3792" w:type="pct"/>
            <w:noWrap w:val="0"/>
            <w:vAlign w:val="top"/>
          </w:tcPr>
          <w:p>
            <w:pPr>
              <w:rPr>
                <w:rFonts w:hint="eastAsia" w:ascii="宋体" w:hAnsi="宋体" w:eastAsia="宋体" w:cs="宋体"/>
                <w:b/>
                <w:color w:val="FF0000"/>
                <w:sz w:val="21"/>
                <w:szCs w:val="21"/>
              </w:rPr>
            </w:pPr>
            <w:r>
              <w:rPr>
                <w:rFonts w:hint="eastAsia" w:ascii="宋体" w:hAnsi="宋体" w:eastAsia="宋体" w:cs="宋体"/>
                <w:b/>
                <w:sz w:val="21"/>
                <w:szCs w:val="21"/>
              </w:rPr>
              <w:t>▲</w:t>
            </w:r>
            <w:r>
              <w:rPr>
                <w:rFonts w:hint="eastAsia" w:ascii="宋体" w:hAnsi="宋体" w:eastAsia="宋体" w:cs="宋体"/>
                <w:b/>
                <w:color w:val="FF0000"/>
                <w:sz w:val="21"/>
                <w:szCs w:val="21"/>
              </w:rPr>
              <w:t>1.1.22铰链：要求提供 2022年6月 1 日至本项目投标截止之日前，具有 CMA和CNAS的质量监督检验机构出具的合格的（铰链）”检测报告扫描件，原件备查（检测报告上有 CMA 标识）。</w:t>
            </w:r>
          </w:p>
          <w:p>
            <w:pPr>
              <w:rPr>
                <w:rFonts w:hint="eastAsia" w:ascii="宋体" w:hAnsi="宋体" w:eastAsia="宋体" w:cs="宋体"/>
                <w:b/>
                <w:color w:val="FF0000"/>
                <w:sz w:val="21"/>
                <w:szCs w:val="21"/>
              </w:rPr>
            </w:pPr>
            <w:r>
              <w:rPr>
                <w:rFonts w:hint="eastAsia" w:ascii="宋体" w:hAnsi="宋体" w:eastAsia="宋体" w:cs="宋体"/>
                <w:b/>
                <w:color w:val="FF0000"/>
                <w:sz w:val="21"/>
                <w:szCs w:val="21"/>
              </w:rPr>
              <w:t>检测依据为：</w:t>
            </w:r>
            <w:bookmarkStart w:id="81" w:name="OLE_LINK36"/>
            <w:bookmarkStart w:id="82" w:name="OLE_LINK37"/>
            <w:r>
              <w:rPr>
                <w:rFonts w:hint="eastAsia" w:ascii="宋体" w:hAnsi="宋体" w:eastAsia="宋体" w:cs="宋体"/>
                <w:b/>
                <w:color w:val="FF0000"/>
                <w:sz w:val="21"/>
                <w:szCs w:val="21"/>
              </w:rPr>
              <w:t>QB/T 2189-2013</w:t>
            </w:r>
            <w:bookmarkEnd w:id="81"/>
            <w:r>
              <w:rPr>
                <w:rFonts w:hint="eastAsia" w:ascii="宋体" w:hAnsi="宋体" w:eastAsia="宋体" w:cs="宋体"/>
                <w:b/>
                <w:color w:val="FF0000"/>
                <w:sz w:val="21"/>
                <w:szCs w:val="21"/>
              </w:rPr>
              <w:t>《家具五金杯状暗铰链》</w:t>
            </w:r>
            <w:bookmarkEnd w:id="82"/>
            <w:r>
              <w:rPr>
                <w:rFonts w:hint="eastAsia" w:ascii="宋体" w:hAnsi="宋体" w:eastAsia="宋体" w:cs="宋体"/>
                <w:b/>
                <w:color w:val="FF0000"/>
                <w:sz w:val="21"/>
                <w:szCs w:val="21"/>
              </w:rPr>
              <w:t>；</w:t>
            </w:r>
          </w:p>
          <w:p>
            <w:pPr>
              <w:rPr>
                <w:rFonts w:hint="eastAsia" w:ascii="宋体" w:hAnsi="宋体" w:eastAsia="宋体" w:cs="宋体"/>
                <w:b/>
                <w:color w:val="FF0000"/>
                <w:sz w:val="21"/>
                <w:szCs w:val="21"/>
              </w:rPr>
            </w:pPr>
            <w:r>
              <w:rPr>
                <w:rFonts w:hint="eastAsia" w:ascii="宋体" w:hAnsi="宋体" w:eastAsia="宋体" w:cs="宋体"/>
                <w:b/>
                <w:color w:val="FF0000"/>
                <w:sz w:val="21"/>
                <w:szCs w:val="21"/>
              </w:rPr>
              <w:t>检测结果要求：过载、功能、耐腐蚀（18H）检测合格。</w:t>
            </w:r>
          </w:p>
          <w:p>
            <w:pPr>
              <w:rPr>
                <w:rFonts w:hint="eastAsia" w:ascii="宋体" w:hAnsi="宋体" w:eastAsia="宋体" w:cs="宋体"/>
                <w:sz w:val="21"/>
                <w:szCs w:val="21"/>
              </w:rPr>
            </w:pPr>
            <w:ins w:id="80" w:author="王秀子" w:date="2023-06-27T20:04:16Z">
              <w:r>
                <w:rPr>
                  <w:rFonts w:hint="eastAsia" w:ascii="宋体" w:hAnsi="宋体" w:eastAsia="宋体" w:cs="宋体"/>
                  <w:b/>
                  <w:color w:val="FF0000"/>
                  <w:sz w:val="21"/>
                  <w:szCs w:val="21"/>
                </w:rPr>
                <w:t>同时需要提供检验报告在全国认证认可信息公共服务平台（认e云）（http://cx.cnca.cn/）</w:t>
              </w:r>
            </w:ins>
            <w:ins w:id="81" w:author="王秀子" w:date="2023-06-27T20:04:16Z">
              <w:r>
                <w:rPr>
                  <w:rFonts w:hint="eastAsia" w:ascii="宋体" w:hAnsi="宋体" w:cs="宋体"/>
                  <w:b/>
                  <w:color w:val="FF0000"/>
                  <w:sz w:val="21"/>
                  <w:szCs w:val="21"/>
                  <w:lang w:val="en-US" w:eastAsia="zh-CN"/>
                </w:rPr>
                <w:t>上的</w:t>
              </w:r>
            </w:ins>
            <w:ins w:id="82" w:author="王秀子" w:date="2023-06-27T20:04:16Z">
              <w:r>
                <w:rPr>
                  <w:rFonts w:hint="eastAsia" w:ascii="宋体" w:hAnsi="宋体" w:eastAsia="宋体" w:cs="宋体"/>
                  <w:b/>
                  <w:color w:val="FF0000"/>
                  <w:sz w:val="21"/>
                  <w:szCs w:val="21"/>
                </w:rPr>
                <w:t>查询截图。</w:t>
              </w:r>
            </w:ins>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08" w:hRule="atLeast"/>
        </w:trPr>
        <w:tc>
          <w:tcPr>
            <w:tcW w:w="510" w:type="pct"/>
            <w:vMerge w:val="restart"/>
            <w:noWrap w:val="0"/>
            <w:vAlign w:val="center"/>
          </w:tcPr>
          <w:p>
            <w:pPr>
              <w:jc w:val="center"/>
              <w:rPr>
                <w:rFonts w:hint="eastAsia" w:ascii="宋体" w:hAnsi="宋体" w:eastAsia="宋体" w:cs="宋体"/>
                <w:b/>
                <w:sz w:val="21"/>
                <w:szCs w:val="21"/>
              </w:rPr>
            </w:pPr>
            <w:r>
              <w:rPr>
                <w:rFonts w:hint="eastAsia" w:ascii="宋体" w:hAnsi="宋体" w:eastAsia="宋体" w:cs="宋体"/>
                <w:b/>
                <w:sz w:val="21"/>
                <w:szCs w:val="21"/>
              </w:rPr>
              <w:t>1.2</w:t>
            </w:r>
          </w:p>
        </w:tc>
        <w:tc>
          <w:tcPr>
            <w:tcW w:w="697" w:type="pct"/>
            <w:vMerge w:val="restart"/>
            <w:noWrap w:val="0"/>
            <w:vAlign w:val="center"/>
          </w:tcPr>
          <w:p>
            <w:pPr>
              <w:jc w:val="center"/>
              <w:rPr>
                <w:rFonts w:hint="eastAsia" w:ascii="宋体" w:hAnsi="宋体" w:eastAsia="宋体" w:cs="宋体"/>
                <w:bCs/>
                <w:sz w:val="21"/>
                <w:szCs w:val="21"/>
              </w:rPr>
            </w:pPr>
            <w:r>
              <w:rPr>
                <w:rFonts w:hint="eastAsia" w:ascii="宋体" w:hAnsi="宋体" w:eastAsia="宋体" w:cs="宋体"/>
                <w:bCs/>
                <w:sz w:val="21"/>
                <w:szCs w:val="21"/>
              </w:rPr>
              <w:t>宿舍椅</w:t>
            </w:r>
          </w:p>
        </w:tc>
        <w:tc>
          <w:tcPr>
            <w:tcW w:w="3792" w:type="pct"/>
            <w:noWrap w:val="0"/>
            <w:vAlign w:val="top"/>
          </w:tcPr>
          <w:p>
            <w:pPr>
              <w:rPr>
                <w:rFonts w:hint="eastAsia" w:ascii="宋体" w:hAnsi="宋体" w:eastAsia="宋体" w:cs="宋体"/>
                <w:color w:val="auto"/>
                <w:sz w:val="21"/>
                <w:szCs w:val="21"/>
              </w:rPr>
            </w:pPr>
            <w:r>
              <w:rPr>
                <w:rFonts w:hint="eastAsia" w:ascii="宋体" w:hAnsi="宋体" w:eastAsia="宋体" w:cs="宋体"/>
                <w:sz w:val="21"/>
                <w:szCs w:val="21"/>
              </w:rPr>
              <w:t>1.2.1 规格：W570*D550*</w:t>
            </w:r>
            <w:r>
              <w:rPr>
                <w:rFonts w:hint="eastAsia" w:ascii="宋体" w:hAnsi="宋体" w:eastAsia="宋体" w:cs="宋体"/>
                <w:color w:val="auto"/>
                <w:sz w:val="21"/>
                <w:szCs w:val="21"/>
              </w:rPr>
              <w:t>H840mm ±3%</w:t>
            </w:r>
          </w:p>
          <w:p>
            <w:pPr>
              <w:rPr>
                <w:rFonts w:hint="eastAsia" w:ascii="宋体" w:hAnsi="宋体" w:eastAsia="宋体" w:cs="宋体"/>
                <w:sz w:val="21"/>
                <w:szCs w:val="21"/>
              </w:rPr>
            </w:pPr>
            <w:r>
              <w:rPr>
                <w:rFonts w:hint="eastAsia" w:ascii="宋体" w:hAnsi="宋体" w:eastAsia="宋体" w:cs="宋体"/>
                <w:sz w:val="21"/>
                <w:szCs w:val="21"/>
              </w:rPr>
              <w:t>椅面：椅面使用改性PP材料混入加强纤维，经模具一次注塑成型，提供舒适安全背部支撑的同时，曲线的椅背也可以提供肘部支撑，满足使用者最大程度的灵活坐姿，让学习工作更高效，背包也可以轻松的悬挂在椅背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trPr>
        <w:tc>
          <w:tcPr>
            <w:tcW w:w="510" w:type="pct"/>
            <w:vMerge w:val="continue"/>
            <w:noWrap w:val="0"/>
            <w:vAlign w:val="center"/>
          </w:tcPr>
          <w:p>
            <w:pPr>
              <w:jc w:val="center"/>
              <w:rPr>
                <w:rFonts w:hint="eastAsia" w:ascii="宋体" w:hAnsi="宋体" w:eastAsia="宋体" w:cs="宋体"/>
                <w:b/>
                <w:sz w:val="21"/>
                <w:szCs w:val="21"/>
              </w:rPr>
            </w:pPr>
          </w:p>
        </w:tc>
        <w:tc>
          <w:tcPr>
            <w:tcW w:w="697" w:type="pct"/>
            <w:vMerge w:val="continue"/>
            <w:noWrap w:val="0"/>
            <w:vAlign w:val="top"/>
          </w:tcPr>
          <w:p>
            <w:pPr>
              <w:jc w:val="center"/>
              <w:rPr>
                <w:rFonts w:hint="eastAsia" w:ascii="宋体" w:hAnsi="宋体" w:eastAsia="宋体" w:cs="宋体"/>
                <w:bCs/>
                <w:sz w:val="21"/>
                <w:szCs w:val="21"/>
              </w:rPr>
            </w:pPr>
          </w:p>
        </w:tc>
        <w:tc>
          <w:tcPr>
            <w:tcW w:w="3792" w:type="pct"/>
            <w:tcBorders>
              <w:top w:val="single" w:color="auto" w:sz="4" w:space="0"/>
              <w:bottom w:val="single" w:color="auto" w:sz="4" w:space="0"/>
            </w:tcBorders>
            <w:noWrap w:val="0"/>
            <w:vAlign w:val="top"/>
          </w:tcPr>
          <w:p>
            <w:pPr>
              <w:rPr>
                <w:rFonts w:hint="eastAsia" w:ascii="宋体" w:hAnsi="宋体" w:eastAsia="宋体" w:cs="宋体"/>
                <w:sz w:val="21"/>
                <w:szCs w:val="21"/>
              </w:rPr>
            </w:pPr>
            <w:r>
              <w:rPr>
                <w:rFonts w:hint="eastAsia" w:ascii="宋体" w:hAnsi="宋体" w:eastAsia="宋体" w:cs="宋体"/>
                <w:sz w:val="21"/>
                <w:szCs w:val="21"/>
              </w:rPr>
              <w:t>1.2.2椅架：采用Φ25*2.0mm的圆管，表面经去油、除锈、硅烷磷化工艺处理后静电喷塑，喷塑厚度80-100um。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0" w:hRule="atLeast"/>
        </w:trPr>
        <w:tc>
          <w:tcPr>
            <w:tcW w:w="510" w:type="pct"/>
            <w:vMerge w:val="continue"/>
            <w:noWrap w:val="0"/>
            <w:vAlign w:val="center"/>
          </w:tcPr>
          <w:p>
            <w:pPr>
              <w:jc w:val="center"/>
              <w:rPr>
                <w:rFonts w:hint="eastAsia" w:ascii="宋体" w:hAnsi="宋体" w:eastAsia="宋体" w:cs="宋体"/>
                <w:b/>
                <w:sz w:val="21"/>
                <w:szCs w:val="21"/>
              </w:rPr>
            </w:pPr>
          </w:p>
        </w:tc>
        <w:tc>
          <w:tcPr>
            <w:tcW w:w="697" w:type="pct"/>
            <w:vMerge w:val="continue"/>
            <w:noWrap w:val="0"/>
            <w:vAlign w:val="top"/>
          </w:tcPr>
          <w:p>
            <w:pPr>
              <w:jc w:val="center"/>
              <w:rPr>
                <w:rFonts w:hint="eastAsia" w:ascii="宋体" w:hAnsi="宋体" w:eastAsia="宋体" w:cs="宋体"/>
                <w:bCs/>
                <w:sz w:val="21"/>
                <w:szCs w:val="21"/>
              </w:rPr>
            </w:pPr>
          </w:p>
        </w:tc>
        <w:tc>
          <w:tcPr>
            <w:tcW w:w="3792" w:type="pct"/>
            <w:tcBorders>
              <w:top w:val="single" w:color="auto" w:sz="4" w:space="0"/>
              <w:bottom w:val="single" w:color="auto" w:sz="4" w:space="0"/>
            </w:tcBorders>
            <w:noWrap w:val="0"/>
            <w:vAlign w:val="top"/>
          </w:tcPr>
          <w:p>
            <w:pPr>
              <w:rPr>
                <w:rFonts w:hint="eastAsia" w:ascii="宋体" w:hAnsi="宋体" w:eastAsia="宋体" w:cs="宋体"/>
                <w:sz w:val="21"/>
                <w:szCs w:val="21"/>
              </w:rPr>
            </w:pPr>
            <w:r>
              <w:rPr>
                <w:rFonts w:hint="eastAsia" w:ascii="宋体" w:hAnsi="宋体" w:eastAsia="宋体" w:cs="宋体"/>
                <w:sz w:val="21"/>
                <w:szCs w:val="21"/>
              </w:rPr>
              <w:t>1.2.3脚垫：主体选用尼龙（PA)材料制作，与地面接触面采用毛毡软性材料，具有优质的耐磨性和保护地面的特点。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3" w:hRule="atLeast"/>
        </w:trPr>
        <w:tc>
          <w:tcPr>
            <w:tcW w:w="510" w:type="pct"/>
            <w:vMerge w:val="continue"/>
            <w:noWrap w:val="0"/>
            <w:vAlign w:val="center"/>
          </w:tcPr>
          <w:p>
            <w:pPr>
              <w:jc w:val="center"/>
              <w:rPr>
                <w:rFonts w:hint="eastAsia" w:ascii="宋体" w:hAnsi="宋体" w:eastAsia="宋体" w:cs="宋体"/>
                <w:b/>
                <w:sz w:val="21"/>
                <w:szCs w:val="21"/>
              </w:rPr>
            </w:pPr>
          </w:p>
        </w:tc>
        <w:tc>
          <w:tcPr>
            <w:tcW w:w="697" w:type="pct"/>
            <w:vMerge w:val="continue"/>
            <w:noWrap w:val="0"/>
            <w:vAlign w:val="top"/>
          </w:tcPr>
          <w:p>
            <w:pPr>
              <w:jc w:val="center"/>
              <w:rPr>
                <w:rFonts w:hint="eastAsia" w:ascii="宋体" w:hAnsi="宋体" w:eastAsia="宋体" w:cs="宋体"/>
                <w:bCs/>
                <w:sz w:val="21"/>
                <w:szCs w:val="21"/>
              </w:rPr>
            </w:pPr>
          </w:p>
        </w:tc>
        <w:tc>
          <w:tcPr>
            <w:tcW w:w="3792" w:type="pct"/>
            <w:tcBorders>
              <w:top w:val="single" w:color="auto" w:sz="4" w:space="0"/>
            </w:tcBorders>
            <w:noWrap w:val="0"/>
            <w:vAlign w:val="top"/>
          </w:tcPr>
          <w:p>
            <w:pPr>
              <w:rPr>
                <w:rFonts w:hint="eastAsia" w:ascii="宋体" w:hAnsi="宋体" w:eastAsia="宋体" w:cs="宋体"/>
                <w:sz w:val="21"/>
                <w:szCs w:val="21"/>
              </w:rPr>
            </w:pPr>
            <w:r>
              <w:rPr>
                <w:rFonts w:hint="eastAsia" w:ascii="宋体" w:hAnsi="宋体" w:eastAsia="宋体" w:cs="宋体"/>
                <w:sz w:val="21"/>
                <w:szCs w:val="21"/>
              </w:rPr>
              <w:t>1.2.4产品特点：椅脚设计具有较强的舒适性，且单椅可直接悬挂在桌面上，方便清理地面卫生。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 w:type="pct"/>
            <w:vMerge w:val="continue"/>
            <w:noWrap w:val="0"/>
            <w:vAlign w:val="center"/>
          </w:tcPr>
          <w:p>
            <w:pPr>
              <w:jc w:val="center"/>
              <w:rPr>
                <w:rFonts w:hint="eastAsia" w:ascii="宋体" w:hAnsi="宋体" w:eastAsia="宋体" w:cs="宋体"/>
                <w:b/>
                <w:sz w:val="21"/>
                <w:szCs w:val="21"/>
              </w:rPr>
            </w:pPr>
          </w:p>
        </w:tc>
        <w:tc>
          <w:tcPr>
            <w:tcW w:w="697" w:type="pct"/>
            <w:vMerge w:val="continue"/>
            <w:noWrap w:val="0"/>
            <w:vAlign w:val="top"/>
          </w:tcPr>
          <w:p>
            <w:pPr>
              <w:jc w:val="center"/>
              <w:rPr>
                <w:rFonts w:hint="eastAsia" w:ascii="宋体" w:hAnsi="宋体" w:eastAsia="宋体" w:cs="宋体"/>
                <w:bCs/>
                <w:sz w:val="21"/>
                <w:szCs w:val="21"/>
              </w:rPr>
            </w:pPr>
          </w:p>
        </w:tc>
        <w:tc>
          <w:tcPr>
            <w:tcW w:w="3792" w:type="pct"/>
            <w:noWrap w:val="0"/>
            <w:vAlign w:val="top"/>
          </w:tcPr>
          <w:p>
            <w:pPr>
              <w:rPr>
                <w:rFonts w:hint="eastAsia" w:ascii="宋体" w:hAnsi="宋体" w:eastAsia="宋体" w:cs="宋体"/>
                <w:b/>
                <w:color w:val="FF0000"/>
                <w:sz w:val="21"/>
                <w:szCs w:val="21"/>
              </w:rPr>
            </w:pPr>
            <w:r>
              <w:rPr>
                <w:rFonts w:hint="eastAsia" w:ascii="宋体" w:hAnsi="宋体" w:eastAsia="宋体" w:cs="宋体"/>
                <w:b/>
                <w:sz w:val="21"/>
                <w:szCs w:val="21"/>
              </w:rPr>
              <w:t>▲</w:t>
            </w:r>
            <w:r>
              <w:rPr>
                <w:rFonts w:hint="eastAsia" w:ascii="宋体" w:hAnsi="宋体" w:eastAsia="宋体" w:cs="宋体"/>
                <w:b/>
                <w:color w:val="FF0000"/>
                <w:sz w:val="21"/>
                <w:szCs w:val="21"/>
              </w:rPr>
              <w:t>1.2.5钢管：要求提供 2022年6月 1 日至</w:t>
            </w:r>
            <w:bookmarkStart w:id="83" w:name="OLE_LINK48"/>
            <w:r>
              <w:rPr>
                <w:rFonts w:hint="eastAsia" w:ascii="宋体" w:hAnsi="宋体" w:eastAsia="宋体" w:cs="宋体"/>
                <w:b/>
                <w:color w:val="FF0000"/>
                <w:sz w:val="21"/>
                <w:szCs w:val="21"/>
              </w:rPr>
              <w:t>本项目投标截止之日前</w:t>
            </w:r>
            <w:bookmarkEnd w:id="83"/>
            <w:r>
              <w:rPr>
                <w:rFonts w:hint="eastAsia" w:ascii="宋体" w:hAnsi="宋体" w:eastAsia="宋体" w:cs="宋体"/>
                <w:b/>
                <w:color w:val="FF0000"/>
                <w:sz w:val="21"/>
                <w:szCs w:val="21"/>
              </w:rPr>
              <w:t>，具有 CMA 和CNAS质量监督检验机构出具的合格的“钢管”检测报告扫描件，原件备查（检测报告上有 CMA 和CNAS标识）。</w:t>
            </w:r>
          </w:p>
          <w:p>
            <w:pPr>
              <w:rPr>
                <w:rFonts w:hint="eastAsia" w:ascii="宋体" w:hAnsi="宋体" w:eastAsia="宋体" w:cs="宋体"/>
                <w:b/>
                <w:color w:val="FF0000"/>
                <w:sz w:val="21"/>
                <w:szCs w:val="21"/>
              </w:rPr>
            </w:pPr>
            <w:r>
              <w:rPr>
                <w:rFonts w:hint="eastAsia" w:ascii="宋体" w:hAnsi="宋体" w:eastAsia="宋体" w:cs="宋体"/>
                <w:b/>
                <w:color w:val="FF0000"/>
                <w:sz w:val="21"/>
                <w:szCs w:val="21"/>
              </w:rPr>
              <w:t>检测依据为：</w:t>
            </w:r>
            <w:bookmarkStart w:id="84" w:name="OLE_LINK40"/>
            <w:bookmarkStart w:id="85" w:name="OLE_LINK41"/>
            <w:r>
              <w:rPr>
                <w:rFonts w:hint="eastAsia" w:ascii="宋体" w:hAnsi="宋体" w:eastAsia="宋体" w:cs="宋体"/>
                <w:b/>
                <w:color w:val="FF0000"/>
                <w:sz w:val="21"/>
                <w:szCs w:val="21"/>
              </w:rPr>
              <w:t>GB/T 3325-2017</w:t>
            </w:r>
            <w:bookmarkEnd w:id="84"/>
            <w:r>
              <w:rPr>
                <w:rFonts w:hint="eastAsia" w:ascii="宋体" w:hAnsi="宋体" w:eastAsia="宋体" w:cs="宋体"/>
                <w:b/>
                <w:color w:val="FF0000"/>
                <w:sz w:val="21"/>
                <w:szCs w:val="21"/>
              </w:rPr>
              <w:t>《金属家具通用技术条件》</w:t>
            </w:r>
            <w:bookmarkEnd w:id="85"/>
            <w:r>
              <w:rPr>
                <w:rFonts w:hint="eastAsia" w:ascii="宋体" w:hAnsi="宋体" w:eastAsia="宋体" w:cs="宋体"/>
                <w:b/>
                <w:color w:val="FF0000"/>
                <w:sz w:val="21"/>
                <w:szCs w:val="21"/>
              </w:rPr>
              <w:t>；</w:t>
            </w:r>
          </w:p>
          <w:p>
            <w:pPr>
              <w:rPr>
                <w:rFonts w:hint="eastAsia" w:ascii="宋体" w:hAnsi="宋体" w:eastAsia="宋体" w:cs="宋体"/>
                <w:b/>
                <w:color w:val="FF0000"/>
                <w:sz w:val="21"/>
                <w:szCs w:val="21"/>
              </w:rPr>
            </w:pPr>
            <w:r>
              <w:rPr>
                <w:rFonts w:hint="eastAsia" w:ascii="宋体" w:hAnsi="宋体" w:eastAsia="宋体" w:cs="宋体"/>
                <w:b/>
                <w:color w:val="FF0000"/>
                <w:sz w:val="21"/>
                <w:szCs w:val="21"/>
              </w:rPr>
              <w:t>检测结果要求：</w:t>
            </w:r>
            <w:bookmarkStart w:id="86" w:name="OLE_LINK42"/>
            <w:r>
              <w:rPr>
                <w:rFonts w:hint="eastAsia" w:ascii="宋体" w:hAnsi="宋体" w:eastAsia="宋体" w:cs="宋体"/>
                <w:b/>
                <w:color w:val="FF0000"/>
                <w:sz w:val="21"/>
                <w:szCs w:val="21"/>
              </w:rPr>
              <w:t>金属喷漆（塑）涂层</w:t>
            </w:r>
            <w:bookmarkEnd w:id="86"/>
            <w:r>
              <w:rPr>
                <w:rFonts w:hint="eastAsia" w:ascii="宋体" w:hAnsi="宋体" w:eastAsia="宋体" w:cs="宋体"/>
                <w:b/>
                <w:color w:val="FF0000"/>
                <w:sz w:val="21"/>
                <w:szCs w:val="21"/>
              </w:rPr>
              <w:t>（冲击强度、耐腐蚀、附着力）检测合格，</w:t>
            </w:r>
            <w:bookmarkStart w:id="87" w:name="OLE_LINK39"/>
            <w:commentRangeStart w:id="20"/>
            <w:r>
              <w:rPr>
                <w:rFonts w:hint="eastAsia" w:ascii="宋体" w:hAnsi="宋体" w:eastAsia="宋体" w:cs="宋体"/>
                <w:b/>
                <w:color w:val="FF0000"/>
                <w:sz w:val="21"/>
                <w:szCs w:val="21"/>
              </w:rPr>
              <w:t>抗盐雾</w:t>
            </w:r>
            <w:bookmarkEnd w:id="87"/>
            <w:r>
              <w:rPr>
                <w:rFonts w:hint="eastAsia" w:ascii="宋体" w:hAnsi="宋体" w:eastAsia="宋体" w:cs="宋体"/>
                <w:b/>
                <w:color w:val="FF0000"/>
                <w:sz w:val="21"/>
                <w:szCs w:val="21"/>
              </w:rPr>
              <w:t>36H</w:t>
            </w:r>
            <w:commentRangeEnd w:id="20"/>
            <w:r>
              <w:commentReference w:id="20"/>
            </w:r>
            <w:r>
              <w:rPr>
                <w:rFonts w:hint="eastAsia" w:ascii="宋体" w:hAnsi="宋体" w:eastAsia="宋体" w:cs="宋体"/>
                <w:b/>
                <w:color w:val="FF0000"/>
                <w:sz w:val="21"/>
                <w:szCs w:val="21"/>
              </w:rPr>
              <w:t>检测合格。</w:t>
            </w:r>
          </w:p>
          <w:p>
            <w:pPr>
              <w:rPr>
                <w:rFonts w:hint="eastAsia" w:ascii="宋体" w:hAnsi="宋体" w:eastAsia="宋体" w:cs="宋体"/>
                <w:sz w:val="21"/>
                <w:szCs w:val="21"/>
              </w:rPr>
            </w:pPr>
            <w:r>
              <w:rPr>
                <w:rFonts w:hint="eastAsia" w:ascii="宋体" w:hAnsi="宋体" w:eastAsia="宋体" w:cs="宋体"/>
                <w:b/>
                <w:color w:val="FF0000"/>
                <w:sz w:val="21"/>
                <w:szCs w:val="21"/>
              </w:rPr>
              <w:t>同时需要提供检验机构在全国认证认可信息公共服务平台（认e云）（http://cx.cnca.cn/）检验报告查询截图。</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 w:type="pct"/>
            <w:vMerge w:val="restart"/>
            <w:noWrap w:val="0"/>
            <w:vAlign w:val="center"/>
          </w:tcPr>
          <w:p>
            <w:pPr>
              <w:jc w:val="center"/>
              <w:rPr>
                <w:rFonts w:hint="eastAsia" w:ascii="宋体" w:hAnsi="宋体" w:eastAsia="宋体" w:cs="宋体"/>
                <w:bCs/>
                <w:sz w:val="21"/>
                <w:szCs w:val="21"/>
              </w:rPr>
            </w:pPr>
            <w:r>
              <w:rPr>
                <w:rFonts w:hint="eastAsia" w:ascii="宋体" w:hAnsi="宋体" w:eastAsia="宋体" w:cs="宋体"/>
                <w:bCs/>
                <w:sz w:val="21"/>
                <w:szCs w:val="21"/>
              </w:rPr>
              <w:t>2</w:t>
            </w:r>
          </w:p>
        </w:tc>
        <w:tc>
          <w:tcPr>
            <w:tcW w:w="697" w:type="pct"/>
            <w:vMerge w:val="restart"/>
            <w:noWrap w:val="0"/>
            <w:vAlign w:val="center"/>
          </w:tcPr>
          <w:p>
            <w:pPr>
              <w:jc w:val="center"/>
              <w:rPr>
                <w:rFonts w:hint="eastAsia" w:ascii="宋体" w:hAnsi="宋体" w:eastAsia="宋体" w:cs="宋体"/>
                <w:sz w:val="21"/>
                <w:szCs w:val="21"/>
              </w:rPr>
            </w:pPr>
            <w:r>
              <w:rPr>
                <w:rFonts w:hint="eastAsia" w:ascii="宋体" w:hAnsi="宋体" w:eastAsia="宋体" w:cs="宋体"/>
                <w:bCs/>
                <w:sz w:val="21"/>
                <w:szCs w:val="21"/>
              </w:rPr>
              <w:t>单人床</w:t>
            </w:r>
          </w:p>
        </w:tc>
        <w:tc>
          <w:tcPr>
            <w:tcW w:w="3792" w:type="pct"/>
            <w:noWrap w:val="0"/>
            <w:vAlign w:val="top"/>
          </w:tcPr>
          <w:p>
            <w:pPr>
              <w:rPr>
                <w:rFonts w:hint="eastAsia" w:ascii="宋体" w:hAnsi="宋体" w:eastAsia="宋体" w:cs="宋体"/>
                <w:color w:val="auto"/>
                <w:sz w:val="21"/>
                <w:szCs w:val="21"/>
              </w:rPr>
            </w:pPr>
            <w:r>
              <w:rPr>
                <w:rFonts w:hint="eastAsia" w:ascii="宋体" w:hAnsi="宋体" w:eastAsia="宋体" w:cs="宋体"/>
                <w:sz w:val="21"/>
                <w:szCs w:val="21"/>
              </w:rPr>
              <w:t>2.1、规格为（mm）：935W*2035L*900</w:t>
            </w:r>
            <w:r>
              <w:rPr>
                <w:rFonts w:hint="eastAsia" w:ascii="宋体" w:hAnsi="宋体" w:eastAsia="宋体" w:cs="宋体"/>
                <w:color w:val="auto"/>
                <w:sz w:val="21"/>
                <w:szCs w:val="21"/>
              </w:rPr>
              <w:t>H ±3%</w:t>
            </w:r>
          </w:p>
          <w:p>
            <w:pPr>
              <w:rPr>
                <w:rFonts w:hint="eastAsia" w:ascii="宋体" w:hAnsi="宋体" w:eastAsia="宋体" w:cs="宋体"/>
                <w:sz w:val="21"/>
                <w:szCs w:val="21"/>
              </w:rPr>
            </w:pPr>
            <w:r>
              <w:rPr>
                <w:rFonts w:hint="eastAsia" w:ascii="宋体" w:hAnsi="宋体" w:eastAsia="宋体" w:cs="宋体"/>
                <w:sz w:val="21"/>
                <w:szCs w:val="21"/>
              </w:rPr>
              <w:t>床屏采用25mm浸渍胶膜纸饰面刨花板，顶外角倒圆。侧板采用25mm厚，靠墙一侧板高出床铺面，其中25mm的板材采用2mm厚PVC封边。板材采用优质浸渍胶膜纸饰面刨花板，封边采用优质2mm厚PVC封边条无缝封边，具有良好的耐气候性能，不易受环境、温度变化而产生收缩、膨胀的问题，保证板材封边质量，延长产品使用寿命。五金配件采用螺丝杆、螺丝、等固定件。床身正下方设计掩门柜功能，预留储物空间。</w:t>
            </w:r>
          </w:p>
          <w:p>
            <w:pPr>
              <w:rPr>
                <w:rFonts w:hint="eastAsia" w:ascii="宋体" w:hAnsi="宋体" w:eastAsia="宋体" w:cs="宋体"/>
                <w:sz w:val="21"/>
                <w:szCs w:val="21"/>
              </w:rPr>
            </w:pPr>
            <w:r>
              <w:rPr>
                <w:rFonts w:hint="eastAsia" w:ascii="宋体" w:hAnsi="宋体" w:eastAsia="宋体" w:cs="宋体"/>
                <w:sz w:val="21"/>
                <w:szCs w:val="21"/>
              </w:rPr>
              <w:t>后期验收标准：</w:t>
            </w:r>
          </w:p>
          <w:p>
            <w:pPr>
              <w:rPr>
                <w:rFonts w:hint="eastAsia" w:ascii="宋体" w:hAnsi="宋体" w:eastAsia="宋体" w:cs="宋体"/>
                <w:sz w:val="21"/>
                <w:szCs w:val="21"/>
              </w:rPr>
            </w:pPr>
            <w:bookmarkStart w:id="88" w:name="OLE_LINK43"/>
            <w:r>
              <w:rPr>
                <w:rFonts w:hint="eastAsia" w:ascii="宋体" w:hAnsi="宋体" w:eastAsia="宋体" w:cs="宋体"/>
                <w:sz w:val="21"/>
                <w:szCs w:val="21"/>
              </w:rPr>
              <w:t>GB/T3324-2017</w:t>
            </w:r>
            <w:bookmarkEnd w:id="88"/>
            <w:r>
              <w:rPr>
                <w:rFonts w:hint="eastAsia" w:ascii="宋体" w:hAnsi="宋体" w:eastAsia="宋体" w:cs="宋体"/>
                <w:sz w:val="21"/>
                <w:szCs w:val="21"/>
              </w:rPr>
              <w:t xml:space="preserve"> 《木家具通用技术条件》</w:t>
            </w:r>
          </w:p>
          <w:p>
            <w:pPr>
              <w:rPr>
                <w:rFonts w:hint="eastAsia" w:ascii="宋体" w:hAnsi="宋体" w:eastAsia="宋体" w:cs="宋体"/>
                <w:sz w:val="21"/>
                <w:szCs w:val="21"/>
              </w:rPr>
            </w:pPr>
            <w:r>
              <w:rPr>
                <w:rFonts w:hint="eastAsia" w:ascii="宋体" w:hAnsi="宋体" w:eastAsia="宋体" w:cs="宋体"/>
                <w:sz w:val="21"/>
                <w:szCs w:val="21"/>
              </w:rPr>
              <w:t>SZJG 52-2016《家具成品及原辅材料中有害物质限量》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 w:type="pct"/>
            <w:vMerge w:val="continue"/>
            <w:noWrap w:val="0"/>
            <w:vAlign w:val="center"/>
          </w:tcPr>
          <w:p>
            <w:pPr>
              <w:widowControl/>
              <w:jc w:val="left"/>
              <w:rPr>
                <w:rFonts w:hint="eastAsia" w:ascii="宋体" w:hAnsi="宋体" w:eastAsia="宋体" w:cs="宋体"/>
                <w:bCs/>
                <w:sz w:val="21"/>
                <w:szCs w:val="21"/>
              </w:rPr>
            </w:pPr>
          </w:p>
        </w:tc>
        <w:tc>
          <w:tcPr>
            <w:tcW w:w="697" w:type="pct"/>
            <w:vMerge w:val="continue"/>
            <w:noWrap w:val="0"/>
            <w:vAlign w:val="center"/>
          </w:tcPr>
          <w:p>
            <w:pPr>
              <w:widowControl/>
              <w:jc w:val="left"/>
              <w:rPr>
                <w:rFonts w:hint="eastAsia" w:ascii="宋体" w:hAnsi="宋体" w:eastAsia="宋体" w:cs="宋体"/>
                <w:sz w:val="21"/>
                <w:szCs w:val="21"/>
              </w:rPr>
            </w:pPr>
          </w:p>
        </w:tc>
        <w:tc>
          <w:tcPr>
            <w:tcW w:w="3792" w:type="pct"/>
            <w:noWrap w:val="0"/>
            <w:vAlign w:val="top"/>
          </w:tcPr>
          <w:p>
            <w:pPr>
              <w:rPr>
                <w:rFonts w:hint="eastAsia" w:ascii="宋体" w:hAnsi="宋体" w:eastAsia="宋体" w:cs="宋体"/>
                <w:b/>
                <w:color w:val="FF0000"/>
                <w:sz w:val="21"/>
                <w:szCs w:val="21"/>
              </w:rPr>
            </w:pPr>
            <w:r>
              <w:rPr>
                <w:rFonts w:hint="eastAsia" w:ascii="宋体" w:hAnsi="宋体" w:eastAsia="宋体" w:cs="宋体"/>
                <w:b/>
                <w:bCs/>
                <w:color w:val="FF0000"/>
                <w:sz w:val="21"/>
                <w:szCs w:val="21"/>
              </w:rPr>
              <w:t xml:space="preserve">▲2.2要求提供 </w:t>
            </w:r>
            <w:r>
              <w:rPr>
                <w:rFonts w:hint="eastAsia" w:ascii="宋体" w:hAnsi="宋体" w:eastAsia="宋体" w:cs="宋体"/>
                <w:b/>
                <w:bCs/>
                <w:color w:val="FF0000"/>
                <w:sz w:val="21"/>
                <w:szCs w:val="21"/>
                <w:highlight w:val="yellow"/>
              </w:rPr>
              <w:t>2022 年 6 月 1 日至</w:t>
            </w:r>
            <w:ins w:id="83" w:author="王秀子" w:date="2023-06-27T21:08:24Z">
              <w:bookmarkStart w:id="89" w:name="OLE_LINK57"/>
              <w:r>
                <w:rPr>
                  <w:rFonts w:hint="eastAsia" w:ascii="宋体" w:hAnsi="宋体" w:eastAsia="宋体" w:cs="宋体"/>
                  <w:b/>
                  <w:color w:val="FF0000"/>
                  <w:sz w:val="21"/>
                  <w:szCs w:val="21"/>
                </w:rPr>
                <w:t>本项目投标截止之日前</w:t>
              </w:r>
              <w:bookmarkEnd w:id="89"/>
            </w:ins>
            <w:del w:id="84" w:author="王秀子" w:date="2023-06-27T21:08:24Z">
              <w:r>
                <w:rPr>
                  <w:rFonts w:hint="eastAsia" w:ascii="宋体" w:hAnsi="宋体" w:eastAsia="宋体" w:cs="宋体"/>
                  <w:b/>
                  <w:bCs/>
                  <w:color w:val="FF0000"/>
                  <w:sz w:val="21"/>
                  <w:szCs w:val="21"/>
                  <w:highlight w:val="yellow"/>
                </w:rPr>
                <w:delText>开标日前</w:delText>
              </w:r>
            </w:del>
            <w:r>
              <w:rPr>
                <w:rFonts w:hint="eastAsia" w:ascii="宋体" w:hAnsi="宋体" w:eastAsia="宋体" w:cs="宋体"/>
                <w:b/>
                <w:bCs/>
                <w:color w:val="FF0000"/>
                <w:sz w:val="21"/>
                <w:szCs w:val="21"/>
              </w:rPr>
              <w:t>，具有CMA、CNAS 资质的质量监督检验机构出具的合格的“单人床”检测报告扫描件，原件备查</w:t>
            </w:r>
            <w:r>
              <w:rPr>
                <w:rFonts w:hint="eastAsia" w:ascii="宋体" w:hAnsi="宋体" w:eastAsia="宋体" w:cs="宋体"/>
                <w:b/>
                <w:color w:val="FF0000"/>
                <w:sz w:val="21"/>
                <w:szCs w:val="21"/>
              </w:rPr>
              <w:t>（检测报告上有 CMA 和CNAS标识）。</w:t>
            </w:r>
          </w:p>
          <w:p>
            <w:pPr>
              <w:rPr>
                <w:rFonts w:hint="eastAsia" w:ascii="宋体" w:hAnsi="宋体" w:eastAsia="宋体" w:cs="宋体"/>
                <w:b/>
                <w:bCs/>
                <w:color w:val="FF0000"/>
                <w:sz w:val="21"/>
                <w:szCs w:val="21"/>
              </w:rPr>
            </w:pPr>
            <w:r>
              <w:rPr>
                <w:rFonts w:hint="eastAsia" w:ascii="宋体" w:hAnsi="宋体" w:eastAsia="宋体" w:cs="宋体"/>
                <w:b/>
                <w:bCs/>
                <w:color w:val="FF0000"/>
                <w:sz w:val="21"/>
                <w:szCs w:val="21"/>
              </w:rPr>
              <w:t>检测依据为：</w:t>
            </w:r>
            <w:bookmarkStart w:id="90" w:name="OLE_LINK44"/>
            <w:r>
              <w:rPr>
                <w:rFonts w:hint="eastAsia" w:ascii="宋体" w:hAnsi="宋体" w:eastAsia="宋体" w:cs="宋体"/>
                <w:b/>
                <w:bCs/>
                <w:color w:val="FF0000"/>
                <w:sz w:val="21"/>
                <w:szCs w:val="21"/>
              </w:rPr>
              <w:t>GB/T 3324-2017</w:t>
            </w:r>
            <w:bookmarkEnd w:id="90"/>
            <w:bookmarkStart w:id="91" w:name="OLE_LINK45"/>
            <w:r>
              <w:rPr>
                <w:rFonts w:hint="eastAsia" w:ascii="宋体" w:hAnsi="宋体" w:eastAsia="宋体" w:cs="宋体"/>
                <w:b/>
                <w:bCs/>
                <w:color w:val="FF0000"/>
                <w:sz w:val="21"/>
                <w:szCs w:val="21"/>
              </w:rPr>
              <w:t>《木家具通用技术条件》</w:t>
            </w:r>
            <w:bookmarkEnd w:id="91"/>
            <w:r>
              <w:rPr>
                <w:rFonts w:hint="eastAsia" w:ascii="宋体" w:hAnsi="宋体" w:eastAsia="宋体" w:cs="宋体"/>
                <w:b/>
                <w:bCs/>
                <w:color w:val="FF0000"/>
                <w:sz w:val="21"/>
                <w:szCs w:val="21"/>
              </w:rPr>
              <w:t>、</w:t>
            </w:r>
            <w:bookmarkStart w:id="92" w:name="OLE_LINK46"/>
            <w:r>
              <w:rPr>
                <w:rFonts w:hint="eastAsia" w:ascii="宋体" w:hAnsi="宋体" w:eastAsia="宋体" w:cs="宋体"/>
                <w:b/>
                <w:bCs/>
                <w:color w:val="FF0000"/>
                <w:sz w:val="21"/>
                <w:szCs w:val="21"/>
              </w:rPr>
              <w:t>GB 18584-2001</w:t>
            </w:r>
            <w:bookmarkEnd w:id="92"/>
            <w:r>
              <w:rPr>
                <w:rFonts w:hint="eastAsia" w:ascii="宋体" w:hAnsi="宋体" w:eastAsia="宋体" w:cs="宋体"/>
                <w:b/>
                <w:bCs/>
                <w:color w:val="FF0000"/>
                <w:sz w:val="21"/>
                <w:szCs w:val="21"/>
              </w:rPr>
              <w:t>《室内装饰装修材料 木家具中有害物质限量》、</w:t>
            </w:r>
            <w:bookmarkStart w:id="93" w:name="OLE_LINK47"/>
            <w:bookmarkStart w:id="94" w:name="OLE_LINK49"/>
            <w:r>
              <w:rPr>
                <w:rFonts w:hint="eastAsia" w:ascii="宋体" w:hAnsi="宋体" w:eastAsia="宋体" w:cs="宋体"/>
                <w:b/>
                <w:bCs/>
                <w:color w:val="FF0000"/>
                <w:sz w:val="21"/>
                <w:szCs w:val="21"/>
              </w:rPr>
              <w:t>GB/T 35607-2017</w:t>
            </w:r>
            <w:bookmarkEnd w:id="93"/>
            <w:r>
              <w:rPr>
                <w:rFonts w:hint="eastAsia" w:ascii="宋体" w:hAnsi="宋体" w:eastAsia="宋体" w:cs="宋体"/>
                <w:b/>
                <w:bCs/>
                <w:color w:val="FF0000"/>
                <w:sz w:val="21"/>
                <w:szCs w:val="21"/>
              </w:rPr>
              <w:t>《绿色产品评价 家具》</w:t>
            </w:r>
            <w:bookmarkEnd w:id="94"/>
            <w:r>
              <w:rPr>
                <w:rFonts w:hint="eastAsia" w:ascii="宋体" w:hAnsi="宋体" w:eastAsia="宋体" w:cs="宋体"/>
                <w:b/>
                <w:bCs/>
                <w:color w:val="FF0000"/>
                <w:sz w:val="21"/>
                <w:szCs w:val="21"/>
              </w:rPr>
              <w:t xml:space="preserve">； </w:t>
            </w:r>
          </w:p>
          <w:p>
            <w:pPr>
              <w:rPr>
                <w:rFonts w:hint="eastAsia" w:ascii="宋体" w:hAnsi="宋体" w:eastAsia="宋体" w:cs="宋体"/>
                <w:b/>
                <w:bCs/>
                <w:color w:val="FF0000"/>
                <w:sz w:val="21"/>
                <w:szCs w:val="21"/>
              </w:rPr>
            </w:pPr>
            <w:r>
              <w:rPr>
                <w:rFonts w:hint="eastAsia" w:ascii="宋体" w:hAnsi="宋体" w:eastAsia="宋体" w:cs="宋体"/>
                <w:b/>
                <w:bCs/>
                <w:color w:val="FF0000"/>
                <w:sz w:val="21"/>
                <w:szCs w:val="21"/>
              </w:rPr>
              <w:t>检测结果要求：翘曲度、平整度、漆膜耐磨性、总挥发有机化合物等检测项目合格,甲醛释放量≤0.02mg/m³。</w:t>
            </w:r>
          </w:p>
          <w:p>
            <w:pPr>
              <w:rPr>
                <w:rFonts w:hint="eastAsia" w:ascii="宋体" w:hAnsi="宋体" w:eastAsia="宋体" w:cs="宋体"/>
                <w:sz w:val="21"/>
                <w:szCs w:val="21"/>
              </w:rPr>
            </w:pPr>
            <w:r>
              <w:rPr>
                <w:rFonts w:hint="eastAsia" w:ascii="宋体" w:hAnsi="宋体" w:eastAsia="宋体" w:cs="宋体"/>
                <w:b/>
                <w:color w:val="FF0000"/>
                <w:sz w:val="21"/>
                <w:szCs w:val="21"/>
              </w:rPr>
              <w:t>同时需要提供检验机构在全国认证认可信息公共服务平台（认e云）（http://cx.cnca.cn/）检验报告查询截图。</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 w:type="pct"/>
            <w:noWrap w:val="0"/>
            <w:vAlign w:val="center"/>
          </w:tcPr>
          <w:p>
            <w:pPr>
              <w:jc w:val="center"/>
              <w:rPr>
                <w:rFonts w:hint="eastAsia" w:ascii="宋体" w:hAnsi="宋体" w:eastAsia="宋体" w:cs="宋体"/>
                <w:bCs/>
                <w:sz w:val="21"/>
                <w:szCs w:val="21"/>
              </w:rPr>
            </w:pPr>
            <w:r>
              <w:rPr>
                <w:rFonts w:hint="eastAsia" w:ascii="宋体" w:hAnsi="宋体" w:eastAsia="宋体" w:cs="宋体"/>
                <w:bCs/>
                <w:sz w:val="21"/>
                <w:szCs w:val="21"/>
              </w:rPr>
              <w:t>3</w:t>
            </w:r>
          </w:p>
        </w:tc>
        <w:tc>
          <w:tcPr>
            <w:tcW w:w="697" w:type="pct"/>
            <w:noWrap w:val="0"/>
            <w:vAlign w:val="center"/>
          </w:tcPr>
          <w:p>
            <w:pPr>
              <w:jc w:val="center"/>
              <w:rPr>
                <w:rFonts w:hint="eastAsia" w:ascii="宋体" w:hAnsi="宋体" w:eastAsia="宋体" w:cs="宋体"/>
                <w:sz w:val="21"/>
                <w:szCs w:val="21"/>
              </w:rPr>
            </w:pPr>
            <w:r>
              <w:rPr>
                <w:rFonts w:hint="eastAsia" w:ascii="宋体" w:hAnsi="宋体" w:eastAsia="宋体" w:cs="宋体"/>
                <w:bCs/>
                <w:sz w:val="21"/>
                <w:szCs w:val="21"/>
              </w:rPr>
              <w:t>书桌</w:t>
            </w:r>
          </w:p>
        </w:tc>
        <w:tc>
          <w:tcPr>
            <w:tcW w:w="3792" w:type="pct"/>
            <w:noWrap w:val="0"/>
            <w:vAlign w:val="top"/>
          </w:tcPr>
          <w:p>
            <w:pPr>
              <w:rPr>
                <w:rFonts w:hint="eastAsia" w:ascii="宋体" w:hAnsi="宋体" w:eastAsia="宋体" w:cs="宋体"/>
                <w:color w:val="auto"/>
                <w:sz w:val="21"/>
                <w:szCs w:val="21"/>
              </w:rPr>
            </w:pPr>
            <w:r>
              <w:rPr>
                <w:rFonts w:hint="eastAsia" w:ascii="宋体" w:hAnsi="宋体" w:eastAsia="宋体" w:cs="宋体"/>
                <w:color w:val="auto"/>
                <w:sz w:val="21"/>
                <w:szCs w:val="21"/>
              </w:rPr>
              <w:t>规格(mm)：1000W*600D*160</w:t>
            </w:r>
            <w:r>
              <w:rPr>
                <w:rFonts w:hint="eastAsia" w:ascii="宋体" w:hAnsi="宋体" w:eastAsia="宋体" w:cs="宋体"/>
                <w:color w:val="auto"/>
                <w:sz w:val="21"/>
                <w:szCs w:val="21"/>
              </w:rPr>
              <w:t>0H ±3%</w:t>
            </w:r>
          </w:p>
          <w:p>
            <w:pPr>
              <w:rPr>
                <w:rFonts w:hint="eastAsia" w:ascii="宋体" w:hAnsi="宋体" w:eastAsia="宋体" w:cs="宋体"/>
                <w:color w:val="auto"/>
                <w:sz w:val="21"/>
                <w:szCs w:val="21"/>
              </w:rPr>
            </w:pPr>
            <w:r>
              <w:rPr>
                <w:rFonts w:hint="eastAsia" w:ascii="宋体" w:hAnsi="宋体" w:eastAsia="宋体" w:cs="宋体"/>
                <w:color w:val="auto"/>
                <w:sz w:val="21"/>
                <w:szCs w:val="21"/>
              </w:rPr>
              <w:t>基材采用E1级优质浸渍胶膜纸饰面刨花板，符合</w:t>
            </w:r>
            <w:bookmarkStart w:id="95" w:name="OLE_LINK50"/>
            <w:r>
              <w:rPr>
                <w:rFonts w:hint="eastAsia" w:ascii="宋体" w:hAnsi="宋体" w:eastAsia="宋体" w:cs="宋体"/>
                <w:color w:val="auto"/>
                <w:sz w:val="21"/>
                <w:szCs w:val="21"/>
              </w:rPr>
              <w:t>GB/T 15102-2017</w:t>
            </w:r>
            <w:bookmarkEnd w:id="95"/>
            <w:r>
              <w:rPr>
                <w:rFonts w:hint="eastAsia" w:ascii="宋体" w:hAnsi="宋体" w:eastAsia="宋体" w:cs="宋体"/>
                <w:color w:val="auto"/>
                <w:sz w:val="21"/>
                <w:szCs w:val="21"/>
              </w:rPr>
              <w:t>《浸渍胶膜纸饰面纤维板和刨花板》要求；书桌台面板厚度25mm；采用优质PVC封边条,符合</w:t>
            </w:r>
            <w:bookmarkStart w:id="96" w:name="OLE_LINK51"/>
            <w:r>
              <w:rPr>
                <w:rFonts w:hint="eastAsia" w:ascii="宋体" w:hAnsi="宋体" w:eastAsia="宋体" w:cs="宋体"/>
                <w:color w:val="auto"/>
                <w:sz w:val="21"/>
                <w:szCs w:val="21"/>
              </w:rPr>
              <w:t>QB/T 4463-2013</w:t>
            </w:r>
            <w:bookmarkEnd w:id="96"/>
            <w:r>
              <w:rPr>
                <w:rFonts w:hint="eastAsia" w:ascii="宋体" w:hAnsi="宋体" w:eastAsia="宋体" w:cs="宋体"/>
                <w:color w:val="auto"/>
                <w:sz w:val="21"/>
                <w:szCs w:val="21"/>
              </w:rPr>
              <w:t>《家具用封边条技术要求》要求。封边胶采用高温封边热溶胶，热稳定好，抗高低温性能好，符合国家和地方标准要求；铰链采用</w:t>
            </w:r>
            <w:commentRangeStart w:id="21"/>
            <w:r>
              <w:rPr>
                <w:rFonts w:hint="eastAsia" w:ascii="宋体" w:hAnsi="宋体" w:eastAsia="宋体" w:cs="宋体"/>
                <w:color w:val="auto"/>
                <w:sz w:val="21"/>
                <w:szCs w:val="21"/>
              </w:rPr>
              <w:t>优质品牌</w:t>
            </w:r>
            <w:commentRangeEnd w:id="21"/>
            <w:r>
              <w:rPr>
                <w:color w:val="auto"/>
              </w:rPr>
              <w:commentReference w:id="21"/>
            </w:r>
            <w:r>
              <w:rPr>
                <w:rFonts w:hint="eastAsia" w:ascii="宋体" w:hAnsi="宋体" w:eastAsia="宋体" w:cs="宋体"/>
                <w:color w:val="auto"/>
                <w:sz w:val="21"/>
                <w:szCs w:val="21"/>
              </w:rPr>
              <w:t>阻尼铰链，带阻尼功能缓慢回位，符合</w:t>
            </w:r>
            <w:bookmarkStart w:id="97" w:name="OLE_LINK52"/>
            <w:r>
              <w:rPr>
                <w:rFonts w:hint="eastAsia" w:ascii="宋体" w:hAnsi="宋体" w:eastAsia="宋体" w:cs="宋体"/>
                <w:color w:val="auto"/>
                <w:sz w:val="21"/>
                <w:szCs w:val="21"/>
              </w:rPr>
              <w:t>QB/T 2189-2013</w:t>
            </w:r>
            <w:bookmarkEnd w:id="97"/>
            <w:r>
              <w:rPr>
                <w:rFonts w:hint="eastAsia" w:ascii="宋体" w:hAnsi="宋体" w:eastAsia="宋体" w:cs="宋体"/>
                <w:color w:val="auto"/>
                <w:sz w:val="21"/>
                <w:szCs w:val="21"/>
              </w:rPr>
              <w:t>《家具五金 杯状暗铰链》要求；采用</w:t>
            </w:r>
            <w:commentRangeStart w:id="22"/>
            <w:r>
              <w:rPr>
                <w:rFonts w:hint="eastAsia" w:ascii="宋体" w:hAnsi="宋体" w:eastAsia="宋体" w:cs="宋体"/>
                <w:color w:val="auto"/>
                <w:sz w:val="21"/>
                <w:szCs w:val="21"/>
              </w:rPr>
              <w:t>优质</w:t>
            </w:r>
            <w:commentRangeEnd w:id="22"/>
            <w:r>
              <w:rPr>
                <w:color w:val="auto"/>
              </w:rPr>
              <w:commentReference w:id="22"/>
            </w:r>
            <w:r>
              <w:rPr>
                <w:rFonts w:hint="eastAsia" w:ascii="宋体" w:hAnsi="宋体" w:eastAsia="宋体" w:cs="宋体"/>
                <w:color w:val="auto"/>
                <w:sz w:val="21"/>
                <w:szCs w:val="21"/>
              </w:rPr>
              <w:t>锁具符合</w:t>
            </w:r>
            <w:bookmarkStart w:id="98" w:name="OLE_LINK53"/>
            <w:r>
              <w:rPr>
                <w:rFonts w:hint="eastAsia" w:ascii="宋体" w:hAnsi="宋体" w:eastAsia="宋体" w:cs="宋体"/>
                <w:color w:val="auto"/>
                <w:sz w:val="21"/>
                <w:szCs w:val="21"/>
              </w:rPr>
              <w:t>QB/T 1621-2015</w:t>
            </w:r>
            <w:bookmarkEnd w:id="98"/>
            <w:r>
              <w:rPr>
                <w:rFonts w:hint="eastAsia" w:ascii="宋体" w:hAnsi="宋体" w:eastAsia="宋体" w:cs="宋体"/>
                <w:color w:val="auto"/>
                <w:sz w:val="21"/>
                <w:szCs w:val="21"/>
                <w:u w:val="none"/>
              </w:rPr>
              <w:t>《</w:t>
            </w:r>
            <w:r>
              <w:rPr>
                <w:rFonts w:hint="eastAsia" w:ascii="宋体" w:hAnsi="宋体" w:eastAsia="宋体" w:cs="宋体"/>
                <w:color w:val="auto"/>
                <w:sz w:val="21"/>
                <w:szCs w:val="21"/>
                <w:u w:val="none"/>
              </w:rPr>
              <w:fldChar w:fldCharType="begin"/>
            </w:r>
            <w:r>
              <w:rPr>
                <w:rFonts w:hint="eastAsia" w:ascii="宋体" w:hAnsi="宋体" w:eastAsia="宋体" w:cs="宋体"/>
                <w:color w:val="auto"/>
                <w:sz w:val="21"/>
                <w:szCs w:val="21"/>
                <w:u w:val="none"/>
              </w:rPr>
              <w:instrText xml:space="preserve"> HYPERLINK "http://std.samr.gov.cn/hb/search/stdHBDetailed?id=8B1827F23121BB19E05397BE0A0AB44A" \t "_blank" </w:instrText>
            </w:r>
            <w:r>
              <w:rPr>
                <w:rFonts w:hint="eastAsia" w:ascii="宋体" w:hAnsi="宋体" w:eastAsia="宋体" w:cs="宋体"/>
                <w:color w:val="auto"/>
                <w:sz w:val="21"/>
                <w:szCs w:val="21"/>
                <w:u w:val="none"/>
              </w:rPr>
              <w:fldChar w:fldCharType="separate"/>
            </w:r>
            <w:r>
              <w:rPr>
                <w:rStyle w:val="55"/>
                <w:rFonts w:hint="eastAsia" w:ascii="宋体" w:hAnsi="宋体" w:eastAsia="宋体" w:cs="宋体"/>
                <w:color w:val="auto"/>
                <w:sz w:val="21"/>
                <w:szCs w:val="21"/>
                <w:u w:val="none"/>
                <w:shd w:val="clear" w:color="auto" w:fill="FFFFFF"/>
              </w:rPr>
              <w:t>家具锁</w:t>
            </w:r>
            <w:r>
              <w:rPr>
                <w:rFonts w:hint="eastAsia" w:ascii="宋体" w:hAnsi="宋体" w:eastAsia="宋体" w:cs="宋体"/>
                <w:color w:val="auto"/>
                <w:sz w:val="21"/>
                <w:szCs w:val="21"/>
                <w:u w:val="none"/>
              </w:rPr>
              <w:fldChar w:fldCharType="end"/>
            </w:r>
            <w:r>
              <w:rPr>
                <w:rFonts w:hint="eastAsia" w:ascii="宋体" w:hAnsi="宋体" w:eastAsia="宋体" w:cs="宋体"/>
                <w:color w:val="auto"/>
                <w:sz w:val="21"/>
                <w:szCs w:val="21"/>
                <w:u w:val="none"/>
              </w:rPr>
              <w:t>》要求，采用</w:t>
            </w:r>
            <w:commentRangeStart w:id="23"/>
            <w:r>
              <w:rPr>
                <w:rFonts w:hint="eastAsia" w:ascii="宋体" w:hAnsi="宋体" w:eastAsia="宋体" w:cs="宋体"/>
                <w:color w:val="auto"/>
                <w:sz w:val="21"/>
                <w:szCs w:val="21"/>
                <w:u w:val="none"/>
              </w:rPr>
              <w:t>优质</w:t>
            </w:r>
            <w:commentRangeEnd w:id="23"/>
            <w:r>
              <w:rPr>
                <w:color w:val="auto"/>
              </w:rPr>
              <w:commentReference w:id="23"/>
            </w:r>
            <w:r>
              <w:rPr>
                <w:rFonts w:hint="eastAsia" w:ascii="宋体" w:hAnsi="宋体" w:eastAsia="宋体" w:cs="宋体"/>
                <w:color w:val="auto"/>
                <w:sz w:val="21"/>
                <w:szCs w:val="21"/>
                <w:u w:val="none"/>
              </w:rPr>
              <w:t>抽屉导轨符合QB/T 2454-2013《家具五金 抽屉导</w:t>
            </w:r>
            <w:r>
              <w:rPr>
                <w:rFonts w:hint="eastAsia" w:ascii="宋体" w:hAnsi="宋体" w:eastAsia="宋体" w:cs="宋体"/>
                <w:color w:val="auto"/>
                <w:sz w:val="21"/>
                <w:szCs w:val="21"/>
              </w:rPr>
              <w:t>轨》要求；采用优质家具连接件符合</w:t>
            </w:r>
            <w:bookmarkStart w:id="99" w:name="OLE_LINK54"/>
            <w:r>
              <w:rPr>
                <w:rFonts w:hint="eastAsia" w:ascii="宋体" w:hAnsi="宋体" w:eastAsia="宋体" w:cs="宋体"/>
                <w:color w:val="auto"/>
                <w:sz w:val="21"/>
                <w:szCs w:val="21"/>
              </w:rPr>
              <w:t>GB/T 28203-2011</w:t>
            </w:r>
            <w:bookmarkEnd w:id="99"/>
            <w:r>
              <w:rPr>
                <w:rFonts w:hint="eastAsia" w:ascii="宋体" w:hAnsi="宋体" w:eastAsia="宋体" w:cs="宋体"/>
                <w:color w:val="auto"/>
                <w:sz w:val="21"/>
                <w:szCs w:val="21"/>
              </w:rPr>
              <w:t>《</w:t>
            </w:r>
            <w:r>
              <w:rPr>
                <w:rFonts w:hint="eastAsia" w:ascii="宋体" w:hAnsi="宋体" w:eastAsia="宋体" w:cs="宋体"/>
                <w:color w:val="auto"/>
                <w:sz w:val="21"/>
                <w:szCs w:val="21"/>
                <w:u w:val="none"/>
              </w:rPr>
              <w:fldChar w:fldCharType="begin"/>
            </w:r>
            <w:r>
              <w:rPr>
                <w:rFonts w:hint="eastAsia" w:ascii="宋体" w:hAnsi="宋体" w:eastAsia="宋体" w:cs="宋体"/>
                <w:color w:val="auto"/>
                <w:sz w:val="21"/>
                <w:szCs w:val="21"/>
                <w:u w:val="none"/>
              </w:rPr>
              <w:instrText xml:space="preserve"> HYPERLINK "http://std.samr.gov.cn/gb/search/gbDetailed?id=71F772D7FB0BD3A7E05397BE0A0AB82A" \t "_blank" </w:instrText>
            </w:r>
            <w:r>
              <w:rPr>
                <w:rFonts w:hint="eastAsia" w:ascii="宋体" w:hAnsi="宋体" w:eastAsia="宋体" w:cs="宋体"/>
                <w:color w:val="auto"/>
                <w:sz w:val="21"/>
                <w:szCs w:val="21"/>
                <w:u w:val="none"/>
              </w:rPr>
              <w:fldChar w:fldCharType="separate"/>
            </w:r>
            <w:r>
              <w:rPr>
                <w:rStyle w:val="55"/>
                <w:rFonts w:hint="eastAsia" w:ascii="宋体" w:hAnsi="宋体" w:eastAsia="宋体" w:cs="宋体"/>
                <w:color w:val="auto"/>
                <w:sz w:val="21"/>
                <w:szCs w:val="21"/>
                <w:u w:val="none"/>
                <w:shd w:val="clear" w:color="auto" w:fill="FFFFFF"/>
              </w:rPr>
              <w:t>家具用连接件技术要求及试验方法</w:t>
            </w:r>
            <w:r>
              <w:rPr>
                <w:rFonts w:hint="eastAsia" w:ascii="宋体" w:hAnsi="宋体" w:eastAsia="宋体" w:cs="宋体"/>
                <w:color w:val="auto"/>
                <w:sz w:val="21"/>
                <w:szCs w:val="21"/>
                <w:u w:val="none"/>
              </w:rPr>
              <w:fldChar w:fldCharType="end"/>
            </w:r>
            <w:r>
              <w:rPr>
                <w:rFonts w:hint="eastAsia" w:ascii="宋体" w:hAnsi="宋体" w:eastAsia="宋体" w:cs="宋体"/>
                <w:color w:val="auto"/>
                <w:sz w:val="21"/>
                <w:szCs w:val="21"/>
                <w:u w:val="none"/>
              </w:rPr>
              <w:t>》要求。理化性能、力学性能、结</w:t>
            </w:r>
            <w:r>
              <w:rPr>
                <w:rFonts w:hint="eastAsia" w:ascii="宋体" w:hAnsi="宋体" w:eastAsia="宋体" w:cs="宋体"/>
                <w:color w:val="auto"/>
                <w:sz w:val="21"/>
                <w:szCs w:val="21"/>
              </w:rPr>
              <w:t>构安全性能、有害物质限量等符合</w:t>
            </w:r>
            <w:bookmarkStart w:id="100" w:name="OLE_LINK55"/>
            <w:r>
              <w:rPr>
                <w:rFonts w:hint="eastAsia" w:ascii="宋体" w:hAnsi="宋体" w:eastAsia="宋体" w:cs="宋体"/>
                <w:color w:val="auto"/>
                <w:sz w:val="21"/>
                <w:szCs w:val="21"/>
              </w:rPr>
              <w:t>GB/T3324-2017</w:t>
            </w:r>
            <w:bookmarkEnd w:id="100"/>
            <w:r>
              <w:rPr>
                <w:rFonts w:hint="eastAsia" w:ascii="宋体" w:hAnsi="宋体" w:eastAsia="宋体" w:cs="宋体"/>
                <w:color w:val="auto"/>
                <w:sz w:val="21"/>
                <w:szCs w:val="21"/>
              </w:rPr>
              <w:t>《木家具通用技术条件》、</w:t>
            </w:r>
            <w:bookmarkStart w:id="101" w:name="OLE_LINK56"/>
            <w:r>
              <w:rPr>
                <w:rFonts w:hint="eastAsia" w:ascii="宋体" w:hAnsi="宋体" w:eastAsia="宋体" w:cs="宋体"/>
                <w:color w:val="auto"/>
                <w:sz w:val="21"/>
                <w:szCs w:val="21"/>
              </w:rPr>
              <w:t>SZJG 52-2016</w:t>
            </w:r>
            <w:bookmarkEnd w:id="101"/>
            <w:r>
              <w:rPr>
                <w:rFonts w:hint="eastAsia" w:ascii="宋体" w:hAnsi="宋体" w:eastAsia="宋体" w:cs="宋体"/>
                <w:color w:val="auto"/>
                <w:sz w:val="21"/>
                <w:szCs w:val="21"/>
              </w:rPr>
              <w:t>《家具成品及原辅材料中有害物质限量》标准要求。功能要求：书桌面开线孔，含线盖。台面以上带侧面书架和吊书架，台面以下带侧柜，上部为抽屉，下部为掩门柜，内嵌拉手。</w:t>
            </w:r>
          </w:p>
          <w:p>
            <w:pPr>
              <w:rPr>
                <w:rFonts w:hint="eastAsia" w:ascii="宋体" w:hAnsi="宋体" w:eastAsia="宋体" w:cs="宋体"/>
                <w:color w:val="auto"/>
                <w:sz w:val="21"/>
                <w:szCs w:val="21"/>
              </w:rPr>
            </w:pPr>
            <w:r>
              <w:rPr>
                <w:rFonts w:hint="eastAsia" w:ascii="宋体" w:hAnsi="宋体" w:eastAsia="宋体" w:cs="宋体"/>
                <w:color w:val="auto"/>
                <w:sz w:val="21"/>
                <w:szCs w:val="21"/>
              </w:rPr>
              <w:t>后期验收标准：</w:t>
            </w:r>
          </w:p>
          <w:p>
            <w:pPr>
              <w:rPr>
                <w:rFonts w:hint="eastAsia" w:ascii="宋体" w:hAnsi="宋体" w:eastAsia="宋体" w:cs="宋体"/>
                <w:color w:val="auto"/>
                <w:sz w:val="21"/>
                <w:szCs w:val="21"/>
              </w:rPr>
            </w:pPr>
            <w:r>
              <w:rPr>
                <w:rFonts w:hint="eastAsia" w:ascii="宋体" w:hAnsi="宋体" w:eastAsia="宋体" w:cs="宋体"/>
                <w:color w:val="auto"/>
                <w:sz w:val="21"/>
                <w:szCs w:val="21"/>
              </w:rPr>
              <w:t>GB/T3324-2017 《木家具通用技术条件》</w:t>
            </w:r>
          </w:p>
          <w:p>
            <w:pPr>
              <w:rPr>
                <w:rFonts w:hint="eastAsia" w:ascii="宋体" w:hAnsi="宋体" w:eastAsia="宋体" w:cs="宋体"/>
                <w:color w:val="auto"/>
                <w:sz w:val="21"/>
                <w:szCs w:val="21"/>
              </w:rPr>
            </w:pPr>
            <w:r>
              <w:rPr>
                <w:rFonts w:hint="eastAsia" w:ascii="宋体" w:hAnsi="宋体" w:eastAsia="宋体" w:cs="宋体"/>
                <w:color w:val="auto"/>
                <w:sz w:val="21"/>
                <w:szCs w:val="21"/>
              </w:rPr>
              <w:t>SZJG 52-2016《家具成品及原辅材料中有害物质限量》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 w:type="pct"/>
            <w:vMerge w:val="restart"/>
            <w:noWrap w:val="0"/>
            <w:vAlign w:val="center"/>
          </w:tcPr>
          <w:p>
            <w:pPr>
              <w:jc w:val="center"/>
              <w:rPr>
                <w:rFonts w:hint="eastAsia" w:ascii="宋体" w:hAnsi="宋体" w:eastAsia="宋体" w:cs="宋体"/>
                <w:bCs/>
                <w:sz w:val="21"/>
                <w:szCs w:val="21"/>
              </w:rPr>
            </w:pPr>
            <w:r>
              <w:rPr>
                <w:rFonts w:hint="eastAsia" w:ascii="宋体" w:hAnsi="宋体" w:eastAsia="宋体" w:cs="宋体"/>
                <w:sz w:val="21"/>
                <w:szCs w:val="21"/>
              </w:rPr>
              <w:t>4</w:t>
            </w:r>
          </w:p>
        </w:tc>
        <w:tc>
          <w:tcPr>
            <w:tcW w:w="697" w:type="pct"/>
            <w:vMerge w:val="restart"/>
            <w:noWrap w:val="0"/>
            <w:vAlign w:val="center"/>
          </w:tcPr>
          <w:p>
            <w:pPr>
              <w:widowControl/>
              <w:jc w:val="center"/>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衣柜</w:t>
            </w:r>
          </w:p>
          <w:p>
            <w:pPr>
              <w:jc w:val="center"/>
              <w:rPr>
                <w:rFonts w:hint="eastAsia" w:ascii="宋体" w:hAnsi="宋体" w:eastAsia="宋体" w:cs="宋体"/>
                <w:sz w:val="21"/>
                <w:szCs w:val="21"/>
              </w:rPr>
            </w:pPr>
          </w:p>
        </w:tc>
        <w:tc>
          <w:tcPr>
            <w:tcW w:w="3792" w:type="pct"/>
            <w:noWrap w:val="0"/>
            <w:vAlign w:val="top"/>
          </w:tcPr>
          <w:p>
            <w:pPr>
              <w:rPr>
                <w:rFonts w:hint="eastAsia" w:ascii="宋体" w:hAnsi="宋体" w:eastAsia="宋体" w:cs="宋体"/>
                <w:color w:val="auto"/>
                <w:sz w:val="21"/>
                <w:szCs w:val="21"/>
              </w:rPr>
            </w:pPr>
            <w:r>
              <w:rPr>
                <w:rFonts w:hint="eastAsia" w:ascii="宋体" w:hAnsi="宋体" w:eastAsia="宋体" w:cs="宋体"/>
                <w:color w:val="auto"/>
                <w:sz w:val="21"/>
                <w:szCs w:val="21"/>
              </w:rPr>
              <w:t>4.1、规格(mm)：800W*500D*2000H ±3%</w:t>
            </w:r>
          </w:p>
          <w:p>
            <w:pPr>
              <w:rPr>
                <w:rFonts w:hint="eastAsia" w:ascii="宋体" w:hAnsi="宋体" w:eastAsia="宋体" w:cs="宋体"/>
                <w:b/>
                <w:bCs/>
                <w:color w:val="auto"/>
                <w:sz w:val="21"/>
                <w:szCs w:val="21"/>
              </w:rPr>
            </w:pPr>
            <w:r>
              <w:rPr>
                <w:rFonts w:hint="eastAsia" w:ascii="宋体" w:hAnsi="宋体" w:eastAsia="宋体" w:cs="宋体"/>
                <w:color w:val="auto"/>
                <w:sz w:val="21"/>
                <w:szCs w:val="21"/>
              </w:rPr>
              <w:t>基材采用E1级优质浸渍胶膜纸饰面刨花板，符合GB/T 15102-2017《浸渍胶膜纸饰面纤维板和刨花板》要求；采用</w:t>
            </w:r>
            <w:commentRangeStart w:id="24"/>
            <w:r>
              <w:rPr>
                <w:rFonts w:hint="eastAsia" w:ascii="宋体" w:hAnsi="宋体" w:eastAsia="宋体" w:cs="宋体"/>
                <w:color w:val="auto"/>
                <w:sz w:val="21"/>
                <w:szCs w:val="21"/>
              </w:rPr>
              <w:t>优质</w:t>
            </w:r>
            <w:commentRangeEnd w:id="24"/>
            <w:r>
              <w:commentReference w:id="24"/>
            </w:r>
            <w:r>
              <w:rPr>
                <w:rFonts w:hint="eastAsia" w:ascii="宋体" w:hAnsi="宋体" w:eastAsia="宋体" w:cs="宋体"/>
                <w:color w:val="auto"/>
                <w:sz w:val="21"/>
                <w:szCs w:val="21"/>
              </w:rPr>
              <w:t>PVC封边条,符合QB/T 4463-2013《家具用封边条技术要求》要求。铰链采用</w:t>
            </w:r>
            <w:commentRangeStart w:id="25"/>
            <w:r>
              <w:rPr>
                <w:rFonts w:hint="eastAsia" w:ascii="宋体" w:hAnsi="宋体" w:eastAsia="宋体" w:cs="宋体"/>
                <w:color w:val="auto"/>
                <w:sz w:val="21"/>
                <w:szCs w:val="21"/>
              </w:rPr>
              <w:t>优质品牌</w:t>
            </w:r>
            <w:commentRangeEnd w:id="25"/>
            <w:r>
              <w:commentReference w:id="25"/>
            </w:r>
            <w:r>
              <w:rPr>
                <w:rFonts w:hint="eastAsia" w:ascii="宋体" w:hAnsi="宋体" w:eastAsia="宋体" w:cs="宋体"/>
                <w:color w:val="auto"/>
                <w:sz w:val="21"/>
                <w:szCs w:val="21"/>
              </w:rPr>
              <w:t>阻尼铰链，带阻尼功能缓慢回位，符合QB/T 2189-2013《家具五金 杯状暗铰链》要求；采用</w:t>
            </w:r>
            <w:commentRangeStart w:id="26"/>
            <w:r>
              <w:rPr>
                <w:rFonts w:hint="eastAsia" w:ascii="宋体" w:hAnsi="宋体" w:eastAsia="宋体" w:cs="宋体"/>
                <w:color w:val="auto"/>
                <w:sz w:val="21"/>
                <w:szCs w:val="21"/>
              </w:rPr>
              <w:t>优质内</w:t>
            </w:r>
            <w:commentRangeEnd w:id="26"/>
            <w:r>
              <w:commentReference w:id="26"/>
            </w:r>
            <w:r>
              <w:rPr>
                <w:rFonts w:hint="eastAsia" w:ascii="宋体" w:hAnsi="宋体" w:eastAsia="宋体" w:cs="宋体"/>
                <w:color w:val="auto"/>
                <w:sz w:val="21"/>
                <w:szCs w:val="21"/>
              </w:rPr>
              <w:t>嵌拉手、鞋架、挂衣杆；采用</w:t>
            </w:r>
            <w:commentRangeStart w:id="27"/>
            <w:r>
              <w:rPr>
                <w:rFonts w:hint="eastAsia" w:ascii="宋体" w:hAnsi="宋体" w:eastAsia="宋体" w:cs="宋体"/>
                <w:color w:val="auto"/>
                <w:sz w:val="21"/>
                <w:szCs w:val="21"/>
              </w:rPr>
              <w:t>优质</w:t>
            </w:r>
            <w:commentRangeEnd w:id="27"/>
            <w:r>
              <w:commentReference w:id="27"/>
            </w:r>
            <w:r>
              <w:rPr>
                <w:rFonts w:hint="eastAsia" w:ascii="宋体" w:hAnsi="宋体" w:eastAsia="宋体" w:cs="宋体"/>
                <w:color w:val="auto"/>
                <w:sz w:val="21"/>
                <w:szCs w:val="21"/>
              </w:rPr>
              <w:t>家具连接件，符合GB/T 28203-2</w:t>
            </w:r>
            <w:r>
              <w:rPr>
                <w:rFonts w:hint="eastAsia" w:ascii="宋体" w:hAnsi="宋体" w:eastAsia="宋体" w:cs="宋体"/>
                <w:color w:val="auto"/>
                <w:sz w:val="21"/>
                <w:szCs w:val="21"/>
                <w:u w:val="none"/>
              </w:rPr>
              <w:t>011《</w:t>
            </w:r>
            <w:r>
              <w:rPr>
                <w:rFonts w:hint="eastAsia" w:ascii="宋体" w:hAnsi="宋体" w:eastAsia="宋体" w:cs="宋体"/>
                <w:color w:val="auto"/>
                <w:sz w:val="21"/>
                <w:szCs w:val="21"/>
                <w:u w:val="none"/>
              </w:rPr>
              <w:fldChar w:fldCharType="begin"/>
            </w:r>
            <w:r>
              <w:rPr>
                <w:rFonts w:hint="eastAsia" w:ascii="宋体" w:hAnsi="宋体" w:eastAsia="宋体" w:cs="宋体"/>
                <w:color w:val="auto"/>
                <w:sz w:val="21"/>
                <w:szCs w:val="21"/>
                <w:u w:val="none"/>
              </w:rPr>
              <w:instrText xml:space="preserve"> HYPERLINK "http://std.samr.gov.cn/gb/search/gbDetailed?id=71F772D7FB0BD3A7E05397BE0A0AB82A" \t "_blank" </w:instrText>
            </w:r>
            <w:r>
              <w:rPr>
                <w:rFonts w:hint="eastAsia" w:ascii="宋体" w:hAnsi="宋体" w:eastAsia="宋体" w:cs="宋体"/>
                <w:color w:val="auto"/>
                <w:sz w:val="21"/>
                <w:szCs w:val="21"/>
                <w:u w:val="none"/>
              </w:rPr>
              <w:fldChar w:fldCharType="separate"/>
            </w:r>
            <w:r>
              <w:rPr>
                <w:rStyle w:val="55"/>
                <w:rFonts w:hint="eastAsia" w:ascii="宋体" w:hAnsi="宋体" w:eastAsia="宋体" w:cs="宋体"/>
                <w:color w:val="auto"/>
                <w:sz w:val="21"/>
                <w:szCs w:val="21"/>
                <w:u w:val="none"/>
                <w:shd w:val="clear" w:color="auto" w:fill="FFFFFF"/>
              </w:rPr>
              <w:t>家具用连接件技术要求及试验方法</w:t>
            </w:r>
            <w:r>
              <w:rPr>
                <w:rFonts w:hint="eastAsia" w:ascii="宋体" w:hAnsi="宋体" w:eastAsia="宋体" w:cs="宋体"/>
                <w:color w:val="auto"/>
                <w:sz w:val="21"/>
                <w:szCs w:val="21"/>
                <w:u w:val="none"/>
              </w:rPr>
              <w:fldChar w:fldCharType="end"/>
            </w:r>
            <w:r>
              <w:rPr>
                <w:rFonts w:hint="eastAsia" w:ascii="宋体" w:hAnsi="宋体" w:eastAsia="宋体" w:cs="宋体"/>
                <w:color w:val="auto"/>
                <w:sz w:val="21"/>
                <w:szCs w:val="21"/>
                <w:u w:val="none"/>
              </w:rPr>
              <w:t>》要求。理化性能、力学性能、结构安全性能、有害物质限量等符合GB/T3324-2017《木家具通用</w:t>
            </w:r>
            <w:r>
              <w:rPr>
                <w:rFonts w:hint="eastAsia" w:ascii="宋体" w:hAnsi="宋体" w:eastAsia="宋体" w:cs="宋体"/>
                <w:color w:val="auto"/>
                <w:sz w:val="21"/>
                <w:szCs w:val="21"/>
              </w:rPr>
              <w:t>技术条件》、SZJG 52-2016《家具成品及原辅材料中有害物质限量》标准要求。功能要求：柜内上方含一块层板,厚度25mm，对柜内空间进行分割，便于学生置放棉被；柜内含一根挂衣杆；柜内下方含一个鞋架。</w:t>
            </w:r>
          </w:p>
          <w:p>
            <w:pPr>
              <w:rPr>
                <w:rFonts w:hint="eastAsia" w:ascii="宋体" w:hAnsi="宋体" w:eastAsia="宋体" w:cs="宋体"/>
                <w:color w:val="auto"/>
                <w:sz w:val="21"/>
                <w:szCs w:val="21"/>
              </w:rPr>
            </w:pPr>
            <w:r>
              <w:rPr>
                <w:rFonts w:hint="eastAsia" w:ascii="宋体" w:hAnsi="宋体" w:eastAsia="宋体" w:cs="宋体"/>
                <w:color w:val="auto"/>
                <w:sz w:val="21"/>
                <w:szCs w:val="21"/>
              </w:rPr>
              <w:t>后期验收标准：</w:t>
            </w:r>
          </w:p>
          <w:p>
            <w:pPr>
              <w:rPr>
                <w:rFonts w:hint="eastAsia" w:ascii="宋体" w:hAnsi="宋体" w:eastAsia="宋体" w:cs="宋体"/>
                <w:color w:val="auto"/>
                <w:sz w:val="21"/>
                <w:szCs w:val="21"/>
              </w:rPr>
            </w:pPr>
            <w:r>
              <w:rPr>
                <w:rFonts w:hint="eastAsia" w:ascii="宋体" w:hAnsi="宋体" w:eastAsia="宋体" w:cs="宋体"/>
                <w:color w:val="auto"/>
                <w:sz w:val="21"/>
                <w:szCs w:val="21"/>
              </w:rPr>
              <w:t>GB/T3324-2017 《木家具通用技术条件》</w:t>
            </w:r>
          </w:p>
          <w:p>
            <w:pPr>
              <w:rPr>
                <w:rFonts w:hint="eastAsia" w:ascii="宋体" w:hAnsi="宋体" w:eastAsia="宋体" w:cs="宋体"/>
                <w:color w:val="auto"/>
                <w:sz w:val="21"/>
                <w:szCs w:val="21"/>
              </w:rPr>
            </w:pPr>
            <w:r>
              <w:rPr>
                <w:rFonts w:hint="eastAsia" w:ascii="宋体" w:hAnsi="宋体" w:eastAsia="宋体" w:cs="宋体"/>
                <w:color w:val="auto"/>
                <w:sz w:val="21"/>
                <w:szCs w:val="21"/>
              </w:rPr>
              <w:t>SZJG 52-2016《家具成品及原辅材料中有害物质限量》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0" w:type="pct"/>
            <w:vMerge w:val="continue"/>
            <w:noWrap w:val="0"/>
            <w:vAlign w:val="center"/>
          </w:tcPr>
          <w:p>
            <w:pPr>
              <w:widowControl/>
              <w:jc w:val="left"/>
              <w:rPr>
                <w:rFonts w:hint="eastAsia" w:ascii="宋体" w:hAnsi="宋体" w:eastAsia="宋体" w:cs="宋体"/>
                <w:bCs/>
                <w:sz w:val="21"/>
                <w:szCs w:val="21"/>
              </w:rPr>
            </w:pPr>
          </w:p>
        </w:tc>
        <w:tc>
          <w:tcPr>
            <w:tcW w:w="697" w:type="pct"/>
            <w:vMerge w:val="continue"/>
            <w:noWrap w:val="0"/>
            <w:vAlign w:val="center"/>
          </w:tcPr>
          <w:p>
            <w:pPr>
              <w:widowControl/>
              <w:jc w:val="left"/>
              <w:rPr>
                <w:rFonts w:hint="eastAsia" w:ascii="宋体" w:hAnsi="宋体" w:eastAsia="宋体" w:cs="宋体"/>
                <w:sz w:val="21"/>
                <w:szCs w:val="21"/>
              </w:rPr>
            </w:pPr>
          </w:p>
        </w:tc>
        <w:tc>
          <w:tcPr>
            <w:tcW w:w="3792" w:type="pct"/>
            <w:noWrap w:val="0"/>
            <w:vAlign w:val="top"/>
          </w:tcPr>
          <w:p>
            <w:pPr>
              <w:rPr>
                <w:rFonts w:hint="eastAsia" w:ascii="宋体" w:hAnsi="宋体" w:eastAsia="宋体" w:cs="宋体"/>
                <w:b/>
                <w:color w:val="FF0000"/>
                <w:sz w:val="21"/>
                <w:szCs w:val="21"/>
              </w:rPr>
            </w:pPr>
            <w:r>
              <w:rPr>
                <w:rFonts w:hint="eastAsia" w:ascii="宋体" w:hAnsi="宋体" w:eastAsia="宋体" w:cs="宋体"/>
                <w:b/>
                <w:bCs/>
                <w:color w:val="FF0000"/>
                <w:sz w:val="21"/>
                <w:szCs w:val="21"/>
              </w:rPr>
              <w:t xml:space="preserve">▲4.2要求提供 </w:t>
            </w:r>
            <w:r>
              <w:rPr>
                <w:rFonts w:hint="eastAsia" w:ascii="宋体" w:hAnsi="宋体" w:eastAsia="宋体" w:cs="宋体"/>
                <w:b/>
                <w:bCs/>
                <w:color w:val="FF0000"/>
                <w:sz w:val="21"/>
                <w:szCs w:val="21"/>
                <w:highlight w:val="yellow"/>
              </w:rPr>
              <w:t>2022 年6 月 1 日至</w:t>
            </w:r>
            <w:ins w:id="85" w:author="王秀子" w:date="2023-06-27T21:17:30Z">
              <w:r>
                <w:rPr>
                  <w:rFonts w:hint="eastAsia" w:ascii="宋体" w:hAnsi="宋体" w:eastAsia="宋体" w:cs="宋体"/>
                  <w:b/>
                  <w:color w:val="FF0000"/>
                  <w:sz w:val="21"/>
                  <w:szCs w:val="21"/>
                </w:rPr>
                <w:t>本项目投标截止之日前</w:t>
              </w:r>
            </w:ins>
            <w:del w:id="86" w:author="王秀子" w:date="2023-06-27T21:17:30Z">
              <w:r>
                <w:rPr>
                  <w:rFonts w:hint="eastAsia" w:ascii="宋体" w:hAnsi="宋体" w:eastAsia="宋体" w:cs="宋体"/>
                  <w:b/>
                  <w:bCs/>
                  <w:color w:val="FF0000"/>
                  <w:sz w:val="21"/>
                  <w:szCs w:val="21"/>
                  <w:highlight w:val="yellow"/>
                </w:rPr>
                <w:delText>开标日前</w:delText>
              </w:r>
            </w:del>
            <w:r>
              <w:rPr>
                <w:rFonts w:hint="eastAsia" w:ascii="宋体" w:hAnsi="宋体" w:eastAsia="宋体" w:cs="宋体"/>
                <w:b/>
                <w:bCs/>
                <w:color w:val="FF0000"/>
                <w:sz w:val="21"/>
                <w:szCs w:val="21"/>
              </w:rPr>
              <w:t>，具有CMA、CNAS 资质的质量监督检验机构出具的合格的“衣柜”检测报告扫描件，原件备查</w:t>
            </w:r>
            <w:r>
              <w:rPr>
                <w:rFonts w:hint="eastAsia" w:ascii="宋体" w:hAnsi="宋体" w:eastAsia="宋体" w:cs="宋体"/>
                <w:b/>
                <w:color w:val="FF0000"/>
                <w:sz w:val="21"/>
                <w:szCs w:val="21"/>
              </w:rPr>
              <w:t>（检测报告上有 CMA 和CNAS标识）</w:t>
            </w:r>
            <w:r>
              <w:rPr>
                <w:rFonts w:hint="eastAsia" w:ascii="宋体" w:hAnsi="宋体" w:eastAsia="宋体" w:cs="宋体"/>
                <w:b/>
                <w:bCs/>
                <w:color w:val="FF0000"/>
                <w:sz w:val="21"/>
                <w:szCs w:val="21"/>
              </w:rPr>
              <w:t xml:space="preserve">。 </w:t>
            </w:r>
          </w:p>
          <w:p>
            <w:pPr>
              <w:rPr>
                <w:rFonts w:hint="eastAsia" w:ascii="宋体" w:hAnsi="宋体" w:eastAsia="宋体" w:cs="宋体"/>
                <w:b/>
                <w:bCs/>
                <w:color w:val="FF0000"/>
                <w:sz w:val="21"/>
                <w:szCs w:val="21"/>
              </w:rPr>
            </w:pPr>
            <w:r>
              <w:rPr>
                <w:rFonts w:hint="eastAsia" w:ascii="宋体" w:hAnsi="宋体" w:eastAsia="宋体" w:cs="宋体"/>
                <w:b/>
                <w:bCs/>
                <w:color w:val="FF0000"/>
                <w:sz w:val="21"/>
                <w:szCs w:val="21"/>
              </w:rPr>
              <w:t xml:space="preserve">检测依据为：GB/T 18584-2001《室内装饰装修材料 木家具中有害物质限量》、GB/T3324-2017《木家具通用技术条件》、GB/T 35607-2017《绿色产品评价 家具》； </w:t>
            </w:r>
          </w:p>
          <w:p>
            <w:pPr>
              <w:rPr>
                <w:ins w:id="87" w:author="王秀子" w:date="2023-06-27T21:18:15Z"/>
                <w:rFonts w:hint="eastAsia" w:ascii="宋体" w:hAnsi="宋体" w:eastAsia="宋体" w:cs="宋体"/>
                <w:b/>
                <w:bCs/>
                <w:color w:val="FF0000"/>
                <w:sz w:val="21"/>
                <w:szCs w:val="21"/>
              </w:rPr>
            </w:pPr>
            <w:r>
              <w:rPr>
                <w:rFonts w:hint="eastAsia" w:ascii="宋体" w:hAnsi="宋体" w:eastAsia="宋体" w:cs="宋体"/>
                <w:b/>
                <w:bCs/>
                <w:color w:val="FF0000"/>
                <w:sz w:val="21"/>
                <w:szCs w:val="21"/>
              </w:rPr>
              <w:t>检测结果要求：苯、甲苯、二甲苯未检出，甲醛释放量≤0.02mg/m³。</w:t>
            </w:r>
          </w:p>
          <w:p>
            <w:pPr>
              <w:rPr>
                <w:rFonts w:hint="eastAsia" w:ascii="宋体" w:hAnsi="宋体" w:eastAsia="宋体" w:cs="宋体"/>
                <w:b/>
                <w:bCs/>
                <w:color w:val="FF0000"/>
                <w:sz w:val="21"/>
                <w:szCs w:val="21"/>
              </w:rPr>
            </w:pPr>
            <w:r>
              <w:rPr>
                <w:rFonts w:hint="eastAsia" w:ascii="宋体" w:hAnsi="宋体" w:eastAsia="宋体" w:cs="宋体"/>
                <w:b/>
                <w:color w:val="FF0000"/>
                <w:sz w:val="21"/>
                <w:szCs w:val="21"/>
              </w:rPr>
              <w:t>同时需要提供检验机构在全国认证认可信息公共服务平台（认e云）（http://cx.cnca.cn/）检验报告查询截图。</w:t>
            </w:r>
          </w:p>
        </w:tc>
      </w:tr>
      <w:bookmarkEnd w:id="60"/>
    </w:tbl>
    <w:p>
      <w:pPr>
        <w:pStyle w:val="2"/>
      </w:pPr>
    </w:p>
    <w:p>
      <w:pPr>
        <w:pStyle w:val="5"/>
        <w:spacing w:before="120" w:beforeLines="50" w:after="120" w:afterLines="50"/>
        <w:rPr>
          <w:sz w:val="28"/>
          <w:szCs w:val="28"/>
        </w:rPr>
      </w:pPr>
      <w:r>
        <w:rPr>
          <w:rFonts w:hint="eastAsia"/>
          <w:sz w:val="28"/>
          <w:szCs w:val="28"/>
        </w:rPr>
        <w:t>五、商务要求</w:t>
      </w:r>
    </w:p>
    <w:p>
      <w:pPr>
        <w:ind w:firstLine="422" w:firstLineChars="200"/>
        <w:rPr>
          <w:b/>
        </w:rPr>
      </w:pPr>
      <w:r>
        <w:rPr>
          <w:rFonts w:hint="eastAsia"/>
          <w:b/>
          <w:szCs w:val="21"/>
        </w:rPr>
        <w:t>说明：</w:t>
      </w:r>
      <w:r>
        <w:rPr>
          <w:b/>
        </w:rPr>
        <w:t>1</w:t>
      </w:r>
      <w:r>
        <w:rPr>
          <w:rFonts w:hint="eastAsia"/>
          <w:b/>
        </w:rPr>
        <w:t>、评分时，如对一项招标商务要求（以划分框为准）中的内容存在两处（或以上）负偏离的，在评分时只作一项负偏离扣分。</w:t>
      </w:r>
    </w:p>
    <w:p>
      <w:pPr>
        <w:ind w:firstLine="422" w:firstLineChars="200"/>
        <w:rPr>
          <w:b/>
          <w:szCs w:val="21"/>
        </w:rPr>
      </w:pPr>
      <w:r>
        <w:rPr>
          <w:b/>
          <w:szCs w:val="21"/>
        </w:rPr>
        <w:t>2</w:t>
      </w:r>
      <w:r>
        <w:rPr>
          <w:rFonts w:hint="eastAsia"/>
          <w:b/>
          <w:szCs w:val="21"/>
        </w:rPr>
        <w:t>、带“</w:t>
      </w:r>
      <w:r>
        <w:rPr>
          <w:rFonts w:hint="eastAsia" w:ascii="宋体" w:hAnsi="宋体" w:cs="宋体"/>
          <w:b/>
          <w:szCs w:val="21"/>
        </w:rPr>
        <w:t>★</w:t>
      </w:r>
      <w:r>
        <w:rPr>
          <w:rFonts w:hint="eastAsia"/>
          <w:b/>
          <w:szCs w:val="21"/>
        </w:rPr>
        <w:t>”指标项为实质性条款，如出现负偏离，将被视为未实质性满足招标文件要求作投标无效处理；带“</w:t>
      </w:r>
      <w:r>
        <w:t>▲</w:t>
      </w:r>
      <w:r>
        <w:rPr>
          <w:rFonts w:hint="eastAsia"/>
          <w:b/>
          <w:szCs w:val="21"/>
        </w:rPr>
        <w:t>”指标项为重要参数，负偏离时依相关评分准则内容作重点扣分处理。</w:t>
      </w:r>
    </w:p>
    <w:tbl>
      <w:tblPr>
        <w:tblStyle w:val="4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9"/>
        <w:gridCol w:w="1812"/>
        <w:gridCol w:w="55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74" w:type="dxa"/>
            <w:noWrap w:val="0"/>
            <w:vAlign w:val="center"/>
          </w:tcPr>
          <w:p>
            <w:pPr>
              <w:spacing w:line="288" w:lineRule="auto"/>
              <w:jc w:val="center"/>
              <w:rPr>
                <w:b/>
              </w:rPr>
            </w:pPr>
            <w:r>
              <w:rPr>
                <w:rFonts w:hint="eastAsia"/>
                <w:b/>
              </w:rPr>
              <w:t>序号</w:t>
            </w:r>
          </w:p>
        </w:tc>
        <w:tc>
          <w:tcPr>
            <w:tcW w:w="1889" w:type="dxa"/>
            <w:noWrap w:val="0"/>
            <w:vAlign w:val="center"/>
          </w:tcPr>
          <w:p>
            <w:pPr>
              <w:spacing w:line="288" w:lineRule="auto"/>
              <w:jc w:val="center"/>
              <w:rPr>
                <w:b/>
              </w:rPr>
            </w:pPr>
            <w:r>
              <w:rPr>
                <w:rFonts w:hint="eastAsia"/>
                <w:b/>
              </w:rPr>
              <w:t>目录</w:t>
            </w:r>
          </w:p>
        </w:tc>
        <w:tc>
          <w:tcPr>
            <w:tcW w:w="5822" w:type="dxa"/>
            <w:noWrap w:val="0"/>
            <w:vAlign w:val="center"/>
          </w:tcPr>
          <w:p>
            <w:pPr>
              <w:spacing w:line="288" w:lineRule="auto"/>
              <w:jc w:val="center"/>
              <w:rPr>
                <w:rFonts w:hint="eastAsia" w:ascii="Times New Roman" w:hAnsi="Times New Roman" w:eastAsia="宋体"/>
                <w:b/>
                <w:lang w:eastAsia="zh-CN"/>
              </w:rPr>
            </w:pPr>
            <w:r>
              <w:rPr>
                <w:rFonts w:hint="eastAsia" w:ascii="Times New Roman"/>
                <w:b/>
              </w:rPr>
              <w:t>招标商务</w:t>
            </w:r>
            <w:r>
              <w:rPr>
                <w:rFonts w:hint="eastAsia"/>
                <w:b/>
                <w:lang w:val="en-US" w:eastAsia="zh-CN"/>
              </w:rPr>
              <w:t>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785" w:type="dxa"/>
            <w:gridSpan w:val="3"/>
            <w:noWrap w:val="0"/>
            <w:vAlign w:val="top"/>
          </w:tcPr>
          <w:p>
            <w:pPr>
              <w:spacing w:line="288" w:lineRule="auto"/>
              <w:rPr>
                <w:rFonts w:ascii="Times New Roman" w:hAnsi="Times New Roman"/>
                <w:b/>
              </w:rPr>
            </w:pPr>
            <w:r>
              <w:rPr>
                <w:rFonts w:hint="eastAsia" w:ascii="宋体" w:hAnsi="宋体"/>
                <w:b/>
              </w:rPr>
              <w:t>（</w:t>
            </w:r>
            <w:r>
              <w:rPr>
                <w:rFonts w:hint="eastAsia" w:ascii="Times New Roman"/>
                <w:b/>
              </w:rPr>
              <w:t>一</w:t>
            </w:r>
            <w:r>
              <w:rPr>
                <w:rFonts w:hint="eastAsia" w:ascii="宋体" w:hAnsi="宋体"/>
                <w:b/>
              </w:rPr>
              <w:t>）</w:t>
            </w:r>
            <w:r>
              <w:rPr>
                <w:rFonts w:hint="eastAsia" w:ascii="Times New Roman"/>
                <w:b/>
              </w:rPr>
              <w:t>免费保修期内售后服务要求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74" w:type="dxa"/>
            <w:vMerge w:val="restart"/>
            <w:noWrap w:val="0"/>
            <w:vAlign w:val="center"/>
          </w:tcPr>
          <w:p>
            <w:pPr>
              <w:spacing w:line="288" w:lineRule="auto"/>
              <w:jc w:val="center"/>
              <w:rPr>
                <w:b/>
              </w:rPr>
            </w:pPr>
            <w:r>
              <w:rPr>
                <w:rFonts w:hint="eastAsia"/>
                <w:b/>
              </w:rPr>
              <w:t>1</w:t>
            </w:r>
          </w:p>
        </w:tc>
        <w:tc>
          <w:tcPr>
            <w:tcW w:w="1889" w:type="dxa"/>
            <w:vMerge w:val="restart"/>
            <w:noWrap w:val="0"/>
            <w:vAlign w:val="center"/>
          </w:tcPr>
          <w:p>
            <w:pPr>
              <w:spacing w:line="288" w:lineRule="auto"/>
              <w:jc w:val="center"/>
            </w:pPr>
            <w:r>
              <w:rPr>
                <w:rFonts w:hint="eastAsia"/>
              </w:rPr>
              <w:t>免费保修期</w:t>
            </w:r>
          </w:p>
        </w:tc>
        <w:tc>
          <w:tcPr>
            <w:tcW w:w="5822" w:type="dxa"/>
            <w:noWrap w:val="0"/>
            <w:vAlign w:val="center"/>
          </w:tcPr>
          <w:p>
            <w:pPr>
              <w:spacing w:line="288" w:lineRule="auto"/>
              <w:rPr>
                <w:rFonts w:ascii="Times New Roman" w:hAnsi="Times New Roman"/>
                <w:b/>
              </w:rPr>
            </w:pPr>
            <w:r>
              <w:rPr>
                <w:rFonts w:hint="eastAsia" w:ascii="Times New Roman" w:hAnsi="Times New Roman"/>
                <w:szCs w:val="21"/>
              </w:rPr>
              <w:t>1.1</w:t>
            </w:r>
            <w:r>
              <w:rPr>
                <w:rFonts w:hint="eastAsia" w:cs="宋体"/>
              </w:rPr>
              <w:t>★</w:t>
            </w:r>
            <w:r>
              <w:rPr>
                <w:rFonts w:hint="eastAsia" w:ascii="Times New Roman" w:hAnsi="宋体"/>
                <w:color w:val="000000"/>
                <w:szCs w:val="21"/>
              </w:rPr>
              <w:t>产品全部验收合格后</w:t>
            </w:r>
            <w:r>
              <w:rPr>
                <w:rFonts w:hint="eastAsia" w:ascii="宋体" w:hAnsi="宋体"/>
                <w:color w:val="000000"/>
                <w:szCs w:val="21"/>
              </w:rPr>
              <w:t>（</w:t>
            </w:r>
            <w:r>
              <w:rPr>
                <w:rFonts w:hint="eastAsia" w:ascii="Times New Roman" w:hAnsi="宋体"/>
                <w:color w:val="000000"/>
                <w:szCs w:val="21"/>
              </w:rPr>
              <w:t>以技术验收合格签字为标准</w:t>
            </w:r>
            <w:r>
              <w:rPr>
                <w:rFonts w:hint="eastAsia" w:ascii="宋体" w:hAnsi="宋体"/>
                <w:color w:val="000000"/>
                <w:szCs w:val="21"/>
              </w:rPr>
              <w:t>）</w:t>
            </w:r>
            <w:r>
              <w:rPr>
                <w:rFonts w:hint="eastAsia" w:ascii="Times New Roman" w:hAnsi="宋体"/>
                <w:color w:val="000000"/>
                <w:szCs w:val="21"/>
              </w:rPr>
              <w:t>，中标人向采购人免费提供</w:t>
            </w:r>
            <w:r>
              <w:rPr>
                <w:bCs/>
                <w:u w:val="single"/>
              </w:rPr>
              <w:t>3</w:t>
            </w:r>
            <w:r>
              <w:rPr>
                <w:rFonts w:hint="eastAsia" w:ascii="Times New Roman" w:hAnsi="宋体"/>
                <w:color w:val="000000"/>
                <w:szCs w:val="21"/>
              </w:rPr>
              <w:t>年上门保修服务。</w:t>
            </w:r>
            <w:r>
              <w:rPr>
                <w:rFonts w:hint="eastAsia" w:ascii="Times New Roman" w:hAnsi="宋体"/>
                <w:bCs/>
                <w:szCs w:val="21"/>
              </w:rPr>
              <w:t>保修承担方为：中标人，技术支持方为：</w:t>
            </w:r>
            <w:r>
              <w:rPr>
                <w:rFonts w:hint="eastAsia"/>
                <w:bCs/>
                <w:u w:val="single"/>
              </w:rPr>
              <w:t>中标人</w:t>
            </w:r>
            <w:r>
              <w:rPr>
                <w:rFonts w:hint="eastAsia" w:ascii="Times New Roman" w:hAnsi="宋体"/>
                <w:bCs/>
                <w:szCs w:val="21"/>
              </w:rPr>
              <w:t>。</w:t>
            </w:r>
            <w:r>
              <w:rPr>
                <w:rFonts w:hint="eastAsia" w:ascii="Times New Roman" w:hAnsi="宋体"/>
                <w:szCs w:val="21"/>
              </w:rPr>
              <w:t>免费保修期内，所有货物保修服务方式均为中标人派员到用户货物使用现场进行保修，保修期内产生的一切费用均由中标人承担</w:t>
            </w:r>
            <w:r>
              <w:rPr>
                <w:rFonts w:hint="eastAsia" w:ascii="宋体" w:hAnsi="宋体"/>
                <w:szCs w:val="21"/>
              </w:rPr>
              <w:t>（</w:t>
            </w:r>
            <w:r>
              <w:rPr>
                <w:rFonts w:hint="eastAsia" w:ascii="Times New Roman" w:hAnsi="宋体"/>
                <w:szCs w:val="21"/>
              </w:rPr>
              <w:t>含需要返原厂修理的所有费用</w:t>
            </w:r>
            <w:r>
              <w:rPr>
                <w:rFonts w:hint="eastAsia" w:ascii="宋体" w:hAnsi="宋体"/>
                <w:szCs w:val="21"/>
              </w:rPr>
              <w:t>）</w:t>
            </w:r>
            <w:r>
              <w:rPr>
                <w:rFonts w:hint="eastAsia" w:ascii="Times New Roman" w:hAnsi="宋体"/>
                <w:szCs w:val="21"/>
              </w:rPr>
              <w:t>。中标人如不能修理或不能调换，按产品原价赔偿处理。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74" w:type="dxa"/>
            <w:vMerge w:val="continue"/>
            <w:noWrap w:val="0"/>
            <w:vAlign w:val="center"/>
          </w:tcPr>
          <w:p>
            <w:pPr>
              <w:spacing w:line="288" w:lineRule="auto"/>
              <w:jc w:val="center"/>
              <w:rPr>
                <w:b/>
              </w:rPr>
            </w:pPr>
          </w:p>
        </w:tc>
        <w:tc>
          <w:tcPr>
            <w:tcW w:w="1889" w:type="dxa"/>
            <w:vMerge w:val="continue"/>
            <w:noWrap w:val="0"/>
            <w:vAlign w:val="center"/>
          </w:tcPr>
          <w:p>
            <w:pPr>
              <w:spacing w:line="288" w:lineRule="auto"/>
            </w:pPr>
          </w:p>
        </w:tc>
        <w:tc>
          <w:tcPr>
            <w:tcW w:w="5822" w:type="dxa"/>
            <w:noWrap w:val="0"/>
            <w:vAlign w:val="top"/>
          </w:tcPr>
          <w:p>
            <w:pPr>
              <w:spacing w:line="288" w:lineRule="auto"/>
              <w:rPr>
                <w:rFonts w:ascii="Times New Roman" w:hAnsi="Times New Roman"/>
                <w:szCs w:val="21"/>
              </w:rPr>
            </w:pPr>
            <w:r>
              <w:rPr>
                <w:rFonts w:hint="eastAsia" w:ascii="Times New Roman" w:hAnsi="Times New Roman"/>
                <w:szCs w:val="21"/>
              </w:rPr>
              <w:t xml:space="preserve">1.2 </w:t>
            </w:r>
            <w:r>
              <w:rPr>
                <w:rFonts w:hint="eastAsia" w:ascii="Times New Roman" w:hAnsi="宋体"/>
                <w:bCs/>
                <w:szCs w:val="21"/>
              </w:rPr>
              <w:t>货物的检修期应以双倍计算延长免费保修期。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74" w:type="dxa"/>
            <w:vMerge w:val="restart"/>
            <w:noWrap w:val="0"/>
            <w:vAlign w:val="center"/>
          </w:tcPr>
          <w:p>
            <w:pPr>
              <w:spacing w:line="288" w:lineRule="auto"/>
              <w:jc w:val="center"/>
              <w:rPr>
                <w:b/>
              </w:rPr>
            </w:pPr>
            <w:r>
              <w:rPr>
                <w:rFonts w:hint="eastAsia"/>
                <w:b/>
              </w:rPr>
              <w:t>2</w:t>
            </w:r>
          </w:p>
        </w:tc>
        <w:tc>
          <w:tcPr>
            <w:tcW w:w="1889" w:type="dxa"/>
            <w:vMerge w:val="restart"/>
            <w:noWrap w:val="0"/>
            <w:vAlign w:val="center"/>
          </w:tcPr>
          <w:p>
            <w:pPr>
              <w:spacing w:line="288" w:lineRule="auto"/>
              <w:jc w:val="center"/>
            </w:pPr>
            <w:r>
              <w:rPr>
                <w:rFonts w:hint="eastAsia"/>
              </w:rPr>
              <w:t>维修响应及故障解决时间</w:t>
            </w:r>
          </w:p>
        </w:tc>
        <w:tc>
          <w:tcPr>
            <w:tcW w:w="5822" w:type="dxa"/>
            <w:noWrap w:val="0"/>
            <w:vAlign w:val="top"/>
          </w:tcPr>
          <w:p>
            <w:pPr>
              <w:spacing w:line="288" w:lineRule="auto"/>
              <w:rPr>
                <w:rFonts w:ascii="Times New Roman" w:hAnsi="Times New Roman"/>
                <w:szCs w:val="21"/>
              </w:rPr>
            </w:pPr>
            <w:r>
              <w:rPr>
                <w:rFonts w:hint="eastAsia" w:ascii="Times New Roman" w:hAnsi="Times New Roman"/>
                <w:szCs w:val="21"/>
              </w:rPr>
              <w:t xml:space="preserve">2.1 </w:t>
            </w:r>
            <w:r>
              <w:rPr>
                <w:rFonts w:hint="eastAsia" w:ascii="Times New Roman" w:hAnsi="宋体"/>
                <w:szCs w:val="21"/>
              </w:rPr>
              <w:t>售后服务内容，要求和期限</w:t>
            </w:r>
          </w:p>
          <w:p>
            <w:pPr>
              <w:spacing w:line="288" w:lineRule="auto"/>
              <w:ind w:firstLine="420" w:firstLineChars="200"/>
              <w:rPr>
                <w:rFonts w:ascii="宋体" w:hAnsi="宋体"/>
                <w:color w:val="000000"/>
                <w:szCs w:val="21"/>
              </w:rPr>
            </w:pPr>
            <w:r>
              <w:rPr>
                <w:rFonts w:hint="eastAsia" w:ascii="Times New Roman" w:hAnsi="宋体"/>
                <w:color w:val="000000"/>
                <w:szCs w:val="21"/>
              </w:rPr>
              <w:t>免费保修期内，中标人将向采购人提供优质的售后技术支持服务，开通热线电话接受采购人的电话技术咨询，</w:t>
            </w:r>
            <w:r>
              <w:rPr>
                <w:rFonts w:hint="eastAsia" w:ascii="Times New Roman" w:hAnsi="宋体"/>
                <w:szCs w:val="21"/>
                <w:u w:val="single"/>
              </w:rPr>
              <w:t xml:space="preserve">  12 </w:t>
            </w:r>
            <w:r>
              <w:rPr>
                <w:rFonts w:hint="eastAsia" w:ascii="Times New Roman" w:hAnsi="宋体"/>
                <w:szCs w:val="21"/>
              </w:rPr>
              <w:t>小时内响应；</w:t>
            </w:r>
            <w:r>
              <w:rPr>
                <w:rFonts w:hint="eastAsia" w:ascii="Times New Roman" w:hAnsi="宋体"/>
                <w:color w:val="000000"/>
                <w:szCs w:val="21"/>
              </w:rPr>
              <w:t>如故障不能排除，中标人应在</w:t>
            </w:r>
            <w:r>
              <w:rPr>
                <w:rFonts w:hint="eastAsia" w:ascii="Times New Roman" w:hAnsi="Times New Roman"/>
                <w:szCs w:val="21"/>
                <w:u w:val="single"/>
              </w:rPr>
              <w:t xml:space="preserve"> 2 </w:t>
            </w:r>
            <w:r>
              <w:rPr>
                <w:rFonts w:hint="eastAsia" w:ascii="Times New Roman" w:hAnsi="宋体"/>
                <w:color w:val="000000"/>
                <w:szCs w:val="21"/>
              </w:rPr>
              <w:t>日内提供现场服务，待产品运行正常后撤离现场。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74" w:type="dxa"/>
            <w:vMerge w:val="continue"/>
            <w:noWrap w:val="0"/>
            <w:vAlign w:val="center"/>
          </w:tcPr>
          <w:p>
            <w:pPr>
              <w:spacing w:line="288" w:lineRule="auto"/>
              <w:jc w:val="center"/>
              <w:rPr>
                <w:b/>
              </w:rPr>
            </w:pPr>
          </w:p>
        </w:tc>
        <w:tc>
          <w:tcPr>
            <w:tcW w:w="1889" w:type="dxa"/>
            <w:vMerge w:val="continue"/>
            <w:noWrap w:val="0"/>
            <w:vAlign w:val="top"/>
          </w:tcPr>
          <w:p>
            <w:pPr>
              <w:spacing w:line="288" w:lineRule="auto"/>
            </w:pPr>
          </w:p>
        </w:tc>
        <w:tc>
          <w:tcPr>
            <w:tcW w:w="5822" w:type="dxa"/>
            <w:noWrap w:val="0"/>
            <w:vAlign w:val="top"/>
          </w:tcPr>
          <w:p>
            <w:pPr>
              <w:spacing w:line="288" w:lineRule="auto"/>
              <w:rPr>
                <w:rFonts w:ascii="Times New Roman" w:hAnsi="Times New Roman"/>
                <w:szCs w:val="21"/>
              </w:rPr>
            </w:pPr>
            <w:r>
              <w:rPr>
                <w:rFonts w:hint="eastAsia" w:ascii="Times New Roman" w:hAnsi="Times New Roman"/>
                <w:szCs w:val="21"/>
              </w:rPr>
              <w:t xml:space="preserve">2.2 </w:t>
            </w:r>
            <w:r>
              <w:rPr>
                <w:rFonts w:hint="eastAsia" w:ascii="Times New Roman" w:hAnsi="宋体"/>
                <w:szCs w:val="21"/>
              </w:rPr>
              <w:t>维护保养</w:t>
            </w:r>
          </w:p>
          <w:p>
            <w:pPr>
              <w:spacing w:line="288" w:lineRule="auto"/>
              <w:ind w:firstLine="420" w:firstLineChars="200"/>
              <w:rPr>
                <w:rFonts w:ascii="Times New Roman" w:hAnsi="Times New Roman"/>
                <w:szCs w:val="21"/>
              </w:rPr>
            </w:pPr>
            <w:r>
              <w:rPr>
                <w:rFonts w:hint="eastAsia" w:ascii="Times New Roman" w:hAnsi="宋体"/>
                <w:color w:val="000000"/>
                <w:szCs w:val="21"/>
              </w:rPr>
              <w:t>中标人应定期对产品进行预维护保养，每年</w:t>
            </w:r>
            <w:r>
              <w:rPr>
                <w:rFonts w:ascii="Times New Roman" w:hAnsi="宋体"/>
                <w:color w:val="000000"/>
                <w:szCs w:val="21"/>
                <w:u w:val="single"/>
              </w:rPr>
              <w:t>1</w:t>
            </w:r>
            <w:r>
              <w:rPr>
                <w:rFonts w:hint="eastAsia" w:ascii="Times New Roman" w:hAnsi="宋体"/>
                <w:color w:val="000000"/>
                <w:szCs w:val="21"/>
              </w:rPr>
              <w:t>次，以防患于未然。在整个产品运行过程中，中标人帮助采购人解决在应用过程中遇到的各种技术问题。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74" w:type="dxa"/>
            <w:noWrap w:val="0"/>
            <w:vAlign w:val="center"/>
          </w:tcPr>
          <w:p>
            <w:pPr>
              <w:spacing w:line="288" w:lineRule="auto"/>
              <w:jc w:val="center"/>
              <w:rPr>
                <w:b/>
              </w:rPr>
            </w:pPr>
            <w:r>
              <w:rPr>
                <w:b/>
              </w:rPr>
              <w:t>3</w:t>
            </w:r>
          </w:p>
        </w:tc>
        <w:tc>
          <w:tcPr>
            <w:tcW w:w="1889" w:type="dxa"/>
            <w:noWrap w:val="0"/>
            <w:vAlign w:val="center"/>
          </w:tcPr>
          <w:p>
            <w:pPr>
              <w:spacing w:line="288" w:lineRule="auto"/>
              <w:jc w:val="center"/>
              <w:rPr>
                <w:b/>
              </w:rPr>
            </w:pPr>
            <w:r>
              <w:rPr>
                <w:rFonts w:hint="eastAsia"/>
              </w:rPr>
              <w:t>其他</w:t>
            </w:r>
          </w:p>
        </w:tc>
        <w:tc>
          <w:tcPr>
            <w:tcW w:w="5822" w:type="dxa"/>
            <w:noWrap w:val="0"/>
            <w:vAlign w:val="center"/>
          </w:tcPr>
          <w:p>
            <w:pPr>
              <w:numPr>
                <w:ilvl w:val="0"/>
                <w:numId w:val="9"/>
              </w:numPr>
              <w:spacing w:line="288" w:lineRule="auto"/>
              <w:rPr>
                <w:rFonts w:ascii="Times New Roman" w:hAnsi="Times New Roman"/>
                <w:b/>
              </w:rPr>
            </w:pPr>
            <w:r>
              <w:rPr>
                <w:rFonts w:hint="eastAsia"/>
                <w:bCs/>
                <w:szCs w:val="21"/>
              </w:rPr>
              <w:t>投标人应按其投标文件中的承诺的服务条款，进行售后服务工作，还应</w:t>
            </w:r>
            <w:r>
              <w:rPr>
                <w:rFonts w:hint="eastAsia" w:ascii="Times New Roman" w:hAnsi="Times New Roman"/>
                <w:szCs w:val="21"/>
              </w:rPr>
              <w:t>定期对产品进行预维护保养。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785" w:type="dxa"/>
            <w:gridSpan w:val="3"/>
            <w:noWrap w:val="0"/>
            <w:vAlign w:val="top"/>
          </w:tcPr>
          <w:p>
            <w:pPr>
              <w:spacing w:line="288" w:lineRule="auto"/>
              <w:rPr>
                <w:rFonts w:ascii="Times New Roman" w:hAnsi="Times New Roman"/>
                <w:b/>
              </w:rPr>
            </w:pPr>
            <w:r>
              <w:rPr>
                <w:rFonts w:hint="eastAsia" w:ascii="宋体" w:hAnsi="宋体"/>
                <w:b/>
              </w:rPr>
              <w:t>（</w:t>
            </w:r>
            <w:r>
              <w:rPr>
                <w:rFonts w:hint="eastAsia" w:ascii="Times New Roman"/>
                <w:b/>
              </w:rPr>
              <w:t>二</w:t>
            </w:r>
            <w:r>
              <w:rPr>
                <w:rFonts w:hint="eastAsia" w:ascii="宋体" w:hAnsi="宋体"/>
                <w:b/>
              </w:rPr>
              <w:t>）</w:t>
            </w:r>
            <w:r>
              <w:rPr>
                <w:rFonts w:hint="eastAsia" w:ascii="Times New Roman"/>
                <w:b/>
              </w:rPr>
              <w:t>免费保修期外售后服务要求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74" w:type="dxa"/>
            <w:noWrap w:val="0"/>
            <w:vAlign w:val="center"/>
          </w:tcPr>
          <w:p>
            <w:pPr>
              <w:spacing w:line="288" w:lineRule="auto"/>
              <w:jc w:val="center"/>
              <w:rPr>
                <w:b/>
              </w:rPr>
            </w:pPr>
            <w:r>
              <w:rPr>
                <w:rFonts w:hint="eastAsia"/>
                <w:b/>
              </w:rPr>
              <w:t>1</w:t>
            </w:r>
          </w:p>
        </w:tc>
        <w:tc>
          <w:tcPr>
            <w:tcW w:w="1889" w:type="dxa"/>
            <w:noWrap w:val="0"/>
            <w:vAlign w:val="center"/>
          </w:tcPr>
          <w:p>
            <w:pPr>
              <w:spacing w:line="288" w:lineRule="auto"/>
              <w:rPr>
                <w:b/>
              </w:rPr>
            </w:pPr>
            <w:r>
              <w:rPr>
                <w:rFonts w:hint="eastAsia"/>
              </w:rPr>
              <w:t>维修响应及故障解决</w:t>
            </w:r>
          </w:p>
        </w:tc>
        <w:tc>
          <w:tcPr>
            <w:tcW w:w="5822" w:type="dxa"/>
            <w:noWrap w:val="0"/>
            <w:vAlign w:val="center"/>
          </w:tcPr>
          <w:p>
            <w:pPr>
              <w:spacing w:line="288" w:lineRule="auto"/>
              <w:rPr>
                <w:rFonts w:hint="eastAsia" w:ascii="Times New Roman" w:hAnsi="Times New Roman" w:eastAsia="宋体"/>
                <w:b/>
                <w:lang w:eastAsia="zh-CN"/>
              </w:rPr>
            </w:pPr>
            <w:r>
              <w:rPr>
                <w:rFonts w:hint="eastAsia" w:ascii="Times New Roman" w:hAnsi="宋体"/>
                <w:color w:val="000000"/>
                <w:szCs w:val="21"/>
              </w:rPr>
              <w:t>保修期后继续支持维修，并按成本价标准收取维修及零件费用</w:t>
            </w:r>
            <w:r>
              <w:rPr>
                <w:rFonts w:hint="eastAsia" w:hAnsi="宋体"/>
                <w:color w:val="000000"/>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785" w:type="dxa"/>
            <w:gridSpan w:val="3"/>
            <w:noWrap w:val="0"/>
            <w:vAlign w:val="top"/>
          </w:tcPr>
          <w:p>
            <w:pPr>
              <w:spacing w:line="288" w:lineRule="auto"/>
              <w:rPr>
                <w:rFonts w:ascii="Times New Roman" w:hAnsi="Times New Roman"/>
                <w:b/>
              </w:rPr>
            </w:pPr>
            <w:r>
              <w:rPr>
                <w:rFonts w:hint="eastAsia" w:ascii="宋体" w:hAnsi="宋体"/>
                <w:b/>
              </w:rPr>
              <w:t>（</w:t>
            </w:r>
            <w:r>
              <w:rPr>
                <w:rFonts w:hint="eastAsia" w:ascii="Times New Roman"/>
                <w:b/>
              </w:rPr>
              <w:t>三</w:t>
            </w:r>
            <w:r>
              <w:rPr>
                <w:rFonts w:hint="eastAsia" w:ascii="宋体" w:hAnsi="宋体"/>
                <w:b/>
              </w:rPr>
              <w:t>）</w:t>
            </w:r>
            <w:r>
              <w:rPr>
                <w:rFonts w:hint="eastAsia" w:ascii="Times New Roman"/>
                <w:b/>
              </w:rPr>
              <w:t>其他商务要求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74" w:type="dxa"/>
            <w:noWrap w:val="0"/>
            <w:vAlign w:val="center"/>
          </w:tcPr>
          <w:p>
            <w:pPr>
              <w:spacing w:line="288" w:lineRule="auto"/>
              <w:jc w:val="center"/>
              <w:rPr>
                <w:b/>
              </w:rPr>
            </w:pPr>
            <w:r>
              <w:rPr>
                <w:rFonts w:hint="eastAsia"/>
                <w:b/>
              </w:rPr>
              <w:t>1</w:t>
            </w:r>
          </w:p>
        </w:tc>
        <w:tc>
          <w:tcPr>
            <w:tcW w:w="1889" w:type="dxa"/>
            <w:noWrap w:val="0"/>
            <w:vAlign w:val="center"/>
          </w:tcPr>
          <w:p>
            <w:pPr>
              <w:spacing w:line="288" w:lineRule="auto"/>
              <w:jc w:val="center"/>
            </w:pPr>
            <w:r>
              <w:rPr>
                <w:rFonts w:hint="eastAsia"/>
              </w:rPr>
              <w:t>运输及包装方式</w:t>
            </w:r>
          </w:p>
        </w:tc>
        <w:tc>
          <w:tcPr>
            <w:tcW w:w="5822" w:type="dxa"/>
            <w:noWrap w:val="0"/>
            <w:vAlign w:val="top"/>
          </w:tcPr>
          <w:p>
            <w:pPr>
              <w:spacing w:line="288" w:lineRule="auto"/>
              <w:rPr>
                <w:rFonts w:ascii="Times New Roman" w:hAnsi="Times New Roman"/>
                <w:b/>
              </w:rPr>
            </w:pPr>
            <w:r>
              <w:rPr>
                <w:rFonts w:hint="eastAsia" w:ascii="Times New Roman" w:hAnsi="Times New Roman"/>
                <w:szCs w:val="21"/>
              </w:rPr>
              <w:t>保证货物的包装符合产品运输的要求，足以保护货物在运输过程中不受锈蚀、损坏或灭失。凡由于包装不良造成的损失和由此产生的费用均由中标人承担。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74" w:type="dxa"/>
            <w:vMerge w:val="restart"/>
            <w:noWrap w:val="0"/>
            <w:vAlign w:val="center"/>
          </w:tcPr>
          <w:p>
            <w:pPr>
              <w:spacing w:line="288" w:lineRule="auto"/>
              <w:jc w:val="center"/>
              <w:rPr>
                <w:b/>
              </w:rPr>
            </w:pPr>
            <w:r>
              <w:rPr>
                <w:rFonts w:hint="eastAsia"/>
                <w:b/>
              </w:rPr>
              <w:t>2</w:t>
            </w:r>
          </w:p>
        </w:tc>
        <w:tc>
          <w:tcPr>
            <w:tcW w:w="1889" w:type="dxa"/>
            <w:vMerge w:val="restart"/>
            <w:noWrap w:val="0"/>
            <w:vAlign w:val="center"/>
          </w:tcPr>
          <w:p>
            <w:pPr>
              <w:spacing w:line="288" w:lineRule="auto"/>
              <w:jc w:val="center"/>
            </w:pPr>
            <w:r>
              <w:rPr>
                <w:rFonts w:hint="eastAsia"/>
              </w:rPr>
              <w:t>关于交货</w:t>
            </w:r>
          </w:p>
        </w:tc>
        <w:tc>
          <w:tcPr>
            <w:tcW w:w="5822" w:type="dxa"/>
            <w:noWrap w:val="0"/>
            <w:vAlign w:val="top"/>
          </w:tcPr>
          <w:p>
            <w:pPr>
              <w:spacing w:line="288" w:lineRule="auto"/>
              <w:rPr>
                <w:rFonts w:ascii="Times New Roman" w:hAnsi="Times New Roman"/>
                <w:b/>
              </w:rPr>
            </w:pPr>
            <w:r>
              <w:rPr>
                <w:rFonts w:hint="eastAsia" w:ascii="Times New Roman" w:hAnsi="Times New Roman"/>
                <w:bCs/>
                <w:szCs w:val="21"/>
              </w:rPr>
              <w:t>2.1</w:t>
            </w:r>
            <w:r>
              <w:rPr>
                <w:rFonts w:hint="eastAsia" w:cs="宋体"/>
              </w:rPr>
              <w:t>★</w:t>
            </w:r>
            <w:r>
              <w:rPr>
                <w:rFonts w:hint="eastAsia" w:ascii="Times New Roman" w:hAnsi="Times New Roman"/>
                <w:bCs/>
                <w:szCs w:val="21"/>
              </w:rPr>
              <w:t>签订合同后</w:t>
            </w:r>
            <w:r>
              <w:rPr>
                <w:rFonts w:ascii="Times New Roman" w:hAnsi="Times New Roman"/>
                <w:bCs/>
                <w:szCs w:val="21"/>
                <w:u w:val="single"/>
              </w:rPr>
              <w:t>35</w:t>
            </w:r>
            <w:r>
              <w:rPr>
                <w:rFonts w:hint="eastAsia" w:ascii="Times New Roman" w:hAnsi="Times New Roman"/>
                <w:bCs/>
                <w:szCs w:val="21"/>
                <w:u w:val="single"/>
              </w:rPr>
              <w:t>个</w:t>
            </w:r>
            <w:r>
              <w:rPr>
                <w:rFonts w:hint="eastAsia" w:ascii="Times New Roman" w:hAnsi="Times New Roman"/>
                <w:bCs/>
                <w:szCs w:val="21"/>
              </w:rPr>
              <w:t>日历日内，</w:t>
            </w:r>
            <w:r>
              <w:rPr>
                <w:rFonts w:hint="eastAsia" w:ascii="Times New Roman" w:hAnsi="Times New Roman"/>
                <w:szCs w:val="21"/>
              </w:rPr>
              <w:t>产品的附件、备品备件及专用工具应随产品一同交付。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74" w:type="dxa"/>
            <w:vMerge w:val="continue"/>
            <w:noWrap w:val="0"/>
            <w:vAlign w:val="center"/>
          </w:tcPr>
          <w:p>
            <w:pPr>
              <w:spacing w:line="288" w:lineRule="auto"/>
              <w:jc w:val="center"/>
              <w:rPr>
                <w:b/>
              </w:rPr>
            </w:pPr>
          </w:p>
        </w:tc>
        <w:tc>
          <w:tcPr>
            <w:tcW w:w="1889" w:type="dxa"/>
            <w:vMerge w:val="continue"/>
            <w:noWrap w:val="0"/>
            <w:vAlign w:val="center"/>
          </w:tcPr>
          <w:p>
            <w:pPr>
              <w:spacing w:line="288" w:lineRule="auto"/>
              <w:jc w:val="center"/>
            </w:pPr>
          </w:p>
        </w:tc>
        <w:tc>
          <w:tcPr>
            <w:tcW w:w="5822" w:type="dxa"/>
            <w:noWrap w:val="0"/>
            <w:vAlign w:val="top"/>
          </w:tcPr>
          <w:p>
            <w:pPr>
              <w:spacing w:line="288" w:lineRule="auto"/>
              <w:rPr>
                <w:rFonts w:ascii="Times New Roman" w:hAnsi="Times New Roman"/>
                <w:bCs/>
                <w:szCs w:val="21"/>
              </w:rPr>
            </w:pPr>
            <w:r>
              <w:rPr>
                <w:rFonts w:hint="eastAsia" w:ascii="Times New Roman" w:hAnsi="Times New Roman"/>
                <w:bCs/>
                <w:szCs w:val="21"/>
              </w:rPr>
              <w:t>2.2交货</w:t>
            </w:r>
            <w:r>
              <w:rPr>
                <w:rFonts w:hint="eastAsia" w:ascii="宋体" w:hAnsi="宋体"/>
                <w:bCs/>
                <w:szCs w:val="21"/>
              </w:rPr>
              <w:t>（</w:t>
            </w:r>
            <w:r>
              <w:rPr>
                <w:rFonts w:hint="eastAsia" w:ascii="Times New Roman" w:hAnsi="Times New Roman"/>
                <w:bCs/>
                <w:szCs w:val="21"/>
              </w:rPr>
              <w:t>具体</w:t>
            </w:r>
            <w:r>
              <w:rPr>
                <w:rFonts w:hint="eastAsia" w:ascii="宋体" w:hAnsi="宋体"/>
                <w:bCs/>
                <w:szCs w:val="21"/>
              </w:rPr>
              <w:t>）</w:t>
            </w:r>
            <w:r>
              <w:rPr>
                <w:rFonts w:hint="eastAsia" w:ascii="Times New Roman" w:hAnsi="Times New Roman"/>
                <w:bCs/>
                <w:szCs w:val="21"/>
              </w:rPr>
              <w:t>地点：深圳市坪山区兰田路3</w:t>
            </w:r>
            <w:r>
              <w:rPr>
                <w:rFonts w:ascii="Times New Roman" w:hAnsi="Times New Roman"/>
                <w:bCs/>
                <w:szCs w:val="21"/>
              </w:rPr>
              <w:t>002</w:t>
            </w:r>
            <w:r>
              <w:rPr>
                <w:rFonts w:hint="eastAsia" w:ascii="Times New Roman" w:hAnsi="Times New Roman"/>
                <w:bCs/>
                <w:szCs w:val="21"/>
              </w:rPr>
              <w:t>号深圳技术大学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74" w:type="dxa"/>
            <w:vMerge w:val="continue"/>
            <w:noWrap w:val="0"/>
            <w:vAlign w:val="center"/>
          </w:tcPr>
          <w:p>
            <w:pPr>
              <w:spacing w:line="288" w:lineRule="auto"/>
              <w:jc w:val="center"/>
              <w:rPr>
                <w:b/>
              </w:rPr>
            </w:pPr>
          </w:p>
        </w:tc>
        <w:tc>
          <w:tcPr>
            <w:tcW w:w="1889" w:type="dxa"/>
            <w:vMerge w:val="continue"/>
            <w:noWrap w:val="0"/>
            <w:vAlign w:val="center"/>
          </w:tcPr>
          <w:p>
            <w:pPr>
              <w:spacing w:line="288" w:lineRule="auto"/>
              <w:jc w:val="center"/>
            </w:pPr>
          </w:p>
        </w:tc>
        <w:tc>
          <w:tcPr>
            <w:tcW w:w="5822" w:type="dxa"/>
            <w:noWrap w:val="0"/>
            <w:vAlign w:val="top"/>
          </w:tcPr>
          <w:p>
            <w:pPr>
              <w:spacing w:line="288" w:lineRule="auto"/>
              <w:rPr>
                <w:rFonts w:ascii="Times New Roman" w:hAnsi="Times New Roman"/>
                <w:bCs/>
                <w:szCs w:val="21"/>
              </w:rPr>
            </w:pPr>
            <w:r>
              <w:rPr>
                <w:rFonts w:hint="eastAsia" w:ascii="Times New Roman" w:hAnsi="Times New Roman"/>
                <w:bCs/>
                <w:szCs w:val="21"/>
              </w:rPr>
              <w:t>2.3货物的随机技术资料应齐全</w:t>
            </w:r>
            <w:r>
              <w:rPr>
                <w:rFonts w:hint="eastAsia" w:ascii="宋体" w:hAnsi="宋体"/>
                <w:bCs/>
                <w:szCs w:val="21"/>
              </w:rPr>
              <w:t>，提供但不限于如下技术文件和资料：</w:t>
            </w:r>
          </w:p>
          <w:p>
            <w:pPr>
              <w:spacing w:line="288" w:lineRule="auto"/>
              <w:ind w:firstLine="315" w:firstLineChars="150"/>
              <w:rPr>
                <w:rFonts w:ascii="Times New Roman" w:hAnsi="Times New Roman"/>
                <w:bCs/>
                <w:szCs w:val="21"/>
              </w:rPr>
            </w:pPr>
            <w:r>
              <w:rPr>
                <w:rFonts w:hint="eastAsia" w:ascii="宋体" w:hAnsi="宋体"/>
                <w:bCs/>
                <w:szCs w:val="21"/>
              </w:rPr>
              <w:t>（</w:t>
            </w:r>
            <w:r>
              <w:rPr>
                <w:rFonts w:hint="eastAsia" w:ascii="Times New Roman" w:hAnsi="Times New Roman"/>
                <w:bCs/>
                <w:szCs w:val="21"/>
              </w:rPr>
              <w:t>1</w:t>
            </w:r>
            <w:r>
              <w:rPr>
                <w:rFonts w:hint="eastAsia" w:ascii="宋体" w:hAnsi="宋体"/>
                <w:bCs/>
                <w:szCs w:val="21"/>
              </w:rPr>
              <w:t>）</w:t>
            </w:r>
            <w:r>
              <w:rPr>
                <w:rFonts w:hint="eastAsia" w:ascii="Times New Roman" w:hAnsi="Times New Roman"/>
                <w:bCs/>
                <w:szCs w:val="21"/>
              </w:rPr>
              <w:t>产品安装、操作和维修保养手册；</w:t>
            </w:r>
          </w:p>
          <w:p>
            <w:pPr>
              <w:spacing w:line="288" w:lineRule="auto"/>
              <w:ind w:firstLine="315" w:firstLineChars="150"/>
              <w:rPr>
                <w:rFonts w:ascii="Times New Roman" w:hAnsi="Times New Roman"/>
                <w:bCs/>
                <w:szCs w:val="21"/>
              </w:rPr>
            </w:pPr>
            <w:r>
              <w:rPr>
                <w:rFonts w:hint="eastAsia" w:ascii="宋体" w:hAnsi="宋体"/>
                <w:bCs/>
                <w:szCs w:val="21"/>
              </w:rPr>
              <w:t>（</w:t>
            </w:r>
            <w:r>
              <w:rPr>
                <w:rFonts w:hint="eastAsia" w:ascii="Times New Roman" w:hAnsi="Times New Roman"/>
                <w:bCs/>
                <w:szCs w:val="21"/>
              </w:rPr>
              <w:t>2</w:t>
            </w:r>
            <w:r>
              <w:rPr>
                <w:rFonts w:hint="eastAsia" w:ascii="宋体" w:hAnsi="宋体"/>
                <w:bCs/>
                <w:szCs w:val="21"/>
              </w:rPr>
              <w:t>）</w:t>
            </w:r>
            <w:r>
              <w:rPr>
                <w:rFonts w:hint="eastAsia" w:ascii="Times New Roman" w:hAnsi="Times New Roman"/>
                <w:bCs/>
                <w:szCs w:val="21"/>
              </w:rPr>
              <w:t>产品使用说明书；</w:t>
            </w:r>
          </w:p>
          <w:p>
            <w:pPr>
              <w:spacing w:line="288" w:lineRule="auto"/>
              <w:ind w:firstLine="315" w:firstLineChars="150"/>
              <w:rPr>
                <w:rFonts w:ascii="Times New Roman" w:hAnsi="Times New Roman"/>
                <w:bCs/>
                <w:szCs w:val="21"/>
              </w:rPr>
            </w:pPr>
            <w:r>
              <w:rPr>
                <w:rFonts w:hint="eastAsia" w:ascii="宋体" w:hAnsi="宋体"/>
                <w:bCs/>
                <w:szCs w:val="21"/>
              </w:rPr>
              <w:t>（</w:t>
            </w:r>
            <w:r>
              <w:rPr>
                <w:rFonts w:hint="eastAsia" w:ascii="Times New Roman" w:hAnsi="Times New Roman"/>
                <w:bCs/>
                <w:szCs w:val="21"/>
              </w:rPr>
              <w:t>3</w:t>
            </w:r>
            <w:r>
              <w:rPr>
                <w:rFonts w:hint="eastAsia" w:ascii="宋体" w:hAnsi="宋体"/>
                <w:bCs/>
                <w:szCs w:val="21"/>
              </w:rPr>
              <w:t>）</w:t>
            </w:r>
            <w:r>
              <w:rPr>
                <w:rFonts w:hint="eastAsia" w:ascii="Times New Roman" w:hAnsi="Times New Roman"/>
                <w:bCs/>
                <w:szCs w:val="21"/>
              </w:rPr>
              <w:t>产品出厂检验合格证</w:t>
            </w:r>
          </w:p>
          <w:p>
            <w:pPr>
              <w:spacing w:line="288" w:lineRule="auto"/>
              <w:ind w:firstLine="315" w:firstLineChars="150"/>
              <w:rPr>
                <w:rFonts w:ascii="Times New Roman" w:hAnsi="Times New Roman"/>
                <w:bCs/>
                <w:szCs w:val="21"/>
              </w:rPr>
            </w:pPr>
            <w:r>
              <w:rPr>
                <w:rFonts w:hint="eastAsia" w:ascii="宋体" w:hAnsi="宋体"/>
              </w:rPr>
              <w:t>（</w:t>
            </w:r>
            <w:r>
              <w:rPr>
                <w:rFonts w:hint="eastAsia" w:ascii="Times New Roman" w:hAnsi="Times New Roman"/>
                <w:bCs/>
                <w:szCs w:val="21"/>
              </w:rPr>
              <w:t>4</w:t>
            </w:r>
            <w:r>
              <w:rPr>
                <w:rFonts w:hint="eastAsia" w:ascii="宋体" w:hAnsi="宋体"/>
                <w:bCs/>
                <w:szCs w:val="21"/>
              </w:rPr>
              <w:t>）</w:t>
            </w:r>
            <w:r>
              <w:rPr>
                <w:rFonts w:hint="eastAsia" w:ascii="Times New Roman" w:hAnsi="Times New Roman"/>
                <w:bCs/>
                <w:szCs w:val="21"/>
              </w:rPr>
              <w:t>产品到货清单；</w:t>
            </w:r>
          </w:p>
          <w:p>
            <w:pPr>
              <w:spacing w:line="288" w:lineRule="auto"/>
              <w:ind w:firstLine="315" w:firstLineChars="150"/>
              <w:rPr>
                <w:rFonts w:ascii="Times New Roman" w:hAnsi="Times New Roman"/>
              </w:rPr>
            </w:pPr>
            <w:r>
              <w:rPr>
                <w:rFonts w:hint="eastAsia" w:ascii="宋体" w:hAnsi="宋体"/>
                <w:bCs/>
                <w:szCs w:val="21"/>
              </w:rPr>
              <w:t>（</w:t>
            </w:r>
            <w:r>
              <w:rPr>
                <w:rFonts w:hint="eastAsia" w:ascii="Times New Roman" w:hAnsi="Times New Roman"/>
                <w:bCs/>
                <w:szCs w:val="21"/>
              </w:rPr>
              <w:t>5</w:t>
            </w:r>
            <w:r>
              <w:rPr>
                <w:rFonts w:hint="eastAsia" w:ascii="宋体" w:hAnsi="宋体"/>
                <w:bCs/>
                <w:szCs w:val="21"/>
              </w:rPr>
              <w:t>）</w:t>
            </w:r>
            <w:r>
              <w:rPr>
                <w:rFonts w:hint="eastAsia" w:ascii="Times New Roman" w:hAnsi="Times New Roman"/>
                <w:bCs/>
                <w:szCs w:val="21"/>
              </w:rPr>
              <w:t>产品保修证明需标明保修联系方式。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74" w:type="dxa"/>
            <w:vMerge w:val="continue"/>
            <w:noWrap w:val="0"/>
            <w:vAlign w:val="center"/>
          </w:tcPr>
          <w:p>
            <w:pPr>
              <w:spacing w:line="288" w:lineRule="auto"/>
              <w:jc w:val="center"/>
              <w:rPr>
                <w:b/>
              </w:rPr>
            </w:pPr>
          </w:p>
        </w:tc>
        <w:tc>
          <w:tcPr>
            <w:tcW w:w="1889" w:type="dxa"/>
            <w:vMerge w:val="continue"/>
            <w:noWrap w:val="0"/>
            <w:vAlign w:val="center"/>
          </w:tcPr>
          <w:p>
            <w:pPr>
              <w:spacing w:line="288" w:lineRule="auto"/>
              <w:jc w:val="center"/>
            </w:pPr>
          </w:p>
        </w:tc>
        <w:tc>
          <w:tcPr>
            <w:tcW w:w="5822" w:type="dxa"/>
            <w:noWrap w:val="0"/>
            <w:vAlign w:val="top"/>
          </w:tcPr>
          <w:p>
            <w:pPr>
              <w:spacing w:line="288" w:lineRule="auto"/>
              <w:rPr>
                <w:rFonts w:ascii="Times New Roman" w:hAnsi="Times New Roman"/>
                <w:bCs/>
                <w:szCs w:val="21"/>
              </w:rPr>
            </w:pPr>
            <w:r>
              <w:rPr>
                <w:rFonts w:hint="eastAsia" w:ascii="Times New Roman" w:hAnsi="Times New Roman"/>
                <w:bCs/>
                <w:szCs w:val="21"/>
              </w:rPr>
              <w:t>2.4中标人应委派技术人员进行现场开箱、安装、调试，并提供货物安装调试的一切技术支持。安装调试的具体时间由采购人提前3天通知中标人，即在约定时间安装指定地点。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74" w:type="dxa"/>
            <w:vMerge w:val="continue"/>
            <w:noWrap w:val="0"/>
            <w:vAlign w:val="center"/>
          </w:tcPr>
          <w:p>
            <w:pPr>
              <w:spacing w:line="288" w:lineRule="auto"/>
              <w:jc w:val="center"/>
              <w:rPr>
                <w:b/>
              </w:rPr>
            </w:pPr>
          </w:p>
        </w:tc>
        <w:tc>
          <w:tcPr>
            <w:tcW w:w="1889" w:type="dxa"/>
            <w:vMerge w:val="continue"/>
            <w:noWrap w:val="0"/>
            <w:vAlign w:val="center"/>
          </w:tcPr>
          <w:p>
            <w:pPr>
              <w:spacing w:line="288" w:lineRule="auto"/>
              <w:jc w:val="center"/>
            </w:pPr>
          </w:p>
        </w:tc>
        <w:tc>
          <w:tcPr>
            <w:tcW w:w="5822" w:type="dxa"/>
            <w:noWrap w:val="0"/>
            <w:vAlign w:val="top"/>
          </w:tcPr>
          <w:p>
            <w:pPr>
              <w:spacing w:line="288" w:lineRule="auto"/>
              <w:rPr>
                <w:rFonts w:ascii="Times New Roman" w:hAnsi="Times New Roman"/>
                <w:bCs/>
                <w:szCs w:val="21"/>
              </w:rPr>
            </w:pPr>
            <w:r>
              <w:rPr>
                <w:rFonts w:hint="eastAsia" w:ascii="Times New Roman" w:hAnsi="Times New Roman"/>
                <w:bCs/>
                <w:szCs w:val="21"/>
              </w:rPr>
              <w:t>2.</w:t>
            </w:r>
            <w:r>
              <w:rPr>
                <w:rFonts w:ascii="Times New Roman" w:hAnsi="Times New Roman"/>
                <w:bCs/>
                <w:szCs w:val="21"/>
              </w:rPr>
              <w:t>5</w:t>
            </w:r>
            <w:r>
              <w:rPr>
                <w:rFonts w:hint="eastAsia" w:ascii="Times New Roman" w:hAnsi="Times New Roman"/>
                <w:bCs/>
                <w:szCs w:val="21"/>
              </w:rPr>
              <w:t>交货到采购人指定地点后，采购人及中标人双方派员进行开箱清点设备，清点无误后，采购人签收收货报告。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74" w:type="dxa"/>
            <w:vMerge w:val="continue"/>
            <w:noWrap w:val="0"/>
            <w:vAlign w:val="center"/>
          </w:tcPr>
          <w:p>
            <w:pPr>
              <w:spacing w:line="288" w:lineRule="auto"/>
              <w:jc w:val="center"/>
              <w:rPr>
                <w:b/>
              </w:rPr>
            </w:pPr>
          </w:p>
        </w:tc>
        <w:tc>
          <w:tcPr>
            <w:tcW w:w="1889" w:type="dxa"/>
            <w:vMerge w:val="continue"/>
            <w:noWrap w:val="0"/>
            <w:vAlign w:val="center"/>
          </w:tcPr>
          <w:p>
            <w:pPr>
              <w:spacing w:line="288" w:lineRule="auto"/>
              <w:jc w:val="center"/>
            </w:pPr>
          </w:p>
        </w:tc>
        <w:tc>
          <w:tcPr>
            <w:tcW w:w="5822" w:type="dxa"/>
            <w:noWrap w:val="0"/>
            <w:vAlign w:val="top"/>
          </w:tcPr>
          <w:p>
            <w:pPr>
              <w:spacing w:line="288" w:lineRule="auto"/>
              <w:rPr>
                <w:rFonts w:ascii="Times New Roman" w:hAnsi="Times New Roman"/>
                <w:bCs/>
                <w:szCs w:val="21"/>
              </w:rPr>
            </w:pPr>
            <w:r>
              <w:rPr>
                <w:rFonts w:hint="eastAsia" w:ascii="Times New Roman" w:hAnsi="Times New Roman"/>
                <w:bCs/>
                <w:szCs w:val="21"/>
              </w:rPr>
              <w:t>2.</w:t>
            </w:r>
            <w:r>
              <w:rPr>
                <w:rFonts w:ascii="Times New Roman" w:hAnsi="Times New Roman"/>
                <w:bCs/>
                <w:szCs w:val="21"/>
              </w:rPr>
              <w:t>6</w:t>
            </w:r>
            <w:r>
              <w:rPr>
                <w:rFonts w:hint="eastAsia" w:ascii="Times New Roman" w:hAnsi="Times New Roman"/>
                <w:bCs/>
                <w:szCs w:val="21"/>
              </w:rPr>
              <w:t>中标人交付的货物，投标的型号、合同中描述的型号须与机身铭牌型号一致。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74" w:type="dxa"/>
            <w:vMerge w:val="restart"/>
            <w:noWrap w:val="0"/>
            <w:vAlign w:val="center"/>
          </w:tcPr>
          <w:p>
            <w:pPr>
              <w:spacing w:line="288" w:lineRule="auto"/>
              <w:jc w:val="center"/>
              <w:rPr>
                <w:b/>
              </w:rPr>
            </w:pPr>
            <w:r>
              <w:rPr>
                <w:rFonts w:hint="eastAsia"/>
                <w:b/>
              </w:rPr>
              <w:t>3</w:t>
            </w:r>
          </w:p>
        </w:tc>
        <w:tc>
          <w:tcPr>
            <w:tcW w:w="1889" w:type="dxa"/>
            <w:vMerge w:val="restart"/>
            <w:noWrap w:val="0"/>
            <w:vAlign w:val="center"/>
          </w:tcPr>
          <w:p>
            <w:pPr>
              <w:spacing w:line="288" w:lineRule="auto"/>
              <w:jc w:val="center"/>
            </w:pPr>
            <w:r>
              <w:rPr>
                <w:rFonts w:hint="eastAsia"/>
              </w:rPr>
              <w:t>关于验收</w:t>
            </w:r>
          </w:p>
        </w:tc>
        <w:tc>
          <w:tcPr>
            <w:tcW w:w="5822" w:type="dxa"/>
            <w:noWrap w:val="0"/>
            <w:vAlign w:val="top"/>
          </w:tcPr>
          <w:p>
            <w:pPr>
              <w:spacing w:line="288" w:lineRule="auto"/>
              <w:rPr>
                <w:rFonts w:ascii="Times New Roman" w:hAnsi="Times New Roman"/>
                <w:bCs/>
                <w:szCs w:val="21"/>
              </w:rPr>
            </w:pPr>
            <w:r>
              <w:rPr>
                <w:rFonts w:hint="eastAsia" w:ascii="Times New Roman" w:hAnsi="Times New Roman"/>
                <w:bCs/>
                <w:szCs w:val="21"/>
              </w:rPr>
              <w:t>3.1验收内容包括但不限于：a. 型号、数量及外观；b.货物所附技术资料；c.货物组件及配置；d.货物功能、性能及各项技术参数指标。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74" w:type="dxa"/>
            <w:vMerge w:val="continue"/>
            <w:noWrap w:val="0"/>
            <w:vAlign w:val="center"/>
          </w:tcPr>
          <w:p>
            <w:pPr>
              <w:spacing w:line="288" w:lineRule="auto"/>
              <w:jc w:val="center"/>
              <w:rPr>
                <w:b/>
              </w:rPr>
            </w:pPr>
          </w:p>
        </w:tc>
        <w:tc>
          <w:tcPr>
            <w:tcW w:w="1889" w:type="dxa"/>
            <w:vMerge w:val="continue"/>
            <w:noWrap w:val="0"/>
            <w:vAlign w:val="center"/>
          </w:tcPr>
          <w:p>
            <w:pPr>
              <w:spacing w:line="288" w:lineRule="auto"/>
              <w:rPr>
                <w:b/>
              </w:rPr>
            </w:pPr>
          </w:p>
        </w:tc>
        <w:tc>
          <w:tcPr>
            <w:tcW w:w="5822" w:type="dxa"/>
            <w:noWrap w:val="0"/>
            <w:vAlign w:val="top"/>
          </w:tcPr>
          <w:p>
            <w:pPr>
              <w:tabs>
                <w:tab w:val="left" w:pos="1260"/>
              </w:tabs>
              <w:spacing w:line="288" w:lineRule="auto"/>
              <w:rPr>
                <w:rFonts w:ascii="Times New Roman" w:hAnsi="Times New Roman"/>
                <w:bCs/>
                <w:szCs w:val="21"/>
              </w:rPr>
            </w:pPr>
            <w:r>
              <w:rPr>
                <w:rFonts w:hint="eastAsia" w:ascii="Times New Roman" w:hAnsi="Times New Roman"/>
                <w:bCs/>
                <w:szCs w:val="21"/>
              </w:rPr>
              <w:t>3.2投标人货物经过双方检验认可后，签署验收报告，产品保修期自验收合格之日起算，由投标人提供产品保修文件。</w:t>
            </w:r>
            <w:commentRangeStart w:id="28"/>
            <w:r>
              <w:rPr>
                <w:rFonts w:hint="eastAsia" w:ascii="Times New Roman" w:hAnsi="Times New Roman"/>
                <w:color w:val="000000"/>
                <w:szCs w:val="21"/>
              </w:rPr>
              <w:t>依据相关法律法规要求，邀请国家商检部门进行商检的，商检、检疫费用由供方承担。</w:t>
            </w:r>
            <w:commentRangeEnd w:id="28"/>
            <w:r>
              <w:commentReference w:id="28"/>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74" w:type="dxa"/>
            <w:vMerge w:val="continue"/>
            <w:noWrap w:val="0"/>
            <w:vAlign w:val="center"/>
          </w:tcPr>
          <w:p>
            <w:pPr>
              <w:spacing w:line="288" w:lineRule="auto"/>
              <w:jc w:val="center"/>
              <w:rPr>
                <w:b/>
              </w:rPr>
            </w:pPr>
          </w:p>
        </w:tc>
        <w:tc>
          <w:tcPr>
            <w:tcW w:w="1889" w:type="dxa"/>
            <w:vMerge w:val="continue"/>
            <w:noWrap w:val="0"/>
            <w:vAlign w:val="top"/>
          </w:tcPr>
          <w:p>
            <w:pPr>
              <w:spacing w:line="288" w:lineRule="auto"/>
              <w:rPr>
                <w:b/>
              </w:rPr>
            </w:pPr>
          </w:p>
        </w:tc>
        <w:tc>
          <w:tcPr>
            <w:tcW w:w="5822" w:type="dxa"/>
            <w:noWrap w:val="0"/>
            <w:vAlign w:val="top"/>
          </w:tcPr>
          <w:p>
            <w:pPr>
              <w:spacing w:line="288" w:lineRule="auto"/>
              <w:rPr>
                <w:rFonts w:ascii="Times New Roman" w:hAnsi="Times New Roman"/>
                <w:bCs/>
                <w:szCs w:val="21"/>
              </w:rPr>
            </w:pPr>
            <w:r>
              <w:rPr>
                <w:rFonts w:hint="eastAsia" w:ascii="Times New Roman" w:hAnsi="Times New Roman"/>
                <w:bCs/>
                <w:szCs w:val="21"/>
              </w:rPr>
              <w:t>3.3当满足以下条件时，采购人才向中标人签发货物验收报告：</w:t>
            </w:r>
          </w:p>
          <w:p>
            <w:pPr>
              <w:tabs>
                <w:tab w:val="left" w:pos="1260"/>
              </w:tabs>
              <w:spacing w:line="288" w:lineRule="auto"/>
              <w:rPr>
                <w:rFonts w:ascii="Times New Roman" w:hAnsi="Times New Roman"/>
                <w:bCs/>
                <w:szCs w:val="21"/>
              </w:rPr>
            </w:pPr>
            <w:r>
              <w:rPr>
                <w:rFonts w:ascii="Times New Roman" w:hAnsi="Times New Roman"/>
                <w:bCs/>
                <w:szCs w:val="21"/>
              </w:rPr>
              <w:t>a</w:t>
            </w:r>
            <w:r>
              <w:rPr>
                <w:rFonts w:hint="eastAsia" w:ascii="Times New Roman" w:hAnsi="Times New Roman"/>
                <w:bCs/>
                <w:szCs w:val="21"/>
              </w:rPr>
              <w:t>、中标人已按照合同规定提供了全部产品及完整的技术资料。</w:t>
            </w:r>
          </w:p>
          <w:p>
            <w:pPr>
              <w:tabs>
                <w:tab w:val="left" w:pos="1260"/>
              </w:tabs>
              <w:spacing w:line="288" w:lineRule="auto"/>
              <w:rPr>
                <w:rFonts w:ascii="Times New Roman" w:hAnsi="Times New Roman"/>
                <w:bCs/>
                <w:szCs w:val="21"/>
              </w:rPr>
            </w:pPr>
            <w:r>
              <w:rPr>
                <w:rFonts w:ascii="Times New Roman" w:hAnsi="Times New Roman"/>
                <w:bCs/>
                <w:szCs w:val="21"/>
              </w:rPr>
              <w:t>b</w:t>
            </w:r>
            <w:r>
              <w:rPr>
                <w:rFonts w:hint="eastAsia" w:ascii="Times New Roman" w:hAnsi="Times New Roman"/>
                <w:bCs/>
                <w:szCs w:val="21"/>
              </w:rPr>
              <w:t>、</w:t>
            </w:r>
            <w:bookmarkStart w:id="102" w:name="OLE_LINK61"/>
            <w:commentRangeStart w:id="29"/>
            <w:r>
              <w:rPr>
                <w:rFonts w:hint="eastAsia" w:ascii="Times New Roman" w:hAnsi="Times New Roman"/>
                <w:bCs/>
                <w:szCs w:val="21"/>
              </w:rPr>
              <w:t>货物符合招标文件技术规格书的要求</w:t>
            </w:r>
            <w:bookmarkEnd w:id="102"/>
            <w:commentRangeEnd w:id="29"/>
            <w:r>
              <w:commentReference w:id="29"/>
            </w:r>
            <w:r>
              <w:rPr>
                <w:rFonts w:hint="eastAsia" w:ascii="Times New Roman" w:hAnsi="Times New Roman"/>
                <w:bCs/>
                <w:szCs w:val="21"/>
              </w:rPr>
              <w:t>，性能满足要求。</w:t>
            </w:r>
          </w:p>
          <w:p>
            <w:pPr>
              <w:spacing w:line="288" w:lineRule="auto"/>
              <w:rPr>
                <w:rFonts w:ascii="Times New Roman" w:hAnsi="Times New Roman"/>
                <w:b/>
              </w:rPr>
            </w:pPr>
            <w:r>
              <w:rPr>
                <w:rFonts w:hint="eastAsia" w:ascii="Times New Roman" w:hAnsi="Times New Roman"/>
                <w:bCs/>
                <w:szCs w:val="21"/>
              </w:rPr>
              <w:t>c、通过采购人组织的第三方家具监理单位质量监督检验，结果合格。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74" w:type="dxa"/>
            <w:vMerge w:val="continue"/>
            <w:noWrap w:val="0"/>
            <w:vAlign w:val="center"/>
          </w:tcPr>
          <w:p>
            <w:pPr>
              <w:spacing w:line="288" w:lineRule="auto"/>
              <w:jc w:val="center"/>
            </w:pPr>
          </w:p>
        </w:tc>
        <w:tc>
          <w:tcPr>
            <w:tcW w:w="1889" w:type="dxa"/>
            <w:vMerge w:val="continue"/>
            <w:noWrap w:val="0"/>
            <w:vAlign w:val="top"/>
          </w:tcPr>
          <w:p>
            <w:pPr>
              <w:spacing w:line="288" w:lineRule="auto"/>
              <w:rPr>
                <w:b/>
              </w:rPr>
            </w:pPr>
          </w:p>
        </w:tc>
        <w:tc>
          <w:tcPr>
            <w:tcW w:w="5822" w:type="dxa"/>
            <w:noWrap w:val="0"/>
            <w:vAlign w:val="top"/>
          </w:tcPr>
          <w:p>
            <w:pPr>
              <w:spacing w:line="288" w:lineRule="auto"/>
              <w:rPr>
                <w:rFonts w:ascii="Times New Roman" w:hAnsi="Times New Roman"/>
                <w:b/>
              </w:rPr>
            </w:pPr>
            <w:r>
              <w:rPr>
                <w:rFonts w:hint="eastAsia" w:ascii="Times New Roman" w:hAnsi="Times New Roman"/>
                <w:bCs/>
                <w:szCs w:val="21"/>
              </w:rPr>
              <w:t>3.4</w:t>
            </w:r>
            <w:r>
              <w:rPr>
                <w:rFonts w:hint="eastAsia" w:ascii="Times New Roman" w:hAnsi="Times New Roman"/>
                <w:color w:val="000000"/>
                <w:szCs w:val="21"/>
              </w:rPr>
              <w:t>验收中如发现有质量不合格或型号规格、数量等与送货清单不符等情况，中标人应免费更换或补齐，并承担</w:t>
            </w:r>
            <w:r>
              <w:rPr>
                <w:rFonts w:hint="eastAsia" w:ascii="Times New Roman" w:hAnsi="Times New Roman"/>
                <w:szCs w:val="21"/>
              </w:rPr>
              <w:t>因</w:t>
            </w:r>
            <w:r>
              <w:rPr>
                <w:rFonts w:hint="eastAsia" w:ascii="Times New Roman" w:hAnsi="Times New Roman"/>
                <w:color w:val="000000"/>
                <w:szCs w:val="21"/>
              </w:rPr>
              <w:t>违约责任。若中标人不予更换或补齐，采购人有权要求中标人全额退还已付货款。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74" w:type="dxa"/>
            <w:vMerge w:val="restart"/>
            <w:noWrap w:val="0"/>
            <w:vAlign w:val="center"/>
          </w:tcPr>
          <w:p>
            <w:pPr>
              <w:spacing w:line="288" w:lineRule="auto"/>
              <w:jc w:val="center"/>
              <w:rPr>
                <w:rFonts w:ascii="宋体" w:hAnsi="宋体"/>
              </w:rPr>
            </w:pPr>
            <w:r>
              <w:rPr>
                <w:rFonts w:hint="eastAsia" w:ascii="宋体" w:hAnsi="宋体"/>
              </w:rPr>
              <w:t>4</w:t>
            </w:r>
          </w:p>
        </w:tc>
        <w:tc>
          <w:tcPr>
            <w:tcW w:w="1889" w:type="dxa"/>
            <w:vMerge w:val="restart"/>
            <w:noWrap w:val="0"/>
            <w:vAlign w:val="center"/>
          </w:tcPr>
          <w:p>
            <w:pPr>
              <w:spacing w:line="288" w:lineRule="auto"/>
              <w:jc w:val="center"/>
              <w:rPr>
                <w:rFonts w:ascii="宋体" w:hAnsi="宋体"/>
              </w:rPr>
            </w:pPr>
            <w:r>
              <w:rPr>
                <w:rFonts w:hint="eastAsia" w:ascii="宋体" w:hAnsi="宋体"/>
              </w:rPr>
              <w:t>关于违约</w:t>
            </w:r>
          </w:p>
        </w:tc>
        <w:tc>
          <w:tcPr>
            <w:tcW w:w="5822" w:type="dxa"/>
            <w:noWrap w:val="0"/>
            <w:vAlign w:val="center"/>
          </w:tcPr>
          <w:p>
            <w:pPr>
              <w:rPr>
                <w:rFonts w:ascii="宋体" w:hAnsi="宋体"/>
              </w:rPr>
            </w:pPr>
            <w:r>
              <w:rPr>
                <w:rFonts w:ascii="宋体" w:hAnsi="宋体"/>
              </w:rPr>
              <w:t>4</w:t>
            </w:r>
            <w:r>
              <w:rPr>
                <w:rFonts w:hint="eastAsia" w:ascii="宋体" w:hAnsi="宋体"/>
              </w:rPr>
              <w:t>.1中标人不能交货的，需偿付不能交货部分货款的</w:t>
            </w:r>
            <w:r>
              <w:rPr>
                <w:rFonts w:ascii="宋体" w:hAnsi="宋体"/>
                <w:color w:val="FF0000"/>
                <w:u w:val="single"/>
              </w:rPr>
              <w:t>5</w:t>
            </w:r>
            <w:r>
              <w:rPr>
                <w:rFonts w:hint="eastAsia" w:ascii="宋体" w:hAnsi="宋体"/>
              </w:rPr>
              <w:t>%的违约金并按主管部门相关规定处理。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74" w:type="dxa"/>
            <w:vMerge w:val="continue"/>
            <w:noWrap w:val="0"/>
            <w:vAlign w:val="center"/>
          </w:tcPr>
          <w:p>
            <w:pPr>
              <w:spacing w:line="288" w:lineRule="auto"/>
              <w:jc w:val="center"/>
              <w:rPr>
                <w:rFonts w:ascii="宋体" w:hAnsi="宋体"/>
              </w:rPr>
            </w:pPr>
          </w:p>
        </w:tc>
        <w:tc>
          <w:tcPr>
            <w:tcW w:w="1889" w:type="dxa"/>
            <w:vMerge w:val="continue"/>
            <w:noWrap w:val="0"/>
            <w:vAlign w:val="center"/>
          </w:tcPr>
          <w:p>
            <w:pPr>
              <w:spacing w:line="288" w:lineRule="auto"/>
              <w:jc w:val="center"/>
              <w:rPr>
                <w:rFonts w:ascii="宋体" w:hAnsi="宋体"/>
              </w:rPr>
            </w:pPr>
          </w:p>
        </w:tc>
        <w:tc>
          <w:tcPr>
            <w:tcW w:w="5822" w:type="dxa"/>
            <w:noWrap w:val="0"/>
            <w:vAlign w:val="center"/>
          </w:tcPr>
          <w:p>
            <w:pPr>
              <w:rPr>
                <w:rFonts w:ascii="宋体" w:hAnsi="宋体"/>
              </w:rPr>
            </w:pPr>
            <w:r>
              <w:rPr>
                <w:rFonts w:ascii="宋体" w:hAnsi="宋体"/>
              </w:rPr>
              <w:t>4</w:t>
            </w:r>
            <w:r>
              <w:rPr>
                <w:rFonts w:hint="eastAsia" w:ascii="宋体" w:hAnsi="宋体"/>
              </w:rPr>
              <w:t>.2中标人</w:t>
            </w:r>
            <w:bookmarkStart w:id="103" w:name="OLE_LINK62"/>
            <w:r>
              <w:rPr>
                <w:rFonts w:hint="eastAsia" w:ascii="宋体" w:hAnsi="宋体"/>
              </w:rPr>
              <w:t>逾期</w:t>
            </w:r>
            <w:bookmarkEnd w:id="103"/>
            <w:r>
              <w:rPr>
                <w:rFonts w:hint="eastAsia" w:ascii="宋体" w:hAnsi="宋体"/>
              </w:rPr>
              <w:t>交货的，</w:t>
            </w:r>
            <w:commentRangeStart w:id="30"/>
            <w:r>
              <w:rPr>
                <w:rFonts w:hint="eastAsia" w:ascii="宋体" w:hAnsi="宋体"/>
              </w:rPr>
              <w:t>将被按主管部门相关规定处理。</w:t>
            </w:r>
            <w:commentRangeEnd w:id="30"/>
            <w:r>
              <w:commentReference w:id="30"/>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74" w:type="dxa"/>
            <w:vMerge w:val="continue"/>
            <w:noWrap w:val="0"/>
            <w:vAlign w:val="center"/>
          </w:tcPr>
          <w:p>
            <w:pPr>
              <w:spacing w:line="288" w:lineRule="auto"/>
              <w:jc w:val="center"/>
              <w:rPr>
                <w:rFonts w:ascii="宋体" w:hAnsi="宋体"/>
              </w:rPr>
            </w:pPr>
          </w:p>
        </w:tc>
        <w:tc>
          <w:tcPr>
            <w:tcW w:w="1889" w:type="dxa"/>
            <w:vMerge w:val="continue"/>
            <w:noWrap w:val="0"/>
            <w:vAlign w:val="center"/>
          </w:tcPr>
          <w:p>
            <w:pPr>
              <w:spacing w:line="288" w:lineRule="auto"/>
              <w:jc w:val="center"/>
              <w:rPr>
                <w:rFonts w:ascii="宋体" w:hAnsi="宋体"/>
              </w:rPr>
            </w:pPr>
          </w:p>
        </w:tc>
        <w:tc>
          <w:tcPr>
            <w:tcW w:w="5822" w:type="dxa"/>
            <w:noWrap w:val="0"/>
            <w:vAlign w:val="center"/>
          </w:tcPr>
          <w:p>
            <w:pPr>
              <w:rPr>
                <w:rFonts w:ascii="宋体" w:hAnsi="宋体"/>
              </w:rPr>
            </w:pPr>
            <w:r>
              <w:rPr>
                <w:rFonts w:ascii="宋体" w:hAnsi="宋体"/>
              </w:rPr>
              <w:t>4</w:t>
            </w:r>
            <w:r>
              <w:rPr>
                <w:rFonts w:hint="eastAsia" w:ascii="宋体" w:hAnsi="宋体"/>
              </w:rPr>
              <w:t>.3中标人所交付产品、工程或服务不符合其投标承诺的，或在投标阶段为了中标而盲目虚假承诺、低价恶性竞争，在履约阶段则通过偷工减料、以次充好而获取利润的，将被</w:t>
            </w:r>
            <w:del w:id="88" w:author="王秀子" w:date="2023-06-27T21:27:08Z">
              <w:commentRangeStart w:id="31"/>
              <w:r>
                <w:rPr>
                  <w:rFonts w:hint="default" w:ascii="宋体" w:hAnsi="宋体"/>
                  <w:lang w:val="en-US"/>
                </w:rPr>
                <w:delText>政府集中采购组织</w:delText>
              </w:r>
            </w:del>
            <w:ins w:id="89" w:author="王秀子" w:date="2023-06-27T21:27:09Z">
              <w:r>
                <w:rPr>
                  <w:rFonts w:hint="eastAsia" w:ascii="宋体" w:hAnsi="宋体"/>
                  <w:lang w:val="en-US" w:eastAsia="zh-CN"/>
                </w:rPr>
                <w:t>履约评价</w:t>
              </w:r>
            </w:ins>
            <w:r>
              <w:rPr>
                <w:rFonts w:hint="eastAsia" w:ascii="宋体" w:hAnsi="宋体"/>
              </w:rPr>
              <w:t>实施机构</w:t>
            </w:r>
            <w:commentRangeEnd w:id="31"/>
            <w:r>
              <w:commentReference w:id="31"/>
            </w:r>
            <w:r>
              <w:rPr>
                <w:rFonts w:hint="eastAsia" w:ascii="宋体" w:hAnsi="宋体"/>
              </w:rPr>
              <w:t>评为履约等级“差”并按主管部门相关规定处理。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74" w:type="dxa"/>
            <w:vMerge w:val="restart"/>
            <w:noWrap w:val="0"/>
            <w:vAlign w:val="center"/>
          </w:tcPr>
          <w:p>
            <w:pPr>
              <w:spacing w:line="288" w:lineRule="auto"/>
              <w:jc w:val="center"/>
            </w:pPr>
            <w:r>
              <w:rPr>
                <w:b/>
              </w:rPr>
              <w:t>5</w:t>
            </w:r>
          </w:p>
        </w:tc>
        <w:tc>
          <w:tcPr>
            <w:tcW w:w="1889" w:type="dxa"/>
            <w:vMerge w:val="restart"/>
            <w:noWrap w:val="0"/>
            <w:vAlign w:val="center"/>
          </w:tcPr>
          <w:p>
            <w:pPr>
              <w:spacing w:line="288" w:lineRule="auto"/>
              <w:jc w:val="center"/>
            </w:pPr>
            <w:r>
              <w:rPr>
                <w:rFonts w:hint="eastAsia"/>
              </w:rPr>
              <w:t>产品质量要求标准</w:t>
            </w:r>
          </w:p>
        </w:tc>
        <w:tc>
          <w:tcPr>
            <w:tcW w:w="5822" w:type="dxa"/>
            <w:noWrap w:val="0"/>
            <w:vAlign w:val="center"/>
          </w:tcPr>
          <w:p>
            <w:pPr>
              <w:pStyle w:val="18"/>
              <w:spacing w:line="288" w:lineRule="auto"/>
              <w:jc w:val="both"/>
              <w:rPr>
                <w:color w:val="000000"/>
                <w:kern w:val="2"/>
                <w:sz w:val="21"/>
                <w:szCs w:val="21"/>
              </w:rPr>
            </w:pPr>
            <w:r>
              <w:rPr>
                <w:rFonts w:cs="Calibri"/>
                <w:color w:val="000000"/>
                <w:kern w:val="2"/>
                <w:sz w:val="21"/>
                <w:szCs w:val="21"/>
              </w:rPr>
              <w:t>5.1</w:t>
            </w:r>
            <w:r>
              <w:rPr>
                <w:rFonts w:hint="eastAsia"/>
                <w:bCs/>
                <w:kern w:val="2"/>
                <w:sz w:val="21"/>
                <w:szCs w:val="21"/>
              </w:rPr>
              <w:t>中标人应</w:t>
            </w:r>
            <w:r>
              <w:rPr>
                <w:rFonts w:hint="eastAsia"/>
                <w:color w:val="000000"/>
                <w:kern w:val="2"/>
                <w:sz w:val="21"/>
                <w:szCs w:val="21"/>
              </w:rPr>
              <w:t>提供的货物</w:t>
            </w:r>
            <w:commentRangeStart w:id="32"/>
            <w:r>
              <w:rPr>
                <w:rFonts w:hint="eastAsia"/>
                <w:color w:val="000000"/>
                <w:kern w:val="2"/>
                <w:sz w:val="21"/>
                <w:szCs w:val="21"/>
              </w:rPr>
              <w:t>必须</w:t>
            </w:r>
            <w:commentRangeEnd w:id="32"/>
            <w:r>
              <w:commentReference w:id="32"/>
            </w:r>
            <w:r>
              <w:rPr>
                <w:rFonts w:hint="eastAsia"/>
                <w:color w:val="000000"/>
                <w:kern w:val="2"/>
                <w:sz w:val="21"/>
                <w:szCs w:val="21"/>
              </w:rPr>
              <w:t>是合法厂家生产和经销的原包装产品</w:t>
            </w:r>
            <w:r>
              <w:rPr>
                <w:rFonts w:hint="eastAsia" w:ascii="宋体" w:hAnsi="宋体"/>
                <w:color w:val="000000"/>
                <w:kern w:val="2"/>
                <w:sz w:val="21"/>
                <w:szCs w:val="21"/>
              </w:rPr>
              <w:t>（</w:t>
            </w:r>
            <w:r>
              <w:rPr>
                <w:rFonts w:hint="eastAsia"/>
                <w:color w:val="000000"/>
                <w:kern w:val="2"/>
                <w:sz w:val="21"/>
                <w:szCs w:val="21"/>
              </w:rPr>
              <w:t>包括零配件</w:t>
            </w:r>
            <w:r>
              <w:rPr>
                <w:rFonts w:hint="eastAsia" w:ascii="宋体" w:hAnsi="宋体"/>
                <w:color w:val="000000"/>
                <w:kern w:val="2"/>
                <w:sz w:val="21"/>
                <w:szCs w:val="21"/>
              </w:rPr>
              <w:t>）</w:t>
            </w:r>
            <w:r>
              <w:rPr>
                <w:rFonts w:hint="eastAsia"/>
                <w:color w:val="000000"/>
                <w:kern w:val="2"/>
                <w:sz w:val="21"/>
                <w:szCs w:val="21"/>
              </w:rPr>
              <w:t>，</w:t>
            </w:r>
            <w:commentRangeStart w:id="33"/>
            <w:r>
              <w:rPr>
                <w:rFonts w:hint="eastAsia"/>
                <w:color w:val="000000"/>
                <w:kern w:val="2"/>
                <w:sz w:val="21"/>
                <w:szCs w:val="21"/>
              </w:rPr>
              <w:t>必须</w:t>
            </w:r>
            <w:commentRangeEnd w:id="33"/>
            <w:r>
              <w:commentReference w:id="33"/>
            </w:r>
            <w:r>
              <w:rPr>
                <w:rFonts w:hint="eastAsia"/>
                <w:color w:val="000000"/>
                <w:kern w:val="2"/>
                <w:sz w:val="21"/>
                <w:szCs w:val="21"/>
              </w:rPr>
              <w:t>具备生产日期、厂名、厂址、产品合格证等。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74" w:type="dxa"/>
            <w:vMerge w:val="continue"/>
            <w:noWrap w:val="0"/>
            <w:vAlign w:val="center"/>
          </w:tcPr>
          <w:p>
            <w:pPr>
              <w:spacing w:line="288" w:lineRule="auto"/>
              <w:jc w:val="center"/>
              <w:rPr>
                <w:b/>
              </w:rPr>
            </w:pPr>
          </w:p>
        </w:tc>
        <w:tc>
          <w:tcPr>
            <w:tcW w:w="1889" w:type="dxa"/>
            <w:vMerge w:val="continue"/>
            <w:noWrap w:val="0"/>
            <w:vAlign w:val="top"/>
          </w:tcPr>
          <w:p>
            <w:pPr>
              <w:spacing w:line="288" w:lineRule="auto"/>
              <w:rPr>
                <w:b/>
              </w:rPr>
            </w:pPr>
          </w:p>
        </w:tc>
        <w:tc>
          <w:tcPr>
            <w:tcW w:w="5822" w:type="dxa"/>
            <w:noWrap w:val="0"/>
            <w:vAlign w:val="top"/>
          </w:tcPr>
          <w:p>
            <w:pPr>
              <w:spacing w:line="288" w:lineRule="auto"/>
              <w:rPr>
                <w:rFonts w:ascii="Times New Roman" w:hAnsi="Times New Roman"/>
                <w:b/>
              </w:rPr>
            </w:pPr>
            <w:r>
              <w:rPr>
                <w:rFonts w:ascii="Times New Roman" w:hAnsi="Times New Roman" w:cs="Calibri"/>
                <w:bCs/>
                <w:szCs w:val="21"/>
              </w:rPr>
              <w:t>5.2</w:t>
            </w:r>
            <w:r>
              <w:rPr>
                <w:rFonts w:hint="eastAsia" w:ascii="Times New Roman" w:hAnsi="Times New Roman"/>
                <w:bCs/>
                <w:color w:val="000000"/>
                <w:szCs w:val="21"/>
              </w:rPr>
              <w:t>采购人</w:t>
            </w:r>
            <w:r>
              <w:rPr>
                <w:rFonts w:hint="eastAsia" w:ascii="Times New Roman" w:hAnsi="Times New Roman"/>
                <w:color w:val="000000"/>
                <w:szCs w:val="21"/>
              </w:rPr>
              <w:t>在中国使用该货物或货物的任何一部分时，免受第三方提出的侵犯其专利权、商标权或工业设计权等知识产权的起诉或司法干预。如果发生上述起诉或干预，则其法律责任均由中标人负责。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74" w:type="dxa"/>
            <w:noWrap w:val="0"/>
            <w:vAlign w:val="center"/>
          </w:tcPr>
          <w:p>
            <w:pPr>
              <w:spacing w:line="288" w:lineRule="auto"/>
              <w:jc w:val="center"/>
              <w:rPr>
                <w:b/>
              </w:rPr>
            </w:pPr>
            <w:r>
              <w:rPr>
                <w:b/>
              </w:rPr>
              <w:t>6</w:t>
            </w:r>
          </w:p>
        </w:tc>
        <w:tc>
          <w:tcPr>
            <w:tcW w:w="1889" w:type="dxa"/>
            <w:noWrap w:val="0"/>
            <w:vAlign w:val="center"/>
          </w:tcPr>
          <w:p>
            <w:pPr>
              <w:spacing w:line="288" w:lineRule="auto"/>
              <w:jc w:val="center"/>
            </w:pPr>
            <w:r>
              <w:rPr>
                <w:rFonts w:hint="eastAsia"/>
              </w:rPr>
              <w:t>付款方式</w:t>
            </w:r>
          </w:p>
        </w:tc>
        <w:tc>
          <w:tcPr>
            <w:tcW w:w="5822" w:type="dxa"/>
            <w:noWrap w:val="0"/>
            <w:vAlign w:val="top"/>
          </w:tcPr>
          <w:p>
            <w:pPr>
              <w:spacing w:line="288" w:lineRule="auto"/>
              <w:ind w:firstLine="420" w:firstLineChars="200"/>
              <w:rPr>
                <w:rFonts w:ascii="Times New Roman" w:hAnsi="Times New Roman"/>
                <w:color w:val="0000FF"/>
              </w:rPr>
            </w:pPr>
            <w:r>
              <w:rPr>
                <w:rFonts w:hint="eastAsia" w:ascii="Times New Roman" w:hAnsi="Times New Roman"/>
                <w:color w:val="000000"/>
                <w:szCs w:val="21"/>
              </w:rPr>
              <w:t>合</w:t>
            </w:r>
            <w:r>
              <w:rPr>
                <w:rFonts w:hint="eastAsia"/>
                <w:color w:val="000000"/>
                <w:szCs w:val="21"/>
              </w:rPr>
              <w:t>同签订后</w:t>
            </w:r>
            <w:r>
              <w:rPr>
                <w:rFonts w:hint="eastAsia"/>
                <w:color w:val="000000"/>
                <w:szCs w:val="21"/>
                <w:u w:val="single"/>
              </w:rPr>
              <w:t>30</w:t>
            </w:r>
            <w:r>
              <w:rPr>
                <w:rFonts w:hint="eastAsia"/>
                <w:color w:val="000000"/>
                <w:szCs w:val="21"/>
              </w:rPr>
              <w:t>天内，采购人支付合同总价</w:t>
            </w:r>
            <w:r>
              <w:rPr>
                <w:color w:val="000000"/>
                <w:szCs w:val="21"/>
                <w:u w:val="single"/>
              </w:rPr>
              <w:t>30</w:t>
            </w:r>
            <w:r>
              <w:rPr>
                <w:rFonts w:hint="eastAsia"/>
                <w:color w:val="000000"/>
                <w:szCs w:val="21"/>
              </w:rPr>
              <w:t>%的预付款；第三方监理验收合格后，采购人支付合同总价</w:t>
            </w:r>
            <w:r>
              <w:rPr>
                <w:color w:val="000000"/>
                <w:szCs w:val="21"/>
                <w:u w:val="single"/>
              </w:rPr>
              <w:t>65</w:t>
            </w:r>
            <w:r>
              <w:rPr>
                <w:rFonts w:hint="eastAsia"/>
                <w:color w:val="000000"/>
                <w:szCs w:val="21"/>
              </w:rPr>
              <w:t>%的进度款；采购人验收合格</w:t>
            </w:r>
            <w:r>
              <w:rPr>
                <w:rFonts w:hint="eastAsia" w:ascii="Times New Roman" w:hAnsi="Times New Roman"/>
                <w:bCs/>
                <w:szCs w:val="21"/>
              </w:rPr>
              <w:t>后，</w:t>
            </w:r>
            <w:r>
              <w:rPr>
                <w:rFonts w:hint="eastAsia"/>
                <w:color w:val="000000"/>
                <w:szCs w:val="21"/>
              </w:rPr>
              <w:t>采购人向中标人支付合同总价</w:t>
            </w:r>
            <w:r>
              <w:rPr>
                <w:color w:val="000000"/>
                <w:szCs w:val="21"/>
                <w:u w:val="single"/>
              </w:rPr>
              <w:t>5</w:t>
            </w:r>
            <w:r>
              <w:rPr>
                <w:rFonts w:hint="eastAsia"/>
                <w:color w:val="000000"/>
                <w:szCs w:val="21"/>
              </w:rPr>
              <w:t>%的尾款。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74" w:type="dxa"/>
            <w:noWrap w:val="0"/>
            <w:vAlign w:val="center"/>
          </w:tcPr>
          <w:p>
            <w:pPr>
              <w:spacing w:line="288" w:lineRule="auto"/>
              <w:jc w:val="center"/>
              <w:rPr>
                <w:b/>
              </w:rPr>
            </w:pPr>
            <w:r>
              <w:rPr>
                <w:b/>
              </w:rPr>
              <w:t>7</w:t>
            </w:r>
          </w:p>
        </w:tc>
        <w:tc>
          <w:tcPr>
            <w:tcW w:w="1889" w:type="dxa"/>
            <w:noWrap w:val="0"/>
            <w:vAlign w:val="center"/>
          </w:tcPr>
          <w:p>
            <w:pPr>
              <w:spacing w:line="288" w:lineRule="auto"/>
              <w:jc w:val="center"/>
              <w:rPr>
                <w:rFonts w:ascii="Times New Roman" w:hAnsi="Times New Roman" w:cs="Calibri"/>
                <w:bCs/>
                <w:szCs w:val="21"/>
              </w:rPr>
            </w:pPr>
            <w:r>
              <w:rPr>
                <w:rFonts w:hint="eastAsia" w:ascii="Times New Roman" w:hAnsi="Times New Roman" w:cs="Calibri"/>
                <w:bCs/>
                <w:szCs w:val="21"/>
              </w:rPr>
              <w:t>报价要求</w:t>
            </w:r>
          </w:p>
        </w:tc>
        <w:tc>
          <w:tcPr>
            <w:tcW w:w="5822" w:type="dxa"/>
            <w:noWrap w:val="0"/>
            <w:vAlign w:val="center"/>
          </w:tcPr>
          <w:p>
            <w:pPr>
              <w:numPr>
                <w:ilvl w:val="0"/>
                <w:numId w:val="10"/>
              </w:numPr>
              <w:adjustRightInd w:val="0"/>
              <w:snapToGrid w:val="0"/>
              <w:spacing w:after="62" w:afterLines="20" w:line="288" w:lineRule="auto"/>
              <w:ind w:left="525" w:hanging="525" w:hangingChars="250"/>
              <w:rPr>
                <w:szCs w:val="21"/>
              </w:rPr>
            </w:pPr>
            <w:r>
              <w:rPr>
                <w:rFonts w:hint="eastAsia"/>
                <w:szCs w:val="21"/>
              </w:rPr>
              <w:t>投标人应报国内交易货交深圳技术大学指定地点</w:t>
            </w:r>
            <w:r>
              <w:rPr>
                <w:rFonts w:hint="eastAsia" w:ascii="等线" w:hAnsi="等线"/>
                <w:szCs w:val="21"/>
              </w:rPr>
              <w:t>（</w:t>
            </w:r>
            <w:r>
              <w:rPr>
                <w:rFonts w:hint="eastAsia"/>
                <w:szCs w:val="21"/>
              </w:rPr>
              <w:t>包括安装至指定位置</w:t>
            </w:r>
            <w:r>
              <w:rPr>
                <w:rFonts w:hint="eastAsia" w:ascii="等线" w:hAnsi="等线"/>
                <w:szCs w:val="21"/>
              </w:rPr>
              <w:t>）</w:t>
            </w:r>
            <w:r>
              <w:rPr>
                <w:rFonts w:hint="eastAsia"/>
                <w:szCs w:val="21"/>
              </w:rPr>
              <w:t>。</w:t>
            </w:r>
          </w:p>
          <w:p>
            <w:pPr>
              <w:numPr>
                <w:ilvl w:val="0"/>
                <w:numId w:val="10"/>
              </w:numPr>
              <w:adjustRightInd w:val="0"/>
              <w:snapToGrid w:val="0"/>
              <w:spacing w:after="62" w:afterLines="20" w:line="288" w:lineRule="auto"/>
              <w:ind w:left="525" w:hanging="525" w:hangingChars="250"/>
              <w:rPr>
                <w:szCs w:val="21"/>
              </w:rPr>
            </w:pPr>
            <w:r>
              <w:rPr>
                <w:rFonts w:hint="eastAsia"/>
                <w:szCs w:val="21"/>
              </w:rPr>
              <w:t>投标人应按货物需求的要求逐项报价。投标人提供的所有报价除另有约定外已包含购买货物费用及售后服务所发生的所有费用，包括但不限于代理费、税费、货物运至深圳技术大学货物安装指定地点的如运输费、保险费、叉车费和装卸费；配套资料费、安装调试费、服务培训费、</w:t>
            </w:r>
            <w:commentRangeStart w:id="34"/>
            <w:r>
              <w:rPr>
                <w:rFonts w:hint="eastAsia"/>
                <w:szCs w:val="21"/>
              </w:rPr>
              <w:t>项目验收时的试剂耗材、</w:t>
            </w:r>
            <w:commentRangeEnd w:id="34"/>
            <w:r>
              <w:commentReference w:id="34"/>
            </w:r>
            <w:r>
              <w:rPr>
                <w:rFonts w:hint="eastAsia"/>
                <w:szCs w:val="21"/>
              </w:rPr>
              <w:t>强制性第三方监督检验机构的</w:t>
            </w:r>
            <w:commentRangeStart w:id="35"/>
            <w:r>
              <w:rPr>
                <w:rFonts w:hint="eastAsia"/>
                <w:szCs w:val="21"/>
              </w:rPr>
              <w:t>验收</w:t>
            </w:r>
            <w:commentRangeEnd w:id="35"/>
            <w:r>
              <w:commentReference w:id="35"/>
            </w:r>
            <w:r>
              <w:rPr>
                <w:rFonts w:hint="eastAsia"/>
                <w:szCs w:val="21"/>
              </w:rPr>
              <w:t>检验费用以及免费保修期内的售后服务费用等。投标总价应为各分项合计价格之和。与总项目相关的上述安装调试等费用须分摊计入各分项，不得以单项计费。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074" w:type="dxa"/>
            <w:noWrap w:val="0"/>
            <w:vAlign w:val="center"/>
          </w:tcPr>
          <w:p>
            <w:pPr>
              <w:spacing w:line="288" w:lineRule="auto"/>
              <w:jc w:val="center"/>
              <w:rPr>
                <w:b/>
              </w:rPr>
            </w:pPr>
            <w:r>
              <w:rPr>
                <w:b/>
              </w:rPr>
              <w:t>9</w:t>
            </w:r>
          </w:p>
        </w:tc>
        <w:tc>
          <w:tcPr>
            <w:tcW w:w="1889" w:type="dxa"/>
            <w:noWrap w:val="0"/>
            <w:vAlign w:val="center"/>
          </w:tcPr>
          <w:p>
            <w:pPr>
              <w:spacing w:line="288" w:lineRule="auto"/>
              <w:jc w:val="center"/>
            </w:pPr>
            <w:r>
              <w:rPr>
                <w:rFonts w:hint="eastAsia"/>
              </w:rPr>
              <w:t>技术培训</w:t>
            </w:r>
          </w:p>
        </w:tc>
        <w:tc>
          <w:tcPr>
            <w:tcW w:w="5822" w:type="dxa"/>
            <w:noWrap w:val="0"/>
            <w:vAlign w:val="center"/>
          </w:tcPr>
          <w:p>
            <w:pPr>
              <w:spacing w:line="288" w:lineRule="auto"/>
              <w:rPr>
                <w:rFonts w:ascii="Times New Roman" w:hAnsi="Times New Roman"/>
                <w:szCs w:val="21"/>
              </w:rPr>
            </w:pPr>
            <w:r>
              <w:rPr>
                <w:rFonts w:hint="eastAsia" w:ascii="Times New Roman" w:hAnsi="宋体"/>
                <w:szCs w:val="21"/>
              </w:rPr>
              <w:t>中标人提供详细技术资料并免费按采购人要求进行技术培训。培训的内容及方案应由双方协商制定。中标人前来进行技术培训人员的费用包括在合同总价中</w:t>
            </w:r>
          </w:p>
        </w:tc>
      </w:tr>
    </w:tbl>
    <w:p>
      <w:pPr>
        <w:pStyle w:val="9"/>
        <w:spacing w:before="60" w:beforeLines="25" w:after="60" w:afterLines="25"/>
        <w:ind w:firstLine="392" w:firstLineChars="187"/>
        <w:rPr>
          <w:rFonts w:ascii="宋体" w:hAnsi="宋体"/>
          <w:szCs w:val="21"/>
        </w:rPr>
      </w:pPr>
    </w:p>
    <w:p>
      <w:pPr>
        <w:pStyle w:val="5"/>
        <w:spacing w:before="120" w:beforeLines="50" w:after="120" w:afterLines="50"/>
        <w:rPr>
          <w:sz w:val="28"/>
          <w:szCs w:val="28"/>
        </w:rPr>
      </w:pPr>
      <w:r>
        <w:rPr>
          <w:rFonts w:hint="eastAsia"/>
          <w:sz w:val="28"/>
          <w:szCs w:val="28"/>
        </w:rPr>
        <w:t>六、其他重要条款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9"/>
        <w:spacing w:before="60" w:beforeLines="25" w:after="60" w:afterLines="25"/>
        <w:ind w:firstLine="392"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ind w:firstLine="420" w:firstLineChars="200"/>
        <w:rPr>
          <w:bCs/>
          <w:szCs w:val="21"/>
        </w:rPr>
      </w:pPr>
      <w:r>
        <w:rPr>
          <w:bCs/>
          <w:szCs w:val="21"/>
        </w:rPr>
        <w:t>5</w:t>
      </w:r>
      <w:r>
        <w:rPr>
          <w:rFonts w:hint="eastAsia"/>
          <w:bCs/>
          <w:szCs w:val="21"/>
        </w:rPr>
        <w:t>、除政府采购合同继续履行将损害国家利益和社会公共利益外，双方当事人不得擅自变更、中止或者终止合同。</w:t>
      </w:r>
    </w:p>
    <w:p>
      <w:pPr>
        <w:ind w:firstLine="420" w:firstLineChars="200"/>
        <w:rPr>
          <w:bCs/>
          <w:szCs w:val="21"/>
        </w:rPr>
      </w:pPr>
    </w:p>
    <w:p>
      <w:pPr>
        <w:keepNext/>
        <w:keepLines/>
        <w:adjustRightInd w:val="0"/>
        <w:spacing w:before="120" w:beforeLines="50" w:after="120" w:afterLines="50"/>
        <w:jc w:val="center"/>
        <w:textAlignment w:val="baseline"/>
        <w:outlineLvl w:val="1"/>
        <w:rPr>
          <w:ins w:id="90" w:author="王秀子" w:date="2023-06-27T21:34:07Z"/>
          <w:rFonts w:hint="eastAsia"/>
          <w:sz w:val="24"/>
        </w:rPr>
      </w:pPr>
      <w:r>
        <w:rPr>
          <w:rFonts w:hint="eastAsia" w:ascii="宋体" w:hAnsi="宋体"/>
          <w:b/>
          <w:bCs/>
          <w:kern w:val="0"/>
          <w:sz w:val="28"/>
          <w:szCs w:val="28"/>
        </w:rPr>
        <w:t>七、检测报告</w:t>
      </w:r>
    </w:p>
    <w:tbl>
      <w:tblPr>
        <w:tblStyle w:val="4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1661"/>
        <w:gridCol w:w="2028"/>
        <w:gridCol w:w="40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9" w:type="pct"/>
            <w:noWrap w:val="0"/>
            <w:vAlign w:val="center"/>
          </w:tcPr>
          <w:p>
            <w:pPr>
              <w:widowControl/>
              <w:jc w:val="center"/>
              <w:rPr>
                <w:rFonts w:ascii="宋体" w:hAnsi="宋体"/>
                <w:b/>
                <w:bCs/>
                <w:kern w:val="0"/>
                <w:sz w:val="20"/>
                <w:szCs w:val="20"/>
              </w:rPr>
            </w:pPr>
            <w:r>
              <w:rPr>
                <w:rFonts w:hint="eastAsia" w:ascii="宋体" w:hAnsi="宋体"/>
                <w:b/>
                <w:bCs/>
                <w:kern w:val="0"/>
                <w:sz w:val="20"/>
                <w:szCs w:val="20"/>
              </w:rPr>
              <w:t>序号</w:t>
            </w:r>
          </w:p>
        </w:tc>
        <w:tc>
          <w:tcPr>
            <w:tcW w:w="974" w:type="pct"/>
            <w:noWrap w:val="0"/>
            <w:vAlign w:val="center"/>
          </w:tcPr>
          <w:p>
            <w:pPr>
              <w:jc w:val="center"/>
              <w:rPr>
                <w:rFonts w:ascii="宋体" w:hAnsi="宋体"/>
                <w:b/>
                <w:bCs/>
                <w:kern w:val="0"/>
                <w:sz w:val="20"/>
                <w:szCs w:val="20"/>
              </w:rPr>
            </w:pPr>
            <w:r>
              <w:rPr>
                <w:rFonts w:hint="eastAsia" w:ascii="宋体" w:hAnsi="宋体"/>
                <w:b/>
                <w:bCs/>
                <w:kern w:val="0"/>
                <w:sz w:val="20"/>
                <w:szCs w:val="20"/>
              </w:rPr>
              <w:t>送检材料（部件）名称</w:t>
            </w:r>
            <w:del w:id="91" w:author="王秀子" w:date="2023-06-27T21:34:39Z">
              <w:r>
                <w:rPr>
                  <w:rFonts w:hint="eastAsia" w:ascii="宋体" w:hAnsi="宋体"/>
                  <w:b/>
                  <w:bCs/>
                  <w:kern w:val="0"/>
                  <w:sz w:val="20"/>
                  <w:szCs w:val="20"/>
                </w:rPr>
                <w:delText>及要求</w:delText>
              </w:r>
            </w:del>
          </w:p>
        </w:tc>
        <w:tc>
          <w:tcPr>
            <w:tcW w:w="1189" w:type="pct"/>
            <w:noWrap w:val="0"/>
            <w:vAlign w:val="center"/>
          </w:tcPr>
          <w:p>
            <w:pPr>
              <w:jc w:val="center"/>
              <w:rPr>
                <w:rFonts w:ascii="宋体" w:hAnsi="宋体"/>
                <w:b/>
                <w:bCs/>
                <w:kern w:val="0"/>
                <w:sz w:val="20"/>
                <w:szCs w:val="20"/>
              </w:rPr>
            </w:pPr>
            <w:r>
              <w:rPr>
                <w:rFonts w:hint="eastAsia" w:ascii="宋体" w:hAnsi="宋体"/>
                <w:b/>
                <w:bCs/>
                <w:kern w:val="0"/>
                <w:sz w:val="20"/>
                <w:szCs w:val="20"/>
              </w:rPr>
              <w:t>检测机构及时间要求</w:t>
            </w:r>
          </w:p>
        </w:tc>
        <w:tc>
          <w:tcPr>
            <w:tcW w:w="2358" w:type="pct"/>
            <w:noWrap w:val="0"/>
            <w:vAlign w:val="center"/>
          </w:tcPr>
          <w:p>
            <w:pPr>
              <w:jc w:val="center"/>
              <w:rPr>
                <w:rFonts w:ascii="宋体" w:hAnsi="宋体"/>
                <w:b/>
                <w:bCs/>
                <w:kern w:val="0"/>
                <w:sz w:val="20"/>
                <w:szCs w:val="20"/>
              </w:rPr>
            </w:pPr>
            <w:r>
              <w:rPr>
                <w:rFonts w:hint="eastAsia" w:ascii="宋体" w:hAnsi="宋体"/>
                <w:b/>
                <w:bCs/>
                <w:kern w:val="0"/>
                <w:sz w:val="20"/>
                <w:szCs w:val="20"/>
              </w:rPr>
              <w:t>检测指标要求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 w:hRule="atLeast"/>
          <w:jc w:val="center"/>
        </w:trPr>
        <w:tc>
          <w:tcPr>
            <w:tcW w:w="479" w:type="pct"/>
            <w:noWrap w:val="0"/>
            <w:vAlign w:val="top"/>
          </w:tcPr>
          <w:p>
            <w:pPr>
              <w:rPr>
                <w:szCs w:val="21"/>
              </w:rPr>
            </w:pPr>
            <w:r>
              <w:rPr>
                <w:szCs w:val="21"/>
              </w:rPr>
              <w:t>1</w:t>
            </w:r>
          </w:p>
        </w:tc>
        <w:tc>
          <w:tcPr>
            <w:tcW w:w="974" w:type="pct"/>
            <w:noWrap w:val="0"/>
            <w:vAlign w:val="top"/>
          </w:tcPr>
          <w:p>
            <w:pPr>
              <w:rPr>
                <w:szCs w:val="21"/>
              </w:rPr>
            </w:pPr>
            <w:r>
              <w:rPr>
                <w:rFonts w:hint="eastAsia"/>
                <w:szCs w:val="21"/>
              </w:rPr>
              <w:t>公寓组合床</w:t>
            </w:r>
          </w:p>
        </w:tc>
        <w:tc>
          <w:tcPr>
            <w:tcW w:w="1189" w:type="pct"/>
            <w:vMerge w:val="restart"/>
            <w:noWrap w:val="0"/>
            <w:vAlign w:val="top"/>
          </w:tcPr>
          <w:p>
            <w:pPr>
              <w:rPr>
                <w:color w:val="FF0000"/>
                <w:szCs w:val="21"/>
              </w:rPr>
            </w:pPr>
            <w:r>
              <w:rPr>
                <w:rFonts w:hint="eastAsia"/>
                <w:color w:val="FF0000"/>
                <w:szCs w:val="21"/>
              </w:rPr>
              <w:t>要求提供 202</w:t>
            </w:r>
            <w:r>
              <w:rPr>
                <w:color w:val="FF0000"/>
                <w:szCs w:val="21"/>
              </w:rPr>
              <w:t>2</w:t>
            </w:r>
            <w:r>
              <w:rPr>
                <w:rFonts w:hint="eastAsia"/>
                <w:color w:val="FF0000"/>
                <w:szCs w:val="21"/>
              </w:rPr>
              <w:t xml:space="preserve"> 年</w:t>
            </w:r>
            <w:r>
              <w:rPr>
                <w:color w:val="FF0000"/>
                <w:szCs w:val="21"/>
              </w:rPr>
              <w:t>6</w:t>
            </w:r>
            <w:r>
              <w:rPr>
                <w:rFonts w:hint="eastAsia"/>
                <w:color w:val="FF0000"/>
                <w:szCs w:val="21"/>
              </w:rPr>
              <w:t>月 1 日至本项目投标截止之日前，具有 CMA 和C</w:t>
            </w:r>
            <w:r>
              <w:rPr>
                <w:color w:val="FF0000"/>
                <w:szCs w:val="21"/>
              </w:rPr>
              <w:t>NAS</w:t>
            </w:r>
            <w:r>
              <w:rPr>
                <w:rFonts w:hint="eastAsia"/>
                <w:color w:val="FF0000"/>
                <w:szCs w:val="21"/>
              </w:rPr>
              <w:t>资质的质量监督检验机构出具的合格的检测报告扫描件，原件备查（检测报告上有 CMA 和C</w:t>
            </w:r>
            <w:r>
              <w:rPr>
                <w:color w:val="FF0000"/>
                <w:szCs w:val="21"/>
              </w:rPr>
              <w:t>NAS</w:t>
            </w:r>
            <w:r>
              <w:rPr>
                <w:rFonts w:hint="eastAsia"/>
                <w:color w:val="FF0000"/>
                <w:szCs w:val="21"/>
              </w:rPr>
              <w:t>标识）。</w:t>
            </w:r>
          </w:p>
          <w:p>
            <w:pPr>
              <w:rPr>
                <w:szCs w:val="21"/>
              </w:rPr>
            </w:pPr>
          </w:p>
        </w:tc>
        <w:tc>
          <w:tcPr>
            <w:tcW w:w="2358" w:type="pct"/>
            <w:noWrap w:val="0"/>
            <w:vAlign w:val="top"/>
          </w:tcPr>
          <w:p>
            <w:pPr>
              <w:rPr>
                <w:szCs w:val="21"/>
              </w:rPr>
            </w:pPr>
            <w:r>
              <w:rPr>
                <w:rFonts w:hint="eastAsia"/>
                <w:szCs w:val="21"/>
              </w:rPr>
              <w:t>检测依据为：</w:t>
            </w:r>
            <w:bookmarkStart w:id="104" w:name="OLE_LINK65"/>
            <w:r>
              <w:rPr>
                <w:rFonts w:hint="eastAsia"/>
                <w:szCs w:val="21"/>
              </w:rPr>
              <w:t>QB/T 2741-2013</w:t>
            </w:r>
            <w:bookmarkEnd w:id="104"/>
            <w:r>
              <w:rPr>
                <w:rFonts w:hint="eastAsia"/>
                <w:szCs w:val="21"/>
              </w:rPr>
              <w:t>《学生公寓多功能家具》；</w:t>
            </w:r>
          </w:p>
          <w:p>
            <w:pPr>
              <w:rPr>
                <w:szCs w:val="21"/>
              </w:rPr>
            </w:pPr>
            <w:r>
              <w:rPr>
                <w:rFonts w:hint="eastAsia"/>
                <w:szCs w:val="21"/>
              </w:rPr>
              <w:t>检测结果要求：最少包含主要尺寸及其偏差、形状和位置公差、外观、理化性能、力学性能、安装和有害物质限量7项检测项目并合格，其中</w:t>
            </w:r>
            <w:commentRangeStart w:id="36"/>
            <w:r>
              <w:rPr>
                <w:rFonts w:hint="eastAsia"/>
                <w:szCs w:val="21"/>
              </w:rPr>
              <w:t>有害物质限量</w:t>
            </w:r>
            <w:bookmarkStart w:id="105" w:name="OLE_LINK66"/>
            <w:r>
              <w:rPr>
                <w:rFonts w:hint="eastAsia"/>
                <w:szCs w:val="21"/>
              </w:rPr>
              <w:t>≤0</w:t>
            </w:r>
            <w:r>
              <w:rPr>
                <w:szCs w:val="21"/>
              </w:rPr>
              <w:t>.3mg/L</w:t>
            </w:r>
            <w:commentRangeEnd w:id="36"/>
            <w:bookmarkEnd w:id="105"/>
            <w:r>
              <w:commentReference w:id="36"/>
            </w:r>
            <w:r>
              <w:rPr>
                <w:rFonts w:hint="eastAsia"/>
                <w:szCs w:val="21"/>
              </w:rPr>
              <w:t>。（提供扫描件，原件备查）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9" w:type="pct"/>
            <w:noWrap w:val="0"/>
            <w:vAlign w:val="top"/>
          </w:tcPr>
          <w:p>
            <w:pPr>
              <w:rPr>
                <w:szCs w:val="21"/>
              </w:rPr>
            </w:pPr>
            <w:r>
              <w:rPr>
                <w:szCs w:val="21"/>
              </w:rPr>
              <w:t>2</w:t>
            </w:r>
          </w:p>
        </w:tc>
        <w:tc>
          <w:tcPr>
            <w:tcW w:w="974" w:type="pct"/>
            <w:noWrap w:val="0"/>
            <w:vAlign w:val="top"/>
          </w:tcPr>
          <w:p>
            <w:pPr>
              <w:rPr>
                <w:szCs w:val="21"/>
              </w:rPr>
            </w:pPr>
            <w:r>
              <w:rPr>
                <w:rFonts w:hint="eastAsia"/>
                <w:szCs w:val="21"/>
              </w:rPr>
              <w:t>宿舍椅</w:t>
            </w:r>
          </w:p>
        </w:tc>
        <w:tc>
          <w:tcPr>
            <w:tcW w:w="1189" w:type="pct"/>
            <w:vMerge w:val="continue"/>
            <w:noWrap w:val="0"/>
            <w:vAlign w:val="top"/>
          </w:tcPr>
          <w:p>
            <w:pPr>
              <w:rPr>
                <w:szCs w:val="21"/>
              </w:rPr>
            </w:pPr>
          </w:p>
        </w:tc>
        <w:tc>
          <w:tcPr>
            <w:tcW w:w="2358" w:type="pct"/>
            <w:noWrap w:val="0"/>
            <w:vAlign w:val="top"/>
          </w:tcPr>
          <w:p>
            <w:pPr>
              <w:rPr>
                <w:szCs w:val="21"/>
              </w:rPr>
            </w:pPr>
            <w:r>
              <w:rPr>
                <w:rFonts w:hint="eastAsia"/>
                <w:szCs w:val="21"/>
              </w:rPr>
              <w:t>检测依据为：GB/T 3325-2017《金属家具通用技术条件》、</w:t>
            </w:r>
            <w:bookmarkStart w:id="106" w:name="OLE_LINK67"/>
            <w:r>
              <w:rPr>
                <w:rFonts w:hint="eastAsia"/>
                <w:szCs w:val="21"/>
              </w:rPr>
              <w:t>GB 28481-2012</w:t>
            </w:r>
            <w:bookmarkEnd w:id="106"/>
            <w:r>
              <w:rPr>
                <w:rFonts w:hint="eastAsia"/>
                <w:szCs w:val="21"/>
              </w:rPr>
              <w:t>《塑料家具中有害物质限量》；</w:t>
            </w:r>
          </w:p>
          <w:p>
            <w:pPr>
              <w:rPr>
                <w:szCs w:val="21"/>
              </w:rPr>
            </w:pPr>
            <w:r>
              <w:rPr>
                <w:rFonts w:hint="eastAsia"/>
                <w:szCs w:val="21"/>
              </w:rPr>
              <w:t>检测结果要求：检测项目不低于2</w:t>
            </w:r>
            <w:r>
              <w:rPr>
                <w:szCs w:val="21"/>
              </w:rPr>
              <w:t>6</w:t>
            </w:r>
            <w:r>
              <w:rPr>
                <w:rFonts w:hint="eastAsia"/>
                <w:szCs w:val="21"/>
              </w:rPr>
              <w:t>项，其中有害物质限量和重金属均未检出，其他项目合格。（提供扫描件，原件备查）</w:t>
            </w:r>
          </w:p>
        </w:tc>
      </w:tr>
    </w:tbl>
    <w:p>
      <w:pPr>
        <w:rPr>
          <w:sz w:val="24"/>
        </w:rPr>
      </w:pPr>
      <w:r>
        <w:rPr>
          <w:rFonts w:hint="eastAsia"/>
          <w:sz w:val="24"/>
        </w:rPr>
        <w:t>备注：</w:t>
      </w:r>
    </w:p>
    <w:p>
      <w:pPr>
        <w:rPr>
          <w:sz w:val="24"/>
        </w:rPr>
      </w:pPr>
      <w:r>
        <w:rPr>
          <w:rFonts w:hint="eastAsia"/>
          <w:b/>
          <w:color w:val="FF0000"/>
          <w:sz w:val="24"/>
        </w:rPr>
        <w:t>1、</w:t>
      </w:r>
      <w:r>
        <w:rPr>
          <w:rFonts w:hint="eastAsia"/>
          <w:sz w:val="24"/>
        </w:rPr>
        <w:t>投标文件应按要求提供相应检测报告。</w:t>
      </w:r>
    </w:p>
    <w:p>
      <w:pPr>
        <w:rPr>
          <w:sz w:val="24"/>
        </w:rPr>
      </w:pPr>
      <w:r>
        <w:rPr>
          <w:rFonts w:hint="eastAsia"/>
          <w:b/>
          <w:color w:val="FF0000"/>
          <w:sz w:val="24"/>
        </w:rPr>
        <w:t>2、</w:t>
      </w:r>
      <w:r>
        <w:rPr>
          <w:rFonts w:hint="eastAsia"/>
          <w:sz w:val="24"/>
        </w:rPr>
        <w:t>检测报告（均为原件扫描件）的提供要求：</w:t>
      </w:r>
    </w:p>
    <w:p>
      <w:pPr>
        <w:rPr>
          <w:rFonts w:hint="eastAsia"/>
          <w:sz w:val="24"/>
        </w:rPr>
      </w:pPr>
      <w:r>
        <w:rPr>
          <w:rFonts w:hint="eastAsia"/>
          <w:sz w:val="24"/>
        </w:rPr>
        <w:t>（1）检测报告内容中若涉及外文说明，需同时提供对应中文翻译说明，评标依据以中文翻译内容为准，外文说明仅供参考；检测报告尺寸和清晰度应该能够在电脑上被阅读、识别和判断；</w:t>
      </w:r>
    </w:p>
    <w:p>
      <w:pPr>
        <w:pStyle w:val="2"/>
        <w:rPr>
          <w:rFonts w:hint="eastAsia" w:eastAsia="宋体"/>
          <w:lang w:val="en-US" w:eastAsia="zh-CN"/>
        </w:rPr>
      </w:pPr>
      <w:ins w:id="92" w:author="王秀子" w:date="2023-06-27T21:42:24Z">
        <w:r>
          <w:rPr>
            <w:rFonts w:hint="eastAsia"/>
            <w:sz w:val="24"/>
            <w:lang w:val="en-US" w:eastAsia="zh-CN"/>
          </w:rPr>
          <w:t>3、</w:t>
        </w:r>
      </w:ins>
      <w:ins w:id="93" w:author="王秀子" w:date="2023-06-27T21:42:25Z">
        <w:r>
          <w:rPr>
            <w:rFonts w:hint="eastAsia" w:ascii="Times New Roman" w:hAnsi="Times New Roman" w:eastAsia="宋体" w:cs="Times New Roman"/>
            <w:b/>
            <w:color w:val="FF0000"/>
            <w:spacing w:val="0"/>
            <w:sz w:val="21"/>
            <w:szCs w:val="24"/>
          </w:rPr>
          <w:t>如要求提供原材料检验（检测）报告，检验（检测）报告送检单位（委托单位）须是投标人或所投产品制造商（须与分项报价表一致）或所投产品原材料供应商。若送检单位（委托单位）不是投标人或所投产品制造商的，须同时提供投标人或所投产品制造商（须与分项报价表一致）购买对应原材料的发票扫描件（一年内）。如要求提供成品检验（检测）报告，检验（检测）报告送检单位（委托单位）须是投标人或所投产品制造商（须与分项报价表一致）。</w:t>
        </w:r>
      </w:ins>
    </w:p>
    <w:p/>
    <w:p>
      <w:pPr>
        <w:pStyle w:val="5"/>
        <w:spacing w:before="120" w:beforeLines="50" w:after="120" w:afterLines="50"/>
        <w:ind w:firstLine="420"/>
        <w:rPr>
          <w:sz w:val="28"/>
          <w:szCs w:val="28"/>
        </w:rPr>
      </w:pPr>
      <w:r>
        <w:rPr>
          <w:rFonts w:hint="eastAsia"/>
          <w:sz w:val="28"/>
          <w:szCs w:val="28"/>
        </w:rPr>
        <w:t>八、样品要求</w:t>
      </w:r>
    </w:p>
    <w:p>
      <w:pPr>
        <w:ind w:firstLine="420" w:firstLineChars="200"/>
        <w:rPr>
          <w:rFonts w:ascii="宋体" w:hAnsi="宋体" w:cs="宋体"/>
          <w:kern w:val="0"/>
          <w:szCs w:val="18"/>
        </w:rPr>
      </w:pPr>
      <w:r>
        <w:rPr>
          <w:rFonts w:hint="eastAsia" w:ascii="宋体" w:hAnsi="宋体" w:cs="宋体"/>
          <w:kern w:val="0"/>
          <w:szCs w:val="18"/>
        </w:rPr>
        <w:t>（一）一般性规定和要求</w:t>
      </w:r>
    </w:p>
    <w:p>
      <w:pPr>
        <w:ind w:firstLine="420" w:firstLineChars="200"/>
        <w:rPr>
          <w:rFonts w:ascii="宋体" w:hAnsi="宋体" w:cs="宋体"/>
          <w:kern w:val="0"/>
          <w:szCs w:val="18"/>
        </w:rPr>
      </w:pPr>
      <w:r>
        <w:rPr>
          <w:rFonts w:hint="eastAsia" w:ascii="宋体" w:hAnsi="宋体" w:cs="宋体"/>
          <w:kern w:val="0"/>
          <w:szCs w:val="18"/>
        </w:rPr>
        <w:t>1、投标样品上需标注“项目名称及项目编号、样品编号、样品名称”等信息，但</w:t>
      </w:r>
      <w:r>
        <w:rPr>
          <w:rFonts w:ascii="宋体" w:hAnsi="宋体" w:cs="宋体"/>
          <w:kern w:val="0"/>
          <w:szCs w:val="18"/>
        </w:rPr>
        <w:t>不</w:t>
      </w:r>
      <w:r>
        <w:rPr>
          <w:rFonts w:hint="eastAsia" w:ascii="宋体" w:hAnsi="宋体" w:cs="宋体"/>
          <w:kern w:val="0"/>
          <w:szCs w:val="18"/>
        </w:rPr>
        <w:t>得显示指向</w:t>
      </w:r>
      <w:r>
        <w:rPr>
          <w:rFonts w:ascii="宋体" w:hAnsi="宋体" w:cs="宋体"/>
          <w:kern w:val="0"/>
          <w:szCs w:val="18"/>
        </w:rPr>
        <w:t>任何</w:t>
      </w:r>
      <w:r>
        <w:rPr>
          <w:rFonts w:hint="eastAsia" w:ascii="宋体" w:hAnsi="宋体" w:cs="宋体"/>
          <w:kern w:val="0"/>
          <w:szCs w:val="18"/>
        </w:rPr>
        <w:t>投标供应商的信息、</w:t>
      </w:r>
      <w:r>
        <w:rPr>
          <w:rFonts w:ascii="宋体" w:hAnsi="宋体" w:cs="宋体"/>
          <w:kern w:val="0"/>
          <w:szCs w:val="18"/>
        </w:rPr>
        <w:t>生产厂家</w:t>
      </w:r>
      <w:r>
        <w:rPr>
          <w:rFonts w:hint="eastAsia" w:ascii="宋体" w:hAnsi="宋体" w:cs="宋体"/>
          <w:kern w:val="0"/>
          <w:szCs w:val="18"/>
        </w:rPr>
        <w:t>的</w:t>
      </w:r>
      <w:r>
        <w:rPr>
          <w:rFonts w:ascii="宋体" w:hAnsi="宋体" w:cs="宋体"/>
          <w:kern w:val="0"/>
          <w:szCs w:val="18"/>
        </w:rPr>
        <w:t>商标，或者</w:t>
      </w:r>
      <w:r>
        <w:rPr>
          <w:rFonts w:hint="eastAsia" w:ascii="宋体" w:hAnsi="宋体" w:cs="宋体"/>
          <w:kern w:val="0"/>
          <w:szCs w:val="18"/>
        </w:rPr>
        <w:t>其他</w:t>
      </w:r>
      <w:r>
        <w:rPr>
          <w:rFonts w:ascii="宋体" w:hAnsi="宋体" w:cs="宋体"/>
          <w:kern w:val="0"/>
          <w:szCs w:val="18"/>
        </w:rPr>
        <w:t>的标记标识</w:t>
      </w:r>
      <w:r>
        <w:rPr>
          <w:rFonts w:hint="eastAsia" w:ascii="宋体" w:hAnsi="宋体" w:cs="宋体"/>
          <w:kern w:val="0"/>
          <w:szCs w:val="18"/>
        </w:rPr>
        <w:t>。需要安装的投标样品需为安装完整的成品，由投标供应商自行组织安装。</w:t>
      </w:r>
    </w:p>
    <w:p>
      <w:pPr>
        <w:ind w:firstLine="420" w:firstLineChars="200"/>
        <w:rPr>
          <w:rFonts w:ascii="宋体" w:hAnsi="宋体" w:cs="宋体"/>
          <w:kern w:val="0"/>
          <w:szCs w:val="18"/>
        </w:rPr>
      </w:pPr>
      <w:r>
        <w:rPr>
          <w:rFonts w:hint="eastAsia" w:ascii="宋体" w:hAnsi="宋体" w:cs="宋体"/>
          <w:kern w:val="0"/>
          <w:szCs w:val="18"/>
        </w:rPr>
        <w:t>2、样品递交签到：</w:t>
      </w:r>
    </w:p>
    <w:p>
      <w:pPr>
        <w:ind w:firstLine="420" w:firstLineChars="200"/>
        <w:rPr>
          <w:b/>
          <w:bCs/>
          <w:color w:val="FF0000"/>
        </w:rPr>
      </w:pPr>
      <w:r>
        <w:rPr>
          <w:rFonts w:hint="eastAsia"/>
          <w:bCs/>
          <w:szCs w:val="21"/>
        </w:rPr>
        <w:t>投标供应商授权人需在</w:t>
      </w:r>
      <w:r>
        <w:rPr>
          <w:rFonts w:ascii="宋体" w:hAnsi="宋体" w:cs="宋体"/>
          <w:b/>
          <w:bCs/>
          <w:color w:val="FF0000"/>
          <w:szCs w:val="21"/>
        </w:rPr>
        <w:t>本项目开标当日9:00-9:30（投标截止时间为上午时适用）,14:00-14:30（投标截止时间为下午时适用）到签到地点（</w:t>
      </w:r>
      <w:r>
        <w:rPr>
          <w:rFonts w:hint="eastAsia" w:ascii="宋体" w:hAnsi="宋体" w:cs="宋体"/>
          <w:b/>
          <w:bCs/>
          <w:color w:val="FF0000"/>
          <w:szCs w:val="21"/>
        </w:rPr>
        <w:t>深圳市南山区西丽街道沙河西路3185号智谷产业园A座深圳交易集团总部大楼3楼</w:t>
      </w:r>
      <w:r>
        <w:rPr>
          <w:rFonts w:ascii="宋体" w:hAnsi="宋体" w:cs="宋体"/>
          <w:b/>
          <w:bCs/>
          <w:color w:val="FF0000"/>
          <w:szCs w:val="21"/>
        </w:rPr>
        <w:t>）</w:t>
      </w:r>
      <w:r>
        <w:rPr>
          <w:rFonts w:hint="eastAsia"/>
          <w:bCs/>
          <w:szCs w:val="21"/>
        </w:rPr>
        <w:t>，提供</w:t>
      </w:r>
      <w:r>
        <w:rPr>
          <w:rFonts w:hint="eastAsia" w:ascii="宋体" w:hAnsi="宋体" w:cs="仿宋_GB2312"/>
          <w:szCs w:val="21"/>
        </w:rPr>
        <w:t>样品放置授权委托书</w:t>
      </w:r>
      <w:r>
        <w:rPr>
          <w:rFonts w:hint="eastAsia"/>
          <w:bCs/>
          <w:szCs w:val="21"/>
        </w:rPr>
        <w:t>（盖公章）</w:t>
      </w:r>
      <w:r>
        <w:rPr>
          <w:rFonts w:hint="eastAsia"/>
        </w:rPr>
        <w:t>（授权委托书模板详见附件：</w:t>
      </w:r>
      <w:r>
        <w:rPr>
          <w:rFonts w:hint="eastAsia" w:ascii="宋体" w:hAnsi="宋体" w:cs="仿宋_GB2312"/>
          <w:szCs w:val="21"/>
        </w:rPr>
        <w:t>样品放置授权委托书</w:t>
      </w:r>
      <w:r>
        <w:rPr>
          <w:rFonts w:hint="eastAsia"/>
        </w:rPr>
        <w:t>）</w:t>
      </w:r>
      <w:r>
        <w:rPr>
          <w:rFonts w:hint="eastAsia"/>
          <w:bCs/>
          <w:szCs w:val="21"/>
        </w:rPr>
        <w:t>、授权委托人身份证原件和复印件、样品清单（加盖公章），按深圳公共资源交易中心（深圳交易集团有限公司政府采购业务分公司）工作人员指引进行样品递交签到。</w:t>
      </w:r>
    </w:p>
    <w:p>
      <w:pPr>
        <w:ind w:firstLine="420" w:firstLineChars="200"/>
        <w:rPr>
          <w:rFonts w:ascii="宋体" w:hAnsi="宋体" w:cs="宋体"/>
          <w:kern w:val="0"/>
          <w:szCs w:val="18"/>
        </w:rPr>
      </w:pPr>
      <w:r>
        <w:rPr>
          <w:rFonts w:hint="eastAsia"/>
          <w:bCs/>
          <w:szCs w:val="21"/>
        </w:rPr>
        <w:t>特别注意事项：（1）上述资料提供不齐全，不予签到；（2）签到时间截止后，不再受理签到；（3）未进行签到的，样品不予接收。</w:t>
      </w:r>
    </w:p>
    <w:p>
      <w:pPr>
        <w:ind w:firstLine="420" w:firstLineChars="200"/>
        <w:rPr>
          <w:rFonts w:ascii="宋体" w:hAnsi="宋体" w:cs="宋体"/>
          <w:kern w:val="0"/>
          <w:szCs w:val="18"/>
        </w:rPr>
      </w:pPr>
      <w:r>
        <w:rPr>
          <w:rFonts w:hint="eastAsia" w:ascii="宋体" w:hAnsi="宋体" w:cs="宋体"/>
          <w:kern w:val="0"/>
          <w:szCs w:val="18"/>
        </w:rPr>
        <w:t xml:space="preserve">3、本项目投标截止时间后进行投标样品接收。投标样品接收需进行身份核对、样品核对、登记确认、顺序编号。 </w:t>
      </w:r>
    </w:p>
    <w:p>
      <w:pPr>
        <w:ind w:firstLine="420" w:firstLineChars="200"/>
        <w:rPr>
          <w:rFonts w:ascii="宋体" w:hAnsi="宋体" w:cs="宋体"/>
          <w:kern w:val="0"/>
          <w:szCs w:val="18"/>
        </w:rPr>
      </w:pPr>
      <w:r>
        <w:rPr>
          <w:rFonts w:hint="eastAsia" w:ascii="宋体" w:hAnsi="宋体" w:cs="宋体"/>
          <w:kern w:val="0"/>
          <w:szCs w:val="18"/>
        </w:rPr>
        <w:t>（1）身份核对。深圳公共资源交易中心（深圳交易集团有限公司政府采购业务分公司）工作人员核对投标供应商授权委托人提供的“</w:t>
      </w:r>
      <w:r>
        <w:rPr>
          <w:rFonts w:hint="eastAsia" w:ascii="宋体" w:hAnsi="宋体" w:cs="仿宋_GB2312"/>
          <w:szCs w:val="21"/>
        </w:rPr>
        <w:t>样品放置授权委托书</w:t>
      </w:r>
      <w:r>
        <w:rPr>
          <w:rFonts w:hint="eastAsia" w:ascii="宋体" w:hAnsi="宋体" w:cs="宋体"/>
          <w:kern w:val="0"/>
          <w:szCs w:val="18"/>
        </w:rPr>
        <w:t>（盖公章）、授权委托人身份证原件和复印件”。资料不齐全的，不得接收投标样品。</w:t>
      </w:r>
    </w:p>
    <w:p>
      <w:pPr>
        <w:ind w:firstLine="420" w:firstLineChars="200"/>
        <w:rPr>
          <w:rFonts w:ascii="宋体" w:hAnsi="宋体" w:cs="宋体"/>
          <w:kern w:val="0"/>
          <w:szCs w:val="18"/>
        </w:rPr>
      </w:pPr>
      <w:r>
        <w:rPr>
          <w:rFonts w:hint="eastAsia" w:ascii="宋体" w:hAnsi="宋体" w:cs="宋体"/>
          <w:kern w:val="0"/>
          <w:szCs w:val="18"/>
        </w:rPr>
        <w:t>（2）样品核对。深圳公共资源交易中心（深圳交易集团有限公司政府采购业务分公司）工作人员将投标样品与投标供应商提供的《样品清单》（盖公章）进行一一核对。有不一致的或损坏情况的，将要求供应商授权委托人在《样品清单》上注明。</w:t>
      </w:r>
    </w:p>
    <w:p>
      <w:pPr>
        <w:ind w:firstLine="420" w:firstLineChars="200"/>
        <w:rPr>
          <w:rFonts w:ascii="宋体" w:hAnsi="宋体" w:cs="宋体"/>
          <w:kern w:val="0"/>
          <w:szCs w:val="18"/>
        </w:rPr>
      </w:pPr>
      <w:r>
        <w:rPr>
          <w:rFonts w:hint="eastAsia" w:ascii="宋体" w:hAnsi="宋体" w:cs="宋体"/>
          <w:kern w:val="0"/>
          <w:szCs w:val="18"/>
        </w:rPr>
        <w:t>（3）登记确认。在完成身份核对及样品核对后，投标供应商授权委托人需在《样品接收登记表》上登记确认。</w:t>
      </w:r>
    </w:p>
    <w:p>
      <w:pPr>
        <w:ind w:firstLine="420" w:firstLineChars="200"/>
        <w:rPr>
          <w:rFonts w:ascii="宋体" w:hAnsi="宋体" w:cs="宋体"/>
          <w:kern w:val="0"/>
          <w:szCs w:val="18"/>
        </w:rPr>
      </w:pPr>
      <w:r>
        <w:rPr>
          <w:rFonts w:hint="eastAsia" w:ascii="宋体" w:hAnsi="宋体" w:cs="宋体"/>
          <w:kern w:val="0"/>
          <w:szCs w:val="18"/>
        </w:rPr>
        <w:t>（4）顺序编号。深圳公共资源交易中心（深圳交易集团有限公司政府采购业务分公司）工作人员按投标样品接收的先后顺序进行编号。</w:t>
      </w:r>
    </w:p>
    <w:p>
      <w:pPr>
        <w:ind w:firstLine="420" w:firstLineChars="200"/>
        <w:rPr>
          <w:rFonts w:ascii="宋体" w:hAnsi="宋体" w:cs="宋体"/>
          <w:kern w:val="0"/>
          <w:szCs w:val="18"/>
        </w:rPr>
      </w:pPr>
      <w:r>
        <w:rPr>
          <w:rFonts w:hint="eastAsia" w:ascii="宋体" w:hAnsi="宋体" w:cs="宋体"/>
          <w:kern w:val="0"/>
          <w:szCs w:val="18"/>
        </w:rPr>
        <w:t>4、深圳公共资源交易中心（深圳交易集团有限公司政府采购业务分公司）工作人员负责组织投标样品摆样，指引供应商授权委托人将投标样品搬运到指定地点摆放、拆除包装，按要求摆放整齐。完成样品摆样后，供应商授权委托人应及时立场，不得在摆样现场滞留。</w:t>
      </w:r>
    </w:p>
    <w:p>
      <w:pPr>
        <w:ind w:firstLine="420" w:firstLineChars="200"/>
        <w:rPr>
          <w:rFonts w:ascii="宋体" w:hAnsi="宋体" w:cs="宋体"/>
          <w:kern w:val="0"/>
          <w:szCs w:val="18"/>
        </w:rPr>
      </w:pPr>
      <w:r>
        <w:rPr>
          <w:rFonts w:hint="eastAsia" w:ascii="宋体" w:hAnsi="宋体" w:cs="宋体"/>
          <w:kern w:val="0"/>
          <w:szCs w:val="18"/>
        </w:rPr>
        <w:t>5、样品的退回：（1）未中标的供应商投标样品，</w:t>
      </w:r>
      <w:r>
        <w:rPr>
          <w:rFonts w:hint="eastAsia"/>
        </w:rPr>
        <w:t>由</w:t>
      </w:r>
      <w:r>
        <w:rPr>
          <w:rFonts w:hint="eastAsia" w:ascii="宋体" w:hAnsi="宋体" w:cs="宋体"/>
          <w:kern w:val="0"/>
          <w:szCs w:val="18"/>
        </w:rPr>
        <w:t>供应商出具授权委托书及被授权人身份证在项目结果公告发布后的三个工作日内办理退回手续。（2）中标的供应商投标样品，要求采购人代表凭中标通知书复印件及身份证在中标通知书发放后三个工作日内办理领取手续。</w:t>
      </w:r>
    </w:p>
    <w:p>
      <w:pPr>
        <w:ind w:firstLine="420" w:firstLineChars="200"/>
        <w:rPr>
          <w:rFonts w:ascii="宋体" w:hAnsi="宋体" w:cs="宋体"/>
          <w:kern w:val="0"/>
          <w:szCs w:val="18"/>
        </w:rPr>
      </w:pPr>
      <w:r>
        <w:rPr>
          <w:rFonts w:hint="eastAsia" w:ascii="宋体" w:hAnsi="宋体" w:cs="宋体"/>
          <w:kern w:val="0"/>
          <w:szCs w:val="18"/>
        </w:rPr>
        <w:t>投标样品移交时，深圳公共资源交易中心（深圳交易集团有限公司政府采购业务分公司）工作人员将再次核对供应商授权委托人或采购人代表身份、核对《样品清单》，签字确认后并取走样品。</w:t>
      </w:r>
    </w:p>
    <w:p>
      <w:pPr>
        <w:ind w:firstLine="420" w:firstLineChars="200"/>
        <w:rPr>
          <w:rFonts w:ascii="宋体" w:hAnsi="宋体" w:cs="宋体"/>
          <w:kern w:val="0"/>
          <w:szCs w:val="18"/>
        </w:rPr>
      </w:pPr>
      <w:r>
        <w:rPr>
          <w:rFonts w:hint="eastAsia" w:ascii="宋体" w:hAnsi="宋体" w:cs="宋体"/>
          <w:kern w:val="0"/>
          <w:szCs w:val="18"/>
        </w:rPr>
        <w:t>6、未能及时退回的样品的处理：</w:t>
      </w:r>
    </w:p>
    <w:p>
      <w:pPr>
        <w:ind w:firstLine="420" w:firstLineChars="200"/>
        <w:rPr>
          <w:rFonts w:ascii="宋体" w:hAnsi="宋体" w:cs="宋体"/>
          <w:kern w:val="0"/>
          <w:szCs w:val="18"/>
        </w:rPr>
      </w:pPr>
      <w:r>
        <w:rPr>
          <w:rFonts w:hint="eastAsia" w:ascii="宋体" w:hAnsi="宋体" w:cs="宋体"/>
          <w:kern w:val="0"/>
          <w:szCs w:val="18"/>
        </w:rPr>
        <w:t>（1）未中标供应商未在规定时间内（项目结果公告发布后的三个工作日内）内取回投标样品的，视为放弃取回，深圳公共资源交易中心（深圳交易集团有限公司政府采购业务分公司）将定期清理。</w:t>
      </w:r>
    </w:p>
    <w:p>
      <w:pPr>
        <w:ind w:firstLine="420" w:firstLineChars="200"/>
        <w:rPr>
          <w:rFonts w:ascii="宋体" w:hAnsi="宋体" w:cs="宋体"/>
          <w:kern w:val="0"/>
          <w:szCs w:val="18"/>
        </w:rPr>
      </w:pPr>
      <w:r>
        <w:rPr>
          <w:rFonts w:hint="eastAsia" w:ascii="宋体" w:hAnsi="宋体" w:cs="宋体"/>
          <w:kern w:val="0"/>
          <w:szCs w:val="18"/>
        </w:rPr>
        <w:t>（2）采购人未在规定时间内（中标通知书发放后三个工作日内）内领取中标供应商投标样品的，视同采购人主动放弃取回，深圳公共资源交易中心（深圳交易集团有限公司政府采购业务分公司）将定期清理。</w:t>
      </w:r>
    </w:p>
    <w:p>
      <w:pPr>
        <w:ind w:firstLine="420" w:firstLineChars="200"/>
        <w:rPr>
          <w:rFonts w:ascii="宋体" w:hAnsi="宋体" w:cs="宋体"/>
          <w:kern w:val="0"/>
          <w:szCs w:val="18"/>
        </w:rPr>
      </w:pPr>
      <w:r>
        <w:rPr>
          <w:rFonts w:hint="eastAsia" w:ascii="宋体" w:hAnsi="宋体" w:cs="宋体"/>
          <w:kern w:val="0"/>
          <w:szCs w:val="18"/>
        </w:rPr>
        <w:t>（二）样品清单：</w:t>
      </w:r>
    </w:p>
    <w:tbl>
      <w:tblPr>
        <w:tblStyle w:val="43"/>
        <w:tblW w:w="92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1"/>
        <w:gridCol w:w="1803"/>
        <w:gridCol w:w="1584"/>
        <w:gridCol w:w="852"/>
        <w:gridCol w:w="789"/>
        <w:gridCol w:w="34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1" w:type="dxa"/>
            <w:noWrap w:val="0"/>
            <w:vAlign w:val="center"/>
          </w:tcPr>
          <w:p>
            <w:pPr>
              <w:jc w:val="center"/>
              <w:rPr>
                <w:rFonts w:ascii="Times New Roman" w:hAnsi="Times New Roman"/>
                <w:b/>
                <w:bCs/>
                <w:szCs w:val="24"/>
              </w:rPr>
            </w:pPr>
            <w:r>
              <w:rPr>
                <w:rFonts w:hint="eastAsia" w:ascii="Times New Roman" w:hAnsi="Times New Roman"/>
                <w:b/>
                <w:bCs/>
                <w:szCs w:val="24"/>
              </w:rPr>
              <w:t>序号</w:t>
            </w:r>
          </w:p>
        </w:tc>
        <w:tc>
          <w:tcPr>
            <w:tcW w:w="3387" w:type="dxa"/>
            <w:gridSpan w:val="2"/>
            <w:noWrap w:val="0"/>
            <w:vAlign w:val="center"/>
          </w:tcPr>
          <w:p>
            <w:pPr>
              <w:jc w:val="center"/>
              <w:rPr>
                <w:rFonts w:ascii="Times New Roman" w:hAnsi="Times New Roman"/>
                <w:b/>
                <w:bCs/>
                <w:szCs w:val="24"/>
              </w:rPr>
            </w:pPr>
            <w:r>
              <w:rPr>
                <w:rFonts w:hint="eastAsia" w:ascii="Times New Roman" w:hAnsi="Times New Roman"/>
                <w:b/>
                <w:bCs/>
                <w:szCs w:val="24"/>
              </w:rPr>
              <w:t>名称</w:t>
            </w:r>
          </w:p>
        </w:tc>
        <w:tc>
          <w:tcPr>
            <w:tcW w:w="852" w:type="dxa"/>
            <w:noWrap w:val="0"/>
            <w:vAlign w:val="center"/>
          </w:tcPr>
          <w:p>
            <w:pPr>
              <w:jc w:val="center"/>
              <w:rPr>
                <w:rFonts w:ascii="Times New Roman" w:hAnsi="Times New Roman"/>
                <w:b/>
                <w:bCs/>
                <w:szCs w:val="24"/>
              </w:rPr>
            </w:pPr>
            <w:r>
              <w:rPr>
                <w:rFonts w:hint="eastAsia" w:ascii="Times New Roman" w:hAnsi="Times New Roman"/>
                <w:b/>
                <w:bCs/>
                <w:szCs w:val="24"/>
              </w:rPr>
              <w:t>数量</w:t>
            </w:r>
          </w:p>
        </w:tc>
        <w:tc>
          <w:tcPr>
            <w:tcW w:w="789" w:type="dxa"/>
            <w:noWrap w:val="0"/>
            <w:vAlign w:val="top"/>
          </w:tcPr>
          <w:p>
            <w:pPr>
              <w:jc w:val="center"/>
              <w:rPr>
                <w:rFonts w:ascii="Times New Roman" w:hAnsi="Times New Roman"/>
                <w:b/>
                <w:bCs/>
                <w:szCs w:val="24"/>
              </w:rPr>
            </w:pPr>
            <w:r>
              <w:rPr>
                <w:rFonts w:hint="eastAsia" w:ascii="Times New Roman" w:hAnsi="Times New Roman"/>
                <w:b/>
                <w:bCs/>
                <w:szCs w:val="24"/>
              </w:rPr>
              <w:t>单位</w:t>
            </w:r>
          </w:p>
        </w:tc>
        <w:tc>
          <w:tcPr>
            <w:tcW w:w="3492" w:type="dxa"/>
            <w:noWrap w:val="0"/>
            <w:vAlign w:val="center"/>
          </w:tcPr>
          <w:p>
            <w:pPr>
              <w:jc w:val="center"/>
              <w:rPr>
                <w:rFonts w:ascii="Times New Roman" w:hAnsi="Times New Roman"/>
                <w:b/>
                <w:bCs/>
                <w:szCs w:val="24"/>
              </w:rPr>
            </w:pPr>
            <w:commentRangeStart w:id="37"/>
            <w:r>
              <w:rPr>
                <w:rFonts w:hint="eastAsia" w:ascii="Times New Roman" w:hAnsi="Times New Roman"/>
                <w:b/>
                <w:bCs/>
                <w:szCs w:val="24"/>
              </w:rPr>
              <w:t>规格</w:t>
            </w:r>
            <w:commentRangeEnd w:id="37"/>
            <w:r>
              <w:commentReference w:id="37"/>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8" w:hRule="atLeast"/>
          <w:jc w:val="center"/>
        </w:trPr>
        <w:tc>
          <w:tcPr>
            <w:tcW w:w="691" w:type="dxa"/>
            <w:vMerge w:val="restart"/>
            <w:noWrap w:val="0"/>
            <w:vAlign w:val="center"/>
          </w:tcPr>
          <w:p>
            <w:pPr>
              <w:jc w:val="center"/>
              <w:rPr>
                <w:rFonts w:ascii="Times New Roman" w:hAnsi="Times New Roman"/>
                <w:szCs w:val="24"/>
              </w:rPr>
            </w:pPr>
            <w:r>
              <w:rPr>
                <w:rFonts w:hint="eastAsia" w:ascii="Times New Roman" w:hAnsi="Times New Roman"/>
                <w:szCs w:val="24"/>
              </w:rPr>
              <w:t>1</w:t>
            </w:r>
          </w:p>
        </w:tc>
        <w:tc>
          <w:tcPr>
            <w:tcW w:w="1803" w:type="dxa"/>
            <w:vMerge w:val="restart"/>
            <w:noWrap w:val="0"/>
            <w:vAlign w:val="center"/>
          </w:tcPr>
          <w:p>
            <w:pPr>
              <w:rPr>
                <w:rFonts w:ascii="Times New Roman" w:hAnsi="Times New Roman"/>
              </w:rPr>
            </w:pPr>
            <w:commentRangeStart w:id="38"/>
            <w:r>
              <w:rPr>
                <w:rFonts w:hint="eastAsia" w:ascii="Times New Roman" w:hAnsi="Times New Roman"/>
              </w:rPr>
              <w:t>公寓组合床</w:t>
            </w:r>
            <w:bookmarkStart w:id="107" w:name="OLE_LINK69"/>
            <w:bookmarkStart w:id="108" w:name="OLE_LINK70"/>
            <w:r>
              <w:rPr>
                <w:rFonts w:hint="eastAsia" w:ascii="Times New Roman" w:hAnsi="Times New Roman"/>
              </w:rPr>
              <w:t>床头、床尾</w:t>
            </w:r>
            <w:bookmarkEnd w:id="107"/>
            <w:r>
              <w:rPr>
                <w:rFonts w:hint="eastAsia" w:ascii="Times New Roman" w:hAnsi="Times New Roman"/>
              </w:rPr>
              <w:t>小样</w:t>
            </w:r>
            <w:bookmarkEnd w:id="108"/>
            <w:r>
              <w:rPr>
                <w:rFonts w:hint="eastAsia" w:ascii="Times New Roman" w:hAnsi="Times New Roman"/>
              </w:rPr>
              <w:t>（</w:t>
            </w:r>
            <w:bookmarkStart w:id="109" w:name="OLE_LINK71"/>
            <w:r>
              <w:rPr>
                <w:rFonts w:hint="eastAsia" w:ascii="Times New Roman" w:hAnsi="Times New Roman"/>
              </w:rPr>
              <w:t>整体尺寸</w:t>
            </w:r>
            <w:bookmarkEnd w:id="109"/>
            <w:r>
              <w:rPr>
                <w:rFonts w:hint="eastAsia" w:ascii="Times New Roman" w:hAnsi="Times New Roman"/>
              </w:rPr>
              <w:t>2</w:t>
            </w:r>
            <w:r>
              <w:rPr>
                <w:rFonts w:ascii="Times New Roman" w:hAnsi="Times New Roman"/>
              </w:rPr>
              <w:t>20*270*50mm</w:t>
            </w:r>
            <w:r>
              <w:rPr>
                <w:rFonts w:hint="eastAsia" w:ascii="Times New Roman" w:hAnsi="Times New Roman"/>
              </w:rPr>
              <w:t>）±3</w:t>
            </w:r>
            <w:r>
              <w:rPr>
                <w:rFonts w:ascii="Times New Roman" w:hAnsi="Times New Roman"/>
              </w:rPr>
              <w:t>%</w:t>
            </w:r>
            <w:commentRangeEnd w:id="38"/>
            <w:r>
              <w:commentReference w:id="38"/>
            </w:r>
          </w:p>
        </w:tc>
        <w:tc>
          <w:tcPr>
            <w:tcW w:w="1584" w:type="dxa"/>
            <w:noWrap w:val="0"/>
            <w:vAlign w:val="center"/>
          </w:tcPr>
          <w:p>
            <w:pPr>
              <w:jc w:val="center"/>
              <w:rPr>
                <w:rFonts w:ascii="Times New Roman" w:hAnsi="Times New Roman"/>
                <w:szCs w:val="24"/>
              </w:rPr>
            </w:pPr>
            <w:r>
              <w:rPr>
                <w:rFonts w:hint="eastAsia" w:ascii="Times New Roman" w:hAnsi="Times New Roman"/>
                <w:szCs w:val="24"/>
              </w:rPr>
              <w:t>板材</w:t>
            </w:r>
          </w:p>
        </w:tc>
        <w:tc>
          <w:tcPr>
            <w:tcW w:w="852" w:type="dxa"/>
            <w:noWrap w:val="0"/>
            <w:vAlign w:val="center"/>
          </w:tcPr>
          <w:p>
            <w:pPr>
              <w:jc w:val="center"/>
              <w:rPr>
                <w:rFonts w:ascii="Times New Roman" w:hAnsi="Times New Roman"/>
              </w:rPr>
            </w:pPr>
            <w:r>
              <w:rPr>
                <w:rFonts w:hint="eastAsia" w:ascii="Times New Roman" w:hAnsi="Times New Roman"/>
                <w:szCs w:val="24"/>
              </w:rPr>
              <w:t>1</w:t>
            </w:r>
          </w:p>
        </w:tc>
        <w:tc>
          <w:tcPr>
            <w:tcW w:w="789" w:type="dxa"/>
            <w:noWrap w:val="0"/>
            <w:vAlign w:val="center"/>
          </w:tcPr>
          <w:p>
            <w:pPr>
              <w:jc w:val="center"/>
              <w:rPr>
                <w:rFonts w:ascii="Times New Roman" w:hAnsi="Times New Roman"/>
                <w:szCs w:val="24"/>
              </w:rPr>
            </w:pPr>
          </w:p>
          <w:p>
            <w:pPr>
              <w:jc w:val="center"/>
              <w:rPr>
                <w:rFonts w:ascii="Times New Roman" w:hAnsi="Times New Roman"/>
              </w:rPr>
            </w:pPr>
            <w:r>
              <w:rPr>
                <w:rFonts w:hint="eastAsia" w:ascii="Times New Roman" w:hAnsi="Times New Roman"/>
                <w:szCs w:val="24"/>
              </w:rPr>
              <w:t>块</w:t>
            </w:r>
          </w:p>
        </w:tc>
        <w:tc>
          <w:tcPr>
            <w:tcW w:w="3492" w:type="dxa"/>
            <w:noWrap w:val="0"/>
            <w:vAlign w:val="top"/>
          </w:tcPr>
          <w:p>
            <w:pPr>
              <w:jc w:val="left"/>
              <w:rPr>
                <w:rFonts w:ascii="Times New Roman" w:hAnsi="Times New Roman"/>
              </w:rPr>
            </w:pPr>
            <w:r>
              <w:rPr>
                <w:rFonts w:hint="eastAsia" w:ascii="Times New Roman" w:hAnsi="Times New Roman"/>
                <w:szCs w:val="24"/>
              </w:rPr>
              <w:t>尺寸：2</w:t>
            </w:r>
            <w:r>
              <w:rPr>
                <w:rFonts w:ascii="Times New Roman" w:hAnsi="Times New Roman"/>
                <w:szCs w:val="24"/>
              </w:rPr>
              <w:t>00*170*18mm</w:t>
            </w:r>
            <w:r>
              <w:rPr>
                <w:rFonts w:hint="eastAsia" w:ascii="Times New Roman" w:hAnsi="Times New Roman"/>
                <w:szCs w:val="24"/>
              </w:rPr>
              <w:t>三面封边，一面不封边，可看见内部基材，封边平整均匀。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jc w:val="center"/>
        </w:trPr>
        <w:tc>
          <w:tcPr>
            <w:tcW w:w="691" w:type="dxa"/>
            <w:vMerge w:val="continue"/>
            <w:noWrap w:val="0"/>
            <w:vAlign w:val="center"/>
          </w:tcPr>
          <w:p>
            <w:pPr>
              <w:jc w:val="center"/>
              <w:rPr>
                <w:rFonts w:ascii="Times New Roman" w:hAnsi="Times New Roman"/>
                <w:szCs w:val="24"/>
              </w:rPr>
            </w:pPr>
          </w:p>
        </w:tc>
        <w:tc>
          <w:tcPr>
            <w:tcW w:w="1803" w:type="dxa"/>
            <w:vMerge w:val="continue"/>
            <w:noWrap w:val="0"/>
            <w:vAlign w:val="center"/>
          </w:tcPr>
          <w:p>
            <w:pPr>
              <w:rPr>
                <w:rFonts w:ascii="Times New Roman" w:hAnsi="Times New Roman"/>
                <w:szCs w:val="24"/>
              </w:rPr>
            </w:pPr>
          </w:p>
        </w:tc>
        <w:tc>
          <w:tcPr>
            <w:tcW w:w="1584" w:type="dxa"/>
            <w:noWrap w:val="0"/>
            <w:vAlign w:val="center"/>
          </w:tcPr>
          <w:p>
            <w:pPr>
              <w:jc w:val="center"/>
              <w:rPr>
                <w:rFonts w:ascii="Times New Roman" w:hAnsi="Times New Roman"/>
                <w:szCs w:val="24"/>
              </w:rPr>
            </w:pPr>
            <w:bookmarkStart w:id="110" w:name="OLE_LINK58"/>
            <w:r>
              <w:rPr>
                <w:rFonts w:hint="eastAsia" w:ascii="Times New Roman" w:hAnsi="Times New Roman"/>
                <w:szCs w:val="24"/>
              </w:rPr>
              <w:t>铝合金床框和立柱的连接件</w:t>
            </w:r>
            <w:bookmarkEnd w:id="110"/>
          </w:p>
        </w:tc>
        <w:tc>
          <w:tcPr>
            <w:tcW w:w="852" w:type="dxa"/>
            <w:noWrap w:val="0"/>
            <w:vAlign w:val="center"/>
          </w:tcPr>
          <w:p>
            <w:pPr>
              <w:jc w:val="center"/>
              <w:rPr>
                <w:rFonts w:ascii="Times New Roman" w:hAnsi="Times New Roman"/>
                <w:szCs w:val="24"/>
              </w:rPr>
            </w:pPr>
            <w:r>
              <w:rPr>
                <w:rFonts w:hint="eastAsia" w:ascii="Times New Roman" w:hAnsi="Times New Roman"/>
                <w:szCs w:val="24"/>
              </w:rPr>
              <w:t>1</w:t>
            </w:r>
          </w:p>
        </w:tc>
        <w:tc>
          <w:tcPr>
            <w:tcW w:w="789" w:type="dxa"/>
            <w:noWrap w:val="0"/>
            <w:vAlign w:val="center"/>
          </w:tcPr>
          <w:p>
            <w:pPr>
              <w:jc w:val="center"/>
              <w:rPr>
                <w:rFonts w:ascii="Times New Roman" w:hAnsi="Times New Roman"/>
                <w:szCs w:val="24"/>
              </w:rPr>
            </w:pPr>
            <w:r>
              <w:rPr>
                <w:rFonts w:hint="eastAsia" w:ascii="Times New Roman" w:hAnsi="Times New Roman"/>
                <w:szCs w:val="24"/>
              </w:rPr>
              <w:t>个</w:t>
            </w:r>
          </w:p>
        </w:tc>
        <w:tc>
          <w:tcPr>
            <w:tcW w:w="3492" w:type="dxa"/>
            <w:noWrap w:val="0"/>
            <w:vAlign w:val="top"/>
          </w:tcPr>
          <w:p>
            <w:pPr>
              <w:jc w:val="left"/>
              <w:rPr>
                <w:rFonts w:ascii="Times New Roman" w:hAnsi="Times New Roman"/>
                <w:szCs w:val="24"/>
              </w:rPr>
            </w:pPr>
            <w:r>
              <w:rPr>
                <w:rFonts w:hint="eastAsia" w:ascii="Times New Roman" w:hAnsi="Times New Roman"/>
                <w:szCs w:val="24"/>
              </w:rPr>
              <w:t>规格≥</w:t>
            </w:r>
            <w:r>
              <w:rPr>
                <w:rFonts w:ascii="Times New Roman" w:hAnsi="Times New Roman"/>
                <w:szCs w:val="24"/>
              </w:rPr>
              <w:t>50*30*110mm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jc w:val="center"/>
        </w:trPr>
        <w:tc>
          <w:tcPr>
            <w:tcW w:w="691" w:type="dxa"/>
            <w:vMerge w:val="continue"/>
            <w:noWrap w:val="0"/>
            <w:vAlign w:val="center"/>
          </w:tcPr>
          <w:p>
            <w:pPr>
              <w:jc w:val="center"/>
              <w:rPr>
                <w:rFonts w:ascii="Times New Roman" w:hAnsi="Times New Roman"/>
                <w:szCs w:val="24"/>
              </w:rPr>
            </w:pPr>
          </w:p>
        </w:tc>
        <w:tc>
          <w:tcPr>
            <w:tcW w:w="1803" w:type="dxa"/>
            <w:vMerge w:val="continue"/>
            <w:noWrap w:val="0"/>
            <w:vAlign w:val="center"/>
          </w:tcPr>
          <w:p>
            <w:pPr>
              <w:rPr>
                <w:rFonts w:ascii="Times New Roman" w:hAnsi="Times New Roman"/>
                <w:szCs w:val="24"/>
              </w:rPr>
            </w:pPr>
          </w:p>
        </w:tc>
        <w:tc>
          <w:tcPr>
            <w:tcW w:w="1584" w:type="dxa"/>
            <w:noWrap w:val="0"/>
            <w:vAlign w:val="center"/>
          </w:tcPr>
          <w:p>
            <w:pPr>
              <w:jc w:val="center"/>
              <w:rPr>
                <w:rFonts w:ascii="Times New Roman" w:hAnsi="Times New Roman"/>
                <w:szCs w:val="24"/>
              </w:rPr>
            </w:pPr>
            <w:r>
              <w:rPr>
                <w:rFonts w:hint="eastAsia" w:ascii="Times New Roman" w:hAnsi="Times New Roman"/>
                <w:szCs w:val="24"/>
              </w:rPr>
              <w:t>塑料护栏转接件</w:t>
            </w:r>
          </w:p>
        </w:tc>
        <w:tc>
          <w:tcPr>
            <w:tcW w:w="852" w:type="dxa"/>
            <w:noWrap w:val="0"/>
            <w:vAlign w:val="center"/>
          </w:tcPr>
          <w:p>
            <w:pPr>
              <w:jc w:val="center"/>
              <w:rPr>
                <w:rFonts w:ascii="Times New Roman" w:hAnsi="Times New Roman"/>
                <w:szCs w:val="24"/>
              </w:rPr>
            </w:pPr>
            <w:r>
              <w:rPr>
                <w:rFonts w:hint="eastAsia" w:ascii="Times New Roman" w:hAnsi="Times New Roman"/>
                <w:szCs w:val="24"/>
              </w:rPr>
              <w:t>1</w:t>
            </w:r>
          </w:p>
        </w:tc>
        <w:tc>
          <w:tcPr>
            <w:tcW w:w="789" w:type="dxa"/>
            <w:noWrap w:val="0"/>
            <w:vAlign w:val="center"/>
          </w:tcPr>
          <w:p>
            <w:pPr>
              <w:jc w:val="center"/>
              <w:rPr>
                <w:rFonts w:ascii="Times New Roman" w:hAnsi="Times New Roman"/>
                <w:szCs w:val="24"/>
              </w:rPr>
            </w:pPr>
            <w:r>
              <w:rPr>
                <w:rFonts w:hint="eastAsia" w:ascii="Times New Roman" w:hAnsi="Times New Roman"/>
                <w:szCs w:val="24"/>
              </w:rPr>
              <w:t>个</w:t>
            </w:r>
          </w:p>
        </w:tc>
        <w:tc>
          <w:tcPr>
            <w:tcW w:w="3492" w:type="dxa"/>
            <w:noWrap w:val="0"/>
            <w:vAlign w:val="top"/>
          </w:tcPr>
          <w:p>
            <w:pPr>
              <w:jc w:val="left"/>
              <w:rPr>
                <w:rFonts w:ascii="Times New Roman" w:hAnsi="Times New Roman"/>
                <w:szCs w:val="24"/>
              </w:rPr>
            </w:pPr>
            <w:r>
              <w:rPr>
                <w:rFonts w:hint="eastAsia" w:ascii="Times New Roman" w:hAnsi="Times New Roman"/>
                <w:szCs w:val="24"/>
              </w:rPr>
              <w:t>尺寸为≥</w:t>
            </w:r>
            <w:r>
              <w:rPr>
                <w:rFonts w:hint="eastAsia"/>
                <w:sz w:val="22"/>
              </w:rPr>
              <w:t>96mm*51mm*71mm，整体注塑成型。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jc w:val="center"/>
        </w:trPr>
        <w:tc>
          <w:tcPr>
            <w:tcW w:w="691" w:type="dxa"/>
            <w:vMerge w:val="continue"/>
            <w:noWrap w:val="0"/>
            <w:vAlign w:val="center"/>
          </w:tcPr>
          <w:p>
            <w:pPr>
              <w:jc w:val="center"/>
              <w:rPr>
                <w:rFonts w:ascii="Times New Roman" w:hAnsi="Times New Roman"/>
                <w:szCs w:val="24"/>
              </w:rPr>
            </w:pPr>
          </w:p>
        </w:tc>
        <w:tc>
          <w:tcPr>
            <w:tcW w:w="1803" w:type="dxa"/>
            <w:vMerge w:val="continue"/>
            <w:noWrap w:val="0"/>
            <w:vAlign w:val="center"/>
          </w:tcPr>
          <w:p>
            <w:pPr>
              <w:rPr>
                <w:rFonts w:ascii="Times New Roman" w:hAnsi="Times New Roman"/>
                <w:szCs w:val="24"/>
              </w:rPr>
            </w:pPr>
          </w:p>
        </w:tc>
        <w:tc>
          <w:tcPr>
            <w:tcW w:w="1584" w:type="dxa"/>
            <w:noWrap w:val="0"/>
            <w:vAlign w:val="center"/>
          </w:tcPr>
          <w:p>
            <w:pPr>
              <w:jc w:val="center"/>
              <w:rPr>
                <w:rFonts w:ascii="Times New Roman" w:hAnsi="Times New Roman"/>
                <w:szCs w:val="24"/>
              </w:rPr>
            </w:pPr>
            <w:r>
              <w:rPr>
                <w:rFonts w:hint="eastAsia" w:ascii="Times New Roman" w:hAnsi="Times New Roman"/>
                <w:szCs w:val="24"/>
              </w:rPr>
              <w:t>小立柱</w:t>
            </w:r>
          </w:p>
        </w:tc>
        <w:tc>
          <w:tcPr>
            <w:tcW w:w="852" w:type="dxa"/>
            <w:noWrap w:val="0"/>
            <w:vAlign w:val="center"/>
          </w:tcPr>
          <w:p>
            <w:pPr>
              <w:jc w:val="center"/>
              <w:rPr>
                <w:rFonts w:ascii="Times New Roman" w:hAnsi="Times New Roman"/>
                <w:szCs w:val="24"/>
              </w:rPr>
            </w:pPr>
            <w:r>
              <w:rPr>
                <w:rFonts w:hint="eastAsia" w:ascii="Times New Roman" w:hAnsi="Times New Roman"/>
                <w:szCs w:val="24"/>
              </w:rPr>
              <w:t>1</w:t>
            </w:r>
          </w:p>
        </w:tc>
        <w:tc>
          <w:tcPr>
            <w:tcW w:w="789" w:type="dxa"/>
            <w:noWrap w:val="0"/>
            <w:vAlign w:val="center"/>
          </w:tcPr>
          <w:p>
            <w:pPr>
              <w:jc w:val="center"/>
              <w:rPr>
                <w:rFonts w:ascii="Times New Roman" w:hAnsi="Times New Roman"/>
                <w:szCs w:val="24"/>
              </w:rPr>
            </w:pPr>
            <w:r>
              <w:rPr>
                <w:rFonts w:hint="eastAsia" w:ascii="Times New Roman" w:hAnsi="Times New Roman"/>
                <w:szCs w:val="24"/>
              </w:rPr>
              <w:t>根</w:t>
            </w:r>
          </w:p>
        </w:tc>
        <w:tc>
          <w:tcPr>
            <w:tcW w:w="3492" w:type="dxa"/>
            <w:noWrap w:val="0"/>
            <w:vAlign w:val="top"/>
          </w:tcPr>
          <w:p>
            <w:pPr>
              <w:jc w:val="left"/>
              <w:rPr>
                <w:rFonts w:ascii="Times New Roman" w:hAnsi="Times New Roman"/>
                <w:szCs w:val="24"/>
              </w:rPr>
            </w:pPr>
            <w:r>
              <w:rPr>
                <w:rFonts w:hint="eastAsia" w:ascii="Times New Roman" w:hAnsi="Times New Roman"/>
                <w:szCs w:val="24"/>
              </w:rPr>
              <w:t>立柱剖面尺寸≥</w:t>
            </w:r>
            <w:r>
              <w:rPr>
                <w:rFonts w:ascii="Times New Roman" w:hAnsi="Times New Roman"/>
                <w:szCs w:val="24"/>
              </w:rPr>
              <w:t>50</w:t>
            </w:r>
            <w:r>
              <w:rPr>
                <w:rFonts w:hint="eastAsia" w:ascii="Times New Roman" w:hAnsi="Times New Roman"/>
                <w:szCs w:val="24"/>
              </w:rPr>
              <w:t>mm*</w:t>
            </w:r>
            <w:r>
              <w:rPr>
                <w:rFonts w:ascii="Times New Roman" w:hAnsi="Times New Roman"/>
                <w:szCs w:val="24"/>
              </w:rPr>
              <w:t>40</w:t>
            </w:r>
            <w:r>
              <w:rPr>
                <w:rFonts w:hint="eastAsia" w:ascii="Times New Roman" w:hAnsi="Times New Roman"/>
                <w:szCs w:val="24"/>
              </w:rPr>
              <w:t>mm*1.2mm，L型安全倒角钢管，内短边2</w:t>
            </w:r>
            <w:r>
              <w:rPr>
                <w:rFonts w:ascii="Times New Roman" w:hAnsi="Times New Roman"/>
                <w:szCs w:val="24"/>
              </w:rPr>
              <w:t>0mm</w:t>
            </w:r>
            <w:r>
              <w:rPr>
                <w:rFonts w:hint="eastAsia" w:ascii="Times New Roman" w:hAnsi="Times New Roman"/>
                <w:szCs w:val="24"/>
              </w:rPr>
              <w:t>，内长边3</w:t>
            </w:r>
            <w:r>
              <w:rPr>
                <w:rFonts w:ascii="Times New Roman" w:hAnsi="Times New Roman"/>
                <w:szCs w:val="24"/>
              </w:rPr>
              <w:t>0mm</w:t>
            </w:r>
            <w:r>
              <w:rPr>
                <w:rFonts w:hint="eastAsia" w:ascii="Times New Roman" w:hAnsi="Times New Roman"/>
                <w:szCs w:val="24"/>
              </w:rPr>
              <w:t>，静电喷粉饰面，表面光滑、均匀、饱满。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691" w:type="dxa"/>
            <w:vMerge w:val="continue"/>
            <w:noWrap w:val="0"/>
            <w:vAlign w:val="center"/>
          </w:tcPr>
          <w:p>
            <w:pPr>
              <w:jc w:val="center"/>
              <w:rPr>
                <w:rFonts w:ascii="Times New Roman" w:hAnsi="Times New Roman"/>
                <w:szCs w:val="24"/>
              </w:rPr>
            </w:pPr>
          </w:p>
        </w:tc>
        <w:tc>
          <w:tcPr>
            <w:tcW w:w="1803" w:type="dxa"/>
            <w:vMerge w:val="continue"/>
            <w:noWrap w:val="0"/>
            <w:vAlign w:val="center"/>
          </w:tcPr>
          <w:p>
            <w:pPr>
              <w:rPr>
                <w:rFonts w:ascii="Times New Roman" w:hAnsi="Times New Roman"/>
                <w:szCs w:val="24"/>
              </w:rPr>
            </w:pPr>
          </w:p>
        </w:tc>
        <w:tc>
          <w:tcPr>
            <w:tcW w:w="1584" w:type="dxa"/>
            <w:noWrap w:val="0"/>
            <w:vAlign w:val="center"/>
          </w:tcPr>
          <w:p>
            <w:pPr>
              <w:jc w:val="center"/>
              <w:rPr>
                <w:rFonts w:ascii="Times New Roman" w:hAnsi="Times New Roman"/>
                <w:szCs w:val="24"/>
              </w:rPr>
            </w:pPr>
            <w:r>
              <w:rPr>
                <w:rFonts w:hint="eastAsia" w:ascii="Times New Roman" w:hAnsi="Times New Roman"/>
                <w:szCs w:val="24"/>
              </w:rPr>
              <w:t>铝合金顶盖管</w:t>
            </w:r>
          </w:p>
        </w:tc>
        <w:tc>
          <w:tcPr>
            <w:tcW w:w="852" w:type="dxa"/>
            <w:noWrap w:val="0"/>
            <w:vAlign w:val="center"/>
          </w:tcPr>
          <w:p>
            <w:pPr>
              <w:jc w:val="center"/>
              <w:rPr>
                <w:rFonts w:ascii="Times New Roman" w:hAnsi="Times New Roman"/>
                <w:szCs w:val="24"/>
              </w:rPr>
            </w:pPr>
            <w:r>
              <w:rPr>
                <w:rFonts w:hint="eastAsia" w:ascii="Times New Roman" w:hAnsi="Times New Roman"/>
                <w:szCs w:val="24"/>
              </w:rPr>
              <w:t>1</w:t>
            </w:r>
          </w:p>
        </w:tc>
        <w:tc>
          <w:tcPr>
            <w:tcW w:w="789" w:type="dxa"/>
            <w:noWrap w:val="0"/>
            <w:vAlign w:val="center"/>
          </w:tcPr>
          <w:p>
            <w:pPr>
              <w:jc w:val="center"/>
              <w:rPr>
                <w:rFonts w:ascii="Times New Roman" w:hAnsi="Times New Roman"/>
                <w:szCs w:val="24"/>
              </w:rPr>
            </w:pPr>
            <w:r>
              <w:rPr>
                <w:rFonts w:hint="eastAsia" w:ascii="Times New Roman" w:hAnsi="Times New Roman"/>
                <w:szCs w:val="24"/>
              </w:rPr>
              <w:t>根</w:t>
            </w:r>
          </w:p>
        </w:tc>
        <w:tc>
          <w:tcPr>
            <w:tcW w:w="3492" w:type="dxa"/>
            <w:noWrap w:val="0"/>
            <w:vAlign w:val="top"/>
          </w:tcPr>
          <w:p>
            <w:pPr>
              <w:jc w:val="left"/>
              <w:rPr>
                <w:rFonts w:ascii="Times New Roman" w:hAnsi="Times New Roman"/>
                <w:szCs w:val="24"/>
              </w:rPr>
            </w:pPr>
            <w:r>
              <w:rPr>
                <w:rFonts w:hint="eastAsia" w:ascii="Times New Roman" w:hAnsi="Times New Roman"/>
                <w:szCs w:val="24"/>
              </w:rPr>
              <w:t>剖面尺寸≥</w:t>
            </w:r>
            <w:r>
              <w:rPr>
                <w:rFonts w:ascii="Times New Roman" w:hAnsi="Times New Roman"/>
                <w:szCs w:val="24"/>
              </w:rPr>
              <w:t>50*30*1.2mm</w:t>
            </w:r>
            <w:r>
              <w:rPr>
                <w:rFonts w:hint="eastAsia" w:ascii="Times New Roman" w:hAnsi="Times New Roman"/>
                <w:szCs w:val="24"/>
              </w:rPr>
              <w:t>异型管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691" w:type="dxa"/>
            <w:vMerge w:val="continue"/>
            <w:noWrap w:val="0"/>
            <w:vAlign w:val="center"/>
          </w:tcPr>
          <w:p>
            <w:pPr>
              <w:jc w:val="center"/>
              <w:rPr>
                <w:rFonts w:ascii="Times New Roman" w:hAnsi="Times New Roman"/>
                <w:szCs w:val="24"/>
              </w:rPr>
            </w:pPr>
          </w:p>
        </w:tc>
        <w:tc>
          <w:tcPr>
            <w:tcW w:w="1803" w:type="dxa"/>
            <w:vMerge w:val="continue"/>
            <w:noWrap w:val="0"/>
            <w:vAlign w:val="center"/>
          </w:tcPr>
          <w:p>
            <w:pPr>
              <w:rPr>
                <w:rFonts w:ascii="Times New Roman" w:hAnsi="Times New Roman"/>
                <w:szCs w:val="24"/>
              </w:rPr>
            </w:pPr>
          </w:p>
        </w:tc>
        <w:tc>
          <w:tcPr>
            <w:tcW w:w="1584" w:type="dxa"/>
            <w:noWrap w:val="0"/>
            <w:vAlign w:val="center"/>
          </w:tcPr>
          <w:p>
            <w:pPr>
              <w:jc w:val="center"/>
              <w:rPr>
                <w:rFonts w:ascii="Times New Roman" w:hAnsi="Times New Roman"/>
                <w:szCs w:val="24"/>
              </w:rPr>
            </w:pPr>
            <w:r>
              <w:rPr>
                <w:rFonts w:hint="eastAsia" w:ascii="Times New Roman" w:hAnsi="Times New Roman"/>
                <w:szCs w:val="24"/>
              </w:rPr>
              <w:t>钢管</w:t>
            </w:r>
          </w:p>
        </w:tc>
        <w:tc>
          <w:tcPr>
            <w:tcW w:w="852" w:type="dxa"/>
            <w:noWrap w:val="0"/>
            <w:vAlign w:val="center"/>
          </w:tcPr>
          <w:p>
            <w:pPr>
              <w:jc w:val="center"/>
              <w:rPr>
                <w:rFonts w:ascii="Times New Roman" w:hAnsi="Times New Roman"/>
                <w:szCs w:val="24"/>
              </w:rPr>
            </w:pPr>
            <w:r>
              <w:rPr>
                <w:rFonts w:hint="eastAsia" w:ascii="Times New Roman" w:hAnsi="Times New Roman"/>
                <w:szCs w:val="24"/>
              </w:rPr>
              <w:t>1</w:t>
            </w:r>
          </w:p>
        </w:tc>
        <w:tc>
          <w:tcPr>
            <w:tcW w:w="789" w:type="dxa"/>
            <w:noWrap w:val="0"/>
            <w:vAlign w:val="center"/>
          </w:tcPr>
          <w:p>
            <w:pPr>
              <w:jc w:val="center"/>
              <w:rPr>
                <w:rFonts w:ascii="Times New Roman" w:hAnsi="Times New Roman"/>
                <w:szCs w:val="24"/>
              </w:rPr>
            </w:pPr>
            <w:r>
              <w:rPr>
                <w:rFonts w:hint="eastAsia" w:ascii="Times New Roman" w:hAnsi="Times New Roman"/>
                <w:szCs w:val="24"/>
              </w:rPr>
              <w:t>根</w:t>
            </w:r>
          </w:p>
        </w:tc>
        <w:tc>
          <w:tcPr>
            <w:tcW w:w="3492" w:type="dxa"/>
            <w:noWrap w:val="0"/>
            <w:vAlign w:val="top"/>
          </w:tcPr>
          <w:p>
            <w:pPr>
              <w:jc w:val="left"/>
              <w:rPr>
                <w:rFonts w:ascii="Times New Roman" w:hAnsi="Times New Roman"/>
                <w:szCs w:val="24"/>
              </w:rPr>
            </w:pPr>
            <w:r>
              <w:rPr>
                <w:rFonts w:hint="eastAsia" w:ascii="Times New Roman" w:hAnsi="Times New Roman"/>
                <w:szCs w:val="24"/>
              </w:rPr>
              <w:t>剖面尺寸≥80*20*1.2mm矩形管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691" w:type="dxa"/>
            <w:vMerge w:val="restart"/>
            <w:noWrap w:val="0"/>
            <w:vAlign w:val="center"/>
          </w:tcPr>
          <w:p>
            <w:pPr>
              <w:jc w:val="center"/>
              <w:rPr>
                <w:rFonts w:ascii="Times New Roman" w:hAnsi="Times New Roman"/>
                <w:szCs w:val="24"/>
              </w:rPr>
            </w:pPr>
            <w:r>
              <w:rPr>
                <w:rFonts w:ascii="Times New Roman" w:hAnsi="Times New Roman"/>
                <w:szCs w:val="24"/>
              </w:rPr>
              <w:t>2</w:t>
            </w:r>
          </w:p>
        </w:tc>
        <w:tc>
          <w:tcPr>
            <w:tcW w:w="1803" w:type="dxa"/>
            <w:vMerge w:val="restart"/>
            <w:noWrap w:val="0"/>
            <w:vAlign w:val="center"/>
          </w:tcPr>
          <w:p>
            <w:pPr>
              <w:rPr>
                <w:rFonts w:ascii="Times New Roman" w:hAnsi="Times New Roman"/>
                <w:szCs w:val="24"/>
              </w:rPr>
            </w:pPr>
            <w:r>
              <w:rPr>
                <w:rFonts w:hint="eastAsia" w:ascii="Times New Roman" w:hAnsi="Times New Roman"/>
                <w:szCs w:val="24"/>
              </w:rPr>
              <w:t>门板小样（</w:t>
            </w:r>
            <w:bookmarkStart w:id="111" w:name="OLE_LINK74"/>
            <w:r>
              <w:rPr>
                <w:rFonts w:hint="eastAsia" w:ascii="Times New Roman" w:hAnsi="Times New Roman"/>
                <w:szCs w:val="24"/>
              </w:rPr>
              <w:t>尺寸2</w:t>
            </w:r>
            <w:r>
              <w:rPr>
                <w:rFonts w:ascii="Times New Roman" w:hAnsi="Times New Roman"/>
                <w:szCs w:val="24"/>
              </w:rPr>
              <w:t>80*</w:t>
            </w:r>
            <w:bookmarkStart w:id="112" w:name="OLE_LINK75"/>
            <w:r>
              <w:rPr>
                <w:rFonts w:ascii="Times New Roman" w:hAnsi="Times New Roman"/>
                <w:szCs w:val="24"/>
              </w:rPr>
              <w:t>200mm</w:t>
            </w:r>
            <w:bookmarkEnd w:id="111"/>
            <w:bookmarkEnd w:id="112"/>
            <w:r>
              <w:rPr>
                <w:rFonts w:hint="eastAsia" w:ascii="Times New Roman" w:hAnsi="Times New Roman"/>
                <w:szCs w:val="24"/>
              </w:rPr>
              <w:t>）</w:t>
            </w:r>
            <w:r>
              <w:rPr>
                <w:rFonts w:hint="eastAsia" w:ascii="Times New Roman" w:hAnsi="Times New Roman"/>
              </w:rPr>
              <w:t>±3</w:t>
            </w:r>
            <w:r>
              <w:rPr>
                <w:rFonts w:ascii="Times New Roman" w:hAnsi="Times New Roman"/>
              </w:rPr>
              <w:t>%</w:t>
            </w:r>
          </w:p>
        </w:tc>
        <w:tc>
          <w:tcPr>
            <w:tcW w:w="1584" w:type="dxa"/>
            <w:noWrap w:val="0"/>
            <w:vAlign w:val="center"/>
          </w:tcPr>
          <w:p>
            <w:pPr>
              <w:jc w:val="center"/>
              <w:rPr>
                <w:rFonts w:ascii="Times New Roman" w:hAnsi="Times New Roman"/>
                <w:szCs w:val="24"/>
              </w:rPr>
            </w:pPr>
            <w:r>
              <w:rPr>
                <w:rFonts w:hint="eastAsia" w:ascii="Times New Roman" w:hAnsi="Times New Roman"/>
                <w:szCs w:val="24"/>
              </w:rPr>
              <w:t>板材</w:t>
            </w:r>
          </w:p>
        </w:tc>
        <w:tc>
          <w:tcPr>
            <w:tcW w:w="852" w:type="dxa"/>
            <w:noWrap w:val="0"/>
            <w:vAlign w:val="center"/>
          </w:tcPr>
          <w:p>
            <w:pPr>
              <w:jc w:val="center"/>
              <w:rPr>
                <w:rFonts w:ascii="Times New Roman" w:hAnsi="Times New Roman"/>
                <w:szCs w:val="24"/>
              </w:rPr>
            </w:pPr>
            <w:r>
              <w:rPr>
                <w:rFonts w:hint="eastAsia" w:ascii="Times New Roman" w:hAnsi="Times New Roman"/>
                <w:szCs w:val="24"/>
              </w:rPr>
              <w:t>1</w:t>
            </w:r>
          </w:p>
        </w:tc>
        <w:tc>
          <w:tcPr>
            <w:tcW w:w="789" w:type="dxa"/>
            <w:noWrap w:val="0"/>
            <w:vAlign w:val="center"/>
          </w:tcPr>
          <w:p>
            <w:pPr>
              <w:jc w:val="center"/>
              <w:rPr>
                <w:rFonts w:ascii="Times New Roman" w:hAnsi="Times New Roman"/>
                <w:szCs w:val="24"/>
              </w:rPr>
            </w:pPr>
            <w:r>
              <w:rPr>
                <w:rFonts w:hint="eastAsia" w:ascii="Times New Roman" w:hAnsi="Times New Roman"/>
                <w:szCs w:val="24"/>
              </w:rPr>
              <w:t>块</w:t>
            </w:r>
          </w:p>
        </w:tc>
        <w:tc>
          <w:tcPr>
            <w:tcW w:w="3492" w:type="dxa"/>
            <w:noWrap w:val="0"/>
            <w:vAlign w:val="top"/>
          </w:tcPr>
          <w:p>
            <w:pPr>
              <w:jc w:val="left"/>
              <w:rPr>
                <w:rFonts w:ascii="Times New Roman" w:hAnsi="Times New Roman"/>
                <w:szCs w:val="24"/>
              </w:rPr>
            </w:pPr>
            <w:r>
              <w:rPr>
                <w:rFonts w:hint="eastAsia" w:ascii="Times New Roman" w:hAnsi="Times New Roman"/>
                <w:szCs w:val="24"/>
              </w:rPr>
              <w:t>尺寸2</w:t>
            </w:r>
            <w:r>
              <w:rPr>
                <w:rFonts w:ascii="Times New Roman" w:hAnsi="Times New Roman"/>
                <w:szCs w:val="24"/>
              </w:rPr>
              <w:t>80*200*18mm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jc w:val="center"/>
        </w:trPr>
        <w:tc>
          <w:tcPr>
            <w:tcW w:w="691" w:type="dxa"/>
            <w:vMerge w:val="continue"/>
            <w:noWrap w:val="0"/>
            <w:vAlign w:val="center"/>
          </w:tcPr>
          <w:p>
            <w:pPr>
              <w:jc w:val="center"/>
              <w:rPr>
                <w:rFonts w:ascii="Times New Roman" w:hAnsi="Times New Roman"/>
                <w:szCs w:val="24"/>
              </w:rPr>
            </w:pPr>
          </w:p>
        </w:tc>
        <w:tc>
          <w:tcPr>
            <w:tcW w:w="1803" w:type="dxa"/>
            <w:vMerge w:val="continue"/>
            <w:noWrap w:val="0"/>
            <w:vAlign w:val="center"/>
          </w:tcPr>
          <w:p>
            <w:pPr>
              <w:rPr>
                <w:rFonts w:ascii="Times New Roman" w:hAnsi="Times New Roman"/>
                <w:szCs w:val="24"/>
              </w:rPr>
            </w:pPr>
          </w:p>
        </w:tc>
        <w:tc>
          <w:tcPr>
            <w:tcW w:w="1584" w:type="dxa"/>
            <w:noWrap w:val="0"/>
            <w:vAlign w:val="center"/>
          </w:tcPr>
          <w:p>
            <w:pPr>
              <w:jc w:val="center"/>
              <w:rPr>
                <w:rFonts w:ascii="Times New Roman" w:hAnsi="Times New Roman"/>
                <w:szCs w:val="24"/>
              </w:rPr>
            </w:pPr>
            <w:bookmarkStart w:id="113" w:name="OLE_LINK60"/>
            <w:r>
              <w:rPr>
                <w:rFonts w:hint="eastAsia" w:ascii="Times New Roman" w:hAnsi="Times New Roman"/>
                <w:szCs w:val="24"/>
              </w:rPr>
              <w:t>拉手</w:t>
            </w:r>
            <w:bookmarkEnd w:id="113"/>
          </w:p>
        </w:tc>
        <w:tc>
          <w:tcPr>
            <w:tcW w:w="852" w:type="dxa"/>
            <w:noWrap w:val="0"/>
            <w:vAlign w:val="center"/>
          </w:tcPr>
          <w:p>
            <w:pPr>
              <w:jc w:val="center"/>
              <w:rPr>
                <w:rFonts w:ascii="Times New Roman" w:hAnsi="Times New Roman"/>
                <w:szCs w:val="24"/>
              </w:rPr>
            </w:pPr>
            <w:r>
              <w:rPr>
                <w:rFonts w:hint="eastAsia" w:ascii="Times New Roman" w:hAnsi="Times New Roman"/>
                <w:szCs w:val="24"/>
              </w:rPr>
              <w:t>1</w:t>
            </w:r>
          </w:p>
        </w:tc>
        <w:tc>
          <w:tcPr>
            <w:tcW w:w="789" w:type="dxa"/>
            <w:noWrap w:val="0"/>
            <w:vAlign w:val="center"/>
          </w:tcPr>
          <w:p>
            <w:pPr>
              <w:jc w:val="center"/>
              <w:rPr>
                <w:rFonts w:ascii="Times New Roman" w:hAnsi="Times New Roman"/>
                <w:szCs w:val="24"/>
              </w:rPr>
            </w:pPr>
            <w:r>
              <w:rPr>
                <w:rFonts w:hint="eastAsia" w:ascii="Times New Roman" w:hAnsi="Times New Roman"/>
                <w:szCs w:val="24"/>
              </w:rPr>
              <w:t>个</w:t>
            </w:r>
          </w:p>
        </w:tc>
        <w:tc>
          <w:tcPr>
            <w:tcW w:w="3492" w:type="dxa"/>
            <w:noWrap w:val="0"/>
            <w:vAlign w:val="top"/>
          </w:tcPr>
          <w:p>
            <w:pPr>
              <w:jc w:val="left"/>
              <w:rPr>
                <w:szCs w:val="21"/>
              </w:rPr>
            </w:pPr>
            <w:r>
              <w:rPr>
                <w:rFonts w:hint="eastAsia"/>
                <w:szCs w:val="21"/>
              </w:rPr>
              <w:t>拉手底座尺寸≥190mm*40mm*24.2mm，拉手盖尺寸：≥132mm*24mm*15mm。拉手底座为铝材、拉手盖为塑料材质；拉手底座与锁舌孔一体。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jc w:val="center"/>
        </w:trPr>
        <w:tc>
          <w:tcPr>
            <w:tcW w:w="691" w:type="dxa"/>
            <w:noWrap w:val="0"/>
            <w:vAlign w:val="center"/>
          </w:tcPr>
          <w:p>
            <w:pPr>
              <w:jc w:val="center"/>
              <w:rPr>
                <w:rFonts w:ascii="Times New Roman" w:hAnsi="Times New Roman"/>
                <w:szCs w:val="24"/>
              </w:rPr>
            </w:pPr>
            <w:r>
              <w:rPr>
                <w:rFonts w:hint="eastAsia" w:ascii="Times New Roman" w:hAnsi="Times New Roman"/>
                <w:szCs w:val="24"/>
              </w:rPr>
              <w:t>3</w:t>
            </w:r>
          </w:p>
        </w:tc>
        <w:tc>
          <w:tcPr>
            <w:tcW w:w="3387" w:type="dxa"/>
            <w:gridSpan w:val="2"/>
            <w:noWrap w:val="0"/>
            <w:vAlign w:val="center"/>
          </w:tcPr>
          <w:p>
            <w:pPr>
              <w:jc w:val="center"/>
              <w:rPr>
                <w:rFonts w:ascii="Times New Roman" w:hAnsi="Times New Roman"/>
                <w:szCs w:val="24"/>
              </w:rPr>
            </w:pPr>
            <w:r>
              <w:rPr>
                <w:rFonts w:hint="eastAsia" w:ascii="Times New Roman" w:hAnsi="Times New Roman"/>
                <w:szCs w:val="24"/>
              </w:rPr>
              <w:t>锁舌</w:t>
            </w:r>
          </w:p>
        </w:tc>
        <w:tc>
          <w:tcPr>
            <w:tcW w:w="852" w:type="dxa"/>
            <w:noWrap w:val="0"/>
            <w:vAlign w:val="center"/>
          </w:tcPr>
          <w:p>
            <w:pPr>
              <w:jc w:val="center"/>
              <w:rPr>
                <w:rFonts w:ascii="Times New Roman" w:hAnsi="Times New Roman"/>
                <w:szCs w:val="24"/>
              </w:rPr>
            </w:pPr>
            <w:r>
              <w:rPr>
                <w:rFonts w:hint="eastAsia" w:ascii="Times New Roman" w:hAnsi="Times New Roman"/>
                <w:szCs w:val="24"/>
              </w:rPr>
              <w:t>1</w:t>
            </w:r>
          </w:p>
        </w:tc>
        <w:tc>
          <w:tcPr>
            <w:tcW w:w="789" w:type="dxa"/>
            <w:noWrap w:val="0"/>
            <w:vAlign w:val="center"/>
          </w:tcPr>
          <w:p>
            <w:pPr>
              <w:jc w:val="center"/>
              <w:rPr>
                <w:rFonts w:ascii="Times New Roman" w:hAnsi="Times New Roman"/>
                <w:szCs w:val="24"/>
              </w:rPr>
            </w:pPr>
            <w:r>
              <w:rPr>
                <w:rFonts w:hint="eastAsia" w:ascii="Times New Roman" w:hAnsi="Times New Roman"/>
                <w:szCs w:val="24"/>
              </w:rPr>
              <w:t>个</w:t>
            </w:r>
          </w:p>
        </w:tc>
        <w:tc>
          <w:tcPr>
            <w:tcW w:w="3492" w:type="dxa"/>
            <w:noWrap w:val="0"/>
            <w:vAlign w:val="top"/>
          </w:tcPr>
          <w:p>
            <w:pPr>
              <w:jc w:val="left"/>
              <w:rPr>
                <w:szCs w:val="21"/>
              </w:rPr>
            </w:pPr>
            <w:r>
              <w:rPr>
                <w:rFonts w:hint="eastAsia"/>
                <w:szCs w:val="21"/>
              </w:rPr>
              <w:t>尺寸：</w:t>
            </w:r>
            <w:r>
              <w:rPr>
                <w:szCs w:val="21"/>
              </w:rPr>
              <w:t>72*54*51mm</w:t>
            </w:r>
            <w:r>
              <w:rPr>
                <w:rFonts w:hint="eastAsia"/>
                <w:szCs w:val="21"/>
              </w:rPr>
              <w:t>，一体注塑成型塑料件。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jc w:val="center"/>
        </w:trPr>
        <w:tc>
          <w:tcPr>
            <w:tcW w:w="691" w:type="dxa"/>
            <w:noWrap w:val="0"/>
            <w:vAlign w:val="center"/>
          </w:tcPr>
          <w:p>
            <w:pPr>
              <w:jc w:val="center"/>
              <w:rPr>
                <w:rFonts w:ascii="Times New Roman" w:hAnsi="Times New Roman"/>
                <w:szCs w:val="24"/>
              </w:rPr>
            </w:pPr>
            <w:r>
              <w:rPr>
                <w:rFonts w:hint="eastAsia" w:ascii="Times New Roman" w:hAnsi="Times New Roman"/>
                <w:szCs w:val="24"/>
              </w:rPr>
              <w:t>4</w:t>
            </w:r>
          </w:p>
        </w:tc>
        <w:tc>
          <w:tcPr>
            <w:tcW w:w="3387" w:type="dxa"/>
            <w:gridSpan w:val="2"/>
            <w:noWrap w:val="0"/>
            <w:vAlign w:val="center"/>
          </w:tcPr>
          <w:p>
            <w:pPr>
              <w:jc w:val="center"/>
              <w:rPr>
                <w:rFonts w:ascii="Times New Roman" w:hAnsi="Times New Roman"/>
                <w:szCs w:val="24"/>
              </w:rPr>
            </w:pPr>
            <w:r>
              <w:rPr>
                <w:rFonts w:hint="eastAsia" w:ascii="Times New Roman" w:hAnsi="Times New Roman"/>
                <w:szCs w:val="24"/>
              </w:rPr>
              <w:t>立柱</w:t>
            </w:r>
          </w:p>
        </w:tc>
        <w:tc>
          <w:tcPr>
            <w:tcW w:w="852" w:type="dxa"/>
            <w:noWrap w:val="0"/>
            <w:vAlign w:val="center"/>
          </w:tcPr>
          <w:p>
            <w:pPr>
              <w:jc w:val="center"/>
              <w:rPr>
                <w:rFonts w:ascii="Times New Roman" w:hAnsi="Times New Roman"/>
                <w:szCs w:val="24"/>
              </w:rPr>
            </w:pPr>
            <w:r>
              <w:rPr>
                <w:rFonts w:hint="eastAsia" w:ascii="Times New Roman" w:hAnsi="Times New Roman"/>
                <w:szCs w:val="24"/>
              </w:rPr>
              <w:t>1</w:t>
            </w:r>
          </w:p>
        </w:tc>
        <w:tc>
          <w:tcPr>
            <w:tcW w:w="789" w:type="dxa"/>
            <w:noWrap w:val="0"/>
            <w:vAlign w:val="center"/>
          </w:tcPr>
          <w:p>
            <w:pPr>
              <w:jc w:val="center"/>
              <w:rPr>
                <w:rFonts w:ascii="Times New Roman" w:hAnsi="Times New Roman"/>
                <w:szCs w:val="24"/>
              </w:rPr>
            </w:pPr>
            <w:r>
              <w:rPr>
                <w:rFonts w:hint="eastAsia" w:ascii="Times New Roman" w:hAnsi="Times New Roman"/>
                <w:szCs w:val="24"/>
              </w:rPr>
              <w:t>根</w:t>
            </w:r>
          </w:p>
        </w:tc>
        <w:tc>
          <w:tcPr>
            <w:tcW w:w="3492" w:type="dxa"/>
            <w:noWrap w:val="0"/>
            <w:vAlign w:val="top"/>
          </w:tcPr>
          <w:p>
            <w:pPr>
              <w:jc w:val="left"/>
              <w:rPr>
                <w:szCs w:val="21"/>
              </w:rPr>
            </w:pPr>
            <w:r>
              <w:rPr>
                <w:rFonts w:hint="eastAsia" w:ascii="Times New Roman" w:hAnsi="Times New Roman"/>
                <w:szCs w:val="24"/>
              </w:rPr>
              <w:t>立柱剖面尺寸≥</w:t>
            </w:r>
            <w:r>
              <w:rPr>
                <w:rFonts w:ascii="Times New Roman" w:hAnsi="Times New Roman"/>
                <w:szCs w:val="24"/>
              </w:rPr>
              <w:t>80</w:t>
            </w:r>
            <w:r>
              <w:rPr>
                <w:rFonts w:hint="eastAsia" w:ascii="Times New Roman" w:hAnsi="Times New Roman"/>
                <w:szCs w:val="24"/>
              </w:rPr>
              <w:t>mm*</w:t>
            </w:r>
            <w:r>
              <w:rPr>
                <w:rFonts w:ascii="Times New Roman" w:hAnsi="Times New Roman"/>
                <w:szCs w:val="24"/>
              </w:rPr>
              <w:t>40</w:t>
            </w:r>
            <w:r>
              <w:rPr>
                <w:rFonts w:hint="eastAsia" w:ascii="Times New Roman" w:hAnsi="Times New Roman"/>
                <w:szCs w:val="24"/>
              </w:rPr>
              <w:t>mm*1.2mm，L型安全倒角钢管，内短边2</w:t>
            </w:r>
            <w:r>
              <w:rPr>
                <w:rFonts w:ascii="Times New Roman" w:hAnsi="Times New Roman"/>
                <w:szCs w:val="24"/>
              </w:rPr>
              <w:t>0mm</w:t>
            </w:r>
            <w:r>
              <w:rPr>
                <w:rFonts w:hint="eastAsia" w:ascii="Times New Roman" w:hAnsi="Times New Roman"/>
                <w:szCs w:val="24"/>
              </w:rPr>
              <w:t>，内长边</w:t>
            </w:r>
            <w:r>
              <w:rPr>
                <w:rFonts w:ascii="Times New Roman" w:hAnsi="Times New Roman"/>
                <w:szCs w:val="24"/>
              </w:rPr>
              <w:t>60mm</w:t>
            </w:r>
            <w:r>
              <w:rPr>
                <w:rFonts w:hint="eastAsia" w:ascii="Times New Roman" w:hAnsi="Times New Roman"/>
                <w:szCs w:val="24"/>
              </w:rPr>
              <w:t>，静电喷粉饰面，表面光滑、均匀、饱满。</w:t>
            </w:r>
          </w:p>
        </w:tc>
      </w:tr>
    </w:tbl>
    <w:p>
      <w:pPr>
        <w:rPr>
          <w:color w:val="FF0000"/>
          <w:szCs w:val="21"/>
        </w:rPr>
      </w:pPr>
      <w:r>
        <w:rPr>
          <w:rFonts w:hint="eastAsia"/>
          <w:color w:val="FF0000"/>
          <w:szCs w:val="21"/>
        </w:rPr>
        <w:t>备注：投标样品将作为履约验收的参考。</w:t>
      </w:r>
    </w:p>
    <w:p>
      <w:pPr>
        <w:rPr>
          <w:rFonts w:ascii="宋体" w:hAnsi="宋体" w:cs="仿宋_GB2312"/>
          <w:szCs w:val="21"/>
        </w:rPr>
      </w:pPr>
      <w:bookmarkStart w:id="114" w:name="_Hlk72167863"/>
      <w:bookmarkStart w:id="115" w:name="_Hlk106183334"/>
    </w:p>
    <w:p>
      <w:pPr>
        <w:pStyle w:val="3"/>
      </w:pPr>
    </w:p>
    <w:p>
      <w:pPr>
        <w:ind w:firstLine="420" w:firstLineChars="200"/>
        <w:rPr>
          <w:rFonts w:ascii="微软雅黑" w:hAnsi="微软雅黑" w:eastAsia="微软雅黑" w:cs="微软雅黑"/>
          <w:b/>
          <w:bCs/>
        </w:rPr>
      </w:pPr>
      <w:r>
        <w:rPr>
          <w:rFonts w:hint="eastAsia" w:ascii="宋体" w:hAnsi="宋体" w:cs="仿宋_GB2312"/>
          <w:szCs w:val="21"/>
        </w:rPr>
        <w:t>（三）</w:t>
      </w:r>
      <w:bookmarkEnd w:id="114"/>
      <w:r>
        <w:rPr>
          <w:rFonts w:hint="eastAsia" w:ascii="宋体" w:hAnsi="宋体" w:cs="仿宋_GB2312"/>
          <w:szCs w:val="21"/>
        </w:rPr>
        <w:t>附件：样品放置授权委托书</w:t>
      </w:r>
    </w:p>
    <w:p>
      <w:pPr>
        <w:jc w:val="center"/>
        <w:rPr>
          <w:rFonts w:ascii="宋体" w:hAnsi="宋体" w:cs="微软雅黑"/>
          <w:sz w:val="32"/>
          <w:szCs w:val="40"/>
        </w:rPr>
      </w:pPr>
      <w:bookmarkStart w:id="116" w:name="_Hlk106183283"/>
      <w:bookmarkStart w:id="117" w:name="_Hlk106278670"/>
      <w:r>
        <w:rPr>
          <w:rFonts w:hint="eastAsia" w:ascii="宋体" w:hAnsi="宋体" w:cs="微软雅黑"/>
          <w:sz w:val="32"/>
          <w:szCs w:val="40"/>
        </w:rPr>
        <w:t>样品放置授权委托书</w:t>
      </w:r>
    </w:p>
    <w:bookmarkEnd w:id="116"/>
    <w:p>
      <w:pPr>
        <w:spacing w:line="360" w:lineRule="auto"/>
        <w:ind w:firstLine="440" w:firstLineChars="200"/>
        <w:rPr>
          <w:sz w:val="22"/>
          <w:szCs w:val="22"/>
        </w:rPr>
      </w:pPr>
      <w:r>
        <w:rPr>
          <w:rFonts w:hint="eastAsia"/>
          <w:sz w:val="22"/>
          <w:szCs w:val="22"/>
        </w:rPr>
        <w:t>本授权委托书声明：我</w:t>
      </w:r>
      <w:r>
        <w:rPr>
          <w:rFonts w:hint="eastAsia"/>
          <w:sz w:val="22"/>
          <w:szCs w:val="22"/>
          <w:u w:val="single"/>
        </w:rPr>
        <w:t xml:space="preserve">           </w:t>
      </w:r>
      <w:r>
        <w:rPr>
          <w:rFonts w:hint="eastAsia"/>
          <w:sz w:val="22"/>
          <w:szCs w:val="22"/>
        </w:rPr>
        <w:t>（姓名）系</w:t>
      </w:r>
      <w:r>
        <w:rPr>
          <w:rFonts w:hint="eastAsia"/>
          <w:sz w:val="22"/>
          <w:szCs w:val="22"/>
          <w:u w:val="single"/>
        </w:rPr>
        <w:t xml:space="preserve">             </w:t>
      </w:r>
      <w:r>
        <w:rPr>
          <w:rFonts w:hint="eastAsia"/>
          <w:sz w:val="22"/>
          <w:szCs w:val="22"/>
        </w:rPr>
        <w:t>（投标人名称）的法定代表人（负责人），现授权委托</w:t>
      </w:r>
      <w:r>
        <w:rPr>
          <w:rFonts w:hint="eastAsia"/>
          <w:sz w:val="22"/>
          <w:szCs w:val="22"/>
          <w:u w:val="single"/>
        </w:rPr>
        <w:t xml:space="preserve">            </w:t>
      </w:r>
      <w:r>
        <w:rPr>
          <w:rFonts w:hint="eastAsia"/>
          <w:sz w:val="22"/>
          <w:szCs w:val="22"/>
        </w:rPr>
        <w:t>（姓名）为我单位参与</w:t>
      </w:r>
      <w:r>
        <w:rPr>
          <w:rFonts w:hint="eastAsia"/>
          <w:sz w:val="22"/>
          <w:szCs w:val="22"/>
          <w:u w:val="single"/>
        </w:rPr>
        <w:t>（此处填写项目名称）</w:t>
      </w:r>
      <w:r>
        <w:rPr>
          <w:rFonts w:hint="eastAsia"/>
          <w:sz w:val="22"/>
          <w:szCs w:val="22"/>
        </w:rPr>
        <w:t>项目，项目编号：</w:t>
      </w:r>
      <w:r>
        <w:rPr>
          <w:sz w:val="22"/>
          <w:szCs w:val="22"/>
          <w:u w:val="single"/>
        </w:rPr>
        <w:t xml:space="preserve">   </w:t>
      </w:r>
      <w:r>
        <w:rPr>
          <w:rFonts w:hint="eastAsia"/>
          <w:sz w:val="22"/>
          <w:szCs w:val="22"/>
          <w:u w:val="single"/>
        </w:rPr>
        <w:t xml:space="preserve">      （此处填写项目编号）</w:t>
      </w:r>
      <w:r>
        <w:rPr>
          <w:rFonts w:hint="eastAsia"/>
          <w:sz w:val="22"/>
          <w:szCs w:val="22"/>
        </w:rPr>
        <w:t>样品放置工作的授权委托代理人，代理人全权代表我参与项目样品放置，样品放置的内容我均承认。</w:t>
      </w:r>
    </w:p>
    <w:p>
      <w:pPr>
        <w:spacing w:line="360" w:lineRule="auto"/>
        <w:ind w:firstLine="420"/>
        <w:rPr>
          <w:sz w:val="22"/>
          <w:szCs w:val="22"/>
        </w:rPr>
      </w:pPr>
      <w:r>
        <w:rPr>
          <w:rFonts w:hint="eastAsia"/>
          <w:sz w:val="22"/>
          <w:szCs w:val="22"/>
        </w:rPr>
        <w:t>代理人无转委托权，特此委托。</w:t>
      </w:r>
    </w:p>
    <w:p>
      <w:pPr>
        <w:spacing w:line="360" w:lineRule="auto"/>
        <w:ind w:firstLine="420"/>
        <w:rPr>
          <w:sz w:val="22"/>
          <w:szCs w:val="22"/>
        </w:rPr>
      </w:pPr>
    </w:p>
    <w:p>
      <w:pPr>
        <w:spacing w:line="360" w:lineRule="auto"/>
        <w:ind w:left="540" w:leftChars="257"/>
        <w:rPr>
          <w:sz w:val="22"/>
          <w:szCs w:val="22"/>
          <w:u w:val="single"/>
        </w:rPr>
      </w:pPr>
      <w:r>
        <w:rPr>
          <w:rFonts w:hint="eastAsia"/>
          <w:sz w:val="22"/>
          <w:szCs w:val="22"/>
        </w:rPr>
        <w:t>代理人：</w:t>
      </w:r>
      <w:r>
        <w:rPr>
          <w:rFonts w:hint="eastAsia"/>
          <w:sz w:val="22"/>
          <w:szCs w:val="22"/>
          <w:u w:val="single"/>
        </w:rPr>
        <w:t xml:space="preserve">             </w:t>
      </w:r>
    </w:p>
    <w:p>
      <w:pPr>
        <w:spacing w:line="360" w:lineRule="auto"/>
        <w:ind w:left="540" w:leftChars="257"/>
        <w:rPr>
          <w:sz w:val="22"/>
          <w:szCs w:val="22"/>
        </w:rPr>
      </w:pPr>
      <w:r>
        <w:rPr>
          <w:rFonts w:hint="eastAsia"/>
          <w:sz w:val="22"/>
          <w:szCs w:val="22"/>
        </w:rPr>
        <w:t>联系电话：</w:t>
      </w:r>
      <w:r>
        <w:rPr>
          <w:rFonts w:hint="eastAsia"/>
          <w:sz w:val="22"/>
          <w:szCs w:val="22"/>
          <w:u w:val="single"/>
        </w:rPr>
        <w:t xml:space="preserve">            </w:t>
      </w:r>
      <w:r>
        <w:rPr>
          <w:rFonts w:hint="eastAsia"/>
          <w:sz w:val="22"/>
          <w:szCs w:val="22"/>
        </w:rPr>
        <w:t xml:space="preserve">  手机：</w:t>
      </w:r>
      <w:r>
        <w:rPr>
          <w:rFonts w:hint="eastAsia"/>
          <w:sz w:val="22"/>
          <w:szCs w:val="22"/>
          <w:u w:val="single"/>
        </w:rPr>
        <w:t xml:space="preserve">                   </w:t>
      </w:r>
    </w:p>
    <w:p>
      <w:pPr>
        <w:spacing w:line="360" w:lineRule="auto"/>
        <w:ind w:left="540" w:leftChars="257"/>
        <w:rPr>
          <w:sz w:val="22"/>
          <w:szCs w:val="22"/>
          <w:u w:val="single"/>
        </w:rPr>
      </w:pPr>
      <w:r>
        <w:rPr>
          <w:rFonts w:hint="eastAsia"/>
          <w:sz w:val="22"/>
          <w:szCs w:val="22"/>
        </w:rPr>
        <w:t>身份证号码：</w:t>
      </w:r>
      <w:r>
        <w:rPr>
          <w:rFonts w:hint="eastAsia"/>
          <w:sz w:val="22"/>
          <w:szCs w:val="22"/>
          <w:u w:val="single"/>
        </w:rPr>
        <w:t xml:space="preserve">                        </w:t>
      </w:r>
      <w:r>
        <w:rPr>
          <w:rFonts w:hint="eastAsia"/>
          <w:sz w:val="22"/>
          <w:szCs w:val="22"/>
        </w:rPr>
        <w:t>职务：</w:t>
      </w:r>
      <w:r>
        <w:rPr>
          <w:rFonts w:hint="eastAsia"/>
          <w:sz w:val="22"/>
          <w:szCs w:val="22"/>
          <w:u w:val="single"/>
        </w:rPr>
        <w:t xml:space="preserve">       </w:t>
      </w:r>
    </w:p>
    <w:p>
      <w:pPr>
        <w:spacing w:line="360" w:lineRule="auto"/>
        <w:ind w:left="540" w:leftChars="257"/>
        <w:rPr>
          <w:sz w:val="22"/>
          <w:szCs w:val="22"/>
        </w:rPr>
      </w:pPr>
      <w:r>
        <w:rPr>
          <w:rFonts w:hint="eastAsia"/>
          <w:sz w:val="22"/>
          <w:szCs w:val="22"/>
        </w:rPr>
        <w:t>授权委托日期：</w:t>
      </w:r>
      <w:r>
        <w:rPr>
          <w:rFonts w:hint="eastAsia"/>
          <w:sz w:val="22"/>
          <w:szCs w:val="22"/>
          <w:u w:val="single"/>
        </w:rPr>
        <w:t xml:space="preserve">         </w:t>
      </w:r>
      <w:r>
        <w:rPr>
          <w:rFonts w:hint="eastAsia"/>
          <w:sz w:val="22"/>
          <w:szCs w:val="22"/>
        </w:rPr>
        <w:t>年</w:t>
      </w:r>
      <w:r>
        <w:rPr>
          <w:rFonts w:hint="eastAsia"/>
          <w:sz w:val="22"/>
          <w:szCs w:val="22"/>
          <w:u w:val="single"/>
        </w:rPr>
        <w:t xml:space="preserve">     </w:t>
      </w:r>
      <w:r>
        <w:rPr>
          <w:rFonts w:hint="eastAsia"/>
          <w:sz w:val="22"/>
          <w:szCs w:val="22"/>
        </w:rPr>
        <w:t xml:space="preserve">月 </w:t>
      </w:r>
      <w:r>
        <w:rPr>
          <w:rFonts w:hint="eastAsia"/>
          <w:sz w:val="22"/>
          <w:szCs w:val="22"/>
          <w:u w:val="single"/>
        </w:rPr>
        <w:t xml:space="preserve">      </w:t>
      </w:r>
      <w:r>
        <w:rPr>
          <w:rFonts w:hint="eastAsia"/>
          <w:sz w:val="22"/>
          <w:szCs w:val="22"/>
        </w:rPr>
        <w:t>日</w:t>
      </w:r>
    </w:p>
    <w:p>
      <w:pPr>
        <w:rPr>
          <w:sz w:val="22"/>
          <w:szCs w:val="28"/>
        </w:rPr>
      </w:pPr>
    </w:p>
    <w:p>
      <w:pPr>
        <w:spacing w:line="360" w:lineRule="auto"/>
        <w:ind w:firstLine="442" w:firstLineChars="200"/>
        <w:rPr>
          <w:b/>
          <w:color w:val="FF0000"/>
          <w:sz w:val="22"/>
          <w:szCs w:val="22"/>
        </w:rPr>
      </w:pPr>
      <w:r>
        <w:rPr>
          <w:rFonts w:hint="eastAsia"/>
          <w:b/>
          <w:color w:val="FF0000"/>
          <w:sz w:val="22"/>
          <w:szCs w:val="22"/>
        </w:rPr>
        <w:t>附： 请提供授权委托代理人身份证扫描件（正反两面）（非中国国籍管辖范围人员，可提供公安部门认可的身份证明材料）扫描件。</w:t>
      </w:r>
    </w:p>
    <w:p>
      <w:pPr>
        <w:spacing w:line="360" w:lineRule="auto"/>
        <w:ind w:firstLine="420"/>
        <w:jc w:val="right"/>
        <w:rPr>
          <w:sz w:val="22"/>
          <w:szCs w:val="22"/>
        </w:rPr>
      </w:pPr>
    </w:p>
    <w:p>
      <w:pPr>
        <w:spacing w:line="360" w:lineRule="auto"/>
        <w:ind w:firstLine="420"/>
        <w:jc w:val="right"/>
        <w:rPr>
          <w:sz w:val="22"/>
          <w:szCs w:val="22"/>
        </w:rPr>
      </w:pPr>
      <w:r>
        <w:rPr>
          <w:rFonts w:hint="eastAsia"/>
          <w:sz w:val="22"/>
          <w:szCs w:val="22"/>
        </w:rPr>
        <w:t>（此处填写投标人名称）公司（加盖投标人公章）</w:t>
      </w:r>
    </w:p>
    <w:p>
      <w:pPr>
        <w:spacing w:line="360" w:lineRule="auto"/>
        <w:ind w:firstLine="420"/>
        <w:jc w:val="right"/>
        <w:rPr>
          <w:sz w:val="22"/>
          <w:szCs w:val="22"/>
        </w:rPr>
      </w:pPr>
      <w:r>
        <w:rPr>
          <w:rFonts w:hint="eastAsia"/>
          <w:sz w:val="22"/>
          <w:szCs w:val="22"/>
        </w:rPr>
        <w:t>XX年XX月XX日</w:t>
      </w:r>
      <w:bookmarkEnd w:id="115"/>
      <w:bookmarkEnd w:id="117"/>
    </w:p>
    <w:p>
      <w:pPr>
        <w:rPr>
          <w:rFonts w:ascii="宋体" w:hAnsi="宋体"/>
          <w:bCs/>
          <w:color w:val="000000"/>
          <w:szCs w:val="21"/>
        </w:rPr>
      </w:pPr>
    </w:p>
    <w:p>
      <w:pPr>
        <w:widowControl/>
        <w:jc w:val="left"/>
        <w:rPr>
          <w:szCs w:val="20"/>
        </w:rPr>
      </w:pPr>
      <w:r>
        <w:br w:type="page"/>
      </w:r>
    </w:p>
    <w:p>
      <w:pPr>
        <w:pStyle w:val="5"/>
        <w:rPr>
          <w:kern w:val="2"/>
        </w:rPr>
      </w:pPr>
      <w:bookmarkStart w:id="118" w:name="_Hlk86246764"/>
      <w:r>
        <w:rPr>
          <w:rFonts w:hint="eastAsia"/>
          <w:kern w:val="2"/>
        </w:rPr>
        <w:t>第四章 投标文件组成要求及格式</w:t>
      </w:r>
    </w:p>
    <w:p>
      <w:pPr>
        <w:rPr>
          <w:rStyle w:val="66"/>
          <w:sz w:val="24"/>
        </w:rPr>
      </w:pPr>
      <w:r>
        <w:rPr>
          <w:rStyle w:val="66"/>
          <w:rFonts w:hint="eastAsia"/>
          <w:sz w:val="24"/>
        </w:rPr>
        <w:t>特别提醒：</w:t>
      </w:r>
    </w:p>
    <w:p>
      <w:pPr>
        <w:ind w:firstLine="480" w:firstLineChars="200"/>
        <w:rPr>
          <w:rFonts w:ascii="仿宋_GB2312" w:eastAsia="仿宋_GB2312"/>
          <w:sz w:val="24"/>
        </w:rPr>
      </w:pPr>
      <w:r>
        <w:rPr>
          <w:rFonts w:hint="eastAsia" w:ascii="仿宋_GB2312" w:eastAsia="仿宋_GB2312"/>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hint="eastAsia" w:ascii="仿宋_GB2312" w:eastAsia="仿宋_GB2312"/>
          <w:sz w:val="24"/>
        </w:rPr>
        <w:t xml:space="preserve">    投标文件正文（信息公开部分）必须编制于“投标书目录”部分，投标文件附件（非信息公开部分）必须编制于“投标书附件”部分，如下图所示。</w:t>
      </w:r>
    </w:p>
    <w:p>
      <w:pPr>
        <w:widowControl/>
        <w:jc w:val="left"/>
        <w:rPr>
          <w:rFonts w:ascii="宋体" w:hAnsi="宋体" w:cs="宋体"/>
          <w:kern w:val="0"/>
          <w:sz w:val="24"/>
        </w:rPr>
      </w:pPr>
      <w:r>
        <w:rPr>
          <w:rFonts w:ascii="仿宋_GB2312" w:eastAsia="仿宋_GB2312"/>
          <w:sz w:val="24"/>
        </w:rPr>
        <w:drawing>
          <wp:inline distT="0" distB="0" distL="0" distR="0">
            <wp:extent cx="5278755" cy="412623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8755" cy="4126230"/>
                    </a:xfrm>
                    <a:prstGeom prst="rect">
                      <a:avLst/>
                    </a:prstGeom>
                    <a:noFill/>
                    <a:ln>
                      <a:noFill/>
                    </a:ln>
                  </pic:spPr>
                </pic:pic>
              </a:graphicData>
            </a:graphic>
          </wp:inline>
        </w:drawing>
      </w:r>
    </w:p>
    <w:p>
      <w:pPr>
        <w:rPr>
          <w:rFonts w:ascii="仿宋_GB2312" w:eastAsia="仿宋_GB2312"/>
          <w:sz w:val="24"/>
        </w:rPr>
      </w:pPr>
    </w:p>
    <w:p>
      <w:pPr>
        <w:jc w:val="center"/>
        <w:rPr>
          <w:rFonts w:ascii="仿宋_GB2312" w:eastAsia="仿宋_GB2312"/>
          <w:sz w:val="24"/>
        </w:rPr>
      </w:pPr>
    </w:p>
    <w:p>
      <w:pPr>
        <w:ind w:firstLine="480" w:firstLineChars="200"/>
        <w:rPr>
          <w:rFonts w:ascii="仿宋_GB2312" w:eastAsia="仿宋_GB2312"/>
          <w:sz w:val="24"/>
        </w:rPr>
      </w:pPr>
      <w:bookmarkStart w:id="119" w:name="_Hlk72257167"/>
      <w:r>
        <w:rPr>
          <w:rFonts w:hint="eastAsia" w:ascii="仿宋_GB2312" w:eastAsia="仿宋_GB2312"/>
          <w:sz w:val="24"/>
        </w:rPr>
        <w:t>政府集中采购机构公布投标文件正文（信息公开部分）时为计算机截取信息自动公布，</w:t>
      </w:r>
      <w:r>
        <w:rPr>
          <w:rFonts w:hint="eastAsia" w:ascii="仿宋_GB2312" w:eastAsia="仿宋_GB2312"/>
          <w:b/>
          <w:bCs/>
          <w:sz w:val="24"/>
        </w:rPr>
        <w:t>如投标人误将涉及个人隐私的信息放入投标文件正文，相关后果由投标人自负；</w:t>
      </w:r>
      <w:r>
        <w:rPr>
          <w:rFonts w:hint="eastAsia" w:ascii="仿宋_GB2312" w:eastAsia="仿宋_GB2312"/>
          <w:sz w:val="24"/>
        </w:rPr>
        <w:t>如投标人将必须放于投标文件正文（信息公开部分）的内容放入投标文件附件（非信息公开部分），将作投标无效处理。</w:t>
      </w:r>
    </w:p>
    <w:bookmarkEnd w:id="118"/>
    <w:bookmarkEnd w:id="119"/>
    <w:p>
      <w:pPr>
        <w:widowControl/>
        <w:jc w:val="left"/>
        <w:rPr>
          <w:rFonts w:ascii="仿宋_GB2312" w:eastAsia="仿宋_GB2312"/>
          <w:sz w:val="24"/>
        </w:rPr>
      </w:pPr>
      <w:r>
        <w:rPr>
          <w:rFonts w:ascii="仿宋_GB2312" w:eastAsia="仿宋_GB2312"/>
          <w:sz w:val="24"/>
        </w:rPr>
        <w:br w:type="page"/>
      </w:r>
    </w:p>
    <w:p>
      <w:pPr>
        <w:outlineLvl w:val="0"/>
        <w:rPr>
          <w:rStyle w:val="66"/>
          <w:sz w:val="28"/>
          <w:szCs w:val="28"/>
        </w:rPr>
      </w:pPr>
      <w:r>
        <w:rPr>
          <w:rStyle w:val="66"/>
          <w:rFonts w:hint="eastAsia"/>
          <w:sz w:val="28"/>
          <w:szCs w:val="28"/>
        </w:rPr>
        <w:t>投标文件组成：</w:t>
      </w:r>
    </w:p>
    <w:p>
      <w:pPr>
        <w:ind w:firstLine="1200" w:firstLineChars="500"/>
        <w:outlineLvl w:val="0"/>
        <w:rPr>
          <w:rFonts w:ascii="宋体" w:hAnsi="宋体"/>
          <w:sz w:val="24"/>
        </w:rPr>
      </w:pPr>
      <w:bookmarkStart w:id="120" w:name="_Hlk72257253"/>
      <w:r>
        <w:rPr>
          <w:rFonts w:hint="eastAsia" w:ascii="宋体" w:hAnsi="宋体"/>
          <w:sz w:val="24"/>
        </w:rPr>
        <w:t>1.投标文件正文</w:t>
      </w:r>
      <w:r>
        <w:rPr>
          <w:rFonts w:hint="eastAsia" w:ascii="宋体" w:hAnsi="宋体"/>
          <w:b/>
          <w:color w:val="FF0000"/>
          <w:sz w:val="24"/>
        </w:rPr>
        <w:t>（信息公开部分）</w:t>
      </w:r>
      <w:r>
        <w:rPr>
          <w:rFonts w:hint="eastAsia" w:ascii="宋体" w:hAnsi="宋体"/>
          <w:sz w:val="24"/>
        </w:rPr>
        <w:t>，主要包括以下内容：</w:t>
      </w:r>
    </w:p>
    <w:p>
      <w:pPr>
        <w:ind w:left="718" w:leftChars="342" w:firstLine="1417" w:firstLineChars="675"/>
        <w:rPr>
          <w:szCs w:val="21"/>
        </w:rPr>
      </w:pPr>
      <w:r>
        <w:rPr>
          <w:rFonts w:hint="eastAsia"/>
          <w:szCs w:val="21"/>
        </w:rPr>
        <w:t>（1）</w:t>
      </w:r>
      <w:bookmarkStart w:id="121" w:name="_Hlk72070784"/>
      <w:r>
        <w:rPr>
          <w:rFonts w:hint="eastAsia"/>
          <w:szCs w:val="21"/>
        </w:rPr>
        <w:t>投标函</w:t>
      </w:r>
      <w:bookmarkEnd w:id="121"/>
    </w:p>
    <w:p>
      <w:pPr>
        <w:ind w:left="718" w:leftChars="342" w:firstLine="1417" w:firstLineChars="675"/>
        <w:rPr>
          <w:szCs w:val="21"/>
        </w:rPr>
      </w:pPr>
      <w:r>
        <w:rPr>
          <w:rFonts w:hint="eastAsia"/>
          <w:szCs w:val="21"/>
        </w:rPr>
        <w:t>（2）</w:t>
      </w:r>
      <w:bookmarkStart w:id="122" w:name="_Hlk72062521"/>
      <w:r>
        <w:rPr>
          <w:rFonts w:hint="eastAsia"/>
          <w:szCs w:val="21"/>
        </w:rPr>
        <w:t>政府采购投标及履约承诺函</w:t>
      </w:r>
      <w:bookmarkEnd w:id="122"/>
    </w:p>
    <w:p>
      <w:pPr>
        <w:ind w:left="718" w:leftChars="342" w:firstLine="1417" w:firstLineChars="675"/>
        <w:rPr>
          <w:szCs w:val="21"/>
        </w:rPr>
      </w:pPr>
      <w:r>
        <w:rPr>
          <w:rFonts w:hint="eastAsia"/>
          <w:szCs w:val="21"/>
        </w:rPr>
        <w:t>（</w:t>
      </w:r>
      <w:r>
        <w:rPr>
          <w:szCs w:val="21"/>
        </w:rPr>
        <w:t>3</w:t>
      </w:r>
      <w:r>
        <w:rPr>
          <w:rFonts w:hint="eastAsia"/>
          <w:szCs w:val="21"/>
        </w:rPr>
        <w:t>）投标人情况及资格证明文件</w:t>
      </w:r>
    </w:p>
    <w:p>
      <w:pPr>
        <w:ind w:left="718" w:leftChars="342" w:firstLine="1417" w:firstLineChars="675"/>
        <w:rPr>
          <w:szCs w:val="21"/>
        </w:rPr>
      </w:pPr>
      <w:bookmarkStart w:id="123" w:name="_Hlk72257201"/>
      <w:r>
        <w:rPr>
          <w:rFonts w:hint="eastAsia"/>
          <w:szCs w:val="21"/>
        </w:rPr>
        <w:t>（</w:t>
      </w:r>
      <w:r>
        <w:rPr>
          <w:szCs w:val="21"/>
        </w:rPr>
        <w:t>4</w:t>
      </w:r>
      <w:r>
        <w:rPr>
          <w:rFonts w:hint="eastAsia"/>
          <w:szCs w:val="21"/>
        </w:rPr>
        <w:t>）项目详细报价</w:t>
      </w:r>
    </w:p>
    <w:p>
      <w:pPr>
        <w:ind w:left="718" w:leftChars="342" w:firstLine="1417" w:firstLineChars="675"/>
        <w:jc w:val="left"/>
      </w:pPr>
      <w:r>
        <w:rPr>
          <w:rFonts w:hint="eastAsia"/>
          <w:szCs w:val="21"/>
        </w:rPr>
        <w:t>（5）投标人同类业绩</w:t>
      </w:r>
    </w:p>
    <w:p>
      <w:pPr>
        <w:ind w:left="718" w:leftChars="342" w:firstLine="1417" w:firstLineChars="675"/>
        <w:rPr>
          <w:szCs w:val="21"/>
        </w:rPr>
      </w:pPr>
    </w:p>
    <w:bookmarkEnd w:id="123"/>
    <w:p>
      <w:pPr>
        <w:ind w:firstLine="1200" w:firstLineChars="500"/>
        <w:outlineLvl w:val="0"/>
        <w:rPr>
          <w:rFonts w:ascii="宋体" w:hAnsi="宋体"/>
          <w:sz w:val="24"/>
        </w:rPr>
      </w:pPr>
      <w:r>
        <w:rPr>
          <w:rFonts w:hint="eastAsia" w:ascii="宋体" w:hAnsi="宋体"/>
          <w:sz w:val="24"/>
        </w:rPr>
        <w:t>2.投标文件附件</w:t>
      </w:r>
      <w:r>
        <w:rPr>
          <w:rFonts w:hint="eastAsia" w:ascii="宋体" w:hAnsi="宋体"/>
          <w:b/>
          <w:color w:val="FF0000"/>
          <w:sz w:val="24"/>
        </w:rPr>
        <w:t>（信息不公开部分）</w:t>
      </w:r>
      <w:r>
        <w:rPr>
          <w:rFonts w:hint="eastAsia" w:ascii="宋体" w:hAnsi="宋体"/>
          <w:sz w:val="24"/>
        </w:rPr>
        <w:t>：主要包括以下内容：</w:t>
      </w:r>
    </w:p>
    <w:p>
      <w:pPr>
        <w:ind w:firstLine="2100" w:firstLineChars="1000"/>
        <w:rPr>
          <w:szCs w:val="21"/>
        </w:rPr>
      </w:pPr>
      <w:r>
        <w:rPr>
          <w:rFonts w:hint="eastAsia"/>
          <w:szCs w:val="21"/>
        </w:rPr>
        <w:t>（1）法定代表人（负责人）证明书</w:t>
      </w:r>
    </w:p>
    <w:p>
      <w:pPr>
        <w:ind w:left="718" w:leftChars="342" w:firstLine="1417" w:firstLineChars="675"/>
        <w:rPr>
          <w:szCs w:val="21"/>
        </w:rPr>
      </w:pPr>
      <w:r>
        <w:rPr>
          <w:rFonts w:hint="eastAsia"/>
          <w:szCs w:val="21"/>
        </w:rPr>
        <w:t>（2）投标文件签署授权委托书</w:t>
      </w:r>
    </w:p>
    <w:p>
      <w:pPr>
        <w:ind w:left="718" w:leftChars="342" w:firstLine="1417" w:firstLineChars="675"/>
        <w:rPr>
          <w:szCs w:val="21"/>
        </w:rPr>
      </w:pPr>
      <w:r>
        <w:rPr>
          <w:rFonts w:hint="eastAsia"/>
          <w:szCs w:val="21"/>
        </w:rPr>
        <w:t>（3）实质性条款响应情况表</w:t>
      </w:r>
    </w:p>
    <w:p>
      <w:pPr>
        <w:ind w:left="718" w:leftChars="342" w:firstLine="1417" w:firstLineChars="675"/>
        <w:rPr>
          <w:szCs w:val="21"/>
        </w:rPr>
      </w:pPr>
      <w:r>
        <w:rPr>
          <w:rFonts w:hint="eastAsia"/>
          <w:szCs w:val="21"/>
        </w:rPr>
        <w:t>（</w:t>
      </w:r>
      <w:r>
        <w:rPr>
          <w:szCs w:val="21"/>
        </w:rPr>
        <w:t>4</w:t>
      </w:r>
      <w:r>
        <w:rPr>
          <w:rFonts w:hint="eastAsia"/>
          <w:szCs w:val="21"/>
        </w:rPr>
        <w:t>）技术要求偏离表</w:t>
      </w:r>
    </w:p>
    <w:p>
      <w:pPr>
        <w:ind w:left="718" w:leftChars="342" w:firstLine="1417" w:firstLineChars="675"/>
        <w:rPr>
          <w:szCs w:val="21"/>
        </w:rPr>
      </w:pPr>
      <w:r>
        <w:rPr>
          <w:rFonts w:hint="eastAsia"/>
          <w:szCs w:val="21"/>
        </w:rPr>
        <w:t>（</w:t>
      </w:r>
      <w:r>
        <w:rPr>
          <w:szCs w:val="21"/>
        </w:rPr>
        <w:t>5</w:t>
      </w:r>
      <w:r>
        <w:rPr>
          <w:rFonts w:hint="eastAsia"/>
          <w:szCs w:val="21"/>
        </w:rPr>
        <w:t>）商务要求偏离表</w:t>
      </w:r>
    </w:p>
    <w:p>
      <w:pPr>
        <w:ind w:left="718" w:leftChars="342" w:firstLine="1417" w:firstLineChars="675"/>
        <w:rPr>
          <w:szCs w:val="21"/>
        </w:rPr>
      </w:pPr>
      <w:r>
        <w:rPr>
          <w:rFonts w:hint="eastAsia"/>
          <w:szCs w:val="21"/>
        </w:rPr>
        <w:t>（</w:t>
      </w:r>
      <w:r>
        <w:rPr>
          <w:szCs w:val="21"/>
        </w:rPr>
        <w:t>6</w:t>
      </w:r>
      <w:r>
        <w:rPr>
          <w:rFonts w:hint="eastAsia"/>
          <w:szCs w:val="21"/>
        </w:rPr>
        <w:t>）</w:t>
      </w:r>
      <w:bookmarkEnd w:id="120"/>
      <w:r>
        <w:rPr>
          <w:rFonts w:hint="eastAsia"/>
          <w:szCs w:val="21"/>
        </w:rPr>
        <w:t>检测报告</w:t>
      </w:r>
    </w:p>
    <w:p>
      <w:pPr>
        <w:ind w:left="718" w:leftChars="342" w:firstLine="1417" w:firstLineChars="675"/>
        <w:rPr>
          <w:szCs w:val="21"/>
        </w:rPr>
      </w:pPr>
      <w:r>
        <w:rPr>
          <w:rFonts w:hint="eastAsia"/>
          <w:szCs w:val="21"/>
        </w:rPr>
        <w:t>（</w:t>
      </w:r>
      <w:r>
        <w:rPr>
          <w:rFonts w:hint="eastAsia"/>
          <w:szCs w:val="21"/>
          <w:lang w:val="en-US" w:eastAsia="zh-CN"/>
        </w:rPr>
        <w:t>7</w:t>
      </w:r>
      <w:r>
        <w:rPr>
          <w:rFonts w:hint="eastAsia"/>
          <w:szCs w:val="21"/>
        </w:rPr>
        <w:t>）投标人认为需要加以说明的其他内容（格式自定）</w:t>
      </w:r>
    </w:p>
    <w:p>
      <w:pPr>
        <w:ind w:firstLine="426" w:firstLineChars="202"/>
        <w:rPr>
          <w:rFonts w:ascii="宋体" w:hAnsi="宋体"/>
          <w:b/>
          <w:szCs w:val="21"/>
        </w:rPr>
      </w:pPr>
      <w:bookmarkStart w:id="124" w:name="_Hlk72257771"/>
      <w:r>
        <w:rPr>
          <w:rFonts w:hint="eastAsia" w:ascii="宋体" w:hAnsi="宋体"/>
          <w:b/>
          <w:szCs w:val="21"/>
        </w:rPr>
        <w:t>备注：</w:t>
      </w:r>
    </w:p>
    <w:p>
      <w:pPr>
        <w:ind w:firstLine="426" w:firstLineChars="202"/>
        <w:rPr>
          <w:rFonts w:ascii="宋体" w:hAnsi="宋体"/>
          <w:b/>
          <w:szCs w:val="21"/>
        </w:rPr>
      </w:pPr>
      <w:r>
        <w:rPr>
          <w:rFonts w:hint="eastAsia" w:ascii="宋体" w:hAnsi="宋体"/>
          <w:b/>
          <w:szCs w:val="21"/>
        </w:rPr>
        <w:t>1.本项目为网上电子投标项目，投标文件不需法人或授权委托人另行签字，无需加盖单位公章，招标文件专用条款另有规定的除外。</w:t>
      </w:r>
    </w:p>
    <w:p>
      <w:pPr>
        <w:ind w:firstLine="422" w:firstLineChars="200"/>
        <w:rPr>
          <w:rFonts w:ascii="宋体" w:hAnsi="宋体"/>
          <w:color w:val="FF0000"/>
          <w:sz w:val="24"/>
        </w:rPr>
      </w:pPr>
      <w:bookmarkStart w:id="125" w:name="_Hlk72263559"/>
      <w:r>
        <w:rPr>
          <w:rFonts w:hint="eastAsia" w:ascii="宋体" w:hAnsi="宋体"/>
          <w:b/>
          <w:szCs w:val="21"/>
        </w:rPr>
        <w:t>2.关于填写“开标一览表”的说明：“开标一览表”中除“投标总价”外，其他信息不作评审依据。</w:t>
      </w:r>
      <w:bookmarkEnd w:id="124"/>
      <w:bookmarkEnd w:id="125"/>
    </w:p>
    <w:p>
      <w:pPr>
        <w:rPr>
          <w:rFonts w:ascii="宋体" w:hAnsi="宋体"/>
          <w:color w:val="FF0000"/>
          <w:sz w:val="24"/>
        </w:rPr>
      </w:pPr>
    </w:p>
    <w:p>
      <w:pPr>
        <w:widowControl/>
        <w:jc w:val="left"/>
        <w:rPr>
          <w:rFonts w:ascii="宋体" w:hAnsi="宋体"/>
          <w:color w:val="FF0000"/>
          <w:sz w:val="24"/>
        </w:rPr>
      </w:pPr>
      <w:r>
        <w:rPr>
          <w:rFonts w:ascii="宋体" w:hAnsi="宋体"/>
          <w:color w:val="FF0000"/>
          <w:sz w:val="24"/>
        </w:rPr>
        <w:br w:type="page"/>
      </w:r>
    </w:p>
    <w:p>
      <w:pPr>
        <w:rPr>
          <w:rFonts w:ascii="宋体" w:hAnsi="宋体"/>
          <w:color w:val="FF0000"/>
          <w:sz w:val="24"/>
        </w:rPr>
      </w:pPr>
    </w:p>
    <w:p>
      <w:pPr>
        <w:outlineLvl w:val="1"/>
        <w:rPr>
          <w:rFonts w:ascii="宋体" w:hAnsi="宋体"/>
          <w:b/>
          <w:color w:val="FF0000"/>
          <w:sz w:val="28"/>
          <w:szCs w:val="28"/>
        </w:rPr>
      </w:pPr>
      <w:r>
        <w:rPr>
          <w:rFonts w:hint="eastAsia" w:ascii="宋体" w:hAnsi="宋体"/>
          <w:b/>
          <w:color w:val="FF0000"/>
          <w:sz w:val="28"/>
          <w:szCs w:val="28"/>
        </w:rPr>
        <w:t>投标文件正文（信息公开部分）</w:t>
      </w:r>
    </w:p>
    <w:p>
      <w:pPr>
        <w:pStyle w:val="6"/>
        <w:jc w:val="center"/>
        <w:rPr>
          <w:rFonts w:ascii="黑体" w:eastAsia="黑体"/>
          <w:b w:val="0"/>
          <w:sz w:val="24"/>
        </w:rPr>
      </w:pPr>
      <w:r>
        <w:rPr>
          <w:rFonts w:hint="eastAsia" w:ascii="黑体" w:eastAsia="黑体"/>
          <w:b w:val="0"/>
          <w:sz w:val="24"/>
        </w:rPr>
        <w:t>一、投标函</w:t>
      </w:r>
    </w:p>
    <w:p>
      <w:pPr>
        <w:spacing w:line="360" w:lineRule="auto"/>
        <w:rPr>
          <w:rFonts w:ascii="宋体" w:hAnsi="宋体"/>
          <w:szCs w:val="21"/>
        </w:rPr>
      </w:pPr>
      <w:bookmarkStart w:id="126" w:name="_Hlk72257506"/>
      <w:r>
        <w:rPr>
          <w:rFonts w:hint="eastAsia" w:ascii="宋体" w:hAnsi="宋体"/>
          <w:szCs w:val="21"/>
        </w:rPr>
        <w:t>致：</w:t>
      </w:r>
      <w:r>
        <w:rPr>
          <w:rFonts w:hint="eastAsia" w:ascii="宋体" w:hAnsi="宋体"/>
          <w:color w:val="FF0000"/>
          <w:szCs w:val="21"/>
          <w:u w:val="single"/>
        </w:rPr>
        <w:t>深圳公共资源交易中心</w:t>
      </w:r>
    </w:p>
    <w:p>
      <w:pPr>
        <w:ind w:firstLine="420" w:firstLineChars="200"/>
        <w:rPr>
          <w:rFonts w:ascii="宋体" w:hAnsi="宋体"/>
          <w:szCs w:val="21"/>
        </w:rPr>
      </w:pPr>
      <w:bookmarkStart w:id="127" w:name="_Hlk73818812"/>
      <w:r>
        <w:rPr>
          <w:rFonts w:hint="eastAsia"/>
          <w:szCs w:val="21"/>
        </w:rPr>
        <w:t>1、根据已收到贵单位的项目编号为</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的</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项目的招标文件，遵照《深圳经济特区政府采购条例》和《深圳网上政府采购管理暂行办法》等有关规定，我单位经研究上述招标文件的专用条款及通用条款后，</w:t>
      </w:r>
      <w:bookmarkStart w:id="128" w:name="_Hlk72263588"/>
      <w:r>
        <w:rPr>
          <w:rFonts w:hint="eastAsia"/>
          <w:szCs w:val="21"/>
        </w:rPr>
        <w:t>愿意按照招标文件要求承包上述项目并修补其任何缺陷。</w:t>
      </w:r>
      <w:bookmarkEnd w:id="128"/>
    </w:p>
    <w:p>
      <w:pPr>
        <w:ind w:firstLine="420" w:firstLineChars="200"/>
        <w:rPr>
          <w:rFonts w:ascii="宋体" w:hAnsi="宋体"/>
          <w:szCs w:val="21"/>
        </w:rPr>
      </w:pPr>
      <w:r>
        <w:rPr>
          <w:rFonts w:ascii="宋体" w:hAnsi="宋体"/>
          <w:szCs w:val="21"/>
        </w:rPr>
        <w:t>2</w:t>
      </w:r>
      <w:r>
        <w:rPr>
          <w:rFonts w:hint="eastAsia" w:ascii="宋体" w:hAnsi="宋体"/>
          <w:szCs w:val="21"/>
        </w:rPr>
        <w:t>、</w:t>
      </w:r>
      <w:bookmarkStart w:id="129" w:name="_Hlk73819847"/>
      <w:r>
        <w:rPr>
          <w:rFonts w:hint="eastAsia" w:ascii="宋体" w:hAnsi="宋体"/>
          <w:szCs w:val="21"/>
        </w:rPr>
        <w:t>投标价格见投标书编制软件中《开标一览表》中填写的投标报价</w:t>
      </w:r>
      <w:r>
        <w:rPr>
          <w:rFonts w:hint="eastAsia"/>
          <w:szCs w:val="21"/>
        </w:rPr>
        <w:t>。</w:t>
      </w:r>
      <w:bookmarkEnd w:id="129"/>
    </w:p>
    <w:p>
      <w:pPr>
        <w:ind w:firstLine="420" w:firstLineChars="200"/>
        <w:rPr>
          <w:rFonts w:ascii="宋体" w:hAnsi="宋体"/>
          <w:szCs w:val="21"/>
        </w:rPr>
      </w:pPr>
      <w:r>
        <w:rPr>
          <w:rFonts w:hint="eastAsia" w:ascii="宋体" w:hAnsi="宋体"/>
          <w:szCs w:val="21"/>
        </w:rPr>
        <w:t>3、如果我单位中标，我单位将按照招标文件的要求提交履约担保。</w:t>
      </w:r>
    </w:p>
    <w:p>
      <w:pPr>
        <w:ind w:firstLine="420" w:firstLineChars="200"/>
        <w:rPr>
          <w:rFonts w:ascii="宋体" w:hAnsi="宋体"/>
          <w:szCs w:val="21"/>
        </w:rPr>
      </w:pPr>
      <w:r>
        <w:rPr>
          <w:rFonts w:hint="eastAsia" w:ascii="宋体" w:hAnsi="宋体"/>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hint="eastAsia" w:ascii="宋体" w:hAnsi="宋体"/>
          <w:szCs w:val="21"/>
        </w:rPr>
        <w:t>5、除非另外达成协议并生效，贵单位的中标通知书和本投标文件将构成合同的重要内容。</w:t>
      </w:r>
    </w:p>
    <w:p>
      <w:pPr>
        <w:ind w:firstLine="420" w:firstLineChars="200"/>
        <w:rPr>
          <w:rFonts w:ascii="宋体" w:hAnsi="宋体"/>
          <w:szCs w:val="21"/>
        </w:rPr>
      </w:pPr>
      <w:r>
        <w:rPr>
          <w:rFonts w:hint="eastAsia" w:ascii="宋体" w:hAnsi="宋体"/>
          <w:szCs w:val="21"/>
        </w:rPr>
        <w:t>6、我单位理解贵单位将不受必须接受所收到的最低报价或其它任何投标文件的约束。</w:t>
      </w:r>
      <w:bookmarkEnd w:id="127"/>
    </w:p>
    <w:p>
      <w:pPr>
        <w:ind w:firstLine="420" w:firstLineChars="200"/>
        <w:rPr>
          <w:rFonts w:ascii="宋体" w:hAnsi="宋体"/>
          <w:szCs w:val="21"/>
        </w:rPr>
      </w:pPr>
      <w:r>
        <w:rPr>
          <w:rFonts w:hint="eastAsia" w:ascii="宋体" w:hAnsi="宋体"/>
          <w:szCs w:val="21"/>
        </w:rPr>
        <w:t>7、如我单位按项目要求提供样品，且未在规定时间内取回样品的，视同放弃取回，同意深圳公共资源交易中心对样品进行清理。</w:t>
      </w:r>
    </w:p>
    <w:p>
      <w:pPr>
        <w:ind w:left="540" w:leftChars="257"/>
        <w:rPr>
          <w:szCs w:val="21"/>
        </w:rPr>
      </w:pPr>
      <w:r>
        <w:rPr>
          <w:rFonts w:hint="eastAsia"/>
          <w:szCs w:val="21"/>
        </w:rPr>
        <w:t>投标人：</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单位地址：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 xml:space="preserve">  </w:t>
      </w:r>
    </w:p>
    <w:p>
      <w:pPr>
        <w:ind w:left="540" w:leftChars="257"/>
        <w:rPr>
          <w:szCs w:val="21"/>
          <w:u w:val="single"/>
        </w:rPr>
      </w:pPr>
      <w:r>
        <w:rPr>
          <w:rFonts w:hint="eastAsia"/>
          <w:szCs w:val="21"/>
        </w:rPr>
        <w:t>法定代表人（负责人）或其委托代理人：</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pPr>
        <w:ind w:left="540" w:leftChars="257"/>
        <w:rPr>
          <w:szCs w:val="21"/>
          <w:u w:val="single"/>
        </w:rPr>
      </w:pPr>
      <w:r>
        <w:rPr>
          <w:rFonts w:hint="eastAsia"/>
          <w:szCs w:val="21"/>
        </w:rPr>
        <w:t>邮政编码：</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电话：</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pPr>
        <w:ind w:left="540" w:leftChars="257"/>
        <w:rPr>
          <w:szCs w:val="21"/>
          <w:u w:val="single"/>
        </w:rPr>
      </w:pPr>
      <w:r>
        <w:rPr>
          <w:rFonts w:hint="eastAsia"/>
          <w:szCs w:val="21"/>
        </w:rPr>
        <w:t>邮箱：</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pPr>
        <w:ind w:left="540" w:leftChars="257"/>
        <w:rPr>
          <w:szCs w:val="21"/>
        </w:rPr>
      </w:pPr>
      <w:r>
        <w:rPr>
          <w:rFonts w:hint="eastAsia"/>
          <w:szCs w:val="21"/>
        </w:rPr>
        <w:t>开户银行名称：</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开户银行账号：</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pPr>
        <w:ind w:left="540" w:leftChars="257"/>
        <w:rPr>
          <w:szCs w:val="21"/>
        </w:rPr>
      </w:pPr>
      <w:r>
        <w:rPr>
          <w:rFonts w:hint="eastAsia"/>
          <w:szCs w:val="21"/>
        </w:rPr>
        <w:t>开户银行地址：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开户银行电话：</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pPr>
        <w:ind w:firstLine="539" w:firstLineChars="257"/>
        <w:rPr>
          <w:sz w:val="24"/>
        </w:rPr>
      </w:pPr>
      <w:r>
        <w:rPr>
          <w:rFonts w:hint="eastAsia" w:ascii="宋体" w:hAnsi="宋体"/>
          <w:szCs w:val="21"/>
        </w:rPr>
        <w:t>日期：</w:t>
      </w:r>
      <w:r>
        <w:rPr>
          <w:rFonts w:hint="eastAsia"/>
          <w:szCs w:val="21"/>
          <w:u w:val="single"/>
        </w:rPr>
        <w:tab/>
      </w:r>
      <w:r>
        <w:rPr>
          <w:rFonts w:hint="eastAsia"/>
          <w:szCs w:val="21"/>
          <w:u w:val="single"/>
        </w:rPr>
        <w:tab/>
      </w:r>
      <w:r>
        <w:rPr>
          <w:rFonts w:hint="eastAsia" w:ascii="宋体" w:hAnsi="宋体"/>
          <w:szCs w:val="21"/>
        </w:rPr>
        <w:t>年</w:t>
      </w:r>
      <w:r>
        <w:rPr>
          <w:rFonts w:hint="eastAsia"/>
          <w:szCs w:val="21"/>
          <w:u w:val="single"/>
        </w:rPr>
        <w:tab/>
      </w:r>
      <w:r>
        <w:rPr>
          <w:rFonts w:hint="eastAsia"/>
          <w:szCs w:val="21"/>
          <w:u w:val="single"/>
        </w:rPr>
        <w:tab/>
      </w:r>
      <w:r>
        <w:rPr>
          <w:rFonts w:hint="eastAsia" w:ascii="宋体" w:hAnsi="宋体"/>
          <w:szCs w:val="21"/>
        </w:rPr>
        <w:t>月</w:t>
      </w:r>
      <w:r>
        <w:rPr>
          <w:rFonts w:hint="eastAsia"/>
          <w:szCs w:val="21"/>
          <w:u w:val="single"/>
        </w:rPr>
        <w:tab/>
      </w:r>
      <w:r>
        <w:rPr>
          <w:rFonts w:hint="eastAsia"/>
          <w:szCs w:val="21"/>
          <w:u w:val="single"/>
        </w:rPr>
        <w:tab/>
      </w:r>
      <w:r>
        <w:rPr>
          <w:rFonts w:hint="eastAsia" w:ascii="宋体" w:hAnsi="宋体"/>
          <w:szCs w:val="21"/>
        </w:rPr>
        <w:t>日</w:t>
      </w:r>
    </w:p>
    <w:p>
      <w:pPr>
        <w:rPr>
          <w:rFonts w:ascii="黑体" w:hAnsi="宋体" w:eastAsia="黑体"/>
        </w:rPr>
      </w:pPr>
    </w:p>
    <w:bookmarkEnd w:id="126"/>
    <w:p>
      <w:pPr>
        <w:pStyle w:val="6"/>
        <w:jc w:val="center"/>
        <w:rPr>
          <w:rFonts w:ascii="黑体" w:eastAsia="黑体"/>
          <w:b w:val="0"/>
          <w:sz w:val="24"/>
        </w:rPr>
      </w:pPr>
      <w:r>
        <w:rPr>
          <w:rFonts w:hint="eastAsia" w:ascii="黑体" w:eastAsia="黑体"/>
          <w:b w:val="0"/>
          <w:sz w:val="24"/>
        </w:rPr>
        <w:t>二、政府采购投标及履约承诺函</w:t>
      </w:r>
    </w:p>
    <w:p>
      <w:pPr>
        <w:rPr>
          <w:rFonts w:ascii="宋体" w:hAnsi="宋体"/>
          <w:color w:val="FF0000"/>
          <w:szCs w:val="21"/>
        </w:rPr>
      </w:pPr>
      <w:bookmarkStart w:id="130" w:name="_Hlk72257530"/>
      <w:r>
        <w:rPr>
          <w:rFonts w:hint="eastAsia" w:ascii="宋体" w:hAnsi="宋体"/>
          <w:color w:val="FF0000"/>
          <w:szCs w:val="21"/>
        </w:rPr>
        <w:t>致：</w:t>
      </w:r>
      <w:r>
        <w:rPr>
          <w:rFonts w:hint="eastAsia" w:ascii="宋体" w:hAnsi="宋体"/>
          <w:color w:val="FF0000"/>
          <w:szCs w:val="21"/>
          <w:u w:val="single"/>
        </w:rPr>
        <w:t>深圳公共资源交易中心</w:t>
      </w:r>
    </w:p>
    <w:p>
      <w:pPr>
        <w:ind w:right="-815" w:firstLine="420" w:firstLineChars="200"/>
        <w:rPr>
          <w:rFonts w:ascii="宋体" w:hAnsi="宋体"/>
          <w:szCs w:val="21"/>
        </w:rPr>
      </w:pPr>
      <w:r>
        <w:rPr>
          <w:rFonts w:hint="eastAsia" w:ascii="宋体" w:hAnsi="宋体"/>
          <w:szCs w:val="21"/>
        </w:rPr>
        <w:t>我单位承诺：</w:t>
      </w:r>
    </w:p>
    <w:p>
      <w:pPr>
        <w:ind w:firstLine="420" w:firstLineChars="200"/>
        <w:rPr>
          <w:rFonts w:ascii="宋体" w:hAnsi="宋体"/>
          <w:szCs w:val="21"/>
        </w:rPr>
      </w:pPr>
      <w:r>
        <w:rPr>
          <w:rFonts w:hint="eastAsia" w:ascii="宋体" w:hAnsi="宋体"/>
          <w:szCs w:val="21"/>
        </w:rPr>
        <w:t>1.我单位参与本项目所投标（响应）的货物、工程或服务，不存在侵犯知识产权的情况；已知悉并同意中标（成交）结果信息公示（公开）的内容。</w:t>
      </w:r>
    </w:p>
    <w:p>
      <w:pPr>
        <w:ind w:firstLine="420" w:firstLineChars="200"/>
        <w:rPr>
          <w:rFonts w:ascii="宋体" w:hAnsi="宋体"/>
          <w:szCs w:val="21"/>
        </w:rPr>
      </w:pPr>
      <w:r>
        <w:rPr>
          <w:rFonts w:hint="eastAsia" w:ascii="宋体" w:hAnsi="宋体"/>
          <w:szCs w:val="21"/>
        </w:rPr>
        <w:t>2.我单位参与该项目投标，符合招标文件关于联合体及进口产品的相关资格要求。</w:t>
      </w:r>
    </w:p>
    <w:p>
      <w:pPr>
        <w:ind w:firstLine="420" w:firstLineChars="200"/>
        <w:rPr>
          <w:rFonts w:ascii="宋体" w:hAnsi="宋体"/>
          <w:szCs w:val="21"/>
        </w:rPr>
      </w:pPr>
      <w:r>
        <w:rPr>
          <w:rFonts w:hint="eastAsia" w:ascii="宋体" w:hAnsi="宋体"/>
          <w:szCs w:val="21"/>
        </w:rPr>
        <w:t>3.我单位参与本项目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hint="eastAsia" w:ascii="宋体" w:hAnsi="宋体"/>
          <w:szCs w:val="21"/>
        </w:rPr>
        <w:t>4.我单位具备《中华人民共和国政府采购法》第二十二条的条件。</w:t>
      </w:r>
    </w:p>
    <w:p>
      <w:pPr>
        <w:ind w:firstLine="420" w:firstLineChars="200"/>
        <w:rPr>
          <w:rFonts w:ascii="宋体" w:hAnsi="宋体"/>
          <w:szCs w:val="21"/>
        </w:rPr>
      </w:pPr>
      <w:r>
        <w:rPr>
          <w:rFonts w:hint="eastAsia" w:ascii="宋体" w:hAnsi="宋体"/>
          <w:szCs w:val="21"/>
        </w:rPr>
        <w:t>5.我单位</w:t>
      </w:r>
      <w:r>
        <w:rPr>
          <w:rFonts w:hint="eastAsia"/>
        </w:rPr>
        <w:t>未被列入失信被执行人、重大税收违法案件当事人名单、政府采购严重违法失信行为记录名单。</w:t>
      </w:r>
    </w:p>
    <w:p>
      <w:pPr>
        <w:ind w:firstLine="420" w:firstLineChars="200"/>
        <w:rPr>
          <w:rFonts w:ascii="宋体" w:hAnsi="宋体"/>
          <w:szCs w:val="21"/>
        </w:rPr>
      </w:pPr>
      <w:r>
        <w:rPr>
          <w:rFonts w:hint="eastAsia" w:ascii="宋体" w:hAnsi="宋体"/>
          <w:szCs w:val="21"/>
        </w:rPr>
        <w:t>6.</w:t>
      </w:r>
      <w:bookmarkStart w:id="131" w:name="_Hlk72587269"/>
      <w:bookmarkStart w:id="132" w:name="_Hlk72587299"/>
      <w:r>
        <w:rPr>
          <w:rFonts w:hint="eastAsia" w:ascii="宋体" w:hAnsi="宋体"/>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131"/>
      <w:r>
        <w:rPr>
          <w:rFonts w:hint="eastAsia" w:ascii="宋体" w:hAnsi="宋体"/>
          <w:szCs w:val="21"/>
        </w:rPr>
        <w:t>。</w:t>
      </w:r>
    </w:p>
    <w:bookmarkEnd w:id="132"/>
    <w:p>
      <w:pPr>
        <w:ind w:firstLine="420" w:firstLineChars="200"/>
        <w:rPr>
          <w:rFonts w:ascii="宋体" w:hAnsi="宋体"/>
          <w:szCs w:val="21"/>
        </w:rPr>
      </w:pPr>
      <w:r>
        <w:rPr>
          <w:rFonts w:hint="eastAsia" w:ascii="宋体" w:hAnsi="宋体"/>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hint="eastAsia" w:ascii="宋体" w:hAnsi="宋体"/>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szCs w:val="21"/>
        </w:rPr>
        <w:t>8</w:t>
      </w:r>
      <w:r>
        <w:rPr>
          <w:rFonts w:hint="eastAsia" w:ascii="宋体" w:hAnsi="宋体"/>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szCs w:val="21"/>
        </w:rPr>
        <w:t>9</w:t>
      </w:r>
      <w:r>
        <w:rPr>
          <w:rFonts w:hint="eastAsia" w:ascii="宋体" w:hAnsi="宋体"/>
          <w:szCs w:val="21"/>
        </w:rPr>
        <w:t>.我单位承诺中标后项目不转包，未经采购人同意不进行分包。</w:t>
      </w:r>
    </w:p>
    <w:p>
      <w:pPr>
        <w:ind w:firstLine="420" w:firstLineChars="200"/>
        <w:rPr>
          <w:rFonts w:ascii="宋体" w:hAnsi="宋体"/>
        </w:rPr>
      </w:pPr>
      <w:r>
        <w:rPr>
          <w:rFonts w:hint="eastAsia" w:ascii="宋体" w:hAnsi="宋体"/>
          <w:szCs w:val="21"/>
        </w:rPr>
        <w:t>1</w:t>
      </w:r>
      <w:r>
        <w:rPr>
          <w:rFonts w:ascii="宋体" w:hAnsi="宋体"/>
          <w:szCs w:val="21"/>
        </w:rPr>
        <w:t>0.</w:t>
      </w:r>
      <w:r>
        <w:rPr>
          <w:rFonts w:hint="eastAsia" w:ascii="宋体" w:hAnsi="宋体"/>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rPr>
      </w:pPr>
      <w:r>
        <w:rPr>
          <w:rFonts w:ascii="宋体" w:hAnsi="宋体"/>
        </w:rPr>
        <w:t>11.</w:t>
      </w:r>
      <w:r>
        <w:rPr>
          <w:rFonts w:hint="eastAsia" w:ascii="宋体" w:hAnsi="宋体"/>
        </w:rPr>
        <w:t>我单位保证，若所投货物涉及</w:t>
      </w:r>
      <w:r>
        <w:rPr>
          <w:rFonts w:ascii="宋体" w:hAnsi="宋体"/>
        </w:rPr>
        <w:t>《</w:t>
      </w:r>
      <w:r>
        <w:rPr>
          <w:rFonts w:hint="eastAsia" w:ascii="宋体" w:hAnsi="宋体"/>
        </w:rPr>
        <w:t>财政部生态环境部关于印发节能产品政府采购品目清单的通知》（财库〔20</w:t>
      </w:r>
      <w:r>
        <w:rPr>
          <w:rFonts w:ascii="宋体" w:hAnsi="宋体"/>
        </w:rPr>
        <w:t>19</w:t>
      </w:r>
      <w:r>
        <w:rPr>
          <w:rFonts w:hint="eastAsia" w:ascii="宋体" w:hAnsi="宋体"/>
        </w:rPr>
        <w:t>〕</w:t>
      </w:r>
      <w:r>
        <w:rPr>
          <w:rFonts w:ascii="宋体" w:hAnsi="宋体"/>
        </w:rPr>
        <w:t>19</w:t>
      </w:r>
      <w:r>
        <w:rPr>
          <w:rFonts w:hint="eastAsia" w:ascii="宋体" w:hAnsi="宋体"/>
        </w:rPr>
        <w:t>号）列明的政府采购强制产品，则所投该产品符合节能产品的认证要求。</w:t>
      </w:r>
    </w:p>
    <w:p>
      <w:pPr>
        <w:ind w:firstLine="420" w:firstLineChars="200"/>
        <w:rPr>
          <w:rFonts w:ascii="宋体" w:hAnsi="宋体"/>
        </w:rPr>
      </w:pPr>
      <w:r>
        <w:rPr>
          <w:rFonts w:hint="eastAsia" w:ascii="宋体" w:hAnsi="宋体"/>
        </w:rPr>
        <w:t>12. 我单位保证，不存在“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的情形。</w:t>
      </w:r>
    </w:p>
    <w:p>
      <w:pPr>
        <w:ind w:firstLine="420" w:firstLineChars="200"/>
        <w:rPr>
          <w:rFonts w:ascii="宋体" w:hAnsi="宋体"/>
        </w:rPr>
      </w:pPr>
      <w:r>
        <w:rPr>
          <w:rFonts w:hint="eastAsia" w:ascii="宋体" w:hAnsi="宋体"/>
        </w:rPr>
        <w:t>13.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pPr>
        <w:ind w:firstLine="420" w:firstLineChars="200"/>
        <w:rPr>
          <w:rFonts w:ascii="宋体" w:hAnsi="宋体"/>
          <w:szCs w:val="21"/>
        </w:rPr>
      </w:pPr>
      <w:r>
        <w:rPr>
          <w:rFonts w:hint="eastAsia" w:ascii="宋体" w:hAnsi="宋体"/>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p>
    <w:p>
      <w:pPr>
        <w:spacing w:before="60" w:beforeLines="25" w:after="60" w:afterLines="25"/>
        <w:jc w:val="right"/>
        <w:rPr>
          <w:color w:val="FF0000"/>
        </w:rPr>
      </w:pPr>
      <w:r>
        <w:rPr>
          <w:rFonts w:hint="eastAsia"/>
          <w:color w:val="FF0000"/>
          <w:szCs w:val="21"/>
        </w:rPr>
        <w:t>投标人：</w:t>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u w:val="single"/>
        </w:rPr>
        <w:tab/>
      </w:r>
    </w:p>
    <w:p>
      <w:pPr>
        <w:ind w:firstLine="645"/>
        <w:rPr>
          <w:rFonts w:ascii="宋体" w:hAnsi="宋体"/>
          <w:color w:val="FF0000"/>
          <w:szCs w:val="21"/>
        </w:rPr>
      </w:pPr>
      <w:r>
        <w:rPr>
          <w:rFonts w:hint="eastAsia" w:ascii="宋体" w:hAnsi="宋体"/>
          <w:color w:val="FF0000"/>
          <w:szCs w:val="21"/>
        </w:rPr>
        <w:t xml:space="preserve">                                           日期：</w:t>
      </w:r>
      <w:r>
        <w:rPr>
          <w:rFonts w:hint="eastAsia"/>
          <w:color w:val="FF0000"/>
          <w:szCs w:val="21"/>
          <w:u w:val="single"/>
        </w:rPr>
        <w:tab/>
      </w:r>
      <w:r>
        <w:rPr>
          <w:rFonts w:hint="eastAsia"/>
          <w:color w:val="FF0000"/>
          <w:szCs w:val="21"/>
          <w:u w:val="single"/>
        </w:rPr>
        <w:tab/>
      </w:r>
      <w:r>
        <w:rPr>
          <w:rFonts w:hint="eastAsia" w:ascii="宋体" w:hAnsi="宋体"/>
          <w:color w:val="FF0000"/>
          <w:szCs w:val="21"/>
        </w:rPr>
        <w:t>年</w:t>
      </w:r>
      <w:r>
        <w:rPr>
          <w:rFonts w:hint="eastAsia"/>
          <w:color w:val="FF0000"/>
          <w:szCs w:val="21"/>
          <w:u w:val="single"/>
        </w:rPr>
        <w:tab/>
      </w:r>
      <w:r>
        <w:rPr>
          <w:rFonts w:hint="eastAsia"/>
          <w:color w:val="FF0000"/>
          <w:szCs w:val="21"/>
          <w:u w:val="single"/>
        </w:rPr>
        <w:tab/>
      </w:r>
      <w:r>
        <w:rPr>
          <w:rFonts w:hint="eastAsia" w:ascii="宋体" w:hAnsi="宋体"/>
          <w:color w:val="FF0000"/>
          <w:szCs w:val="21"/>
        </w:rPr>
        <w:t>月</w:t>
      </w:r>
      <w:r>
        <w:rPr>
          <w:rFonts w:hint="eastAsia"/>
          <w:color w:val="FF0000"/>
          <w:szCs w:val="21"/>
          <w:u w:val="single"/>
        </w:rPr>
        <w:tab/>
      </w:r>
      <w:r>
        <w:rPr>
          <w:rFonts w:hint="eastAsia"/>
          <w:color w:val="FF0000"/>
          <w:szCs w:val="21"/>
          <w:u w:val="single"/>
        </w:rPr>
        <w:tab/>
      </w:r>
      <w:r>
        <w:rPr>
          <w:rFonts w:hint="eastAsia" w:ascii="宋体" w:hAnsi="宋体"/>
          <w:color w:val="FF0000"/>
          <w:szCs w:val="21"/>
        </w:rPr>
        <w:t>日</w:t>
      </w:r>
    </w:p>
    <w:bookmarkEnd w:id="130"/>
    <w:p>
      <w:pPr>
        <w:rPr>
          <w:rFonts w:ascii="宋体"/>
          <w:b/>
          <w:szCs w:val="21"/>
        </w:rPr>
      </w:pPr>
    </w:p>
    <w:p>
      <w:pPr>
        <w:ind w:firstLine="482" w:firstLineChars="200"/>
        <w:jc w:val="center"/>
        <w:rPr>
          <w:rFonts w:hAnsi="宋体"/>
          <w:b/>
          <w:bCs/>
          <w:sz w:val="24"/>
        </w:rPr>
      </w:pPr>
    </w:p>
    <w:p>
      <w:pPr>
        <w:pStyle w:val="6"/>
        <w:jc w:val="center"/>
        <w:rPr>
          <w:rFonts w:ascii="黑体" w:eastAsia="黑体"/>
          <w:b w:val="0"/>
          <w:sz w:val="24"/>
          <w:szCs w:val="24"/>
        </w:rPr>
      </w:pPr>
      <w:r>
        <w:rPr>
          <w:rFonts w:hint="eastAsia" w:ascii="黑体" w:eastAsia="黑体"/>
          <w:b w:val="0"/>
          <w:sz w:val="24"/>
          <w:szCs w:val="24"/>
        </w:rPr>
        <w:t>三、投标人情况及资格证明文件</w:t>
      </w:r>
    </w:p>
    <w:p>
      <w:pPr>
        <w:jc w:val="left"/>
        <w:outlineLvl w:val="3"/>
        <w:rPr>
          <w:rFonts w:ascii="黑体" w:hAnsi="宋体" w:eastAsia="黑体"/>
          <w:bCs/>
          <w:kern w:val="0"/>
          <w:sz w:val="24"/>
          <w:szCs w:val="32"/>
        </w:rPr>
      </w:pPr>
      <w:bookmarkStart w:id="133" w:name="_Hlk72257590"/>
      <w:r>
        <w:rPr>
          <w:rFonts w:hint="eastAsia" w:ascii="黑体" w:hAnsi="宋体" w:eastAsia="黑体"/>
          <w:bCs/>
          <w:kern w:val="0"/>
          <w:sz w:val="24"/>
          <w:szCs w:val="32"/>
        </w:rPr>
        <w:t>（一）投标人资格证明文件</w:t>
      </w:r>
    </w:p>
    <w:p>
      <w:pPr>
        <w:spacing w:before="120" w:beforeLines="50"/>
        <w:ind w:firstLine="422"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p>
    <w:p>
      <w:pPr>
        <w:rPr>
          <w:b/>
          <w:sz w:val="22"/>
        </w:rPr>
      </w:pPr>
    </w:p>
    <w:p>
      <w:pPr>
        <w:outlineLvl w:val="3"/>
        <w:rPr>
          <w:rFonts w:ascii="黑体" w:hAnsi="宋体" w:eastAsia="黑体"/>
          <w:bCs/>
          <w:kern w:val="0"/>
          <w:sz w:val="24"/>
          <w:szCs w:val="32"/>
        </w:rPr>
      </w:pPr>
      <w:r>
        <w:rPr>
          <w:rFonts w:hint="eastAsia" w:ascii="黑体" w:hAnsi="宋体" w:eastAsia="黑体"/>
          <w:bCs/>
          <w:kern w:val="0"/>
          <w:sz w:val="24"/>
          <w:szCs w:val="32"/>
        </w:rPr>
        <w:t>（二）</w:t>
      </w:r>
      <w:bookmarkStart w:id="134" w:name="_Hlk72257908"/>
      <w:r>
        <w:rPr>
          <w:rFonts w:hint="eastAsia" w:ascii="黑体" w:hAnsi="宋体" w:eastAsia="黑体"/>
          <w:bCs/>
          <w:kern w:val="0"/>
          <w:sz w:val="24"/>
          <w:szCs w:val="32"/>
        </w:rPr>
        <w:t>中小企业声明函、残疾人福利性单位声明函及监狱企业声明函</w:t>
      </w:r>
    </w:p>
    <w:bookmarkEnd w:id="133"/>
    <w:p>
      <w:pPr>
        <w:jc w:val="left"/>
        <w:rPr>
          <w:rFonts w:ascii="Calibri" w:hAnsi="Calibri"/>
          <w:color w:val="FF0000"/>
        </w:rPr>
      </w:pPr>
      <w:r>
        <w:rPr>
          <w:rFonts w:hint="eastAsia" w:ascii="Calibri" w:hAnsi="Calibri"/>
          <w:color w:val="FF0000"/>
        </w:rPr>
        <w:t>填写指引：</w:t>
      </w:r>
    </w:p>
    <w:p>
      <w:pPr>
        <w:jc w:val="left"/>
        <w:rPr>
          <w:rFonts w:ascii="Calibri" w:hAnsi="Calibri"/>
          <w:color w:val="FF0000"/>
        </w:rPr>
      </w:pPr>
      <w:r>
        <w:rPr>
          <w:rFonts w:hint="eastAsia" w:ascii="Calibri" w:hAnsi="Calibri"/>
          <w:color w:val="FF0000"/>
        </w:rPr>
        <w:t>1、该部分内容由投标人根据自身实际情况填写，不符合要求的投标人可以不填写或直接删除相应的声明函。投标人提供的声明函不属实的，属于提供虚假资料谋取中标，依照《中华人民共和国政府采购法》等国家有关规定追究相应责任。</w:t>
      </w:r>
    </w:p>
    <w:p>
      <w:pPr>
        <w:jc w:val="left"/>
        <w:rPr>
          <w:rFonts w:ascii="Calibri" w:hAnsi="Calibri"/>
          <w:color w:val="FF0000"/>
        </w:rPr>
      </w:pPr>
      <w:r>
        <w:rPr>
          <w:rFonts w:hint="eastAsia" w:ascii="Calibri" w:hAnsi="Calibri"/>
          <w:color w:val="FF0000"/>
        </w:rPr>
        <w:t>2、该部分内容填写需要参考的相关文件：(1)财政部《政府采购促进中小企业发展管理办法》（财库〔2020〕46号）；(2)《工业和信息化部、国家统计局、国家发展和改革委员会、财政部关于印发中小企业划型标准规定的通知》（工信部联企业〔2011〕300 号，以下简称300号文）。</w:t>
      </w:r>
    </w:p>
    <w:p>
      <w:pPr>
        <w:jc w:val="left"/>
        <w:rPr>
          <w:rFonts w:ascii="Calibri" w:hAnsi="Calibri"/>
          <w:color w:val="FF0000"/>
        </w:rPr>
      </w:pPr>
      <w:r>
        <w:rPr>
          <w:rFonts w:hint="eastAsia" w:ascii="Calibri" w:hAnsi="Calibri"/>
          <w:color w:val="FF0000"/>
        </w:rPr>
        <w:t>3、请依照提供的格式和内容填写声明函，不要随意变更格式；声明函不需要盖章或签字。</w:t>
      </w:r>
    </w:p>
    <w:p>
      <w:pPr>
        <w:jc w:val="left"/>
        <w:rPr>
          <w:rFonts w:ascii="Calibri" w:hAnsi="Calibri"/>
          <w:color w:val="FF0000"/>
        </w:rPr>
      </w:pPr>
      <w:r>
        <w:rPr>
          <w:rFonts w:hint="eastAsia" w:ascii="Calibri" w:hAnsi="Calibri"/>
          <w:color w:val="FF0000"/>
        </w:rPr>
        <w:t>4、声明函具体填写要求：</w:t>
      </w:r>
    </w:p>
    <w:p>
      <w:pPr>
        <w:jc w:val="left"/>
        <w:rPr>
          <w:rFonts w:ascii="Calibri" w:hAnsi="Calibri"/>
          <w:color w:val="FF0000"/>
        </w:rPr>
      </w:pPr>
      <w:r>
        <w:rPr>
          <w:rFonts w:hint="eastAsia" w:ascii="Calibri" w:hAnsi="Calibri"/>
          <w:color w:val="FF0000"/>
        </w:rPr>
        <w:t>（1）声明是中小企业须填写《中小企业声明函》（货物）的以下内容：</w:t>
      </w:r>
    </w:p>
    <w:p>
      <w:pPr>
        <w:jc w:val="left"/>
        <w:rPr>
          <w:rFonts w:ascii="Calibri" w:hAnsi="Calibri"/>
          <w:color w:val="FF0000"/>
        </w:rPr>
      </w:pPr>
      <w:r>
        <w:rPr>
          <w:rFonts w:hint="eastAsia" w:ascii="Calibri" w:hAnsi="Calibri"/>
          <w:color w:val="FF0000"/>
        </w:rPr>
        <w:t>第一处，在“单位名称”下划线处如实填写采购人名称（深圳公共资源交易中心不是本项目的采购人，而是组织实施机构）；供应商未填写“采购人名称”或填写的“采购人名称”与招标文件的“采购人名称”不一致的，将导致投标无效；</w:t>
      </w:r>
    </w:p>
    <w:p>
      <w:pPr>
        <w:jc w:val="left"/>
        <w:rPr>
          <w:rFonts w:ascii="Calibri" w:hAnsi="Calibri"/>
          <w:color w:val="FF0000"/>
        </w:rPr>
      </w:pPr>
      <w:r>
        <w:rPr>
          <w:rFonts w:hint="eastAsia" w:ascii="Calibri" w:hAnsi="Calibri"/>
          <w:color w:val="FF0000"/>
        </w:rPr>
        <w:t>第二处，在“项目名称”下划线处如实填写采购项目名称；供应商未填写“项目名称”或填写的“项目名称”与招标文件的“项目名称”不一致的，将导致投标无效；</w:t>
      </w:r>
    </w:p>
    <w:p>
      <w:pPr>
        <w:jc w:val="left"/>
        <w:rPr>
          <w:rFonts w:ascii="Calibri" w:hAnsi="Calibri"/>
          <w:color w:val="FF0000"/>
        </w:rPr>
      </w:pPr>
      <w:r>
        <w:rPr>
          <w:rFonts w:hint="eastAsia" w:ascii="Calibri" w:hAnsi="Calibri"/>
          <w:color w:val="FF0000"/>
        </w:rPr>
        <w:t>第三处，在“标的名称”下划线处填写所采购服务（标的）的具体名称（以招标文件第一册第三章用户需求书“货物需求明细”的“货物名称”一栏为准）；如果涉及多个服务需求（标的）由同一企业承接，“标的名称”下划线处可以如实填写多个服务需求（标的）；供应商未填写“标的名称”或填写的“标的名称”与招标文件第一册第三章用户需求书“货物需求明细”的“货物名称”一栏不一致的，将导致投标无效；</w:t>
      </w:r>
    </w:p>
    <w:p>
      <w:pPr>
        <w:jc w:val="left"/>
        <w:rPr>
          <w:rFonts w:ascii="Calibri" w:hAnsi="Calibri"/>
          <w:color w:val="FF0000"/>
        </w:rPr>
      </w:pPr>
      <w:r>
        <w:rPr>
          <w:rFonts w:hint="eastAsia" w:ascii="Calibri" w:hAnsi="Calibri"/>
          <w:color w:val="FF0000"/>
        </w:rPr>
        <w:t>第四处，在“招标文件中明确的所属行业”下划线处填写采购标的对应的中小企业划分标准所属行业（所属行业可在招标文件第一册第二章“对通用条款的补充内容及其他关键信息”章节查看）；供应商未填写“所属行业”或填写的“所属行业”与招标文件约定的“所属行业”不一致的，将导致投标无效；例如，招标文件约定本项目采购标的对应的中小企业划分标准所属行业为“其他未列明的行业”，但供应商在“招标文件中明确的所属行业”下划线处填写为“物业管理”或“招标文件所约定的行业”，做投标无效处理；</w:t>
      </w:r>
    </w:p>
    <w:p>
      <w:pPr>
        <w:jc w:val="left"/>
        <w:rPr>
          <w:rFonts w:ascii="Calibri" w:hAnsi="Calibri"/>
          <w:color w:val="FF0000"/>
        </w:rPr>
      </w:pPr>
      <w:r>
        <w:rPr>
          <w:rFonts w:hint="eastAsia" w:ascii="Calibri" w:hAnsi="Calibri"/>
          <w:color w:val="FF0000"/>
        </w:rPr>
        <w:t>第五处，在“企业名称”下划线处如实填写承接企业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供应商填写的中小微企业类型与实际不一致的，将导致投标无效。例如，供应商本属于中型企业，但供应商在中小企业声明函时填报为小型企业；供应商本属于微型企业，但供应商在中小企业声明函时填报为小型企业；以上两种情形均做投标无效处理。</w:t>
      </w:r>
    </w:p>
    <w:p>
      <w:pPr>
        <w:jc w:val="left"/>
        <w:rPr>
          <w:rFonts w:ascii="Calibri" w:hAnsi="Calibri"/>
          <w:color w:val="FF0000"/>
        </w:rPr>
      </w:pPr>
      <w:r>
        <w:rPr>
          <w:rFonts w:hint="eastAsia" w:ascii="Calibri" w:hAnsi="Calibri"/>
          <w:color w:val="FF0000"/>
        </w:rPr>
        <w:t>（2）声明是残疾人福利性单位须填写《残疾人福利性单位声明函》（货物类）的相关内容（填写位置的字体已加粗），具体参照上述针对《中小企业声明函》的填写要求进行填写。</w:t>
      </w:r>
    </w:p>
    <w:p>
      <w:pPr>
        <w:jc w:val="left"/>
        <w:rPr>
          <w:rFonts w:ascii="Calibri" w:hAnsi="Calibri"/>
          <w:color w:val="FF0000"/>
        </w:rPr>
      </w:pPr>
      <w:r>
        <w:rPr>
          <w:rFonts w:hint="eastAsia" w:ascii="Calibri" w:hAnsi="Calibri"/>
          <w:color w:val="FF0000"/>
        </w:rPr>
        <w:t>（3）声明是监狱企业须填写《监狱企业声明函》的相关内容（填写位置的字体已加粗），具体参照上述针对《中小企业声明函》的填写要求进行填写。</w:t>
      </w:r>
    </w:p>
    <w:p>
      <w:pPr>
        <w:jc w:val="left"/>
        <w:rPr>
          <w:rFonts w:ascii="Calibri" w:hAnsi="Calibri"/>
          <w:color w:val="FF0000"/>
        </w:rPr>
      </w:pPr>
      <w:r>
        <w:rPr>
          <w:rFonts w:hint="eastAsia" w:ascii="Calibri" w:hAnsi="Calibri"/>
          <w:color w:val="FF0000"/>
        </w:rPr>
        <w:t>5、本项目属于专门面向中小微企业采购，要求提供声明函作为依据，未提供声明函或声明内容不满足要求的，做资格审查不通过处理。</w:t>
      </w:r>
    </w:p>
    <w:p>
      <w:pPr>
        <w:rPr>
          <w:rFonts w:ascii="Calibri" w:hAnsi="Calibri"/>
        </w:rPr>
      </w:pPr>
    </w:p>
    <w:p>
      <w:pPr>
        <w:jc w:val="center"/>
        <w:rPr>
          <w:b/>
          <w:sz w:val="24"/>
        </w:rPr>
      </w:pPr>
      <w:r>
        <w:rPr>
          <w:rFonts w:hint="eastAsia"/>
          <w:b/>
          <w:sz w:val="24"/>
        </w:rPr>
        <w:t>1、</w:t>
      </w:r>
      <w:r>
        <w:rPr>
          <w:b/>
          <w:sz w:val="24"/>
        </w:rPr>
        <w:t xml:space="preserve">中小企业声明函（货物） </w:t>
      </w:r>
    </w:p>
    <w:p>
      <w:pPr>
        <w:ind w:firstLine="420" w:firstLineChars="200"/>
        <w:rPr>
          <w:rFonts w:ascii="宋体" w:hAnsi="宋体"/>
          <w:szCs w:val="21"/>
        </w:rPr>
      </w:pPr>
      <w:r>
        <w:rPr>
          <w:rFonts w:ascii="宋体" w:hAnsi="宋体"/>
          <w:szCs w:val="21"/>
        </w:rPr>
        <w:t>本</w:t>
      </w:r>
      <w:r>
        <w:rPr>
          <w:rFonts w:hint="eastAsia" w:ascii="宋体" w:hAnsi="宋体"/>
          <w:szCs w:val="21"/>
        </w:rPr>
        <w:t>公司（联合体）</w:t>
      </w:r>
      <w:r>
        <w:rPr>
          <w:rFonts w:ascii="宋体" w:hAnsi="宋体"/>
          <w:szCs w:val="21"/>
        </w:rPr>
        <w:t>郑重声明，根据《政府采购促进中小企业发展管理办法》（财库</w:t>
      </w:r>
      <w:r>
        <w:rPr>
          <w:rFonts w:hint="eastAsia" w:ascii="宋体" w:hAnsi="宋体" w:cs="微软雅黑"/>
          <w:szCs w:val="21"/>
        </w:rPr>
        <w:t>﹝</w:t>
      </w:r>
      <w:r>
        <w:rPr>
          <w:rFonts w:ascii="宋体" w:hAnsi="宋体"/>
          <w:szCs w:val="21"/>
        </w:rPr>
        <w:t>2020</w:t>
      </w:r>
      <w:r>
        <w:rPr>
          <w:rFonts w:hint="eastAsia" w:ascii="宋体" w:hAnsi="宋体" w:cs="微软雅黑"/>
          <w:szCs w:val="21"/>
        </w:rPr>
        <w:t>﹞</w:t>
      </w:r>
      <w:r>
        <w:rPr>
          <w:rFonts w:ascii="宋体" w:hAnsi="宋体"/>
          <w:szCs w:val="21"/>
        </w:rPr>
        <w:t>46号）的规定，本</w:t>
      </w:r>
      <w:r>
        <w:rPr>
          <w:rFonts w:hint="eastAsia" w:ascii="宋体" w:hAnsi="宋体"/>
          <w:szCs w:val="21"/>
        </w:rPr>
        <w:t>公司（联合体）</w:t>
      </w:r>
      <w:r>
        <w:rPr>
          <w:rFonts w:ascii="宋体" w:hAnsi="宋体"/>
          <w:szCs w:val="21"/>
        </w:rPr>
        <w:t>参加</w:t>
      </w:r>
      <w:r>
        <w:rPr>
          <w:rFonts w:ascii="宋体" w:hAnsi="宋体"/>
          <w:b/>
          <w:bCs/>
          <w:szCs w:val="21"/>
          <w:u w:val="single"/>
        </w:rPr>
        <w:t>（</w:t>
      </w:r>
      <w:r>
        <w:rPr>
          <w:rFonts w:hint="eastAsia" w:ascii="宋体" w:hAnsi="宋体"/>
          <w:b/>
          <w:bCs/>
          <w:szCs w:val="21"/>
          <w:u w:val="single"/>
        </w:rPr>
        <w:t>单位名称</w:t>
      </w:r>
      <w:r>
        <w:rPr>
          <w:rFonts w:ascii="宋体" w:hAnsi="宋体"/>
          <w:b/>
          <w:bCs/>
          <w:szCs w:val="21"/>
          <w:u w:val="single"/>
        </w:rPr>
        <w:t>）</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采购活动，提供的货物全部由符合政策要求的中小企业制造。相关企业</w:t>
      </w:r>
      <w:r>
        <w:rPr>
          <w:rFonts w:hint="eastAsia" w:ascii="宋体" w:hAnsi="宋体"/>
          <w:szCs w:val="21"/>
        </w:rPr>
        <w:t>（含联合体中的中小企业、签订分包意向协议的中小企业）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，属于</w:t>
      </w:r>
      <w:r>
        <w:rPr>
          <w:rFonts w:ascii="宋体" w:hAnsi="宋体"/>
          <w:b/>
          <w:bCs/>
          <w:szCs w:val="21"/>
          <w:u w:val="single"/>
        </w:rPr>
        <w:t>（</w:t>
      </w:r>
      <w:r>
        <w:rPr>
          <w:rFonts w:hint="eastAsia" w:ascii="宋体" w:hAnsi="宋体"/>
          <w:b/>
          <w:bCs/>
          <w:szCs w:val="21"/>
          <w:u w:val="single"/>
        </w:rPr>
        <w:t>采购</w:t>
      </w:r>
      <w:r>
        <w:rPr>
          <w:rFonts w:ascii="宋体" w:hAnsi="宋体"/>
          <w:b/>
          <w:bCs/>
          <w:szCs w:val="21"/>
          <w:u w:val="single"/>
        </w:rPr>
        <w:t xml:space="preserve">文件中明确的所属行业） </w:t>
      </w:r>
      <w:r>
        <w:rPr>
          <w:rFonts w:ascii="宋体" w:hAnsi="宋体"/>
          <w:szCs w:val="21"/>
        </w:rPr>
        <w:t>行业；制造商为</w:t>
      </w:r>
      <w:r>
        <w:rPr>
          <w:rFonts w:ascii="宋体" w:hAnsi="宋体"/>
          <w:b/>
          <w:bCs/>
          <w:szCs w:val="21"/>
          <w:u w:val="single"/>
        </w:rPr>
        <w:t>（企业名称）</w:t>
      </w:r>
      <w:r>
        <w:rPr>
          <w:rFonts w:ascii="宋体" w:hAnsi="宋体"/>
          <w:szCs w:val="21"/>
        </w:rPr>
        <w:t>，从业人员</w:t>
      </w:r>
      <w:r>
        <w:rPr>
          <w:rFonts w:hint="eastAsia" w:ascii="宋体" w:hAnsi="宋体"/>
          <w:szCs w:val="21"/>
          <w:u w:val="single"/>
        </w:rPr>
        <w:t xml:space="preserve">  </w:t>
      </w:r>
      <w:r>
        <w:rPr>
          <w:rFonts w:ascii="宋体" w:hAnsi="宋体"/>
          <w:szCs w:val="21"/>
        </w:rPr>
        <w:t>人，营业收入为</w:t>
      </w:r>
      <w:r>
        <w:rPr>
          <w:rFonts w:hint="eastAsia" w:ascii="宋体" w:hAnsi="宋体"/>
          <w:szCs w:val="21"/>
        </w:rPr>
        <w:t xml:space="preserve">  </w:t>
      </w:r>
      <w:r>
        <w:rPr>
          <w:rFonts w:ascii="宋体" w:hAnsi="宋体"/>
          <w:szCs w:val="21"/>
        </w:rPr>
        <w:t>万元，资产总额为</w:t>
      </w:r>
      <w:r>
        <w:rPr>
          <w:rFonts w:hint="eastAsia" w:ascii="宋体" w:hAnsi="宋体"/>
          <w:szCs w:val="21"/>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szCs w:val="21"/>
        </w:rPr>
        <w:t xml:space="preserve">； </w:t>
      </w:r>
    </w:p>
    <w:p>
      <w:pPr>
        <w:ind w:firstLine="420" w:firstLineChars="200"/>
        <w:rPr>
          <w:rFonts w:ascii="宋体" w:hAnsi="宋体"/>
          <w:szCs w:val="21"/>
          <w:u w:val="single"/>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hint="eastAsia" w:ascii="宋体" w:hAnsi="宋体"/>
          <w:b/>
          <w:bCs/>
          <w:szCs w:val="21"/>
          <w:u w:val="single"/>
        </w:rPr>
        <w:t>采购</w:t>
      </w:r>
      <w:r>
        <w:rPr>
          <w:rFonts w:ascii="宋体" w:hAnsi="宋体"/>
          <w:b/>
          <w:bCs/>
          <w:szCs w:val="21"/>
          <w:u w:val="single"/>
        </w:rPr>
        <w:t xml:space="preserve">文件中明确的所属行业） </w:t>
      </w:r>
      <w:r>
        <w:rPr>
          <w:rFonts w:ascii="宋体" w:hAnsi="宋体"/>
          <w:szCs w:val="21"/>
        </w:rPr>
        <w:t>行业；制造商为</w:t>
      </w:r>
      <w:r>
        <w:rPr>
          <w:rFonts w:ascii="宋体" w:hAnsi="宋体"/>
          <w:b/>
          <w:bCs/>
          <w:szCs w:val="21"/>
          <w:u w:val="single"/>
        </w:rPr>
        <w:t>（企业名称）</w:t>
      </w:r>
      <w:r>
        <w:rPr>
          <w:rFonts w:ascii="宋体" w:hAnsi="宋体"/>
          <w:szCs w:val="21"/>
        </w:rPr>
        <w:t>，从业人员</w:t>
      </w:r>
      <w:r>
        <w:rPr>
          <w:rFonts w:hint="eastAsia" w:ascii="宋体" w:hAnsi="宋体"/>
          <w:szCs w:val="21"/>
          <w:u w:val="single"/>
        </w:rPr>
        <w:t xml:space="preserve">  </w:t>
      </w:r>
      <w:r>
        <w:rPr>
          <w:rFonts w:ascii="宋体" w:hAnsi="宋体"/>
          <w:szCs w:val="21"/>
        </w:rPr>
        <w:t>人，营业收入为</w:t>
      </w:r>
      <w:r>
        <w:rPr>
          <w:rFonts w:hint="eastAsia" w:ascii="宋体" w:hAnsi="宋体"/>
          <w:szCs w:val="21"/>
        </w:rPr>
        <w:t xml:space="preserve">  </w:t>
      </w:r>
      <w:r>
        <w:rPr>
          <w:rFonts w:ascii="宋体" w:hAnsi="宋体"/>
          <w:szCs w:val="21"/>
        </w:rPr>
        <w:t>万元，资产总额为</w:t>
      </w:r>
      <w:r>
        <w:rPr>
          <w:rFonts w:hint="eastAsia" w:ascii="宋体" w:hAnsi="宋体"/>
          <w:szCs w:val="21"/>
        </w:rPr>
        <w:t xml:space="preserve">  </w:t>
      </w:r>
      <w:r>
        <w:rPr>
          <w:rFonts w:ascii="宋体" w:hAnsi="宋体"/>
          <w:szCs w:val="21"/>
        </w:rPr>
        <w:t>万元 ，属于</w:t>
      </w:r>
      <w:r>
        <w:rPr>
          <w:rFonts w:ascii="宋体" w:hAnsi="宋体"/>
          <w:b/>
          <w:bCs/>
          <w:szCs w:val="21"/>
          <w:u w:val="single"/>
        </w:rPr>
        <w:t>（中型企业、小型企业、微型企业）</w:t>
      </w:r>
      <w:r>
        <w:rPr>
          <w:rFonts w:hint="eastAsia" w:ascii="宋体" w:hAnsi="宋体"/>
          <w:szCs w:val="21"/>
        </w:rPr>
        <w:t>；</w:t>
      </w:r>
    </w:p>
    <w:p>
      <w:pPr>
        <w:ind w:firstLine="420" w:firstLineChars="200"/>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szCs w:val="21"/>
        </w:rPr>
        <w:t>以上企业，不属于大企业的分支机构，不存在控股股东为大企业的情形，也不存在与大企业的负责人为同一人的情形。</w:t>
      </w:r>
    </w:p>
    <w:p>
      <w:pPr>
        <w:ind w:firstLine="420" w:firstLineChars="200"/>
      </w:pPr>
      <w:r>
        <w:rPr>
          <w:rFonts w:hint="eastAsia"/>
        </w:rPr>
        <w:t>本企业对上述声明内容的真实性负责。如有虚假，将依法承担相应责任。</w:t>
      </w:r>
    </w:p>
    <w:p>
      <w:pPr>
        <w:ind w:firstLine="420" w:firstLineChars="200"/>
        <w:rPr>
          <w:rFonts w:ascii="宋体" w:hAnsi="宋体"/>
          <w:szCs w:val="21"/>
        </w:rPr>
      </w:pPr>
    </w:p>
    <w:p>
      <w:pPr>
        <w:wordWrap w:val="0"/>
        <w:ind w:firstLine="420" w:firstLineChars="200"/>
        <w:jc w:val="right"/>
        <w:rPr>
          <w:rFonts w:ascii="宋体" w:hAnsi="宋体"/>
          <w:szCs w:val="21"/>
        </w:rPr>
      </w:pPr>
      <w:r>
        <w:rPr>
          <w:rFonts w:hint="eastAsia" w:ascii="宋体" w:hAnsi="宋体"/>
          <w:szCs w:val="21"/>
        </w:rPr>
        <w:t xml:space="preserve">企业名称：            </w:t>
      </w:r>
    </w:p>
    <w:p>
      <w:pPr>
        <w:wordWrap w:val="0"/>
        <w:ind w:firstLine="420" w:firstLineChars="200"/>
        <w:jc w:val="right"/>
        <w:rPr>
          <w:rFonts w:ascii="宋体" w:hAnsi="宋体"/>
          <w:szCs w:val="21"/>
        </w:rPr>
      </w:pPr>
      <w:r>
        <w:rPr>
          <w:rFonts w:hint="eastAsia" w:ascii="宋体" w:hAnsi="宋体"/>
          <w:szCs w:val="21"/>
        </w:rPr>
        <w:t xml:space="preserve">日  期：            </w:t>
      </w:r>
    </w:p>
    <w:p>
      <w:pPr>
        <w:jc w:val="center"/>
        <w:rPr>
          <w:b/>
          <w:sz w:val="24"/>
        </w:rPr>
      </w:pPr>
    </w:p>
    <w:p>
      <w:pPr>
        <w:jc w:val="center"/>
        <w:rPr>
          <w:b/>
          <w:sz w:val="24"/>
        </w:rPr>
      </w:pPr>
      <w:r>
        <w:rPr>
          <w:rFonts w:hint="eastAsia"/>
          <w:b/>
          <w:sz w:val="24"/>
        </w:rPr>
        <w:t>2、残疾人福利性单位声明函（货物类）</w:t>
      </w:r>
    </w:p>
    <w:p>
      <w:pPr>
        <w:rPr>
          <w:b/>
          <w:bCs/>
        </w:rPr>
      </w:pPr>
    </w:p>
    <w:p>
      <w:pPr>
        <w:ind w:firstLine="420" w:firstLineChars="200"/>
        <w:rPr>
          <w:rFonts w:ascii="宋体" w:hAnsi="宋体"/>
          <w:szCs w:val="21"/>
        </w:rPr>
      </w:pPr>
      <w:r>
        <w:rPr>
          <w:rFonts w:ascii="宋体" w:hAnsi="宋体"/>
          <w:szCs w:val="21"/>
        </w:rPr>
        <w:t>本</w:t>
      </w:r>
      <w:r>
        <w:rPr>
          <w:rFonts w:hint="eastAsia" w:ascii="宋体" w:hAnsi="宋体"/>
          <w:szCs w:val="21"/>
        </w:rPr>
        <w:t>投标人郑重声明，根据《财政部民政部中国残疾人联合会关于促进残疾人就业政府采购政策的通知》（财库〔</w:t>
      </w:r>
      <w:r>
        <w:rPr>
          <w:rFonts w:ascii="宋体" w:hAnsi="宋体"/>
          <w:szCs w:val="21"/>
        </w:rPr>
        <w:t>2017</w:t>
      </w:r>
      <w:r>
        <w:rPr>
          <w:rFonts w:hint="eastAsia" w:ascii="宋体" w:hAnsi="宋体"/>
          <w:szCs w:val="21"/>
        </w:rPr>
        <w:t>〕</w:t>
      </w:r>
      <w:r>
        <w:rPr>
          <w:rFonts w:ascii="宋体" w:hAnsi="宋体"/>
          <w:szCs w:val="21"/>
        </w:rPr>
        <w:t xml:space="preserve">141 </w:t>
      </w:r>
      <w:r>
        <w:rPr>
          <w:rFonts w:hint="eastAsia" w:ascii="宋体" w:hAnsi="宋体"/>
          <w:szCs w:val="21"/>
        </w:rPr>
        <w:t>号）的规定，本单位为符合条件的残疾人福利性单位，且本单位</w:t>
      </w:r>
      <w:r>
        <w:rPr>
          <w:rFonts w:ascii="宋体" w:hAnsi="宋体"/>
          <w:szCs w:val="21"/>
        </w:rPr>
        <w:t>参加</w:t>
      </w:r>
      <w:r>
        <w:rPr>
          <w:rFonts w:ascii="宋体" w:hAnsi="宋体"/>
          <w:b/>
          <w:bCs/>
          <w:szCs w:val="21"/>
          <w:u w:val="single"/>
        </w:rPr>
        <w:t>（</w:t>
      </w:r>
      <w:r>
        <w:rPr>
          <w:rFonts w:hint="eastAsia" w:ascii="宋体" w:hAnsi="宋体"/>
          <w:b/>
          <w:bCs/>
          <w:szCs w:val="21"/>
          <w:u w:val="single"/>
        </w:rPr>
        <w:t>单位</w:t>
      </w:r>
      <w:r>
        <w:rPr>
          <w:rFonts w:ascii="宋体" w:hAnsi="宋体"/>
          <w:b/>
          <w:bCs/>
          <w:szCs w:val="21"/>
          <w:u w:val="single"/>
        </w:rPr>
        <w:t>名称）</w:t>
      </w:r>
      <w:r>
        <w:rPr>
          <w:rFonts w:hint="eastAsia" w:ascii="宋体" w:hAnsi="宋体"/>
          <w:szCs w:val="21"/>
          <w:u w:val="single"/>
        </w:rPr>
        <w:t>单位</w:t>
      </w:r>
      <w:r>
        <w:rPr>
          <w:rFonts w:ascii="宋体" w:hAnsi="宋体"/>
          <w:szCs w:val="21"/>
        </w:rPr>
        <w:t>的</w:t>
      </w:r>
      <w:r>
        <w:rPr>
          <w:rFonts w:ascii="宋体" w:hAnsi="宋体"/>
          <w:b/>
          <w:bCs/>
          <w:szCs w:val="21"/>
          <w:u w:val="single"/>
        </w:rPr>
        <w:t>（项目名称）</w:t>
      </w:r>
      <w:r>
        <w:rPr>
          <w:rFonts w:hint="eastAsia" w:ascii="宋体" w:hAnsi="宋体"/>
          <w:szCs w:val="21"/>
          <w:u w:val="single"/>
        </w:rPr>
        <w:t>项目</w:t>
      </w:r>
      <w:r>
        <w:rPr>
          <w:rFonts w:ascii="宋体" w:hAnsi="宋体"/>
          <w:szCs w:val="21"/>
        </w:rPr>
        <w:t>采购活动</w:t>
      </w:r>
      <w:r>
        <w:rPr>
          <w:rFonts w:hint="eastAsia" w:ascii="宋体" w:hAnsi="宋体"/>
          <w:szCs w:val="21"/>
        </w:rPr>
        <w:t>提供本单位服务。</w:t>
      </w:r>
    </w:p>
    <w:p>
      <w:pPr>
        <w:ind w:firstLine="420" w:firstLineChars="200"/>
        <w:rPr>
          <w:rFonts w:ascii="宋体" w:hAnsi="宋体"/>
          <w:szCs w:val="21"/>
        </w:rPr>
      </w:pPr>
      <w:r>
        <w:rPr>
          <w:rFonts w:hint="eastAsia" w:ascii="宋体" w:hAnsi="宋体"/>
          <w:szCs w:val="21"/>
        </w:rPr>
        <w:t>本单位对上述声明的真实性负责。如有虚假，将依法承担相应责任。</w:t>
      </w:r>
    </w:p>
    <w:p>
      <w:pPr>
        <w:ind w:firstLine="420" w:firstLineChars="200"/>
        <w:rPr>
          <w:rFonts w:ascii="宋体" w:hAnsi="宋体"/>
          <w:szCs w:val="21"/>
        </w:rPr>
      </w:pPr>
    </w:p>
    <w:p>
      <w:pPr>
        <w:wordWrap w:val="0"/>
        <w:ind w:firstLine="420" w:firstLineChars="200"/>
        <w:jc w:val="right"/>
        <w:rPr>
          <w:rFonts w:ascii="宋体" w:hAnsi="宋体"/>
          <w:szCs w:val="21"/>
        </w:rPr>
      </w:pPr>
      <w:r>
        <w:rPr>
          <w:rFonts w:hint="eastAsia" w:ascii="宋体" w:hAnsi="宋体"/>
          <w:szCs w:val="21"/>
        </w:rPr>
        <w:t xml:space="preserve">企业名称：            </w:t>
      </w:r>
    </w:p>
    <w:p>
      <w:pPr>
        <w:wordWrap w:val="0"/>
        <w:ind w:firstLine="420" w:firstLineChars="200"/>
        <w:jc w:val="right"/>
        <w:rPr>
          <w:rFonts w:ascii="宋体" w:hAnsi="宋体"/>
          <w:szCs w:val="21"/>
        </w:rPr>
      </w:pPr>
      <w:r>
        <w:rPr>
          <w:rFonts w:hint="eastAsia" w:ascii="宋体" w:hAnsi="宋体"/>
          <w:szCs w:val="21"/>
        </w:rPr>
        <w:t xml:space="preserve">日  期：            </w:t>
      </w:r>
    </w:p>
    <w:p>
      <w:pPr>
        <w:rPr>
          <w:rFonts w:ascii="Calibri" w:hAnsi="Calibri"/>
        </w:rPr>
      </w:pPr>
    </w:p>
    <w:p>
      <w:pPr>
        <w:jc w:val="center"/>
        <w:outlineLvl w:val="3"/>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szCs w:val="21"/>
        </w:rPr>
      </w:pPr>
      <w:r>
        <w:rPr>
          <w:rFonts w:hint="eastAsia" w:ascii="宋体" w:hAnsi="宋体"/>
          <w:szCs w:val="21"/>
        </w:rPr>
        <w:t>本投标人郑重声明，根据《财政部司法部关于政府采购支持监狱企业发展有关问题的通知》（财库〔</w:t>
      </w:r>
      <w:r>
        <w:rPr>
          <w:rFonts w:ascii="宋体" w:hAnsi="宋体"/>
          <w:szCs w:val="21"/>
        </w:rPr>
        <w:t>2014</w:t>
      </w:r>
      <w:r>
        <w:rPr>
          <w:rFonts w:hint="eastAsia" w:ascii="宋体" w:hAnsi="宋体"/>
          <w:szCs w:val="21"/>
        </w:rPr>
        <w:t>〕</w:t>
      </w:r>
      <w:r>
        <w:rPr>
          <w:rFonts w:ascii="宋体" w:hAnsi="宋体"/>
          <w:szCs w:val="21"/>
        </w:rPr>
        <w:t>68</w:t>
      </w:r>
      <w:r>
        <w:rPr>
          <w:rFonts w:hint="eastAsia" w:ascii="宋体" w:hAnsi="宋体"/>
          <w:szCs w:val="21"/>
        </w:rPr>
        <w:t>号）的规定，本投标人</w:t>
      </w:r>
      <w:r>
        <w:rPr>
          <w:rFonts w:ascii="宋体" w:hAnsi="宋体"/>
          <w:szCs w:val="21"/>
        </w:rPr>
        <w:t>参加</w:t>
      </w:r>
      <w:r>
        <w:rPr>
          <w:rFonts w:ascii="宋体" w:hAnsi="宋体"/>
          <w:b/>
          <w:bCs/>
          <w:szCs w:val="21"/>
          <w:u w:val="single"/>
        </w:rPr>
        <w:t>（</w:t>
      </w:r>
      <w:r>
        <w:rPr>
          <w:rFonts w:hint="eastAsia" w:ascii="宋体" w:hAnsi="宋体"/>
          <w:b/>
          <w:bCs/>
          <w:szCs w:val="21"/>
          <w:u w:val="single"/>
        </w:rPr>
        <w:t>单位名称</w:t>
      </w:r>
      <w:r>
        <w:rPr>
          <w:rFonts w:ascii="宋体" w:hAnsi="宋体"/>
          <w:b/>
          <w:bCs/>
          <w:szCs w:val="21"/>
          <w:u w:val="single"/>
        </w:rPr>
        <w:t>）</w:t>
      </w:r>
      <w:r>
        <w:rPr>
          <w:rFonts w:ascii="宋体" w:hAnsi="宋体"/>
          <w:szCs w:val="21"/>
        </w:rPr>
        <w:t>的</w:t>
      </w:r>
      <w:r>
        <w:rPr>
          <w:rFonts w:ascii="宋体" w:hAnsi="宋体"/>
          <w:b/>
          <w:bCs/>
          <w:szCs w:val="21"/>
          <w:u w:val="single"/>
        </w:rPr>
        <w:t>（项目名称）</w:t>
      </w:r>
      <w:r>
        <w:rPr>
          <w:rFonts w:ascii="宋体" w:hAnsi="宋体"/>
          <w:szCs w:val="21"/>
        </w:rPr>
        <w:t>采购活动，</w:t>
      </w:r>
      <w:r>
        <w:rPr>
          <w:rFonts w:hint="eastAsia" w:ascii="宋体" w:hAnsi="宋体"/>
          <w:szCs w:val="21"/>
        </w:rPr>
        <w:t>服务</w:t>
      </w:r>
      <w:r>
        <w:rPr>
          <w:rFonts w:ascii="宋体" w:hAnsi="宋体"/>
          <w:szCs w:val="21"/>
        </w:rPr>
        <w:t>全部由符合政策要求的</w:t>
      </w:r>
      <w:r>
        <w:rPr>
          <w:rFonts w:hint="eastAsia" w:ascii="宋体" w:hAnsi="宋体"/>
          <w:szCs w:val="21"/>
        </w:rPr>
        <w:t>监狱企业承接</w:t>
      </w:r>
      <w:r>
        <w:rPr>
          <w:rFonts w:ascii="宋体" w:hAnsi="宋体"/>
          <w:szCs w:val="21"/>
        </w:rPr>
        <w:t>。相关</w:t>
      </w:r>
      <w:r>
        <w:rPr>
          <w:rFonts w:hint="eastAsia" w:ascii="宋体" w:hAnsi="宋体"/>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hint="eastAsia" w:ascii="宋体" w:hAnsi="宋体"/>
          <w:szCs w:val="21"/>
        </w:rPr>
        <w:t>，承接单位</w:t>
      </w:r>
      <w:r>
        <w:rPr>
          <w:rFonts w:ascii="宋体" w:hAnsi="宋体"/>
          <w:szCs w:val="21"/>
        </w:rPr>
        <w:t>为</w:t>
      </w:r>
      <w:r>
        <w:rPr>
          <w:rFonts w:ascii="宋体" w:hAnsi="宋体"/>
          <w:b/>
          <w:bCs/>
          <w:szCs w:val="21"/>
          <w:u w:val="single"/>
        </w:rPr>
        <w:t>（</w:t>
      </w:r>
      <w:r>
        <w:rPr>
          <w:rFonts w:hint="eastAsia" w:ascii="宋体" w:hAnsi="宋体"/>
          <w:b/>
          <w:bCs/>
          <w:szCs w:val="21"/>
          <w:u w:val="single"/>
        </w:rPr>
        <w:t>企业</w:t>
      </w:r>
      <w:r>
        <w:rPr>
          <w:rFonts w:ascii="宋体" w:hAnsi="宋体"/>
          <w:b/>
          <w:bCs/>
          <w:szCs w:val="21"/>
          <w:u w:val="single"/>
        </w:rPr>
        <w:t>名称）</w:t>
      </w:r>
      <w:r>
        <w:rPr>
          <w:rFonts w:ascii="宋体" w:hAnsi="宋体"/>
          <w:szCs w:val="21"/>
        </w:rPr>
        <w:t>，属于</w:t>
      </w:r>
      <w:r>
        <w:rPr>
          <w:rFonts w:hint="eastAsia" w:ascii="宋体" w:hAnsi="宋体"/>
          <w:b/>
          <w:b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hint="eastAsia" w:ascii="宋体" w:hAnsi="宋体"/>
          <w:szCs w:val="21"/>
        </w:rPr>
        <w:t>，承接单位</w:t>
      </w:r>
      <w:r>
        <w:rPr>
          <w:rFonts w:ascii="宋体" w:hAnsi="宋体"/>
          <w:szCs w:val="21"/>
        </w:rPr>
        <w:t>为</w:t>
      </w:r>
      <w:r>
        <w:rPr>
          <w:rFonts w:ascii="宋体" w:hAnsi="宋体"/>
          <w:b/>
          <w:bCs/>
          <w:szCs w:val="21"/>
          <w:u w:val="single"/>
        </w:rPr>
        <w:t>（</w:t>
      </w:r>
      <w:r>
        <w:rPr>
          <w:rFonts w:hint="eastAsia" w:ascii="宋体" w:hAnsi="宋体"/>
          <w:b/>
          <w:bCs/>
          <w:szCs w:val="21"/>
          <w:u w:val="single"/>
        </w:rPr>
        <w:t>企业</w:t>
      </w:r>
      <w:r>
        <w:rPr>
          <w:rFonts w:ascii="宋体" w:hAnsi="宋体"/>
          <w:b/>
          <w:bCs/>
          <w:szCs w:val="21"/>
          <w:u w:val="single"/>
        </w:rPr>
        <w:t>名称）</w:t>
      </w:r>
      <w:r>
        <w:rPr>
          <w:rFonts w:ascii="宋体" w:hAnsi="宋体"/>
          <w:szCs w:val="21"/>
        </w:rPr>
        <w:t>，属于</w:t>
      </w:r>
      <w:r>
        <w:rPr>
          <w:rFonts w:hint="eastAsia" w:ascii="宋体" w:hAnsi="宋体"/>
          <w:b/>
          <w:bCs/>
          <w:szCs w:val="21"/>
          <w:u w:val="single"/>
        </w:rPr>
        <w:t>监狱企业</w:t>
      </w:r>
      <w:r>
        <w:rPr>
          <w:rFonts w:hint="eastAsia" w:ascii="宋体" w:hAnsi="宋体"/>
          <w:szCs w:val="21"/>
        </w:rPr>
        <w:t>。</w:t>
      </w:r>
    </w:p>
    <w:p>
      <w:pPr>
        <w:ind w:firstLine="420" w:firstLineChars="200"/>
        <w:outlineLvl w:val="3"/>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szCs w:val="21"/>
        </w:rPr>
        <w:t>本</w:t>
      </w:r>
      <w:r>
        <w:rPr>
          <w:rFonts w:hint="eastAsia" w:ascii="宋体" w:hAnsi="宋体"/>
          <w:szCs w:val="21"/>
        </w:rPr>
        <w:t>投标人</w:t>
      </w:r>
      <w:r>
        <w:rPr>
          <w:rFonts w:ascii="宋体" w:hAnsi="宋体"/>
          <w:szCs w:val="21"/>
        </w:rPr>
        <w:t>对上述声明内容的真实性负责。如有虚假，将依法承担相应责任。</w:t>
      </w:r>
    </w:p>
    <w:p>
      <w:pPr>
        <w:ind w:firstLine="420" w:firstLineChars="200"/>
        <w:rPr>
          <w:b/>
          <w:sz w:val="24"/>
        </w:rPr>
      </w:pPr>
      <w:r>
        <w:rPr>
          <w:rFonts w:hint="eastAsia" w:ascii="宋体" w:hAnsi="宋体"/>
          <w:szCs w:val="21"/>
        </w:rPr>
        <w:t>附：省级以上监狱管理局、戒毒管理局（含新疆生产建设兵团）出具的监狱企业证明文件。</w:t>
      </w:r>
    </w:p>
    <w:p>
      <w:pPr>
        <w:ind w:firstLine="420" w:firstLineChars="200"/>
        <w:rPr>
          <w:rFonts w:ascii="宋体" w:hAnsi="宋体"/>
          <w:szCs w:val="21"/>
        </w:rPr>
      </w:pPr>
    </w:p>
    <w:p>
      <w:pPr>
        <w:wordWrap w:val="0"/>
        <w:ind w:firstLine="420" w:firstLineChars="200"/>
        <w:jc w:val="right"/>
        <w:rPr>
          <w:rFonts w:ascii="宋体" w:hAnsi="宋体"/>
          <w:szCs w:val="21"/>
        </w:rPr>
      </w:pPr>
      <w:r>
        <w:rPr>
          <w:rFonts w:hint="eastAsia" w:ascii="宋体" w:hAnsi="宋体"/>
          <w:szCs w:val="21"/>
        </w:rPr>
        <w:t xml:space="preserve">企业名称：            </w:t>
      </w:r>
    </w:p>
    <w:p>
      <w:pPr>
        <w:wordWrap w:val="0"/>
        <w:ind w:firstLine="420" w:firstLineChars="200"/>
        <w:jc w:val="right"/>
        <w:rPr>
          <w:rFonts w:ascii="宋体" w:hAnsi="宋体"/>
          <w:szCs w:val="21"/>
        </w:rPr>
      </w:pPr>
      <w:r>
        <w:rPr>
          <w:rFonts w:hint="eastAsia" w:ascii="宋体" w:hAnsi="宋体"/>
          <w:szCs w:val="21"/>
        </w:rPr>
        <w:t xml:space="preserve">日  期：            </w:t>
      </w:r>
    </w:p>
    <w:bookmarkEnd w:id="134"/>
    <w:p>
      <w:pPr>
        <w:pStyle w:val="6"/>
        <w:jc w:val="center"/>
        <w:rPr>
          <w:rFonts w:ascii="黑体" w:eastAsia="黑体"/>
          <w:b w:val="0"/>
          <w:sz w:val="24"/>
          <w:szCs w:val="24"/>
        </w:rPr>
      </w:pPr>
      <w:bookmarkStart w:id="135" w:name="_Hlk72259976"/>
      <w:r>
        <w:rPr>
          <w:rFonts w:hint="eastAsia" w:ascii="黑体" w:eastAsia="黑体"/>
          <w:b w:val="0"/>
          <w:sz w:val="24"/>
          <w:szCs w:val="24"/>
        </w:rPr>
        <w:t>四、项目详细报价</w:t>
      </w:r>
    </w:p>
    <w:p>
      <w:pPr>
        <w:tabs>
          <w:tab w:val="left" w:pos="720"/>
        </w:tabs>
        <w:ind w:firstLine="3132" w:firstLineChars="1300"/>
        <w:rPr>
          <w:b/>
          <w:sz w:val="24"/>
        </w:rPr>
      </w:pPr>
      <w:r>
        <w:rPr>
          <w:rFonts w:hint="eastAsia"/>
          <w:b/>
          <w:sz w:val="24"/>
        </w:rPr>
        <w:t>（一）分项报价表</w:t>
      </w:r>
    </w:p>
    <w:tbl>
      <w:tblPr>
        <w:tblStyle w:val="43"/>
        <w:tblpPr w:leftFromText="180" w:rightFromText="180" w:vertAnchor="text" w:horzAnchor="margin" w:tblpY="173"/>
        <w:tblW w:w="858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
        <w:gridCol w:w="655"/>
        <w:gridCol w:w="2267"/>
        <w:gridCol w:w="780"/>
        <w:gridCol w:w="680"/>
        <w:gridCol w:w="807"/>
        <w:gridCol w:w="513"/>
        <w:gridCol w:w="413"/>
        <w:gridCol w:w="634"/>
        <w:gridCol w:w="626"/>
        <w:gridCol w:w="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vAlign w:val="center"/>
          </w:tcPr>
          <w:p>
            <w:pPr>
              <w:jc w:val="center"/>
              <w:rPr>
                <w:bCs/>
                <w:szCs w:val="21"/>
              </w:rPr>
            </w:pPr>
            <w:r>
              <w:rPr>
                <w:rFonts w:hint="eastAsia"/>
                <w:bCs/>
                <w:szCs w:val="21"/>
              </w:rPr>
              <w:t>序号</w:t>
            </w:r>
          </w:p>
        </w:tc>
        <w:tc>
          <w:tcPr>
            <w:tcW w:w="655" w:type="dxa"/>
            <w:vAlign w:val="center"/>
          </w:tcPr>
          <w:p>
            <w:pPr>
              <w:jc w:val="center"/>
              <w:rPr>
                <w:bCs/>
                <w:szCs w:val="21"/>
              </w:rPr>
            </w:pPr>
            <w:r>
              <w:rPr>
                <w:rFonts w:hint="eastAsia"/>
                <w:szCs w:val="21"/>
              </w:rPr>
              <w:t>采购计划编号</w:t>
            </w:r>
          </w:p>
        </w:tc>
        <w:tc>
          <w:tcPr>
            <w:tcW w:w="2267" w:type="dxa"/>
            <w:vAlign w:val="center"/>
          </w:tcPr>
          <w:p>
            <w:pPr>
              <w:jc w:val="center"/>
              <w:rPr>
                <w:bCs/>
                <w:szCs w:val="21"/>
              </w:rPr>
            </w:pPr>
            <w:r>
              <w:rPr>
                <w:rFonts w:hint="eastAsia"/>
                <w:bCs/>
                <w:szCs w:val="21"/>
              </w:rPr>
              <w:t>货物名称</w:t>
            </w:r>
          </w:p>
        </w:tc>
        <w:tc>
          <w:tcPr>
            <w:tcW w:w="780" w:type="dxa"/>
            <w:vAlign w:val="center"/>
          </w:tcPr>
          <w:p>
            <w:pPr>
              <w:jc w:val="center"/>
              <w:rPr>
                <w:bCs/>
                <w:szCs w:val="21"/>
              </w:rPr>
            </w:pPr>
            <w:r>
              <w:rPr>
                <w:rFonts w:hint="eastAsia"/>
                <w:szCs w:val="21"/>
              </w:rPr>
              <w:t>规格/品牌/型号</w:t>
            </w:r>
          </w:p>
        </w:tc>
        <w:tc>
          <w:tcPr>
            <w:tcW w:w="680" w:type="dxa"/>
            <w:vAlign w:val="center"/>
          </w:tcPr>
          <w:p>
            <w:pPr>
              <w:jc w:val="center"/>
              <w:rPr>
                <w:bCs/>
                <w:szCs w:val="21"/>
              </w:rPr>
            </w:pPr>
            <w:r>
              <w:rPr>
                <w:rFonts w:hint="eastAsia"/>
                <w:b/>
                <w:color w:val="FF0000"/>
                <w:szCs w:val="21"/>
              </w:rPr>
              <w:t>原产地</w:t>
            </w:r>
          </w:p>
        </w:tc>
        <w:tc>
          <w:tcPr>
            <w:tcW w:w="807" w:type="dxa"/>
            <w:vAlign w:val="center"/>
          </w:tcPr>
          <w:p>
            <w:pPr>
              <w:jc w:val="center"/>
              <w:rPr>
                <w:bCs/>
                <w:szCs w:val="21"/>
              </w:rPr>
            </w:pPr>
            <w:r>
              <w:rPr>
                <w:rFonts w:hint="eastAsia"/>
                <w:szCs w:val="21"/>
              </w:rPr>
              <w:t>制造商名称</w:t>
            </w:r>
          </w:p>
        </w:tc>
        <w:tc>
          <w:tcPr>
            <w:tcW w:w="513" w:type="dxa"/>
            <w:vAlign w:val="center"/>
          </w:tcPr>
          <w:p>
            <w:pPr>
              <w:jc w:val="center"/>
              <w:rPr>
                <w:bCs/>
                <w:szCs w:val="21"/>
              </w:rPr>
            </w:pPr>
            <w:r>
              <w:rPr>
                <w:rFonts w:hint="eastAsia"/>
                <w:bCs/>
                <w:szCs w:val="21"/>
              </w:rPr>
              <w:t>数量</w:t>
            </w:r>
          </w:p>
        </w:tc>
        <w:tc>
          <w:tcPr>
            <w:tcW w:w="413" w:type="dxa"/>
            <w:vAlign w:val="center"/>
          </w:tcPr>
          <w:p>
            <w:pPr>
              <w:jc w:val="center"/>
              <w:rPr>
                <w:bCs/>
                <w:szCs w:val="21"/>
              </w:rPr>
            </w:pPr>
            <w:r>
              <w:rPr>
                <w:rFonts w:hint="eastAsia"/>
                <w:bCs/>
                <w:szCs w:val="21"/>
              </w:rPr>
              <w:t>单位</w:t>
            </w:r>
          </w:p>
        </w:tc>
        <w:tc>
          <w:tcPr>
            <w:tcW w:w="634" w:type="dxa"/>
            <w:vAlign w:val="center"/>
          </w:tcPr>
          <w:p>
            <w:pPr>
              <w:jc w:val="center"/>
              <w:rPr>
                <w:bCs/>
                <w:szCs w:val="21"/>
              </w:rPr>
            </w:pPr>
            <w:r>
              <w:rPr>
                <w:rFonts w:hint="eastAsia"/>
                <w:szCs w:val="21"/>
              </w:rPr>
              <w:t>单价(元)</w:t>
            </w:r>
          </w:p>
        </w:tc>
        <w:tc>
          <w:tcPr>
            <w:tcW w:w="626" w:type="dxa"/>
            <w:vAlign w:val="center"/>
          </w:tcPr>
          <w:p>
            <w:pPr>
              <w:jc w:val="center"/>
              <w:rPr>
                <w:bCs/>
                <w:szCs w:val="21"/>
              </w:rPr>
            </w:pPr>
            <w:r>
              <w:rPr>
                <w:rFonts w:hint="eastAsia"/>
                <w:szCs w:val="21"/>
              </w:rPr>
              <w:t>合价(元)</w:t>
            </w:r>
          </w:p>
        </w:tc>
        <w:tc>
          <w:tcPr>
            <w:tcW w:w="780" w:type="dxa"/>
            <w:vAlign w:val="center"/>
          </w:tcPr>
          <w:p>
            <w:pPr>
              <w:jc w:val="center"/>
              <w:rPr>
                <w:szCs w:val="21"/>
              </w:rPr>
            </w:pPr>
            <w:r>
              <w:rPr>
                <w:rFonts w:hint="eastAsia"/>
                <w:szCs w:val="21"/>
              </w:rPr>
              <w:t>预算金额（元）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jc w:val="center"/>
              <w:rPr>
                <w:bCs/>
                <w:szCs w:val="21"/>
              </w:rPr>
            </w:pPr>
            <w:r>
              <w:rPr>
                <w:rFonts w:hint="eastAsia"/>
                <w:bCs/>
                <w:szCs w:val="21"/>
              </w:rPr>
              <w:t>1</w:t>
            </w:r>
          </w:p>
        </w:tc>
        <w:tc>
          <w:tcPr>
            <w:tcW w:w="655" w:type="dxa"/>
            <w:vMerge w:val="restart"/>
            <w:vAlign w:val="center"/>
          </w:tcPr>
          <w:p>
            <w:pPr>
              <w:jc w:val="center"/>
              <w:rPr>
                <w:bCs/>
                <w:szCs w:val="21"/>
              </w:rPr>
            </w:pPr>
            <w:r>
              <w:rPr>
                <w:rFonts w:hint="eastAsia"/>
                <w:bCs/>
                <w:szCs w:val="21"/>
              </w:rPr>
              <w:t>PLAN-2021</w:t>
            </w:r>
            <w:r>
              <w:rPr>
                <w:bCs/>
                <w:szCs w:val="21"/>
              </w:rPr>
              <w:t>***</w:t>
            </w:r>
          </w:p>
        </w:tc>
        <w:tc>
          <w:tcPr>
            <w:tcW w:w="2267" w:type="dxa"/>
            <w:vAlign w:val="center"/>
          </w:tcPr>
          <w:p>
            <w:pPr>
              <w:jc w:val="center"/>
              <w:rPr>
                <w:bCs/>
                <w:szCs w:val="21"/>
              </w:rPr>
            </w:pPr>
            <w:r>
              <w:rPr>
                <w:rFonts w:hint="eastAsia"/>
                <w:bCs/>
                <w:szCs w:val="21"/>
              </w:rPr>
              <w:t>*</w:t>
            </w:r>
            <w:r>
              <w:rPr>
                <w:bCs/>
                <w:szCs w:val="21"/>
              </w:rPr>
              <w:t>**</w:t>
            </w:r>
            <w:r>
              <w:rPr>
                <w:rFonts w:hint="eastAsia"/>
                <w:bCs/>
                <w:szCs w:val="21"/>
              </w:rPr>
              <w:t>（填写相关内容）</w:t>
            </w:r>
          </w:p>
        </w:tc>
        <w:tc>
          <w:tcPr>
            <w:tcW w:w="780" w:type="dxa"/>
            <w:vAlign w:val="center"/>
          </w:tcPr>
          <w:p>
            <w:pPr>
              <w:jc w:val="center"/>
              <w:rPr>
                <w:bCs/>
                <w:szCs w:val="21"/>
              </w:rPr>
            </w:pPr>
          </w:p>
        </w:tc>
        <w:tc>
          <w:tcPr>
            <w:tcW w:w="680" w:type="dxa"/>
            <w:vAlign w:val="center"/>
          </w:tcPr>
          <w:p>
            <w:pPr>
              <w:jc w:val="center"/>
              <w:rPr>
                <w:bCs/>
                <w:szCs w:val="21"/>
              </w:rPr>
            </w:pPr>
          </w:p>
        </w:tc>
        <w:tc>
          <w:tcPr>
            <w:tcW w:w="807" w:type="dxa"/>
            <w:vAlign w:val="center"/>
          </w:tcPr>
          <w:p>
            <w:pPr>
              <w:jc w:val="center"/>
              <w:rPr>
                <w:bCs/>
                <w:szCs w:val="21"/>
              </w:rPr>
            </w:pPr>
          </w:p>
        </w:tc>
        <w:tc>
          <w:tcPr>
            <w:tcW w:w="513" w:type="dxa"/>
            <w:vAlign w:val="center"/>
          </w:tcPr>
          <w:p>
            <w:pPr>
              <w:jc w:val="center"/>
              <w:rPr>
                <w:bCs/>
                <w:szCs w:val="21"/>
              </w:rPr>
            </w:pPr>
            <w:r>
              <w:rPr>
                <w:rFonts w:hint="eastAsia"/>
                <w:bCs/>
                <w:szCs w:val="21"/>
              </w:rPr>
              <w:t>*</w:t>
            </w:r>
          </w:p>
        </w:tc>
        <w:tc>
          <w:tcPr>
            <w:tcW w:w="413" w:type="dxa"/>
            <w:vAlign w:val="center"/>
          </w:tcPr>
          <w:p>
            <w:pPr>
              <w:jc w:val="center"/>
              <w:rPr>
                <w:bCs/>
                <w:szCs w:val="21"/>
              </w:rPr>
            </w:pPr>
            <w:r>
              <w:rPr>
                <w:rFonts w:hint="eastAsia"/>
                <w:bCs/>
                <w:szCs w:val="21"/>
              </w:rPr>
              <w:t>*</w:t>
            </w:r>
          </w:p>
        </w:tc>
        <w:tc>
          <w:tcPr>
            <w:tcW w:w="634" w:type="dxa"/>
            <w:vAlign w:val="center"/>
          </w:tcPr>
          <w:p>
            <w:pPr>
              <w:jc w:val="center"/>
              <w:rPr>
                <w:bCs/>
                <w:szCs w:val="21"/>
              </w:rPr>
            </w:pPr>
          </w:p>
        </w:tc>
        <w:tc>
          <w:tcPr>
            <w:tcW w:w="626" w:type="dxa"/>
            <w:vAlign w:val="center"/>
          </w:tcPr>
          <w:p>
            <w:pPr>
              <w:jc w:val="center"/>
              <w:rPr>
                <w:bCs/>
                <w:szCs w:val="21"/>
              </w:rPr>
            </w:pPr>
          </w:p>
        </w:tc>
        <w:tc>
          <w:tcPr>
            <w:tcW w:w="780" w:type="dxa"/>
            <w:vMerge w:val="restart"/>
            <w:vAlign w:val="center"/>
          </w:tcPr>
          <w:p>
            <w:pPr>
              <w:jc w:val="center"/>
              <w:rPr>
                <w:b/>
                <w:bCs/>
                <w:szCs w:val="21"/>
              </w:rPr>
            </w:pPr>
            <w:r>
              <w:rPr>
                <w:bCs/>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jc w:val="center"/>
              <w:rPr>
                <w:bCs/>
                <w:szCs w:val="21"/>
              </w:rPr>
            </w:pPr>
            <w:r>
              <w:rPr>
                <w:rFonts w:hint="eastAsia"/>
                <w:bCs/>
                <w:szCs w:val="21"/>
              </w:rPr>
              <w:t>2</w:t>
            </w:r>
          </w:p>
        </w:tc>
        <w:tc>
          <w:tcPr>
            <w:tcW w:w="655" w:type="dxa"/>
            <w:vMerge w:val="continue"/>
          </w:tcPr>
          <w:p>
            <w:pPr>
              <w:jc w:val="center"/>
              <w:rPr>
                <w:bCs/>
                <w:szCs w:val="21"/>
              </w:rPr>
            </w:pPr>
          </w:p>
        </w:tc>
        <w:tc>
          <w:tcPr>
            <w:tcW w:w="2267" w:type="dxa"/>
            <w:vAlign w:val="center"/>
          </w:tcPr>
          <w:p>
            <w:pPr>
              <w:jc w:val="center"/>
              <w:rPr>
                <w:bCs/>
                <w:szCs w:val="21"/>
              </w:rPr>
            </w:pPr>
            <w:r>
              <w:rPr>
                <w:rFonts w:hint="eastAsia"/>
                <w:bCs/>
                <w:szCs w:val="21"/>
              </w:rPr>
              <w:t>*</w:t>
            </w:r>
            <w:r>
              <w:rPr>
                <w:bCs/>
                <w:szCs w:val="21"/>
              </w:rPr>
              <w:t>**</w:t>
            </w:r>
          </w:p>
        </w:tc>
        <w:tc>
          <w:tcPr>
            <w:tcW w:w="780" w:type="dxa"/>
            <w:vAlign w:val="center"/>
          </w:tcPr>
          <w:p>
            <w:pPr>
              <w:jc w:val="center"/>
              <w:rPr>
                <w:bCs/>
                <w:szCs w:val="21"/>
              </w:rPr>
            </w:pPr>
          </w:p>
        </w:tc>
        <w:tc>
          <w:tcPr>
            <w:tcW w:w="680" w:type="dxa"/>
            <w:vAlign w:val="center"/>
          </w:tcPr>
          <w:p>
            <w:pPr>
              <w:jc w:val="center"/>
              <w:rPr>
                <w:bCs/>
                <w:szCs w:val="21"/>
              </w:rPr>
            </w:pPr>
          </w:p>
        </w:tc>
        <w:tc>
          <w:tcPr>
            <w:tcW w:w="807" w:type="dxa"/>
            <w:vAlign w:val="center"/>
          </w:tcPr>
          <w:p>
            <w:pPr>
              <w:jc w:val="center"/>
              <w:rPr>
                <w:bCs/>
                <w:szCs w:val="21"/>
              </w:rPr>
            </w:pPr>
          </w:p>
        </w:tc>
        <w:tc>
          <w:tcPr>
            <w:tcW w:w="513" w:type="dxa"/>
            <w:vAlign w:val="center"/>
          </w:tcPr>
          <w:p>
            <w:pPr>
              <w:jc w:val="center"/>
              <w:rPr>
                <w:bCs/>
                <w:szCs w:val="21"/>
              </w:rPr>
            </w:pPr>
            <w:r>
              <w:rPr>
                <w:rFonts w:hint="eastAsia"/>
                <w:bCs/>
                <w:szCs w:val="21"/>
              </w:rPr>
              <w:t>*</w:t>
            </w:r>
          </w:p>
        </w:tc>
        <w:tc>
          <w:tcPr>
            <w:tcW w:w="413" w:type="dxa"/>
            <w:vAlign w:val="center"/>
          </w:tcPr>
          <w:p>
            <w:pPr>
              <w:jc w:val="center"/>
              <w:rPr>
                <w:bCs/>
                <w:szCs w:val="21"/>
              </w:rPr>
            </w:pPr>
            <w:r>
              <w:rPr>
                <w:rFonts w:hint="eastAsia"/>
                <w:bCs/>
                <w:szCs w:val="21"/>
              </w:rPr>
              <w:t>*</w:t>
            </w:r>
          </w:p>
        </w:tc>
        <w:tc>
          <w:tcPr>
            <w:tcW w:w="634" w:type="dxa"/>
            <w:vAlign w:val="center"/>
          </w:tcPr>
          <w:p>
            <w:pPr>
              <w:jc w:val="center"/>
              <w:rPr>
                <w:bCs/>
                <w:szCs w:val="21"/>
              </w:rPr>
            </w:pPr>
          </w:p>
        </w:tc>
        <w:tc>
          <w:tcPr>
            <w:tcW w:w="626" w:type="dxa"/>
            <w:vAlign w:val="center"/>
          </w:tcPr>
          <w:p>
            <w:pPr>
              <w:jc w:val="center"/>
              <w:rPr>
                <w:bCs/>
                <w:szCs w:val="21"/>
              </w:rPr>
            </w:pPr>
          </w:p>
        </w:tc>
        <w:tc>
          <w:tcPr>
            <w:tcW w:w="780" w:type="dxa"/>
            <w:vMerge w:val="continue"/>
            <w:vAlign w:val="center"/>
          </w:tcPr>
          <w:p>
            <w:pPr>
              <w:jc w:val="center"/>
              <w:rPr>
                <w:b/>
                <w:bCs/>
                <w:color w:val="FF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jc w:val="center"/>
              <w:rPr>
                <w:bCs/>
                <w:szCs w:val="21"/>
              </w:rPr>
            </w:pPr>
            <w:r>
              <w:rPr>
                <w:rFonts w:hint="eastAsia"/>
                <w:bCs/>
                <w:szCs w:val="21"/>
              </w:rPr>
              <w:t>3</w:t>
            </w:r>
          </w:p>
        </w:tc>
        <w:tc>
          <w:tcPr>
            <w:tcW w:w="655" w:type="dxa"/>
            <w:vMerge w:val="continue"/>
          </w:tcPr>
          <w:p>
            <w:pPr>
              <w:jc w:val="center"/>
              <w:rPr>
                <w:bCs/>
                <w:szCs w:val="21"/>
              </w:rPr>
            </w:pPr>
          </w:p>
        </w:tc>
        <w:tc>
          <w:tcPr>
            <w:tcW w:w="2267" w:type="dxa"/>
            <w:vAlign w:val="center"/>
          </w:tcPr>
          <w:p>
            <w:pPr>
              <w:jc w:val="center"/>
              <w:rPr>
                <w:bCs/>
                <w:szCs w:val="21"/>
              </w:rPr>
            </w:pPr>
            <w:r>
              <w:rPr>
                <w:rFonts w:hint="eastAsia"/>
                <w:bCs/>
                <w:szCs w:val="21"/>
              </w:rPr>
              <w:t>*</w:t>
            </w:r>
            <w:r>
              <w:rPr>
                <w:bCs/>
                <w:szCs w:val="21"/>
              </w:rPr>
              <w:t>**</w:t>
            </w:r>
          </w:p>
        </w:tc>
        <w:tc>
          <w:tcPr>
            <w:tcW w:w="780" w:type="dxa"/>
            <w:vAlign w:val="center"/>
          </w:tcPr>
          <w:p>
            <w:pPr>
              <w:jc w:val="center"/>
              <w:rPr>
                <w:bCs/>
                <w:szCs w:val="21"/>
              </w:rPr>
            </w:pPr>
          </w:p>
        </w:tc>
        <w:tc>
          <w:tcPr>
            <w:tcW w:w="680" w:type="dxa"/>
            <w:vAlign w:val="center"/>
          </w:tcPr>
          <w:p>
            <w:pPr>
              <w:jc w:val="center"/>
              <w:rPr>
                <w:bCs/>
                <w:szCs w:val="21"/>
              </w:rPr>
            </w:pPr>
          </w:p>
        </w:tc>
        <w:tc>
          <w:tcPr>
            <w:tcW w:w="807" w:type="dxa"/>
            <w:vAlign w:val="center"/>
          </w:tcPr>
          <w:p>
            <w:pPr>
              <w:jc w:val="center"/>
              <w:rPr>
                <w:bCs/>
                <w:szCs w:val="21"/>
              </w:rPr>
            </w:pPr>
          </w:p>
        </w:tc>
        <w:tc>
          <w:tcPr>
            <w:tcW w:w="513" w:type="dxa"/>
            <w:vAlign w:val="center"/>
          </w:tcPr>
          <w:p>
            <w:pPr>
              <w:jc w:val="center"/>
              <w:rPr>
                <w:bCs/>
                <w:szCs w:val="21"/>
              </w:rPr>
            </w:pPr>
            <w:r>
              <w:rPr>
                <w:rFonts w:hint="eastAsia"/>
                <w:bCs/>
                <w:szCs w:val="21"/>
              </w:rPr>
              <w:t>*</w:t>
            </w:r>
          </w:p>
        </w:tc>
        <w:tc>
          <w:tcPr>
            <w:tcW w:w="413" w:type="dxa"/>
            <w:vAlign w:val="center"/>
          </w:tcPr>
          <w:p>
            <w:pPr>
              <w:jc w:val="center"/>
              <w:rPr>
                <w:bCs/>
                <w:szCs w:val="21"/>
              </w:rPr>
            </w:pPr>
            <w:r>
              <w:rPr>
                <w:rFonts w:hint="eastAsia"/>
                <w:bCs/>
                <w:szCs w:val="21"/>
              </w:rPr>
              <w:t>*</w:t>
            </w:r>
          </w:p>
        </w:tc>
        <w:tc>
          <w:tcPr>
            <w:tcW w:w="634" w:type="dxa"/>
            <w:vAlign w:val="center"/>
          </w:tcPr>
          <w:p>
            <w:pPr>
              <w:jc w:val="center"/>
              <w:rPr>
                <w:bCs/>
                <w:szCs w:val="21"/>
              </w:rPr>
            </w:pPr>
          </w:p>
        </w:tc>
        <w:tc>
          <w:tcPr>
            <w:tcW w:w="626" w:type="dxa"/>
            <w:vAlign w:val="center"/>
          </w:tcPr>
          <w:p>
            <w:pPr>
              <w:jc w:val="center"/>
              <w:rPr>
                <w:bCs/>
                <w:szCs w:val="21"/>
              </w:rPr>
            </w:pPr>
          </w:p>
        </w:tc>
        <w:tc>
          <w:tcPr>
            <w:tcW w:w="780" w:type="dxa"/>
            <w:vMerge w:val="continue"/>
            <w:vAlign w:val="center"/>
          </w:tcPr>
          <w:p>
            <w:pPr>
              <w:jc w:val="center"/>
              <w:rPr>
                <w:b/>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jc w:val="center"/>
              <w:rPr>
                <w:bCs/>
                <w:szCs w:val="21"/>
              </w:rPr>
            </w:pPr>
            <w:r>
              <w:rPr>
                <w:rFonts w:hint="eastAsia"/>
                <w:bCs/>
                <w:szCs w:val="21"/>
              </w:rPr>
              <w:t>4</w:t>
            </w:r>
          </w:p>
        </w:tc>
        <w:tc>
          <w:tcPr>
            <w:tcW w:w="655" w:type="dxa"/>
            <w:vMerge w:val="continue"/>
          </w:tcPr>
          <w:p>
            <w:pPr>
              <w:jc w:val="center"/>
              <w:rPr>
                <w:bCs/>
                <w:szCs w:val="21"/>
              </w:rPr>
            </w:pPr>
          </w:p>
        </w:tc>
        <w:tc>
          <w:tcPr>
            <w:tcW w:w="2267" w:type="dxa"/>
            <w:vAlign w:val="center"/>
          </w:tcPr>
          <w:p>
            <w:pPr>
              <w:jc w:val="center"/>
              <w:rPr>
                <w:bCs/>
                <w:szCs w:val="21"/>
              </w:rPr>
            </w:pPr>
            <w:r>
              <w:rPr>
                <w:rFonts w:hint="eastAsia"/>
                <w:bCs/>
                <w:szCs w:val="21"/>
              </w:rPr>
              <w:t>*</w:t>
            </w:r>
            <w:r>
              <w:rPr>
                <w:bCs/>
                <w:szCs w:val="21"/>
              </w:rPr>
              <w:t>**</w:t>
            </w:r>
          </w:p>
        </w:tc>
        <w:tc>
          <w:tcPr>
            <w:tcW w:w="780" w:type="dxa"/>
            <w:vAlign w:val="center"/>
          </w:tcPr>
          <w:p>
            <w:pPr>
              <w:jc w:val="center"/>
              <w:rPr>
                <w:bCs/>
                <w:szCs w:val="21"/>
              </w:rPr>
            </w:pPr>
          </w:p>
        </w:tc>
        <w:tc>
          <w:tcPr>
            <w:tcW w:w="680" w:type="dxa"/>
            <w:vAlign w:val="center"/>
          </w:tcPr>
          <w:p>
            <w:pPr>
              <w:jc w:val="center"/>
              <w:rPr>
                <w:bCs/>
                <w:szCs w:val="21"/>
              </w:rPr>
            </w:pPr>
          </w:p>
        </w:tc>
        <w:tc>
          <w:tcPr>
            <w:tcW w:w="807" w:type="dxa"/>
            <w:vAlign w:val="center"/>
          </w:tcPr>
          <w:p>
            <w:pPr>
              <w:jc w:val="center"/>
              <w:rPr>
                <w:bCs/>
                <w:szCs w:val="21"/>
              </w:rPr>
            </w:pPr>
          </w:p>
        </w:tc>
        <w:tc>
          <w:tcPr>
            <w:tcW w:w="513" w:type="dxa"/>
            <w:vAlign w:val="center"/>
          </w:tcPr>
          <w:p>
            <w:pPr>
              <w:jc w:val="center"/>
              <w:rPr>
                <w:bCs/>
                <w:szCs w:val="21"/>
              </w:rPr>
            </w:pPr>
            <w:r>
              <w:rPr>
                <w:rFonts w:hint="eastAsia"/>
                <w:bCs/>
                <w:szCs w:val="21"/>
              </w:rPr>
              <w:t>*</w:t>
            </w:r>
          </w:p>
        </w:tc>
        <w:tc>
          <w:tcPr>
            <w:tcW w:w="413" w:type="dxa"/>
            <w:vAlign w:val="center"/>
          </w:tcPr>
          <w:p>
            <w:pPr>
              <w:jc w:val="center"/>
              <w:rPr>
                <w:bCs/>
                <w:szCs w:val="21"/>
              </w:rPr>
            </w:pPr>
            <w:r>
              <w:rPr>
                <w:rFonts w:hint="eastAsia"/>
                <w:bCs/>
                <w:szCs w:val="21"/>
              </w:rPr>
              <w:t>*</w:t>
            </w:r>
          </w:p>
        </w:tc>
        <w:tc>
          <w:tcPr>
            <w:tcW w:w="634" w:type="dxa"/>
            <w:vAlign w:val="center"/>
          </w:tcPr>
          <w:p>
            <w:pPr>
              <w:jc w:val="center"/>
              <w:rPr>
                <w:bCs/>
                <w:szCs w:val="21"/>
              </w:rPr>
            </w:pPr>
          </w:p>
        </w:tc>
        <w:tc>
          <w:tcPr>
            <w:tcW w:w="626" w:type="dxa"/>
            <w:vAlign w:val="center"/>
          </w:tcPr>
          <w:p>
            <w:pPr>
              <w:jc w:val="center"/>
              <w:rPr>
                <w:bCs/>
                <w:szCs w:val="21"/>
              </w:rPr>
            </w:pPr>
          </w:p>
        </w:tc>
        <w:tc>
          <w:tcPr>
            <w:tcW w:w="780" w:type="dxa"/>
            <w:vMerge w:val="continue"/>
            <w:vAlign w:val="center"/>
          </w:tcPr>
          <w:p>
            <w:pPr>
              <w:jc w:val="center"/>
              <w:rPr>
                <w:b/>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jc w:val="center"/>
              <w:rPr>
                <w:bCs/>
                <w:szCs w:val="21"/>
              </w:rPr>
            </w:pPr>
            <w:r>
              <w:rPr>
                <w:bCs/>
                <w:szCs w:val="21"/>
              </w:rPr>
              <w:t>5</w:t>
            </w:r>
          </w:p>
        </w:tc>
        <w:tc>
          <w:tcPr>
            <w:tcW w:w="655" w:type="dxa"/>
            <w:vMerge w:val="continue"/>
          </w:tcPr>
          <w:p>
            <w:pPr>
              <w:jc w:val="center"/>
              <w:rPr>
                <w:bCs/>
                <w:szCs w:val="21"/>
              </w:rPr>
            </w:pPr>
          </w:p>
        </w:tc>
        <w:tc>
          <w:tcPr>
            <w:tcW w:w="2267" w:type="dxa"/>
            <w:vAlign w:val="center"/>
          </w:tcPr>
          <w:p>
            <w:pPr>
              <w:jc w:val="center"/>
              <w:rPr>
                <w:bCs/>
                <w:szCs w:val="21"/>
              </w:rPr>
            </w:pPr>
            <w:r>
              <w:rPr>
                <w:rFonts w:hint="eastAsia" w:ascii="宋体" w:hAnsi="宋体"/>
                <w:bCs/>
                <w:szCs w:val="21"/>
              </w:rPr>
              <w:t>……</w:t>
            </w:r>
          </w:p>
        </w:tc>
        <w:tc>
          <w:tcPr>
            <w:tcW w:w="780" w:type="dxa"/>
            <w:vAlign w:val="center"/>
          </w:tcPr>
          <w:p>
            <w:pPr>
              <w:jc w:val="center"/>
              <w:rPr>
                <w:bCs/>
                <w:szCs w:val="21"/>
              </w:rPr>
            </w:pPr>
          </w:p>
        </w:tc>
        <w:tc>
          <w:tcPr>
            <w:tcW w:w="680" w:type="dxa"/>
            <w:vAlign w:val="center"/>
          </w:tcPr>
          <w:p>
            <w:pPr>
              <w:jc w:val="center"/>
              <w:rPr>
                <w:bCs/>
                <w:szCs w:val="21"/>
              </w:rPr>
            </w:pPr>
          </w:p>
        </w:tc>
        <w:tc>
          <w:tcPr>
            <w:tcW w:w="807" w:type="dxa"/>
            <w:vAlign w:val="center"/>
          </w:tcPr>
          <w:p>
            <w:pPr>
              <w:jc w:val="center"/>
              <w:rPr>
                <w:bCs/>
                <w:szCs w:val="21"/>
              </w:rPr>
            </w:pPr>
          </w:p>
        </w:tc>
        <w:tc>
          <w:tcPr>
            <w:tcW w:w="513" w:type="dxa"/>
            <w:vAlign w:val="center"/>
          </w:tcPr>
          <w:p>
            <w:pPr>
              <w:jc w:val="center"/>
              <w:rPr>
                <w:bCs/>
                <w:szCs w:val="21"/>
              </w:rPr>
            </w:pPr>
            <w:r>
              <w:rPr>
                <w:rFonts w:hint="eastAsia"/>
                <w:bCs/>
                <w:szCs w:val="21"/>
              </w:rPr>
              <w:t>*</w:t>
            </w:r>
          </w:p>
        </w:tc>
        <w:tc>
          <w:tcPr>
            <w:tcW w:w="413" w:type="dxa"/>
            <w:vAlign w:val="center"/>
          </w:tcPr>
          <w:p>
            <w:pPr>
              <w:jc w:val="center"/>
              <w:rPr>
                <w:bCs/>
                <w:szCs w:val="21"/>
              </w:rPr>
            </w:pPr>
            <w:r>
              <w:rPr>
                <w:rFonts w:hint="eastAsia"/>
                <w:bCs/>
                <w:szCs w:val="21"/>
              </w:rPr>
              <w:t>*</w:t>
            </w:r>
          </w:p>
        </w:tc>
        <w:tc>
          <w:tcPr>
            <w:tcW w:w="634" w:type="dxa"/>
            <w:vAlign w:val="center"/>
          </w:tcPr>
          <w:p>
            <w:pPr>
              <w:jc w:val="center"/>
              <w:rPr>
                <w:bCs/>
                <w:szCs w:val="21"/>
              </w:rPr>
            </w:pPr>
          </w:p>
        </w:tc>
        <w:tc>
          <w:tcPr>
            <w:tcW w:w="626" w:type="dxa"/>
            <w:vAlign w:val="center"/>
          </w:tcPr>
          <w:p>
            <w:pPr>
              <w:jc w:val="center"/>
              <w:rPr>
                <w:bCs/>
                <w:szCs w:val="21"/>
              </w:rPr>
            </w:pPr>
          </w:p>
        </w:tc>
        <w:tc>
          <w:tcPr>
            <w:tcW w:w="780" w:type="dxa"/>
            <w:vMerge w:val="continue"/>
            <w:vAlign w:val="center"/>
          </w:tcPr>
          <w:p>
            <w:pPr>
              <w:jc w:val="center"/>
              <w:rPr>
                <w:b/>
                <w:bCs/>
                <w:color w:val="FF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581" w:type="dxa"/>
            <w:gridSpan w:val="11"/>
          </w:tcPr>
          <w:p>
            <w:pPr>
              <w:rPr>
                <w:bCs/>
                <w:szCs w:val="21"/>
              </w:rPr>
            </w:pPr>
            <w:r>
              <w:rPr>
                <w:rFonts w:hint="eastAsia"/>
                <w:bCs/>
                <w:szCs w:val="21"/>
              </w:rPr>
              <w:t>合计（即投标总价；币种：人民币；单位：元） 小写：            大写：</w:t>
            </w:r>
          </w:p>
        </w:tc>
      </w:tr>
    </w:tbl>
    <w:p>
      <w:pPr>
        <w:ind w:firstLine="482" w:firstLineChars="200"/>
        <w:rPr>
          <w:rFonts w:ascii="宋体" w:hAnsi="宋体"/>
          <w:b/>
          <w:sz w:val="24"/>
        </w:rPr>
      </w:pPr>
      <w:r>
        <w:rPr>
          <w:rFonts w:hint="eastAsia" w:ascii="宋体" w:hAnsi="宋体"/>
          <w:b/>
          <w:sz w:val="24"/>
        </w:rPr>
        <w:t>注：1.本表可按同样格式扩展。</w:t>
      </w:r>
    </w:p>
    <w:p>
      <w:pPr>
        <w:ind w:firstLine="472" w:firstLineChars="196"/>
        <w:rPr>
          <w:rFonts w:ascii="宋体" w:hAnsi="宋体"/>
          <w:b/>
          <w:sz w:val="24"/>
        </w:rPr>
      </w:pPr>
      <w:r>
        <w:rPr>
          <w:rFonts w:hint="eastAsia" w:ascii="宋体" w:hAnsi="宋体"/>
          <w:b/>
          <w:sz w:val="24"/>
        </w:rPr>
        <w:t>2</w:t>
      </w:r>
      <w:r>
        <w:rPr>
          <w:rFonts w:ascii="宋体" w:hAnsi="宋体"/>
          <w:b/>
          <w:sz w:val="24"/>
        </w:rPr>
        <w:t>.</w:t>
      </w:r>
      <w:r>
        <w:rPr>
          <w:rFonts w:hint="eastAsia" w:ascii="宋体" w:hAnsi="宋体"/>
          <w:b/>
          <w:sz w:val="24"/>
        </w:rPr>
        <w:t xml:space="preserve"> “规格/品牌/型号”一栏填写全部或任一信息即可，若为定制类，应填写为“定制”。未填写或填写错误的，在技术要求偏离情况按一般参数负偏离一项扣分处理。</w:t>
      </w:r>
    </w:p>
    <w:p>
      <w:pPr>
        <w:ind w:firstLine="472" w:firstLineChars="196"/>
        <w:rPr>
          <w:rFonts w:ascii="宋体" w:hAnsi="宋体"/>
          <w:b/>
          <w:sz w:val="24"/>
        </w:rPr>
      </w:pPr>
      <w:r>
        <w:rPr>
          <w:rFonts w:ascii="宋体" w:hAnsi="宋体"/>
          <w:b/>
          <w:sz w:val="24"/>
        </w:rPr>
        <w:t>3</w:t>
      </w:r>
      <w:r>
        <w:rPr>
          <w:rFonts w:hint="eastAsia" w:ascii="宋体" w:hAnsi="宋体"/>
          <w:b/>
          <w:sz w:val="24"/>
        </w:rPr>
        <w:t>.</w:t>
      </w:r>
      <w:bookmarkStart w:id="136" w:name="_Hlk72074795"/>
      <w:r>
        <w:rPr>
          <w:rFonts w:hint="eastAsia" w:ascii="宋体" w:hAnsi="宋体"/>
          <w:b/>
          <w:sz w:val="24"/>
        </w:rPr>
        <w:t>“原产地”是指该货物的实际生产加工地，而非品牌总公司所在地</w:t>
      </w:r>
      <w:bookmarkEnd w:id="136"/>
      <w:r>
        <w:rPr>
          <w:rFonts w:hint="eastAsia" w:ascii="宋体" w:hAnsi="宋体"/>
          <w:b/>
          <w:sz w:val="24"/>
        </w:rPr>
        <w:t>。</w:t>
      </w:r>
    </w:p>
    <w:p>
      <w:pPr>
        <w:ind w:firstLine="472" w:firstLineChars="196"/>
        <w:rPr>
          <w:rFonts w:ascii="宋体" w:hAnsi="宋体"/>
          <w:b/>
          <w:sz w:val="24"/>
        </w:rPr>
      </w:pPr>
      <w:r>
        <w:rPr>
          <w:rFonts w:ascii="宋体" w:hAnsi="宋体"/>
          <w:b/>
          <w:sz w:val="24"/>
        </w:rPr>
        <w:t>4</w:t>
      </w:r>
      <w:r>
        <w:rPr>
          <w:rFonts w:hint="eastAsia" w:ascii="宋体" w:hAnsi="宋体"/>
          <w:b/>
          <w:sz w:val="24"/>
        </w:rPr>
        <w:t>.所投货物均应填写制造商名称。</w:t>
      </w:r>
    </w:p>
    <w:p>
      <w:pPr>
        <w:ind w:firstLine="482" w:firstLineChars="200"/>
        <w:rPr>
          <w:rFonts w:ascii="宋体" w:hAnsi="宋体"/>
          <w:b/>
          <w:sz w:val="24"/>
        </w:rPr>
      </w:pPr>
      <w:r>
        <w:rPr>
          <w:rFonts w:ascii="宋体" w:hAnsi="宋体"/>
          <w:b/>
          <w:sz w:val="24"/>
        </w:rPr>
        <w:t>5</w:t>
      </w:r>
      <w:r>
        <w:rPr>
          <w:rFonts w:hint="eastAsia" w:ascii="宋体" w:hAnsi="宋体"/>
          <w:b/>
          <w:sz w:val="24"/>
        </w:rPr>
        <w:t>.以上分项报价表的投标总价应当与开标一览表的投标总价一致。</w:t>
      </w:r>
    </w:p>
    <w:p>
      <w:pPr>
        <w:ind w:firstLine="482" w:firstLineChars="200"/>
        <w:rPr>
          <w:rFonts w:ascii="宋体" w:hAnsi="宋体"/>
          <w:b/>
          <w:sz w:val="24"/>
        </w:rPr>
      </w:pPr>
      <w:r>
        <w:rPr>
          <w:rFonts w:ascii="宋体" w:hAnsi="宋体"/>
          <w:b/>
          <w:sz w:val="24"/>
        </w:rPr>
        <w:t>6</w:t>
      </w:r>
      <w:r>
        <w:rPr>
          <w:rFonts w:hint="eastAsia" w:ascii="宋体" w:hAnsi="宋体"/>
          <w:b/>
          <w:sz w:val="24"/>
        </w:rPr>
        <w:t>.单价、合价和投标总价为包干价，即三者均应包含货物的价款、包装、运输、装卸、安装、调试、技术指导、培训、咨询、服务、保险、税费、检测、验收合格交付使用之前以及技术和售后服务等其他各项有关费用。（若招标文件商务要求中对于报价有要求的以商务要求中的条款为准）</w:t>
      </w:r>
    </w:p>
    <w:p>
      <w:pPr>
        <w:ind w:firstLine="482" w:firstLineChars="200"/>
        <w:rPr>
          <w:rFonts w:ascii="宋体" w:hAnsi="宋体"/>
          <w:b/>
          <w:sz w:val="24"/>
        </w:rPr>
      </w:pPr>
      <w:r>
        <w:rPr>
          <w:rFonts w:ascii="宋体" w:hAnsi="宋体"/>
          <w:b/>
          <w:sz w:val="24"/>
        </w:rPr>
        <w:t>7</w:t>
      </w:r>
      <w:r>
        <w:rPr>
          <w:rFonts w:hint="eastAsia" w:ascii="宋体" w:hAnsi="宋体"/>
          <w:b/>
          <w:sz w:val="24"/>
        </w:rPr>
        <w:t>.所有价格应按“招标文件”中规定的货币单位填写；投标总价应为以上各分项价格之和；投标总价和项目报价表中单个采购预算条目报价均不得超过对应的预算金额，否则将导致投标无效。</w:t>
      </w:r>
    </w:p>
    <w:p>
      <w:pPr>
        <w:ind w:firstLine="482" w:firstLineChars="200"/>
        <w:rPr>
          <w:rFonts w:ascii="宋体" w:hAnsi="宋体"/>
          <w:b/>
          <w:color w:val="FF0000"/>
          <w:sz w:val="24"/>
        </w:rPr>
      </w:pPr>
    </w:p>
    <w:p>
      <w:pPr>
        <w:tabs>
          <w:tab w:val="left" w:pos="720"/>
        </w:tabs>
        <w:jc w:val="center"/>
        <w:rPr>
          <w:b/>
          <w:sz w:val="24"/>
        </w:rPr>
      </w:pPr>
      <w:r>
        <w:rPr>
          <w:rFonts w:hint="eastAsia"/>
          <w:b/>
          <w:sz w:val="24"/>
        </w:rPr>
        <w:t>（二）核心产品品牌</w:t>
      </w:r>
    </w:p>
    <w:p>
      <w:pPr>
        <w:ind w:firstLine="482" w:firstLineChars="200"/>
        <w:rPr>
          <w:rFonts w:ascii="宋体" w:hAnsi="宋体"/>
          <w:b/>
          <w:color w:val="FF0000"/>
          <w:sz w:val="24"/>
        </w:rPr>
      </w:pPr>
    </w:p>
    <w:p>
      <w:pPr>
        <w:ind w:firstLine="482" w:firstLineChars="200"/>
        <w:rPr>
          <w:rFonts w:ascii="宋体" w:hAnsi="宋体"/>
          <w:b/>
          <w:sz w:val="24"/>
        </w:rPr>
      </w:pPr>
      <w:r>
        <w:rPr>
          <w:rFonts w:hint="eastAsia"/>
          <w:b/>
          <w:sz w:val="24"/>
        </w:rPr>
        <w:t>我单位所投核心产品的品牌为：</w:t>
      </w:r>
      <w:r>
        <w:rPr>
          <w:rFonts w:hint="eastAsia"/>
          <w:b/>
          <w:bCs/>
          <w:szCs w:val="21"/>
          <w:u w:val="thick"/>
        </w:rPr>
        <w:tab/>
      </w:r>
      <w:r>
        <w:rPr>
          <w:rFonts w:hint="eastAsia"/>
          <w:b/>
          <w:bCs/>
          <w:szCs w:val="21"/>
          <w:u w:val="thick"/>
        </w:rPr>
        <w:tab/>
      </w:r>
      <w:r>
        <w:rPr>
          <w:rFonts w:hint="eastAsia"/>
          <w:b/>
          <w:bCs/>
          <w:szCs w:val="21"/>
          <w:u w:val="thick"/>
        </w:rPr>
        <w:tab/>
      </w:r>
      <w:r>
        <w:rPr>
          <w:rFonts w:hint="eastAsia"/>
          <w:b/>
          <w:bCs/>
          <w:szCs w:val="21"/>
          <w:u w:val="thick"/>
        </w:rPr>
        <w:tab/>
      </w:r>
      <w:r>
        <w:rPr>
          <w:rFonts w:hint="eastAsia"/>
          <w:b/>
          <w:sz w:val="24"/>
        </w:rPr>
        <w:t>。</w:t>
      </w:r>
    </w:p>
    <w:p>
      <w:pPr>
        <w:ind w:firstLine="482" w:firstLineChars="200"/>
        <w:rPr>
          <w:rFonts w:ascii="宋体" w:hAnsi="宋体"/>
          <w:b/>
          <w:color w:val="FF0000"/>
          <w:sz w:val="24"/>
        </w:rPr>
      </w:pPr>
    </w:p>
    <w:p>
      <w:pPr>
        <w:ind w:firstLine="480" w:firstLineChars="200"/>
        <w:rPr>
          <w:rFonts w:ascii="宋体" w:hAnsi="宋体"/>
          <w:sz w:val="24"/>
        </w:rPr>
      </w:pPr>
      <w:r>
        <w:rPr>
          <w:rFonts w:hint="eastAsia" w:ascii="宋体" w:hAnsi="宋体"/>
          <w:sz w:val="24"/>
        </w:rPr>
        <w:t>备注：招标文件未列明核心产品的，无需填写该项。</w:t>
      </w:r>
    </w:p>
    <w:p>
      <w:pPr>
        <w:ind w:firstLine="1205" w:firstLineChars="500"/>
        <w:rPr>
          <w:rFonts w:ascii="宋体" w:hAnsi="宋体"/>
          <w:b/>
          <w:bCs/>
          <w:sz w:val="24"/>
        </w:rPr>
      </w:pPr>
      <w:r>
        <w:rPr>
          <w:rFonts w:hint="eastAsia" w:ascii="宋体" w:hAnsi="宋体"/>
          <w:b/>
          <w:bCs/>
          <w:sz w:val="24"/>
        </w:rPr>
        <w:t>本项目核心产品为：</w:t>
      </w:r>
      <w:r>
        <w:rPr>
          <w:rFonts w:hint="eastAsia"/>
          <w:b/>
          <w:bCs/>
          <w:szCs w:val="21"/>
          <w:u w:val="single"/>
        </w:rPr>
        <w:tab/>
      </w:r>
      <w:r>
        <w:rPr>
          <w:rFonts w:hint="eastAsia"/>
          <w:b/>
          <w:bCs/>
          <w:szCs w:val="21"/>
          <w:u w:val="single"/>
        </w:rPr>
        <w:tab/>
      </w:r>
      <w:r>
        <w:rPr>
          <w:rFonts w:hint="eastAsia"/>
          <w:b/>
          <w:bCs/>
          <w:szCs w:val="21"/>
          <w:u w:val="single"/>
        </w:rPr>
        <w:tab/>
      </w:r>
      <w:r>
        <w:rPr>
          <w:rFonts w:hint="eastAsia"/>
          <w:b/>
          <w:bCs/>
          <w:szCs w:val="21"/>
          <w:u w:val="single"/>
        </w:rPr>
        <w:tab/>
      </w:r>
    </w:p>
    <w:p>
      <w:pPr>
        <w:rPr>
          <w:b/>
          <w:sz w:val="24"/>
        </w:rPr>
      </w:pPr>
    </w:p>
    <w:p>
      <w:pPr>
        <w:tabs>
          <w:tab w:val="left" w:pos="720"/>
        </w:tabs>
        <w:ind w:firstLine="1928" w:firstLineChars="800"/>
        <w:rPr>
          <w:b/>
          <w:sz w:val="24"/>
        </w:rPr>
      </w:pPr>
      <w:r>
        <w:rPr>
          <w:rFonts w:hint="eastAsia"/>
          <w:b/>
          <w:sz w:val="24"/>
        </w:rPr>
        <w:t>（三）可选配件报价清单（不包括在总报价内）</w:t>
      </w:r>
    </w:p>
    <w:p>
      <w:pPr>
        <w:ind w:firstLine="422" w:firstLineChars="200"/>
        <w:rPr>
          <w:rFonts w:hAnsi="宋体"/>
          <w:b/>
          <w:bCs/>
          <w:szCs w:val="21"/>
        </w:rPr>
      </w:pPr>
      <w:r>
        <w:rPr>
          <w:rFonts w:hint="eastAsia" w:hAnsi="宋体"/>
          <w:b/>
          <w:bCs/>
          <w:szCs w:val="21"/>
        </w:rPr>
        <w:t>注：格式可以参照《（一）分项报价表》表格，并提供相应的品牌/规格/型号、原产地、制造商信息（没有品牌、型号的，用“定制”描述即可）、单价等详细信息</w:t>
      </w:r>
    </w:p>
    <w:p>
      <w:pPr>
        <w:ind w:firstLine="482" w:firstLineChars="200"/>
        <w:rPr>
          <w:rFonts w:hAnsi="宋体"/>
          <w:b/>
          <w:bCs/>
          <w:sz w:val="24"/>
        </w:rPr>
      </w:pPr>
    </w:p>
    <w:p>
      <w:pPr>
        <w:tabs>
          <w:tab w:val="left" w:pos="720"/>
        </w:tabs>
        <w:jc w:val="center"/>
        <w:rPr>
          <w:b/>
          <w:sz w:val="24"/>
        </w:rPr>
      </w:pPr>
      <w:r>
        <w:rPr>
          <w:rFonts w:hint="eastAsia"/>
          <w:b/>
          <w:sz w:val="24"/>
        </w:rPr>
        <w:t>（四）</w:t>
      </w:r>
      <w:bookmarkStart w:id="137" w:name="_Hlk72073235"/>
      <w:r>
        <w:rPr>
          <w:rFonts w:hint="eastAsia"/>
          <w:b/>
          <w:sz w:val="24"/>
        </w:rPr>
        <w:t>投标人认为需要涉及的其他内容报价清单</w:t>
      </w:r>
      <w:bookmarkEnd w:id="137"/>
    </w:p>
    <w:p>
      <w:pPr>
        <w:rPr>
          <w:b/>
          <w:bCs/>
        </w:rPr>
      </w:pPr>
    </w:p>
    <w:p>
      <w:pPr>
        <w:jc w:val="center"/>
        <w:outlineLvl w:val="3"/>
        <w:rPr>
          <w:rFonts w:ascii="黑体" w:hAnsi="宋体" w:eastAsia="黑体"/>
          <w:bCs/>
          <w:kern w:val="0"/>
          <w:sz w:val="24"/>
          <w:szCs w:val="32"/>
        </w:rPr>
      </w:pPr>
      <w:r>
        <w:rPr>
          <w:rFonts w:hint="eastAsia" w:ascii="黑体" w:hAnsi="宋体" w:eastAsia="黑体"/>
          <w:bCs/>
          <w:kern w:val="0"/>
          <w:sz w:val="24"/>
          <w:szCs w:val="32"/>
        </w:rPr>
        <w:t>五、投标人同类业绩</w:t>
      </w:r>
    </w:p>
    <w:tbl>
      <w:tblPr>
        <w:tblStyle w:val="43"/>
        <w:tblW w:w="5000"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1418"/>
        <w:gridCol w:w="1986"/>
        <w:gridCol w:w="849"/>
        <w:gridCol w:w="993"/>
        <w:gridCol w:w="2183"/>
      </w:tblGrid>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pPr>
              <w:jc w:val="center"/>
              <w:rPr>
                <w:rFonts w:ascii="宋体" w:hAnsi="宋体"/>
                <w:sz w:val="20"/>
                <w:szCs w:val="21"/>
              </w:rPr>
            </w:pPr>
            <w:r>
              <w:rPr>
                <w:rFonts w:hint="eastAsia" w:ascii="宋体" w:hAnsi="宋体"/>
                <w:sz w:val="20"/>
                <w:szCs w:val="21"/>
              </w:rPr>
              <w:t>采购人</w:t>
            </w:r>
          </w:p>
        </w:tc>
        <w:tc>
          <w:tcPr>
            <w:tcW w:w="831" w:type="pct"/>
            <w:vAlign w:val="center"/>
          </w:tcPr>
          <w:p>
            <w:pPr>
              <w:jc w:val="center"/>
              <w:rPr>
                <w:rFonts w:ascii="宋体" w:hAnsi="宋体"/>
                <w:sz w:val="20"/>
                <w:szCs w:val="21"/>
              </w:rPr>
            </w:pPr>
            <w:r>
              <w:rPr>
                <w:rFonts w:hint="eastAsia" w:ascii="宋体" w:hAnsi="宋体"/>
                <w:sz w:val="20"/>
                <w:szCs w:val="21"/>
              </w:rPr>
              <w:t>项目名称</w:t>
            </w:r>
          </w:p>
        </w:tc>
        <w:tc>
          <w:tcPr>
            <w:tcW w:w="1164" w:type="pct"/>
            <w:vAlign w:val="center"/>
          </w:tcPr>
          <w:p>
            <w:pPr>
              <w:jc w:val="center"/>
              <w:rPr>
                <w:rFonts w:ascii="宋体" w:hAnsi="宋体"/>
                <w:sz w:val="20"/>
                <w:szCs w:val="21"/>
              </w:rPr>
            </w:pPr>
            <w:r>
              <w:rPr>
                <w:rFonts w:hint="eastAsia" w:ascii="宋体" w:hAnsi="宋体"/>
                <w:sz w:val="20"/>
                <w:szCs w:val="21"/>
              </w:rPr>
              <w:t>项目规模（金额）</w:t>
            </w:r>
          </w:p>
        </w:tc>
        <w:tc>
          <w:tcPr>
            <w:tcW w:w="498" w:type="pct"/>
            <w:vAlign w:val="center"/>
          </w:tcPr>
          <w:p>
            <w:pPr>
              <w:jc w:val="center"/>
              <w:rPr>
                <w:rFonts w:ascii="宋体" w:hAnsi="宋体"/>
                <w:sz w:val="20"/>
                <w:szCs w:val="21"/>
              </w:rPr>
            </w:pPr>
            <w:r>
              <w:rPr>
                <w:rFonts w:hint="eastAsia" w:ascii="宋体" w:hAnsi="宋体"/>
                <w:sz w:val="20"/>
                <w:szCs w:val="21"/>
              </w:rPr>
              <w:t>合同签订日期</w:t>
            </w:r>
          </w:p>
        </w:tc>
        <w:tc>
          <w:tcPr>
            <w:tcW w:w="582" w:type="pct"/>
            <w:vAlign w:val="center"/>
          </w:tcPr>
          <w:p>
            <w:pPr>
              <w:jc w:val="center"/>
              <w:rPr>
                <w:rFonts w:ascii="宋体" w:hAnsi="宋体"/>
                <w:sz w:val="20"/>
                <w:szCs w:val="21"/>
              </w:rPr>
            </w:pPr>
            <w:r>
              <w:rPr>
                <w:rFonts w:hint="eastAsia" w:ascii="宋体" w:hAnsi="宋体"/>
                <w:sz w:val="20"/>
                <w:szCs w:val="21"/>
              </w:rPr>
              <w:t>履约验收时间</w:t>
            </w:r>
          </w:p>
        </w:tc>
        <w:tc>
          <w:tcPr>
            <w:tcW w:w="1280" w:type="pct"/>
            <w:vAlign w:val="center"/>
          </w:tcPr>
          <w:p>
            <w:pPr>
              <w:jc w:val="center"/>
              <w:rPr>
                <w:rFonts w:ascii="宋体" w:hAnsi="宋体"/>
                <w:sz w:val="20"/>
                <w:szCs w:val="21"/>
              </w:rPr>
            </w:pPr>
            <w:r>
              <w:rPr>
                <w:rFonts w:hint="eastAsia" w:ascii="宋体" w:hAnsi="宋体"/>
                <w:sz w:val="20"/>
                <w:szCs w:val="21"/>
              </w:rPr>
              <w:t>完成质量情况（以履约验收报告为准）</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pPr>
              <w:ind w:firstLine="400" w:firstLineChars="200"/>
              <w:rPr>
                <w:rFonts w:ascii="宋体" w:hAnsi="宋体"/>
                <w:sz w:val="20"/>
                <w:szCs w:val="21"/>
              </w:rPr>
            </w:pPr>
            <w:r>
              <w:rPr>
                <w:rFonts w:ascii="宋体" w:hAnsi="宋体"/>
                <w:sz w:val="20"/>
                <w:szCs w:val="21"/>
              </w:rPr>
              <w:t>……</w:t>
            </w:r>
          </w:p>
        </w:tc>
        <w:tc>
          <w:tcPr>
            <w:tcW w:w="831" w:type="pct"/>
            <w:vAlign w:val="center"/>
          </w:tcPr>
          <w:p>
            <w:pPr>
              <w:ind w:firstLine="400" w:firstLineChars="200"/>
              <w:rPr>
                <w:rFonts w:ascii="宋体" w:hAnsi="宋体"/>
                <w:sz w:val="20"/>
                <w:szCs w:val="21"/>
              </w:rPr>
            </w:pPr>
          </w:p>
        </w:tc>
        <w:tc>
          <w:tcPr>
            <w:tcW w:w="1164" w:type="pct"/>
            <w:vAlign w:val="center"/>
          </w:tcPr>
          <w:p>
            <w:pPr>
              <w:ind w:firstLine="400" w:firstLineChars="200"/>
              <w:rPr>
                <w:rFonts w:ascii="宋体" w:hAnsi="宋体"/>
                <w:sz w:val="20"/>
                <w:szCs w:val="21"/>
              </w:rPr>
            </w:pPr>
          </w:p>
        </w:tc>
        <w:tc>
          <w:tcPr>
            <w:tcW w:w="498" w:type="pct"/>
            <w:vAlign w:val="center"/>
          </w:tcPr>
          <w:p>
            <w:pPr>
              <w:ind w:firstLine="400" w:firstLineChars="200"/>
              <w:rPr>
                <w:rFonts w:ascii="宋体" w:hAnsi="宋体"/>
                <w:sz w:val="20"/>
                <w:szCs w:val="21"/>
              </w:rPr>
            </w:pPr>
          </w:p>
        </w:tc>
        <w:tc>
          <w:tcPr>
            <w:tcW w:w="582" w:type="pct"/>
            <w:vAlign w:val="center"/>
          </w:tcPr>
          <w:p>
            <w:pPr>
              <w:ind w:firstLine="400" w:firstLineChars="200"/>
              <w:rPr>
                <w:rFonts w:ascii="宋体" w:hAnsi="宋体"/>
                <w:sz w:val="20"/>
                <w:szCs w:val="21"/>
              </w:rPr>
            </w:pPr>
          </w:p>
        </w:tc>
        <w:tc>
          <w:tcPr>
            <w:tcW w:w="1280" w:type="pct"/>
            <w:vAlign w:val="center"/>
          </w:tcPr>
          <w:p>
            <w:pPr>
              <w:ind w:firstLine="400" w:firstLineChars="200"/>
              <w:rPr>
                <w:rFonts w:ascii="宋体" w:hAnsi="宋体"/>
                <w:sz w:val="20"/>
                <w:szCs w:val="21"/>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pPr>
              <w:ind w:firstLine="400" w:firstLineChars="200"/>
              <w:rPr>
                <w:rFonts w:ascii="宋体" w:hAnsi="宋体"/>
                <w:sz w:val="20"/>
                <w:szCs w:val="21"/>
              </w:rPr>
            </w:pPr>
          </w:p>
        </w:tc>
        <w:tc>
          <w:tcPr>
            <w:tcW w:w="831" w:type="pct"/>
            <w:vAlign w:val="center"/>
          </w:tcPr>
          <w:p>
            <w:pPr>
              <w:ind w:firstLine="400" w:firstLineChars="200"/>
              <w:rPr>
                <w:rFonts w:ascii="宋体" w:hAnsi="宋体"/>
                <w:sz w:val="20"/>
                <w:szCs w:val="21"/>
              </w:rPr>
            </w:pPr>
          </w:p>
        </w:tc>
        <w:tc>
          <w:tcPr>
            <w:tcW w:w="1164" w:type="pct"/>
            <w:vAlign w:val="center"/>
          </w:tcPr>
          <w:p>
            <w:pPr>
              <w:ind w:firstLine="400" w:firstLineChars="200"/>
              <w:rPr>
                <w:rFonts w:ascii="宋体" w:hAnsi="宋体"/>
                <w:sz w:val="20"/>
                <w:szCs w:val="21"/>
              </w:rPr>
            </w:pPr>
          </w:p>
        </w:tc>
        <w:tc>
          <w:tcPr>
            <w:tcW w:w="498" w:type="pct"/>
            <w:vAlign w:val="center"/>
          </w:tcPr>
          <w:p>
            <w:pPr>
              <w:ind w:firstLine="400" w:firstLineChars="200"/>
              <w:rPr>
                <w:rFonts w:ascii="宋体" w:hAnsi="宋体"/>
                <w:sz w:val="20"/>
                <w:szCs w:val="21"/>
              </w:rPr>
            </w:pPr>
          </w:p>
        </w:tc>
        <w:tc>
          <w:tcPr>
            <w:tcW w:w="582" w:type="pct"/>
            <w:vAlign w:val="center"/>
          </w:tcPr>
          <w:p>
            <w:pPr>
              <w:ind w:firstLine="400" w:firstLineChars="200"/>
              <w:rPr>
                <w:rFonts w:ascii="宋体" w:hAnsi="宋体"/>
                <w:sz w:val="20"/>
                <w:szCs w:val="21"/>
              </w:rPr>
            </w:pPr>
          </w:p>
        </w:tc>
        <w:tc>
          <w:tcPr>
            <w:tcW w:w="1280" w:type="pct"/>
            <w:vAlign w:val="center"/>
          </w:tcPr>
          <w:p>
            <w:pPr>
              <w:ind w:firstLine="400" w:firstLineChars="200"/>
              <w:rPr>
                <w:rFonts w:ascii="宋体" w:hAnsi="宋体"/>
                <w:sz w:val="20"/>
                <w:szCs w:val="21"/>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pPr>
              <w:ind w:firstLine="400" w:firstLineChars="200"/>
              <w:rPr>
                <w:rFonts w:ascii="宋体" w:hAnsi="宋体"/>
                <w:sz w:val="20"/>
                <w:szCs w:val="21"/>
              </w:rPr>
            </w:pPr>
          </w:p>
        </w:tc>
        <w:tc>
          <w:tcPr>
            <w:tcW w:w="831" w:type="pct"/>
            <w:vAlign w:val="center"/>
          </w:tcPr>
          <w:p>
            <w:pPr>
              <w:ind w:firstLine="400" w:firstLineChars="200"/>
              <w:rPr>
                <w:rFonts w:ascii="宋体" w:hAnsi="宋体"/>
                <w:sz w:val="20"/>
                <w:szCs w:val="21"/>
              </w:rPr>
            </w:pPr>
          </w:p>
        </w:tc>
        <w:tc>
          <w:tcPr>
            <w:tcW w:w="1164" w:type="pct"/>
            <w:vAlign w:val="center"/>
          </w:tcPr>
          <w:p>
            <w:pPr>
              <w:ind w:firstLine="400" w:firstLineChars="200"/>
              <w:rPr>
                <w:rFonts w:ascii="宋体" w:hAnsi="宋体"/>
                <w:sz w:val="20"/>
                <w:szCs w:val="21"/>
              </w:rPr>
            </w:pPr>
          </w:p>
        </w:tc>
        <w:tc>
          <w:tcPr>
            <w:tcW w:w="498" w:type="pct"/>
            <w:vAlign w:val="center"/>
          </w:tcPr>
          <w:p>
            <w:pPr>
              <w:ind w:firstLine="400" w:firstLineChars="200"/>
              <w:rPr>
                <w:rFonts w:ascii="宋体" w:hAnsi="宋体"/>
                <w:sz w:val="20"/>
                <w:szCs w:val="21"/>
              </w:rPr>
            </w:pPr>
          </w:p>
        </w:tc>
        <w:tc>
          <w:tcPr>
            <w:tcW w:w="582" w:type="pct"/>
            <w:vAlign w:val="center"/>
          </w:tcPr>
          <w:p>
            <w:pPr>
              <w:ind w:firstLine="400" w:firstLineChars="200"/>
              <w:rPr>
                <w:rFonts w:ascii="宋体" w:hAnsi="宋体"/>
                <w:sz w:val="20"/>
                <w:szCs w:val="21"/>
              </w:rPr>
            </w:pPr>
          </w:p>
          <w:p/>
        </w:tc>
        <w:tc>
          <w:tcPr>
            <w:tcW w:w="1280" w:type="pct"/>
            <w:vAlign w:val="center"/>
          </w:tcPr>
          <w:p>
            <w:pPr>
              <w:ind w:firstLine="400" w:firstLineChars="200"/>
              <w:rPr>
                <w:rFonts w:ascii="宋体" w:hAnsi="宋体"/>
                <w:sz w:val="20"/>
                <w:szCs w:val="21"/>
              </w:rPr>
            </w:pPr>
          </w:p>
        </w:tc>
      </w:tr>
    </w:tbl>
    <w:p>
      <w:pPr>
        <w:rPr>
          <w:b/>
          <w:bCs/>
          <w:color w:val="FF0000"/>
        </w:rPr>
      </w:pPr>
      <w:r>
        <w:rPr>
          <w:rFonts w:hint="eastAsia"/>
          <w:b/>
          <w:bCs/>
          <w:color w:val="FF0000"/>
        </w:rPr>
        <w:t>（特别提示：投标人须按本招标文件评标信息中“投标人同类业绩”这一评审因素要求，提供详细证明资料）</w:t>
      </w:r>
    </w:p>
    <w:p>
      <w:pPr>
        <w:pStyle w:val="2"/>
      </w:pPr>
    </w:p>
    <w:p>
      <w:pPr>
        <w:ind w:firstLine="723" w:firstLineChars="300"/>
        <w:rPr>
          <w:b/>
          <w:color w:val="FF0000"/>
          <w:sz w:val="24"/>
        </w:rPr>
      </w:pPr>
      <w:r>
        <w:rPr>
          <w:rFonts w:hint="eastAsia"/>
          <w:b/>
          <w:color w:val="FF0000"/>
          <w:sz w:val="24"/>
        </w:rPr>
        <w:t>（信息公开部分的内容到此为止！以下为信息不公开部分。）</w:t>
      </w:r>
    </w:p>
    <w:bookmarkEnd w:id="135"/>
    <w:p>
      <w:r>
        <w:br w:type="page"/>
      </w:r>
    </w:p>
    <w:p>
      <w:pPr>
        <w:outlineLvl w:val="1"/>
        <w:rPr>
          <w:rFonts w:ascii="宋体" w:hAnsi="宋体"/>
          <w:b/>
          <w:color w:val="FF0000"/>
          <w:sz w:val="28"/>
          <w:szCs w:val="28"/>
        </w:rPr>
      </w:pPr>
      <w:bookmarkStart w:id="138" w:name="_Hlk72260530"/>
      <w:r>
        <w:rPr>
          <w:rFonts w:hint="eastAsia" w:ascii="宋体" w:hAnsi="宋体"/>
          <w:b/>
          <w:color w:val="FF0000"/>
          <w:sz w:val="28"/>
          <w:szCs w:val="28"/>
        </w:rPr>
        <w:t>投标文件附件（信息不公开部分）</w:t>
      </w:r>
    </w:p>
    <w:p>
      <w:pPr>
        <w:pStyle w:val="6"/>
        <w:jc w:val="center"/>
        <w:rPr>
          <w:rFonts w:ascii="黑体" w:eastAsia="黑体"/>
          <w:b w:val="0"/>
          <w:sz w:val="24"/>
        </w:rPr>
      </w:pPr>
      <w:r>
        <w:rPr>
          <w:rFonts w:hint="eastAsia" w:ascii="黑体" w:eastAsia="黑体"/>
          <w:b w:val="0"/>
          <w:sz w:val="24"/>
        </w:rPr>
        <w:t>一、</w:t>
      </w:r>
      <w:bookmarkStart w:id="139" w:name="_Hlk72092499"/>
      <w:r>
        <w:rPr>
          <w:rFonts w:hint="eastAsia" w:ascii="黑体" w:eastAsia="黑体"/>
          <w:b w:val="0"/>
          <w:sz w:val="24"/>
        </w:rPr>
        <w:t>法定代表人（负责人）证明书</w:t>
      </w:r>
      <w:bookmarkEnd w:id="139"/>
    </w:p>
    <w:p>
      <w:pPr>
        <w:rPr>
          <w:sz w:val="24"/>
        </w:rPr>
      </w:pPr>
    </w:p>
    <w:p>
      <w:pPr>
        <w:spacing w:line="360" w:lineRule="auto"/>
        <w:ind w:firstLine="420" w:firstLineChars="200"/>
        <w:rPr>
          <w:szCs w:val="21"/>
        </w:rPr>
      </w:pPr>
      <w:r>
        <w:rPr>
          <w:rFonts w:hint="eastAsia"/>
          <w:szCs w:val="21"/>
          <w:u w:val="single"/>
        </w:rPr>
        <w:t xml:space="preserve">         </w:t>
      </w:r>
      <w:r>
        <w:rPr>
          <w:rFonts w:hint="eastAsia"/>
          <w:szCs w:val="21"/>
        </w:rPr>
        <w:t>同志，身份证号码：</w:t>
      </w:r>
      <w:r>
        <w:rPr>
          <w:rFonts w:hint="eastAsia"/>
          <w:szCs w:val="21"/>
          <w:u w:val="single"/>
        </w:rPr>
        <w:t xml:space="preserve">               </w:t>
      </w:r>
      <w:r>
        <w:rPr>
          <w:rFonts w:hint="eastAsia"/>
          <w:szCs w:val="21"/>
        </w:rPr>
        <w:t>，现任我单位</w:t>
      </w:r>
      <w:r>
        <w:rPr>
          <w:rFonts w:hint="eastAsia"/>
          <w:szCs w:val="21"/>
          <w:u w:val="single"/>
        </w:rPr>
        <w:t xml:space="preserve">         </w:t>
      </w:r>
      <w:r>
        <w:rPr>
          <w:rFonts w:hint="eastAsia"/>
          <w:szCs w:val="21"/>
        </w:rPr>
        <w:t>职务，为法定代表人（负责人），特此证明。</w:t>
      </w:r>
    </w:p>
    <w:p>
      <w:pPr>
        <w:spacing w:line="360" w:lineRule="auto"/>
        <w:rPr>
          <w:szCs w:val="21"/>
        </w:rPr>
      </w:pPr>
    </w:p>
    <w:p>
      <w:pPr>
        <w:spacing w:line="360" w:lineRule="auto"/>
        <w:rPr>
          <w:szCs w:val="21"/>
        </w:rPr>
      </w:pPr>
      <w:r>
        <w:rPr>
          <w:rFonts w:hint="eastAsia"/>
          <w:szCs w:val="21"/>
        </w:rPr>
        <w:t>说明：1、法定代表人为投标人（企业事业单位、国家机关、社会团体）的主要行政负责人。</w:t>
      </w:r>
    </w:p>
    <w:p>
      <w:pPr>
        <w:rPr>
          <w:szCs w:val="21"/>
        </w:rPr>
      </w:pPr>
      <w:r>
        <w:rPr>
          <w:rFonts w:hint="eastAsia"/>
          <w:szCs w:val="21"/>
        </w:rPr>
        <w:t xml:space="preserve">      2、内容必须填写真实、清楚，涂改无效，不得转让、买卖。</w:t>
      </w:r>
    </w:p>
    <w:p>
      <w:pPr>
        <w:spacing w:line="360" w:lineRule="auto"/>
        <w:ind w:firstLine="482" w:firstLineChars="200"/>
        <w:rPr>
          <w:b/>
          <w:bCs/>
          <w:sz w:val="24"/>
        </w:rPr>
      </w:pPr>
    </w:p>
    <w:p>
      <w:pPr>
        <w:pStyle w:val="6"/>
        <w:spacing w:before="120" w:after="120"/>
        <w:jc w:val="center"/>
        <w:rPr>
          <w:rFonts w:ascii="黑体" w:eastAsia="黑体"/>
          <w:b w:val="0"/>
          <w:sz w:val="24"/>
        </w:rPr>
      </w:pPr>
      <w:r>
        <w:rPr>
          <w:rFonts w:hint="eastAsia" w:ascii="黑体" w:eastAsia="黑体"/>
          <w:b w:val="0"/>
          <w:sz w:val="24"/>
        </w:rPr>
        <w:t>二、投标文件签署授权委托书</w:t>
      </w:r>
    </w:p>
    <w:p>
      <w:pPr>
        <w:spacing w:line="360" w:lineRule="auto"/>
        <w:ind w:firstLine="420" w:firstLineChars="200"/>
        <w:rPr>
          <w:szCs w:val="21"/>
        </w:rPr>
      </w:pPr>
      <w:r>
        <w:rPr>
          <w:rFonts w:hint="eastAsia"/>
          <w:szCs w:val="21"/>
        </w:rPr>
        <w:t>本授权委托书声明：我（姓名）</w:t>
      </w:r>
      <w:r>
        <w:rPr>
          <w:rFonts w:hint="eastAsia"/>
          <w:szCs w:val="21"/>
          <w:u w:val="single"/>
        </w:rPr>
        <w:t xml:space="preserve">                   </w:t>
      </w:r>
      <w:r>
        <w:rPr>
          <w:rFonts w:hint="eastAsia"/>
          <w:szCs w:val="21"/>
        </w:rPr>
        <w:t xml:space="preserve"> 系（投标人名称）</w:t>
      </w:r>
      <w:r>
        <w:rPr>
          <w:rFonts w:hint="eastAsia"/>
          <w:szCs w:val="21"/>
          <w:u w:val="single"/>
        </w:rPr>
        <w:t xml:space="preserve">                                    </w:t>
      </w:r>
      <w:r>
        <w:rPr>
          <w:rFonts w:hint="eastAsia"/>
          <w:szCs w:val="21"/>
        </w:rPr>
        <w:t xml:space="preserve">  的法定代表人（负责人），现授权委托（姓名）</w:t>
      </w:r>
      <w:r>
        <w:rPr>
          <w:szCs w:val="21"/>
          <w:u w:val="single"/>
        </w:rPr>
        <w:t xml:space="preserve">                   </w:t>
      </w:r>
      <w:r>
        <w:rPr>
          <w:rFonts w:hint="eastAsia"/>
          <w:szCs w:val="21"/>
        </w:rPr>
        <w:t>为我单位签署本项目已递交的投标文件的法定代表人（负责人）的授权委托代理人，代理人全权代表我所签署的本项目已递交的投标文件内容我均承认。</w:t>
      </w:r>
    </w:p>
    <w:p>
      <w:pPr>
        <w:pStyle w:val="9"/>
        <w:spacing w:line="360" w:lineRule="auto"/>
        <w:rPr>
          <w:szCs w:val="21"/>
        </w:rPr>
      </w:pPr>
      <w:r>
        <w:rPr>
          <w:rFonts w:hint="eastAsia"/>
          <w:szCs w:val="21"/>
        </w:rPr>
        <w:t>代理人无转委托权，特此委托。</w:t>
      </w:r>
    </w:p>
    <w:p>
      <w:pPr>
        <w:pStyle w:val="9"/>
        <w:spacing w:line="360" w:lineRule="auto"/>
        <w:rPr>
          <w:szCs w:val="21"/>
        </w:rPr>
      </w:pPr>
    </w:p>
    <w:p>
      <w:pPr>
        <w:pStyle w:val="9"/>
        <w:spacing w:line="360" w:lineRule="auto"/>
        <w:ind w:left="540" w:leftChars="257" w:firstLine="0"/>
        <w:rPr>
          <w:szCs w:val="21"/>
        </w:rPr>
      </w:pPr>
      <w:r>
        <w:rPr>
          <w:rFonts w:hint="eastAsia"/>
          <w:szCs w:val="21"/>
        </w:rPr>
        <w:t>代理人：</w:t>
      </w:r>
      <w:r>
        <w:rPr>
          <w:rFonts w:hint="eastAsia"/>
          <w:szCs w:val="21"/>
          <w:u w:val="single"/>
        </w:rPr>
        <w:t xml:space="preserve">                                    </w:t>
      </w:r>
      <w:r>
        <w:rPr>
          <w:rFonts w:hint="eastAsia"/>
          <w:szCs w:val="21"/>
          <w:u w:val="single"/>
        </w:rPr>
        <w:tab/>
      </w:r>
      <w:r>
        <w:rPr>
          <w:rFonts w:hint="eastAsia"/>
          <w:szCs w:val="21"/>
          <w:u w:val="single"/>
        </w:rPr>
        <w:t xml:space="preserve">          </w:t>
      </w:r>
    </w:p>
    <w:p>
      <w:pPr>
        <w:spacing w:line="360" w:lineRule="auto"/>
        <w:ind w:left="540" w:leftChars="257"/>
        <w:rPr>
          <w:szCs w:val="21"/>
        </w:rPr>
      </w:pPr>
      <w:r>
        <w:rPr>
          <w:rFonts w:hint="eastAsia"/>
          <w:szCs w:val="21"/>
        </w:rPr>
        <w:t>联系电话：</w:t>
      </w:r>
      <w:r>
        <w:rPr>
          <w:rFonts w:hint="eastAsia"/>
          <w:szCs w:val="21"/>
          <w:u w:val="single"/>
        </w:rPr>
        <w:t xml:space="preserve">                                    </w:t>
      </w:r>
      <w:r>
        <w:rPr>
          <w:rFonts w:hint="eastAsia"/>
          <w:szCs w:val="21"/>
          <w:u w:val="single"/>
        </w:rPr>
        <w:tab/>
      </w:r>
      <w:r>
        <w:rPr>
          <w:rFonts w:hint="eastAsia"/>
          <w:szCs w:val="21"/>
        </w:rPr>
        <w:t xml:space="preserve">                邮箱：</w:t>
      </w:r>
      <w:r>
        <w:rPr>
          <w:rFonts w:hint="eastAsia"/>
          <w:szCs w:val="21"/>
          <w:u w:val="single"/>
        </w:rPr>
        <w:t xml:space="preserve">                                    </w:t>
      </w:r>
      <w:r>
        <w:rPr>
          <w:rFonts w:hint="eastAsia"/>
          <w:szCs w:val="21"/>
          <w:u w:val="single"/>
        </w:rPr>
        <w:tab/>
      </w:r>
    </w:p>
    <w:p>
      <w:pPr>
        <w:spacing w:line="360" w:lineRule="auto"/>
        <w:ind w:left="540" w:leftChars="257"/>
        <w:rPr>
          <w:szCs w:val="21"/>
          <w:u w:val="single"/>
        </w:rPr>
      </w:pPr>
      <w:r>
        <w:rPr>
          <w:rFonts w:hint="eastAsia"/>
          <w:szCs w:val="21"/>
        </w:rPr>
        <w:t>身份证号码：</w:t>
      </w:r>
      <w:r>
        <w:rPr>
          <w:rFonts w:hint="eastAsia"/>
          <w:szCs w:val="21"/>
          <w:u w:val="single"/>
        </w:rPr>
        <w:t xml:space="preserve">                                    </w:t>
      </w:r>
      <w:r>
        <w:rPr>
          <w:rFonts w:hint="eastAsia"/>
          <w:szCs w:val="21"/>
          <w:u w:val="single"/>
        </w:rPr>
        <w:tab/>
      </w:r>
      <w:r>
        <w:rPr>
          <w:rFonts w:hint="eastAsia"/>
          <w:szCs w:val="21"/>
        </w:rPr>
        <w:t xml:space="preserve">               职务：</w:t>
      </w:r>
      <w:r>
        <w:rPr>
          <w:rFonts w:hint="eastAsia"/>
          <w:szCs w:val="21"/>
          <w:u w:val="single"/>
        </w:rPr>
        <w:t xml:space="preserve">                                    </w:t>
      </w:r>
      <w:r>
        <w:rPr>
          <w:rFonts w:hint="eastAsia"/>
          <w:szCs w:val="21"/>
          <w:u w:val="single"/>
        </w:rPr>
        <w:tab/>
      </w:r>
    </w:p>
    <w:p>
      <w:pPr>
        <w:spacing w:line="360" w:lineRule="auto"/>
        <w:ind w:left="540" w:leftChars="257"/>
        <w:rPr>
          <w:szCs w:val="21"/>
        </w:rPr>
      </w:pPr>
      <w:r>
        <w:rPr>
          <w:rFonts w:hint="eastAsia"/>
          <w:szCs w:val="21"/>
        </w:rPr>
        <w:t>授权委托日期：</w:t>
      </w:r>
      <w:r>
        <w:rPr>
          <w:rFonts w:hint="eastAsia"/>
          <w:szCs w:val="21"/>
          <w:u w:val="single"/>
        </w:rPr>
        <w:t xml:space="preserve">             </w:t>
      </w:r>
      <w:r>
        <w:rPr>
          <w:rFonts w:hint="eastAsia"/>
          <w:szCs w:val="21"/>
        </w:rPr>
        <w:t xml:space="preserve"> 年</w:t>
      </w:r>
      <w:r>
        <w:rPr>
          <w:rFonts w:hint="eastAsia"/>
          <w:szCs w:val="21"/>
          <w:u w:val="single"/>
        </w:rPr>
        <w:t xml:space="preserve">        </w:t>
      </w:r>
      <w:r>
        <w:rPr>
          <w:rFonts w:hint="eastAsia"/>
          <w:szCs w:val="21"/>
          <w:u w:val="single"/>
        </w:rPr>
        <w:tab/>
      </w:r>
      <w:r>
        <w:rPr>
          <w:rFonts w:hint="eastAsia"/>
          <w:szCs w:val="21"/>
        </w:rPr>
        <w:t xml:space="preserve">月  </w:t>
      </w:r>
      <w:r>
        <w:rPr>
          <w:rFonts w:hint="eastAsia"/>
          <w:szCs w:val="21"/>
          <w:u w:val="single"/>
        </w:rPr>
        <w:t xml:space="preserve">             </w:t>
      </w:r>
      <w:r>
        <w:rPr>
          <w:rFonts w:hint="eastAsia"/>
          <w:szCs w:val="21"/>
          <w:u w:val="single"/>
        </w:rPr>
        <w:tab/>
      </w:r>
      <w:r>
        <w:rPr>
          <w:rFonts w:hint="eastAsia"/>
          <w:szCs w:val="21"/>
        </w:rPr>
        <w:t xml:space="preserve"> 日</w:t>
      </w:r>
    </w:p>
    <w:p/>
    <w:p>
      <w:pPr>
        <w:spacing w:line="360" w:lineRule="auto"/>
        <w:ind w:firstLine="422" w:firstLineChars="200"/>
        <w:rPr>
          <w:b/>
          <w:color w:val="FF0000"/>
          <w:szCs w:val="21"/>
        </w:rPr>
      </w:pPr>
      <w:r>
        <w:rPr>
          <w:rFonts w:hint="eastAsia"/>
          <w:b/>
          <w:color w:val="FF0000"/>
          <w:szCs w:val="21"/>
        </w:rPr>
        <w:t>附： 请提供代理人身份证扫描件（正反两面）；港澳台居民可提供来往通行证扫描件；非中国国籍管辖范围人员，可提供公安部门认可的身份证明材料扫描件。</w:t>
      </w:r>
    </w:p>
    <w:p>
      <w:pPr>
        <w:spacing w:line="360" w:lineRule="auto"/>
        <w:rPr>
          <w:b/>
          <w:szCs w:val="21"/>
        </w:rPr>
      </w:pPr>
    </w:p>
    <w:p>
      <w:pPr>
        <w:pStyle w:val="6"/>
        <w:jc w:val="center"/>
        <w:rPr>
          <w:rFonts w:ascii="黑体" w:eastAsia="黑体"/>
          <w:b w:val="0"/>
          <w:kern w:val="0"/>
          <w:sz w:val="24"/>
          <w:szCs w:val="24"/>
        </w:rPr>
      </w:pPr>
      <w:r>
        <w:rPr>
          <w:rFonts w:hint="eastAsia" w:ascii="黑体" w:eastAsia="黑体"/>
          <w:b w:val="0"/>
          <w:kern w:val="0"/>
          <w:sz w:val="24"/>
          <w:szCs w:val="24"/>
        </w:rPr>
        <w:t>三、</w:t>
      </w:r>
      <w:bookmarkStart w:id="140" w:name="_Hlk72092634"/>
      <w:r>
        <w:rPr>
          <w:rFonts w:hint="eastAsia" w:ascii="黑体" w:eastAsia="黑体"/>
          <w:b w:val="0"/>
          <w:kern w:val="0"/>
          <w:sz w:val="24"/>
          <w:szCs w:val="24"/>
        </w:rPr>
        <w:t>实质性条款响应情况表</w:t>
      </w:r>
      <w:bookmarkEnd w:id="140"/>
    </w:p>
    <w:tbl>
      <w:tblPr>
        <w:tblStyle w:val="4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7"/>
        <w:gridCol w:w="5314"/>
        <w:gridCol w:w="1276"/>
        <w:gridCol w:w="812"/>
        <w:gridCol w:w="6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291" w:type="pct"/>
            <w:vAlign w:val="center"/>
          </w:tcPr>
          <w:p>
            <w:pPr>
              <w:adjustRightInd w:val="0"/>
              <w:snapToGrid w:val="0"/>
              <w:spacing w:line="360" w:lineRule="auto"/>
              <w:jc w:val="center"/>
              <w:rPr>
                <w:rFonts w:ascii="宋体" w:hAnsi="宋体"/>
                <w:kern w:val="0"/>
                <w:szCs w:val="21"/>
              </w:rPr>
            </w:pPr>
            <w:bookmarkStart w:id="141" w:name="_Hlk72092651"/>
            <w:r>
              <w:rPr>
                <w:rFonts w:hint="eastAsia" w:ascii="宋体" w:hAnsi="宋体"/>
                <w:kern w:val="0"/>
                <w:szCs w:val="21"/>
              </w:rPr>
              <w:t>序号</w:t>
            </w:r>
          </w:p>
        </w:tc>
        <w:tc>
          <w:tcPr>
            <w:tcW w:w="3114" w:type="pct"/>
            <w:vAlign w:val="center"/>
          </w:tcPr>
          <w:p>
            <w:pPr>
              <w:adjustRightInd w:val="0"/>
              <w:snapToGrid w:val="0"/>
              <w:spacing w:line="360" w:lineRule="auto"/>
              <w:jc w:val="center"/>
              <w:rPr>
                <w:rFonts w:ascii="宋体" w:hAnsi="宋体"/>
                <w:kern w:val="0"/>
                <w:szCs w:val="21"/>
              </w:rPr>
            </w:pPr>
            <w:r>
              <w:rPr>
                <w:rFonts w:hint="eastAsia" w:ascii="宋体" w:hAnsi="宋体"/>
                <w:kern w:val="0"/>
                <w:szCs w:val="21"/>
              </w:rPr>
              <w:t>实质性条款具体内容</w:t>
            </w:r>
          </w:p>
        </w:tc>
        <w:tc>
          <w:tcPr>
            <w:tcW w:w="748" w:type="pct"/>
            <w:vAlign w:val="center"/>
          </w:tcPr>
          <w:p>
            <w:pPr>
              <w:adjustRightInd w:val="0"/>
              <w:snapToGrid w:val="0"/>
              <w:spacing w:line="360" w:lineRule="auto"/>
              <w:jc w:val="center"/>
              <w:rPr>
                <w:rFonts w:ascii="宋体" w:hAnsi="宋体"/>
                <w:kern w:val="0"/>
                <w:szCs w:val="21"/>
              </w:rPr>
            </w:pPr>
            <w:r>
              <w:rPr>
                <w:rFonts w:hint="eastAsia"/>
              </w:rPr>
              <w:t>投标响应</w:t>
            </w:r>
          </w:p>
        </w:tc>
        <w:tc>
          <w:tcPr>
            <w:tcW w:w="476" w:type="pct"/>
            <w:vAlign w:val="center"/>
          </w:tcPr>
          <w:p>
            <w:pPr>
              <w:adjustRightInd w:val="0"/>
              <w:snapToGrid w:val="0"/>
              <w:spacing w:line="360" w:lineRule="auto"/>
              <w:jc w:val="center"/>
              <w:rPr>
                <w:rFonts w:ascii="宋体" w:hAnsi="宋体"/>
                <w:kern w:val="0"/>
                <w:szCs w:val="21"/>
              </w:rPr>
            </w:pPr>
            <w:r>
              <w:rPr>
                <w:rFonts w:hint="eastAsia"/>
              </w:rPr>
              <w:t>偏离情况</w:t>
            </w:r>
          </w:p>
        </w:tc>
        <w:tc>
          <w:tcPr>
            <w:tcW w:w="369" w:type="pct"/>
            <w:vAlign w:val="center"/>
          </w:tcPr>
          <w:p>
            <w:pPr>
              <w:adjustRightInd w:val="0"/>
              <w:snapToGrid w:val="0"/>
              <w:spacing w:line="360" w:lineRule="auto"/>
              <w:jc w:val="center"/>
              <w:rPr>
                <w:rFonts w:ascii="宋体" w:hAnsi="宋体"/>
                <w:kern w:val="0"/>
                <w:szCs w:val="21"/>
              </w:rPr>
            </w:pPr>
            <w:r>
              <w:rPr>
                <w:rFonts w:hint="eastAsia"/>
              </w:rPr>
              <w:t>说明</w:t>
            </w:r>
          </w:p>
        </w:tc>
      </w:tr>
      <w:bookmarkEnd w:id="141"/>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 w:type="pct"/>
          </w:tcPr>
          <w:p>
            <w:pPr>
              <w:adjustRightInd w:val="0"/>
              <w:snapToGrid w:val="0"/>
              <w:spacing w:line="360" w:lineRule="auto"/>
              <w:rPr>
                <w:rFonts w:ascii="宋体" w:hAnsi="宋体"/>
                <w:kern w:val="0"/>
                <w:szCs w:val="21"/>
              </w:rPr>
            </w:pPr>
            <w:r>
              <w:rPr>
                <w:rFonts w:hint="eastAsia" w:ascii="宋体" w:hAnsi="宋体"/>
                <w:kern w:val="0"/>
                <w:szCs w:val="21"/>
              </w:rPr>
              <w:t>1</w:t>
            </w:r>
          </w:p>
        </w:tc>
        <w:tc>
          <w:tcPr>
            <w:tcW w:w="3114" w:type="pct"/>
            <w:vAlign w:val="center"/>
          </w:tcPr>
          <w:p>
            <w:pPr>
              <w:adjustRightInd w:val="0"/>
              <w:snapToGrid w:val="0"/>
              <w:spacing w:line="360" w:lineRule="auto"/>
              <w:jc w:val="left"/>
              <w:rPr>
                <w:rFonts w:hAnsi="宋体"/>
                <w:kern w:val="0"/>
                <w:szCs w:val="21"/>
              </w:rPr>
            </w:pPr>
            <w:r>
              <w:rPr>
                <w:rFonts w:hint="eastAsia"/>
              </w:rPr>
              <w:t>满足本项目标★的条款要求</w:t>
            </w:r>
          </w:p>
        </w:tc>
        <w:tc>
          <w:tcPr>
            <w:tcW w:w="748" w:type="pct"/>
          </w:tcPr>
          <w:p>
            <w:pPr>
              <w:adjustRightInd w:val="0"/>
              <w:snapToGrid w:val="0"/>
              <w:spacing w:line="360" w:lineRule="auto"/>
              <w:rPr>
                <w:rFonts w:ascii="宋体" w:hAnsi="宋体"/>
                <w:kern w:val="0"/>
                <w:szCs w:val="21"/>
              </w:rPr>
            </w:pPr>
          </w:p>
        </w:tc>
        <w:tc>
          <w:tcPr>
            <w:tcW w:w="476" w:type="pct"/>
          </w:tcPr>
          <w:p>
            <w:pPr>
              <w:adjustRightInd w:val="0"/>
              <w:snapToGrid w:val="0"/>
              <w:spacing w:line="360" w:lineRule="auto"/>
              <w:rPr>
                <w:rFonts w:ascii="宋体" w:hAnsi="宋体"/>
                <w:kern w:val="0"/>
                <w:szCs w:val="21"/>
              </w:rPr>
            </w:pPr>
          </w:p>
        </w:tc>
        <w:tc>
          <w:tcPr>
            <w:tcW w:w="369" w:type="pct"/>
          </w:tcPr>
          <w:p>
            <w:pPr>
              <w:adjustRightInd w:val="0"/>
              <w:snapToGrid w:val="0"/>
              <w:spacing w:line="360" w:lineRule="auto"/>
              <w:rPr>
                <w:rFonts w:ascii="宋体" w:hAnsi="宋体"/>
                <w:kern w:val="0"/>
                <w:szCs w:val="21"/>
              </w:rPr>
            </w:pPr>
          </w:p>
        </w:tc>
      </w:tr>
    </w:tbl>
    <w:p>
      <w:pPr>
        <w:ind w:firstLine="482" w:firstLineChars="200"/>
        <w:rPr>
          <w:b/>
          <w:sz w:val="24"/>
          <w:szCs w:val="22"/>
        </w:rPr>
      </w:pPr>
    </w:p>
    <w:p>
      <w:pPr>
        <w:ind w:firstLine="482" w:firstLineChars="200"/>
        <w:rPr>
          <w:b/>
          <w:sz w:val="24"/>
          <w:szCs w:val="22"/>
        </w:rPr>
      </w:pPr>
      <w:r>
        <w:rPr>
          <w:rFonts w:hint="eastAsia"/>
          <w:b/>
          <w:sz w:val="24"/>
          <w:szCs w:val="22"/>
        </w:rPr>
        <w:t>注：1. 上表所列各项均为不可负偏离条款。</w:t>
      </w:r>
    </w:p>
    <w:p>
      <w:pPr>
        <w:ind w:firstLine="482"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82"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82" w:firstLineChars="200"/>
        <w:rPr>
          <w:sz w:val="24"/>
        </w:rPr>
      </w:pPr>
      <w:r>
        <w:rPr>
          <w:b/>
          <w:sz w:val="24"/>
        </w:rPr>
        <w:t>4.</w:t>
      </w:r>
      <w:r>
        <w:rPr>
          <w:rFonts w:hint="eastAsia"/>
          <w:b/>
          <w:sz w:val="24"/>
        </w:rPr>
        <w:t>评审委员会有权根据实质性条款响应情况作出评判。</w:t>
      </w:r>
      <w:bookmarkEnd w:id="138"/>
    </w:p>
    <w:p>
      <w:pPr>
        <w:pStyle w:val="6"/>
        <w:jc w:val="center"/>
        <w:rPr>
          <w:sz w:val="24"/>
        </w:rPr>
      </w:pPr>
      <w:r>
        <w:rPr>
          <w:rFonts w:hint="eastAsia" w:ascii="黑体" w:eastAsia="黑体"/>
          <w:b w:val="0"/>
          <w:sz w:val="24"/>
          <w:szCs w:val="24"/>
        </w:rPr>
        <w:t>四、技术要求偏离表</w:t>
      </w:r>
    </w:p>
    <w:tbl>
      <w:tblPr>
        <w:tblStyle w:val="43"/>
        <w:tblW w:w="8754" w:type="dxa"/>
        <w:tblInd w:w="-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
        <w:gridCol w:w="772"/>
        <w:gridCol w:w="5446"/>
        <w:gridCol w:w="972"/>
        <w:gridCol w:w="710"/>
        <w:gridCol w:w="3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464" w:type="dxa"/>
            <w:vAlign w:val="center"/>
          </w:tcPr>
          <w:p>
            <w:pPr>
              <w:jc w:val="center"/>
              <w:rPr>
                <w:color w:val="000000" w:themeColor="text1"/>
                <w:szCs w:val="21"/>
                <w14:textFill>
                  <w14:solidFill>
                    <w14:schemeClr w14:val="tx1"/>
                  </w14:solidFill>
                </w14:textFill>
              </w:rPr>
            </w:pPr>
            <w:r>
              <w:rPr>
                <w:rFonts w:hint="eastAsia"/>
                <w:sz w:val="24"/>
              </w:rPr>
              <w:t>序号</w:t>
            </w:r>
          </w:p>
        </w:tc>
        <w:tc>
          <w:tcPr>
            <w:tcW w:w="772" w:type="dxa"/>
            <w:vAlign w:val="center"/>
          </w:tcPr>
          <w:p>
            <w:pPr>
              <w:jc w:val="center"/>
              <w:rPr>
                <w:color w:val="000000" w:themeColor="text1"/>
                <w:szCs w:val="21"/>
                <w14:textFill>
                  <w14:solidFill>
                    <w14:schemeClr w14:val="tx1"/>
                  </w14:solidFill>
                </w14:textFill>
              </w:rPr>
            </w:pPr>
            <w:r>
              <w:rPr>
                <w:rFonts w:hint="eastAsia"/>
                <w:sz w:val="24"/>
              </w:rPr>
              <w:t>货物名称</w:t>
            </w:r>
          </w:p>
        </w:tc>
        <w:tc>
          <w:tcPr>
            <w:tcW w:w="5446" w:type="dxa"/>
            <w:vAlign w:val="center"/>
          </w:tcPr>
          <w:p>
            <w:pPr>
              <w:jc w:val="center"/>
              <w:rPr>
                <w:color w:val="000000" w:themeColor="text1"/>
                <w:szCs w:val="21"/>
                <w14:textFill>
                  <w14:solidFill>
                    <w14:schemeClr w14:val="tx1"/>
                  </w14:solidFill>
                </w14:textFill>
              </w:rPr>
            </w:pPr>
            <w:r>
              <w:rPr>
                <w:rFonts w:hint="eastAsia"/>
                <w:sz w:val="24"/>
              </w:rPr>
              <w:t>招标技术要求</w:t>
            </w:r>
          </w:p>
        </w:tc>
        <w:tc>
          <w:tcPr>
            <w:tcW w:w="972" w:type="dxa"/>
            <w:vAlign w:val="center"/>
          </w:tcPr>
          <w:p>
            <w:pPr>
              <w:jc w:val="center"/>
              <w:rPr>
                <w:color w:val="000000" w:themeColor="text1"/>
                <w:szCs w:val="21"/>
                <w14:textFill>
                  <w14:solidFill>
                    <w14:schemeClr w14:val="tx1"/>
                  </w14:solidFill>
                </w14:textFill>
              </w:rPr>
            </w:pPr>
            <w:r>
              <w:rPr>
                <w:rFonts w:hint="eastAsia"/>
                <w:sz w:val="24"/>
              </w:rPr>
              <w:t>投标技术响应</w:t>
            </w:r>
          </w:p>
        </w:tc>
        <w:tc>
          <w:tcPr>
            <w:tcW w:w="710" w:type="dxa"/>
            <w:vAlign w:val="center"/>
          </w:tcPr>
          <w:p>
            <w:pPr>
              <w:jc w:val="center"/>
              <w:rPr>
                <w:color w:val="000000" w:themeColor="text1"/>
                <w:szCs w:val="21"/>
                <w14:textFill>
                  <w14:solidFill>
                    <w14:schemeClr w14:val="tx1"/>
                  </w14:solidFill>
                </w14:textFill>
              </w:rPr>
            </w:pPr>
            <w:r>
              <w:rPr>
                <w:rFonts w:hint="eastAsia"/>
                <w:sz w:val="24"/>
              </w:rPr>
              <w:t>偏离情况</w:t>
            </w:r>
          </w:p>
        </w:tc>
        <w:tc>
          <w:tcPr>
            <w:tcW w:w="390" w:type="dxa"/>
            <w:vAlign w:val="center"/>
          </w:tcPr>
          <w:p>
            <w:pPr>
              <w:jc w:val="center"/>
              <w:rPr>
                <w:color w:val="000000" w:themeColor="text1"/>
                <w:szCs w:val="21"/>
                <w14:textFill>
                  <w14:solidFill>
                    <w14:schemeClr w14:val="tx1"/>
                  </w14:solidFill>
                </w14:textFill>
              </w:rPr>
            </w:pPr>
            <w:r>
              <w:rPr>
                <w:rFonts w:hint="eastAsia"/>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restart"/>
            <w:vAlign w:val="center"/>
          </w:tcPr>
          <w:p>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1</w:t>
            </w:r>
          </w:p>
        </w:tc>
        <w:tc>
          <w:tcPr>
            <w:tcW w:w="772" w:type="dxa"/>
            <w:vMerge w:val="restar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设备</w:t>
            </w: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14:textFill>
                  <w14:solidFill>
                    <w14:schemeClr w14:val="tx1"/>
                  </w14:solidFill>
                </w14:textFill>
              </w:rPr>
            </w:pPr>
          </w:p>
        </w:tc>
        <w:tc>
          <w:tcPr>
            <w:tcW w:w="772" w:type="dxa"/>
            <w:vMerge w:val="continu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14:textFill>
                  <w14:solidFill>
                    <w14:schemeClr w14:val="tx1"/>
                  </w14:solidFill>
                </w14:textFill>
              </w:rPr>
            </w:pPr>
          </w:p>
        </w:tc>
        <w:tc>
          <w:tcPr>
            <w:tcW w:w="772" w:type="dxa"/>
            <w:vMerge w:val="continu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14:textFill>
                  <w14:solidFill>
                    <w14:schemeClr w14:val="tx1"/>
                  </w14:solidFill>
                </w14:textFill>
              </w:rPr>
            </w:pPr>
          </w:p>
        </w:tc>
        <w:tc>
          <w:tcPr>
            <w:tcW w:w="772" w:type="dxa"/>
            <w:vMerge w:val="continu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14:textFill>
                  <w14:solidFill>
                    <w14:schemeClr w14:val="tx1"/>
                  </w14:solidFill>
                </w14:textFill>
              </w:rPr>
            </w:pPr>
          </w:p>
        </w:tc>
        <w:tc>
          <w:tcPr>
            <w:tcW w:w="772" w:type="dxa"/>
            <w:vMerge w:val="continu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rStyle w:val="47"/>
                <w:b w:val="0"/>
                <w:bCs w:val="0"/>
                <w:color w:val="000000" w:themeColor="text1"/>
                <w:szCs w:val="21"/>
                <w14:textFill>
                  <w14:solidFill>
                    <w14:schemeClr w14:val="tx1"/>
                  </w14:solidFill>
                </w14:textFill>
              </w:rPr>
            </w:pPr>
          </w:p>
        </w:tc>
        <w:tc>
          <w:tcPr>
            <w:tcW w:w="710" w:type="dxa"/>
          </w:tcPr>
          <w:p>
            <w:pPr>
              <w:rPr>
                <w:rStyle w:val="47"/>
                <w:b w:val="0"/>
                <w:bCs w:val="0"/>
                <w:color w:val="000000" w:themeColor="text1"/>
                <w:szCs w:val="21"/>
                <w14:textFill>
                  <w14:solidFill>
                    <w14:schemeClr w14:val="tx1"/>
                  </w14:solidFill>
                </w14:textFill>
              </w:rPr>
            </w:pPr>
          </w:p>
        </w:tc>
        <w:tc>
          <w:tcPr>
            <w:tcW w:w="390" w:type="dxa"/>
          </w:tcPr>
          <w:p>
            <w:pPr>
              <w:rPr>
                <w:rStyle w:val="47"/>
                <w:b w:val="0"/>
                <w:bCs w:val="0"/>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14:textFill>
                  <w14:solidFill>
                    <w14:schemeClr w14:val="tx1"/>
                  </w14:solidFill>
                </w14:textFill>
              </w:rPr>
            </w:pPr>
          </w:p>
        </w:tc>
        <w:tc>
          <w:tcPr>
            <w:tcW w:w="772" w:type="dxa"/>
            <w:vMerge w:val="continu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14:textFill>
                  <w14:solidFill>
                    <w14:schemeClr w14:val="tx1"/>
                  </w14:solidFill>
                </w14:textFill>
              </w:rPr>
            </w:pPr>
          </w:p>
        </w:tc>
        <w:tc>
          <w:tcPr>
            <w:tcW w:w="772" w:type="dxa"/>
            <w:vMerge w:val="continue"/>
            <w:vAlign w:val="center"/>
          </w:tcPr>
          <w:p>
            <w:pPr>
              <w:jc w:val="center"/>
              <w:rPr>
                <w:color w:val="000000" w:themeColor="text1"/>
                <w:szCs w:val="21"/>
                <w14:textFill>
                  <w14:solidFill>
                    <w14:schemeClr w14:val="tx1"/>
                  </w14:solidFill>
                </w14:textFill>
              </w:rPr>
            </w:pPr>
          </w:p>
        </w:tc>
        <w:tc>
          <w:tcPr>
            <w:tcW w:w="5446" w:type="dxa"/>
          </w:tcPr>
          <w:p>
            <w:pPr>
              <w:jc w:val="center"/>
              <w:rPr>
                <w:b/>
                <w:bCs/>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w:t>
            </w:r>
          </w:p>
        </w:tc>
        <w:tc>
          <w:tcPr>
            <w:tcW w:w="972" w:type="dxa"/>
          </w:tcPr>
          <w:p>
            <w:pPr>
              <w:rPr>
                <w:b/>
                <w:bCs/>
                <w:color w:val="FF0000"/>
                <w:szCs w:val="21"/>
              </w:rPr>
            </w:pPr>
          </w:p>
        </w:tc>
        <w:tc>
          <w:tcPr>
            <w:tcW w:w="710" w:type="dxa"/>
          </w:tcPr>
          <w:p>
            <w:pPr>
              <w:rPr>
                <w:b/>
                <w:bCs/>
                <w:color w:val="FF0000"/>
                <w:szCs w:val="21"/>
              </w:rPr>
            </w:pPr>
          </w:p>
        </w:tc>
        <w:tc>
          <w:tcPr>
            <w:tcW w:w="390" w:type="dxa"/>
          </w:tcPr>
          <w:p>
            <w:pPr>
              <w:rPr>
                <w:b/>
                <w:bCs/>
                <w:color w:val="FF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14:textFill>
                  <w14:solidFill>
                    <w14:schemeClr w14:val="tx1"/>
                  </w14:solidFill>
                </w14:textFill>
              </w:rPr>
            </w:pPr>
          </w:p>
        </w:tc>
        <w:tc>
          <w:tcPr>
            <w:tcW w:w="772" w:type="dxa"/>
            <w:vMerge w:val="continu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464" w:type="dxa"/>
            <w:vMerge w:val="restar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w:t>
            </w:r>
          </w:p>
        </w:tc>
        <w:tc>
          <w:tcPr>
            <w:tcW w:w="772" w:type="dxa"/>
            <w:vMerge w:val="restar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设备</w:t>
            </w:r>
          </w:p>
        </w:tc>
        <w:tc>
          <w:tcPr>
            <w:tcW w:w="5446" w:type="dxa"/>
          </w:tcPr>
          <w:p>
            <w:pPr>
              <w:jc w:val="center"/>
              <w:rPr>
                <w:b/>
                <w:bCs/>
                <w:color w:val="000000" w:themeColor="text1"/>
                <w:szCs w:val="21"/>
                <w14:textFill>
                  <w14:solidFill>
                    <w14:schemeClr w14:val="tx1"/>
                  </w14:solidFill>
                </w14:textFill>
              </w:rPr>
            </w:pPr>
            <w:r>
              <w:rPr>
                <w:rFonts w:hint="eastAsia"/>
              </w:rPr>
              <w:t>（填写相关内容）</w:t>
            </w:r>
          </w:p>
        </w:tc>
        <w:tc>
          <w:tcPr>
            <w:tcW w:w="972" w:type="dxa"/>
          </w:tcPr>
          <w:p>
            <w:pPr>
              <w:rPr>
                <w:b/>
                <w:bCs/>
                <w:color w:val="FF0000"/>
                <w:szCs w:val="21"/>
              </w:rPr>
            </w:pPr>
          </w:p>
        </w:tc>
        <w:tc>
          <w:tcPr>
            <w:tcW w:w="710" w:type="dxa"/>
          </w:tcPr>
          <w:p>
            <w:pPr>
              <w:rPr>
                <w:b/>
                <w:bCs/>
                <w:color w:val="FF0000"/>
                <w:szCs w:val="21"/>
              </w:rPr>
            </w:pPr>
          </w:p>
        </w:tc>
        <w:tc>
          <w:tcPr>
            <w:tcW w:w="390" w:type="dxa"/>
          </w:tcPr>
          <w:p>
            <w:pPr>
              <w:rPr>
                <w:b/>
                <w:bCs/>
                <w:color w:val="FF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tcPr>
          <w:p>
            <w:pPr>
              <w:jc w:val="center"/>
              <w:rPr>
                <w:color w:val="000000" w:themeColor="text1"/>
                <w:szCs w:val="21"/>
                <w14:textFill>
                  <w14:solidFill>
                    <w14:schemeClr w14:val="tx1"/>
                  </w14:solidFill>
                </w14:textFill>
              </w:rPr>
            </w:pPr>
          </w:p>
        </w:tc>
        <w:tc>
          <w:tcPr>
            <w:tcW w:w="772" w:type="dxa"/>
            <w:vMerge w:val="continue"/>
          </w:tcPr>
          <w:p>
            <w:pP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 w:hRule="atLeast"/>
        </w:trPr>
        <w:tc>
          <w:tcPr>
            <w:tcW w:w="464" w:type="dxa"/>
            <w:vMerge w:val="continue"/>
          </w:tcPr>
          <w:p>
            <w:pPr>
              <w:jc w:val="center"/>
              <w:rPr>
                <w:color w:val="000000" w:themeColor="text1"/>
                <w:szCs w:val="21"/>
                <w14:textFill>
                  <w14:solidFill>
                    <w14:schemeClr w14:val="tx1"/>
                  </w14:solidFill>
                </w14:textFill>
              </w:rPr>
            </w:pPr>
          </w:p>
        </w:tc>
        <w:tc>
          <w:tcPr>
            <w:tcW w:w="772" w:type="dxa"/>
            <w:vMerge w:val="continue"/>
          </w:tcPr>
          <w:p>
            <w:pP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64" w:type="dxa"/>
            <w:vMerge w:val="continue"/>
          </w:tcPr>
          <w:p>
            <w:pPr>
              <w:jc w:val="center"/>
              <w:rPr>
                <w:color w:val="000000" w:themeColor="text1"/>
                <w:szCs w:val="21"/>
                <w14:textFill>
                  <w14:solidFill>
                    <w14:schemeClr w14:val="tx1"/>
                  </w14:solidFill>
                </w14:textFill>
              </w:rPr>
            </w:pPr>
          </w:p>
        </w:tc>
        <w:tc>
          <w:tcPr>
            <w:tcW w:w="772" w:type="dxa"/>
            <w:vMerge w:val="continue"/>
          </w:tcPr>
          <w:p>
            <w:pP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bl>
    <w:p>
      <w:pPr>
        <w:rPr>
          <w:sz w:val="24"/>
        </w:rPr>
      </w:pPr>
    </w:p>
    <w:p>
      <w:pPr>
        <w:rPr>
          <w:b/>
          <w:sz w:val="24"/>
        </w:rPr>
      </w:pPr>
      <w:bookmarkStart w:id="142" w:name="_Hlk72095977"/>
      <w:r>
        <w:rPr>
          <w:rFonts w:hint="eastAsia"/>
          <w:sz w:val="24"/>
        </w:rPr>
        <w:t>证明资料【如有的话，供应商提供的证明资料应统一编号（排序），格式自定】</w:t>
      </w:r>
      <w:bookmarkEnd w:id="142"/>
      <w:r>
        <w:rPr>
          <w:rFonts w:hint="eastAsia"/>
          <w:sz w:val="24"/>
        </w:rPr>
        <w:t>：</w:t>
      </w:r>
    </w:p>
    <w:p>
      <w:pPr>
        <w:ind w:firstLine="482" w:firstLineChars="200"/>
        <w:rPr>
          <w:b/>
          <w:sz w:val="24"/>
        </w:rPr>
      </w:pPr>
      <w:r>
        <w:rPr>
          <w:rFonts w:hint="eastAsia"/>
          <w:b/>
          <w:sz w:val="24"/>
        </w:rPr>
        <w:t>《技术要求偏离表》编制指引：</w:t>
      </w:r>
    </w:p>
    <w:p>
      <w:pPr>
        <w:ind w:firstLine="482" w:firstLineChars="200"/>
        <w:rPr>
          <w:b/>
          <w:sz w:val="24"/>
        </w:rPr>
      </w:pPr>
      <w:r>
        <w:rPr>
          <w:rFonts w:hint="eastAsia"/>
          <w:b/>
          <w:sz w:val="24"/>
        </w:rPr>
        <w:t>1、技术要求偏离表的序号、货物名称、招标技术要求等栏目</w:t>
      </w:r>
      <w:bookmarkStart w:id="143" w:name="_Hlk72094407"/>
      <w:r>
        <w:rPr>
          <w:rFonts w:hint="eastAsia"/>
          <w:b/>
          <w:sz w:val="24"/>
        </w:rPr>
        <w:t>对应“用户需求书”中的“技术要求”章节</w:t>
      </w:r>
      <w:bookmarkEnd w:id="143"/>
      <w:r>
        <w:rPr>
          <w:rFonts w:hint="eastAsia"/>
          <w:b/>
          <w:sz w:val="24"/>
        </w:rPr>
        <w:t>相关内容。</w:t>
      </w:r>
    </w:p>
    <w:p>
      <w:pPr>
        <w:ind w:firstLine="482" w:firstLineChars="200"/>
        <w:rPr>
          <w:b/>
          <w:sz w:val="24"/>
        </w:rPr>
      </w:pPr>
      <w:r>
        <w:rPr>
          <w:b/>
          <w:sz w:val="24"/>
        </w:rPr>
        <w:t>2</w:t>
      </w:r>
      <w:r>
        <w:rPr>
          <w:rFonts w:hint="eastAsia"/>
          <w:b/>
          <w:sz w:val="24"/>
        </w:rPr>
        <w:t>、“投标技术响应”一栏必须一一对照“招标技术要求”，详细填写投标人自身投标货物的具体参数，以体现具体响应情况。</w:t>
      </w:r>
    </w:p>
    <w:p>
      <w:pPr>
        <w:ind w:firstLine="482" w:firstLineChars="200"/>
        <w:rPr>
          <w:b/>
          <w:sz w:val="24"/>
        </w:rPr>
      </w:pPr>
      <w:r>
        <w:rPr>
          <w:b/>
          <w:sz w:val="24"/>
        </w:rPr>
        <w:t>3</w:t>
      </w:r>
      <w:r>
        <w:rPr>
          <w:rFonts w:hint="eastAsia"/>
          <w:b/>
          <w:sz w:val="24"/>
        </w:rPr>
        <w:t>、</w:t>
      </w:r>
      <w:bookmarkStart w:id="144" w:name="_Hlk72158270"/>
      <w:r>
        <w:rPr>
          <w:rFonts w:hint="eastAsia"/>
          <w:b/>
          <w:sz w:val="24"/>
        </w:rPr>
        <w:t>“偏离情况”</w:t>
      </w:r>
      <w:bookmarkEnd w:id="144"/>
      <w:r>
        <w:rPr>
          <w:rFonts w:hint="eastAsia"/>
          <w:b/>
          <w:sz w:val="24"/>
        </w:rPr>
        <w:t>一栏填写如实填写“正偏离”、“负偏离”或“无偏离”，其中：</w:t>
      </w:r>
      <w:bookmarkStart w:id="145" w:name="_Hlk72093866"/>
      <w:r>
        <w:rPr>
          <w:rFonts w:hint="eastAsia"/>
          <w:b/>
          <w:sz w:val="24"/>
        </w:rPr>
        <w:t>“正偏离”表示“投标响应优于招标技术要求”，“负偏离”表示“投标响应不满足招标技术要求”，“无偏离”表示“投标响应与招标技术要求一致”</w:t>
      </w:r>
      <w:bookmarkEnd w:id="145"/>
      <w:r>
        <w:rPr>
          <w:rFonts w:hint="eastAsia"/>
          <w:b/>
          <w:sz w:val="24"/>
        </w:rPr>
        <w:t>。“投标技术响应”对比“招标技术要求”存在响应不全（包括未响应整项招标技术要求或者未响应一项招标技术要求的部分内容），均视为“负偏离”。</w:t>
      </w:r>
    </w:p>
    <w:p>
      <w:pPr>
        <w:ind w:firstLine="482" w:firstLineChars="200"/>
        <w:rPr>
          <w:b/>
          <w:sz w:val="24"/>
        </w:rPr>
      </w:pPr>
      <w:r>
        <w:rPr>
          <w:b/>
          <w:sz w:val="24"/>
        </w:rPr>
        <w:t>4</w:t>
      </w:r>
      <w:r>
        <w:rPr>
          <w:rFonts w:hint="eastAsia"/>
          <w:b/>
          <w:sz w:val="24"/>
        </w:rPr>
        <w:t>、未要求提供证明资料的招标技术要求，可以不提供证明资料（如实响应即可）。</w:t>
      </w:r>
    </w:p>
    <w:p>
      <w:pPr>
        <w:ind w:firstLine="482" w:firstLineChars="200"/>
        <w:rPr>
          <w:b/>
          <w:sz w:val="24"/>
        </w:rPr>
      </w:pPr>
      <w:r>
        <w:rPr>
          <w:rFonts w:hint="eastAsia"/>
          <w:b/>
          <w:sz w:val="24"/>
        </w:rPr>
        <w:t>5、证明资料条款响应要求：要求提供证明资料（且已对证明资料的形式、内容作出明确要求）进行响应的条款，可在“说明”一栏中列明是否提供了符合要求的证明资料；此类条款应严格依照要求的形式、内容提供证明资料，如未提供证明资料（或：证明资料的形式、内容等不符合要求；证明资料显示不符合招标技术要求；证明资料模糊不清无法判断或未显示是否满足招标技术要求），且投标人在“偏离情况”一栏响应为“正偏离”或“无偏离”的，经评审委员会认定，将判定为负偏离。</w:t>
      </w:r>
    </w:p>
    <w:p>
      <w:pPr>
        <w:ind w:firstLine="482" w:firstLineChars="200"/>
        <w:rPr>
          <w:b/>
          <w:sz w:val="24"/>
        </w:rPr>
      </w:pPr>
      <w:r>
        <w:rPr>
          <w:rFonts w:hint="eastAsia"/>
          <w:b/>
          <w:sz w:val="24"/>
        </w:rPr>
        <w:t>6、</w:t>
      </w:r>
      <w:bookmarkStart w:id="146" w:name="_Hlk72096176"/>
      <w:r>
        <w:rPr>
          <w:rFonts w:hint="eastAsia"/>
          <w:b/>
          <w:sz w:val="24"/>
        </w:rPr>
        <w:t>证明资料的形式及其它具体要求</w:t>
      </w:r>
      <w:bookmarkEnd w:id="146"/>
      <w:r>
        <w:rPr>
          <w:rFonts w:hint="eastAsia"/>
          <w:b/>
          <w:sz w:val="24"/>
        </w:rPr>
        <w:t>：</w:t>
      </w:r>
    </w:p>
    <w:p>
      <w:pPr>
        <w:ind w:firstLine="482" w:firstLineChars="200"/>
        <w:rPr>
          <w:b/>
          <w:sz w:val="24"/>
        </w:rPr>
      </w:pPr>
      <w:r>
        <w:rPr>
          <w:rFonts w:hint="eastAsia"/>
          <w:b/>
          <w:sz w:val="24"/>
        </w:rPr>
        <w:t>（1）除照片、图片（截图）及不需加盖公章的文字说明（技术说明）外，其它证明资料均要求为原件扫描件；</w:t>
      </w:r>
    </w:p>
    <w:p>
      <w:pPr>
        <w:ind w:firstLine="482" w:firstLineChars="200"/>
        <w:rPr>
          <w:b/>
          <w:sz w:val="24"/>
        </w:rPr>
      </w:pPr>
      <w:r>
        <w:rPr>
          <w:rFonts w:hint="eastAsia"/>
          <w:b/>
          <w:sz w:val="24"/>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ind w:firstLine="482" w:firstLineChars="200"/>
        <w:rPr>
          <w:b/>
          <w:sz w:val="24"/>
        </w:rPr>
      </w:pPr>
      <w:r>
        <w:rPr>
          <w:rFonts w:hint="eastAsia"/>
          <w:b/>
          <w:sz w:val="24"/>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ind w:firstLine="482" w:firstLineChars="200"/>
        <w:rPr>
          <w:b/>
          <w:sz w:val="24"/>
        </w:rPr>
      </w:pPr>
      <w:r>
        <w:rPr>
          <w:rFonts w:hint="eastAsia"/>
          <w:b/>
          <w:sz w:val="24"/>
        </w:rPr>
        <w:t>我国政府机构出具的产品检验和核准证件应为证件正面、背面和附件标注的全部具体内容；产品检验和核准证件的尺寸和清晰度应该能够在电脑上被阅读、识别和判断；</w:t>
      </w:r>
    </w:p>
    <w:p>
      <w:pPr>
        <w:ind w:firstLine="482" w:firstLineChars="200"/>
        <w:rPr>
          <w:b/>
          <w:sz w:val="24"/>
        </w:rPr>
      </w:pPr>
      <w:r>
        <w:rPr>
          <w:rFonts w:hint="eastAsia"/>
          <w:b/>
          <w:sz w:val="24"/>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ind w:firstLine="482" w:firstLineChars="200"/>
        <w:rPr>
          <w:b/>
          <w:sz w:val="24"/>
        </w:rPr>
      </w:pPr>
      <w:r>
        <w:rPr>
          <w:rFonts w:hint="eastAsia"/>
          <w:b/>
          <w:sz w:val="24"/>
        </w:rPr>
        <w:t>其它证明资料的形式要求参照以上要求执行；</w:t>
      </w:r>
    </w:p>
    <w:p>
      <w:pPr>
        <w:ind w:firstLine="482" w:firstLineChars="200"/>
        <w:rPr>
          <w:b/>
          <w:sz w:val="24"/>
        </w:rPr>
      </w:pPr>
      <w:r>
        <w:rPr>
          <w:rFonts w:hint="eastAsia"/>
          <w:b/>
          <w:sz w:val="24"/>
        </w:rPr>
        <w:t>（4）证明资料均要求原件备查。</w:t>
      </w:r>
    </w:p>
    <w:p>
      <w:pPr>
        <w:ind w:firstLine="482" w:firstLineChars="200"/>
        <w:rPr>
          <w:b/>
          <w:sz w:val="24"/>
        </w:rPr>
      </w:pPr>
      <w:r>
        <w:rPr>
          <w:rFonts w:hint="eastAsia"/>
          <w:b/>
          <w:sz w:val="24"/>
        </w:rPr>
        <w:t>7、其它注意事项：评审委员会有权对投标人的响应情况作出判断（评审结论）；</w:t>
      </w:r>
    </w:p>
    <w:p>
      <w:pPr>
        <w:rPr>
          <w:sz w:val="24"/>
        </w:rPr>
      </w:pPr>
    </w:p>
    <w:p>
      <w:pPr>
        <w:pStyle w:val="6"/>
        <w:jc w:val="center"/>
        <w:rPr>
          <w:sz w:val="24"/>
        </w:rPr>
      </w:pPr>
      <w:r>
        <w:rPr>
          <w:rFonts w:hint="eastAsia" w:ascii="黑体" w:eastAsia="黑体"/>
          <w:b w:val="0"/>
          <w:bCs w:val="0"/>
          <w:sz w:val="24"/>
          <w:szCs w:val="20"/>
        </w:rPr>
        <w:t>五、商务要求偏离表</w:t>
      </w:r>
    </w:p>
    <w:tbl>
      <w:tblPr>
        <w:tblStyle w:val="43"/>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1"/>
        <w:gridCol w:w="1320"/>
        <w:gridCol w:w="4611"/>
        <w:gridCol w:w="910"/>
        <w:gridCol w:w="602"/>
        <w:gridCol w:w="5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35" w:type="pct"/>
            <w:vAlign w:val="center"/>
          </w:tcPr>
          <w:p>
            <w:pPr>
              <w:jc w:val="center"/>
              <w:rPr>
                <w:b/>
              </w:rPr>
            </w:pPr>
            <w:r>
              <w:rPr>
                <w:rFonts w:hint="eastAsia"/>
                <w:sz w:val="24"/>
              </w:rPr>
              <w:t>序号</w:t>
            </w:r>
          </w:p>
        </w:tc>
        <w:tc>
          <w:tcPr>
            <w:tcW w:w="774" w:type="pct"/>
            <w:vAlign w:val="center"/>
          </w:tcPr>
          <w:p>
            <w:pPr>
              <w:jc w:val="center"/>
              <w:rPr>
                <w:b/>
              </w:rPr>
            </w:pPr>
            <w:r>
              <w:rPr>
                <w:rFonts w:hint="eastAsia"/>
                <w:b/>
              </w:rPr>
              <w:t>商务需求项</w:t>
            </w:r>
          </w:p>
        </w:tc>
        <w:tc>
          <w:tcPr>
            <w:tcW w:w="2705" w:type="pct"/>
            <w:vAlign w:val="center"/>
          </w:tcPr>
          <w:p>
            <w:pPr>
              <w:jc w:val="center"/>
              <w:rPr>
                <w:b/>
              </w:rPr>
            </w:pPr>
            <w:r>
              <w:rPr>
                <w:rFonts w:hint="eastAsia"/>
                <w:sz w:val="24"/>
              </w:rPr>
              <w:t>招标商务要求</w:t>
            </w:r>
          </w:p>
        </w:tc>
        <w:tc>
          <w:tcPr>
            <w:tcW w:w="534" w:type="pct"/>
            <w:vAlign w:val="center"/>
          </w:tcPr>
          <w:p>
            <w:pPr>
              <w:jc w:val="center"/>
              <w:rPr>
                <w:b/>
              </w:rPr>
            </w:pPr>
            <w:r>
              <w:rPr>
                <w:rFonts w:hint="eastAsia"/>
                <w:sz w:val="24"/>
              </w:rPr>
              <w:t>投标商务响应</w:t>
            </w:r>
          </w:p>
        </w:tc>
        <w:tc>
          <w:tcPr>
            <w:tcW w:w="353" w:type="pct"/>
            <w:vAlign w:val="center"/>
          </w:tcPr>
          <w:p>
            <w:pPr>
              <w:jc w:val="center"/>
              <w:rPr>
                <w:b/>
              </w:rPr>
            </w:pPr>
            <w:r>
              <w:rPr>
                <w:rFonts w:hint="eastAsia"/>
              </w:rPr>
              <w:t>偏离情况</w:t>
            </w:r>
          </w:p>
        </w:tc>
        <w:tc>
          <w:tcPr>
            <w:tcW w:w="296" w:type="pct"/>
            <w:vAlign w:val="center"/>
          </w:tcPr>
          <w:p>
            <w:pPr>
              <w:jc w:val="center"/>
              <w:rPr>
                <w:b/>
              </w:rPr>
            </w:pPr>
            <w:r>
              <w:rPr>
                <w:rFonts w:hint="eastAsia"/>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5000" w:type="pct"/>
            <w:gridSpan w:val="6"/>
          </w:tcPr>
          <w:p>
            <w:pPr>
              <w:rPr>
                <w:b/>
              </w:rPr>
            </w:pPr>
            <w:r>
              <w:rPr>
                <w:rFonts w:hint="eastAsia"/>
                <w:b/>
              </w:rPr>
              <w:t>（一）免费保修期内售后服务要求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35" w:type="pct"/>
            <w:vAlign w:val="center"/>
          </w:tcPr>
          <w:p>
            <w:pPr>
              <w:jc w:val="center"/>
              <w:rPr>
                <w:bCs/>
              </w:rPr>
            </w:pPr>
            <w:r>
              <w:rPr>
                <w:rFonts w:hint="eastAsia"/>
                <w:bCs/>
              </w:rPr>
              <w:t>1</w:t>
            </w:r>
          </w:p>
        </w:tc>
        <w:tc>
          <w:tcPr>
            <w:tcW w:w="774" w:type="pct"/>
          </w:tcPr>
          <w:p>
            <w:pPr>
              <w:jc w:val="center"/>
            </w:pPr>
            <w:r>
              <w:rPr>
                <w:rFonts w:hint="eastAsia"/>
              </w:rPr>
              <w:t>*</w:t>
            </w:r>
            <w:r>
              <w:t>***</w:t>
            </w:r>
          </w:p>
        </w:tc>
        <w:tc>
          <w:tcPr>
            <w:tcW w:w="2705" w:type="pct"/>
          </w:tcPr>
          <w:p>
            <w:pPr>
              <w:jc w:val="center"/>
              <w:rPr>
                <w:b/>
              </w:rPr>
            </w:pPr>
            <w:r>
              <w:rPr>
                <w:rFonts w:hint="eastAsia"/>
                <w:bCs/>
                <w:szCs w:val="21"/>
              </w:rPr>
              <w:t>（填写相关内容）</w:t>
            </w:r>
          </w:p>
        </w:tc>
        <w:tc>
          <w:tcPr>
            <w:tcW w:w="534" w:type="pct"/>
          </w:tcPr>
          <w:p>
            <w:pPr>
              <w:rPr>
                <w:bCs/>
                <w:szCs w:val="21"/>
              </w:rPr>
            </w:pPr>
          </w:p>
        </w:tc>
        <w:tc>
          <w:tcPr>
            <w:tcW w:w="353" w:type="pct"/>
          </w:tcPr>
          <w:p>
            <w:pPr>
              <w:rPr>
                <w:bCs/>
                <w:szCs w:val="21"/>
              </w:rPr>
            </w:pPr>
          </w:p>
        </w:tc>
        <w:tc>
          <w:tcPr>
            <w:tcW w:w="296" w:type="pct"/>
          </w:tcPr>
          <w:p>
            <w:pPr>
              <w:rPr>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35" w:type="pct"/>
            <w:vAlign w:val="center"/>
          </w:tcPr>
          <w:p>
            <w:pPr>
              <w:jc w:val="center"/>
              <w:rPr>
                <w:bCs/>
              </w:rPr>
            </w:pPr>
            <w:r>
              <w:rPr>
                <w:bCs/>
              </w:rPr>
              <w:t>2</w:t>
            </w:r>
          </w:p>
        </w:tc>
        <w:tc>
          <w:tcPr>
            <w:tcW w:w="774" w:type="pct"/>
          </w:tcPr>
          <w:p>
            <w:pPr>
              <w:jc w:val="center"/>
            </w:pPr>
            <w:r>
              <w:rPr>
                <w:rFonts w:hint="eastAsia"/>
              </w:rPr>
              <w:t>****</w:t>
            </w:r>
          </w:p>
        </w:tc>
        <w:tc>
          <w:tcPr>
            <w:tcW w:w="2705" w:type="pct"/>
          </w:tcPr>
          <w:p>
            <w:pPr>
              <w:jc w:val="center"/>
              <w:rPr>
                <w:bCs/>
                <w:szCs w:val="21"/>
              </w:rPr>
            </w:pPr>
            <w:r>
              <w:rPr>
                <w:rFonts w:hint="eastAsia"/>
              </w:rPr>
              <w:t>（填写相关内容）</w:t>
            </w:r>
          </w:p>
        </w:tc>
        <w:tc>
          <w:tcPr>
            <w:tcW w:w="534" w:type="pct"/>
          </w:tcPr>
          <w:p>
            <w:pPr>
              <w:rPr>
                <w:bCs/>
                <w:szCs w:val="21"/>
              </w:rPr>
            </w:pPr>
          </w:p>
        </w:tc>
        <w:tc>
          <w:tcPr>
            <w:tcW w:w="353" w:type="pct"/>
          </w:tcPr>
          <w:p>
            <w:pPr>
              <w:rPr>
                <w:bCs/>
                <w:szCs w:val="21"/>
              </w:rPr>
            </w:pPr>
          </w:p>
        </w:tc>
        <w:tc>
          <w:tcPr>
            <w:tcW w:w="296" w:type="pct"/>
          </w:tcPr>
          <w:p>
            <w:pPr>
              <w:rPr>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5000" w:type="pct"/>
            <w:gridSpan w:val="6"/>
            <w:vAlign w:val="center"/>
          </w:tcPr>
          <w:p>
            <w:pPr>
              <w:rPr>
                <w:bCs/>
                <w:szCs w:val="21"/>
              </w:rPr>
            </w:pPr>
            <w:r>
              <w:rPr>
                <w:rFonts w:hint="eastAsia"/>
                <w:b/>
              </w:rPr>
              <w:t>（二）免费保修期外售后服务要求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20" w:hRule="atLeast"/>
        </w:trPr>
        <w:tc>
          <w:tcPr>
            <w:tcW w:w="335" w:type="pct"/>
          </w:tcPr>
          <w:p>
            <w:pPr>
              <w:jc w:val="center"/>
              <w:rPr>
                <w:bCs/>
              </w:rPr>
            </w:pPr>
            <w:r>
              <w:rPr>
                <w:rFonts w:hint="eastAsia"/>
              </w:rPr>
              <w:t>1</w:t>
            </w:r>
          </w:p>
        </w:tc>
        <w:tc>
          <w:tcPr>
            <w:tcW w:w="774" w:type="pct"/>
          </w:tcPr>
          <w:p>
            <w:pPr>
              <w:jc w:val="center"/>
            </w:pPr>
            <w:r>
              <w:rPr>
                <w:rFonts w:hint="eastAsia"/>
              </w:rPr>
              <w:t>****</w:t>
            </w:r>
          </w:p>
        </w:tc>
        <w:tc>
          <w:tcPr>
            <w:tcW w:w="2705" w:type="pct"/>
          </w:tcPr>
          <w:p>
            <w:pPr>
              <w:jc w:val="center"/>
            </w:pPr>
            <w:r>
              <w:rPr>
                <w:rFonts w:hint="eastAsia"/>
              </w:rPr>
              <w:t>（填写相关内容）</w:t>
            </w:r>
          </w:p>
        </w:tc>
        <w:tc>
          <w:tcPr>
            <w:tcW w:w="534" w:type="pct"/>
          </w:tcPr>
          <w:p>
            <w:pPr>
              <w:rPr>
                <w:bCs/>
                <w:szCs w:val="21"/>
              </w:rPr>
            </w:pPr>
          </w:p>
        </w:tc>
        <w:tc>
          <w:tcPr>
            <w:tcW w:w="353" w:type="pct"/>
          </w:tcPr>
          <w:p>
            <w:pPr>
              <w:rPr>
                <w:bCs/>
                <w:szCs w:val="21"/>
              </w:rPr>
            </w:pPr>
          </w:p>
        </w:tc>
        <w:tc>
          <w:tcPr>
            <w:tcW w:w="296" w:type="pct"/>
          </w:tcPr>
          <w:p>
            <w:pPr>
              <w:rPr>
                <w:bCs/>
                <w:szCs w:val="21"/>
              </w:rPr>
            </w:pPr>
          </w:p>
        </w:tc>
      </w:tr>
    </w:tbl>
    <w:p>
      <w:pPr>
        <w:ind w:firstLine="482" w:firstLineChars="200"/>
        <w:rPr>
          <w:b/>
          <w:sz w:val="24"/>
        </w:rPr>
      </w:pPr>
      <w:r>
        <w:rPr>
          <w:rFonts w:hint="eastAsia"/>
          <w:b/>
          <w:sz w:val="24"/>
        </w:rPr>
        <w:t>《商务要求偏离表》编制指引：</w:t>
      </w:r>
    </w:p>
    <w:p>
      <w:pPr>
        <w:ind w:firstLine="482" w:firstLineChars="200"/>
        <w:rPr>
          <w:b/>
          <w:sz w:val="24"/>
        </w:rPr>
      </w:pPr>
      <w:r>
        <w:rPr>
          <w:rFonts w:hint="eastAsia"/>
          <w:b/>
          <w:sz w:val="24"/>
        </w:rPr>
        <w:t>1、商务要求偏离表的序号、商务需求项、招标商务要求等栏目对应“用户需求书”中的“商务要求”章节相关内容。</w:t>
      </w:r>
    </w:p>
    <w:p>
      <w:pPr>
        <w:ind w:firstLine="482" w:firstLineChars="200"/>
        <w:rPr>
          <w:b/>
          <w:sz w:val="24"/>
        </w:rPr>
      </w:pPr>
      <w:r>
        <w:rPr>
          <w:b/>
          <w:sz w:val="24"/>
        </w:rPr>
        <w:t>2</w:t>
      </w:r>
      <w:r>
        <w:rPr>
          <w:rFonts w:hint="eastAsia"/>
          <w:b/>
          <w:sz w:val="24"/>
        </w:rPr>
        <w:t>、“投标商务响应”一栏必须一一对照“招标商务要求”，详细填写自身响应情况，以体现具体响应情况。</w:t>
      </w:r>
    </w:p>
    <w:p>
      <w:pPr>
        <w:ind w:firstLine="482" w:firstLineChars="200"/>
        <w:rPr>
          <w:color w:val="FF0000"/>
          <w:sz w:val="24"/>
        </w:rPr>
      </w:pPr>
      <w:r>
        <w:rPr>
          <w:b/>
          <w:sz w:val="24"/>
        </w:rPr>
        <w:t>3</w:t>
      </w:r>
      <w:r>
        <w:rPr>
          <w:rFonts w:hint="eastAsia"/>
          <w:b/>
          <w:sz w:val="24"/>
        </w:rPr>
        <w:t>、“偏离情况”一栏填写如实填写“正偏离”、“负偏离”或“无偏离”，其中：“正偏离”表示“投标响应优于招标商务要求”，“负偏离”表示“投标响应不满足招标商务要求”，“无偏离”表示“投标响应与招标商务要求一致”。</w:t>
      </w:r>
    </w:p>
    <w:p>
      <w:pPr>
        <w:rPr>
          <w:sz w:val="24"/>
        </w:rPr>
      </w:pPr>
      <w:r>
        <w:rPr>
          <w:rFonts w:hint="eastAsia"/>
          <w:b/>
          <w:sz w:val="24"/>
        </w:rPr>
        <w:t>“投标商务响应”对比“招标商务要求”存在响应不全（包括未响应整项招标商务要求或者未响应一项招标商务要求的部分内容），均视为“负偏离”。</w:t>
      </w:r>
    </w:p>
    <w:p>
      <w:pPr>
        <w:rPr>
          <w:b/>
          <w:bCs/>
          <w:sz w:val="24"/>
        </w:rPr>
      </w:pPr>
    </w:p>
    <w:p>
      <w:pPr>
        <w:rPr>
          <w:b/>
          <w:sz w:val="22"/>
        </w:rPr>
      </w:pPr>
      <w:r>
        <w:rPr>
          <w:rFonts w:hint="eastAsia" w:ascii="黑体" w:eastAsia="黑体"/>
          <w:sz w:val="24"/>
          <w:szCs w:val="20"/>
        </w:rPr>
        <w:t>六、</w:t>
      </w:r>
      <w:r>
        <w:rPr>
          <w:rFonts w:hint="eastAsia"/>
          <w:b/>
          <w:sz w:val="22"/>
        </w:rPr>
        <w:t>检测报告</w:t>
      </w:r>
    </w:p>
    <w:p>
      <w:pPr>
        <w:rPr>
          <w:b/>
          <w:color w:val="FF0000"/>
          <w:sz w:val="22"/>
        </w:rPr>
      </w:pPr>
      <w:r>
        <w:rPr>
          <w:rFonts w:hint="eastAsia"/>
          <w:b/>
          <w:color w:val="FF0000"/>
          <w:sz w:val="22"/>
        </w:rPr>
        <w:t>（特别提示：投标人须按本招标文件评标信息中“检测报告”这一评审因素要求，提供证明资料）</w:t>
      </w:r>
      <w:bookmarkStart w:id="214" w:name="_GoBack"/>
      <w:bookmarkEnd w:id="214"/>
    </w:p>
    <w:p>
      <w:pPr>
        <w:pStyle w:val="2"/>
      </w:pPr>
    </w:p>
    <w:p>
      <w:pPr>
        <w:outlineLvl w:val="3"/>
        <w:rPr>
          <w:rFonts w:ascii="黑体" w:hAnsi="宋体" w:eastAsia="黑体"/>
          <w:bCs/>
          <w:kern w:val="0"/>
          <w:sz w:val="24"/>
          <w:szCs w:val="32"/>
        </w:rPr>
      </w:pPr>
      <w:r>
        <w:rPr>
          <w:rFonts w:hint="eastAsia" w:ascii="黑体" w:hAnsi="宋体" w:eastAsia="黑体"/>
          <w:bCs/>
          <w:kern w:val="0"/>
          <w:sz w:val="24"/>
          <w:szCs w:val="32"/>
          <w:lang w:val="en-US" w:eastAsia="zh-CN"/>
        </w:rPr>
        <w:t>七</w:t>
      </w:r>
      <w:r>
        <w:rPr>
          <w:rFonts w:hint="eastAsia" w:ascii="黑体" w:hAnsi="宋体" w:eastAsia="黑体"/>
          <w:bCs/>
          <w:kern w:val="0"/>
          <w:sz w:val="24"/>
          <w:szCs w:val="32"/>
        </w:rPr>
        <w:t>、投标人认为需要加以说明的其他内容（格式自定）</w:t>
      </w:r>
    </w:p>
    <w:p>
      <w:pPr>
        <w:rPr>
          <w:rFonts w:ascii="黑体" w:hAnsi="宋体" w:eastAsia="黑体"/>
          <w:sz w:val="24"/>
          <w:szCs w:val="20"/>
        </w:rPr>
      </w:pPr>
    </w:p>
    <w:p>
      <w:pPr>
        <w:rPr>
          <w:rFonts w:ascii="黑体" w:hAnsi="宋体" w:eastAsia="黑体"/>
          <w:sz w:val="24"/>
          <w:szCs w:val="20"/>
        </w:rPr>
      </w:pPr>
      <w:r>
        <w:rPr>
          <w:rFonts w:hint="eastAsia" w:ascii="黑体" w:hAnsi="宋体" w:eastAsia="黑体"/>
          <w:sz w:val="24"/>
          <w:szCs w:val="20"/>
        </w:rPr>
        <w:t>（1）政府采购违法行为风险知悉确认书</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本公司在投标前已充分知悉以下情形为参与政府采购活动时的重大风险事项，并承诺已对下述风险提示事项重点排查，做到严谨、诚信、依法依规参与政府采购活动。</w:t>
      </w:r>
    </w:p>
    <w:p>
      <w:pPr>
        <w:ind w:firstLine="422" w:firstLineChars="200"/>
        <w:rPr>
          <w:b/>
          <w:bCs/>
          <w:szCs w:val="21"/>
        </w:rPr>
      </w:pPr>
      <w:r>
        <w:rPr>
          <w:rFonts w:hint="eastAsia" w:ascii="宋体" w:hAnsi="宋体"/>
          <w:b/>
          <w:bCs/>
          <w:szCs w:val="21"/>
        </w:rPr>
        <w:t>一、本公司已充分知悉</w:t>
      </w:r>
      <w:r>
        <w:rPr>
          <w:rFonts w:hint="eastAsia"/>
          <w:b/>
          <w:bCs/>
          <w:szCs w:val="21"/>
        </w:rPr>
        <w:t>“</w:t>
      </w:r>
      <w:r>
        <w:rPr>
          <w:rFonts w:hint="eastAsia" w:ascii="宋体" w:hAnsi="宋体"/>
          <w:b/>
          <w:bCs/>
          <w:szCs w:val="21"/>
        </w:rPr>
        <w:t>隐瞒真实情况，提供虚假资料</w:t>
      </w:r>
      <w:r>
        <w:rPr>
          <w:rFonts w:hint="eastAsia"/>
          <w:b/>
          <w:bCs/>
          <w:szCs w:val="21"/>
        </w:rPr>
        <w:t>”</w:t>
      </w:r>
      <w:r>
        <w:rPr>
          <w:rFonts w:hint="eastAsia" w:ascii="宋体" w:hAnsi="宋体"/>
          <w:b/>
          <w:bCs/>
          <w:szCs w:val="21"/>
        </w:rPr>
        <w:t>的法定情形，相关情形包括但不限于：</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（一）通过转让或者租借等方式从其他单位获取资格或者资质证书投标的。</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（二）由其他单位或者其他单位负责人在投标供应商编制的投标文件上加盖印章或者签字的。</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（三）项目负责人或者主要技术人员不是本单位人员的。</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（四）投标保证金不是从投标供应商基本账户转出的。</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（五）其他隐瞒真实情况、提供虚假资料的行为。</w:t>
      </w:r>
    </w:p>
    <w:p>
      <w:pPr>
        <w:ind w:firstLine="422" w:firstLineChars="200"/>
        <w:rPr>
          <w:b/>
          <w:bCs/>
          <w:szCs w:val="21"/>
        </w:rPr>
      </w:pPr>
      <w:r>
        <w:rPr>
          <w:rFonts w:hint="eastAsia" w:ascii="宋体" w:hAnsi="宋体"/>
          <w:b/>
          <w:bCs/>
          <w:szCs w:val="21"/>
        </w:rPr>
        <w:t>二、本公司已充分知悉</w:t>
      </w:r>
      <w:r>
        <w:rPr>
          <w:rFonts w:hint="eastAsia"/>
          <w:b/>
          <w:bCs/>
          <w:szCs w:val="21"/>
        </w:rPr>
        <w:t>“</w:t>
      </w:r>
      <w:r>
        <w:rPr>
          <w:rFonts w:hint="eastAsia" w:ascii="宋体" w:hAnsi="宋体"/>
          <w:b/>
          <w:bCs/>
          <w:szCs w:val="21"/>
        </w:rPr>
        <w:t>与其他采购参加人串通投标</w:t>
      </w:r>
      <w:r>
        <w:rPr>
          <w:rFonts w:hint="eastAsia"/>
          <w:b/>
          <w:bCs/>
          <w:szCs w:val="21"/>
        </w:rPr>
        <w:t>”</w:t>
      </w:r>
      <w:r>
        <w:rPr>
          <w:rFonts w:hint="eastAsia" w:ascii="宋体" w:hAnsi="宋体"/>
          <w:b/>
          <w:bCs/>
          <w:szCs w:val="21"/>
        </w:rPr>
        <w:t>的法定情形，相关情形包括但不限于：</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（一）投标供应商之间相互约定给予未中标的供应商利益补偿。</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（二）不同投标供应商的法定代表人、主要经营负责人、项目投标授权代表人、项目负责人、主要技术人员为同一人、属同一单位或者在同一单位缴纳社会保险。</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（三）不同投标供应商的投标文件由同一单位或者同一人编制，或者由同一人分阶段参与编制的。</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（四）不同投标供应商的投标文件或部分投标文件相互混装。</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（五）不同投标供应商的投标文件内容存在非正常一致。</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（六）由同一单位工作人员为两家以上（含两家）供应商进行同一项投标活动的。</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（七）不同投标人的投标报价呈规律性差异。</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（八）不同投标人的投标保证金从同一单位或者个人的账户转出。</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（九）主管部门依照法律、法规认定的其他情形。</w:t>
      </w:r>
    </w:p>
    <w:p>
      <w:pPr>
        <w:ind w:firstLine="422" w:firstLineChars="200"/>
        <w:rPr>
          <w:b/>
          <w:bCs/>
          <w:szCs w:val="21"/>
        </w:rPr>
      </w:pPr>
      <w:r>
        <w:rPr>
          <w:rFonts w:hint="eastAsia" w:ascii="宋体" w:hAnsi="宋体"/>
          <w:b/>
          <w:bCs/>
          <w:szCs w:val="21"/>
        </w:rPr>
        <w:t>三、本公司已充分知悉下列情形所对应的法律风险，并在投标前已对相关风险事项进行排查。</w:t>
      </w:r>
    </w:p>
    <w:p>
      <w:pPr>
        <w:autoSpaceDE w:val="0"/>
        <w:autoSpaceDN w:val="0"/>
        <w:spacing w:line="400" w:lineRule="exact"/>
        <w:ind w:firstLine="404" w:firstLineChars="200"/>
        <w:rPr>
          <w:rFonts w:ascii="宋体" w:hAnsi="宋体"/>
          <w:b/>
          <w:bCs/>
          <w:spacing w:val="-4"/>
          <w:kern w:val="0"/>
          <w:szCs w:val="21"/>
        </w:rPr>
      </w:pPr>
      <w:r>
        <w:rPr>
          <w:rFonts w:hint="eastAsia" w:ascii="宋体" w:hAnsi="宋体"/>
          <w:spacing w:val="-4"/>
          <w:kern w:val="0"/>
          <w:szCs w:val="21"/>
        </w:rPr>
        <w:t>（一）对于从其他主体获取的投标资料，供应商应审慎核查，确保投标资料的真实性。</w:t>
      </w:r>
      <w:r>
        <w:rPr>
          <w:rFonts w:hint="eastAsia" w:ascii="宋体" w:hAnsi="宋体"/>
          <w:b/>
          <w:bCs/>
          <w:spacing w:val="-4"/>
          <w:kern w:val="0"/>
          <w:szCs w:val="21"/>
        </w:rPr>
        <w:t>如主管部门查实投标文件中存在虚假资料的，无论相关资料是否由第三方或本公司员工提供，均不影响主管部门对供应商存在“隐瞒真实情况，提供虚假资料”违法行为的认定。</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（二）对于涉及国家机关出具的公文、证件、证明材料等文件，一旦涉嫌虚假，经查实，主管部门将依法从严处理，并移送有关部门追究法律责任；涉嫌犯罪的，主管部门将一并移送司法机关追究法律责任。</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（三）对于涉及安全生产、特种作业、抢险救灾、防疫等政府采购项目，供应商实施提供虚假资料、串通投标等违法行为的，主管部门将依法从严处理。</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（六）单位负责人为同一人或者存在直接控股、管理关系的不同供应商，不得参加同一合同项下的政府采购活动。相关情形如查实，依法作投标无效处理；涉嫌串通投标等违法行为的，主管部门将依法调查处理。</w:t>
      </w:r>
    </w:p>
    <w:p>
      <w:pPr>
        <w:pStyle w:val="38"/>
        <w:autoSpaceDE w:val="0"/>
        <w:autoSpaceDN w:val="0"/>
        <w:spacing w:beforeAutospacing="0" w:afterAutospacing="0" w:line="400" w:lineRule="exact"/>
        <w:ind w:firstLine="422" w:firstLineChars="200"/>
        <w:rPr>
          <w:b/>
          <w:bCs/>
          <w:sz w:val="21"/>
          <w:szCs w:val="21"/>
        </w:rPr>
      </w:pPr>
      <w:r>
        <w:rPr>
          <w:rFonts w:hint="eastAsia" w:ascii="宋体" w:hAnsi="宋体"/>
          <w:b/>
          <w:bCs/>
          <w:sz w:val="21"/>
          <w:szCs w:val="21"/>
        </w:rPr>
        <w:t>四、本公司已充分知悉政府采购违法、违规行为的法律后果。</w:t>
      </w:r>
    </w:p>
    <w:p>
      <w:pPr>
        <w:pStyle w:val="38"/>
        <w:autoSpaceDE w:val="0"/>
        <w:autoSpaceDN w:val="0"/>
        <w:spacing w:beforeAutospacing="0" w:afterAutospacing="0" w:line="400" w:lineRule="exact"/>
        <w:ind w:firstLine="404" w:firstLineChars="200"/>
        <w:rPr>
          <w:rFonts w:ascii="宋体" w:hAnsi="宋体"/>
          <w:b/>
          <w:bCs/>
          <w:spacing w:val="-4"/>
          <w:sz w:val="21"/>
          <w:szCs w:val="21"/>
        </w:rPr>
      </w:pPr>
      <w:r>
        <w:rPr>
          <w:rFonts w:hint="eastAsia" w:ascii="宋体" w:hAnsi="宋体"/>
          <w:spacing w:val="-4"/>
          <w:sz w:val="21"/>
          <w:szCs w:val="21"/>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r>
        <w:rPr>
          <w:rFonts w:hint="eastAsia" w:ascii="宋体" w:hAnsi="宋体"/>
          <w:b/>
          <w:bCs/>
          <w:spacing w:val="-4"/>
          <w:sz w:val="21"/>
          <w:szCs w:val="21"/>
        </w:rPr>
        <w:t>以下文字请投标供应商抄写并确认：“本公司已仔细阅读《政府采购违法行为风险知悉确认书》，充分知悉违法行为的法律后果，并承诺将严谨、诚信、依法依规参与政府采购活动”。</w:t>
      </w:r>
    </w:p>
    <w:tbl>
      <w:tblPr>
        <w:tblStyle w:val="44"/>
        <w:tblW w:w="0" w:type="auto"/>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9"/>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8529" w:type="dxa"/>
            <w:tcBorders>
              <w:top w:val="nil"/>
              <w:left w:val="nil"/>
              <w:bottom w:val="single" w:color="000000" w:sz="8" w:space="0"/>
              <w:right w:val="nil"/>
            </w:tcBorders>
          </w:tcPr>
          <w:p>
            <w:pPr>
              <w:pStyle w:val="38"/>
              <w:autoSpaceDE w:val="0"/>
              <w:autoSpaceDN w:val="0"/>
              <w:spacing w:beforeAutospacing="0" w:afterAutospacing="0" w:line="400" w:lineRule="exact"/>
              <w:rPr>
                <w:rFonts w:ascii="宋体" w:hAnsi="宋体"/>
                <w:spacing w:val="-4"/>
                <w:sz w:val="21"/>
                <w:szCs w:val="21"/>
              </w:rPr>
            </w:pP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tcPr>
          <w:p>
            <w:pPr>
              <w:pStyle w:val="38"/>
              <w:autoSpaceDE w:val="0"/>
              <w:autoSpaceDN w:val="0"/>
              <w:spacing w:beforeAutospacing="0" w:afterAutospacing="0" w:line="400" w:lineRule="exact"/>
              <w:rPr>
                <w:rFonts w:ascii="宋体" w:hAnsi="宋体"/>
                <w:spacing w:val="-4"/>
                <w:sz w:val="21"/>
                <w:szCs w:val="21"/>
              </w:rPr>
            </w:pP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tcPr>
          <w:p>
            <w:pPr>
              <w:pStyle w:val="38"/>
              <w:autoSpaceDE w:val="0"/>
              <w:autoSpaceDN w:val="0"/>
              <w:spacing w:beforeAutospacing="0" w:afterAutospacing="0" w:line="400" w:lineRule="exact"/>
              <w:rPr>
                <w:rFonts w:ascii="宋体" w:hAnsi="宋体"/>
                <w:spacing w:val="-4"/>
                <w:sz w:val="21"/>
                <w:szCs w:val="21"/>
              </w:rPr>
            </w:pP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auto" w:sz="8" w:space="0"/>
              <w:right w:val="nil"/>
            </w:tcBorders>
          </w:tcPr>
          <w:p>
            <w:pPr>
              <w:pStyle w:val="38"/>
              <w:autoSpaceDE w:val="0"/>
              <w:autoSpaceDN w:val="0"/>
              <w:spacing w:beforeAutospacing="0" w:afterAutospacing="0" w:line="400" w:lineRule="exact"/>
              <w:rPr>
                <w:rFonts w:ascii="宋体" w:hAnsi="宋体"/>
                <w:spacing w:val="-4"/>
                <w:sz w:val="21"/>
                <w:szCs w:val="21"/>
              </w:rPr>
            </w:pPr>
          </w:p>
        </w:tc>
      </w:tr>
    </w:tbl>
    <w:p>
      <w:pPr>
        <w:pStyle w:val="38"/>
        <w:autoSpaceDE w:val="0"/>
        <w:autoSpaceDN w:val="0"/>
        <w:spacing w:beforeAutospacing="0" w:afterAutospacing="0" w:line="400" w:lineRule="exact"/>
        <w:ind w:firstLine="406" w:firstLineChars="200"/>
        <w:rPr>
          <w:rFonts w:ascii="宋体" w:hAnsi="宋体"/>
          <w:b/>
          <w:bCs/>
          <w:color w:val="FF0000"/>
          <w:spacing w:val="-4"/>
          <w:sz w:val="21"/>
          <w:szCs w:val="21"/>
        </w:rPr>
      </w:pPr>
      <w:r>
        <w:rPr>
          <w:rFonts w:hint="eastAsia" w:ascii="宋体" w:hAnsi="宋体"/>
          <w:b/>
          <w:bCs/>
          <w:color w:val="FF0000"/>
          <w:spacing w:val="-4"/>
          <w:sz w:val="21"/>
          <w:szCs w:val="21"/>
        </w:rPr>
        <w:t>注：1.政府采购违法行为风险知悉确认书不作为资格性审查及符合性审查条件。</w:t>
      </w:r>
    </w:p>
    <w:p>
      <w:pPr>
        <w:pStyle w:val="38"/>
        <w:autoSpaceDE w:val="0"/>
        <w:autoSpaceDN w:val="0"/>
        <w:spacing w:beforeAutospacing="0" w:afterAutospacing="0" w:line="400" w:lineRule="exact"/>
        <w:ind w:firstLine="406" w:firstLineChars="200"/>
        <w:rPr>
          <w:rFonts w:ascii="宋体" w:hAnsi="宋体"/>
          <w:color w:val="FF0000"/>
          <w:spacing w:val="-4"/>
          <w:sz w:val="21"/>
          <w:szCs w:val="21"/>
        </w:rPr>
      </w:pPr>
      <w:r>
        <w:rPr>
          <w:rFonts w:hint="eastAsia" w:ascii="宋体" w:hAnsi="宋体"/>
          <w:b/>
          <w:bCs/>
          <w:color w:val="FF0000"/>
          <w:spacing w:val="-4"/>
          <w:sz w:val="21"/>
          <w:szCs w:val="21"/>
        </w:rPr>
        <w:t>2.投标供应商负责人或投标授权代表签字并加盖单位公章后，扫描上传至投标文件一并提交。</w:t>
      </w:r>
    </w:p>
    <w:p>
      <w:pPr>
        <w:pStyle w:val="38"/>
        <w:wordWrap w:val="0"/>
        <w:autoSpaceDE w:val="0"/>
        <w:autoSpaceDN w:val="0"/>
        <w:spacing w:beforeAutospacing="0" w:afterAutospacing="0" w:line="400" w:lineRule="exact"/>
        <w:ind w:firstLine="404" w:firstLineChars="200"/>
        <w:jc w:val="right"/>
        <w:rPr>
          <w:rFonts w:ascii="宋体" w:hAnsi="宋体"/>
          <w:spacing w:val="-4"/>
          <w:sz w:val="21"/>
          <w:szCs w:val="21"/>
        </w:rPr>
      </w:pPr>
      <w:r>
        <w:rPr>
          <w:rFonts w:hint="eastAsia" w:ascii="宋体" w:hAnsi="宋体"/>
          <w:spacing w:val="-4"/>
          <w:sz w:val="21"/>
          <w:szCs w:val="21"/>
        </w:rPr>
        <w:t xml:space="preserve">负责人/投标授权代表签名：     </w:t>
      </w:r>
    </w:p>
    <w:p>
      <w:pPr>
        <w:pStyle w:val="38"/>
        <w:wordWrap w:val="0"/>
        <w:autoSpaceDE w:val="0"/>
        <w:autoSpaceDN w:val="0"/>
        <w:spacing w:beforeAutospacing="0" w:afterAutospacing="0" w:line="400" w:lineRule="exact"/>
        <w:ind w:firstLine="404" w:firstLineChars="200"/>
        <w:jc w:val="right"/>
        <w:rPr>
          <w:rFonts w:ascii="宋体" w:hAnsi="宋体"/>
          <w:spacing w:val="-4"/>
          <w:sz w:val="21"/>
          <w:szCs w:val="21"/>
        </w:rPr>
      </w:pPr>
      <w:r>
        <w:rPr>
          <w:rFonts w:hint="eastAsia" w:ascii="宋体" w:hAnsi="宋体"/>
          <w:spacing w:val="-4"/>
          <w:sz w:val="21"/>
          <w:szCs w:val="21"/>
        </w:rPr>
        <w:t xml:space="preserve">知悉人（公章）：     </w:t>
      </w:r>
    </w:p>
    <w:p>
      <w:pPr>
        <w:pStyle w:val="38"/>
        <w:wordWrap w:val="0"/>
        <w:autoSpaceDE w:val="0"/>
        <w:autoSpaceDN w:val="0"/>
        <w:spacing w:beforeAutospacing="0" w:afterAutospacing="0" w:line="400" w:lineRule="exact"/>
        <w:ind w:firstLine="404" w:firstLineChars="200"/>
        <w:jc w:val="right"/>
      </w:pPr>
      <w:r>
        <w:rPr>
          <w:rFonts w:hint="eastAsia" w:ascii="宋体" w:hAnsi="宋体"/>
          <w:spacing w:val="-4"/>
          <w:sz w:val="21"/>
          <w:szCs w:val="21"/>
        </w:rPr>
        <w:t xml:space="preserve">日期：     </w:t>
      </w:r>
    </w:p>
    <w:p>
      <w:pPr>
        <w:pStyle w:val="2"/>
      </w:pPr>
    </w:p>
    <w:p>
      <w:pPr>
        <w:rPr>
          <w:rFonts w:ascii="黑体" w:hAnsi="宋体" w:eastAsia="黑体"/>
          <w:sz w:val="24"/>
          <w:szCs w:val="20"/>
        </w:rPr>
      </w:pPr>
      <w:r>
        <w:rPr>
          <w:rFonts w:hint="eastAsia" w:ascii="黑体" w:hAnsi="宋体" w:eastAsia="黑体"/>
          <w:sz w:val="24"/>
          <w:szCs w:val="20"/>
        </w:rPr>
        <w:t>（2）投标人认为需要加以说明的其他内容</w:t>
      </w:r>
    </w:p>
    <w:p>
      <w:pPr>
        <w:rPr>
          <w:b/>
          <w:sz w:val="22"/>
        </w:rPr>
      </w:pPr>
    </w:p>
    <w:p>
      <w:pPr>
        <w:rPr>
          <w:b/>
          <w:sz w:val="22"/>
        </w:rPr>
      </w:pPr>
      <w:r>
        <w:rPr>
          <w:rFonts w:hint="eastAsia"/>
          <w:b/>
          <w:sz w:val="22"/>
        </w:rPr>
        <w:br w:type="page"/>
      </w:r>
    </w:p>
    <w:p>
      <w:pPr>
        <w:pStyle w:val="5"/>
      </w:pPr>
      <w:r>
        <w:rPr>
          <w:rFonts w:hint="eastAsia"/>
        </w:rPr>
        <w:t>第五章  合同条款及格式</w:t>
      </w:r>
    </w:p>
    <w:p>
      <w:pPr>
        <w:ind w:firstLine="411" w:firstLineChars="196"/>
      </w:pPr>
    </w:p>
    <w:p>
      <w:pPr>
        <w:jc w:val="center"/>
      </w:pPr>
      <w:bookmarkStart w:id="147" w:name="_Hlk72574405"/>
      <w:bookmarkStart w:id="148" w:name="_Hlk72260917"/>
      <w:r>
        <w:rPr>
          <w:rFonts w:hint="eastAsia"/>
          <w:b/>
          <w:sz w:val="24"/>
        </w:rPr>
        <w:t>（仅供参考，具体以项目需求及采购结果为准）</w:t>
      </w:r>
      <w:bookmarkEnd w:id="147"/>
    </w:p>
    <w:p>
      <w:pPr>
        <w:rPr>
          <w:rFonts w:ascii="宋体" w:hAnsi="宋体"/>
          <w:b/>
          <w:bCs/>
          <w:szCs w:val="21"/>
        </w:rPr>
      </w:pPr>
      <w:r>
        <w:rPr>
          <w:rFonts w:hint="eastAsia" w:ascii="宋体" w:hAnsi="宋体"/>
          <w:b/>
          <w:bCs/>
          <w:szCs w:val="21"/>
        </w:rPr>
        <w:t>甲方：</w:t>
      </w:r>
    </w:p>
    <w:p>
      <w:pPr>
        <w:rPr>
          <w:rFonts w:ascii="宋体" w:hAnsi="宋体"/>
          <w:szCs w:val="21"/>
        </w:rPr>
      </w:pPr>
      <w:bookmarkStart w:id="149" w:name="_Hlk75014453"/>
      <w:r>
        <w:rPr>
          <w:rFonts w:hint="eastAsia" w:ascii="宋体" w:hAnsi="宋体"/>
          <w:szCs w:val="21"/>
        </w:rPr>
        <w:t>地址：</w:t>
      </w:r>
    </w:p>
    <w:p>
      <w:pPr>
        <w:rPr>
          <w:rFonts w:ascii="宋体" w:hAnsi="宋体"/>
          <w:szCs w:val="21"/>
        </w:rPr>
      </w:pPr>
      <w:r>
        <w:rPr>
          <w:rFonts w:hint="eastAsia" w:ascii="宋体" w:hAnsi="宋体"/>
          <w:szCs w:val="21"/>
        </w:rPr>
        <w:t>联系人：</w:t>
      </w:r>
    </w:p>
    <w:p>
      <w:pPr>
        <w:rPr>
          <w:rFonts w:ascii="宋体" w:hAnsi="宋体"/>
          <w:b/>
          <w:bCs/>
          <w:szCs w:val="21"/>
        </w:rPr>
      </w:pPr>
      <w:r>
        <w:rPr>
          <w:rFonts w:hint="eastAsia" w:ascii="宋体" w:hAnsi="宋体"/>
          <w:szCs w:val="21"/>
        </w:rPr>
        <w:t>联系电话：</w:t>
      </w:r>
      <w:bookmarkEnd w:id="149"/>
    </w:p>
    <w:p>
      <w:pPr>
        <w:rPr>
          <w:rFonts w:ascii="宋体" w:hAnsi="宋体"/>
          <w:b/>
          <w:bCs/>
          <w:szCs w:val="21"/>
        </w:rPr>
      </w:pPr>
    </w:p>
    <w:p>
      <w:pPr>
        <w:rPr>
          <w:rFonts w:ascii="宋体" w:hAnsi="宋体"/>
          <w:b/>
          <w:bCs/>
          <w:szCs w:val="21"/>
        </w:rPr>
      </w:pPr>
      <w:r>
        <w:rPr>
          <w:rFonts w:hint="eastAsia" w:ascii="宋体" w:hAnsi="宋体"/>
          <w:b/>
          <w:bCs/>
          <w:szCs w:val="21"/>
        </w:rPr>
        <w:t>乙方：</w:t>
      </w:r>
      <w:bookmarkEnd w:id="148"/>
    </w:p>
    <w:p>
      <w:pPr>
        <w:rPr>
          <w:rFonts w:ascii="宋体" w:hAnsi="宋体"/>
          <w:szCs w:val="21"/>
        </w:rPr>
      </w:pPr>
      <w:r>
        <w:rPr>
          <w:rFonts w:hint="eastAsia" w:ascii="宋体" w:hAnsi="宋体"/>
          <w:szCs w:val="21"/>
        </w:rPr>
        <w:t>地址：</w:t>
      </w:r>
    </w:p>
    <w:p>
      <w:pPr>
        <w:rPr>
          <w:rFonts w:ascii="宋体" w:hAnsi="宋体"/>
          <w:szCs w:val="21"/>
        </w:rPr>
      </w:pPr>
      <w:r>
        <w:rPr>
          <w:rFonts w:hint="eastAsia" w:ascii="宋体" w:hAnsi="宋体"/>
          <w:szCs w:val="21"/>
        </w:rPr>
        <w:t>联系人：</w:t>
      </w:r>
    </w:p>
    <w:p>
      <w:pPr>
        <w:rPr>
          <w:rFonts w:ascii="宋体" w:hAnsi="宋体"/>
          <w:szCs w:val="21"/>
        </w:rPr>
      </w:pPr>
      <w:r>
        <w:rPr>
          <w:rFonts w:hint="eastAsia" w:ascii="宋体" w:hAnsi="宋体"/>
          <w:szCs w:val="21"/>
        </w:rPr>
        <w:t>联系电话：</w:t>
      </w:r>
    </w:p>
    <w:p>
      <w:pPr>
        <w:rPr>
          <w:rFonts w:ascii="宋体" w:hAnsi="宋体"/>
          <w:szCs w:val="21"/>
        </w:rPr>
      </w:pPr>
    </w:p>
    <w:p>
      <w:pPr>
        <w:spacing w:line="360" w:lineRule="auto"/>
        <w:ind w:firstLine="560"/>
        <w:jc w:val="left"/>
        <w:rPr>
          <w:szCs w:val="21"/>
        </w:rPr>
      </w:pPr>
      <w:bookmarkStart w:id="150" w:name="_Hlk72574434"/>
      <w:r>
        <w:rPr>
          <w:rFonts w:hint="eastAsia"/>
          <w:szCs w:val="21"/>
        </w:rPr>
        <w:t>根据深圳公共资源交易中心（深圳交易集团有限公司政府采购业务分公司）号项目结果，</w:t>
      </w:r>
      <w:r>
        <w:rPr>
          <w:rFonts w:hint="eastAsia" w:ascii="宋体" w:hAnsi="宋体"/>
          <w:szCs w:val="21"/>
        </w:rPr>
        <w:t>*</w:t>
      </w:r>
      <w:r>
        <w:rPr>
          <w:rFonts w:ascii="宋体" w:hAnsi="宋体"/>
          <w:szCs w:val="21"/>
        </w:rPr>
        <w:t>**</w:t>
      </w:r>
      <w:r>
        <w:rPr>
          <w:rFonts w:hint="eastAsia" w:ascii="宋体" w:hAnsi="宋体"/>
          <w:szCs w:val="21"/>
        </w:rPr>
        <w:t>单位为中标人</w:t>
      </w:r>
      <w:r>
        <w:rPr>
          <w:rFonts w:hint="eastAsia"/>
          <w:szCs w:val="21"/>
        </w:rPr>
        <w:t>。</w:t>
      </w:r>
      <w:bookmarkEnd w:id="150"/>
      <w:r>
        <w:rPr>
          <w:rFonts w:hint="eastAsia"/>
          <w:szCs w:val="21"/>
        </w:rPr>
        <w:t>按照《中华人民共和国民法典》（第三编 合同）和《深圳经济特区政府采购条例》，经深圳市（以下简称甲方）和单位（以下简称乙方）协商，达成以下合同条款：</w:t>
      </w:r>
    </w:p>
    <w:p>
      <w:pPr>
        <w:spacing w:line="360" w:lineRule="auto"/>
        <w:ind w:firstLine="560"/>
        <w:jc w:val="left"/>
        <w:outlineLvl w:val="0"/>
        <w:rPr>
          <w:b/>
          <w:szCs w:val="21"/>
        </w:rPr>
      </w:pPr>
      <w:r>
        <w:rPr>
          <w:rFonts w:hint="eastAsia"/>
          <w:b/>
          <w:szCs w:val="21"/>
        </w:rPr>
        <w:t>第一条  合同标的</w:t>
      </w:r>
    </w:p>
    <w:p>
      <w:pPr>
        <w:spacing w:line="360" w:lineRule="auto"/>
        <w:ind w:firstLine="560"/>
        <w:jc w:val="left"/>
        <w:rPr>
          <w:szCs w:val="21"/>
        </w:rPr>
      </w:pPr>
      <w:r>
        <w:rPr>
          <w:rFonts w:hint="eastAsia"/>
          <w:szCs w:val="21"/>
        </w:rPr>
        <w:t>乙方根据甲方需求提供下列货物：</w:t>
      </w:r>
    </w:p>
    <w:p>
      <w:pPr>
        <w:spacing w:line="360" w:lineRule="auto"/>
        <w:ind w:firstLine="560"/>
        <w:jc w:val="left"/>
        <w:rPr>
          <w:szCs w:val="21"/>
        </w:rPr>
      </w:pPr>
      <w:r>
        <w:rPr>
          <w:rFonts w:hint="eastAsia"/>
          <w:szCs w:val="21"/>
        </w:rPr>
        <w:t>货物名称、规格及数量详见。</w:t>
      </w:r>
    </w:p>
    <w:p>
      <w:pPr>
        <w:spacing w:line="360" w:lineRule="auto"/>
        <w:ind w:firstLine="560"/>
        <w:jc w:val="left"/>
        <w:outlineLvl w:val="0"/>
        <w:rPr>
          <w:b/>
          <w:szCs w:val="21"/>
        </w:rPr>
      </w:pPr>
      <w:r>
        <w:rPr>
          <w:rFonts w:hint="eastAsia"/>
          <w:b/>
          <w:szCs w:val="21"/>
        </w:rPr>
        <w:t>第二条  合同价款</w:t>
      </w:r>
    </w:p>
    <w:p>
      <w:pPr>
        <w:spacing w:line="360" w:lineRule="auto"/>
        <w:ind w:firstLine="560"/>
        <w:jc w:val="left"/>
        <w:rPr>
          <w:szCs w:val="21"/>
        </w:rPr>
      </w:pPr>
      <w:r>
        <w:rPr>
          <w:rFonts w:hint="eastAsia"/>
          <w:szCs w:val="21"/>
        </w:rPr>
        <w:t>本合同项下总价款为（大写）人民币，分项价款详见。本合同总价款已包括乙方为履行本合同义务所发生的一切费用，系固定不变价格，且不随通货膨胀的影响而波动。</w:t>
      </w:r>
    </w:p>
    <w:p>
      <w:pPr>
        <w:numPr>
          <w:ilvl w:val="0"/>
          <w:numId w:val="11"/>
        </w:numPr>
        <w:spacing w:line="360" w:lineRule="auto"/>
        <w:ind w:firstLine="560"/>
        <w:jc w:val="left"/>
        <w:outlineLvl w:val="0"/>
        <w:rPr>
          <w:b/>
          <w:szCs w:val="21"/>
        </w:rPr>
      </w:pPr>
      <w:r>
        <w:rPr>
          <w:rFonts w:hint="eastAsia"/>
          <w:b/>
          <w:szCs w:val="21"/>
        </w:rPr>
        <w:t>履行期限</w:t>
      </w:r>
    </w:p>
    <w:p>
      <w:pPr>
        <w:spacing w:line="360" w:lineRule="auto"/>
        <w:ind w:firstLine="560"/>
        <w:jc w:val="left"/>
        <w:rPr>
          <w:b/>
          <w:szCs w:val="21"/>
        </w:rPr>
      </w:pPr>
      <w:r>
        <w:rPr>
          <w:rFonts w:hint="eastAsia"/>
          <w:bCs/>
          <w:szCs w:val="21"/>
        </w:rPr>
        <w:t>乙方应于本合同签订之日其日内将符合要求的产品向甲方交付（含安装调试），但乙方交付前应向书面通知甲方并征得甲方同意。</w:t>
      </w:r>
    </w:p>
    <w:p>
      <w:pPr>
        <w:numPr>
          <w:ilvl w:val="0"/>
          <w:numId w:val="11"/>
        </w:numPr>
        <w:spacing w:line="360" w:lineRule="auto"/>
        <w:ind w:firstLine="560"/>
        <w:jc w:val="left"/>
        <w:outlineLvl w:val="0"/>
        <w:rPr>
          <w:b/>
          <w:szCs w:val="21"/>
        </w:rPr>
      </w:pPr>
      <w:r>
        <w:rPr>
          <w:rFonts w:hint="eastAsia"/>
          <w:b/>
          <w:szCs w:val="21"/>
        </w:rPr>
        <w:t>权利保证</w:t>
      </w:r>
    </w:p>
    <w:p>
      <w:pPr>
        <w:spacing w:line="360" w:lineRule="auto"/>
        <w:ind w:firstLine="560"/>
        <w:jc w:val="left"/>
        <w:rPr>
          <w:rFonts w:ascii="宋体" w:hAnsi="宋体"/>
          <w:szCs w:val="21"/>
        </w:rPr>
      </w:pPr>
      <w:r>
        <w:rPr>
          <w:rFonts w:hint="eastAsia" w:ascii="宋体" w:hAnsi="宋体"/>
          <w:szCs w:val="21"/>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pPr>
        <w:spacing w:line="360" w:lineRule="auto"/>
        <w:ind w:firstLine="560"/>
        <w:jc w:val="left"/>
        <w:outlineLvl w:val="0"/>
        <w:rPr>
          <w:b/>
          <w:szCs w:val="21"/>
        </w:rPr>
      </w:pPr>
      <w:r>
        <w:rPr>
          <w:rFonts w:hint="eastAsia"/>
          <w:b/>
          <w:szCs w:val="21"/>
        </w:rPr>
        <w:t>第五条  质量保证</w:t>
      </w:r>
    </w:p>
    <w:p>
      <w:pPr>
        <w:spacing w:line="360" w:lineRule="auto"/>
        <w:ind w:firstLine="560"/>
        <w:jc w:val="left"/>
        <w:rPr>
          <w:rFonts w:ascii="宋体" w:hAnsi="宋体"/>
          <w:szCs w:val="21"/>
        </w:rPr>
      </w:pPr>
      <w:r>
        <w:rPr>
          <w:rFonts w:hint="eastAsia" w:ascii="宋体" w:hAnsi="宋体"/>
          <w:szCs w:val="21"/>
        </w:rPr>
        <w:t>1、乙方所提供的货物的技术规格符合招标文件规定的技术规格，货物符合中华人民共和国的设计和制造生产标准或行业标准。</w:t>
      </w:r>
    </w:p>
    <w:p>
      <w:pPr>
        <w:spacing w:line="360" w:lineRule="auto"/>
        <w:ind w:firstLine="560"/>
        <w:jc w:val="left"/>
        <w:rPr>
          <w:rFonts w:ascii="宋体" w:hAnsi="宋体"/>
          <w:szCs w:val="21"/>
        </w:rPr>
      </w:pPr>
      <w:r>
        <w:rPr>
          <w:rFonts w:hint="eastAsia" w:ascii="宋体" w:hAnsi="宋体"/>
          <w:szCs w:val="21"/>
        </w:rPr>
        <w:t>2、乙方应保证货物是全新、未使用过的原装合格正品（包括零部件），并完全符合甲方要求的质量、规格和性能的要求。如货物安装或配置了软件的，乙方保证相关软件均为正版软件。</w:t>
      </w:r>
    </w:p>
    <w:p>
      <w:pPr>
        <w:spacing w:line="360" w:lineRule="auto"/>
        <w:ind w:firstLine="560"/>
        <w:jc w:val="left"/>
        <w:rPr>
          <w:rFonts w:ascii="宋体" w:hAnsi="宋体"/>
          <w:szCs w:val="21"/>
        </w:rPr>
      </w:pPr>
      <w:r>
        <w:rPr>
          <w:rFonts w:hint="eastAsia" w:ascii="宋体" w:hAnsi="宋体"/>
          <w:szCs w:val="21"/>
        </w:rPr>
        <w:t>3、乙方保证交货时一并提供货物的质量合格凭证或文件。</w:t>
      </w:r>
    </w:p>
    <w:p>
      <w:pPr>
        <w:spacing w:line="360" w:lineRule="auto"/>
        <w:ind w:firstLine="560"/>
        <w:jc w:val="left"/>
        <w:rPr>
          <w:b/>
          <w:szCs w:val="21"/>
        </w:rPr>
      </w:pPr>
      <w:r>
        <w:rPr>
          <w:rFonts w:hint="eastAsia"/>
          <w:b/>
          <w:szCs w:val="21"/>
        </w:rPr>
        <w:t>第六条  交货和验收</w:t>
      </w:r>
    </w:p>
    <w:p>
      <w:pPr>
        <w:spacing w:line="360" w:lineRule="auto"/>
        <w:ind w:firstLine="560"/>
        <w:jc w:val="left"/>
        <w:rPr>
          <w:rFonts w:ascii="宋体" w:hAnsi="宋体"/>
          <w:szCs w:val="21"/>
        </w:rPr>
      </w:pPr>
      <w:r>
        <w:rPr>
          <w:rFonts w:hint="eastAsia" w:ascii="宋体" w:hAnsi="宋体"/>
          <w:szCs w:val="21"/>
        </w:rPr>
        <w:t>1、乙方应按照本合同或招投标文件规定的时间和方式向甲方交付货物，交货地点由甲方指定。因交货产生的费用由乙方自行承担。</w:t>
      </w:r>
    </w:p>
    <w:p>
      <w:pPr>
        <w:spacing w:line="360" w:lineRule="auto"/>
        <w:ind w:firstLine="560"/>
        <w:jc w:val="left"/>
        <w:rPr>
          <w:rFonts w:ascii="宋体" w:hAnsi="宋体"/>
          <w:szCs w:val="21"/>
        </w:rPr>
      </w:pPr>
      <w:r>
        <w:rPr>
          <w:rFonts w:hint="eastAsia" w:ascii="宋体" w:hAnsi="宋体"/>
          <w:szCs w:val="21"/>
        </w:rPr>
        <w:t>2、乙方交付的货物应当完全符合招投标文件所规定的货物、数量、质量和规格要求。乙方提供的货物不符合招投标文件和合同规定的，甲方有权拒收货物，由此引起的风险，由乙方承担。</w:t>
      </w:r>
    </w:p>
    <w:p>
      <w:pPr>
        <w:spacing w:line="360" w:lineRule="auto"/>
        <w:ind w:firstLine="560"/>
        <w:jc w:val="left"/>
        <w:rPr>
          <w:rFonts w:ascii="宋体" w:hAnsi="宋体"/>
          <w:szCs w:val="21"/>
        </w:rPr>
      </w:pPr>
      <w:r>
        <w:rPr>
          <w:rFonts w:hint="eastAsia" w:ascii="宋体" w:hAnsi="宋体"/>
          <w:szCs w:val="21"/>
        </w:rPr>
        <w:t>3、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pPr>
        <w:spacing w:line="360" w:lineRule="auto"/>
        <w:ind w:firstLine="560"/>
        <w:jc w:val="left"/>
        <w:rPr>
          <w:rFonts w:ascii="宋体" w:hAnsi="宋体"/>
          <w:szCs w:val="21"/>
        </w:rPr>
      </w:pPr>
      <w:r>
        <w:rPr>
          <w:rFonts w:hint="eastAsia" w:ascii="宋体" w:hAnsi="宋体"/>
          <w:szCs w:val="21"/>
        </w:rPr>
        <w:t>4、乙方应在到货（安装、调试完）后  日内向甲方发出验收申请。甲方应当在收到申请  日内组织验收，验收合格的，由甲方向乙方签署货物验收单。验收合格的，由甲方向乙方签署货物验收单。甲方逾期未组织验收，也未提出异议的，视为验收合格。需要安装调试的，安装调试完毕验收合格后才视为最终验收合格和满足付款条件。</w:t>
      </w:r>
    </w:p>
    <w:p>
      <w:pPr>
        <w:spacing w:line="360" w:lineRule="auto"/>
        <w:ind w:firstLine="560"/>
        <w:jc w:val="left"/>
        <w:rPr>
          <w:rFonts w:ascii="宋体" w:hAnsi="宋体"/>
          <w:szCs w:val="21"/>
        </w:rPr>
      </w:pPr>
      <w:r>
        <w:rPr>
          <w:rFonts w:hint="eastAsia" w:ascii="宋体" w:hAnsi="宋体"/>
          <w:szCs w:val="21"/>
        </w:rPr>
        <w:t>5、货物的所有权和灭失的风险自乙方将货物交付给甲方时转移。</w:t>
      </w:r>
    </w:p>
    <w:p>
      <w:pPr>
        <w:spacing w:line="360" w:lineRule="auto"/>
        <w:ind w:firstLine="560"/>
        <w:jc w:val="left"/>
        <w:outlineLvl w:val="0"/>
        <w:rPr>
          <w:b/>
          <w:szCs w:val="21"/>
        </w:rPr>
      </w:pPr>
      <w:r>
        <w:rPr>
          <w:rFonts w:hint="eastAsia"/>
          <w:b/>
          <w:szCs w:val="21"/>
        </w:rPr>
        <w:t>第七条  保修及其他服务</w:t>
      </w:r>
    </w:p>
    <w:p>
      <w:pPr>
        <w:spacing w:line="360" w:lineRule="auto"/>
        <w:ind w:firstLine="560"/>
        <w:jc w:val="left"/>
        <w:rPr>
          <w:rFonts w:ascii="宋体" w:hAnsi="宋体"/>
          <w:szCs w:val="21"/>
        </w:rPr>
      </w:pPr>
      <w:r>
        <w:rPr>
          <w:rFonts w:hint="eastAsia" w:ascii="宋体" w:hAnsi="宋体"/>
          <w:szCs w:val="21"/>
        </w:rPr>
        <w:t>1、乙方应按照国家有关法律法规规章和“三包”规定和招标文件的要求及乙方在投标文件的相关承诺提供保修及其他服务。</w:t>
      </w:r>
    </w:p>
    <w:p>
      <w:pPr>
        <w:spacing w:line="360" w:lineRule="auto"/>
        <w:ind w:firstLine="560"/>
        <w:jc w:val="left"/>
        <w:rPr>
          <w:rFonts w:ascii="宋体" w:hAnsi="宋体"/>
          <w:szCs w:val="21"/>
        </w:rPr>
      </w:pPr>
      <w:r>
        <w:rPr>
          <w:rFonts w:hint="eastAsia" w:ascii="宋体" w:hAnsi="宋体"/>
          <w:szCs w:val="21"/>
        </w:rPr>
        <w:t>2、</w:t>
      </w:r>
      <w:r>
        <w:rPr>
          <w:rFonts w:ascii="宋体" w:hAnsi="宋体"/>
          <w:szCs w:val="21"/>
        </w:rPr>
        <w:t>保修期内，乙方负责对其提供的货物进行维修和系统维护，不再收取任何费用。</w:t>
      </w:r>
      <w:r>
        <w:rPr>
          <w:rFonts w:hint="eastAsia" w:ascii="宋体" w:hAnsi="宋体"/>
          <w:szCs w:val="21"/>
        </w:rPr>
        <w:t>所有货物保修服务方式均为乙方上门保修，即由乙方派员到货物使用现场维修，由此产生的一切费用均由乙方承担。保修期后的货物维护另行协商。</w:t>
      </w:r>
    </w:p>
    <w:p>
      <w:pPr>
        <w:spacing w:line="360" w:lineRule="auto"/>
        <w:ind w:firstLine="560"/>
        <w:jc w:val="left"/>
        <w:rPr>
          <w:rFonts w:ascii="宋体" w:hAnsi="宋体"/>
          <w:szCs w:val="21"/>
        </w:rPr>
      </w:pPr>
      <w:r>
        <w:rPr>
          <w:rFonts w:hint="eastAsia" w:ascii="宋体" w:hAnsi="宋体"/>
          <w:szCs w:val="21"/>
        </w:rPr>
        <w:t>3、在甲方提出维修要求后，乙方应于  小时内响应，  小时维修到位，并在  小时内消除故障。消耗品和零配件供应及时，特殊情况下可提供备用机。</w:t>
      </w:r>
    </w:p>
    <w:p>
      <w:pPr>
        <w:spacing w:line="360" w:lineRule="auto"/>
        <w:ind w:firstLine="560"/>
        <w:jc w:val="left"/>
        <w:outlineLvl w:val="0"/>
        <w:rPr>
          <w:b/>
          <w:szCs w:val="21"/>
        </w:rPr>
      </w:pPr>
      <w:r>
        <w:rPr>
          <w:rFonts w:hint="eastAsia"/>
          <w:b/>
          <w:szCs w:val="21"/>
        </w:rPr>
        <w:t>第八条 保密条款</w:t>
      </w:r>
    </w:p>
    <w:p>
      <w:pPr>
        <w:spacing w:line="360" w:lineRule="auto"/>
        <w:ind w:firstLine="420" w:firstLineChars="200"/>
        <w:jc w:val="left"/>
        <w:rPr>
          <w:bCs/>
          <w:szCs w:val="21"/>
        </w:rPr>
      </w:pPr>
      <w:r>
        <w:rPr>
          <w:bCs/>
          <w:szCs w:val="21"/>
        </w:rPr>
        <w:t>1</w:t>
      </w:r>
      <w:r>
        <w:rPr>
          <w:rFonts w:hint="eastAsia"/>
          <w:bCs/>
          <w:szCs w:val="21"/>
        </w:rPr>
        <w:t>、乙方对在本合同履行中获取或者知悉甲方提供的资料、信息负有保密义务。</w:t>
      </w:r>
    </w:p>
    <w:p>
      <w:pPr>
        <w:spacing w:line="360" w:lineRule="auto"/>
        <w:ind w:firstLine="560"/>
        <w:jc w:val="left"/>
        <w:rPr>
          <w:bCs/>
          <w:szCs w:val="21"/>
        </w:rPr>
      </w:pPr>
      <w:r>
        <w:rPr>
          <w:bCs/>
          <w:szCs w:val="21"/>
        </w:rPr>
        <w:t>2</w:t>
      </w:r>
      <w:r>
        <w:rPr>
          <w:rFonts w:hint="eastAsia"/>
          <w:bCs/>
          <w:szCs w:val="21"/>
        </w:rPr>
        <w:t>、乙方不得私自复印、留存、泄漏本合同履行有关的资料、信息。除非依照法律规定或者经甲方书面同意，乙方不得向第三方提供或披露由甲方提供的资料和信息，也不得用于本合同履行以外的其他用途，并保证采取一切合理和必要的措施防止任何第三方接触到甲方的上述资料和信息。</w:t>
      </w:r>
    </w:p>
    <w:p>
      <w:pPr>
        <w:spacing w:line="360" w:lineRule="auto"/>
        <w:ind w:firstLine="560"/>
        <w:jc w:val="left"/>
        <w:rPr>
          <w:b/>
          <w:szCs w:val="21"/>
        </w:rPr>
      </w:pPr>
      <w:r>
        <w:rPr>
          <w:bCs/>
          <w:szCs w:val="21"/>
        </w:rPr>
        <w:t>3</w:t>
      </w:r>
      <w:r>
        <w:rPr>
          <w:rFonts w:hint="eastAsia"/>
          <w:bCs/>
          <w:szCs w:val="21"/>
        </w:rPr>
        <w:t>、保密期限自本协议签订生效之日起至保密信息被依法公开披露或成为公开信息之日止。合同中止、终止或者解除不视为免除保密义务，乙方仍应当承担保密义务。</w:t>
      </w:r>
    </w:p>
    <w:p>
      <w:pPr>
        <w:spacing w:line="360" w:lineRule="auto"/>
        <w:ind w:firstLine="560"/>
        <w:jc w:val="left"/>
        <w:outlineLvl w:val="0"/>
        <w:rPr>
          <w:b/>
          <w:szCs w:val="21"/>
        </w:rPr>
      </w:pPr>
      <w:r>
        <w:rPr>
          <w:rFonts w:hint="eastAsia"/>
          <w:b/>
          <w:szCs w:val="21"/>
        </w:rPr>
        <w:t>第九条  履约保证金</w:t>
      </w:r>
    </w:p>
    <w:p>
      <w:pPr>
        <w:spacing w:line="360" w:lineRule="auto"/>
        <w:ind w:firstLine="560"/>
        <w:jc w:val="left"/>
        <w:rPr>
          <w:rFonts w:ascii="宋体" w:hAnsi="宋体"/>
          <w:szCs w:val="21"/>
        </w:rPr>
      </w:pPr>
      <w:r>
        <w:rPr>
          <w:rFonts w:hint="eastAsia" w:ascii="宋体" w:hAnsi="宋体"/>
          <w:szCs w:val="21"/>
        </w:rPr>
        <w:t>1、乙方应在签订本合同之日，向甲方或甲方指定的机构提交履约保证金_________元。</w:t>
      </w:r>
    </w:p>
    <w:p>
      <w:pPr>
        <w:spacing w:line="360" w:lineRule="auto"/>
        <w:ind w:firstLine="560"/>
        <w:jc w:val="left"/>
        <w:rPr>
          <w:rFonts w:ascii="宋体" w:hAnsi="宋体"/>
          <w:szCs w:val="21"/>
        </w:rPr>
      </w:pPr>
      <w:r>
        <w:rPr>
          <w:rFonts w:hint="eastAsia" w:ascii="宋体" w:hAnsi="宋体"/>
          <w:szCs w:val="21"/>
        </w:rPr>
        <w:t>2、如乙方未能履行合同规定的义务，甲方有权从履约保证金中取得补偿。</w:t>
      </w:r>
    </w:p>
    <w:p>
      <w:pPr>
        <w:spacing w:line="360" w:lineRule="auto"/>
        <w:ind w:firstLine="560"/>
        <w:jc w:val="left"/>
        <w:rPr>
          <w:rFonts w:ascii="宋体" w:hAnsi="宋体"/>
          <w:szCs w:val="21"/>
        </w:rPr>
      </w:pPr>
      <w:r>
        <w:rPr>
          <w:rFonts w:hint="eastAsia" w:ascii="宋体" w:hAnsi="宋体"/>
          <w:szCs w:val="21"/>
        </w:rPr>
        <w:t>3、甲方在乙方履行完毕本合同项下全部义务后______天内无息退还乙方。</w:t>
      </w:r>
    </w:p>
    <w:p>
      <w:pPr>
        <w:numPr>
          <w:ilvl w:val="255"/>
          <w:numId w:val="0"/>
        </w:numPr>
        <w:spacing w:line="360" w:lineRule="auto"/>
        <w:ind w:firstLine="422" w:firstLineChars="200"/>
        <w:jc w:val="left"/>
        <w:outlineLvl w:val="0"/>
        <w:rPr>
          <w:b/>
          <w:szCs w:val="21"/>
        </w:rPr>
      </w:pPr>
      <w:r>
        <w:rPr>
          <w:rFonts w:hint="eastAsia"/>
          <w:b/>
          <w:szCs w:val="21"/>
        </w:rPr>
        <w:t>第十条  货款支付</w:t>
      </w:r>
    </w:p>
    <w:p>
      <w:pPr>
        <w:spacing w:line="360" w:lineRule="auto"/>
        <w:jc w:val="left"/>
        <w:rPr>
          <w:b/>
          <w:szCs w:val="21"/>
          <w:u w:val="single"/>
        </w:rPr>
      </w:pPr>
      <w:r>
        <w:rPr>
          <w:rFonts w:hint="eastAsia"/>
          <w:b/>
          <w:szCs w:val="21"/>
          <w:u w:val="single"/>
        </w:rPr>
        <w:t>（详见商务要求）</w:t>
      </w:r>
    </w:p>
    <w:p>
      <w:pPr>
        <w:spacing w:line="360" w:lineRule="auto"/>
        <w:ind w:firstLine="560"/>
        <w:jc w:val="left"/>
        <w:rPr>
          <w:szCs w:val="21"/>
        </w:rPr>
      </w:pPr>
    </w:p>
    <w:p>
      <w:pPr>
        <w:spacing w:line="360" w:lineRule="auto"/>
        <w:ind w:firstLine="422" w:firstLineChars="200"/>
        <w:jc w:val="left"/>
        <w:outlineLvl w:val="0"/>
        <w:rPr>
          <w:b/>
          <w:szCs w:val="21"/>
        </w:rPr>
      </w:pPr>
      <w:r>
        <w:rPr>
          <w:rFonts w:hint="eastAsia"/>
          <w:b/>
          <w:szCs w:val="21"/>
        </w:rPr>
        <w:t>第十一条 违约责任</w:t>
      </w:r>
      <w:r>
        <w:rPr>
          <w:rFonts w:hint="eastAsia"/>
          <w:b/>
          <w:szCs w:val="21"/>
          <w:u w:val="single"/>
        </w:rPr>
        <w:t>（详见商务要求）</w:t>
      </w:r>
    </w:p>
    <w:p>
      <w:pPr>
        <w:spacing w:line="360" w:lineRule="auto"/>
        <w:ind w:firstLine="560"/>
        <w:jc w:val="left"/>
        <w:rPr>
          <w:rFonts w:ascii="宋体" w:hAnsi="宋体"/>
          <w:szCs w:val="21"/>
        </w:rPr>
      </w:pPr>
      <w:r>
        <w:rPr>
          <w:rFonts w:hint="eastAsia" w:ascii="宋体" w:hAnsi="宋体"/>
          <w:szCs w:val="21"/>
        </w:rPr>
        <w:t>１、甲方无正当理由拒收货物、拒付货物款的，由甲方向乙方偿付合同总价的【】%违约金。</w:t>
      </w:r>
    </w:p>
    <w:p>
      <w:pPr>
        <w:spacing w:line="360" w:lineRule="auto"/>
        <w:ind w:firstLine="560"/>
        <w:jc w:val="left"/>
        <w:rPr>
          <w:rFonts w:ascii="宋体" w:hAnsi="宋体"/>
          <w:szCs w:val="21"/>
        </w:rPr>
      </w:pPr>
      <w:r>
        <w:rPr>
          <w:rFonts w:hint="eastAsia" w:ascii="宋体" w:hAnsi="宋体"/>
          <w:szCs w:val="21"/>
        </w:rPr>
        <w:t>２、甲方未按合同规定的期限向乙方支付货款的，每逾期1天甲方向乙方偿付欠款总额的【】‰滞纳金，但累计滞纳金总额不超过欠款总额的【】% 。</w:t>
      </w:r>
    </w:p>
    <w:p>
      <w:pPr>
        <w:spacing w:line="360" w:lineRule="auto"/>
        <w:ind w:firstLine="560"/>
        <w:jc w:val="left"/>
        <w:rPr>
          <w:rFonts w:ascii="宋体" w:hAnsi="宋体"/>
          <w:szCs w:val="21"/>
        </w:rPr>
      </w:pPr>
      <w:r>
        <w:rPr>
          <w:rFonts w:hint="eastAsia" w:ascii="宋体" w:hAnsi="宋体"/>
          <w:szCs w:val="21"/>
        </w:rPr>
        <w:t>３、</w:t>
      </w:r>
      <w:r>
        <w:rPr>
          <w:rFonts w:ascii="宋体" w:hAnsi="宋体"/>
          <w:szCs w:val="21"/>
        </w:rPr>
        <w:t>乙方逾期交付货物的，每逾期1天，乙方向甲方偿付逾期交货部分货款总额的</w:t>
      </w:r>
      <w:r>
        <w:rPr>
          <w:rFonts w:hint="eastAsia" w:ascii="宋体" w:hAnsi="宋体"/>
          <w:szCs w:val="21"/>
        </w:rPr>
        <w:t>【】</w:t>
      </w:r>
      <w:r>
        <w:rPr>
          <w:rFonts w:ascii="宋体" w:hAnsi="宋体"/>
          <w:szCs w:val="21"/>
        </w:rPr>
        <w:t>‰的滞纳金</w:t>
      </w:r>
      <w:r>
        <w:rPr>
          <w:rFonts w:hint="eastAsia" w:ascii="宋体" w:hAnsi="宋体"/>
          <w:szCs w:val="21"/>
        </w:rPr>
        <w:t>。如乙方逾期交货达天，甲方有权解除合同，履约保证金不予退回，同时乙方应向甲方支付合同总价【】％的违约金。</w:t>
      </w:r>
    </w:p>
    <w:p>
      <w:pPr>
        <w:spacing w:line="360" w:lineRule="auto"/>
        <w:ind w:firstLine="560"/>
        <w:jc w:val="left"/>
        <w:rPr>
          <w:rFonts w:ascii="宋体" w:hAnsi="宋体"/>
          <w:szCs w:val="21"/>
        </w:rPr>
      </w:pPr>
      <w:r>
        <w:rPr>
          <w:rFonts w:hint="eastAsia" w:ascii="宋体" w:hAnsi="宋体"/>
          <w:szCs w:val="21"/>
        </w:rPr>
        <w:t>4、经甲方验收不合格的，甲方有权拒收。乙方经修理或者更换后仍不合格的，甲方有权解除合同，要求乙方返还甲方已支付的合同款项，并有权要求乙方按合同总额【】％支付违约金。5、在乙方承诺的或国家规定的质量保证期内（取两者中最长的期限），</w:t>
      </w:r>
      <w:r>
        <w:rPr>
          <w:rFonts w:ascii="宋体" w:hAnsi="宋体"/>
          <w:szCs w:val="21"/>
        </w:rPr>
        <w:t>如经乙方两次维修</w:t>
      </w:r>
      <w:r>
        <w:rPr>
          <w:rFonts w:hint="eastAsia" w:ascii="宋体" w:hAnsi="宋体"/>
          <w:szCs w:val="21"/>
        </w:rPr>
        <w:t>或更换</w:t>
      </w:r>
      <w:r>
        <w:rPr>
          <w:rFonts w:ascii="宋体" w:hAnsi="宋体"/>
          <w:szCs w:val="21"/>
        </w:rPr>
        <w:t>，货物仍不能达到合同约定</w:t>
      </w:r>
      <w:r>
        <w:rPr>
          <w:rFonts w:hint="eastAsia" w:ascii="宋体" w:hAnsi="宋体"/>
          <w:szCs w:val="21"/>
        </w:rPr>
        <w:t>的</w:t>
      </w:r>
      <w:r>
        <w:rPr>
          <w:rFonts w:ascii="宋体" w:hAnsi="宋体"/>
          <w:szCs w:val="21"/>
        </w:rPr>
        <w:t>质量标准，甲方有权退货，乙方</w:t>
      </w:r>
      <w:r>
        <w:rPr>
          <w:rFonts w:hint="eastAsia" w:ascii="宋体" w:hAnsi="宋体"/>
          <w:szCs w:val="21"/>
        </w:rPr>
        <w:t>应</w:t>
      </w:r>
      <w:r>
        <w:rPr>
          <w:rFonts w:ascii="宋体" w:hAnsi="宋体"/>
          <w:szCs w:val="21"/>
        </w:rPr>
        <w:t>退回全部货款</w:t>
      </w:r>
      <w:r>
        <w:rPr>
          <w:rFonts w:hint="eastAsia" w:ascii="宋体" w:hAnsi="宋体"/>
          <w:szCs w:val="21"/>
        </w:rPr>
        <w:t>并</w:t>
      </w:r>
      <w:r>
        <w:rPr>
          <w:rFonts w:ascii="宋体" w:hAnsi="宋体"/>
          <w:szCs w:val="21"/>
        </w:rPr>
        <w:t>赔偿甲方因此遭受的损失。</w:t>
      </w:r>
    </w:p>
    <w:p>
      <w:pPr>
        <w:spacing w:line="360" w:lineRule="auto"/>
        <w:ind w:firstLine="560"/>
        <w:jc w:val="left"/>
        <w:rPr>
          <w:rFonts w:ascii="宋体" w:hAnsi="宋体"/>
          <w:szCs w:val="21"/>
        </w:rPr>
      </w:pPr>
      <w:r>
        <w:rPr>
          <w:rFonts w:hint="eastAsia" w:ascii="宋体" w:hAnsi="宋体"/>
          <w:szCs w:val="21"/>
        </w:rPr>
        <w:t>6.</w:t>
      </w:r>
      <w:bookmarkStart w:id="151" w:name="_Hlk75014743"/>
      <w:r>
        <w:rPr>
          <w:rFonts w:hint="eastAsia" w:ascii="宋体" w:hAnsi="宋体"/>
          <w:szCs w:val="21"/>
        </w:rPr>
        <w:t>乙方违反本合同约定的保密义务，甲方有权要求乙方按合同总额【】%支付违约金；造成不良影响或对甲方造成损失的，甲方有权要求乙方消除影响，承担赔偿责任，并有权解除合同。</w:t>
      </w:r>
      <w:bookmarkEnd w:id="151"/>
    </w:p>
    <w:p>
      <w:pPr>
        <w:spacing w:line="360" w:lineRule="auto"/>
        <w:ind w:firstLine="560"/>
        <w:jc w:val="left"/>
        <w:rPr>
          <w:rFonts w:ascii="宋体" w:hAnsi="宋体"/>
          <w:szCs w:val="21"/>
        </w:rPr>
      </w:pPr>
      <w:r>
        <w:rPr>
          <w:rFonts w:hint="eastAsia" w:ascii="宋体" w:hAnsi="宋体"/>
          <w:szCs w:val="21"/>
        </w:rPr>
        <w:t>7、</w:t>
      </w:r>
      <w:bookmarkStart w:id="152" w:name="_Hlk75015079"/>
      <w:r>
        <w:rPr>
          <w:rFonts w:hint="eastAsia" w:ascii="宋体" w:hAnsi="宋体"/>
          <w:szCs w:val="21"/>
        </w:rPr>
        <w:t>因乙方提供的产品受到侵权指控或者引发法律纠纷，影响甲方正常使用或者导致合同目的不能实现的，甲方有权要求乙方按合同总额【】%支付违约金，并有权解除合同。</w:t>
      </w:r>
      <w:bookmarkEnd w:id="152"/>
    </w:p>
    <w:p>
      <w:pPr>
        <w:spacing w:line="360" w:lineRule="auto"/>
        <w:ind w:firstLine="560"/>
        <w:jc w:val="left"/>
        <w:rPr>
          <w:rFonts w:ascii="宋体" w:hAnsi="宋体"/>
          <w:szCs w:val="21"/>
        </w:rPr>
      </w:pPr>
      <w:r>
        <w:rPr>
          <w:rFonts w:hint="eastAsia" w:ascii="宋体" w:hAnsi="宋体"/>
          <w:szCs w:val="21"/>
        </w:rPr>
        <w:t>8、乙方未履行本合同项下的其他义务或违反其在投标文件中的相关承诺的，应按合同总价款的【】%向甲方承担违约责任。</w:t>
      </w:r>
    </w:p>
    <w:p>
      <w:pPr>
        <w:spacing w:line="360" w:lineRule="auto"/>
        <w:ind w:firstLine="560"/>
        <w:jc w:val="left"/>
        <w:rPr>
          <w:rFonts w:ascii="宋体" w:hAnsi="宋体"/>
          <w:szCs w:val="21"/>
        </w:rPr>
      </w:pPr>
      <w:r>
        <w:rPr>
          <w:rFonts w:hint="eastAsia" w:ascii="宋体" w:hAnsi="宋体"/>
          <w:szCs w:val="21"/>
        </w:rPr>
        <w:t>9、乙方在承担上述一项或多项违约责任后，仍应继续履行合同规定的义务（甲方解除合同的除外）。甲方未能及时追究乙方的任何一项违约责任并不表明甲方放弃追究乙方该项或其他违约责任。</w:t>
      </w:r>
    </w:p>
    <w:p>
      <w:pPr>
        <w:spacing w:line="360" w:lineRule="auto"/>
        <w:ind w:firstLine="560"/>
        <w:jc w:val="left"/>
        <w:outlineLvl w:val="0"/>
        <w:rPr>
          <w:b/>
          <w:szCs w:val="21"/>
        </w:rPr>
      </w:pPr>
      <w:r>
        <w:rPr>
          <w:rFonts w:hint="eastAsia"/>
          <w:b/>
          <w:szCs w:val="21"/>
        </w:rPr>
        <w:t>第十条    合同的变更和终止</w:t>
      </w:r>
    </w:p>
    <w:p>
      <w:pPr>
        <w:spacing w:line="360" w:lineRule="auto"/>
        <w:ind w:firstLine="560"/>
        <w:jc w:val="left"/>
        <w:rPr>
          <w:rFonts w:ascii="宋体" w:hAnsi="宋体"/>
          <w:szCs w:val="21"/>
        </w:rPr>
      </w:pPr>
      <w:r>
        <w:rPr>
          <w:rFonts w:hint="eastAsia" w:ascii="宋体" w:hAnsi="宋体"/>
          <w:szCs w:val="21"/>
        </w:rPr>
        <w:t>除</w:t>
      </w:r>
      <w:bookmarkStart w:id="153" w:name="_Hlk75015119"/>
      <w:r>
        <w:rPr>
          <w:rFonts w:hint="eastAsia" w:ascii="宋体" w:hAnsi="宋体"/>
          <w:szCs w:val="21"/>
        </w:rPr>
        <w:t>《深圳经济特区政府采购条例》第40条、</w:t>
      </w:r>
      <w:bookmarkEnd w:id="153"/>
      <w:r>
        <w:rPr>
          <w:rFonts w:hint="eastAsia" w:ascii="宋体" w:hAnsi="宋体"/>
          <w:szCs w:val="21"/>
        </w:rPr>
        <w:t>《中华人民共和国政府采购法》第50条第二款规定或者主管部门另有政策规定的情形外，本合同一经签订，甲乙双方不得擅自变更、中止或终止合同。</w:t>
      </w:r>
    </w:p>
    <w:p>
      <w:pPr>
        <w:spacing w:line="360" w:lineRule="auto"/>
        <w:ind w:firstLine="560"/>
        <w:jc w:val="left"/>
        <w:outlineLvl w:val="0"/>
        <w:rPr>
          <w:b/>
          <w:szCs w:val="21"/>
        </w:rPr>
      </w:pPr>
      <w:r>
        <w:rPr>
          <w:rFonts w:hint="eastAsia"/>
          <w:b/>
          <w:szCs w:val="21"/>
        </w:rPr>
        <w:t>第十一条   争议的解决</w:t>
      </w:r>
    </w:p>
    <w:p>
      <w:pPr>
        <w:spacing w:line="360" w:lineRule="auto"/>
        <w:ind w:firstLine="560"/>
        <w:jc w:val="left"/>
        <w:rPr>
          <w:rFonts w:ascii="宋体" w:hAnsi="宋体"/>
          <w:szCs w:val="21"/>
        </w:rPr>
      </w:pPr>
      <w:r>
        <w:rPr>
          <w:rFonts w:hint="eastAsia" w:ascii="宋体" w:hAnsi="宋体"/>
          <w:szCs w:val="21"/>
        </w:rPr>
        <w:t>1、因货物的质量问题发生争议的，应当邀请国家认可的质量检测机构对货物质量进行鉴定。货物符合标准的，鉴定费由甲方承担；货物不符合质量标准的，鉴定费由乙方承担。</w:t>
      </w:r>
    </w:p>
    <w:p>
      <w:pPr>
        <w:spacing w:line="360" w:lineRule="auto"/>
        <w:ind w:firstLine="560"/>
        <w:jc w:val="left"/>
        <w:rPr>
          <w:rFonts w:ascii="宋体" w:hAnsi="宋体"/>
          <w:szCs w:val="21"/>
        </w:rPr>
      </w:pPr>
      <w:r>
        <w:rPr>
          <w:rFonts w:hint="eastAsia" w:ascii="宋体" w:hAnsi="宋体"/>
          <w:szCs w:val="21"/>
        </w:rPr>
        <w:t>2、因履行本合同引起的或与本合同有关的争议，甲、乙双方应首先通过友好协商解决，如果协商不能解决争议，则向甲方所在地有管辖权的人民法院提起诉讼；</w:t>
      </w:r>
    </w:p>
    <w:p>
      <w:pPr>
        <w:spacing w:line="360" w:lineRule="auto"/>
        <w:ind w:firstLine="560"/>
        <w:jc w:val="left"/>
        <w:outlineLvl w:val="0"/>
        <w:rPr>
          <w:b/>
          <w:szCs w:val="21"/>
        </w:rPr>
      </w:pPr>
      <w:r>
        <w:rPr>
          <w:rFonts w:hint="eastAsia"/>
          <w:b/>
          <w:szCs w:val="21"/>
        </w:rPr>
        <w:t>第十二条   合同生效及其他</w:t>
      </w:r>
    </w:p>
    <w:p>
      <w:pPr>
        <w:spacing w:line="360" w:lineRule="auto"/>
        <w:ind w:firstLine="560"/>
        <w:jc w:val="left"/>
        <w:rPr>
          <w:rFonts w:ascii="宋体" w:hAnsi="宋体"/>
          <w:szCs w:val="21"/>
        </w:rPr>
      </w:pPr>
      <w:r>
        <w:rPr>
          <w:rFonts w:hint="eastAsia" w:ascii="宋体" w:hAnsi="宋体"/>
          <w:szCs w:val="21"/>
        </w:rPr>
        <w:t>1、下列文件均为本合同的组成部分：</w:t>
      </w:r>
    </w:p>
    <w:p>
      <w:pPr>
        <w:spacing w:line="360" w:lineRule="auto"/>
        <w:ind w:firstLine="560"/>
        <w:jc w:val="left"/>
        <w:rPr>
          <w:rFonts w:ascii="宋体" w:hAnsi="宋体"/>
          <w:szCs w:val="21"/>
        </w:rPr>
      </w:pPr>
      <w:r>
        <w:rPr>
          <w:rFonts w:hint="eastAsia" w:ascii="宋体" w:hAnsi="宋体"/>
          <w:szCs w:val="21"/>
        </w:rPr>
        <w:t>（1）号招标文件、答疑及补充通知；</w:t>
      </w:r>
    </w:p>
    <w:p>
      <w:pPr>
        <w:spacing w:line="360" w:lineRule="auto"/>
        <w:ind w:firstLine="560"/>
        <w:jc w:val="left"/>
        <w:rPr>
          <w:rFonts w:ascii="宋体" w:hAnsi="宋体"/>
          <w:szCs w:val="21"/>
        </w:rPr>
      </w:pPr>
      <w:r>
        <w:rPr>
          <w:rFonts w:hint="eastAsia" w:ascii="宋体" w:hAnsi="宋体"/>
          <w:szCs w:val="21"/>
        </w:rPr>
        <w:t>（2）乙方的投标文件；</w:t>
      </w:r>
    </w:p>
    <w:p>
      <w:pPr>
        <w:spacing w:line="360" w:lineRule="auto"/>
        <w:ind w:firstLine="560"/>
        <w:jc w:val="left"/>
        <w:rPr>
          <w:rFonts w:ascii="宋体" w:hAnsi="宋体"/>
          <w:szCs w:val="21"/>
        </w:rPr>
      </w:pPr>
      <w:r>
        <w:rPr>
          <w:rFonts w:hint="eastAsia" w:ascii="宋体" w:hAnsi="宋体"/>
          <w:szCs w:val="21"/>
        </w:rPr>
        <w:t>（3）本合同执行中甲乙双方共同签署的补充与修正文件。</w:t>
      </w:r>
    </w:p>
    <w:p>
      <w:pPr>
        <w:spacing w:line="360" w:lineRule="auto"/>
        <w:ind w:firstLine="560"/>
        <w:jc w:val="left"/>
        <w:rPr>
          <w:rFonts w:ascii="宋体" w:hAnsi="宋体"/>
          <w:szCs w:val="21"/>
        </w:rPr>
      </w:pPr>
      <w:r>
        <w:rPr>
          <w:rFonts w:hint="eastAsia" w:ascii="宋体" w:hAnsi="宋体"/>
          <w:szCs w:val="21"/>
        </w:rPr>
        <w:t>2、本合同一式份，甲、乙方双方各执份，具有同等法律效力。本合同自双方法定代表人（或授权代表）签字并盖章之日起生效。</w:t>
      </w:r>
    </w:p>
    <w:p>
      <w:pPr>
        <w:spacing w:line="360" w:lineRule="auto"/>
        <w:ind w:firstLine="560"/>
        <w:jc w:val="left"/>
        <w:rPr>
          <w:rFonts w:ascii="宋体" w:hAnsi="宋体"/>
          <w:szCs w:val="21"/>
        </w:rPr>
      </w:pPr>
    </w:p>
    <w:p>
      <w:pPr>
        <w:spacing w:line="360" w:lineRule="auto"/>
        <w:ind w:firstLine="560"/>
        <w:jc w:val="left"/>
        <w:rPr>
          <w:rFonts w:ascii="宋体" w:hAnsi="宋体"/>
          <w:szCs w:val="21"/>
        </w:rPr>
      </w:pPr>
    </w:p>
    <w:p>
      <w:pPr>
        <w:spacing w:line="360" w:lineRule="auto"/>
        <w:ind w:firstLine="560"/>
        <w:jc w:val="left"/>
        <w:rPr>
          <w:rFonts w:ascii="宋体" w:hAnsi="宋体"/>
          <w:szCs w:val="21"/>
        </w:rPr>
      </w:pPr>
      <w:r>
        <w:rPr>
          <w:rFonts w:hint="eastAsia" w:ascii="宋体" w:hAnsi="宋体"/>
          <w:szCs w:val="21"/>
        </w:rPr>
        <w:t>甲方（采购人）：   （盖章）       乙方（供应商）：    （盖章）</w:t>
      </w:r>
    </w:p>
    <w:p>
      <w:pPr>
        <w:spacing w:line="360" w:lineRule="auto"/>
        <w:ind w:firstLine="560"/>
        <w:jc w:val="left"/>
        <w:rPr>
          <w:rFonts w:ascii="宋体" w:hAnsi="宋体"/>
          <w:szCs w:val="21"/>
        </w:rPr>
      </w:pPr>
      <w:r>
        <w:rPr>
          <w:rFonts w:hint="eastAsia" w:ascii="宋体" w:hAnsi="宋体"/>
          <w:szCs w:val="21"/>
        </w:rPr>
        <w:t xml:space="preserve">法定代表人：                     法定代表人： </w:t>
      </w:r>
    </w:p>
    <w:p>
      <w:pPr>
        <w:spacing w:line="360" w:lineRule="auto"/>
        <w:ind w:firstLine="560"/>
        <w:jc w:val="left"/>
        <w:rPr>
          <w:rFonts w:ascii="宋体" w:hAnsi="宋体"/>
          <w:szCs w:val="21"/>
        </w:rPr>
      </w:pPr>
      <w:r>
        <w:rPr>
          <w:rFonts w:hint="eastAsia" w:ascii="宋体" w:hAnsi="宋体"/>
          <w:szCs w:val="21"/>
        </w:rPr>
        <w:t>委托代理人：                     委托代理人：</w:t>
      </w:r>
    </w:p>
    <w:p>
      <w:pPr>
        <w:ind w:firstLine="525" w:firstLineChars="250"/>
        <w:rPr>
          <w:rFonts w:ascii="宋体" w:hAnsi="宋体"/>
          <w:b/>
          <w:szCs w:val="21"/>
        </w:rPr>
      </w:pPr>
      <w:r>
        <w:rPr>
          <w:rFonts w:hint="eastAsia" w:ascii="宋体" w:hAnsi="宋体"/>
          <w:szCs w:val="21"/>
        </w:rPr>
        <w:t>日期：   年     月    日         日期：   年     月    日</w:t>
      </w:r>
    </w:p>
    <w:p/>
    <w:p>
      <w:pPr>
        <w:widowControl/>
        <w:jc w:val="left"/>
        <w:rPr>
          <w:rFonts w:ascii="宋体" w:hAnsi="宋体"/>
          <w:szCs w:val="21"/>
        </w:rPr>
      </w:pPr>
      <w:r>
        <w:rPr>
          <w:rFonts w:ascii="宋体" w:hAnsi="宋体"/>
          <w:szCs w:val="21"/>
        </w:rPr>
        <w:br w:type="page"/>
      </w:r>
    </w:p>
    <w:p>
      <w:pPr>
        <w:pStyle w:val="5"/>
        <w:spacing w:before="120" w:beforeLines="50" w:after="120" w:afterLines="50"/>
        <w:ind w:left="562"/>
        <w:rPr>
          <w:sz w:val="28"/>
          <w:szCs w:val="28"/>
        </w:rPr>
      </w:pPr>
      <w:r>
        <w:rPr>
          <w:rFonts w:hint="eastAsia"/>
          <w:sz w:val="28"/>
          <w:szCs w:val="28"/>
        </w:rPr>
        <w:t>第二册  通用条款（公开招标）</w:t>
      </w:r>
    </w:p>
    <w:p>
      <w:pPr>
        <w:pStyle w:val="5"/>
        <w:numPr>
          <w:ilvl w:val="0"/>
          <w:numId w:val="12"/>
        </w:numPr>
        <w:spacing w:before="120" w:beforeLines="50" w:after="120" w:afterLines="50"/>
        <w:ind w:left="562" w:hanging="562"/>
        <w:rPr>
          <w:sz w:val="28"/>
          <w:szCs w:val="28"/>
        </w:rPr>
      </w:pPr>
      <w:bookmarkStart w:id="154" w:name="_Hlk72399513"/>
      <w:r>
        <w:rPr>
          <w:rFonts w:hint="eastAsia"/>
          <w:sz w:val="28"/>
          <w:szCs w:val="28"/>
        </w:rPr>
        <w:t>总则</w:t>
      </w:r>
    </w:p>
    <w:bookmarkEnd w:id="154"/>
    <w:p>
      <w:pPr>
        <w:outlineLvl w:val="1"/>
        <w:rPr>
          <w:rFonts w:ascii="黑体" w:hAnsi="宋体" w:eastAsia="黑体"/>
          <w:sz w:val="24"/>
        </w:rPr>
      </w:pPr>
      <w:r>
        <w:rPr>
          <w:rFonts w:hint="eastAsia" w:ascii="黑体" w:hAnsi="宋体" w:eastAsia="黑体"/>
          <w:sz w:val="24"/>
        </w:rPr>
        <w:t>1. 通用条款说明</w:t>
      </w:r>
    </w:p>
    <w:p>
      <w:pPr>
        <w:ind w:firstLine="411" w:firstLineChars="196"/>
        <w:rPr>
          <w:rFonts w:ascii="宋体" w:hAnsi="宋体"/>
          <w:szCs w:val="21"/>
        </w:rPr>
      </w:pPr>
      <w:r>
        <w:rPr>
          <w:rFonts w:hint="eastAsia" w:ascii="宋体" w:hAnsi="宋体"/>
          <w:szCs w:val="21"/>
        </w:rPr>
        <w:t>1.1政府集中采购机构发出招标文件通用条款版本，列出深圳市政府采购项目进行招标采购所适用的通用条款内容。</w:t>
      </w:r>
      <w:bookmarkStart w:id="155" w:name="_Hlk72399729"/>
      <w:r>
        <w:rPr>
          <w:rFonts w:hint="eastAsia" w:ascii="宋体" w:hAnsi="宋体"/>
          <w:szCs w:val="21"/>
        </w:rPr>
        <w:t>如有需要，政府集中采购机构可以对通用条款的内容进行补充。</w:t>
      </w:r>
      <w:bookmarkEnd w:id="155"/>
    </w:p>
    <w:p>
      <w:pPr>
        <w:ind w:firstLine="411" w:firstLineChars="196"/>
        <w:rPr>
          <w:rFonts w:ascii="宋体" w:hAnsi="宋体"/>
          <w:szCs w:val="21"/>
        </w:rPr>
      </w:pPr>
      <w:r>
        <w:rPr>
          <w:rFonts w:hint="eastAsia" w:ascii="宋体" w:hAnsi="宋体"/>
          <w:szCs w:val="21"/>
        </w:rPr>
        <w:t>1.2招标文件分为第一册“专用条款”和第二册“通用条款”。</w:t>
      </w:r>
    </w:p>
    <w:p>
      <w:pPr>
        <w:ind w:firstLine="411" w:firstLineChars="196"/>
        <w:rPr>
          <w:rFonts w:ascii="宋体" w:hAnsi="宋体"/>
          <w:szCs w:val="21"/>
        </w:rPr>
      </w:pPr>
      <w:r>
        <w:rPr>
          <w:rFonts w:hint="eastAsia" w:ascii="宋体" w:hAnsi="宋体"/>
          <w:szCs w:val="21"/>
        </w:rPr>
        <w:t>1.3“专用条款”是对本次采购项目的具体要求，包含招标公告、对通用条款的补充内容及其他关键信息、用户需求书、投标文件格式及附件、合同条款及格式等内容。</w:t>
      </w:r>
    </w:p>
    <w:p>
      <w:pPr>
        <w:ind w:firstLine="411" w:firstLineChars="196"/>
        <w:rPr>
          <w:rFonts w:ascii="宋体" w:hAnsi="宋体"/>
          <w:szCs w:val="21"/>
        </w:rPr>
      </w:pPr>
      <w:r>
        <w:rPr>
          <w:rFonts w:hint="eastAsia" w:ascii="宋体" w:hAnsi="宋体"/>
          <w:szCs w:val="21"/>
        </w:rPr>
        <w:t>1.4“通用条款”是适用于政府采购公开招标项目的基础性条款，具有普遍性和通用性。</w:t>
      </w:r>
    </w:p>
    <w:p>
      <w:pPr>
        <w:ind w:firstLine="411" w:firstLineChars="196"/>
        <w:rPr>
          <w:rFonts w:ascii="宋体" w:hAnsi="宋体"/>
          <w:szCs w:val="21"/>
        </w:rPr>
      </w:pPr>
      <w:r>
        <w:rPr>
          <w:rFonts w:hint="eastAsia" w:ascii="宋体" w:hAnsi="宋体"/>
          <w:szCs w:val="21"/>
        </w:rPr>
        <w:t>1.5 “专用条款”和“通用条款”表述不一致或有冲突时，以“专用条款”为准。</w:t>
      </w:r>
    </w:p>
    <w:p>
      <w:pPr>
        <w:outlineLvl w:val="1"/>
        <w:rPr>
          <w:rFonts w:ascii="黑体" w:hAnsi="宋体" w:eastAsia="黑体"/>
          <w:sz w:val="24"/>
        </w:rPr>
      </w:pPr>
      <w:r>
        <w:rPr>
          <w:rFonts w:hint="eastAsia" w:ascii="黑体" w:hAnsi="宋体" w:eastAsia="黑体"/>
          <w:sz w:val="24"/>
        </w:rPr>
        <w:t>2</w:t>
      </w:r>
      <w:r>
        <w:rPr>
          <w:rFonts w:ascii="黑体" w:hAnsi="宋体" w:eastAsia="黑体"/>
          <w:sz w:val="24"/>
        </w:rPr>
        <w:t>．</w:t>
      </w:r>
      <w:r>
        <w:rPr>
          <w:rFonts w:hint="eastAsia" w:ascii="黑体" w:hAnsi="宋体" w:eastAsia="黑体"/>
          <w:sz w:val="24"/>
        </w:rPr>
        <w:t>招标说明</w:t>
      </w:r>
    </w:p>
    <w:p>
      <w:pPr>
        <w:ind w:firstLine="411" w:firstLineChars="196"/>
        <w:rPr>
          <w:rFonts w:ascii="宋体" w:hAnsi="宋体"/>
          <w:szCs w:val="21"/>
        </w:rPr>
      </w:pPr>
      <w:r>
        <w:rPr>
          <w:rFonts w:hint="eastAsia" w:ascii="宋体" w:hAnsi="宋体"/>
          <w:szCs w:val="21"/>
        </w:rPr>
        <w:t>本项目按照《深圳经济特区政府采购条例》、《深圳经济特区政府采购条例实施细则》及政府采购其他法律法规，通过公开招标方式确定中标供应商。</w:t>
      </w:r>
    </w:p>
    <w:p>
      <w:pPr>
        <w:outlineLvl w:val="1"/>
        <w:rPr>
          <w:rFonts w:ascii="黑体" w:hAnsi="宋体" w:eastAsia="黑体"/>
          <w:sz w:val="24"/>
        </w:rPr>
      </w:pPr>
      <w:r>
        <w:rPr>
          <w:rFonts w:hint="eastAsia" w:ascii="黑体" w:hAnsi="宋体" w:eastAsia="黑体"/>
          <w:sz w:val="24"/>
        </w:rPr>
        <w:t>3．定义</w:t>
      </w:r>
    </w:p>
    <w:p>
      <w:pPr>
        <w:ind w:firstLine="420" w:firstLineChars="200"/>
        <w:rPr>
          <w:rFonts w:ascii="宋体" w:hAnsi="宋体"/>
          <w:szCs w:val="21"/>
        </w:rPr>
      </w:pPr>
      <w:r>
        <w:rPr>
          <w:rFonts w:ascii="宋体" w:hAnsi="宋体"/>
          <w:szCs w:val="21"/>
        </w:rPr>
        <w:t>招标文件中下列术语应解释为：</w:t>
      </w:r>
    </w:p>
    <w:p>
      <w:pPr>
        <w:ind w:firstLine="411" w:firstLineChars="196"/>
        <w:rPr>
          <w:rFonts w:ascii="宋体" w:hAnsi="宋体"/>
          <w:szCs w:val="21"/>
        </w:rPr>
      </w:pPr>
      <w:r>
        <w:rPr>
          <w:rFonts w:hint="eastAsia" w:ascii="宋体" w:hAnsi="宋体"/>
          <w:szCs w:val="21"/>
        </w:rPr>
        <w:t>3.</w:t>
      </w:r>
      <w:r>
        <w:rPr>
          <w:rFonts w:ascii="宋体" w:hAnsi="宋体"/>
          <w:szCs w:val="21"/>
        </w:rPr>
        <w:t>1</w:t>
      </w:r>
      <w:r>
        <w:rPr>
          <w:rFonts w:hint="eastAsia" w:ascii="宋体" w:hAnsi="宋体"/>
          <w:szCs w:val="21"/>
        </w:rPr>
        <w:t>“采购人”：指利用财政性资金依法进行政府采购的国家机关、事业单位、团体组织；</w:t>
      </w:r>
    </w:p>
    <w:p>
      <w:pPr>
        <w:ind w:firstLine="411" w:firstLineChars="196"/>
        <w:rPr>
          <w:rFonts w:ascii="宋体" w:hAnsi="宋体"/>
          <w:szCs w:val="21"/>
        </w:rPr>
      </w:pPr>
      <w:r>
        <w:rPr>
          <w:rFonts w:hint="eastAsia" w:ascii="宋体" w:hAnsi="宋体"/>
          <w:szCs w:val="21"/>
        </w:rPr>
        <w:t>3.2 “政府集中采购机构”</w:t>
      </w:r>
      <w:r>
        <w:rPr>
          <w:rFonts w:hint="eastAsia" w:ascii="Arial" w:hAnsi="Arial" w:cs="Arial"/>
          <w:szCs w:val="21"/>
          <w:shd w:val="clear" w:color="auto" w:fill="FFFFFF"/>
        </w:rPr>
        <w:t>是指市政府设立的，组织实施政府采购项目，并对政府采购活动提供服务的专门机构；</w:t>
      </w:r>
      <w:r>
        <w:rPr>
          <w:rFonts w:hint="eastAsia" w:ascii="宋体" w:hAnsi="宋体"/>
          <w:szCs w:val="21"/>
        </w:rPr>
        <w:t>本文件所述的“政府集中采购机构”</w:t>
      </w:r>
      <w:r>
        <w:rPr>
          <w:rFonts w:ascii="宋体" w:hAnsi="宋体"/>
          <w:szCs w:val="21"/>
        </w:rPr>
        <w:t>指</w:t>
      </w:r>
      <w:r>
        <w:rPr>
          <w:rFonts w:hint="eastAsia" w:ascii="宋体" w:hAnsi="宋体"/>
          <w:b/>
          <w:bCs/>
          <w:szCs w:val="21"/>
        </w:rPr>
        <w:t>深圳公共资源交易中心</w:t>
      </w:r>
      <w:r>
        <w:rPr>
          <w:rFonts w:hint="eastAsia" w:ascii="宋体" w:hAnsi="宋体"/>
          <w:szCs w:val="21"/>
        </w:rPr>
        <w:t>；</w:t>
      </w:r>
    </w:p>
    <w:p>
      <w:pPr>
        <w:ind w:firstLine="411" w:firstLineChars="196"/>
        <w:rPr>
          <w:rFonts w:ascii="宋体" w:hAnsi="宋体"/>
          <w:szCs w:val="21"/>
        </w:rPr>
      </w:pPr>
      <w:r>
        <w:rPr>
          <w:rFonts w:hint="eastAsia" w:ascii="宋体" w:hAnsi="宋体"/>
          <w:szCs w:val="21"/>
        </w:rPr>
        <w:t>3.3“投标人”，即供应商，指参加投标竞争并愿意按照招标文件要求向采购人提供货物、工程或者服务的依法成立的法人、其他组织或者自然人；</w:t>
      </w:r>
    </w:p>
    <w:p>
      <w:pPr>
        <w:ind w:firstLine="411" w:firstLineChars="196"/>
        <w:rPr>
          <w:rFonts w:ascii="宋体" w:hAnsi="宋体"/>
          <w:szCs w:val="21"/>
        </w:rPr>
      </w:pPr>
      <w:r>
        <w:rPr>
          <w:rFonts w:hint="eastAsia" w:ascii="宋体" w:hAnsi="宋体"/>
          <w:szCs w:val="21"/>
        </w:rPr>
        <w:t>3.4“中标候选人”即“候选中标供应商”</w:t>
      </w:r>
    </w:p>
    <w:p>
      <w:pPr>
        <w:ind w:firstLine="411" w:firstLineChars="196"/>
        <w:rPr>
          <w:rFonts w:ascii="宋体" w:hAnsi="宋体"/>
          <w:szCs w:val="21"/>
        </w:rPr>
      </w:pPr>
      <w:r>
        <w:rPr>
          <w:rFonts w:hint="eastAsia" w:ascii="宋体" w:hAnsi="宋体"/>
          <w:szCs w:val="21"/>
        </w:rPr>
        <w:t>3.5“评审委员会”是依据《深圳经济特区政府采购条例》、《深圳经济特区政府采购条例实施细则》等有关规定组建的专门负责本次招标其评审工作的临时性机构；</w:t>
      </w:r>
    </w:p>
    <w:p>
      <w:pPr>
        <w:ind w:firstLine="411" w:firstLineChars="196"/>
        <w:rPr>
          <w:rFonts w:ascii="宋体" w:hAnsi="宋体"/>
          <w:szCs w:val="21"/>
        </w:rPr>
      </w:pPr>
      <w:r>
        <w:rPr>
          <w:rFonts w:hint="eastAsia" w:ascii="宋体" w:hAnsi="宋体"/>
          <w:szCs w:val="21"/>
        </w:rPr>
        <w:t>3.6“日期”</w:t>
      </w:r>
      <w:r>
        <w:rPr>
          <w:rFonts w:ascii="宋体" w:hAnsi="宋体"/>
          <w:szCs w:val="21"/>
        </w:rPr>
        <w:t>指</w:t>
      </w:r>
      <w:r>
        <w:rPr>
          <w:rFonts w:hint="eastAsia" w:ascii="宋体" w:hAnsi="宋体"/>
          <w:szCs w:val="21"/>
        </w:rPr>
        <w:t>公历日；</w:t>
      </w:r>
    </w:p>
    <w:p>
      <w:pPr>
        <w:ind w:firstLine="411" w:firstLineChars="196"/>
        <w:rPr>
          <w:rFonts w:ascii="宋体" w:hAnsi="宋体"/>
          <w:szCs w:val="21"/>
        </w:rPr>
      </w:pPr>
      <w:r>
        <w:rPr>
          <w:rFonts w:hint="eastAsia" w:ascii="宋体" w:hAnsi="宋体"/>
          <w:szCs w:val="21"/>
        </w:rPr>
        <w:t>3.7“合同”指由本次招标所产生的合同或合约文件；</w:t>
      </w:r>
    </w:p>
    <w:p>
      <w:pPr>
        <w:suppressAutoHyphens/>
        <w:wordWrap w:val="0"/>
        <w:ind w:firstLine="411" w:firstLineChars="196"/>
        <w:rPr>
          <w:rFonts w:ascii="宋体" w:hAnsi="宋体"/>
          <w:szCs w:val="21"/>
        </w:rPr>
      </w:pPr>
      <w:r>
        <w:rPr>
          <w:rFonts w:hint="eastAsia" w:ascii="宋体" w:hAnsi="宋体"/>
          <w:szCs w:val="21"/>
        </w:rPr>
        <w:t>3.8“电子投标文件”指利用</w:t>
      </w:r>
      <w:r>
        <w:rPr>
          <w:rFonts w:hint="eastAsia" w:ascii="宋体" w:hAnsi="宋体"/>
          <w:b/>
          <w:bCs/>
          <w:color w:val="FF0000"/>
          <w:szCs w:val="21"/>
        </w:rPr>
        <w:t>深圳公共资源交易中心（深圳交易集团有限公司政府采购业务分公司）</w:t>
      </w:r>
      <w:r>
        <w:rPr>
          <w:rFonts w:hint="eastAsia" w:ascii="宋体" w:hAnsi="宋体"/>
          <w:szCs w:val="21"/>
        </w:rPr>
        <w:t>网站提供的</w:t>
      </w:r>
      <w:r>
        <w:rPr>
          <w:rFonts w:hint="eastAsia" w:ascii="宋体" w:hAnsi="宋体"/>
        </w:rPr>
        <w:t>深圳智慧采购平台投标文件制作专用软件（以下简称：投标文件制作软件）制作并</w:t>
      </w:r>
      <w:r>
        <w:rPr>
          <w:rFonts w:hint="eastAsia" w:ascii="宋体" w:hAnsi="宋体"/>
          <w:szCs w:val="21"/>
        </w:rPr>
        <w:t>加密的投标文件,适用于网上投标；（投标文件制作软件可从</w:t>
      </w:r>
      <w:r>
        <w:rPr>
          <w:rFonts w:hint="eastAsia"/>
        </w:rPr>
        <w:t>“</w:t>
      </w:r>
      <w:r>
        <w:rPr>
          <w:rFonts w:hint="eastAsia" w:ascii="宋体" w:hAnsi="宋体"/>
        </w:rPr>
        <w:t>下载地址：</w:t>
      </w:r>
      <w:r>
        <w:rPr>
          <w:rFonts w:hint="eastAsia"/>
        </w:rPr>
        <w:t>http://zfcg.szggzy.com:8081/cgxy/013002/20210923/173e0b2c-7a4c-4246-a0c7-e0ea75d84dd6.html”</w:t>
      </w:r>
      <w:r>
        <w:rPr>
          <w:rFonts w:hint="eastAsia" w:ascii="宋体" w:hAnsi="宋体"/>
          <w:szCs w:val="21"/>
        </w:rPr>
        <w:t>下载）；</w:t>
      </w:r>
    </w:p>
    <w:p>
      <w:pPr>
        <w:ind w:firstLine="411" w:firstLineChars="196"/>
        <w:rPr>
          <w:rFonts w:ascii="宋体" w:hAnsi="宋体"/>
          <w:szCs w:val="21"/>
        </w:rPr>
      </w:pPr>
      <w:r>
        <w:rPr>
          <w:rFonts w:hint="eastAsia" w:ascii="宋体" w:hAnsi="宋体"/>
          <w:szCs w:val="21"/>
        </w:rPr>
        <w:t>3.9“网上投标”指通过</w:t>
      </w:r>
      <w:r>
        <w:rPr>
          <w:rFonts w:hint="eastAsia" w:ascii="宋体" w:hAnsi="宋体"/>
          <w:b/>
          <w:bCs/>
          <w:color w:val="FF0000"/>
          <w:szCs w:val="21"/>
        </w:rPr>
        <w:t>深圳公共资源交易中心（深圳交易集团有限公司政府采购业务分公司）</w:t>
      </w:r>
      <w:r>
        <w:rPr>
          <w:rFonts w:hint="eastAsia" w:ascii="宋体" w:hAnsi="宋体"/>
          <w:szCs w:val="21"/>
        </w:rPr>
        <w:t>网站上传电子投标文件；</w:t>
      </w:r>
    </w:p>
    <w:p>
      <w:pPr>
        <w:ind w:firstLine="411" w:firstLineChars="196"/>
        <w:rPr>
          <w:rFonts w:ascii="宋体" w:hAnsi="宋体"/>
          <w:szCs w:val="21"/>
        </w:rPr>
      </w:pPr>
      <w:r>
        <w:rPr>
          <w:rFonts w:hint="eastAsia" w:ascii="宋体" w:hAnsi="宋体"/>
          <w:szCs w:val="21"/>
        </w:rPr>
        <w:t>3.10招标文件中的标题或题名仅起引导作用，而不应视为对招标文件内容的理解和解释。</w:t>
      </w:r>
    </w:p>
    <w:p>
      <w:pPr>
        <w:outlineLvl w:val="1"/>
        <w:rPr>
          <w:rFonts w:ascii="黑体" w:hAnsi="宋体" w:eastAsia="黑体"/>
          <w:sz w:val="24"/>
        </w:rPr>
      </w:pPr>
      <w:r>
        <w:rPr>
          <w:rFonts w:hint="eastAsia" w:ascii="黑体" w:hAnsi="宋体" w:eastAsia="黑体"/>
          <w:sz w:val="24"/>
        </w:rPr>
        <w:t xml:space="preserve">4. </w:t>
      </w:r>
      <w:bookmarkStart w:id="156" w:name="_Hlk72398643"/>
      <w:r>
        <w:rPr>
          <w:rFonts w:hint="eastAsia" w:ascii="黑体" w:hAnsi="宋体" w:eastAsia="黑体"/>
          <w:sz w:val="24"/>
        </w:rPr>
        <w:t>政府采购供应商责任</w:t>
      </w:r>
    </w:p>
    <w:p>
      <w:pPr>
        <w:ind w:firstLine="411" w:firstLineChars="196"/>
        <w:rPr>
          <w:rFonts w:ascii="宋体" w:hAnsi="宋体"/>
          <w:szCs w:val="21"/>
        </w:rPr>
      </w:pPr>
      <w:r>
        <w:rPr>
          <w:rFonts w:hint="eastAsia" w:ascii="宋体" w:hAnsi="宋体"/>
          <w:szCs w:val="21"/>
        </w:rPr>
        <w:t>4.1欢迎诚信、有实力和有社会责任心的供应商参与政府采购事业。</w:t>
      </w:r>
    </w:p>
    <w:p>
      <w:pPr>
        <w:ind w:firstLine="411" w:firstLineChars="196"/>
        <w:rPr>
          <w:rFonts w:ascii="宋体" w:hAnsi="宋体"/>
          <w:szCs w:val="21"/>
        </w:rPr>
      </w:pPr>
      <w:r>
        <w:rPr>
          <w:rFonts w:hint="eastAsia" w:ascii="宋体" w:hAnsi="宋体"/>
          <w:szCs w:val="21"/>
        </w:rPr>
        <w:t>4.2投标人应当遵循公平竞争的原则，不得恶意串通，不得妨碍其他投标人的竞争行为，不得损害采购人或者其他投标人的合法权益。如违反上述要求，经核实后，供应商的投标无效。</w:t>
      </w:r>
    </w:p>
    <w:p>
      <w:pPr>
        <w:outlineLvl w:val="1"/>
        <w:rPr>
          <w:rFonts w:ascii="黑体" w:hAnsi="宋体" w:eastAsia="黑体"/>
          <w:sz w:val="24"/>
        </w:rPr>
      </w:pPr>
      <w:r>
        <w:rPr>
          <w:rFonts w:hint="eastAsia" w:ascii="黑体" w:hAnsi="宋体" w:eastAsia="黑体"/>
          <w:sz w:val="24"/>
        </w:rPr>
        <w:t>5．投标人参加政府采购的条件</w:t>
      </w:r>
    </w:p>
    <w:p>
      <w:pPr>
        <w:ind w:firstLine="411" w:firstLineChars="196"/>
        <w:rPr>
          <w:rFonts w:ascii="宋体" w:hAnsi="宋体"/>
          <w:szCs w:val="21"/>
        </w:rPr>
      </w:pPr>
      <w:r>
        <w:rPr>
          <w:rFonts w:hint="eastAsia" w:ascii="宋体" w:hAnsi="宋体"/>
          <w:szCs w:val="21"/>
        </w:rPr>
        <w:t>5.1投标人应在投标前到</w:t>
      </w:r>
      <w:r>
        <w:rPr>
          <w:rFonts w:hint="eastAsia" w:ascii="宋体" w:hAnsi="宋体"/>
          <w:b/>
          <w:bCs/>
          <w:szCs w:val="21"/>
        </w:rPr>
        <w:t>深圳公共资源交易中心（具体在深圳交易集团有限公司政府采购业务分公司进行办理）</w:t>
      </w:r>
      <w:r>
        <w:rPr>
          <w:rFonts w:hint="eastAsia" w:ascii="宋体" w:hAnsi="宋体"/>
          <w:szCs w:val="21"/>
        </w:rPr>
        <w:t>进行注册并办理电子密钥。《</w:t>
      </w:r>
      <w:r>
        <w:fldChar w:fldCharType="begin"/>
      </w:r>
      <w:r>
        <w:instrText xml:space="preserve"> HYPERLINK "file:///C:\\Users\\xiuziwong\\Desktop\\模板\\供应商注册及信息变更指引" </w:instrText>
      </w:r>
      <w:r>
        <w:fldChar w:fldCharType="separate"/>
      </w:r>
      <w:r>
        <w:rPr>
          <w:rStyle w:val="55"/>
          <w:rFonts w:ascii="宋体" w:hAnsi="宋体"/>
          <w:szCs w:val="21"/>
        </w:rPr>
        <w:t>供应商注册及信息变更指引</w:t>
      </w:r>
      <w:r>
        <w:rPr>
          <w:rStyle w:val="55"/>
          <w:rFonts w:ascii="宋体" w:hAnsi="宋体"/>
          <w:szCs w:val="21"/>
        </w:rPr>
        <w:fldChar w:fldCharType="end"/>
      </w:r>
      <w:r>
        <w:rPr>
          <w:rFonts w:hint="eastAsia" w:ascii="宋体" w:hAnsi="宋体"/>
          <w:szCs w:val="21"/>
        </w:rPr>
        <w:t>》详见</w:t>
      </w:r>
      <w:r>
        <w:rPr>
          <w:rFonts w:hint="eastAsia"/>
        </w:rPr>
        <w:t>http://zfcg.szggzy.com:8081/</w:t>
      </w:r>
      <w:r>
        <w:rPr>
          <w:rFonts w:hint="eastAsia" w:ascii="宋体" w:hAnsi="宋体"/>
          <w:szCs w:val="21"/>
        </w:rPr>
        <w:t>。</w:t>
      </w:r>
    </w:p>
    <w:p>
      <w:pPr>
        <w:ind w:firstLine="411" w:firstLineChars="196"/>
        <w:rPr>
          <w:rFonts w:ascii="宋体" w:hAnsi="宋体"/>
          <w:szCs w:val="21"/>
        </w:rPr>
      </w:pPr>
      <w:r>
        <w:rPr>
          <w:rFonts w:hint="eastAsia" w:ascii="宋体" w:hAnsi="宋体"/>
          <w:szCs w:val="21"/>
        </w:rPr>
        <w:t>5.2投标人资格要求</w:t>
      </w:r>
    </w:p>
    <w:p>
      <w:pPr>
        <w:ind w:firstLine="411" w:firstLineChars="196"/>
        <w:rPr>
          <w:rFonts w:ascii="宋体" w:hAnsi="宋体"/>
          <w:szCs w:val="21"/>
        </w:rPr>
      </w:pPr>
      <w:r>
        <w:rPr>
          <w:rFonts w:hint="eastAsia" w:ascii="宋体" w:hAnsi="宋体"/>
          <w:szCs w:val="21"/>
        </w:rPr>
        <w:t>参加本项目的投标人应具备的资格条件详见本项目招标公告中 “投标人资格要求”（即申请人的资格要求）的内容。</w:t>
      </w:r>
    </w:p>
    <w:p>
      <w:pPr>
        <w:ind w:firstLine="411" w:firstLineChars="196"/>
        <w:rPr>
          <w:rFonts w:ascii="宋体" w:hAnsi="宋体"/>
          <w:szCs w:val="21"/>
        </w:rPr>
      </w:pPr>
      <w:r>
        <w:rPr>
          <w:rFonts w:hint="eastAsia" w:ascii="宋体" w:hAnsi="宋体"/>
          <w:szCs w:val="21"/>
        </w:rPr>
        <w:t>5.3联合体投标</w:t>
      </w:r>
    </w:p>
    <w:p>
      <w:pPr>
        <w:ind w:firstLine="411" w:firstLineChars="196"/>
        <w:rPr>
          <w:rFonts w:ascii="宋体" w:hAnsi="宋体"/>
          <w:szCs w:val="21"/>
        </w:rPr>
      </w:pPr>
      <w:r>
        <w:rPr>
          <w:rFonts w:hint="eastAsia" w:ascii="宋体" w:hAnsi="宋体"/>
          <w:szCs w:val="21"/>
        </w:rPr>
        <w:t>5.3.1　以下有关联合体投标的条款仅适用于允许投标人组成联合体投标的项目。</w:t>
      </w:r>
    </w:p>
    <w:p>
      <w:pPr>
        <w:ind w:firstLine="411" w:firstLineChars="196"/>
        <w:rPr>
          <w:rFonts w:ascii="宋体" w:hAnsi="宋体"/>
          <w:szCs w:val="21"/>
        </w:rPr>
      </w:pPr>
      <w:r>
        <w:rPr>
          <w:rFonts w:hint="eastAsia" w:ascii="宋体" w:hAnsi="宋体"/>
          <w:szCs w:val="21"/>
        </w:rPr>
        <w:t>5.3.2  由两个或两个以上的自然人、法人或者其他组织可以组成一个联合体，以一个供应商的身份共同投标时，应符合以下原则：</w:t>
      </w:r>
    </w:p>
    <w:p>
      <w:pPr>
        <w:ind w:firstLine="411" w:firstLineChars="196"/>
        <w:rPr>
          <w:rFonts w:ascii="宋体" w:hAnsi="宋体"/>
        </w:rPr>
      </w:pPr>
      <w:r>
        <w:rPr>
          <w:rFonts w:hint="eastAsia" w:ascii="宋体" w:hAnsi="宋体"/>
        </w:rPr>
        <w:t>（1）投标联合体各方参加政府采购活动应当具备下列条件：</w:t>
      </w:r>
    </w:p>
    <w:p>
      <w:pPr>
        <w:ind w:left="420" w:leftChars="200" w:firstLine="411" w:firstLineChars="196"/>
        <w:rPr>
          <w:rFonts w:ascii="宋体" w:hAnsi="宋体"/>
        </w:rPr>
      </w:pPr>
      <w:r>
        <w:rPr>
          <w:rFonts w:hint="eastAsia" w:ascii="宋体" w:hAnsi="宋体"/>
        </w:rPr>
        <w:t>1、具有独立承担民事责任的能力；</w:t>
      </w:r>
    </w:p>
    <w:p>
      <w:pPr>
        <w:ind w:left="420" w:firstLine="411" w:firstLineChars="196"/>
        <w:rPr>
          <w:rFonts w:ascii="宋体" w:hAnsi="宋体"/>
        </w:rPr>
      </w:pPr>
      <w:r>
        <w:rPr>
          <w:rFonts w:hint="eastAsia" w:ascii="宋体" w:hAnsi="宋体"/>
        </w:rPr>
        <w:t>2、有良好的商业信誉和健全的财务会计制度；</w:t>
      </w:r>
    </w:p>
    <w:p>
      <w:pPr>
        <w:ind w:left="420" w:leftChars="200" w:firstLine="411" w:firstLineChars="196"/>
        <w:rPr>
          <w:rFonts w:ascii="宋体" w:hAnsi="宋体"/>
        </w:rPr>
      </w:pPr>
      <w:r>
        <w:rPr>
          <w:rFonts w:hint="eastAsia" w:ascii="宋体" w:hAnsi="宋体"/>
        </w:rPr>
        <w:t>3、具有履行合同所必需的设备和专业技术能力；</w:t>
      </w:r>
    </w:p>
    <w:p>
      <w:pPr>
        <w:ind w:left="420" w:leftChars="200" w:firstLine="411" w:firstLineChars="196"/>
        <w:rPr>
          <w:rFonts w:ascii="宋体" w:hAnsi="宋体"/>
        </w:rPr>
      </w:pPr>
      <w:r>
        <w:rPr>
          <w:rFonts w:hint="eastAsia" w:ascii="宋体" w:hAnsi="宋体"/>
        </w:rPr>
        <w:t>4、有依法缴纳税收和社会保障资金的良好记录；</w:t>
      </w:r>
    </w:p>
    <w:p>
      <w:pPr>
        <w:ind w:left="420" w:leftChars="200" w:firstLine="411" w:firstLineChars="196"/>
        <w:rPr>
          <w:rFonts w:ascii="宋体" w:hAnsi="宋体"/>
        </w:rPr>
      </w:pPr>
      <w:r>
        <w:rPr>
          <w:rFonts w:hint="eastAsia" w:ascii="宋体" w:hAnsi="宋体"/>
        </w:rPr>
        <w:t>5、参加政府采购活动前三年内，在经营活动中没有重大违法记录；</w:t>
      </w:r>
    </w:p>
    <w:p>
      <w:pPr>
        <w:ind w:left="420" w:leftChars="200" w:firstLine="411" w:firstLineChars="196"/>
        <w:rPr>
          <w:rFonts w:ascii="宋体" w:hAnsi="宋体"/>
        </w:rPr>
      </w:pPr>
      <w:r>
        <w:rPr>
          <w:rFonts w:hint="eastAsia" w:ascii="宋体" w:hAnsi="宋体"/>
        </w:rPr>
        <w:t>6、法律、行政法规规定的其他条件。</w:t>
      </w:r>
    </w:p>
    <w:p>
      <w:pPr>
        <w:ind w:firstLine="411" w:firstLineChars="196"/>
        <w:rPr>
          <w:rFonts w:ascii="宋体" w:hAnsi="宋体"/>
        </w:rPr>
      </w:pPr>
      <w:r>
        <w:rPr>
          <w:rFonts w:hint="eastAsia" w:ascii="宋体" w:hAnsi="宋体"/>
        </w:rPr>
        <w:t>（2）在投标截止前，投标联合体各方均应注册成政府集中采购机构供应商；</w:t>
      </w:r>
    </w:p>
    <w:p>
      <w:pPr>
        <w:ind w:firstLine="411" w:firstLineChars="196"/>
        <w:rPr>
          <w:rFonts w:ascii="宋体" w:hAnsi="宋体"/>
        </w:rPr>
      </w:pPr>
      <w:r>
        <w:rPr>
          <w:rFonts w:hint="eastAsia" w:ascii="宋体" w:hAnsi="宋体"/>
        </w:rPr>
        <w:t>（3）联合体中有同类资质的供应商按照联合体分工承担相同工作的，应当按照资质等级较低的供应商确定资质等级；</w:t>
      </w:r>
    </w:p>
    <w:p>
      <w:pPr>
        <w:ind w:firstLine="411"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1" w:firstLineChars="196"/>
        <w:rPr>
          <w:rFonts w:ascii="宋体" w:hAnsi="宋体"/>
        </w:rPr>
      </w:pPr>
      <w:r>
        <w:rPr>
          <w:rFonts w:hint="eastAsia" w:ascii="宋体" w:hAnsi="宋体"/>
        </w:rPr>
        <w:t>（5）投标人的投标文件及中标后签署的合同协议对联合体各方均具法律约束力；</w:t>
      </w:r>
    </w:p>
    <w:p>
      <w:pPr>
        <w:ind w:firstLine="411" w:firstLineChars="196"/>
        <w:rPr>
          <w:rFonts w:ascii="宋体" w:hAnsi="宋体"/>
        </w:rPr>
      </w:pPr>
      <w:r>
        <w:rPr>
          <w:rFonts w:hint="eastAsia" w:ascii="宋体" w:hAnsi="宋体"/>
        </w:rPr>
        <w:t>（6）联合体各方应当签订联合体投标协议，明确约定各方拟承担的工作和责任，并将该协议随投标文件一并递交给政府集中采购机构；</w:t>
      </w:r>
    </w:p>
    <w:p>
      <w:pPr>
        <w:ind w:firstLine="411" w:firstLineChars="196"/>
        <w:rPr>
          <w:rFonts w:ascii="宋体" w:hAnsi="宋体"/>
        </w:rPr>
      </w:pPr>
      <w:r>
        <w:rPr>
          <w:rFonts w:hint="eastAsia" w:ascii="宋体" w:hAnsi="宋体"/>
        </w:rPr>
        <w:t>（7）联合体中标后，联合体各方应当共同与采购人签订合同，就中标项目向采购人承担连带责任；</w:t>
      </w:r>
    </w:p>
    <w:p>
      <w:pPr>
        <w:ind w:firstLine="411" w:firstLineChars="196"/>
        <w:rPr>
          <w:rFonts w:ascii="宋体" w:hAnsi="宋体"/>
        </w:rPr>
      </w:pPr>
      <w:r>
        <w:rPr>
          <w:rFonts w:hint="eastAsia" w:ascii="宋体" w:hAnsi="宋体"/>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1" w:firstLineChars="196"/>
        <w:rPr>
          <w:rFonts w:ascii="宋体" w:hAnsi="宋体"/>
          <w:szCs w:val="21"/>
        </w:rPr>
      </w:pPr>
      <w:r>
        <w:rPr>
          <w:rFonts w:hint="eastAsia" w:ascii="宋体" w:hAnsi="宋体"/>
        </w:rPr>
        <w:t>（9）本通用条款中“投标人”一词亦指联合体各方，专用条款另有规定或说明的除外。</w:t>
      </w:r>
    </w:p>
    <w:p>
      <w:pPr>
        <w:outlineLvl w:val="1"/>
        <w:rPr>
          <w:rFonts w:ascii="黑体" w:hAnsi="宋体" w:eastAsia="黑体"/>
          <w:sz w:val="24"/>
        </w:rPr>
      </w:pPr>
      <w:r>
        <w:rPr>
          <w:rFonts w:hint="eastAsia" w:ascii="黑体" w:hAnsi="宋体" w:eastAsia="黑体"/>
          <w:sz w:val="24"/>
        </w:rPr>
        <w:t>6．政策导向</w:t>
      </w:r>
    </w:p>
    <w:p>
      <w:pPr>
        <w:ind w:firstLine="411" w:firstLineChars="196"/>
        <w:rPr>
          <w:rFonts w:ascii="宋体" w:hAnsi="宋体"/>
        </w:rPr>
      </w:pPr>
      <w:r>
        <w:rPr>
          <w:rFonts w:hint="eastAsia" w:ascii="宋体" w:hAnsi="宋体"/>
        </w:rPr>
        <w:t>6.1政府采购扶持贫困地区、中小企业、监狱企业和残疾人福利性单位发展，支持节能减排、环境保护。</w:t>
      </w:r>
    </w:p>
    <w:p>
      <w:pPr>
        <w:ind w:firstLine="405"/>
        <w:rPr>
          <w:shd w:val="clear" w:color="auto" w:fill="FFFFFF"/>
        </w:rPr>
      </w:pPr>
      <w:r>
        <w:rPr>
          <w:rFonts w:hint="eastAsia" w:ascii="宋体" w:hAnsi="宋体"/>
        </w:rPr>
        <w:t>6.2本项目落实深圳市政府采购供应商诚信管理政策要求。</w:t>
      </w:r>
    </w:p>
    <w:p>
      <w:pPr>
        <w:outlineLvl w:val="1"/>
        <w:rPr>
          <w:rFonts w:ascii="黑体" w:hAnsi="宋体" w:eastAsia="黑体"/>
          <w:sz w:val="24"/>
        </w:rPr>
      </w:pPr>
      <w:r>
        <w:rPr>
          <w:rFonts w:hint="eastAsia" w:ascii="黑体" w:hAnsi="宋体" w:eastAsia="黑体"/>
          <w:sz w:val="24"/>
        </w:rPr>
        <w:t>7. 本项目若涉及采购货物，则合格的货物及相应服务应满足以下要求：</w:t>
      </w:r>
    </w:p>
    <w:p>
      <w:pPr>
        <w:ind w:firstLine="411" w:firstLineChars="196"/>
        <w:rPr>
          <w:rFonts w:ascii="宋体" w:hAnsi="宋体"/>
        </w:rPr>
      </w:pPr>
      <w:r>
        <w:rPr>
          <w:rFonts w:hint="eastAsia" w:ascii="宋体" w:hAnsi="宋体"/>
        </w:rPr>
        <w:t>7</w:t>
      </w:r>
      <w:r>
        <w:rPr>
          <w:rFonts w:ascii="宋体" w:hAnsi="宋体"/>
        </w:rPr>
        <w:t xml:space="preserve">.1  </w:t>
      </w:r>
      <w:r>
        <w:rPr>
          <w:rFonts w:hint="eastAsia" w:ascii="宋体" w:hAnsi="宋体"/>
        </w:rPr>
        <w:t>必须是全新、未使用过的原装合格正品（包括零部件），如安装或配置了软件的，须为正版软件。</w:t>
      </w:r>
    </w:p>
    <w:p>
      <w:pPr>
        <w:ind w:firstLine="411" w:firstLineChars="196"/>
        <w:rPr>
          <w:rFonts w:ascii="宋体" w:hAnsi="宋体"/>
        </w:rPr>
      </w:pPr>
      <w:r>
        <w:rPr>
          <w:rFonts w:hint="eastAsia" w:ascii="宋体" w:hAnsi="宋体"/>
        </w:rPr>
        <w:t>7.2  国产的货物及其有关服务必须符合中华人民共和国的设计、制造生产标准及行业标准。招标公告有其他要求的，亦应符合其要求。</w:t>
      </w:r>
    </w:p>
    <w:p>
      <w:pPr>
        <w:ind w:firstLine="411" w:firstLineChars="196"/>
        <w:rPr>
          <w:rFonts w:ascii="宋体" w:hAnsi="宋体"/>
        </w:rPr>
      </w:pPr>
      <w:r>
        <w:rPr>
          <w:rFonts w:hint="eastAsia" w:ascii="宋体" w:hAnsi="宋体"/>
        </w:rPr>
        <w:t>7</w:t>
      </w:r>
      <w:r>
        <w:rPr>
          <w:rFonts w:ascii="宋体" w:hAnsi="宋体"/>
        </w:rPr>
        <w:t>.</w:t>
      </w:r>
      <w:r>
        <w:rPr>
          <w:rFonts w:hint="eastAsia" w:ascii="宋体" w:hAnsi="宋体"/>
        </w:rPr>
        <w:t>3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1" w:firstLineChars="196"/>
        <w:rPr>
          <w:rFonts w:ascii="宋体" w:hAnsi="宋体"/>
        </w:rPr>
      </w:pPr>
      <w:r>
        <w:rPr>
          <w:rFonts w:hint="eastAsia" w:ascii="宋体" w:hAnsi="宋体"/>
        </w:rPr>
        <w:t>7</w:t>
      </w:r>
      <w:r>
        <w:rPr>
          <w:rFonts w:ascii="宋体" w:hAnsi="宋体"/>
        </w:rPr>
        <w:t>.</w:t>
      </w:r>
      <w:r>
        <w:rPr>
          <w:rFonts w:hint="eastAsia" w:ascii="宋体" w:hAnsi="宋体"/>
        </w:rPr>
        <w:t>4投标人</w:t>
      </w:r>
      <w:bookmarkStart w:id="157" w:name="_Hlk72152753"/>
      <w:r>
        <w:rPr>
          <w:rFonts w:hint="eastAsia" w:ascii="宋体" w:hAnsi="宋体"/>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157"/>
    </w:p>
    <w:p>
      <w:pPr>
        <w:ind w:firstLine="411" w:firstLineChars="196"/>
        <w:rPr>
          <w:rFonts w:ascii="宋体" w:hAnsi="宋体"/>
        </w:rPr>
      </w:pPr>
      <w:r>
        <w:rPr>
          <w:rFonts w:hint="eastAsia" w:ascii="宋体" w:hAnsi="宋体"/>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1" w:firstLineChars="196"/>
        <w:rPr>
          <w:rFonts w:ascii="宋体" w:hAnsi="宋体"/>
        </w:rPr>
      </w:pPr>
      <w:r>
        <w:rPr>
          <w:rFonts w:hint="eastAsia" w:ascii="宋体" w:hAnsi="宋体"/>
        </w:rPr>
        <w:t>7.6  工期要求：投标人在投标时对其所投项目应提交交货进度、交货计划等，在合同规定的时间内完成项目实施工作。</w:t>
      </w:r>
    </w:p>
    <w:p>
      <w:pPr>
        <w:ind w:firstLine="411" w:firstLineChars="196"/>
        <w:rPr>
          <w:rFonts w:ascii="宋体" w:hAnsi="宋体"/>
        </w:rPr>
      </w:pPr>
      <w:r>
        <w:rPr>
          <w:rFonts w:hint="eastAsia" w:ascii="宋体" w:hAnsi="宋体"/>
        </w:rPr>
        <w:t>7.7  投标人必须承担的设备运输、安装调试、验收检测和提供设备操作说明书、图纸等其他相关及类似的义务。</w:t>
      </w:r>
    </w:p>
    <w:p>
      <w:pPr>
        <w:outlineLvl w:val="1"/>
        <w:rPr>
          <w:rFonts w:ascii="黑体" w:hAnsi="宋体" w:eastAsia="黑体"/>
          <w:sz w:val="24"/>
        </w:rPr>
      </w:pPr>
      <w:r>
        <w:rPr>
          <w:rFonts w:hint="eastAsia" w:ascii="黑体" w:hAnsi="宋体" w:eastAsia="黑体"/>
          <w:sz w:val="24"/>
        </w:rPr>
        <w:t>8．投标费用</w:t>
      </w:r>
    </w:p>
    <w:p>
      <w:pPr>
        <w:ind w:firstLine="411" w:firstLineChars="196"/>
        <w:rPr>
          <w:rFonts w:ascii="宋体" w:hAnsi="宋体"/>
          <w:szCs w:val="21"/>
        </w:rPr>
      </w:pPr>
      <w:r>
        <w:rPr>
          <w:rFonts w:hint="eastAsia" w:ascii="宋体" w:hAnsi="宋体"/>
          <w:szCs w:val="21"/>
        </w:rPr>
        <w:t>不论投标结果如何，投标人应承担其编制投标文件与递交投标文件所涉及的一切费用。</w:t>
      </w:r>
    </w:p>
    <w:p>
      <w:pPr>
        <w:outlineLvl w:val="1"/>
        <w:rPr>
          <w:rFonts w:ascii="黑体" w:hAnsi="宋体" w:eastAsia="黑体"/>
          <w:sz w:val="24"/>
        </w:rPr>
      </w:pPr>
      <w:r>
        <w:rPr>
          <w:rFonts w:hint="eastAsia" w:ascii="黑体" w:hAnsi="宋体" w:eastAsia="黑体"/>
          <w:sz w:val="24"/>
        </w:rPr>
        <w:t>9．踏勘现场</w:t>
      </w:r>
    </w:p>
    <w:p>
      <w:pPr>
        <w:ind w:firstLine="411" w:firstLineChars="196"/>
        <w:rPr>
          <w:rFonts w:ascii="宋体" w:hAnsi="宋体"/>
          <w:szCs w:val="21"/>
        </w:rPr>
      </w:pPr>
      <w:r>
        <w:rPr>
          <w:rFonts w:hint="eastAsia" w:ascii="宋体" w:hAnsi="宋体"/>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1" w:firstLineChars="196"/>
        <w:rPr>
          <w:rFonts w:ascii="宋体" w:hAnsi="宋体"/>
        </w:rPr>
      </w:pPr>
      <w:r>
        <w:rPr>
          <w:rFonts w:hint="eastAsia" w:ascii="宋体" w:hAnsi="宋体"/>
        </w:rPr>
        <w:t>9.2投标人及其人员经过采购人的允许，可以进入采购人的项目现场踏勘。若招标文件要求投标人于统一时间地点踏勘现场的，投标人应当按时前往。</w:t>
      </w:r>
    </w:p>
    <w:p>
      <w:pPr>
        <w:ind w:firstLine="411" w:firstLineChars="196"/>
        <w:rPr>
          <w:rFonts w:ascii="宋体" w:hAnsi="宋体"/>
        </w:rPr>
      </w:pPr>
      <w:r>
        <w:rPr>
          <w:rFonts w:hint="eastAsia" w:ascii="宋体" w:hAnsi="宋体"/>
        </w:rPr>
        <w:t>9.3采购人应当通过政府集中采购机构向投标人提供有关现场的书面资料和数据。</w:t>
      </w:r>
    </w:p>
    <w:p>
      <w:pPr>
        <w:ind w:firstLine="411" w:firstLineChars="196"/>
        <w:rPr>
          <w:rFonts w:ascii="宋体" w:hAnsi="宋体"/>
        </w:rPr>
      </w:pPr>
      <w:r>
        <w:rPr>
          <w:rFonts w:hint="eastAsia" w:ascii="宋体" w:hAnsi="宋体"/>
        </w:rPr>
        <w:t>9.4任何人或任何组织在踏勘现场时向投标人提供的任何书面资料或口头承诺，未经政府集中采购机构在网上发布或书面通知，均作无效处理。</w:t>
      </w:r>
    </w:p>
    <w:p>
      <w:pPr>
        <w:ind w:firstLine="411" w:firstLineChars="196"/>
        <w:rPr>
          <w:rFonts w:ascii="宋体" w:hAnsi="宋体"/>
        </w:rPr>
      </w:pPr>
      <w:r>
        <w:rPr>
          <w:rFonts w:ascii="宋体" w:hAnsi="宋体"/>
          <w:szCs w:val="21"/>
        </w:rPr>
        <w:t>9</w:t>
      </w:r>
      <w:r>
        <w:rPr>
          <w:rFonts w:hint="eastAsia" w:ascii="宋体" w:hAnsi="宋体"/>
          <w:szCs w:val="21"/>
        </w:rPr>
        <w:t>.</w:t>
      </w:r>
      <w:r>
        <w:rPr>
          <w:rFonts w:ascii="宋体" w:hAnsi="宋体"/>
          <w:szCs w:val="21"/>
        </w:rPr>
        <w:t>5</w:t>
      </w:r>
      <w:r>
        <w:rPr>
          <w:rFonts w:hint="eastAsia" w:ascii="宋体" w:hAnsi="宋体"/>
          <w:szCs w:val="21"/>
        </w:rPr>
        <w:t>未参与踏勘现场不作为否定投标人资格的理由。</w:t>
      </w:r>
    </w:p>
    <w:p>
      <w:pPr>
        <w:outlineLvl w:val="1"/>
        <w:rPr>
          <w:rFonts w:ascii="宋体" w:hAnsi="宋体"/>
          <w:szCs w:val="21"/>
        </w:rPr>
      </w:pPr>
      <w:r>
        <w:rPr>
          <w:rFonts w:hint="eastAsia" w:ascii="黑体" w:hAnsi="宋体" w:eastAsia="黑体"/>
          <w:sz w:val="24"/>
        </w:rPr>
        <w:t>1</w:t>
      </w:r>
      <w:r>
        <w:rPr>
          <w:rFonts w:ascii="黑体" w:hAnsi="宋体" w:eastAsia="黑体"/>
          <w:sz w:val="24"/>
        </w:rPr>
        <w:t>0</w:t>
      </w:r>
      <w:r>
        <w:rPr>
          <w:rFonts w:hint="eastAsia" w:ascii="黑体" w:hAnsi="宋体" w:eastAsia="黑体"/>
          <w:sz w:val="24"/>
        </w:rPr>
        <w:t>．标前会议</w:t>
      </w:r>
    </w:p>
    <w:p>
      <w:pPr>
        <w:ind w:firstLine="411" w:firstLineChars="196"/>
        <w:rPr>
          <w:rFonts w:ascii="宋体" w:hAnsi="宋体"/>
          <w:szCs w:val="21"/>
        </w:rPr>
      </w:pPr>
      <w:r>
        <w:rPr>
          <w:rFonts w:hint="eastAsia" w:ascii="宋体" w:hAnsi="宋体"/>
          <w:szCs w:val="21"/>
        </w:rPr>
        <w:t>1</w:t>
      </w:r>
      <w:r>
        <w:rPr>
          <w:rFonts w:ascii="宋体" w:hAnsi="宋体"/>
          <w:szCs w:val="21"/>
        </w:rPr>
        <w:t>0</w:t>
      </w:r>
      <w:r>
        <w:rPr>
          <w:rFonts w:hint="eastAsia" w:ascii="宋体" w:hAnsi="宋体"/>
          <w:szCs w:val="21"/>
        </w:rPr>
        <w:t>.</w:t>
      </w:r>
      <w:r>
        <w:rPr>
          <w:rFonts w:ascii="宋体" w:hAnsi="宋体"/>
          <w:szCs w:val="21"/>
        </w:rPr>
        <w:t>1</w:t>
      </w:r>
      <w:r>
        <w:rPr>
          <w:rFonts w:hint="eastAsia" w:ascii="宋体" w:hAnsi="宋体"/>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1" w:firstLineChars="196"/>
        <w:rPr>
          <w:rFonts w:ascii="宋体" w:hAnsi="宋体"/>
          <w:szCs w:val="21"/>
        </w:rPr>
      </w:pPr>
      <w:r>
        <w:rPr>
          <w:rFonts w:ascii="宋体" w:hAnsi="宋体"/>
        </w:rPr>
        <w:t>10</w:t>
      </w:r>
      <w:r>
        <w:rPr>
          <w:rFonts w:hint="eastAsia" w:ascii="宋体" w:hAnsi="宋体"/>
        </w:rPr>
        <w:t>.</w:t>
      </w:r>
      <w:r>
        <w:rPr>
          <w:rFonts w:ascii="宋体" w:hAnsi="宋体"/>
        </w:rPr>
        <w:t>2</w:t>
      </w:r>
      <w:r>
        <w:rPr>
          <w:rFonts w:hint="eastAsia" w:ascii="宋体" w:hAnsi="宋体"/>
        </w:rPr>
        <w:t>任何人或任何组织在标前会议时向投标人提供的任何书面资料或口头承诺，未经政府集中采购机构在网上发布或书面通知，均作无效处理。</w:t>
      </w:r>
    </w:p>
    <w:p>
      <w:pPr>
        <w:ind w:firstLine="411" w:firstLineChars="196"/>
        <w:rPr>
          <w:rFonts w:ascii="宋体" w:hAnsi="宋体"/>
          <w:szCs w:val="21"/>
        </w:rPr>
      </w:pPr>
      <w:r>
        <w:rPr>
          <w:rFonts w:hint="eastAsia" w:ascii="宋体" w:hAnsi="宋体"/>
          <w:szCs w:val="21"/>
        </w:rPr>
        <w:t>1</w:t>
      </w:r>
      <w:r>
        <w:rPr>
          <w:rFonts w:ascii="宋体" w:hAnsi="宋体"/>
          <w:szCs w:val="21"/>
        </w:rPr>
        <w:t>0</w:t>
      </w:r>
      <w:r>
        <w:rPr>
          <w:rFonts w:hint="eastAsia" w:ascii="宋体" w:hAnsi="宋体"/>
          <w:szCs w:val="21"/>
        </w:rPr>
        <w:t>.</w:t>
      </w:r>
      <w:r>
        <w:rPr>
          <w:rFonts w:ascii="宋体" w:hAnsi="宋体"/>
          <w:szCs w:val="21"/>
        </w:rPr>
        <w:t>3</w:t>
      </w:r>
      <w:r>
        <w:rPr>
          <w:rFonts w:hint="eastAsia" w:ascii="宋体" w:hAnsi="宋体"/>
          <w:szCs w:val="21"/>
        </w:rPr>
        <w:t>未参与标前会议不作为否定投标人资格的理由。</w:t>
      </w:r>
    </w:p>
    <w:bookmarkEnd w:id="156"/>
    <w:p>
      <w:pPr>
        <w:pStyle w:val="5"/>
        <w:numPr>
          <w:ilvl w:val="0"/>
          <w:numId w:val="12"/>
        </w:numPr>
        <w:spacing w:before="120" w:beforeLines="50" w:after="120" w:afterLines="50"/>
        <w:ind w:left="562" w:hanging="562"/>
        <w:rPr>
          <w:sz w:val="28"/>
          <w:szCs w:val="28"/>
        </w:rPr>
      </w:pPr>
      <w:r>
        <w:rPr>
          <w:rFonts w:hint="eastAsia"/>
          <w:sz w:val="28"/>
          <w:szCs w:val="28"/>
        </w:rPr>
        <w:t>招标文件</w:t>
      </w:r>
    </w:p>
    <w:p>
      <w:pPr>
        <w:rPr>
          <w:rFonts w:ascii="黑体" w:hAnsi="宋体" w:eastAsia="黑体"/>
          <w:sz w:val="24"/>
        </w:rPr>
      </w:pPr>
      <w:r>
        <w:rPr>
          <w:rFonts w:hint="eastAsia" w:ascii="黑体" w:hAnsi="宋体" w:eastAsia="黑体"/>
          <w:sz w:val="24"/>
        </w:rPr>
        <w:t>1</w:t>
      </w:r>
      <w:r>
        <w:rPr>
          <w:rFonts w:ascii="黑体" w:hAnsi="宋体" w:eastAsia="黑体"/>
          <w:sz w:val="24"/>
        </w:rPr>
        <w:t>1</w:t>
      </w:r>
      <w:r>
        <w:rPr>
          <w:rFonts w:hint="eastAsia" w:ascii="黑体" w:hAnsi="宋体" w:eastAsia="黑体"/>
          <w:sz w:val="24"/>
        </w:rPr>
        <w:t>．</w:t>
      </w:r>
      <w:bookmarkStart w:id="158" w:name="_Hlk72399819"/>
      <w:r>
        <w:rPr>
          <w:rFonts w:hint="eastAsia" w:ascii="黑体" w:hAnsi="宋体" w:eastAsia="黑体"/>
          <w:sz w:val="24"/>
        </w:rPr>
        <w:t>招标文件的编制与组成</w:t>
      </w:r>
    </w:p>
    <w:p>
      <w:pPr>
        <w:snapToGrid w:val="0"/>
        <w:ind w:firstLine="420" w:firstLineChars="200"/>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.1招标文件除以下内容外，政府集中采购机构在招标期间发出的澄清或修改等相关公告或通知内容，均是招标文件的组成部分，对投标人起约束作用；</w:t>
      </w:r>
    </w:p>
    <w:p>
      <w:pPr>
        <w:ind w:firstLine="411" w:firstLineChars="196"/>
        <w:rPr>
          <w:rFonts w:ascii="宋体" w:hAnsi="宋体"/>
          <w:szCs w:val="21"/>
        </w:rPr>
      </w:pPr>
      <w:r>
        <w:rPr>
          <w:rFonts w:hint="eastAsia" w:ascii="宋体" w:hAnsi="宋体"/>
          <w:szCs w:val="21"/>
        </w:rPr>
        <w:t>招标文件包括下列内容：</w:t>
      </w:r>
    </w:p>
    <w:p>
      <w:pPr>
        <w:ind w:left="420" w:leftChars="200" w:firstLine="413" w:firstLineChars="196"/>
        <w:rPr>
          <w:rFonts w:ascii="宋体" w:hAnsi="宋体"/>
          <w:b/>
          <w:szCs w:val="21"/>
        </w:rPr>
      </w:pPr>
      <w:r>
        <w:rPr>
          <w:rFonts w:hint="eastAsia" w:ascii="宋体" w:hAnsi="宋体"/>
          <w:b/>
          <w:szCs w:val="21"/>
        </w:rPr>
        <w:t>第一册  专用条款</w:t>
      </w:r>
    </w:p>
    <w:p>
      <w:pPr>
        <w:ind w:left="1079" w:leftChars="514"/>
        <w:rPr>
          <w:rFonts w:ascii="宋体" w:hAnsi="宋体"/>
          <w:b/>
          <w:szCs w:val="21"/>
        </w:rPr>
      </w:pPr>
      <w:r>
        <w:rPr>
          <w:rFonts w:hint="eastAsia" w:ascii="宋体" w:hAnsi="宋体"/>
          <w:b/>
          <w:szCs w:val="21"/>
        </w:rPr>
        <w:t>关键信息</w:t>
      </w:r>
    </w:p>
    <w:p>
      <w:pPr>
        <w:ind w:left="630" w:leftChars="300" w:firstLine="411" w:firstLineChars="196"/>
        <w:outlineLvl w:val="0"/>
        <w:rPr>
          <w:rFonts w:ascii="宋体" w:hAnsi="宋体"/>
          <w:szCs w:val="21"/>
        </w:rPr>
      </w:pPr>
      <w:r>
        <w:rPr>
          <w:rFonts w:hint="eastAsia" w:ascii="宋体" w:hAnsi="宋体"/>
          <w:szCs w:val="21"/>
        </w:rPr>
        <w:t>第一章  招标公告</w:t>
      </w:r>
    </w:p>
    <w:p>
      <w:pPr>
        <w:ind w:left="630" w:leftChars="300" w:firstLine="411" w:firstLineChars="196"/>
        <w:outlineLvl w:val="0"/>
        <w:rPr>
          <w:rFonts w:ascii="宋体" w:hAnsi="宋体"/>
          <w:szCs w:val="21"/>
        </w:rPr>
      </w:pPr>
      <w:r>
        <w:rPr>
          <w:rFonts w:hint="eastAsia" w:ascii="宋体" w:hAnsi="宋体"/>
          <w:szCs w:val="21"/>
        </w:rPr>
        <w:t>第二章  对通用条款的补充内容及其他关键信息</w:t>
      </w:r>
    </w:p>
    <w:p>
      <w:pPr>
        <w:ind w:left="630" w:leftChars="300" w:firstLine="411" w:firstLineChars="196"/>
        <w:outlineLvl w:val="0"/>
        <w:rPr>
          <w:rFonts w:ascii="宋体" w:hAnsi="宋体"/>
          <w:szCs w:val="21"/>
        </w:rPr>
      </w:pPr>
      <w:r>
        <w:rPr>
          <w:rFonts w:hint="eastAsia" w:ascii="宋体" w:hAnsi="宋体"/>
          <w:szCs w:val="21"/>
        </w:rPr>
        <w:t>第三章  用户需求书</w:t>
      </w:r>
    </w:p>
    <w:p>
      <w:pPr>
        <w:ind w:left="630" w:leftChars="300" w:firstLine="411" w:firstLineChars="196"/>
        <w:outlineLvl w:val="0"/>
        <w:rPr>
          <w:rFonts w:ascii="宋体" w:hAnsi="宋体"/>
          <w:szCs w:val="21"/>
        </w:rPr>
      </w:pPr>
      <w:r>
        <w:rPr>
          <w:rFonts w:hint="eastAsia"/>
        </w:rPr>
        <w:t>第四章 投标文件格式及附件</w:t>
      </w:r>
    </w:p>
    <w:p>
      <w:pPr>
        <w:ind w:left="630" w:leftChars="300" w:firstLine="411" w:firstLineChars="196"/>
        <w:outlineLvl w:val="0"/>
        <w:rPr>
          <w:rFonts w:ascii="宋体" w:hAnsi="宋体"/>
          <w:szCs w:val="21"/>
        </w:rPr>
      </w:pPr>
      <w:r>
        <w:rPr>
          <w:rFonts w:hint="eastAsia" w:ascii="宋体" w:hAnsi="宋体"/>
          <w:szCs w:val="21"/>
        </w:rPr>
        <w:t>第五章  合同条款及格式</w:t>
      </w:r>
    </w:p>
    <w:p>
      <w:pPr>
        <w:ind w:left="420" w:leftChars="200" w:firstLine="413" w:firstLineChars="196"/>
        <w:outlineLvl w:val="0"/>
        <w:rPr>
          <w:rFonts w:ascii="宋体" w:hAnsi="宋体"/>
          <w:b/>
          <w:szCs w:val="21"/>
        </w:rPr>
      </w:pPr>
      <w:r>
        <w:rPr>
          <w:rFonts w:hint="eastAsia" w:ascii="宋体" w:hAnsi="宋体"/>
          <w:b/>
          <w:szCs w:val="21"/>
        </w:rPr>
        <w:t>第二册  通用条款</w:t>
      </w:r>
    </w:p>
    <w:p>
      <w:pPr>
        <w:ind w:left="630" w:leftChars="300" w:firstLine="411" w:firstLineChars="196"/>
        <w:outlineLvl w:val="0"/>
        <w:rPr>
          <w:rFonts w:ascii="宋体" w:hAnsi="宋体"/>
          <w:szCs w:val="21"/>
        </w:rPr>
      </w:pPr>
      <w:r>
        <w:rPr>
          <w:rFonts w:hint="eastAsia" w:ascii="宋体" w:hAnsi="宋体"/>
          <w:szCs w:val="21"/>
        </w:rPr>
        <w:t>第一章  总则</w:t>
      </w:r>
    </w:p>
    <w:p>
      <w:pPr>
        <w:ind w:left="630" w:leftChars="300" w:firstLine="411" w:firstLineChars="196"/>
        <w:outlineLvl w:val="0"/>
        <w:rPr>
          <w:rFonts w:ascii="宋体" w:hAnsi="宋体"/>
          <w:szCs w:val="21"/>
        </w:rPr>
      </w:pPr>
      <w:r>
        <w:rPr>
          <w:rFonts w:hint="eastAsia" w:ascii="宋体" w:hAnsi="宋体"/>
          <w:szCs w:val="21"/>
        </w:rPr>
        <w:t>第二章  招标文件</w:t>
      </w:r>
    </w:p>
    <w:p>
      <w:pPr>
        <w:ind w:left="630" w:leftChars="300" w:firstLine="411" w:firstLineChars="196"/>
        <w:outlineLvl w:val="0"/>
        <w:rPr>
          <w:rFonts w:ascii="宋体" w:hAnsi="宋体"/>
          <w:szCs w:val="21"/>
        </w:rPr>
      </w:pPr>
      <w:r>
        <w:rPr>
          <w:rFonts w:hint="eastAsia" w:ascii="宋体" w:hAnsi="宋体"/>
          <w:szCs w:val="21"/>
        </w:rPr>
        <w:t>第三章  投标文件的编制</w:t>
      </w:r>
    </w:p>
    <w:p>
      <w:pPr>
        <w:ind w:left="630" w:leftChars="300" w:firstLine="411" w:firstLineChars="196"/>
        <w:outlineLvl w:val="0"/>
        <w:rPr>
          <w:rFonts w:ascii="宋体" w:hAnsi="宋体"/>
          <w:szCs w:val="21"/>
        </w:rPr>
      </w:pPr>
      <w:r>
        <w:rPr>
          <w:rFonts w:hint="eastAsia" w:ascii="宋体" w:hAnsi="宋体"/>
          <w:szCs w:val="21"/>
        </w:rPr>
        <w:t>第四章  投标文件的递交</w:t>
      </w:r>
    </w:p>
    <w:p>
      <w:pPr>
        <w:ind w:left="630" w:leftChars="300" w:firstLine="411" w:firstLineChars="196"/>
        <w:outlineLvl w:val="0"/>
        <w:rPr>
          <w:rFonts w:ascii="宋体" w:hAnsi="宋体"/>
          <w:szCs w:val="21"/>
        </w:rPr>
      </w:pPr>
      <w:r>
        <w:rPr>
          <w:rFonts w:hint="eastAsia" w:ascii="宋体" w:hAnsi="宋体"/>
          <w:szCs w:val="21"/>
        </w:rPr>
        <w:t>第五章  开标</w:t>
      </w:r>
    </w:p>
    <w:p>
      <w:pPr>
        <w:ind w:left="630" w:leftChars="300" w:firstLine="411" w:firstLineChars="196"/>
        <w:outlineLvl w:val="0"/>
        <w:rPr>
          <w:rFonts w:ascii="宋体" w:hAnsi="宋体"/>
          <w:szCs w:val="21"/>
        </w:rPr>
      </w:pPr>
      <w:r>
        <w:rPr>
          <w:rFonts w:hint="eastAsia" w:ascii="宋体" w:hAnsi="宋体"/>
          <w:szCs w:val="21"/>
        </w:rPr>
        <w:t>第六章  评审要求</w:t>
      </w:r>
    </w:p>
    <w:p>
      <w:pPr>
        <w:ind w:left="630" w:leftChars="300" w:firstLine="411" w:firstLineChars="196"/>
        <w:outlineLvl w:val="0"/>
        <w:rPr>
          <w:rFonts w:ascii="宋体" w:hAnsi="宋体"/>
          <w:szCs w:val="21"/>
        </w:rPr>
      </w:pPr>
      <w:r>
        <w:rPr>
          <w:rFonts w:hint="eastAsia" w:ascii="宋体" w:hAnsi="宋体"/>
          <w:szCs w:val="21"/>
        </w:rPr>
        <w:t>第七章  评审程序及评审方法</w:t>
      </w:r>
    </w:p>
    <w:p>
      <w:pPr>
        <w:ind w:left="630" w:leftChars="300" w:firstLine="411" w:firstLineChars="196"/>
        <w:outlineLvl w:val="0"/>
        <w:rPr>
          <w:rFonts w:ascii="宋体" w:hAnsi="宋体"/>
          <w:szCs w:val="21"/>
        </w:rPr>
      </w:pPr>
      <w:r>
        <w:rPr>
          <w:rFonts w:hint="eastAsia" w:ascii="宋体" w:hAnsi="宋体"/>
          <w:szCs w:val="21"/>
        </w:rPr>
        <w:t>第八章  定标及公示</w:t>
      </w:r>
    </w:p>
    <w:p>
      <w:pPr>
        <w:ind w:left="630" w:leftChars="300" w:firstLine="411" w:firstLineChars="196"/>
        <w:outlineLvl w:val="0"/>
        <w:rPr>
          <w:rFonts w:ascii="宋体" w:hAnsi="宋体"/>
          <w:szCs w:val="21"/>
        </w:rPr>
      </w:pPr>
      <w:r>
        <w:rPr>
          <w:rFonts w:hint="eastAsia" w:ascii="宋体" w:hAnsi="宋体"/>
          <w:szCs w:val="21"/>
        </w:rPr>
        <w:t>第九章  公开招标失败的后续处理</w:t>
      </w:r>
    </w:p>
    <w:p>
      <w:pPr>
        <w:ind w:left="630" w:leftChars="300" w:firstLine="411" w:firstLineChars="196"/>
        <w:outlineLvl w:val="0"/>
        <w:rPr>
          <w:rFonts w:ascii="宋体" w:hAnsi="宋体"/>
          <w:szCs w:val="21"/>
        </w:rPr>
      </w:pPr>
      <w:r>
        <w:rPr>
          <w:rFonts w:hint="eastAsia" w:ascii="宋体" w:hAnsi="宋体"/>
          <w:szCs w:val="21"/>
        </w:rPr>
        <w:t>第十章  合同的授予与备案</w:t>
      </w:r>
    </w:p>
    <w:p>
      <w:pPr>
        <w:ind w:left="630" w:leftChars="300" w:firstLine="411" w:firstLineChars="196"/>
        <w:outlineLvl w:val="0"/>
        <w:rPr>
          <w:rFonts w:ascii="宋体" w:hAnsi="宋体"/>
          <w:szCs w:val="21"/>
        </w:rPr>
      </w:pPr>
      <w:r>
        <w:rPr>
          <w:rFonts w:hint="eastAsia" w:ascii="宋体" w:hAnsi="宋体"/>
          <w:szCs w:val="21"/>
        </w:rPr>
        <w:t>第十一章  质疑处理</w:t>
      </w:r>
    </w:p>
    <w:p>
      <w:pPr>
        <w:ind w:firstLine="411" w:firstLineChars="196"/>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1" w:firstLineChars="196"/>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.3</w:t>
      </w:r>
      <w:r>
        <w:rPr>
          <w:rFonts w:hint="eastAsia" w:ascii="宋体" w:hAnsi="宋体"/>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hAnsi="宋体" w:eastAsia="黑体"/>
          <w:sz w:val="24"/>
        </w:rPr>
      </w:pPr>
      <w:r>
        <w:rPr>
          <w:rFonts w:hint="eastAsia" w:ascii="黑体" w:hAnsi="宋体" w:eastAsia="黑体"/>
          <w:sz w:val="24"/>
        </w:rPr>
        <w:t>1</w:t>
      </w:r>
      <w:r>
        <w:rPr>
          <w:rFonts w:ascii="黑体" w:hAnsi="宋体" w:eastAsia="黑体"/>
          <w:sz w:val="24"/>
        </w:rPr>
        <w:t>2</w:t>
      </w:r>
      <w:r>
        <w:rPr>
          <w:rFonts w:hint="eastAsia" w:ascii="黑体" w:hAnsi="宋体" w:eastAsia="黑体"/>
          <w:sz w:val="24"/>
        </w:rPr>
        <w:t>．招标文件的澄清</w:t>
      </w:r>
    </w:p>
    <w:p>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.1招标文件澄清的目的是澄清、解答投标人在查阅招标文件后或现场踏勘中可能提出的与投标有关的疑问或询问。</w:t>
      </w:r>
    </w:p>
    <w:p>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.2投标人如对招标文件内容有疑问，应当在招标公告规定的澄清（提问）截止时间前以网上提问的形式通过网上政府采购系统提交政府集中采购机构。</w:t>
      </w:r>
    </w:p>
    <w:p>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hint="eastAsia" w:ascii="宋体" w:hAnsi="宋体"/>
          <w:szCs w:val="21"/>
        </w:rPr>
        <w:t>、1</w:t>
      </w:r>
      <w:r>
        <w:rPr>
          <w:rFonts w:ascii="宋体" w:hAnsi="宋体"/>
          <w:szCs w:val="21"/>
        </w:rPr>
        <w:t>3.4</w:t>
      </w:r>
      <w:r>
        <w:rPr>
          <w:rFonts w:hint="eastAsia" w:ascii="宋体" w:hAnsi="宋体"/>
          <w:szCs w:val="21"/>
        </w:rPr>
        <w:t>款规定执行。</w:t>
      </w:r>
    </w:p>
    <w:p>
      <w:pPr>
        <w:rPr>
          <w:rFonts w:ascii="黑体" w:hAnsi="宋体" w:eastAsia="黑体"/>
          <w:sz w:val="24"/>
        </w:rPr>
      </w:pPr>
      <w:r>
        <w:rPr>
          <w:rFonts w:ascii="黑体" w:hAnsi="宋体" w:eastAsia="黑体"/>
          <w:sz w:val="24"/>
        </w:rPr>
        <w:t>1</w:t>
      </w:r>
      <w:r>
        <w:rPr>
          <w:rFonts w:hint="eastAsia" w:ascii="黑体" w:hAnsi="宋体" w:eastAsia="黑体"/>
          <w:sz w:val="24"/>
        </w:rPr>
        <w:t>3．招标文件的修改</w:t>
      </w:r>
    </w:p>
    <w:p>
      <w:pPr>
        <w:ind w:firstLine="411" w:firstLineChars="196"/>
        <w:rPr>
          <w:rFonts w:ascii="宋体" w:hAnsi="宋体"/>
          <w:szCs w:val="21"/>
        </w:rPr>
      </w:pPr>
      <w:r>
        <w:rPr>
          <w:rFonts w:ascii="宋体" w:hAnsi="宋体"/>
          <w:szCs w:val="21"/>
        </w:rPr>
        <w:t>1</w:t>
      </w:r>
      <w:r>
        <w:rPr>
          <w:rFonts w:hint="eastAsia" w:ascii="宋体" w:hAnsi="宋体"/>
          <w:szCs w:val="21"/>
        </w:rPr>
        <w:t>3.1招标文件发出后，在投标截止日期前任何时候，确需要变更招标文件内容的，政府集中采购机构可主动或在解答投标人提出的澄清问题时对招标文件进行修改。</w:t>
      </w:r>
    </w:p>
    <w:p>
      <w:pPr>
        <w:ind w:firstLine="411" w:firstLineChars="196"/>
        <w:rPr>
          <w:rFonts w:ascii="宋体" w:hAnsi="宋体"/>
          <w:szCs w:val="21"/>
        </w:rPr>
      </w:pPr>
      <w:r>
        <w:rPr>
          <w:rFonts w:ascii="宋体" w:hAnsi="宋体"/>
          <w:szCs w:val="21"/>
        </w:rPr>
        <w:t>1</w:t>
      </w:r>
      <w:r>
        <w:rPr>
          <w:rFonts w:hint="eastAsia" w:ascii="宋体" w:hAnsi="宋体"/>
          <w:szCs w:val="21"/>
        </w:rPr>
        <w:t>3.2招标文件的修改以书面形式（包括政府集中采购机构网站发布方式，如更正公告等）发送给所有投标人，招标文件的修改内容作为招标文件的组成部分，并具有约束力。</w:t>
      </w:r>
    </w:p>
    <w:p>
      <w:pPr>
        <w:ind w:firstLine="411" w:firstLineChars="196"/>
        <w:rPr>
          <w:rFonts w:ascii="宋体" w:hAnsi="宋体"/>
          <w:szCs w:val="21"/>
        </w:rPr>
      </w:pPr>
      <w:r>
        <w:rPr>
          <w:rFonts w:ascii="宋体" w:hAnsi="宋体"/>
          <w:szCs w:val="21"/>
        </w:rPr>
        <w:t>1</w:t>
      </w:r>
      <w:r>
        <w:rPr>
          <w:rFonts w:hint="eastAsia" w:ascii="宋体" w:hAnsi="宋体"/>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1" w:firstLineChars="196"/>
        <w:rPr>
          <w:rFonts w:ascii="宋体" w:hAnsi="宋体"/>
          <w:szCs w:val="21"/>
        </w:rPr>
      </w:pPr>
      <w:r>
        <w:rPr>
          <w:rFonts w:ascii="宋体" w:hAnsi="宋体"/>
          <w:szCs w:val="21"/>
        </w:rPr>
        <w:t>1</w:t>
      </w:r>
      <w:r>
        <w:rPr>
          <w:rFonts w:hint="eastAsia" w:ascii="宋体" w:hAnsi="宋体"/>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158"/>
    </w:p>
    <w:p>
      <w:pPr>
        <w:pStyle w:val="5"/>
        <w:numPr>
          <w:ilvl w:val="0"/>
          <w:numId w:val="12"/>
        </w:numPr>
        <w:spacing w:before="120" w:beforeLines="50" w:after="120" w:afterLines="50"/>
        <w:ind w:left="562" w:hanging="562"/>
        <w:rPr>
          <w:sz w:val="28"/>
          <w:szCs w:val="28"/>
        </w:rPr>
      </w:pPr>
      <w:r>
        <w:rPr>
          <w:rFonts w:hint="eastAsia"/>
          <w:sz w:val="28"/>
          <w:szCs w:val="28"/>
        </w:rPr>
        <w:t>投标文件的编制</w:t>
      </w:r>
    </w:p>
    <w:p>
      <w:pPr>
        <w:rPr>
          <w:rFonts w:ascii="黑体" w:hAnsi="宋体" w:eastAsia="黑体"/>
          <w:sz w:val="24"/>
        </w:rPr>
      </w:pPr>
      <w:r>
        <w:rPr>
          <w:rFonts w:hint="eastAsia" w:ascii="黑体" w:hAnsi="宋体" w:eastAsia="黑体"/>
          <w:sz w:val="24"/>
        </w:rPr>
        <w:t>14．</w:t>
      </w:r>
      <w:bookmarkStart w:id="159" w:name="_Hlk72400236"/>
      <w:r>
        <w:rPr>
          <w:rFonts w:hint="eastAsia" w:ascii="黑体" w:hAnsi="宋体" w:eastAsia="黑体"/>
          <w:sz w:val="24"/>
        </w:rPr>
        <w:t>投标文件的语言及度量单位</w:t>
      </w:r>
    </w:p>
    <w:p>
      <w:pPr>
        <w:ind w:firstLine="411" w:firstLineChars="196"/>
        <w:rPr>
          <w:rFonts w:ascii="宋体" w:hAnsi="宋体"/>
          <w:szCs w:val="21"/>
        </w:rPr>
      </w:pPr>
      <w:r>
        <w:rPr>
          <w:rFonts w:hint="eastAsia" w:ascii="宋体" w:hAnsi="宋体"/>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ind w:firstLine="411" w:firstLineChars="196"/>
        <w:rPr>
          <w:rFonts w:ascii="宋体" w:hAnsi="宋体"/>
          <w:szCs w:val="21"/>
        </w:rPr>
      </w:pPr>
      <w:r>
        <w:rPr>
          <w:rFonts w:hint="eastAsia" w:ascii="宋体" w:hAnsi="宋体"/>
          <w:szCs w:val="21"/>
        </w:rPr>
        <w:t>14.2 除技术规范另有规定外，投标文件使用的度量单位，均采用中华人民共和国法定计量单位。</w:t>
      </w:r>
    </w:p>
    <w:bookmarkEnd w:id="159"/>
    <w:p>
      <w:pPr>
        <w:rPr>
          <w:rFonts w:ascii="黑体" w:hAnsi="宋体" w:eastAsia="黑体"/>
          <w:sz w:val="24"/>
        </w:rPr>
      </w:pPr>
      <w:r>
        <w:rPr>
          <w:rFonts w:hint="eastAsia" w:ascii="黑体" w:hAnsi="宋体" w:eastAsia="黑体"/>
          <w:sz w:val="24"/>
        </w:rPr>
        <w:t>15．</w:t>
      </w:r>
      <w:bookmarkStart w:id="160" w:name="_Hlk72401567"/>
      <w:r>
        <w:rPr>
          <w:rFonts w:hint="eastAsia" w:ascii="黑体" w:hAnsi="宋体" w:eastAsia="黑体"/>
          <w:sz w:val="24"/>
        </w:rPr>
        <w:t>投标文件的组成</w:t>
      </w:r>
    </w:p>
    <w:p>
      <w:pPr>
        <w:ind w:firstLine="411" w:firstLineChars="196"/>
        <w:rPr>
          <w:rFonts w:ascii="宋体" w:hAnsi="宋体"/>
          <w:szCs w:val="21"/>
        </w:rPr>
      </w:pPr>
      <w:r>
        <w:rPr>
          <w:rFonts w:hint="eastAsia" w:ascii="宋体" w:hAnsi="宋体"/>
          <w:szCs w:val="21"/>
        </w:rPr>
        <w:t>具体内容在招标文件专用条款中进行规定。</w:t>
      </w:r>
    </w:p>
    <w:p>
      <w:pPr>
        <w:rPr>
          <w:rFonts w:ascii="黑体" w:hAnsi="宋体" w:eastAsia="黑体"/>
          <w:sz w:val="24"/>
        </w:rPr>
      </w:pPr>
      <w:r>
        <w:rPr>
          <w:rFonts w:ascii="黑体" w:hAnsi="宋体" w:eastAsia="黑体"/>
          <w:sz w:val="24"/>
        </w:rPr>
        <w:t>16．投标文件格式</w:t>
      </w:r>
    </w:p>
    <w:p>
      <w:pPr>
        <w:ind w:firstLine="411" w:firstLineChars="196"/>
        <w:rPr>
          <w:rFonts w:ascii="宋体" w:hAnsi="宋体"/>
          <w:szCs w:val="21"/>
        </w:rPr>
      </w:pPr>
      <w:r>
        <w:rPr>
          <w:rFonts w:hint="eastAsia" w:ascii="宋体" w:hAnsi="宋体"/>
          <w:szCs w:val="21"/>
        </w:rPr>
        <w:t>投标文件包括本通用条款第</w:t>
      </w:r>
      <w:r>
        <w:rPr>
          <w:rFonts w:ascii="宋体" w:hAnsi="宋体"/>
          <w:szCs w:val="21"/>
        </w:rPr>
        <w:t>15条中规定的内容。如招标文件提供了投标文件格式，则</w:t>
      </w:r>
      <w:r>
        <w:rPr>
          <w:rFonts w:hint="eastAsia" w:ascii="宋体" w:hAnsi="宋体"/>
          <w:b/>
          <w:bCs/>
          <w:szCs w:val="21"/>
        </w:rPr>
        <w:t>投标人提交的投标文件应毫无例外地使用招标文件所提供的相应格式</w:t>
      </w:r>
      <w:r>
        <w:rPr>
          <w:rFonts w:hint="eastAsia" w:ascii="宋体" w:hAnsi="宋体"/>
          <w:szCs w:val="21"/>
        </w:rPr>
        <w:t>（表格均可按同样格式扩展）。</w:t>
      </w:r>
    </w:p>
    <w:p>
      <w:pPr>
        <w:rPr>
          <w:rFonts w:ascii="黑体" w:hAnsi="宋体" w:eastAsia="黑体"/>
          <w:sz w:val="24"/>
        </w:rPr>
      </w:pPr>
      <w:r>
        <w:rPr>
          <w:rFonts w:hint="eastAsia" w:ascii="黑体" w:hAnsi="宋体" w:eastAsia="黑体"/>
          <w:sz w:val="24"/>
        </w:rPr>
        <w:t>17．投标货币</w:t>
      </w:r>
    </w:p>
    <w:p>
      <w:pPr>
        <w:ind w:firstLine="411" w:firstLineChars="196"/>
        <w:rPr>
          <w:rFonts w:ascii="宋体" w:hAnsi="宋体"/>
          <w:szCs w:val="21"/>
        </w:rPr>
      </w:pPr>
      <w:r>
        <w:rPr>
          <w:rFonts w:hint="eastAsia" w:ascii="宋体" w:hAnsi="宋体"/>
          <w:szCs w:val="21"/>
        </w:rPr>
        <w:t>本项目的投标报价应以人民币计。</w:t>
      </w:r>
    </w:p>
    <w:bookmarkEnd w:id="160"/>
    <w:p>
      <w:pPr>
        <w:rPr>
          <w:rFonts w:ascii="黑体" w:hAnsi="宋体" w:eastAsia="黑体"/>
          <w:sz w:val="24"/>
        </w:rPr>
      </w:pPr>
      <w:r>
        <w:rPr>
          <w:rFonts w:hint="eastAsia" w:ascii="黑体" w:hAnsi="宋体" w:eastAsia="黑体"/>
          <w:sz w:val="24"/>
        </w:rPr>
        <w:t>18．</w:t>
      </w:r>
      <w:bookmarkStart w:id="161" w:name="_Hlk72401735"/>
      <w:r>
        <w:rPr>
          <w:rFonts w:hint="eastAsia" w:ascii="黑体" w:hAnsi="宋体" w:eastAsia="黑体"/>
          <w:sz w:val="24"/>
        </w:rPr>
        <w:t>证明投标文件投标技术方案的合格性和符合招标文件规定的文件要求</w:t>
      </w:r>
    </w:p>
    <w:p>
      <w:pPr>
        <w:ind w:firstLine="411" w:firstLineChars="196"/>
        <w:rPr>
          <w:rFonts w:ascii="宋体" w:hAnsi="宋体"/>
          <w:szCs w:val="21"/>
        </w:rPr>
      </w:pPr>
      <w:r>
        <w:rPr>
          <w:rFonts w:hint="eastAsia" w:ascii="宋体" w:hAnsi="宋体"/>
          <w:szCs w:val="21"/>
        </w:rPr>
        <w:t>18</w:t>
      </w:r>
      <w:r>
        <w:rPr>
          <w:rFonts w:ascii="宋体" w:hAnsi="宋体"/>
          <w:szCs w:val="21"/>
        </w:rPr>
        <w:t xml:space="preserve">.1 </w:t>
      </w:r>
      <w:r>
        <w:rPr>
          <w:rFonts w:hint="eastAsia" w:ascii="宋体" w:hAnsi="宋体"/>
          <w:szCs w:val="21"/>
        </w:rPr>
        <w:t>投标人应提交证明文件，证明其投标技术方案项下的货物和服务的合格性符合招标文件规定。该投标技术方案及其证明文件均作为投标文件组成部分。</w:t>
      </w:r>
    </w:p>
    <w:p>
      <w:pPr>
        <w:ind w:firstLine="411" w:firstLineChars="196"/>
        <w:rPr>
          <w:rFonts w:ascii="宋体" w:hAnsi="宋体"/>
          <w:szCs w:val="21"/>
        </w:rPr>
      </w:pPr>
      <w:r>
        <w:rPr>
          <w:rFonts w:ascii="宋体" w:hAnsi="宋体"/>
          <w:szCs w:val="21"/>
        </w:rPr>
        <w:t>1</w:t>
      </w:r>
      <w:r>
        <w:rPr>
          <w:rFonts w:hint="eastAsia" w:ascii="宋体" w:hAnsi="宋体"/>
          <w:szCs w:val="21"/>
        </w:rPr>
        <w:t>8</w:t>
      </w:r>
      <w:r>
        <w:rPr>
          <w:rFonts w:ascii="宋体" w:hAnsi="宋体"/>
          <w:szCs w:val="21"/>
        </w:rPr>
        <w:t xml:space="preserve">.2 </w:t>
      </w:r>
      <w:r>
        <w:rPr>
          <w:rFonts w:hint="eastAsia" w:ascii="宋体" w:hAnsi="宋体"/>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1" w:firstLineChars="196"/>
        <w:rPr>
          <w:rFonts w:ascii="宋体" w:hAnsi="宋体"/>
          <w:szCs w:val="21"/>
        </w:rPr>
      </w:pPr>
      <w:r>
        <w:rPr>
          <w:rFonts w:hint="eastAsia" w:ascii="宋体" w:hAnsi="宋体"/>
          <w:szCs w:val="21"/>
        </w:rPr>
        <w:t>18.2.1主要技术指标和性能的详细说明。</w:t>
      </w:r>
    </w:p>
    <w:p>
      <w:pPr>
        <w:ind w:firstLine="411" w:firstLineChars="196"/>
        <w:rPr>
          <w:rFonts w:ascii="宋体" w:hAnsi="宋体"/>
          <w:szCs w:val="21"/>
        </w:rPr>
      </w:pPr>
      <w:r>
        <w:rPr>
          <w:rFonts w:hint="eastAsia" w:ascii="宋体" w:hAnsi="宋体"/>
          <w:szCs w:val="21"/>
        </w:rPr>
        <w:t>18.2.</w:t>
      </w:r>
      <w:r>
        <w:rPr>
          <w:rFonts w:ascii="宋体" w:hAnsi="宋体"/>
          <w:szCs w:val="21"/>
        </w:rPr>
        <w:t>2</w:t>
      </w:r>
      <w:r>
        <w:rPr>
          <w:rFonts w:hint="eastAsia" w:ascii="宋体" w:hAnsi="宋体"/>
          <w:szCs w:val="21"/>
        </w:rPr>
        <w:t>投标产品从采购人开始使用至招标文件中规定的周期内正常、连续地使用所必须的备件和专用工具清单，包括备件和专用工具的货源及现行价格。</w:t>
      </w:r>
    </w:p>
    <w:p>
      <w:pPr>
        <w:ind w:firstLine="411" w:firstLineChars="196"/>
        <w:rPr>
          <w:rFonts w:ascii="宋体" w:hAnsi="宋体"/>
          <w:szCs w:val="21"/>
        </w:rPr>
      </w:pPr>
      <w:r>
        <w:rPr>
          <w:rFonts w:hint="eastAsia" w:ascii="宋体" w:hAnsi="宋体"/>
          <w:szCs w:val="21"/>
        </w:rPr>
        <w:t>18.2.</w:t>
      </w:r>
      <w:r>
        <w:rPr>
          <w:rFonts w:ascii="宋体" w:hAnsi="宋体"/>
          <w:szCs w:val="21"/>
        </w:rPr>
        <w:t>3</w:t>
      </w:r>
      <w:r>
        <w:rPr>
          <w:rFonts w:hint="eastAsia" w:ascii="宋体" w:hAnsi="宋体"/>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1" w:firstLineChars="196"/>
        <w:rPr>
          <w:rFonts w:ascii="宋体" w:hAnsi="宋体"/>
          <w:szCs w:val="21"/>
        </w:rPr>
      </w:pPr>
      <w:r>
        <w:rPr>
          <w:rFonts w:hint="eastAsia" w:ascii="宋体" w:hAnsi="宋体"/>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hint="eastAsia" w:ascii="宋体" w:hAnsi="宋体"/>
          <w:szCs w:val="21"/>
        </w:rPr>
        <w:t>；</w:t>
      </w:r>
    </w:p>
    <w:p>
      <w:pPr>
        <w:ind w:firstLine="411" w:firstLineChars="196"/>
        <w:rPr>
          <w:rFonts w:ascii="宋体" w:hAnsi="宋体"/>
          <w:szCs w:val="21"/>
        </w:rPr>
      </w:pPr>
      <w:r>
        <w:rPr>
          <w:rFonts w:hint="eastAsia" w:ascii="宋体" w:hAnsi="宋体"/>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1" w:firstLineChars="196"/>
        <w:rPr>
          <w:rFonts w:ascii="宋体" w:hAnsi="宋体"/>
          <w:szCs w:val="21"/>
        </w:rPr>
      </w:pPr>
      <w:r>
        <w:rPr>
          <w:rFonts w:hint="eastAsia" w:ascii="宋体" w:hAnsi="宋体"/>
          <w:szCs w:val="21"/>
        </w:rPr>
        <w:t>18.3相关资料不符合18.2款要求的，评审委员会有权认定为投标技术方案不合格响应，其相关分数予以扣减或作投标无效处理。</w:t>
      </w:r>
    </w:p>
    <w:p>
      <w:pPr>
        <w:ind w:firstLine="411" w:firstLineChars="196"/>
        <w:rPr>
          <w:rFonts w:ascii="宋体" w:hAnsi="宋体"/>
          <w:szCs w:val="21"/>
        </w:rPr>
      </w:pPr>
      <w:r>
        <w:rPr>
          <w:rFonts w:ascii="宋体" w:hAnsi="宋体"/>
          <w:szCs w:val="21"/>
        </w:rPr>
        <w:t>1</w:t>
      </w:r>
      <w:r>
        <w:rPr>
          <w:rFonts w:hint="eastAsia" w:ascii="宋体" w:hAnsi="宋体"/>
          <w:szCs w:val="21"/>
        </w:rPr>
        <w:t>8</w:t>
      </w:r>
      <w:r>
        <w:rPr>
          <w:rFonts w:ascii="宋体" w:hAnsi="宋体"/>
          <w:szCs w:val="21"/>
        </w:rPr>
        <w:t>.</w:t>
      </w:r>
      <w:r>
        <w:rPr>
          <w:rFonts w:hint="eastAsia" w:ascii="宋体" w:hAnsi="宋体"/>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hint="eastAsia" w:ascii="宋体" w:hAnsi="宋体"/>
          <w:szCs w:val="21"/>
        </w:rPr>
        <w:t>，由评审委员会来评判。</w:t>
      </w:r>
    </w:p>
    <w:p>
      <w:pPr>
        <w:ind w:firstLine="411" w:firstLineChars="196"/>
        <w:rPr>
          <w:rFonts w:ascii="宋体" w:hAnsi="宋体"/>
          <w:szCs w:val="21"/>
        </w:rPr>
      </w:pPr>
      <w:r>
        <w:rPr>
          <w:rFonts w:hint="eastAsia" w:ascii="宋体" w:hAnsi="宋体"/>
          <w:szCs w:val="21"/>
        </w:rPr>
        <w:t>18.5除非另有规定或说明，投标人对同一项目投标时，不得同时提供两套或两套以上的投标方案。</w:t>
      </w:r>
    </w:p>
    <w:bookmarkEnd w:id="161"/>
    <w:p>
      <w:pPr>
        <w:rPr>
          <w:rFonts w:ascii="黑体" w:hAnsi="宋体" w:eastAsia="黑体"/>
          <w:sz w:val="24"/>
        </w:rPr>
      </w:pPr>
      <w:r>
        <w:rPr>
          <w:rFonts w:hint="eastAsia" w:ascii="黑体" w:hAnsi="宋体" w:eastAsia="黑体"/>
          <w:sz w:val="24"/>
        </w:rPr>
        <w:t>19．</w:t>
      </w:r>
      <w:bookmarkStart w:id="162" w:name="_Hlk72402034"/>
      <w:r>
        <w:rPr>
          <w:rFonts w:hint="eastAsia" w:ascii="黑体" w:hAnsi="宋体" w:eastAsia="黑体"/>
          <w:sz w:val="24"/>
        </w:rPr>
        <w:t>投标文件其他证明文件的要求</w:t>
      </w:r>
    </w:p>
    <w:p>
      <w:pPr>
        <w:rPr>
          <w:rFonts w:ascii="宋体" w:hAnsi="宋体"/>
          <w:color w:val="FF0000"/>
          <w:szCs w:val="21"/>
        </w:rPr>
      </w:pPr>
      <w:r>
        <w:rPr>
          <w:rFonts w:hint="eastAsia" w:ascii="宋体" w:hAnsi="宋体"/>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163" w:name="_Hlk71407299"/>
    </w:p>
    <w:bookmarkEnd w:id="163"/>
    <w:p>
      <w:pPr>
        <w:ind w:firstLine="411" w:firstLineChars="196"/>
        <w:rPr>
          <w:rFonts w:ascii="宋体" w:hAnsi="宋体"/>
          <w:szCs w:val="21"/>
        </w:rPr>
      </w:pPr>
      <w:r>
        <w:rPr>
          <w:rFonts w:hint="eastAsia" w:ascii="宋体" w:hAnsi="宋体"/>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hAnsi="宋体" w:eastAsia="黑体"/>
          <w:sz w:val="24"/>
        </w:rPr>
      </w:pPr>
      <w:r>
        <w:rPr>
          <w:rFonts w:hint="eastAsia" w:ascii="黑体" w:hAnsi="宋体" w:eastAsia="黑体"/>
          <w:sz w:val="24"/>
        </w:rPr>
        <w:t>20．投标有效期</w:t>
      </w:r>
    </w:p>
    <w:bookmarkEnd w:id="162"/>
    <w:p>
      <w:pPr>
        <w:ind w:firstLine="411" w:firstLineChars="196"/>
        <w:rPr>
          <w:rFonts w:ascii="宋体" w:hAnsi="宋体"/>
          <w:szCs w:val="21"/>
        </w:rPr>
      </w:pPr>
      <w:bookmarkStart w:id="164" w:name="_Hlk72402214"/>
      <w:r>
        <w:rPr>
          <w:rFonts w:hint="eastAsia" w:ascii="宋体" w:hAnsi="宋体"/>
          <w:szCs w:val="21"/>
        </w:rPr>
        <w:t>20.1 投标有效期为</w:t>
      </w:r>
      <w:r>
        <w:rPr>
          <w:rFonts w:hint="eastAsia" w:ascii="Arial" w:hAnsi="Arial" w:cs="Arial"/>
          <w:szCs w:val="21"/>
        </w:rPr>
        <w:t>从投标截止之日算起的日历天数。</w:t>
      </w:r>
      <w:r>
        <w:rPr>
          <w:rFonts w:hint="eastAsia" w:ascii="宋体" w:hAnsi="宋体"/>
          <w:szCs w:val="21"/>
        </w:rPr>
        <w:t>在此期限内，所有投标文件均保持有效。</w:t>
      </w:r>
    </w:p>
    <w:p>
      <w:pPr>
        <w:ind w:firstLine="411" w:firstLineChars="196"/>
        <w:rPr>
          <w:rFonts w:ascii="宋体" w:hAnsi="宋体"/>
          <w:szCs w:val="21"/>
        </w:rPr>
      </w:pPr>
      <w:r>
        <w:rPr>
          <w:rFonts w:hint="eastAsia" w:ascii="宋体" w:hAnsi="宋体"/>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1" w:firstLineChars="196"/>
        <w:rPr>
          <w:rFonts w:ascii="宋体" w:hAnsi="宋体"/>
          <w:szCs w:val="21"/>
        </w:rPr>
      </w:pPr>
      <w:r>
        <w:rPr>
          <w:rFonts w:hint="eastAsia" w:ascii="宋体" w:hAnsi="宋体"/>
          <w:szCs w:val="21"/>
        </w:rPr>
        <w:t>20</w:t>
      </w:r>
      <w:r>
        <w:rPr>
          <w:rFonts w:ascii="宋体" w:hAnsi="宋体"/>
          <w:szCs w:val="21"/>
        </w:rPr>
        <w:t>.3</w:t>
      </w:r>
      <w:r>
        <w:rPr>
          <w:rFonts w:hint="eastAsia" w:ascii="宋体" w:hAnsi="宋体"/>
          <w:szCs w:val="21"/>
        </w:rPr>
        <w:t xml:space="preserve"> 中标供应商的投标文件有效期，截止于完成本招标文件规定的全部项目内容，并通过竣工验收及保修期结束。</w:t>
      </w:r>
    </w:p>
    <w:bookmarkEnd w:id="164"/>
    <w:p>
      <w:pPr>
        <w:rPr>
          <w:rFonts w:ascii="黑体" w:hAnsi="宋体" w:eastAsia="黑体"/>
          <w:sz w:val="24"/>
        </w:rPr>
      </w:pPr>
      <w:r>
        <w:rPr>
          <w:rFonts w:hint="eastAsia" w:ascii="黑体" w:hAnsi="宋体" w:eastAsia="黑体"/>
          <w:sz w:val="24"/>
        </w:rPr>
        <w:t>21．</w:t>
      </w:r>
      <w:bookmarkStart w:id="165" w:name="_Hlk72402325"/>
      <w:r>
        <w:rPr>
          <w:rFonts w:hint="eastAsia" w:ascii="黑体" w:hAnsi="宋体" w:eastAsia="黑体"/>
          <w:sz w:val="24"/>
        </w:rPr>
        <w:t xml:space="preserve">关于投标保证金 </w:t>
      </w:r>
    </w:p>
    <w:p>
      <w:pPr>
        <w:rPr>
          <w:rFonts w:ascii="宋体" w:hAnsi="宋体"/>
          <w:szCs w:val="21"/>
        </w:rPr>
      </w:pPr>
      <w:r>
        <w:rPr>
          <w:rFonts w:hint="eastAsia" w:ascii="宋体" w:hAnsi="宋体"/>
          <w:szCs w:val="21"/>
        </w:rPr>
        <w:t xml:space="preserve">    21.1 </w:t>
      </w:r>
      <w:r>
        <w:rPr>
          <w:rFonts w:hint="eastAsia"/>
        </w:rPr>
        <w:t>根据《</w:t>
      </w:r>
      <w:r>
        <w:t>深圳市财政局关于明确政府采购保证金管理工作的通知</w:t>
      </w:r>
      <w:r>
        <w:rPr>
          <w:rFonts w:hint="eastAsia"/>
        </w:rPr>
        <w:t>》（深财购[</w:t>
      </w:r>
      <w:r>
        <w:t>2019]42</w:t>
      </w:r>
      <w:r>
        <w:rPr>
          <w:rFonts w:hint="eastAsia"/>
        </w:rPr>
        <w:t>号）文的规定，本项目不收取投标保证金。</w:t>
      </w:r>
    </w:p>
    <w:p>
      <w:pPr>
        <w:rPr>
          <w:rFonts w:ascii="黑体" w:hAnsi="宋体" w:eastAsia="黑体"/>
          <w:sz w:val="24"/>
        </w:rPr>
      </w:pPr>
      <w:r>
        <w:rPr>
          <w:rFonts w:hint="eastAsia" w:ascii="黑体" w:hAnsi="宋体" w:eastAsia="黑体"/>
          <w:sz w:val="24"/>
        </w:rPr>
        <w:t>22．投标人的替代方案</w:t>
      </w:r>
    </w:p>
    <w:p>
      <w:pPr>
        <w:ind w:firstLine="411" w:firstLineChars="196"/>
        <w:rPr>
          <w:rFonts w:ascii="宋体" w:hAnsi="宋体"/>
          <w:szCs w:val="21"/>
        </w:rPr>
      </w:pPr>
      <w:r>
        <w:rPr>
          <w:rFonts w:hint="eastAsia" w:ascii="宋体" w:hAnsi="宋体"/>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1" w:firstLineChars="196"/>
        <w:rPr>
          <w:rFonts w:ascii="宋体" w:hAnsi="宋体"/>
          <w:szCs w:val="21"/>
        </w:rPr>
      </w:pPr>
      <w:r>
        <w:rPr>
          <w:rFonts w:hint="eastAsia" w:ascii="宋体" w:hAnsi="宋体"/>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165"/>
    <w:p>
      <w:pPr>
        <w:rPr>
          <w:rFonts w:ascii="黑体" w:hAnsi="宋体" w:eastAsia="黑体"/>
          <w:sz w:val="24"/>
        </w:rPr>
      </w:pPr>
      <w:r>
        <w:rPr>
          <w:rFonts w:hint="eastAsia" w:ascii="黑体" w:hAnsi="宋体" w:eastAsia="黑体"/>
          <w:sz w:val="24"/>
        </w:rPr>
        <w:t>23．</w:t>
      </w:r>
      <w:bookmarkStart w:id="166" w:name="_Hlk72402860"/>
      <w:r>
        <w:rPr>
          <w:rFonts w:ascii="黑体" w:hAnsi="宋体" w:eastAsia="黑体"/>
          <w:sz w:val="24"/>
        </w:rPr>
        <w:t>投标文件的</w:t>
      </w:r>
      <w:r>
        <w:rPr>
          <w:rFonts w:hint="eastAsia" w:ascii="黑体" w:hAnsi="宋体" w:eastAsia="黑体"/>
          <w:sz w:val="24"/>
        </w:rPr>
        <w:t>制作</w:t>
      </w:r>
      <w:r>
        <w:rPr>
          <w:rFonts w:ascii="黑体" w:hAnsi="宋体" w:eastAsia="黑体"/>
          <w:sz w:val="24"/>
        </w:rPr>
        <w:t>要求</w:t>
      </w:r>
    </w:p>
    <w:p>
      <w:pPr>
        <w:ind w:firstLine="411" w:firstLineChars="196"/>
        <w:rPr>
          <w:rFonts w:ascii="宋体" w:hAnsi="宋体"/>
        </w:rPr>
      </w:pPr>
      <w:r>
        <w:rPr>
          <w:rFonts w:hint="eastAsia" w:ascii="宋体" w:hAnsi="宋体"/>
        </w:rPr>
        <w:t>23.1投标人应准备所投项目的电子投标文件一份。此电子投标文件须由投标人根据政府集中采购机构提供的后缀名为.szczf的电子招标文件，下载并使用相应的深圳智慧采购平台投标文件制作专用软件打开招标文件（.szczf格式）【下载地址：</w:t>
      </w:r>
      <w:r>
        <w:rPr>
          <w:rFonts w:hint="eastAsia"/>
        </w:rPr>
        <w:t>http://zfcg.szggzy.com:8081/cgxy/013002/20210923/173e0b2c-7a4c-4246-a0c7-e0ea75d84dd6.html</w:t>
      </w:r>
      <w:r>
        <w:rPr>
          <w:rFonts w:hint="eastAsia" w:ascii="宋体" w:hAnsi="宋体"/>
        </w:rPr>
        <w:t>】。</w:t>
      </w:r>
    </w:p>
    <w:p>
      <w:pPr>
        <w:ind w:firstLine="411" w:firstLineChars="196"/>
        <w:rPr>
          <w:rFonts w:ascii="宋体" w:hAnsi="宋体"/>
        </w:rPr>
      </w:pPr>
      <w:r>
        <w:rPr>
          <w:rFonts w:hint="eastAsia" w:ascii="宋体" w:hAnsi="宋体"/>
        </w:rPr>
        <w:t>23.2投标人在使用《投标文件制作软件》编制投标书时须注意：</w:t>
      </w:r>
    </w:p>
    <w:p>
      <w:pPr>
        <w:ind w:firstLine="411" w:firstLineChars="196"/>
        <w:rPr>
          <w:rFonts w:ascii="宋体" w:hAnsi="宋体"/>
        </w:rPr>
      </w:pPr>
      <w:r>
        <w:rPr>
          <w:rFonts w:hint="eastAsia" w:ascii="宋体" w:hAnsi="宋体"/>
        </w:rPr>
        <w:t>23.2.1导入《投标文件制作软件》的招标文件项目编号、包号应与以此制作的投标文件项目编号、包号一致。例如，不能将甲项目A包的招标书导入《投标文件制作软件》，制作乙项目B包的投标书。</w:t>
      </w:r>
    </w:p>
    <w:p>
      <w:pPr>
        <w:ind w:firstLine="411" w:firstLineChars="196"/>
        <w:rPr>
          <w:rFonts w:ascii="宋体" w:hAnsi="宋体"/>
        </w:rPr>
      </w:pPr>
      <w:r>
        <w:rPr>
          <w:rFonts w:hint="eastAsia" w:ascii="宋体" w:hAnsi="宋体"/>
        </w:rPr>
        <w:t>23.2.2不能用非本公司的电子密钥加密本公司的投标文件，或者用其它公司的登录用户上传本公司的投标文件。</w:t>
      </w:r>
    </w:p>
    <w:p>
      <w:pPr>
        <w:ind w:firstLine="411" w:firstLineChars="196"/>
        <w:rPr>
          <w:rFonts w:ascii="宋体" w:hAnsi="宋体"/>
        </w:rPr>
      </w:pPr>
      <w:r>
        <w:rPr>
          <w:rFonts w:hint="eastAsia" w:ascii="宋体" w:hAnsi="宋体"/>
        </w:rPr>
        <w:t>23.2.3要求用《投标文件制作软件》编制投标书的包，不能用其它方式编制投标书。编制投标文件时，电脑须连通互联网。</w:t>
      </w:r>
    </w:p>
    <w:p>
      <w:pPr>
        <w:ind w:firstLine="411" w:firstLineChars="196"/>
        <w:rPr>
          <w:rFonts w:ascii="宋体" w:hAnsi="宋体"/>
        </w:rPr>
      </w:pPr>
      <w:r>
        <w:rPr>
          <w:rFonts w:hint="eastAsia" w:ascii="宋体" w:hAnsi="宋体"/>
        </w:rPr>
        <w:t>23.2.4投标文件不能带病毒。政府集中采购机构将用专业杀毒软件对投标文件进行病毒检测，如果这两种软件均报告发现病毒，则政府集中采购机构认为该投标文件带病毒。</w:t>
      </w:r>
    </w:p>
    <w:p>
      <w:pPr>
        <w:ind w:firstLine="411" w:firstLineChars="196"/>
        <w:rPr>
          <w:rFonts w:ascii="宋体" w:hAnsi="宋体"/>
        </w:rPr>
      </w:pPr>
      <w:r>
        <w:rPr>
          <w:rFonts w:hint="eastAsia" w:ascii="宋体" w:hAnsi="宋体"/>
        </w:rPr>
        <w:t>23.2.5完整填写“投标关键信息”，如下图所示：</w:t>
      </w:r>
    </w:p>
    <w:p>
      <w:pPr>
        <w:ind w:firstLine="411" w:firstLineChars="196"/>
        <w:rPr>
          <w:rFonts w:ascii="宋体" w:hAnsi="宋体"/>
        </w:rPr>
      </w:pPr>
      <w:r>
        <w:rPr>
          <w:rFonts w:ascii="宋体" w:hAnsi="宋体"/>
        </w:rPr>
        <w:drawing>
          <wp:inline distT="0" distB="0" distL="0" distR="0">
            <wp:extent cx="5278755" cy="2721610"/>
            <wp:effectExtent l="0" t="0" r="0" b="2540"/>
            <wp:docPr id="6" name="图片 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形用户界面, 应用程序&#10;&#10;描述已自动生成"/>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278755" cy="2721610"/>
                    </a:xfrm>
                    <a:prstGeom prst="rect">
                      <a:avLst/>
                    </a:prstGeom>
                    <a:noFill/>
                    <a:ln>
                      <a:noFill/>
                    </a:ln>
                  </pic:spPr>
                </pic:pic>
              </a:graphicData>
            </a:graphic>
          </wp:inline>
        </w:drawing>
      </w:r>
    </w:p>
    <w:p>
      <w:pPr>
        <w:ind w:firstLine="413" w:firstLineChars="196"/>
        <w:rPr>
          <w:rFonts w:ascii="宋体" w:hAnsi="宋体"/>
          <w:b/>
        </w:rPr>
      </w:pPr>
      <w:r>
        <w:rPr>
          <w:rFonts w:hint="eastAsia" w:ascii="宋体" w:hAnsi="宋体"/>
          <w:b/>
        </w:rPr>
        <w:t>备注：上述“开标一览表”中的“投标报价”将作为价格分计算依据；其它信息仅是对投标文件相关内容的概括性表述，不作为评审依据。</w:t>
      </w:r>
    </w:p>
    <w:p>
      <w:pPr>
        <w:ind w:firstLine="411" w:firstLineChars="196"/>
        <w:rPr>
          <w:rFonts w:ascii="宋体" w:hAnsi="宋体"/>
        </w:rPr>
      </w:pPr>
      <w:r>
        <w:rPr>
          <w:rFonts w:hint="eastAsia" w:ascii="宋体" w:hAnsi="宋体"/>
        </w:rPr>
        <w:t>23.2.6投标人在编辑投标文件时，</w:t>
      </w:r>
      <w:r>
        <w:rPr>
          <w:rFonts w:hint="eastAsia" w:ascii="宋体" w:hAnsi="宋体"/>
          <w:b/>
        </w:rPr>
        <w:t>在投标文件目录中属于本节点内容的必须在本节点中填写，填写到其他节点或附件，</w:t>
      </w:r>
      <w:r>
        <w:rPr>
          <w:rFonts w:hint="eastAsia" w:ascii="宋体" w:hAnsi="宋体"/>
        </w:rPr>
        <w:t>一切后果由供应商自行承担。</w:t>
      </w:r>
    </w:p>
    <w:p>
      <w:pPr>
        <w:ind w:firstLine="411" w:firstLineChars="196"/>
        <w:rPr>
          <w:rFonts w:ascii="宋体" w:hAnsi="宋体"/>
        </w:rPr>
      </w:pPr>
      <w:r>
        <w:rPr>
          <w:rFonts w:hint="eastAsia" w:ascii="宋体" w:hAnsi="宋体"/>
        </w:rPr>
        <w:t>23.2.7投标文件编写完成后，</w:t>
      </w:r>
      <w:r>
        <w:rPr>
          <w:rFonts w:hint="eastAsia" w:ascii="宋体" w:hAnsi="宋体"/>
          <w:b/>
        </w:rPr>
        <w:t>必须用属于投标人的电子密钥进行加密，否则视同未盖公章，将导致投标文件无效。</w:t>
      </w:r>
    </w:p>
    <w:p>
      <w:pPr>
        <w:ind w:firstLine="411" w:firstLineChars="196"/>
        <w:rPr>
          <w:rFonts w:ascii="宋体" w:hAnsi="宋体"/>
        </w:rPr>
      </w:pPr>
      <w:r>
        <w:rPr>
          <w:rFonts w:hint="eastAsia" w:ascii="宋体" w:hAnsi="宋体"/>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1" w:firstLineChars="196"/>
        <w:rPr>
          <w:rFonts w:ascii="宋体" w:hAnsi="宋体"/>
        </w:rPr>
      </w:pPr>
      <w:r>
        <w:rPr>
          <w:rFonts w:hint="eastAsia" w:ascii="宋体" w:hAnsi="宋体"/>
        </w:rPr>
        <w:t>23.2.9如果开标时出现网络故障、技术故障，影响了政府采购活动，政府集中采购机构有权采取措施如延期、接受无法从网上上传的投标书等，以保障政府采购活动的公开、公平和公正。</w:t>
      </w:r>
    </w:p>
    <w:p>
      <w:pPr>
        <w:ind w:firstLine="411" w:firstLineChars="196"/>
        <w:rPr>
          <w:rFonts w:ascii="宋体" w:hAnsi="宋体"/>
        </w:rPr>
      </w:pPr>
      <w:r>
        <w:rPr>
          <w:rFonts w:hint="eastAsia" w:ascii="宋体" w:hAnsi="宋体"/>
        </w:rPr>
        <w:t>23.3电报、电话、传真形式的投标概不接受。</w:t>
      </w:r>
    </w:p>
    <w:p>
      <w:pPr>
        <w:ind w:firstLine="413" w:firstLineChars="196"/>
        <w:rPr>
          <w:rFonts w:ascii="宋体" w:hAnsi="宋体"/>
          <w:b/>
        </w:rPr>
      </w:pPr>
      <w:r>
        <w:rPr>
          <w:rFonts w:hint="eastAsia" w:ascii="宋体" w:hAnsi="宋体"/>
          <w:b/>
        </w:rPr>
        <w:t>23.4经投标人电子密钥加密的投标文件无须盖章或签字，</w:t>
      </w:r>
      <w:r>
        <w:rPr>
          <w:rFonts w:hint="eastAsia" w:ascii="宋体" w:hAnsi="宋体"/>
        </w:rPr>
        <w:t>专用条款另有要求的除外。</w:t>
      </w:r>
    </w:p>
    <w:p>
      <w:pPr>
        <w:ind w:firstLine="413" w:firstLineChars="196"/>
        <w:rPr>
          <w:rFonts w:ascii="宋体" w:hAnsi="宋体"/>
        </w:rPr>
      </w:pPr>
      <w:r>
        <w:rPr>
          <w:rFonts w:hint="eastAsia" w:ascii="宋体" w:hAnsi="宋体"/>
          <w:b/>
        </w:rPr>
        <w:t>23.5</w:t>
      </w:r>
      <w:r>
        <w:rPr>
          <w:rFonts w:hint="eastAsia" w:ascii="宋体" w:hAnsi="宋体"/>
        </w:rPr>
        <w:t xml:space="preserve"> 各类资格（资质）文件提供扫描件，专用条款另有要求的除外。</w:t>
      </w:r>
      <w:bookmarkEnd w:id="166"/>
    </w:p>
    <w:p>
      <w:pPr>
        <w:pStyle w:val="5"/>
        <w:numPr>
          <w:ilvl w:val="0"/>
          <w:numId w:val="12"/>
        </w:numPr>
        <w:spacing w:before="120" w:beforeLines="50" w:after="120" w:afterLines="50"/>
        <w:ind w:left="562" w:hanging="562"/>
        <w:rPr>
          <w:sz w:val="28"/>
          <w:szCs w:val="28"/>
        </w:rPr>
      </w:pPr>
      <w:r>
        <w:rPr>
          <w:rFonts w:hint="eastAsia"/>
          <w:sz w:val="28"/>
          <w:szCs w:val="28"/>
        </w:rPr>
        <w:t>投标文件的递交</w:t>
      </w:r>
      <w:bookmarkStart w:id="167" w:name="_Hlk72405459"/>
    </w:p>
    <w:p>
      <w:pPr>
        <w:rPr>
          <w:rFonts w:ascii="黑体" w:hAnsi="宋体" w:eastAsia="黑体"/>
          <w:sz w:val="24"/>
        </w:rPr>
      </w:pPr>
      <w:r>
        <w:rPr>
          <w:rFonts w:hint="eastAsia" w:ascii="黑体" w:hAnsi="宋体" w:eastAsia="黑体"/>
          <w:sz w:val="24"/>
        </w:rPr>
        <w:t>24．投标书的保密</w:t>
      </w:r>
    </w:p>
    <w:p>
      <w:pPr>
        <w:ind w:firstLine="411" w:firstLineChars="196"/>
        <w:rPr>
          <w:rFonts w:ascii="宋体" w:hAnsi="宋体"/>
        </w:rPr>
      </w:pPr>
      <w:r>
        <w:rPr>
          <w:rFonts w:hint="eastAsia" w:ascii="宋体" w:hAnsi="宋体"/>
        </w:rPr>
        <w:t>24.1在投标文件制作完成后，在投标文件制作软件点击【生成标书】按钮进入【填写开标一览表界面】界面，在该界面填写完开标一览表信息后点击【确定】，进入投标文件生成环节。投标文件制作软件会在投标文件生成过程中，提示用户输入密码，输入密码后对标文件自动进行加密，此加密程序确保投标文件在到达开标时间后才能解密查看。在加密过程中，请按照软件提示进行操作。加密操作界面如下图所示：</w:t>
      </w:r>
    </w:p>
    <w:p>
      <w:pPr>
        <w:ind w:firstLine="411" w:firstLineChars="196"/>
        <w:rPr>
          <w:rFonts w:ascii="宋体" w:hAnsi="宋体"/>
        </w:rPr>
      </w:pPr>
      <w:r>
        <w:rPr>
          <w:rFonts w:ascii="宋体" w:hAnsi="宋体"/>
        </w:rPr>
        <w:drawing>
          <wp:inline distT="0" distB="0" distL="0" distR="0">
            <wp:extent cx="5278755" cy="2721610"/>
            <wp:effectExtent l="0" t="0" r="0" b="2540"/>
            <wp:docPr id="7"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 应用程序&#10;&#10;描述已自动生成"/>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278755" cy="2721610"/>
                    </a:xfrm>
                    <a:prstGeom prst="rect">
                      <a:avLst/>
                    </a:prstGeom>
                    <a:noFill/>
                    <a:ln>
                      <a:noFill/>
                    </a:ln>
                  </pic:spPr>
                </pic:pic>
              </a:graphicData>
            </a:graphic>
          </wp:inline>
        </w:drawing>
      </w:r>
    </w:p>
    <w:p>
      <w:pPr>
        <w:ind w:firstLine="411" w:firstLineChars="196"/>
        <w:rPr>
          <w:rFonts w:ascii="宋体" w:hAnsi="宋体"/>
        </w:rPr>
      </w:pPr>
      <w:r>
        <w:rPr>
          <w:rFonts w:hint="eastAsia" w:ascii="宋体" w:hAnsi="宋体"/>
        </w:rPr>
        <w:t>在投标文件制作软件点击【生成标书】按钮进入【填写开标一览表界面】界面，在该界面填写完开标一览表信息后点击【确定】，进入投标文件生成环节。</w:t>
      </w:r>
      <w:r>
        <w:rPr>
          <w:rFonts w:ascii="宋体" w:hAnsi="宋体"/>
        </w:rPr>
        <w:drawing>
          <wp:inline distT="0" distB="0" distL="0" distR="0">
            <wp:extent cx="5278755" cy="2732405"/>
            <wp:effectExtent l="0" t="0" r="0" b="0"/>
            <wp:docPr id="8"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10;&#10;描述已自动生成"/>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278755" cy="2732405"/>
                    </a:xfrm>
                    <a:prstGeom prst="rect">
                      <a:avLst/>
                    </a:prstGeom>
                    <a:noFill/>
                    <a:ln>
                      <a:noFill/>
                    </a:ln>
                  </pic:spPr>
                </pic:pic>
              </a:graphicData>
            </a:graphic>
          </wp:inline>
        </w:drawing>
      </w:r>
    </w:p>
    <w:p>
      <w:pPr>
        <w:ind w:firstLine="411" w:firstLineChars="196"/>
        <w:rPr>
          <w:rFonts w:ascii="宋体" w:hAnsi="宋体"/>
        </w:rPr>
      </w:pPr>
      <w:r>
        <w:rPr>
          <w:rFonts w:hint="eastAsia" w:ascii="宋体" w:hAnsi="宋体"/>
        </w:rPr>
        <w:t>投标文件制作软件会在投标文件生成过程中，提示用户输入密码，输入密码后对投标文件自动进行加密。</w:t>
      </w:r>
    </w:p>
    <w:p>
      <w:pPr>
        <w:ind w:firstLine="422" w:firstLineChars="200"/>
        <w:rPr>
          <w:rFonts w:ascii="宋体" w:hAnsi="宋体"/>
          <w:b/>
        </w:rPr>
      </w:pPr>
      <w:r>
        <w:rPr>
          <w:rFonts w:hint="eastAsia" w:ascii="宋体" w:hAnsi="宋体"/>
          <w:b/>
        </w:rPr>
        <w:t>24.2若采购项目出现延期情况：</w:t>
      </w:r>
    </w:p>
    <w:p>
      <w:pPr>
        <w:ind w:firstLine="422" w:firstLineChars="200"/>
        <w:rPr>
          <w:rFonts w:ascii="黑体" w:hAnsi="宋体" w:eastAsia="黑体"/>
          <w:b/>
          <w:sz w:val="24"/>
        </w:rPr>
      </w:pPr>
      <w:r>
        <w:rPr>
          <w:rFonts w:hint="eastAsia" w:ascii="宋体" w:hAnsi="宋体"/>
          <w:b/>
        </w:rPr>
        <w:t>如果供下载的招标文件（后缀名为.</w:t>
      </w:r>
      <w:r>
        <w:rPr>
          <w:rFonts w:ascii="宋体" w:hAnsi="宋体"/>
          <w:b/>
        </w:rPr>
        <w:t>szczf</w:t>
      </w:r>
      <w:r>
        <w:rPr>
          <w:rFonts w:hint="eastAsia" w:ascii="宋体" w:hAnsi="宋体"/>
          <w:b/>
        </w:rPr>
        <w:t>）有更新，投标人必须重新下载招标文件、重新制作投标文件、重新加密投标文件、重新上传投标文件；如果供下载的招标文件（后缀名为.</w:t>
      </w:r>
      <w:r>
        <w:rPr>
          <w:rFonts w:ascii="宋体" w:hAnsi="宋体"/>
          <w:b/>
        </w:rPr>
        <w:t>szczf</w:t>
      </w:r>
      <w:r>
        <w:rPr>
          <w:rFonts w:hint="eastAsia" w:ascii="宋体" w:hAnsi="宋体"/>
          <w:b/>
        </w:rPr>
        <w:t>）没有更新，投标人必须重新加密投标文件、重新上传投标文件（是否重新制作投标文件根据项目实际情况定）。否则，投标人自行承担投标文件无法解密导致投标无效的后果。</w:t>
      </w:r>
    </w:p>
    <w:p>
      <w:pPr>
        <w:rPr>
          <w:rFonts w:ascii="黑体" w:hAnsi="宋体" w:eastAsia="黑体"/>
          <w:sz w:val="24"/>
        </w:rPr>
      </w:pPr>
      <w:r>
        <w:rPr>
          <w:rFonts w:hint="eastAsia" w:ascii="黑体" w:hAnsi="宋体" w:eastAsia="黑体"/>
          <w:sz w:val="24"/>
        </w:rPr>
        <w:t>25．上传投标文件及投标截止日期</w:t>
      </w:r>
    </w:p>
    <w:p>
      <w:pPr>
        <w:ind w:firstLine="411" w:firstLineChars="196"/>
        <w:rPr>
          <w:rFonts w:ascii="宋体" w:hAnsi="宋体"/>
        </w:rPr>
      </w:pPr>
      <w:r>
        <w:rPr>
          <w:rFonts w:hint="eastAsia" w:ascii="宋体" w:hAnsi="宋体"/>
        </w:rPr>
        <w:t>25</w:t>
      </w:r>
      <w:r>
        <w:rPr>
          <w:rFonts w:ascii="宋体" w:hAnsi="宋体"/>
        </w:rPr>
        <w:t>.</w:t>
      </w:r>
      <w:r>
        <w:rPr>
          <w:rFonts w:hint="eastAsia" w:ascii="宋体" w:hAnsi="宋体"/>
        </w:rPr>
        <w:t>1实行网上投标，</w:t>
      </w:r>
      <w:r>
        <w:rPr>
          <w:rFonts w:ascii="宋体" w:hAnsi="宋体"/>
        </w:rPr>
        <w:t>投标人必须</w:t>
      </w:r>
      <w:r>
        <w:rPr>
          <w:rFonts w:hint="eastAsia" w:ascii="宋体" w:hAnsi="宋体"/>
        </w:rPr>
        <w:t>在招标</w:t>
      </w:r>
      <w:r>
        <w:rPr>
          <w:rFonts w:ascii="宋体" w:hAnsi="宋体"/>
        </w:rPr>
        <w:t>文件规定的投标截止时间前</w:t>
      </w:r>
      <w:r>
        <w:rPr>
          <w:rFonts w:hint="eastAsia" w:ascii="宋体" w:hAnsi="宋体"/>
        </w:rPr>
        <w:t>用电子密钥登录“深圳政府采购智慧平台用户网上办事子系统（http://zfcg.szggzy.com:8081/TPBidder/memberLogin）”，用“【我的项目】→【项目流程】→【递交投标(应答)文件】”功能点上传投标文件。如上传过程中遇到问题，可拨打技术支持电话，联系方式：0755-88653300，转6。</w:t>
      </w:r>
    </w:p>
    <w:p>
      <w:pPr>
        <w:ind w:firstLine="411" w:firstLineChars="196"/>
        <w:rPr>
          <w:rFonts w:ascii="宋体" w:hAnsi="宋体"/>
        </w:rPr>
      </w:pPr>
      <w:r>
        <w:rPr>
          <w:rFonts w:hint="eastAsia" w:ascii="宋体" w:hAnsi="宋体"/>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1" w:firstLineChars="196"/>
        <w:rPr>
          <w:rFonts w:ascii="宋体" w:hAnsi="宋体"/>
        </w:rPr>
      </w:pPr>
      <w:r>
        <w:rPr>
          <w:rFonts w:hint="eastAsia" w:ascii="宋体" w:hAnsi="宋体"/>
        </w:rPr>
        <w:t>25</w:t>
      </w:r>
      <w:r>
        <w:rPr>
          <w:rFonts w:ascii="宋体" w:hAnsi="宋体"/>
        </w:rPr>
        <w:t>.</w:t>
      </w:r>
      <w:r>
        <w:rPr>
          <w:rFonts w:hint="eastAsia" w:ascii="宋体" w:hAnsi="宋体"/>
        </w:rPr>
        <w:t>3投标截止时间以后不得上传投标文件。</w:t>
      </w:r>
    </w:p>
    <w:p>
      <w:pPr>
        <w:ind w:firstLine="411" w:firstLineChars="196"/>
        <w:rPr>
          <w:rFonts w:ascii="宋体" w:hAnsi="宋体"/>
        </w:rPr>
      </w:pPr>
      <w:r>
        <w:rPr>
          <w:rFonts w:hint="eastAsia" w:ascii="宋体" w:hAnsi="宋体"/>
        </w:rPr>
        <w:t>25.4.投标人须在开标当日的开标时间至解密截止时间内进行解密，逾期未解密的作无效处理。解密方法：登录“深圳政府采购智慧平台用户网上办事子系统（http://zfcg.szggzy.com:8081/TPBidder/memberLogin）”，使用本单位制作电子投标文件同一个电子密钥，在“【我的项目】→【项目流程】→【开标及解密】”进行在线解密、查询开标情况。</w:t>
      </w:r>
    </w:p>
    <w:bookmarkEnd w:id="167"/>
    <w:p>
      <w:pPr>
        <w:rPr>
          <w:rFonts w:ascii="黑体" w:hAnsi="宋体" w:eastAsia="黑体"/>
          <w:sz w:val="24"/>
        </w:rPr>
      </w:pPr>
      <w:r>
        <w:rPr>
          <w:rFonts w:hint="eastAsia" w:ascii="黑体" w:hAnsi="宋体" w:eastAsia="黑体"/>
          <w:sz w:val="24"/>
        </w:rPr>
        <w:t>26. 样品、演示、方案讲解</w:t>
      </w:r>
    </w:p>
    <w:p>
      <w:pPr>
        <w:ind w:firstLine="411" w:firstLineChars="196"/>
        <w:rPr>
          <w:rFonts w:ascii="宋体" w:hAnsi="宋体"/>
          <w:szCs w:val="21"/>
        </w:rPr>
      </w:pPr>
      <w:r>
        <w:rPr>
          <w:rFonts w:hint="eastAsia" w:ascii="宋体" w:hAnsi="宋体"/>
          <w:szCs w:val="21"/>
        </w:rPr>
        <w:t>26.1 样品、演示、方案讲解等事项在招标文件专用条款中进行规定。</w:t>
      </w:r>
    </w:p>
    <w:p>
      <w:pPr>
        <w:rPr>
          <w:rFonts w:ascii="黑体" w:hAnsi="宋体" w:eastAsia="黑体"/>
          <w:sz w:val="24"/>
        </w:rPr>
      </w:pPr>
      <w:bookmarkStart w:id="168" w:name="_Hlk72428346"/>
      <w:r>
        <w:rPr>
          <w:rFonts w:ascii="黑体" w:hAnsi="宋体" w:eastAsia="黑体"/>
          <w:sz w:val="24"/>
        </w:rPr>
        <w:t>2</w:t>
      </w:r>
      <w:r>
        <w:rPr>
          <w:rFonts w:hint="eastAsia" w:ascii="黑体" w:hAnsi="宋体" w:eastAsia="黑体"/>
          <w:sz w:val="24"/>
        </w:rPr>
        <w:t>7．</w:t>
      </w:r>
      <w:r>
        <w:rPr>
          <w:rFonts w:ascii="黑体" w:hAnsi="宋体" w:eastAsia="黑体"/>
          <w:sz w:val="24"/>
        </w:rPr>
        <w:t>投标文件的修改和撤销</w:t>
      </w:r>
    </w:p>
    <w:p>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1</w:t>
      </w:r>
      <w:r>
        <w:rPr>
          <w:rFonts w:ascii="宋体" w:hAnsi="宋体"/>
        </w:rPr>
        <w:t>投标方在提交投标文件后可对其投标文件进行修改</w:t>
      </w:r>
      <w:r>
        <w:rPr>
          <w:rFonts w:hint="eastAsia" w:ascii="宋体" w:hAnsi="宋体"/>
        </w:rPr>
        <w:t>并重新上传投标文件</w:t>
      </w:r>
      <w:r>
        <w:rPr>
          <w:rFonts w:ascii="宋体" w:hAnsi="宋体"/>
        </w:rPr>
        <w:t>或</w:t>
      </w:r>
      <w:r>
        <w:rPr>
          <w:rFonts w:hint="eastAsia" w:ascii="宋体" w:hAnsi="宋体"/>
        </w:rPr>
        <w:t>在网上进行</w:t>
      </w:r>
      <w:r>
        <w:rPr>
          <w:rFonts w:ascii="宋体" w:hAnsi="宋体"/>
        </w:rPr>
        <w:t>撤销</w:t>
      </w:r>
      <w:r>
        <w:rPr>
          <w:rFonts w:hint="eastAsia" w:ascii="宋体" w:hAnsi="宋体"/>
        </w:rPr>
        <w:t>投标的操作</w:t>
      </w:r>
      <w:r>
        <w:rPr>
          <w:rFonts w:ascii="宋体" w:hAnsi="宋体"/>
        </w:rPr>
        <w:t>。</w:t>
      </w:r>
    </w:p>
    <w:p>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2</w:t>
      </w:r>
      <w:r>
        <w:rPr>
          <w:rFonts w:ascii="宋体" w:hAnsi="宋体"/>
        </w:rPr>
        <w:t>投标截止时间以后不得修改投标文件。</w:t>
      </w:r>
    </w:p>
    <w:p>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3从投标截止期至投标人在投标文件中确定的投标有效期之间的这段时间内，投标人不得撤回其投标。</w:t>
      </w:r>
    </w:p>
    <w:p>
      <w:pPr>
        <w:ind w:firstLine="411" w:firstLineChars="196"/>
        <w:rPr>
          <w:rFonts w:ascii="宋体" w:hAnsi="宋体"/>
          <w:szCs w:val="21"/>
        </w:rPr>
      </w:pPr>
      <w:r>
        <w:rPr>
          <w:rFonts w:hint="eastAsia" w:ascii="宋体" w:hAnsi="宋体"/>
          <w:szCs w:val="21"/>
        </w:rPr>
        <w:t>27.4政府集中采购机构不退还投标文件，专用条款另有规定的除外。</w:t>
      </w:r>
    </w:p>
    <w:bookmarkEnd w:id="168"/>
    <w:p>
      <w:pPr>
        <w:pStyle w:val="5"/>
        <w:numPr>
          <w:ilvl w:val="0"/>
          <w:numId w:val="12"/>
        </w:numPr>
        <w:spacing w:before="120" w:beforeLines="50" w:after="120" w:afterLines="50"/>
        <w:ind w:left="562" w:hanging="562"/>
        <w:rPr>
          <w:sz w:val="28"/>
          <w:szCs w:val="28"/>
        </w:rPr>
      </w:pPr>
      <w:r>
        <w:rPr>
          <w:rFonts w:hint="eastAsia"/>
          <w:sz w:val="28"/>
          <w:szCs w:val="28"/>
        </w:rPr>
        <w:t>开标</w:t>
      </w:r>
    </w:p>
    <w:p>
      <w:pPr>
        <w:rPr>
          <w:rFonts w:ascii="黑体" w:hAnsi="宋体" w:eastAsia="黑体"/>
          <w:sz w:val="24"/>
        </w:rPr>
      </w:pPr>
      <w:r>
        <w:rPr>
          <w:rFonts w:hint="eastAsia" w:ascii="黑体" w:hAnsi="宋体" w:eastAsia="黑体"/>
          <w:sz w:val="24"/>
        </w:rPr>
        <w:t>28．开标</w:t>
      </w:r>
    </w:p>
    <w:p>
      <w:pPr>
        <w:ind w:firstLine="420" w:firstLineChars="200"/>
        <w:rPr>
          <w:rFonts w:ascii="宋体" w:hAnsi="宋体"/>
        </w:rPr>
      </w:pPr>
      <w:r>
        <w:rPr>
          <w:rFonts w:ascii="宋体" w:hAnsi="宋体"/>
          <w:szCs w:val="21"/>
        </w:rPr>
        <w:t>2</w:t>
      </w:r>
      <w:r>
        <w:rPr>
          <w:rFonts w:hint="eastAsia" w:ascii="宋体" w:hAnsi="宋体"/>
          <w:szCs w:val="21"/>
        </w:rPr>
        <w:t>8</w:t>
      </w:r>
      <w:r>
        <w:rPr>
          <w:rFonts w:ascii="宋体" w:hAnsi="宋体"/>
          <w:szCs w:val="21"/>
        </w:rPr>
        <w:t>.</w:t>
      </w:r>
      <w:r>
        <w:rPr>
          <w:rFonts w:hint="eastAsia" w:ascii="宋体" w:hAnsi="宋体"/>
          <w:szCs w:val="21"/>
        </w:rPr>
        <w:t>1</w:t>
      </w:r>
      <w:r>
        <w:rPr>
          <w:rFonts w:hint="eastAsia" w:ascii="宋体" w:hAnsi="宋体"/>
        </w:rPr>
        <w:t>投标人须在开标当日的开标时间至解密截止时间内进行解密，逾期未解密的作无效处理。解密方法：登录“深圳政府采购智慧平台用户网上办事子系统（http://zfcg.szggzy.com:8081/TPBidder/memberLogin）”，使用本单位制作电子投标文件同一个电子密钥，在“【我的项目】→【项目流程】→【开标及解密】”进行在线解密、查询开标情况。</w:t>
      </w:r>
    </w:p>
    <w:p>
      <w:pPr>
        <w:ind w:firstLine="359" w:firstLineChars="171"/>
        <w:rPr>
          <w:rFonts w:ascii="宋体" w:hAnsi="宋体"/>
          <w:szCs w:val="21"/>
        </w:rPr>
      </w:pPr>
      <w:r>
        <w:rPr>
          <w:rFonts w:hint="eastAsia" w:ascii="宋体" w:hAnsi="宋体"/>
          <w:szCs w:val="21"/>
        </w:rPr>
        <w:t>2</w:t>
      </w:r>
      <w:r>
        <w:rPr>
          <w:rFonts w:ascii="宋体" w:hAnsi="宋体"/>
          <w:szCs w:val="21"/>
        </w:rPr>
        <w:t xml:space="preserve">8.2 </w:t>
      </w:r>
      <w:r>
        <w:rPr>
          <w:rFonts w:hint="eastAsia" w:ascii="宋体" w:hAnsi="宋体"/>
          <w:szCs w:val="21"/>
        </w:rPr>
        <w:t>政府集中采购机构将在满足开标条件（</w:t>
      </w:r>
      <w:r>
        <w:rPr>
          <w:rFonts w:hint="eastAsia" w:ascii="宋体" w:hAnsi="宋体" w:cs="宋体"/>
          <w:color w:val="333333"/>
          <w:sz w:val="20"/>
          <w:szCs w:val="20"/>
          <w:shd w:val="clear" w:color="auto" w:fill="FFFFFF"/>
        </w:rPr>
        <w:t>①</w:t>
      </w:r>
      <w:r>
        <w:rPr>
          <w:rFonts w:hint="eastAsia" w:ascii="宋体" w:hAnsi="宋体"/>
          <w:szCs w:val="21"/>
        </w:rPr>
        <w:t>解密时间结束，解密后的投标供应商数量满足开标要求或</w:t>
      </w:r>
      <w:r>
        <w:rPr>
          <w:rFonts w:hint="eastAsia" w:ascii="宋体" w:hAnsi="宋体" w:cs="宋体"/>
          <w:color w:val="333333"/>
          <w:sz w:val="20"/>
          <w:szCs w:val="20"/>
          <w:shd w:val="clear" w:color="auto" w:fill="FFFFFF"/>
        </w:rPr>
        <w:t>②</w:t>
      </w:r>
      <w:r>
        <w:rPr>
          <w:rFonts w:hint="eastAsia" w:ascii="宋体" w:hAnsi="宋体"/>
          <w:szCs w:val="21"/>
        </w:rPr>
        <w:t>解密时间结束前所有投标供应商均完成投标文件解密）后，对投标文件进行开标，并在网上公布开标结果。</w:t>
      </w:r>
    </w:p>
    <w:p>
      <w:pPr>
        <w:pStyle w:val="5"/>
        <w:numPr>
          <w:ilvl w:val="0"/>
          <w:numId w:val="12"/>
        </w:numPr>
        <w:spacing w:before="120" w:beforeLines="50" w:after="120" w:afterLines="50"/>
        <w:ind w:left="562" w:hanging="562"/>
        <w:rPr>
          <w:sz w:val="28"/>
          <w:szCs w:val="28"/>
        </w:rPr>
      </w:pPr>
      <w:r>
        <w:rPr>
          <w:rFonts w:hint="eastAsia"/>
          <w:sz w:val="28"/>
          <w:szCs w:val="28"/>
        </w:rPr>
        <w:t>评审要求</w:t>
      </w:r>
    </w:p>
    <w:p>
      <w:pPr>
        <w:rPr>
          <w:rFonts w:ascii="黑体" w:hAnsi="宋体" w:eastAsia="黑体"/>
          <w:sz w:val="24"/>
        </w:rPr>
      </w:pPr>
      <w:r>
        <w:rPr>
          <w:rFonts w:hint="eastAsia" w:ascii="黑体" w:hAnsi="宋体" w:eastAsia="黑体"/>
          <w:sz w:val="24"/>
        </w:rPr>
        <w:t>29．评审委员会组成</w:t>
      </w:r>
    </w:p>
    <w:p>
      <w:pPr>
        <w:ind w:firstLine="411" w:firstLineChars="196"/>
        <w:rPr>
          <w:rFonts w:ascii="宋体" w:hAnsi="宋体"/>
        </w:rPr>
      </w:pPr>
      <w:r>
        <w:rPr>
          <w:rFonts w:hint="eastAsia" w:ascii="宋体" w:hAnsi="宋体"/>
        </w:rPr>
        <w:t>29.1网上开标结束后召开评审会议，</w:t>
      </w:r>
      <w:r>
        <w:rPr>
          <w:rFonts w:hint="eastAsia" w:ascii="宋体" w:hAnsi="宋体"/>
          <w:szCs w:val="21"/>
        </w:rPr>
        <w:t>评审委员会</w:t>
      </w:r>
      <w:r>
        <w:rPr>
          <w:rFonts w:hint="eastAsia" w:ascii="宋体" w:hAnsi="宋体"/>
        </w:rPr>
        <w:t>由政府集中采购机构依法组建，负责评审活动。</w:t>
      </w:r>
    </w:p>
    <w:p>
      <w:pPr>
        <w:ind w:firstLine="411" w:firstLineChars="196"/>
        <w:rPr>
          <w:rFonts w:ascii="宋体" w:hAnsi="宋体"/>
        </w:rPr>
      </w:pPr>
      <w:bookmarkStart w:id="169" w:name="_Hlk72436580"/>
      <w:r>
        <w:rPr>
          <w:rFonts w:hint="eastAsia" w:ascii="宋体" w:hAnsi="宋体"/>
        </w:rPr>
        <w:t>评审委员会由采购人代表和评审专家组成，成员人数应当为5人以上单数（部分条件下为7人以上单数），其中评审专家不得少于成员总数的三分之二。</w:t>
      </w:r>
      <w:bookmarkEnd w:id="169"/>
      <w:r>
        <w:rPr>
          <w:rFonts w:hint="eastAsia" w:ascii="宋体" w:hAnsi="宋体"/>
        </w:rPr>
        <w:t>评定</w:t>
      </w:r>
      <w:r>
        <w:rPr>
          <w:rFonts w:hint="eastAsia"/>
        </w:rPr>
        <w:t>分离项目</w:t>
      </w:r>
      <w:r>
        <w:t>评审专家</w:t>
      </w:r>
      <w:r>
        <w:rPr>
          <w:rFonts w:hint="eastAsia"/>
        </w:rPr>
        <w:t>均</w:t>
      </w:r>
      <w:r>
        <w:t>由</w:t>
      </w:r>
      <w:r>
        <w:rPr>
          <w:rFonts w:hint="eastAsia"/>
        </w:rPr>
        <w:t>评审专家组成。</w:t>
      </w:r>
      <w:r>
        <w:rPr>
          <w:rFonts w:hint="eastAsia" w:ascii="宋体" w:hAnsi="宋体"/>
          <w:szCs w:val="21"/>
        </w:rPr>
        <w:t>评审专家一般是</w:t>
      </w:r>
      <w:r>
        <w:rPr>
          <w:rFonts w:hint="eastAsia" w:ascii="宋体" w:hAnsi="宋体"/>
        </w:rPr>
        <w:t>从深圳市政府采购评审专家库中随机抽取。采购人代表须持采购人出具的《评审授权书》参加评审，。</w:t>
      </w:r>
    </w:p>
    <w:p>
      <w:pPr>
        <w:ind w:firstLine="411" w:firstLineChars="196"/>
        <w:rPr>
          <w:rFonts w:ascii="宋体" w:hAnsi="宋体"/>
        </w:rPr>
      </w:pPr>
      <w:r>
        <w:rPr>
          <w:rFonts w:hint="eastAsia" w:ascii="宋体" w:hAnsi="宋体"/>
        </w:rPr>
        <w:t>29.2评审定标应当遵循公平、公正、科学、择优的原则。</w:t>
      </w:r>
    </w:p>
    <w:p>
      <w:pPr>
        <w:ind w:firstLine="411" w:firstLineChars="196"/>
        <w:rPr>
          <w:rFonts w:ascii="宋体" w:hAnsi="宋体"/>
        </w:rPr>
      </w:pPr>
      <w:r>
        <w:rPr>
          <w:rFonts w:hint="eastAsia" w:ascii="宋体" w:hAnsi="宋体"/>
        </w:rPr>
        <w:t>29.3评审活动依法进行，任何单位和个人不得非法干预评标过程和结果。</w:t>
      </w:r>
    </w:p>
    <w:p>
      <w:pPr>
        <w:ind w:firstLine="411" w:firstLineChars="196"/>
        <w:rPr>
          <w:rFonts w:ascii="宋体" w:hAnsi="宋体"/>
        </w:rPr>
      </w:pPr>
      <w:r>
        <w:rPr>
          <w:rFonts w:hint="eastAsia" w:ascii="宋体" w:hAnsi="宋体"/>
        </w:rPr>
        <w:t>29.4评审过程中不允许违背评标程序或采用招标文件未载明的评标方法或评标因素进行评标。</w:t>
      </w:r>
    </w:p>
    <w:p>
      <w:pPr>
        <w:ind w:firstLine="411" w:firstLineChars="196"/>
        <w:rPr>
          <w:rFonts w:ascii="宋体" w:hAnsi="宋体"/>
          <w:bCs/>
        </w:rPr>
      </w:pPr>
      <w:r>
        <w:rPr>
          <w:rFonts w:hint="eastAsia" w:ascii="宋体" w:hAnsi="宋体"/>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hint="eastAsia" w:ascii="宋体" w:hAnsi="宋体"/>
          <w:bCs/>
        </w:rPr>
        <w:t>）。</w:t>
      </w:r>
    </w:p>
    <w:p>
      <w:pPr>
        <w:rPr>
          <w:rFonts w:ascii="黑体" w:hAnsi="宋体" w:eastAsia="黑体"/>
          <w:sz w:val="24"/>
        </w:rPr>
      </w:pPr>
      <w:r>
        <w:rPr>
          <w:rFonts w:hint="eastAsia" w:ascii="黑体" w:hAnsi="宋体" w:eastAsia="黑体"/>
          <w:sz w:val="24"/>
        </w:rPr>
        <w:t>30．向评审委员会提供的资料</w:t>
      </w:r>
    </w:p>
    <w:p>
      <w:pPr>
        <w:ind w:firstLine="411" w:firstLineChars="196"/>
        <w:rPr>
          <w:rFonts w:ascii="宋体" w:hAnsi="宋体"/>
        </w:rPr>
      </w:pPr>
      <w:r>
        <w:rPr>
          <w:rFonts w:hint="eastAsia" w:ascii="宋体" w:hAnsi="宋体"/>
        </w:rPr>
        <w:t>30.1公开发布的招标文件，包括图纸、服务清单、答疑文件等；</w:t>
      </w:r>
    </w:p>
    <w:p>
      <w:pPr>
        <w:ind w:firstLine="411" w:firstLineChars="196"/>
        <w:rPr>
          <w:rFonts w:ascii="宋体" w:hAnsi="宋体"/>
        </w:rPr>
      </w:pPr>
      <w:r>
        <w:rPr>
          <w:rFonts w:hint="eastAsia" w:ascii="宋体" w:hAnsi="宋体"/>
        </w:rPr>
        <w:t>30.2其他评标必须的资料。</w:t>
      </w:r>
    </w:p>
    <w:p>
      <w:pPr>
        <w:ind w:firstLine="411" w:firstLineChars="196"/>
        <w:rPr>
          <w:rFonts w:ascii="宋体" w:hAnsi="宋体"/>
        </w:rPr>
      </w:pPr>
      <w:r>
        <w:rPr>
          <w:rFonts w:hint="eastAsia" w:ascii="宋体" w:hAnsi="宋体"/>
        </w:rPr>
        <w:t>30.3</w:t>
      </w:r>
      <w:r>
        <w:rPr>
          <w:rFonts w:hint="eastAsia" w:ascii="宋体" w:hAnsi="宋体"/>
          <w:szCs w:val="21"/>
        </w:rPr>
        <w:t>评审委员会</w:t>
      </w:r>
      <w:r>
        <w:rPr>
          <w:rFonts w:hint="eastAsia" w:ascii="宋体" w:hAnsi="宋体"/>
        </w:rPr>
        <w:t>应当认真研究招标文件，至少应了解熟悉以下内容：</w:t>
      </w:r>
    </w:p>
    <w:p>
      <w:pPr>
        <w:ind w:firstLine="411" w:firstLineChars="196"/>
        <w:rPr>
          <w:rFonts w:ascii="宋体" w:hAnsi="宋体"/>
        </w:rPr>
      </w:pPr>
      <w:r>
        <w:rPr>
          <w:rFonts w:hint="eastAsia" w:ascii="宋体" w:hAnsi="宋体"/>
        </w:rPr>
        <w:t>（1）招标的目的；</w:t>
      </w:r>
    </w:p>
    <w:p>
      <w:pPr>
        <w:ind w:firstLine="411" w:firstLineChars="196"/>
        <w:rPr>
          <w:rFonts w:ascii="宋体" w:hAnsi="宋体"/>
        </w:rPr>
      </w:pPr>
      <w:r>
        <w:rPr>
          <w:rFonts w:hint="eastAsia" w:ascii="宋体" w:hAnsi="宋体"/>
        </w:rPr>
        <w:t>（2）招标项目需求的范围和性质；</w:t>
      </w:r>
    </w:p>
    <w:p>
      <w:pPr>
        <w:ind w:firstLine="411" w:firstLineChars="196"/>
        <w:rPr>
          <w:rFonts w:ascii="宋体" w:hAnsi="宋体"/>
        </w:rPr>
      </w:pPr>
      <w:r>
        <w:rPr>
          <w:rFonts w:hint="eastAsia" w:ascii="宋体" w:hAnsi="宋体"/>
        </w:rPr>
        <w:t>（3）招标文件规定的投标人的资格、预算金额、商务条款；</w:t>
      </w:r>
    </w:p>
    <w:p>
      <w:pPr>
        <w:ind w:firstLine="411" w:firstLineChars="196"/>
        <w:rPr>
          <w:rFonts w:ascii="宋体" w:hAnsi="宋体"/>
        </w:rPr>
      </w:pPr>
      <w:r>
        <w:rPr>
          <w:rFonts w:hint="eastAsia" w:ascii="宋体" w:hAnsi="宋体"/>
        </w:rPr>
        <w:t>（4）招标文件规定的评标程序、评标方法和评标因素；</w:t>
      </w:r>
    </w:p>
    <w:p>
      <w:pPr>
        <w:ind w:firstLine="411" w:firstLineChars="196"/>
        <w:rPr>
          <w:rFonts w:ascii="宋体" w:hAnsi="宋体"/>
        </w:rPr>
      </w:pPr>
      <w:r>
        <w:rPr>
          <w:rFonts w:hint="eastAsia" w:ascii="宋体" w:hAnsi="宋体"/>
        </w:rPr>
        <w:t>（5）招标文件所列示的资格性审查表及符合性审查表。</w:t>
      </w:r>
    </w:p>
    <w:p>
      <w:pPr>
        <w:rPr>
          <w:rFonts w:ascii="黑体" w:hAnsi="宋体" w:eastAsia="黑体"/>
          <w:sz w:val="24"/>
        </w:rPr>
      </w:pPr>
      <w:r>
        <w:rPr>
          <w:rFonts w:hint="eastAsia" w:ascii="黑体" w:hAnsi="宋体" w:eastAsia="黑体"/>
          <w:sz w:val="24"/>
        </w:rPr>
        <w:t>31．独立评审</w:t>
      </w:r>
    </w:p>
    <w:p>
      <w:pPr>
        <w:ind w:firstLine="411" w:firstLineChars="196"/>
        <w:rPr>
          <w:rFonts w:ascii="宋体" w:hAnsi="宋体"/>
          <w:bCs/>
        </w:rPr>
      </w:pPr>
      <w:r>
        <w:rPr>
          <w:rFonts w:hint="eastAsia" w:ascii="宋体" w:hAnsi="宋体"/>
          <w:bCs/>
        </w:rPr>
        <w:t>3</w:t>
      </w:r>
      <w:r>
        <w:rPr>
          <w:rFonts w:ascii="宋体" w:hAnsi="宋体"/>
          <w:bCs/>
        </w:rPr>
        <w:t>1</w:t>
      </w:r>
      <w:r>
        <w:rPr>
          <w:rFonts w:hint="eastAsia" w:ascii="宋体" w:hAnsi="宋体"/>
          <w:bCs/>
        </w:rPr>
        <w:t>.1</w:t>
      </w:r>
      <w:r>
        <w:rPr>
          <w:rFonts w:hint="eastAsia" w:ascii="宋体" w:hAnsi="宋体"/>
          <w:szCs w:val="21"/>
        </w:rPr>
        <w:t>评审委员会</w:t>
      </w:r>
      <w:r>
        <w:rPr>
          <w:rFonts w:hint="eastAsia" w:ascii="宋体" w:hAnsi="宋体"/>
          <w:bCs/>
        </w:rPr>
        <w:t>成员的评标活动应当独立进行，并应遵循投标文件初审、澄清有关问题、比较与评价、确定中标供应商、编写评审报告的工作程序。</w:t>
      </w:r>
    </w:p>
    <w:p>
      <w:pPr>
        <w:pStyle w:val="5"/>
        <w:numPr>
          <w:ilvl w:val="0"/>
          <w:numId w:val="12"/>
        </w:numPr>
        <w:spacing w:before="120" w:beforeLines="50" w:after="120" w:afterLines="50"/>
        <w:ind w:left="562" w:hanging="562"/>
        <w:rPr>
          <w:sz w:val="28"/>
          <w:szCs w:val="28"/>
        </w:rPr>
      </w:pPr>
      <w:r>
        <w:rPr>
          <w:rFonts w:hint="eastAsia"/>
          <w:sz w:val="28"/>
          <w:szCs w:val="28"/>
        </w:rPr>
        <w:t>评审程序及评审方法</w:t>
      </w:r>
    </w:p>
    <w:p>
      <w:pPr>
        <w:rPr>
          <w:rFonts w:ascii="黑体" w:hAnsi="宋体" w:eastAsia="黑体"/>
          <w:sz w:val="24"/>
        </w:rPr>
      </w:pPr>
      <w:r>
        <w:rPr>
          <w:rFonts w:hint="eastAsia" w:ascii="黑体" w:hAnsi="宋体" w:eastAsia="黑体"/>
          <w:sz w:val="24"/>
        </w:rPr>
        <w:t>32．投标文件初审</w:t>
      </w:r>
    </w:p>
    <w:p>
      <w:pPr>
        <w:ind w:firstLine="411" w:firstLineChars="196"/>
        <w:rPr>
          <w:rFonts w:ascii="宋体" w:hAnsi="宋体"/>
        </w:rPr>
      </w:pPr>
      <w:r>
        <w:rPr>
          <w:rFonts w:hint="eastAsia" w:ascii="宋体" w:hAnsi="宋体"/>
        </w:rPr>
        <w:t>32.1投标文件初审包括资格性审查和符合性审查。</w:t>
      </w:r>
    </w:p>
    <w:p>
      <w:pPr>
        <w:ind w:firstLine="411" w:firstLineChars="196"/>
        <w:rPr>
          <w:rFonts w:ascii="宋体" w:hAnsi="宋体"/>
        </w:rPr>
      </w:pPr>
      <w:r>
        <w:rPr>
          <w:rFonts w:hint="eastAsia" w:ascii="宋体" w:hAnsi="宋体"/>
        </w:rPr>
        <w:t>资格性审查：依据法律法规和招标文件的规定，对投标文件中的资格证明等进行审查，以确定投标供应商是否具备投标资格。</w:t>
      </w:r>
    </w:p>
    <w:p>
      <w:pPr>
        <w:ind w:firstLine="411" w:firstLineChars="196"/>
        <w:rPr>
          <w:rFonts w:ascii="宋体" w:hAnsi="宋体"/>
        </w:rPr>
      </w:pPr>
      <w:r>
        <w:rPr>
          <w:rFonts w:hint="eastAsia" w:ascii="宋体" w:hAnsi="宋体"/>
        </w:rPr>
        <w:t>符合性审查：依据招标文件的规定，对投标文件的有效性、完整性和对招标文件的响应程度进行审查，以确定是否满足符合性审查的要求。</w:t>
      </w:r>
    </w:p>
    <w:p>
      <w:pPr>
        <w:ind w:firstLine="411" w:firstLineChars="196"/>
        <w:rPr>
          <w:rFonts w:ascii="宋体" w:hAnsi="宋体"/>
        </w:rPr>
      </w:pPr>
      <w:r>
        <w:rPr>
          <w:rFonts w:hint="eastAsia" w:ascii="宋体" w:hAnsi="宋体"/>
        </w:rPr>
        <w:t>32.2 投标文件初审内容请详见《资格性审查表》和《符合性审查表》部分。投标人若有一条审查不通过则按投标无效处理。</w:t>
      </w:r>
    </w:p>
    <w:p>
      <w:pPr>
        <w:ind w:firstLine="411" w:firstLineChars="196"/>
        <w:rPr>
          <w:rFonts w:ascii="宋体" w:hAnsi="宋体"/>
          <w:bCs/>
        </w:rPr>
      </w:pPr>
      <w:r>
        <w:rPr>
          <w:rFonts w:hint="eastAsia" w:ascii="宋体" w:hAnsi="宋体"/>
          <w:bCs/>
        </w:rPr>
        <w:t>32.3 投标文件初审中关于供应商家数的计算:</w:t>
      </w:r>
    </w:p>
    <w:p>
      <w:pPr>
        <w:ind w:firstLine="411" w:firstLineChars="196"/>
        <w:rPr>
          <w:rFonts w:ascii="宋体" w:hAnsi="宋体"/>
          <w:bCs/>
        </w:rPr>
      </w:pPr>
      <w:r>
        <w:rPr>
          <w:rFonts w:hint="eastAsia" w:ascii="宋体" w:hAnsi="宋体"/>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1" w:firstLineChars="196"/>
        <w:rPr>
          <w:rFonts w:ascii="宋体" w:hAnsi="宋体"/>
          <w:bCs/>
        </w:rPr>
      </w:pPr>
      <w:r>
        <w:rPr>
          <w:rFonts w:hint="eastAsia" w:ascii="宋体" w:hAnsi="宋体"/>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hint="eastAsia" w:ascii="宋体" w:hAnsi="宋体"/>
          <w:bCs/>
          <w:szCs w:val="21"/>
        </w:rPr>
        <w:t>评审委员会</w:t>
      </w:r>
      <w:r>
        <w:rPr>
          <w:rFonts w:hint="eastAsia" w:ascii="宋体" w:hAnsi="宋体"/>
          <w:bCs/>
        </w:rPr>
        <w:t>按照招标文件规定的方式确定一个投标人获得中标人推荐资格，招标文件未规定的采取随机抽取方式确定，其他同品牌投标人不作为中标候选人。</w:t>
      </w:r>
    </w:p>
    <w:p>
      <w:pPr>
        <w:ind w:firstLine="411" w:firstLineChars="196"/>
        <w:rPr>
          <w:rFonts w:ascii="宋体" w:hAnsi="宋体"/>
          <w:bCs/>
        </w:rPr>
      </w:pPr>
      <w:r>
        <w:rPr>
          <w:rFonts w:hint="eastAsia" w:ascii="宋体" w:hAnsi="宋体"/>
          <w:bCs/>
        </w:rPr>
        <w:t>32.3.3非单一产品采购项目，采购人应当根据采购项目技术构成、产品价格比重等合理确定核心产品，并在招标文件中载明。多家投标人提供的核心产品品牌相同的，按前两款规定处理。</w:t>
      </w:r>
    </w:p>
    <w:p>
      <w:pPr>
        <w:ind w:firstLine="411" w:firstLineChars="196"/>
        <w:rPr>
          <w:rFonts w:ascii="宋体" w:hAnsi="宋体"/>
        </w:rPr>
      </w:pPr>
      <w:r>
        <w:rPr>
          <w:rFonts w:hint="eastAsia" w:ascii="宋体" w:hAnsi="宋体"/>
        </w:rPr>
        <w:t>32.4投标人投标文件作无效处理的情形，具体包括但不限于以下：</w:t>
      </w:r>
    </w:p>
    <w:p>
      <w:pPr>
        <w:ind w:firstLine="411" w:firstLineChars="196"/>
      </w:pPr>
      <w:r>
        <w:rPr>
          <w:rFonts w:hint="eastAsia" w:ascii="宋体" w:hAnsi="宋体"/>
        </w:rPr>
        <w:t>32.4.1</w:t>
      </w:r>
      <w:r>
        <w:rPr>
          <w:rFonts w:hint="eastAsia"/>
        </w:rPr>
        <w:t>不同投标人的投标文件由同一单位或者同一个人编制，或者由同一个人分阶段参与编制；</w:t>
      </w:r>
    </w:p>
    <w:p>
      <w:pPr>
        <w:ind w:firstLine="411" w:firstLineChars="196"/>
      </w:pPr>
      <w:r>
        <w:rPr>
          <w:rFonts w:ascii="宋体" w:hAnsi="宋体"/>
        </w:rPr>
        <w:t>32.4.</w:t>
      </w:r>
      <w:r>
        <w:rPr>
          <w:rFonts w:hint="eastAsia" w:ascii="宋体" w:hAnsi="宋体"/>
        </w:rPr>
        <w:t>2</w:t>
      </w:r>
      <w:r>
        <w:rPr>
          <w:rFonts w:hint="eastAsia"/>
        </w:rPr>
        <w:t>不同投标人委托同一单位或者个人办理投标事宜；</w:t>
      </w:r>
    </w:p>
    <w:p>
      <w:pPr>
        <w:ind w:firstLine="411" w:firstLineChars="196"/>
        <w:rPr>
          <w:rFonts w:ascii="宋体" w:hAnsi="宋体"/>
        </w:rPr>
      </w:pPr>
      <w:r>
        <w:rPr>
          <w:rFonts w:hint="eastAsia" w:ascii="宋体" w:hAnsi="宋体"/>
        </w:rPr>
        <w:t>32.4.3不同投标人的投标文件载明的项目管理成员或者联系人员为同一人；</w:t>
      </w:r>
    </w:p>
    <w:p>
      <w:pPr>
        <w:ind w:firstLine="411" w:firstLineChars="196"/>
        <w:rPr>
          <w:rFonts w:ascii="宋体" w:hAnsi="宋体"/>
        </w:rPr>
      </w:pPr>
      <w:r>
        <w:rPr>
          <w:rFonts w:hint="eastAsia" w:ascii="宋体" w:hAnsi="宋体"/>
        </w:rPr>
        <w:t>32.4.4不同投标人的投标文件异常一致或者投标报价呈规律性差异；</w:t>
      </w:r>
    </w:p>
    <w:p>
      <w:pPr>
        <w:ind w:firstLine="411" w:firstLineChars="196"/>
        <w:rPr>
          <w:rFonts w:ascii="宋体" w:hAnsi="宋体"/>
        </w:rPr>
      </w:pPr>
      <w:r>
        <w:rPr>
          <w:rFonts w:hint="eastAsia" w:ascii="宋体" w:hAnsi="宋体"/>
        </w:rPr>
        <w:t>32.4.5</w:t>
      </w:r>
      <w:r>
        <w:rPr>
          <w:rFonts w:ascii="宋体" w:hAnsi="宋体"/>
        </w:rPr>
        <w:t>不同投标供应商的投标文件或部分投标文件相互混装</w:t>
      </w:r>
      <w:r>
        <w:rPr>
          <w:rFonts w:hint="eastAsia" w:ascii="宋体" w:hAnsi="宋体"/>
        </w:rPr>
        <w:t>；</w:t>
      </w:r>
    </w:p>
    <w:p>
      <w:pPr>
        <w:ind w:firstLine="411" w:firstLineChars="196"/>
        <w:rPr>
          <w:rFonts w:ascii="宋体" w:hAnsi="宋体"/>
        </w:rPr>
      </w:pPr>
      <w:r>
        <w:rPr>
          <w:rFonts w:hint="eastAsia" w:ascii="宋体" w:hAnsi="宋体"/>
        </w:rPr>
        <w:t>32.4.6投标供应商之间相互约定给予未中标的供应商利益补偿；</w:t>
      </w:r>
    </w:p>
    <w:p>
      <w:pPr>
        <w:ind w:firstLine="411" w:firstLineChars="196"/>
        <w:rPr>
          <w:rFonts w:ascii="宋体" w:hAnsi="宋体"/>
        </w:rPr>
      </w:pPr>
      <w:r>
        <w:rPr>
          <w:rFonts w:hint="eastAsia" w:ascii="宋体" w:hAnsi="宋体"/>
        </w:rPr>
        <w:t>32.4.7不同投标供应商的法定代表人、主要经营负责人、项目投标授权代表人、项目负责人、主要技术人员为同一人、属同一单位或者同一单位缴纳社会保险；</w:t>
      </w:r>
    </w:p>
    <w:p>
      <w:pPr>
        <w:ind w:firstLine="411" w:firstLineChars="196"/>
        <w:rPr>
          <w:rFonts w:ascii="宋体" w:hAnsi="宋体"/>
        </w:rPr>
      </w:pPr>
      <w:r>
        <w:rPr>
          <w:rFonts w:hint="eastAsia" w:ascii="宋体" w:hAnsi="宋体"/>
        </w:rPr>
        <w:t>32.4.8不同投标供应商的投标文件内容存在非正常一致；</w:t>
      </w:r>
    </w:p>
    <w:p>
      <w:pPr>
        <w:ind w:firstLine="411" w:firstLineChars="196"/>
        <w:rPr>
          <w:rFonts w:ascii="宋体" w:hAnsi="宋体"/>
        </w:rPr>
      </w:pPr>
      <w:r>
        <w:rPr>
          <w:rFonts w:hint="eastAsia" w:ascii="宋体" w:hAnsi="宋体"/>
        </w:rPr>
        <w:t>32.4.9在同一单位工作人员为两家以上（含两家）供应商进行同一项投标活动；</w:t>
      </w:r>
    </w:p>
    <w:p>
      <w:pPr>
        <w:ind w:firstLine="411" w:firstLineChars="196"/>
        <w:rPr>
          <w:rFonts w:ascii="宋体" w:hAnsi="宋体"/>
        </w:rPr>
      </w:pPr>
      <w:r>
        <w:rPr>
          <w:rFonts w:hint="eastAsia" w:ascii="宋体" w:hAnsi="宋体"/>
        </w:rPr>
        <w:t>32.4.10主管部门依照法律、法规认定的其他情形。</w:t>
      </w:r>
    </w:p>
    <w:p>
      <w:pPr>
        <w:ind w:firstLine="411" w:firstLineChars="196"/>
        <w:rPr>
          <w:rFonts w:ascii="宋体" w:hAnsi="宋体"/>
        </w:rPr>
      </w:pPr>
      <w:r>
        <w:rPr>
          <w:rFonts w:hint="eastAsia" w:ascii="宋体" w:hAnsi="宋体"/>
        </w:rPr>
        <w:t>32.5对不属于《资格性审查表》和《符合性审查表》所列的其他情形，除专用条款另有规定和32.4条款所列情形外，不得作为投标无效的理由。</w:t>
      </w:r>
    </w:p>
    <w:p>
      <w:pPr>
        <w:rPr>
          <w:rFonts w:ascii="黑体" w:hAnsi="宋体" w:eastAsia="黑体"/>
          <w:sz w:val="24"/>
        </w:rPr>
      </w:pPr>
      <w:r>
        <w:rPr>
          <w:rFonts w:hint="eastAsia" w:ascii="黑体" w:hAnsi="宋体" w:eastAsia="黑体"/>
          <w:sz w:val="24"/>
        </w:rPr>
        <w:t>33．澄清有关问题</w:t>
      </w:r>
    </w:p>
    <w:p>
      <w:pPr>
        <w:ind w:firstLine="411" w:firstLineChars="196"/>
        <w:rPr>
          <w:rFonts w:ascii="宋体" w:hAnsi="宋体"/>
        </w:rPr>
      </w:pPr>
      <w:bookmarkStart w:id="170" w:name="_Hlk71407321"/>
      <w:r>
        <w:rPr>
          <w:rFonts w:hint="eastAsia" w:ascii="宋体" w:hAnsi="宋体"/>
        </w:rPr>
        <w:t>3</w:t>
      </w:r>
      <w:r>
        <w:rPr>
          <w:rFonts w:ascii="宋体" w:hAnsi="宋体"/>
        </w:rPr>
        <w:t>3.1</w:t>
      </w:r>
      <w:r>
        <w:rPr>
          <w:rFonts w:hint="eastAsia" w:ascii="宋体" w:hAnsi="宋体"/>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hint="eastAsia" w:ascii="宋体" w:hAnsi="宋体"/>
        </w:rPr>
        <w:t>，评审委员会有权进行评判，但对同一条款的评判应适用于每个投标人。</w:t>
      </w:r>
      <w:bookmarkEnd w:id="170"/>
    </w:p>
    <w:p>
      <w:pPr>
        <w:ind w:firstLine="411" w:firstLineChars="196"/>
        <w:rPr>
          <w:rFonts w:ascii="宋体" w:hAnsi="宋体"/>
        </w:rPr>
      </w:pPr>
      <w:r>
        <w:rPr>
          <w:rFonts w:hint="eastAsia" w:ascii="宋体" w:hAnsi="宋体"/>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1" w:firstLineChars="196"/>
        <w:rPr>
          <w:rFonts w:ascii="宋体" w:hAnsi="宋体"/>
        </w:rPr>
      </w:pPr>
      <w:r>
        <w:rPr>
          <w:rFonts w:ascii="宋体" w:hAnsi="宋体"/>
        </w:rPr>
        <w:t>33.3</w:t>
      </w:r>
      <w:r>
        <w:rPr>
          <w:rFonts w:hint="eastAsia" w:ascii="宋体" w:hAnsi="宋体"/>
        </w:rPr>
        <w:t>对于投标文件中含义不明确、同类问题表述不一致或者有明显文字和计算错误的内容，评审委员会应当以书面形式要求投标人作出必要的澄清、说明或者补正。</w:t>
      </w:r>
    </w:p>
    <w:p>
      <w:pPr>
        <w:ind w:firstLine="411" w:firstLineChars="196"/>
        <w:rPr>
          <w:rFonts w:ascii="宋体" w:hAnsi="宋体"/>
        </w:rPr>
      </w:pPr>
      <w:r>
        <w:rPr>
          <w:rFonts w:hint="eastAsia" w:ascii="宋体" w:hAnsi="宋体"/>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1" w:firstLineChars="196"/>
        <w:rPr>
          <w:rFonts w:ascii="宋体" w:hAnsi="宋体"/>
          <w:szCs w:val="21"/>
        </w:rPr>
      </w:pPr>
      <w:r>
        <w:rPr>
          <w:rFonts w:hint="eastAsia" w:ascii="宋体" w:hAnsi="宋体"/>
          <w:szCs w:val="21"/>
        </w:rPr>
        <w:t>根据本通用条款第34条，凡属于评审委员会在评审中发现的算术错误进行核实的修改不在此列。</w:t>
      </w:r>
    </w:p>
    <w:p>
      <w:pPr>
        <w:rPr>
          <w:rFonts w:ascii="黑体" w:hAnsi="宋体" w:eastAsia="黑体"/>
          <w:sz w:val="24"/>
        </w:rPr>
      </w:pPr>
      <w:bookmarkStart w:id="171" w:name="_Toc100052400"/>
      <w:bookmarkStart w:id="172" w:name="_Toc73521581"/>
      <w:bookmarkStart w:id="173" w:name="_Toc73518151"/>
      <w:bookmarkStart w:id="174" w:name="_Toc73521669"/>
      <w:bookmarkStart w:id="175" w:name="_Toc73517673"/>
      <w:r>
        <w:rPr>
          <w:rFonts w:hint="eastAsia" w:ascii="黑体" w:hAnsi="宋体" w:eastAsia="黑体"/>
          <w:sz w:val="24"/>
        </w:rPr>
        <w:t>34．错误的修正</w:t>
      </w:r>
      <w:bookmarkEnd w:id="171"/>
      <w:bookmarkEnd w:id="172"/>
      <w:bookmarkEnd w:id="173"/>
      <w:bookmarkEnd w:id="174"/>
      <w:bookmarkEnd w:id="175"/>
    </w:p>
    <w:p>
      <w:pPr>
        <w:ind w:firstLine="411" w:firstLineChars="196"/>
        <w:rPr>
          <w:rFonts w:ascii="宋体" w:hAnsi="宋体"/>
          <w:szCs w:val="21"/>
        </w:rPr>
      </w:pPr>
      <w:r>
        <w:rPr>
          <w:rFonts w:hint="eastAsia" w:ascii="宋体" w:hAnsi="宋体"/>
          <w:szCs w:val="21"/>
        </w:rPr>
        <w:t>投标文件报价出现前后不一致的，除专用条款另有规定外，按照下列规定修正：</w:t>
      </w:r>
    </w:p>
    <w:p>
      <w:pPr>
        <w:ind w:firstLine="411" w:firstLineChars="196"/>
        <w:rPr>
          <w:rFonts w:ascii="宋体" w:hAnsi="宋体"/>
          <w:szCs w:val="21"/>
        </w:rPr>
      </w:pPr>
      <w:r>
        <w:rPr>
          <w:rFonts w:hint="eastAsia" w:ascii="宋体" w:hAnsi="宋体"/>
          <w:szCs w:val="21"/>
        </w:rPr>
        <w:t>34.1投标文件中开标一览表投标报价内容与投标文件中投标报价相应内容不一致的，以开标一览表为准；</w:t>
      </w:r>
    </w:p>
    <w:p>
      <w:pPr>
        <w:ind w:firstLine="411" w:firstLineChars="196"/>
        <w:rPr>
          <w:rFonts w:ascii="宋体" w:hAnsi="宋体"/>
          <w:szCs w:val="21"/>
        </w:rPr>
      </w:pPr>
      <w:r>
        <w:rPr>
          <w:rFonts w:hint="eastAsia" w:ascii="宋体" w:hAnsi="宋体"/>
          <w:szCs w:val="21"/>
        </w:rPr>
        <w:t>34.2大写金额和小写金额不一致的，以大写金额为准；</w:t>
      </w:r>
    </w:p>
    <w:p>
      <w:pPr>
        <w:ind w:firstLine="411" w:firstLineChars="196"/>
        <w:rPr>
          <w:rFonts w:ascii="宋体" w:hAnsi="宋体"/>
          <w:szCs w:val="21"/>
        </w:rPr>
      </w:pPr>
      <w:r>
        <w:rPr>
          <w:rFonts w:hint="eastAsia" w:ascii="宋体" w:hAnsi="宋体"/>
          <w:szCs w:val="21"/>
        </w:rPr>
        <w:t>34.3单价金额小数点或者百分比有明显错位，以开标一览表的总价为准，并修改单价；</w:t>
      </w:r>
    </w:p>
    <w:p>
      <w:pPr>
        <w:ind w:firstLine="411" w:firstLineChars="196"/>
        <w:rPr>
          <w:rFonts w:ascii="宋体" w:hAnsi="宋体"/>
          <w:szCs w:val="21"/>
        </w:rPr>
      </w:pPr>
      <w:r>
        <w:rPr>
          <w:rFonts w:hint="eastAsia" w:ascii="宋体" w:hAnsi="宋体"/>
          <w:szCs w:val="21"/>
        </w:rPr>
        <w:t>34.4总价金额与按单价汇总金额不一致的，以单价金额计算结果为准。</w:t>
      </w:r>
    </w:p>
    <w:p>
      <w:pPr>
        <w:ind w:firstLine="411" w:firstLineChars="196"/>
        <w:rPr>
          <w:rFonts w:ascii="宋体" w:hAnsi="宋体"/>
          <w:szCs w:val="21"/>
        </w:rPr>
      </w:pPr>
      <w:r>
        <w:rPr>
          <w:rFonts w:hint="eastAsia" w:ascii="宋体" w:hAnsi="宋体"/>
          <w:szCs w:val="21"/>
        </w:rPr>
        <w:t>34.5同时出现两种以上不一致的，按照前款规定的顺序修正。修正后的报价按照本通用条款33条的规定，经投标人确认后产生约束力，投标人不确认的，其投标无效。</w:t>
      </w:r>
    </w:p>
    <w:p>
      <w:pPr>
        <w:rPr>
          <w:rFonts w:ascii="黑体" w:hAnsi="宋体" w:eastAsia="黑体"/>
          <w:sz w:val="24"/>
        </w:rPr>
      </w:pPr>
      <w:r>
        <w:rPr>
          <w:rFonts w:hint="eastAsia" w:ascii="黑体" w:hAnsi="宋体" w:eastAsia="黑体"/>
          <w:sz w:val="24"/>
        </w:rPr>
        <w:t>35．投标文件的比较与评价</w:t>
      </w:r>
    </w:p>
    <w:p>
      <w:pPr>
        <w:ind w:firstLine="411" w:firstLineChars="196"/>
        <w:rPr>
          <w:rFonts w:ascii="宋体" w:hAnsi="宋体"/>
          <w:szCs w:val="21"/>
        </w:rPr>
      </w:pPr>
      <w:r>
        <w:rPr>
          <w:rFonts w:hint="eastAsia" w:ascii="宋体" w:hAnsi="宋体"/>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1" w:firstLineChars="196"/>
        <w:rPr>
          <w:rFonts w:ascii="宋体" w:hAnsi="宋体"/>
          <w:szCs w:val="21"/>
        </w:rPr>
      </w:pPr>
      <w:r>
        <w:rPr>
          <w:rFonts w:hint="eastAsia" w:ascii="宋体" w:hAnsi="宋体"/>
          <w:szCs w:val="21"/>
        </w:rPr>
        <w:t>评审委员会成员对需要共同认定的事项存在争议的，应当按照少数服从多数的原则作出结论。持不同意见的评审委员会成员应当书面作出说明，否则视为无异议。</w:t>
      </w:r>
    </w:p>
    <w:p>
      <w:pPr>
        <w:rPr>
          <w:rFonts w:ascii="黑体" w:hAnsi="宋体" w:eastAsia="黑体"/>
          <w:sz w:val="24"/>
        </w:rPr>
      </w:pPr>
      <w:r>
        <w:rPr>
          <w:rFonts w:hint="eastAsia" w:ascii="黑体" w:hAnsi="宋体" w:eastAsia="黑体"/>
          <w:sz w:val="24"/>
        </w:rPr>
        <w:t>36. 实地考察或资料查验</w:t>
      </w:r>
    </w:p>
    <w:p>
      <w:pPr>
        <w:ind w:firstLine="411" w:firstLineChars="196"/>
        <w:rPr>
          <w:rFonts w:ascii="宋体" w:hAnsi="宋体"/>
          <w:szCs w:val="21"/>
        </w:rPr>
      </w:pPr>
      <w:r>
        <w:rPr>
          <w:rFonts w:hint="eastAsia" w:ascii="宋体" w:hAnsi="宋体"/>
          <w:szCs w:val="21"/>
        </w:rPr>
        <w:t>36.1在评审过程中，评审委员会有权决定是否对本项目投标人进行实地考察或资料查验（原件）。投标人应随时做好接受实地考察或资料查验的准备。</w:t>
      </w:r>
    </w:p>
    <w:p>
      <w:pPr>
        <w:rPr>
          <w:rFonts w:ascii="黑体" w:hAnsi="宋体" w:eastAsia="黑体"/>
          <w:sz w:val="24"/>
        </w:rPr>
      </w:pPr>
      <w:r>
        <w:rPr>
          <w:rFonts w:hint="eastAsia" w:ascii="黑体" w:hAnsi="宋体" w:eastAsia="黑体"/>
          <w:sz w:val="24"/>
        </w:rPr>
        <w:t>37．评审方法</w:t>
      </w:r>
    </w:p>
    <w:p>
      <w:pPr>
        <w:ind w:firstLine="413" w:firstLineChars="196"/>
        <w:rPr>
          <w:rFonts w:ascii="宋体" w:hAnsi="宋体"/>
          <w:b/>
          <w:bCs/>
          <w:szCs w:val="21"/>
        </w:rPr>
      </w:pPr>
      <w:r>
        <w:rPr>
          <w:rFonts w:hint="eastAsia" w:ascii="宋体" w:hAnsi="宋体"/>
          <w:b/>
          <w:bCs/>
          <w:szCs w:val="21"/>
        </w:rPr>
        <w:t>37.1.1最低价法</w:t>
      </w:r>
    </w:p>
    <w:p>
      <w:pPr>
        <w:ind w:firstLine="411" w:firstLineChars="196"/>
        <w:rPr>
          <w:rFonts w:hint="eastAsia" w:ascii="ˎ̥" w:hAnsi="ˎ̥"/>
        </w:rPr>
      </w:pPr>
      <w:bookmarkStart w:id="176" w:name="_Hlk72438142"/>
      <w:r>
        <w:rPr>
          <w:rFonts w:ascii="ˎ̥" w:hAnsi="ˎ̥"/>
        </w:rPr>
        <w:t>最低价法，是指</w:t>
      </w:r>
      <w:r>
        <w:rPr>
          <w:rFonts w:hint="eastAsia" w:ascii="ˎ̥" w:hAnsi="ˎ̥"/>
        </w:rPr>
        <w:t>完全</w:t>
      </w:r>
      <w:r>
        <w:rPr>
          <w:rFonts w:ascii="ˎ̥" w:hAnsi="ˎ̥"/>
        </w:rPr>
        <w:t>满足招标文件实质性要求，</w:t>
      </w:r>
      <w:r>
        <w:rPr>
          <w:rFonts w:hint="eastAsia" w:ascii="ˎ̥" w:hAnsi="ˎ̥"/>
        </w:rPr>
        <w:t>按照报价由低到高的顺序，依据招标文件中规定的数量或者比例推荐候选中标供应商。</w:t>
      </w:r>
    </w:p>
    <w:p>
      <w:pPr>
        <w:ind w:firstLine="413" w:firstLineChars="196"/>
        <w:rPr>
          <w:rFonts w:ascii="宋体" w:hAnsi="宋体"/>
          <w:b/>
          <w:bCs/>
          <w:szCs w:val="21"/>
        </w:rPr>
      </w:pPr>
      <w:r>
        <w:rPr>
          <w:rFonts w:hint="eastAsia" w:ascii="宋体" w:hAnsi="宋体"/>
          <w:b/>
          <w:bCs/>
          <w:szCs w:val="21"/>
        </w:rPr>
        <w:t>37.1.2综合评分法</w:t>
      </w:r>
    </w:p>
    <w:p>
      <w:pPr>
        <w:ind w:firstLine="411" w:firstLineChars="196"/>
        <w:rPr>
          <w:rFonts w:hint="eastAsia" w:ascii="ˎ̥" w:hAnsi="ˎ̥"/>
        </w:rPr>
      </w:pPr>
      <w:r>
        <w:rPr>
          <w:rFonts w:ascii="ˎ̥" w:hAnsi="ˎ̥"/>
        </w:rPr>
        <w:t>综合评分法，是指</w:t>
      </w:r>
      <w:r>
        <w:rPr>
          <w:rFonts w:hint="eastAsia" w:ascii="ˎ̥" w:hAnsi="ˎ̥"/>
        </w:rPr>
        <w:t>在</w:t>
      </w:r>
      <w:r>
        <w:rPr>
          <w:rFonts w:ascii="ˎ̥" w:hAnsi="ˎ̥"/>
        </w:rPr>
        <w:t>满足招标文件全部实质性要求</w:t>
      </w:r>
      <w:r>
        <w:rPr>
          <w:rFonts w:hint="eastAsia" w:ascii="ˎ̥" w:hAnsi="ˎ̥"/>
        </w:rPr>
        <w:t>的前提下</w:t>
      </w:r>
      <w:r>
        <w:rPr>
          <w:rFonts w:ascii="ˎ̥" w:hAnsi="ˎ̥"/>
        </w:rPr>
        <w:t>，</w:t>
      </w:r>
      <w:r>
        <w:rPr>
          <w:rFonts w:hint="eastAsia" w:ascii="ˎ̥" w:hAnsi="ˎ̥"/>
        </w:rPr>
        <w:t>按照招标文件中规定的各项因素进行综合评审，评审总得分排名前列的投标人，作为推荐的候选中标供应商。</w:t>
      </w:r>
      <w:bookmarkEnd w:id="176"/>
    </w:p>
    <w:p>
      <w:pPr>
        <w:ind w:firstLine="413" w:firstLineChars="196"/>
        <w:rPr>
          <w:rFonts w:ascii="宋体" w:hAnsi="宋体"/>
          <w:b/>
          <w:bCs/>
          <w:szCs w:val="21"/>
        </w:rPr>
      </w:pPr>
      <w:r>
        <w:rPr>
          <w:rFonts w:hint="eastAsia" w:ascii="宋体" w:hAnsi="宋体"/>
          <w:b/>
          <w:bCs/>
          <w:szCs w:val="21"/>
        </w:rPr>
        <w:t>37.2 本项目采用的评审方法见本项目招标文件第一册“专用条款”的相关内容。</w:t>
      </w:r>
    </w:p>
    <w:p>
      <w:pPr>
        <w:ind w:firstLine="413" w:firstLineChars="196"/>
        <w:rPr>
          <w:rFonts w:ascii="宋体" w:hAnsi="宋体"/>
          <w:b/>
          <w:bCs/>
          <w:szCs w:val="21"/>
        </w:rPr>
      </w:pPr>
      <w:r>
        <w:rPr>
          <w:rFonts w:hint="eastAsia" w:ascii="宋体" w:hAnsi="宋体"/>
          <w:b/>
          <w:bCs/>
          <w:szCs w:val="21"/>
        </w:rPr>
        <w:t>37.3重新评审的情形</w:t>
      </w:r>
    </w:p>
    <w:p>
      <w:pPr>
        <w:ind w:firstLine="411" w:firstLineChars="196"/>
        <w:rPr>
          <w:rFonts w:ascii="宋体" w:hAnsi="宋体"/>
          <w:b/>
          <w:bCs/>
          <w:szCs w:val="21"/>
        </w:rPr>
      </w:pPr>
      <w:r>
        <w:rPr>
          <w:rFonts w:hint="eastAsia" w:ascii="宋体" w:hAnsi="宋体" w:cs="宋体"/>
          <w:kern w:val="0"/>
          <w:szCs w:val="21"/>
        </w:rPr>
        <w:t>评审结果汇总完成后，除下列情形外，任何人不得修改评审结果：</w:t>
      </w:r>
    </w:p>
    <w:p>
      <w:pPr>
        <w:ind w:firstLine="411" w:firstLineChars="196"/>
        <w:rPr>
          <w:rFonts w:ascii="宋体" w:hAnsi="宋体" w:cs="宋体"/>
          <w:kern w:val="0"/>
          <w:szCs w:val="21"/>
        </w:rPr>
      </w:pPr>
      <w:r>
        <w:rPr>
          <w:rFonts w:hint="eastAsia" w:ascii="宋体" w:hAnsi="宋体" w:cs="宋体"/>
          <w:kern w:val="0"/>
          <w:szCs w:val="21"/>
        </w:rPr>
        <w:t>37.3.1分值汇总计算错误的；</w:t>
      </w:r>
    </w:p>
    <w:p>
      <w:pPr>
        <w:ind w:firstLine="411" w:firstLineChars="196"/>
        <w:rPr>
          <w:rFonts w:ascii="宋体" w:hAnsi="宋体" w:cs="宋体"/>
          <w:kern w:val="0"/>
          <w:szCs w:val="21"/>
        </w:rPr>
      </w:pPr>
      <w:r>
        <w:rPr>
          <w:rFonts w:hint="eastAsia" w:ascii="宋体" w:hAnsi="宋体" w:cs="宋体"/>
          <w:kern w:val="0"/>
          <w:szCs w:val="21"/>
        </w:rPr>
        <w:t>37.3.2分项评分超出评分标准范围的；</w:t>
      </w:r>
    </w:p>
    <w:p>
      <w:pPr>
        <w:ind w:firstLine="411" w:firstLineChars="196"/>
        <w:rPr>
          <w:rFonts w:ascii="宋体" w:hAnsi="宋体" w:cs="宋体"/>
          <w:kern w:val="0"/>
          <w:szCs w:val="21"/>
        </w:rPr>
      </w:pPr>
      <w:r>
        <w:rPr>
          <w:rFonts w:hint="eastAsia" w:ascii="宋体" w:hAnsi="宋体" w:cs="宋体"/>
          <w:kern w:val="0"/>
          <w:szCs w:val="21"/>
        </w:rPr>
        <w:t>37.3.3评审委员会成员对客观评审因素评分不一致的；</w:t>
      </w:r>
    </w:p>
    <w:p>
      <w:pPr>
        <w:ind w:firstLine="411" w:firstLineChars="196"/>
        <w:rPr>
          <w:rFonts w:ascii="宋体" w:hAnsi="宋体" w:cs="宋体"/>
          <w:kern w:val="0"/>
          <w:szCs w:val="21"/>
        </w:rPr>
      </w:pPr>
      <w:r>
        <w:rPr>
          <w:rFonts w:hint="eastAsia" w:ascii="宋体" w:hAnsi="宋体" w:cs="宋体"/>
          <w:kern w:val="0"/>
          <w:szCs w:val="21"/>
        </w:rPr>
        <w:t>37.3.4经评审委员会认定评分畸高、畸低的。</w:t>
      </w:r>
    </w:p>
    <w:p>
      <w:pPr>
        <w:ind w:firstLine="411" w:firstLineChars="196"/>
        <w:rPr>
          <w:rFonts w:ascii="宋体" w:hAnsi="宋体" w:cs="宋体"/>
          <w:kern w:val="0"/>
          <w:szCs w:val="21"/>
        </w:rPr>
      </w:pPr>
      <w:r>
        <w:rPr>
          <w:rFonts w:hint="eastAsia" w:ascii="宋体" w:hAnsi="宋体" w:cs="宋体"/>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1" w:firstLineChars="196"/>
        <w:rPr>
          <w:rFonts w:ascii="宋体" w:hAnsi="宋体" w:cs="宋体"/>
          <w:kern w:val="0"/>
          <w:szCs w:val="21"/>
        </w:rPr>
      </w:pPr>
      <w:r>
        <w:rPr>
          <w:rFonts w:hint="eastAsia" w:ascii="宋体" w:hAnsi="宋体" w:cs="宋体"/>
          <w:kern w:val="0"/>
          <w:szCs w:val="21"/>
        </w:rPr>
        <w:t>投标人对本条第一款情形提出质疑的，采购人或者采购代理机构可以组织原评审委员会进行重新评审，重新评审改变评审结果的，应当书面报告本级财政部门。</w:t>
      </w:r>
    </w:p>
    <w:p>
      <w:pPr>
        <w:ind w:firstLine="413" w:firstLineChars="196"/>
        <w:rPr>
          <w:rFonts w:ascii="宋体" w:hAnsi="宋体"/>
          <w:b/>
          <w:bCs/>
          <w:szCs w:val="21"/>
        </w:rPr>
      </w:pPr>
      <w:r>
        <w:rPr>
          <w:rFonts w:hint="eastAsia" w:ascii="宋体" w:hAnsi="宋体"/>
          <w:b/>
          <w:bCs/>
          <w:szCs w:val="21"/>
        </w:rPr>
        <w:t xml:space="preserve"> 37.4重新组建评审委员会的情形</w:t>
      </w:r>
    </w:p>
    <w:p>
      <w:pPr>
        <w:ind w:firstLine="411" w:firstLineChars="196"/>
        <w:rPr>
          <w:rFonts w:ascii="宋体" w:hAnsi="宋体" w:cs="宋体"/>
          <w:kern w:val="0"/>
          <w:szCs w:val="21"/>
        </w:rPr>
      </w:pPr>
      <w:r>
        <w:rPr>
          <w:rFonts w:hint="eastAsia" w:ascii="宋体" w:hAnsi="宋体" w:cs="宋体"/>
          <w:kern w:val="0"/>
          <w:szCs w:val="21"/>
        </w:rPr>
        <w:t>评审委员会或者其成员存在下列情形导致评审结果无效的，重新组建评审委员会进行评标，并书面报告本级财政部门：</w:t>
      </w:r>
    </w:p>
    <w:p>
      <w:pPr>
        <w:ind w:firstLine="411" w:firstLineChars="196"/>
        <w:rPr>
          <w:rFonts w:ascii="宋体" w:hAnsi="宋体" w:cs="宋体"/>
          <w:kern w:val="0"/>
          <w:szCs w:val="21"/>
        </w:rPr>
      </w:pPr>
      <w:r>
        <w:rPr>
          <w:rFonts w:hint="eastAsia" w:ascii="宋体" w:hAnsi="宋体" w:cs="宋体"/>
          <w:kern w:val="0"/>
          <w:szCs w:val="21"/>
        </w:rPr>
        <w:t>37.4.1评审委员会组成不符合《政府采购货物和服务招标投标管理办法》规定的；</w:t>
      </w:r>
    </w:p>
    <w:p>
      <w:pPr>
        <w:ind w:firstLine="411" w:firstLineChars="196"/>
        <w:rPr>
          <w:rFonts w:ascii="宋体" w:hAnsi="宋体" w:cs="宋体"/>
          <w:kern w:val="0"/>
          <w:szCs w:val="21"/>
        </w:rPr>
      </w:pPr>
      <w:r>
        <w:rPr>
          <w:rFonts w:hint="eastAsia" w:ascii="宋体" w:hAnsi="宋体" w:cs="宋体"/>
          <w:kern w:val="0"/>
          <w:szCs w:val="21"/>
        </w:rPr>
        <w:t>37.4.2有《政府采购货物和服务招标投标管理办法》第六十二条第一至五项情形的；</w:t>
      </w:r>
    </w:p>
    <w:p>
      <w:pPr>
        <w:ind w:firstLine="411" w:firstLineChars="196"/>
        <w:rPr>
          <w:rFonts w:ascii="宋体" w:hAnsi="宋体" w:cs="宋体"/>
          <w:kern w:val="0"/>
          <w:szCs w:val="21"/>
        </w:rPr>
      </w:pPr>
      <w:r>
        <w:rPr>
          <w:rFonts w:hint="eastAsia" w:ascii="宋体" w:hAnsi="宋体" w:cs="宋体"/>
          <w:kern w:val="0"/>
          <w:szCs w:val="21"/>
        </w:rPr>
        <w:t>37.4.3评审委员会及其成员独立评标受到非法干预的；</w:t>
      </w:r>
    </w:p>
    <w:p>
      <w:pPr>
        <w:ind w:firstLine="411" w:firstLineChars="196"/>
        <w:rPr>
          <w:rFonts w:ascii="宋体" w:hAnsi="宋体" w:cs="宋体"/>
          <w:kern w:val="0"/>
          <w:szCs w:val="21"/>
        </w:rPr>
      </w:pPr>
      <w:r>
        <w:rPr>
          <w:rFonts w:hint="eastAsia" w:ascii="宋体" w:hAnsi="宋体" w:cs="宋体"/>
          <w:kern w:val="0"/>
          <w:szCs w:val="21"/>
        </w:rPr>
        <w:t>37.4.4有政府采购法实施条例第七十五条规定的违法行为的。</w:t>
      </w:r>
    </w:p>
    <w:p>
      <w:pPr>
        <w:ind w:firstLine="411" w:firstLineChars="196"/>
        <w:rPr>
          <w:rFonts w:ascii="宋体" w:hAnsi="宋体" w:cs="宋体"/>
          <w:kern w:val="0"/>
          <w:szCs w:val="21"/>
        </w:rPr>
      </w:pPr>
      <w:r>
        <w:rPr>
          <w:rFonts w:hint="eastAsia" w:ascii="宋体" w:hAnsi="宋体" w:cs="宋体"/>
          <w:kern w:val="0"/>
          <w:szCs w:val="21"/>
        </w:rPr>
        <w:t>有违法违规行为的原评审委员会成员不得参加重新组建的评审委员会。</w:t>
      </w:r>
    </w:p>
    <w:p>
      <w:pPr>
        <w:pStyle w:val="5"/>
        <w:numPr>
          <w:ilvl w:val="0"/>
          <w:numId w:val="12"/>
        </w:numPr>
        <w:spacing w:before="120" w:beforeLines="50" w:after="120" w:afterLines="50"/>
        <w:ind w:left="562" w:hanging="562"/>
        <w:rPr>
          <w:sz w:val="28"/>
          <w:szCs w:val="28"/>
        </w:rPr>
      </w:pPr>
      <w:r>
        <w:rPr>
          <w:rFonts w:hint="eastAsia"/>
          <w:sz w:val="28"/>
          <w:szCs w:val="28"/>
        </w:rPr>
        <w:t>定标及公示</w:t>
      </w:r>
    </w:p>
    <w:p>
      <w:pPr>
        <w:rPr>
          <w:rFonts w:ascii="黑体" w:hAnsi="宋体" w:eastAsia="黑体"/>
          <w:sz w:val="24"/>
        </w:rPr>
      </w:pPr>
      <w:r>
        <w:rPr>
          <w:rFonts w:hint="eastAsia" w:ascii="黑体" w:hAnsi="宋体" w:eastAsia="黑体"/>
          <w:sz w:val="24"/>
        </w:rPr>
        <w:t>38．定标方法</w:t>
      </w:r>
    </w:p>
    <w:p>
      <w:pPr>
        <w:ind w:firstLine="411" w:firstLineChars="196"/>
        <w:rPr>
          <w:rFonts w:ascii="宋体" w:hAnsi="宋体"/>
          <w:szCs w:val="21"/>
        </w:rPr>
      </w:pPr>
      <w:bookmarkStart w:id="177" w:name="_Hlk73782795"/>
      <w:r>
        <w:rPr>
          <w:rFonts w:hint="eastAsia" w:ascii="宋体" w:hAnsi="宋体"/>
          <w:szCs w:val="21"/>
        </w:rPr>
        <w:t>38.1非评定分离项目定标方法</w:t>
      </w:r>
    </w:p>
    <w:p>
      <w:pPr>
        <w:ind w:firstLine="411" w:firstLineChars="196"/>
        <w:rPr>
          <w:rFonts w:ascii="宋体" w:hAnsi="宋体"/>
          <w:szCs w:val="21"/>
        </w:rPr>
      </w:pPr>
      <w:r>
        <w:rPr>
          <w:rFonts w:hint="eastAsia" w:ascii="宋体" w:hAnsi="宋体"/>
          <w:szCs w:val="21"/>
        </w:rPr>
        <w:t>38</w:t>
      </w:r>
      <w:r>
        <w:rPr>
          <w:rFonts w:ascii="宋体" w:hAnsi="宋体"/>
          <w:szCs w:val="21"/>
        </w:rPr>
        <w:t>.</w:t>
      </w:r>
      <w:r>
        <w:rPr>
          <w:rFonts w:hint="eastAsia" w:ascii="宋体" w:hAnsi="宋体"/>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1" w:firstLineChars="196"/>
        <w:rPr>
          <w:rFonts w:hint="eastAsia" w:ascii="ˎ̥" w:hAnsi="ˎ̥"/>
        </w:rPr>
      </w:pPr>
      <w:r>
        <w:rPr>
          <w:rFonts w:hint="eastAsia" w:ascii="宋体" w:hAnsi="宋体"/>
          <w:szCs w:val="21"/>
        </w:rPr>
        <w:t>38</w:t>
      </w:r>
      <w:r>
        <w:rPr>
          <w:rFonts w:ascii="宋体" w:hAnsi="宋体"/>
          <w:szCs w:val="21"/>
        </w:rPr>
        <w:t>.</w:t>
      </w:r>
      <w:r>
        <w:rPr>
          <w:rFonts w:hint="eastAsia" w:ascii="宋体" w:hAnsi="宋体"/>
          <w:szCs w:val="21"/>
        </w:rPr>
        <w:t>1.2</w:t>
      </w:r>
      <w:r>
        <w:rPr>
          <w:rFonts w:ascii="ˎ̥" w:hAnsi="ˎ̥"/>
        </w:rPr>
        <w:t>采用最低价法的，评</w:t>
      </w:r>
      <w:r>
        <w:rPr>
          <w:rFonts w:hint="eastAsia" w:ascii="ˎ̥" w:hAnsi="ˎ̥"/>
        </w:rPr>
        <w:t>审</w:t>
      </w:r>
      <w:r>
        <w:rPr>
          <w:rFonts w:ascii="ˎ̥" w:hAnsi="ˎ̥"/>
        </w:rPr>
        <w:t>结果按投标报价由低到高顺序排列。投标报价相同的并列。投标文件满足招标文件全部实质性要求且投标报价最低的</w:t>
      </w:r>
      <w:r>
        <w:rPr>
          <w:rFonts w:hint="eastAsia" w:ascii="ˎ̥" w:hAnsi="ˎ̥"/>
        </w:rPr>
        <w:t>投标人为</w:t>
      </w:r>
      <w:bookmarkStart w:id="178" w:name="_Hlk73821177"/>
      <w:r>
        <w:rPr>
          <w:rFonts w:hint="eastAsia" w:ascii="ˎ̥" w:hAnsi="ˎ̥"/>
        </w:rPr>
        <w:t>中标供应商</w:t>
      </w:r>
      <w:r>
        <w:rPr>
          <w:rFonts w:ascii="ˎ̥" w:hAnsi="ˎ̥"/>
        </w:rPr>
        <w:t>（</w:t>
      </w:r>
      <w:r>
        <w:rPr>
          <w:rFonts w:hint="eastAsia" w:ascii="ˎ̥" w:hAnsi="ˎ̥"/>
        </w:rPr>
        <w:t>排名</w:t>
      </w:r>
      <w:r>
        <w:rPr>
          <w:rFonts w:ascii="ˎ̥" w:hAnsi="ˎ̥"/>
        </w:rPr>
        <w:t>第二</w:t>
      </w:r>
      <w:r>
        <w:rPr>
          <w:rFonts w:hint="eastAsia" w:ascii="ˎ̥" w:hAnsi="ˎ̥"/>
        </w:rPr>
        <w:t>的投标人为第一替补中标候选人、排名</w:t>
      </w:r>
      <w:r>
        <w:rPr>
          <w:rFonts w:ascii="ˎ̥" w:hAnsi="ˎ̥"/>
        </w:rPr>
        <w:t>第</w:t>
      </w:r>
      <w:r>
        <w:rPr>
          <w:rFonts w:hint="eastAsia" w:ascii="ˎ̥" w:hAnsi="ˎ̥"/>
        </w:rPr>
        <w:t>三的投标人为第二替补中标候选人</w:t>
      </w:r>
      <w:bookmarkEnd w:id="178"/>
      <w:r>
        <w:rPr>
          <w:rFonts w:ascii="ˎ̥" w:hAnsi="ˎ̥"/>
        </w:rPr>
        <w:t>）。</w:t>
      </w:r>
    </w:p>
    <w:p>
      <w:pPr>
        <w:ind w:firstLine="411" w:firstLineChars="196"/>
        <w:rPr>
          <w:rFonts w:hint="eastAsia" w:ascii="ˎ̥" w:hAnsi="ˎ̥"/>
        </w:rPr>
      </w:pPr>
      <w:r>
        <w:rPr>
          <w:rFonts w:hint="eastAsia" w:ascii="宋体" w:hAnsi="宋体"/>
          <w:szCs w:val="21"/>
        </w:rPr>
        <w:t>38</w:t>
      </w:r>
      <w:r>
        <w:rPr>
          <w:rFonts w:ascii="宋体" w:hAnsi="宋体"/>
          <w:szCs w:val="21"/>
        </w:rPr>
        <w:t>.</w:t>
      </w:r>
      <w:r>
        <w:rPr>
          <w:rFonts w:hint="eastAsia" w:ascii="宋体" w:hAnsi="宋体"/>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hint="eastAsia" w:ascii="ˎ̥" w:hAnsi="ˎ̥"/>
        </w:rPr>
        <w:t>为中标供应商</w:t>
      </w:r>
      <w:r>
        <w:rPr>
          <w:rFonts w:ascii="ˎ̥" w:hAnsi="ˎ̥"/>
        </w:rPr>
        <w:t>（</w:t>
      </w:r>
      <w:r>
        <w:rPr>
          <w:rFonts w:hint="eastAsia" w:ascii="ˎ̥" w:hAnsi="ˎ̥"/>
        </w:rPr>
        <w:t>排名</w:t>
      </w:r>
      <w:r>
        <w:rPr>
          <w:rFonts w:ascii="ˎ̥" w:hAnsi="ˎ̥"/>
        </w:rPr>
        <w:t>第二</w:t>
      </w:r>
      <w:r>
        <w:rPr>
          <w:rFonts w:hint="eastAsia" w:ascii="ˎ̥" w:hAnsi="ˎ̥"/>
        </w:rPr>
        <w:t>的投标人为第一替补中标候选人、排名</w:t>
      </w:r>
      <w:r>
        <w:rPr>
          <w:rFonts w:ascii="ˎ̥" w:hAnsi="ˎ̥"/>
        </w:rPr>
        <w:t>第</w:t>
      </w:r>
      <w:r>
        <w:rPr>
          <w:rFonts w:hint="eastAsia" w:ascii="ˎ̥" w:hAnsi="ˎ̥"/>
        </w:rPr>
        <w:t>三的投标人为第二替补中标候选人</w:t>
      </w:r>
      <w:r>
        <w:rPr>
          <w:rFonts w:ascii="ˎ̥" w:hAnsi="ˎ̥"/>
        </w:rPr>
        <w:t>）。</w:t>
      </w:r>
      <w:r>
        <w:rPr>
          <w:rFonts w:hint="eastAsia" w:ascii="ˎ̥" w:hAnsi="ˎ̥"/>
        </w:rPr>
        <w:t>出现</w:t>
      </w:r>
      <w:r>
        <w:rPr>
          <w:rFonts w:ascii="ˎ̥" w:hAnsi="ˎ̥"/>
        </w:rPr>
        <w:t>得分且投标报价相同的并列</w:t>
      </w:r>
      <w:r>
        <w:rPr>
          <w:rFonts w:hint="eastAsia" w:ascii="ˎ̥" w:hAnsi="ˎ̥"/>
        </w:rPr>
        <w:t>情况时，采取随机抽取的方式确定，具体操作办法及流程由评审委员会确定。</w:t>
      </w:r>
    </w:p>
    <w:p>
      <w:pPr>
        <w:ind w:firstLine="411" w:firstLineChars="196"/>
        <w:rPr>
          <w:rFonts w:ascii="宋体" w:hAnsi="宋体"/>
          <w:szCs w:val="21"/>
        </w:rPr>
      </w:pPr>
      <w:r>
        <w:rPr>
          <w:rFonts w:hint="eastAsia" w:ascii="宋体" w:hAnsi="宋体"/>
          <w:szCs w:val="21"/>
        </w:rPr>
        <w:t>38.2评定分离项目定标方法</w:t>
      </w:r>
    </w:p>
    <w:p>
      <w:pPr>
        <w:ind w:firstLine="411" w:firstLineChars="196"/>
        <w:rPr>
          <w:rFonts w:ascii="宋体" w:hAnsi="宋体"/>
          <w:szCs w:val="21"/>
        </w:rPr>
      </w:pPr>
      <w:r>
        <w:rPr>
          <w:rFonts w:hint="eastAsia" w:ascii="宋体" w:hAnsi="宋体"/>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1" w:firstLineChars="196"/>
      </w:pPr>
      <w:r>
        <w:rPr>
          <w:rFonts w:ascii="宋体" w:hAnsi="宋体"/>
          <w:szCs w:val="21"/>
        </w:rPr>
        <w:t xml:space="preserve">38.2.2 </w:t>
      </w:r>
      <w:bookmarkStart w:id="179" w:name="_Hlk71469733"/>
      <w:r>
        <w:t>适用评定分离的政府采购项目，采用综合评分法评</w:t>
      </w:r>
      <w:r>
        <w:rPr>
          <w:rFonts w:hint="eastAsia"/>
        </w:rPr>
        <w:t>审。</w:t>
      </w:r>
      <w:r>
        <w:rPr>
          <w:rFonts w:hint="eastAsia" w:ascii="宋体" w:hAnsi="宋体"/>
          <w:szCs w:val="21"/>
        </w:rPr>
        <w:t>评审委员会按照评审结果，推荐</w:t>
      </w:r>
      <w:r>
        <w:t>三个合格的候选中标供应商。</w:t>
      </w:r>
    </w:p>
    <w:p>
      <w:pPr>
        <w:ind w:firstLine="411" w:firstLineChars="196"/>
        <w:rPr>
          <w:rFonts w:ascii="宋体" w:hAnsi="宋体"/>
          <w:szCs w:val="21"/>
        </w:rPr>
      </w:pPr>
      <w:r>
        <w:rPr>
          <w:rFonts w:hint="eastAsia" w:ascii="宋体" w:hAnsi="宋体"/>
          <w:szCs w:val="21"/>
        </w:rPr>
        <w:t>38.2.3</w:t>
      </w:r>
      <w:bookmarkStart w:id="180" w:name="_Hlk71469688"/>
      <w:r>
        <w:t>适用评定分离的政府采购项目，</w:t>
      </w:r>
      <w:r>
        <w:rPr>
          <w:rFonts w:hint="eastAsia" w:ascii="宋体" w:hAnsi="宋体"/>
          <w:szCs w:val="21"/>
        </w:rPr>
        <w:t>按照自定法确定中标供应商：自定法是指采购人组织定标委员会，由定标委员会在三家候选中标供应商中确定中标供应商。</w:t>
      </w:r>
      <w:bookmarkEnd w:id="179"/>
      <w:bookmarkEnd w:id="180"/>
    </w:p>
    <w:p>
      <w:pPr>
        <w:ind w:firstLine="411" w:firstLineChars="196"/>
        <w:rPr>
          <w:rFonts w:ascii="宋体" w:hAnsi="宋体"/>
          <w:szCs w:val="21"/>
        </w:rPr>
      </w:pPr>
      <w:r>
        <w:rPr>
          <w:rFonts w:ascii="宋体" w:hAnsi="宋体"/>
          <w:szCs w:val="21"/>
        </w:rPr>
        <w:t>38.2.4</w:t>
      </w:r>
      <w:r>
        <w:rPr>
          <w:rFonts w:hint="eastAsia" w:ascii="宋体" w:hAnsi="宋体"/>
          <w:szCs w:val="21"/>
        </w:rPr>
        <w:t>政府集中采购机构</w:t>
      </w:r>
      <w:r>
        <w:t>应当自评审结束之日起两个工作日内将候选中标供应商名单及其投标文件、评审报告送交采购人</w:t>
      </w:r>
      <w:r>
        <w:rPr>
          <w:rFonts w:hint="eastAsia" w:ascii="宋体" w:hAnsi="宋体"/>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hint="eastAsia" w:ascii="宋体" w:hAnsi="宋体"/>
        </w:rPr>
        <w:t>〈</w:t>
      </w:r>
      <w:r>
        <w:t>深圳市政府采购评标定标分离管理办法</w:t>
      </w:r>
      <w:r>
        <w:rPr>
          <w:rFonts w:hint="eastAsia" w:ascii="宋体" w:hAnsi="宋体"/>
        </w:rPr>
        <w:t>〉</w:t>
      </w:r>
      <w:r>
        <w:t>的通知</w:t>
      </w:r>
      <w:r>
        <w:rPr>
          <w:rFonts w:hint="eastAsia"/>
        </w:rPr>
        <w:t>》（深财规【2</w:t>
      </w:r>
      <w:r>
        <w:t>020</w:t>
      </w:r>
      <w:r>
        <w:rPr>
          <w:rFonts w:hint="eastAsia"/>
        </w:rPr>
        <w:t>】1号）执行。</w:t>
      </w:r>
    </w:p>
    <w:p>
      <w:pPr>
        <w:ind w:firstLine="411" w:firstLineChars="196"/>
        <w:rPr>
          <w:rFonts w:ascii="宋体" w:hAnsi="宋体"/>
          <w:szCs w:val="21"/>
        </w:rPr>
      </w:pPr>
      <w:r>
        <w:rPr>
          <w:rFonts w:hint="eastAsia" w:ascii="宋体" w:hAnsi="宋体"/>
          <w:szCs w:val="21"/>
        </w:rPr>
        <w:t>说明：采购人及投标供应商应按照上述方法提前做好相关准备。</w:t>
      </w:r>
    </w:p>
    <w:p>
      <w:pPr>
        <w:ind w:firstLine="411" w:firstLineChars="196"/>
        <w:rPr>
          <w:rFonts w:ascii="宋体" w:hAnsi="宋体"/>
          <w:szCs w:val="21"/>
        </w:rPr>
      </w:pPr>
      <w:r>
        <w:rPr>
          <w:rFonts w:hint="eastAsia" w:ascii="宋体" w:hAnsi="宋体"/>
          <w:szCs w:val="21"/>
        </w:rPr>
        <w:t>38.3专用条款另有规定的，按专用条款相关要求定标。</w:t>
      </w:r>
      <w:bookmarkEnd w:id="177"/>
    </w:p>
    <w:p>
      <w:pPr>
        <w:rPr>
          <w:rFonts w:ascii="黑体" w:hAnsi="宋体" w:eastAsia="黑体"/>
          <w:sz w:val="24"/>
        </w:rPr>
      </w:pPr>
      <w:r>
        <w:rPr>
          <w:rFonts w:hint="eastAsia" w:ascii="黑体" w:hAnsi="宋体" w:eastAsia="黑体"/>
          <w:sz w:val="24"/>
        </w:rPr>
        <w:t>39．编写评审报告</w:t>
      </w:r>
    </w:p>
    <w:p>
      <w:pPr>
        <w:ind w:firstLine="411" w:firstLineChars="196"/>
        <w:rPr>
          <w:rFonts w:ascii="宋体" w:hAnsi="宋体"/>
          <w:szCs w:val="21"/>
        </w:rPr>
      </w:pPr>
      <w:r>
        <w:rPr>
          <w:rFonts w:hint="eastAsia" w:ascii="宋体" w:hAnsi="宋体"/>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hAnsi="宋体" w:eastAsia="黑体"/>
          <w:sz w:val="24"/>
        </w:rPr>
      </w:pPr>
      <w:r>
        <w:rPr>
          <w:rFonts w:hint="eastAsia" w:ascii="黑体" w:hAnsi="宋体" w:eastAsia="黑体"/>
          <w:sz w:val="24"/>
        </w:rPr>
        <w:t>40．中标公告</w:t>
      </w:r>
    </w:p>
    <w:p>
      <w:pPr>
        <w:ind w:firstLine="411" w:firstLineChars="196"/>
        <w:rPr>
          <w:rFonts w:ascii="宋体" w:hAnsi="宋体"/>
          <w:szCs w:val="21"/>
        </w:rPr>
      </w:pPr>
      <w:r>
        <w:rPr>
          <w:rFonts w:hint="eastAsia" w:ascii="宋体" w:hAnsi="宋体"/>
          <w:szCs w:val="21"/>
        </w:rPr>
        <w:t>40.1</w:t>
      </w:r>
      <w:bookmarkStart w:id="181" w:name="_Hlk72438709"/>
      <w:r>
        <w:rPr>
          <w:rFonts w:hint="eastAsia" w:ascii="宋体" w:hAnsi="宋体"/>
          <w:szCs w:val="21"/>
        </w:rPr>
        <w:t>为体现“公开、公平、公正”的原则，评审结束后经采购人确认（确定）评审结果，政府集中采购机构将在“深圳政府采购智慧平台（http://zfcg.szggzy.com:8081/）”上发布中标结果公告。</w:t>
      </w:r>
      <w:bookmarkEnd w:id="181"/>
      <w:bookmarkStart w:id="182" w:name="_Hlk72438751"/>
      <w:r>
        <w:rPr>
          <w:rFonts w:hint="eastAsia" w:ascii="宋体" w:hAnsi="宋体"/>
          <w:szCs w:val="21"/>
        </w:rPr>
        <w:t>供应商如对评审结果有异议，</w:t>
      </w:r>
      <w:r>
        <w:rPr>
          <w:rFonts w:ascii="宋体" w:hAnsi="宋体"/>
          <w:szCs w:val="21"/>
        </w:rPr>
        <w:t>可在发布公示日期起</w:t>
      </w:r>
      <w:r>
        <w:rPr>
          <w:rFonts w:hint="eastAsia" w:ascii="宋体" w:hAnsi="宋体"/>
          <w:szCs w:val="21"/>
        </w:rPr>
        <w:t>七</w:t>
      </w:r>
      <w:r>
        <w:rPr>
          <w:rFonts w:ascii="宋体" w:hAnsi="宋体"/>
          <w:szCs w:val="21"/>
        </w:rPr>
        <w:t>个工作日内向</w:t>
      </w:r>
      <w:r>
        <w:rPr>
          <w:rFonts w:hint="eastAsia" w:ascii="宋体" w:hAnsi="宋体"/>
          <w:szCs w:val="21"/>
        </w:rPr>
        <w:t>政府集中采购机构</w:t>
      </w:r>
      <w:r>
        <w:rPr>
          <w:rFonts w:ascii="宋体" w:hAnsi="宋体"/>
          <w:szCs w:val="21"/>
        </w:rPr>
        <w:t>提出。 监督电话：0755-83948143。</w:t>
      </w:r>
      <w:r>
        <w:rPr>
          <w:rFonts w:hint="eastAsia" w:ascii="宋体" w:hAnsi="宋体"/>
          <w:szCs w:val="21"/>
        </w:rPr>
        <w:t>若在公示期内未提出质疑，则视为认同该评审结果。</w:t>
      </w:r>
    </w:p>
    <w:bookmarkEnd w:id="182"/>
    <w:p>
      <w:pPr>
        <w:ind w:firstLine="411" w:firstLineChars="196"/>
        <w:rPr>
          <w:rFonts w:ascii="宋体" w:hAnsi="宋体"/>
          <w:szCs w:val="21"/>
        </w:rPr>
      </w:pPr>
      <w:r>
        <w:rPr>
          <w:rFonts w:hint="eastAsia" w:ascii="宋体" w:hAnsi="宋体"/>
          <w:szCs w:val="21"/>
        </w:rPr>
        <w:t>40.2质疑、投诉供应商应保证质疑、投诉内容的真实性和可靠性，并承担相应的法律责任。</w:t>
      </w:r>
    </w:p>
    <w:p>
      <w:pPr>
        <w:rPr>
          <w:rFonts w:ascii="黑体" w:hAnsi="宋体" w:eastAsia="黑体"/>
          <w:sz w:val="24"/>
        </w:rPr>
      </w:pPr>
      <w:r>
        <w:rPr>
          <w:rFonts w:hint="eastAsia" w:ascii="黑体" w:hAnsi="宋体" w:eastAsia="黑体"/>
          <w:sz w:val="24"/>
        </w:rPr>
        <w:t>41．中标通知书</w:t>
      </w:r>
    </w:p>
    <w:p>
      <w:pPr>
        <w:ind w:firstLine="411" w:firstLineChars="196"/>
        <w:rPr>
          <w:rFonts w:ascii="宋体" w:hAnsi="宋体"/>
          <w:szCs w:val="21"/>
        </w:rPr>
      </w:pPr>
      <w:r>
        <w:rPr>
          <w:rFonts w:hint="eastAsia" w:ascii="宋体" w:hAnsi="宋体"/>
          <w:szCs w:val="21"/>
        </w:rPr>
        <w:t>41</w:t>
      </w:r>
      <w:r>
        <w:rPr>
          <w:rFonts w:ascii="宋体" w:hAnsi="宋体"/>
          <w:szCs w:val="21"/>
        </w:rPr>
        <w:t>.</w:t>
      </w:r>
      <w:r>
        <w:rPr>
          <w:rFonts w:hint="eastAsia" w:ascii="宋体" w:hAnsi="宋体"/>
          <w:szCs w:val="21"/>
        </w:rPr>
        <w:t>1</w:t>
      </w:r>
      <w:bookmarkStart w:id="183" w:name="_Hlk72438863"/>
      <w:r>
        <w:rPr>
          <w:rFonts w:hint="eastAsia" w:ascii="宋体" w:hAnsi="宋体"/>
          <w:szCs w:val="21"/>
        </w:rPr>
        <w:t>中标公告公布以后无异常的情况下,中标供应商和采购人可自行在“深圳政府采购智慧平台（http://zfcg.szggzy.com:8081/）”上打印</w:t>
      </w:r>
      <w:r>
        <w:rPr>
          <w:rFonts w:hint="eastAsia" w:ascii="宋体" w:hAnsi="宋体"/>
          <w:b/>
          <w:szCs w:val="21"/>
        </w:rPr>
        <w:t>《数字中标通知书》（</w:t>
      </w:r>
      <w:r>
        <w:rPr>
          <w:rFonts w:hint="eastAsia" w:ascii="宋体" w:hAnsi="宋体"/>
          <w:szCs w:val="21"/>
        </w:rPr>
        <w:t>咨询电话：</w:t>
      </w:r>
      <w:r>
        <w:rPr>
          <w:rFonts w:hint="eastAsia" w:ascii="宋体" w:hAnsi="宋体"/>
          <w:b/>
          <w:bCs/>
          <w:szCs w:val="21"/>
        </w:rPr>
        <w:t>0755-88653300，转6</w:t>
      </w:r>
      <w:r>
        <w:rPr>
          <w:rFonts w:hint="eastAsia" w:ascii="宋体" w:hAnsi="宋体"/>
          <w:szCs w:val="21"/>
        </w:rPr>
        <w:t>）。</w:t>
      </w:r>
      <w:bookmarkEnd w:id="183"/>
    </w:p>
    <w:p>
      <w:pPr>
        <w:ind w:firstLine="411" w:firstLineChars="196"/>
        <w:rPr>
          <w:rFonts w:ascii="宋体" w:hAnsi="宋体"/>
          <w:szCs w:val="21"/>
        </w:rPr>
      </w:pPr>
      <w:r>
        <w:rPr>
          <w:rFonts w:hint="eastAsia" w:ascii="宋体" w:hAnsi="宋体"/>
          <w:szCs w:val="21"/>
        </w:rPr>
        <w:t>41</w:t>
      </w:r>
      <w:r>
        <w:rPr>
          <w:rFonts w:ascii="宋体" w:hAnsi="宋体"/>
          <w:szCs w:val="21"/>
        </w:rPr>
        <w:t>.2</w:t>
      </w:r>
      <w:r>
        <w:rPr>
          <w:rFonts w:hint="eastAsia" w:ascii="宋体" w:hAnsi="宋体"/>
          <w:szCs w:val="21"/>
        </w:rPr>
        <w:t>中标通知书是合同的重要组成部分。</w:t>
      </w:r>
    </w:p>
    <w:p>
      <w:pPr>
        <w:ind w:firstLine="411" w:firstLineChars="196"/>
        <w:rPr>
          <w:rFonts w:ascii="宋体" w:hAnsi="宋体"/>
          <w:szCs w:val="21"/>
        </w:rPr>
      </w:pPr>
      <w:bookmarkStart w:id="184" w:name="_Hlk71407340"/>
      <w:r>
        <w:rPr>
          <w:rFonts w:hint="eastAsia" w:ascii="宋体" w:hAnsi="宋体"/>
          <w:szCs w:val="21"/>
        </w:rPr>
        <w:t>41.3因质疑投诉或其它原因导致项目结果变更或采购终止的，政府集中采购机构有权吊销中标通知书。</w:t>
      </w:r>
    </w:p>
    <w:bookmarkEnd w:id="184"/>
    <w:p>
      <w:pPr>
        <w:pStyle w:val="5"/>
        <w:numPr>
          <w:ilvl w:val="0"/>
          <w:numId w:val="12"/>
        </w:numPr>
        <w:spacing w:before="120" w:beforeLines="50" w:after="120" w:afterLines="50"/>
        <w:ind w:left="562" w:hanging="562"/>
        <w:rPr>
          <w:sz w:val="28"/>
          <w:szCs w:val="28"/>
        </w:rPr>
      </w:pPr>
      <w:r>
        <w:rPr>
          <w:rFonts w:hint="eastAsia"/>
          <w:sz w:val="28"/>
          <w:szCs w:val="28"/>
        </w:rPr>
        <w:t>公开招标失败的后续处理</w:t>
      </w:r>
    </w:p>
    <w:p>
      <w:pPr>
        <w:rPr>
          <w:rFonts w:ascii="黑体" w:hAnsi="宋体" w:eastAsia="黑体"/>
          <w:sz w:val="24"/>
        </w:rPr>
      </w:pPr>
      <w:r>
        <w:rPr>
          <w:rFonts w:hint="eastAsia" w:ascii="黑体" w:hAnsi="宋体" w:eastAsia="黑体"/>
          <w:sz w:val="24"/>
        </w:rPr>
        <w:t>42．公开招标失败的处理</w:t>
      </w:r>
    </w:p>
    <w:p>
      <w:pPr>
        <w:ind w:firstLine="411" w:firstLineChars="196"/>
        <w:rPr>
          <w:rFonts w:ascii="宋体" w:hAnsi="宋体"/>
        </w:rPr>
      </w:pPr>
      <w:r>
        <w:rPr>
          <w:rFonts w:hint="eastAsia" w:ascii="宋体" w:hAnsi="宋体"/>
          <w:szCs w:val="21"/>
        </w:rPr>
        <w:t>42.1本项目公开招标过程中若由于投标截止后</w:t>
      </w:r>
      <w:r>
        <w:rPr>
          <w:rFonts w:hint="eastAsia" w:ascii="宋体" w:hAnsi="宋体"/>
        </w:rPr>
        <w:t>实际递交</w:t>
      </w:r>
      <w:r>
        <w:rPr>
          <w:rFonts w:ascii="宋体" w:hAnsi="宋体"/>
        </w:rPr>
        <w:t>投标</w:t>
      </w:r>
      <w:r>
        <w:rPr>
          <w:rFonts w:hint="eastAsia" w:ascii="宋体" w:hAnsi="宋体"/>
        </w:rPr>
        <w:t>文件的供应商数量不足、经</w:t>
      </w:r>
      <w:r>
        <w:rPr>
          <w:rFonts w:hint="eastAsia" w:ascii="宋体" w:hAnsi="宋体"/>
          <w:szCs w:val="21"/>
        </w:rPr>
        <w:t>评审委员会</w:t>
      </w:r>
      <w:r>
        <w:rPr>
          <w:rFonts w:hint="eastAsia" w:ascii="宋体" w:hAnsi="宋体"/>
        </w:rPr>
        <w:t>评审对招标文件作实质响应的供应商不足等原因造成公开招标失败，可由</w:t>
      </w:r>
      <w:r>
        <w:rPr>
          <w:rFonts w:hint="eastAsia" w:ascii="宋体" w:hAnsi="宋体" w:cs="宋体"/>
        </w:rPr>
        <w:t>政府集中采购机构</w:t>
      </w:r>
      <w:r>
        <w:rPr>
          <w:rFonts w:hint="eastAsia" w:ascii="宋体" w:hAnsi="宋体"/>
        </w:rPr>
        <w:t>重新组织采购。</w:t>
      </w:r>
    </w:p>
    <w:p>
      <w:pPr>
        <w:ind w:firstLine="411" w:firstLineChars="196"/>
        <w:rPr>
          <w:rFonts w:ascii="宋体" w:hAnsi="宋体"/>
          <w:szCs w:val="21"/>
        </w:rPr>
      </w:pPr>
      <w:r>
        <w:rPr>
          <w:rFonts w:hint="eastAsia" w:ascii="宋体" w:hAnsi="宋体"/>
          <w:szCs w:val="21"/>
        </w:rPr>
        <w:t>42.2对公开招标失败的项目，评审委员会在出具该项目招标失败结论的同时，可以提出重新采购组织形式的建议，以及进一步完善招标文件的资格、技术、商务要求的修改建议。</w:t>
      </w:r>
    </w:p>
    <w:p>
      <w:pPr>
        <w:ind w:firstLine="411" w:firstLineChars="196"/>
        <w:rPr>
          <w:rFonts w:ascii="宋体" w:hAnsi="宋体"/>
          <w:szCs w:val="21"/>
        </w:rPr>
      </w:pPr>
      <w:r>
        <w:rPr>
          <w:rFonts w:hint="eastAsia" w:ascii="宋体" w:hAnsi="宋体"/>
          <w:szCs w:val="21"/>
        </w:rPr>
        <w:t>42.3重新组织采购有以下两种组织形式：</w:t>
      </w:r>
    </w:p>
    <w:p>
      <w:pPr>
        <w:ind w:firstLine="411" w:firstLineChars="196"/>
        <w:rPr>
          <w:rFonts w:ascii="宋体" w:hAnsi="宋体"/>
        </w:rPr>
      </w:pPr>
      <w:r>
        <w:rPr>
          <w:rFonts w:hint="eastAsia" w:ascii="宋体" w:hAnsi="宋体"/>
        </w:rPr>
        <w:t>（1）由政府集中采购机构重新组织公开招标；</w:t>
      </w:r>
    </w:p>
    <w:p>
      <w:pPr>
        <w:ind w:firstLine="411" w:firstLineChars="196"/>
        <w:rPr>
          <w:rFonts w:ascii="宋体" w:hAnsi="宋体"/>
        </w:rPr>
      </w:pPr>
      <w:r>
        <w:rPr>
          <w:rFonts w:hint="eastAsia" w:ascii="宋体" w:hAnsi="宋体"/>
        </w:rPr>
        <w:t>（2）根据实际情况需要向同级财政部门提出非公开招标方式申请，经同级财政部门批准，公开招标失败采购项目可转为竞争性谈判或单一来源谈判方式采购。</w:t>
      </w:r>
    </w:p>
    <w:p>
      <w:pPr>
        <w:ind w:firstLine="411" w:firstLineChars="196"/>
        <w:rPr>
          <w:rFonts w:ascii="宋体" w:hAnsi="宋体"/>
        </w:rPr>
      </w:pPr>
      <w:r>
        <w:rPr>
          <w:rFonts w:hint="eastAsia" w:ascii="宋体" w:hAnsi="宋体"/>
        </w:rPr>
        <w:t>42.4公开招标失败的采购项目重新组织公开招标，由政府集中采购机构重新按公开招标流程组织采购活动。</w:t>
      </w:r>
    </w:p>
    <w:p>
      <w:pPr>
        <w:rPr>
          <w:rFonts w:ascii="宋体" w:hAnsi="宋体"/>
        </w:rPr>
      </w:pPr>
      <w:r>
        <w:rPr>
          <w:rFonts w:hint="eastAsia" w:ascii="宋体" w:hAnsi="宋体"/>
        </w:rPr>
        <w:t>42.5公开招标失败的采购项目经同级财政部门批准转为竞争性谈判或单一来源谈判方式采购的，按规定要求组织政府采购工作。</w:t>
      </w:r>
    </w:p>
    <w:p>
      <w:pPr>
        <w:pStyle w:val="5"/>
        <w:numPr>
          <w:ilvl w:val="0"/>
          <w:numId w:val="12"/>
        </w:numPr>
        <w:spacing w:before="120" w:beforeLines="50" w:after="120" w:afterLines="50"/>
        <w:ind w:left="562" w:hanging="562"/>
        <w:rPr>
          <w:sz w:val="28"/>
          <w:szCs w:val="28"/>
        </w:rPr>
      </w:pPr>
      <w:bookmarkStart w:id="185" w:name="_Hlk72439043"/>
      <w:r>
        <w:rPr>
          <w:rFonts w:hint="eastAsia"/>
          <w:sz w:val="28"/>
          <w:szCs w:val="28"/>
        </w:rPr>
        <w:t>合同的授予与备案</w:t>
      </w:r>
      <w:bookmarkEnd w:id="185"/>
    </w:p>
    <w:p>
      <w:pPr>
        <w:rPr>
          <w:rFonts w:ascii="黑体" w:hAnsi="宋体" w:eastAsia="黑体"/>
          <w:sz w:val="24"/>
        </w:rPr>
      </w:pPr>
      <w:bookmarkStart w:id="186" w:name="_Toc73517679"/>
      <w:bookmarkStart w:id="187" w:name="_Toc73521674"/>
      <w:bookmarkStart w:id="188" w:name="_Toc100052408"/>
      <w:bookmarkStart w:id="189" w:name="_Toc73521586"/>
      <w:bookmarkStart w:id="190" w:name="_Toc73518157"/>
      <w:bookmarkStart w:id="191" w:name="_Hlk72439088"/>
      <w:r>
        <w:rPr>
          <w:rFonts w:hint="eastAsia" w:ascii="黑体" w:hAnsi="宋体" w:eastAsia="黑体"/>
          <w:sz w:val="24"/>
        </w:rPr>
        <w:t>43．合同授予标准</w:t>
      </w:r>
      <w:bookmarkEnd w:id="186"/>
      <w:bookmarkEnd w:id="187"/>
      <w:bookmarkEnd w:id="188"/>
      <w:bookmarkEnd w:id="189"/>
      <w:bookmarkEnd w:id="190"/>
    </w:p>
    <w:p>
      <w:pPr>
        <w:ind w:firstLine="411" w:firstLineChars="196"/>
        <w:rPr>
          <w:rFonts w:ascii="宋体" w:hAnsi="宋体"/>
          <w:szCs w:val="21"/>
        </w:rPr>
      </w:pPr>
      <w:r>
        <w:rPr>
          <w:rFonts w:hint="eastAsia" w:ascii="宋体" w:hAnsi="宋体"/>
          <w:szCs w:val="21"/>
        </w:rPr>
        <w:t>本项目的合同将授予经本招标文件规定评审确定的中标供应商。</w:t>
      </w:r>
    </w:p>
    <w:p>
      <w:pPr>
        <w:rPr>
          <w:rFonts w:ascii="黑体" w:hAnsi="宋体" w:eastAsia="黑体"/>
          <w:sz w:val="24"/>
        </w:rPr>
      </w:pPr>
      <w:bookmarkStart w:id="192" w:name="_Toc73521587"/>
      <w:bookmarkStart w:id="193" w:name="_Toc100052409"/>
      <w:bookmarkStart w:id="194" w:name="_Toc73521675"/>
      <w:bookmarkStart w:id="195" w:name="_Toc73517680"/>
      <w:bookmarkStart w:id="196" w:name="_Toc73518158"/>
      <w:r>
        <w:rPr>
          <w:rFonts w:hint="eastAsia" w:ascii="黑体" w:hAnsi="宋体" w:eastAsia="黑体"/>
          <w:sz w:val="24"/>
        </w:rPr>
        <w:t>44．</w:t>
      </w:r>
      <w:bookmarkEnd w:id="192"/>
      <w:bookmarkEnd w:id="193"/>
      <w:bookmarkEnd w:id="194"/>
      <w:bookmarkEnd w:id="195"/>
      <w:bookmarkEnd w:id="196"/>
      <w:r>
        <w:rPr>
          <w:rFonts w:hint="eastAsia" w:ascii="黑体" w:hAnsi="宋体" w:eastAsia="黑体"/>
          <w:sz w:val="24"/>
        </w:rPr>
        <w:t>接受和拒绝任何或所有投标的权力</w:t>
      </w:r>
    </w:p>
    <w:p>
      <w:pPr>
        <w:ind w:firstLine="411" w:firstLineChars="196"/>
        <w:rPr>
          <w:rFonts w:ascii="宋体" w:hAnsi="宋体"/>
          <w:szCs w:val="21"/>
        </w:rPr>
      </w:pPr>
      <w:r>
        <w:rPr>
          <w:rFonts w:hint="eastAsia" w:ascii="宋体" w:hAnsi="宋体"/>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hAnsi="宋体" w:eastAsia="黑体"/>
          <w:sz w:val="24"/>
        </w:rPr>
      </w:pPr>
      <w:bookmarkStart w:id="197" w:name="_Toc73517682"/>
      <w:bookmarkStart w:id="198" w:name="_Toc73521589"/>
      <w:bookmarkStart w:id="199" w:name="_Toc100052410"/>
      <w:bookmarkStart w:id="200" w:name="_Toc73521677"/>
      <w:bookmarkStart w:id="201" w:name="_Toc73518160"/>
      <w:r>
        <w:rPr>
          <w:rFonts w:hint="eastAsia" w:ascii="黑体" w:hAnsi="宋体" w:eastAsia="黑体"/>
          <w:sz w:val="24"/>
        </w:rPr>
        <w:t>45．合同的签订</w:t>
      </w:r>
      <w:bookmarkEnd w:id="197"/>
      <w:bookmarkEnd w:id="198"/>
      <w:bookmarkEnd w:id="199"/>
      <w:bookmarkEnd w:id="200"/>
      <w:bookmarkEnd w:id="201"/>
    </w:p>
    <w:p>
      <w:pPr>
        <w:ind w:firstLine="411" w:firstLineChars="196"/>
        <w:rPr>
          <w:rFonts w:ascii="宋体" w:hAnsi="宋体"/>
          <w:szCs w:val="21"/>
        </w:rPr>
      </w:pPr>
      <w:r>
        <w:rPr>
          <w:rFonts w:hint="eastAsia" w:ascii="宋体" w:hAnsi="宋体"/>
          <w:szCs w:val="21"/>
        </w:rPr>
        <w:t>45.1中标人将于中标通知书发出之日起十个工作日内，按照采购文件（招标文件和投标文件等）内容与采购人签订政府采购合同；合同的实质性内容应当符合招标文件的规定；</w:t>
      </w:r>
    </w:p>
    <w:p>
      <w:pPr>
        <w:ind w:firstLine="411" w:firstLineChars="196"/>
        <w:rPr>
          <w:rFonts w:ascii="宋体" w:hAnsi="宋体"/>
          <w:szCs w:val="21"/>
        </w:rPr>
      </w:pPr>
      <w:r>
        <w:rPr>
          <w:rFonts w:hint="eastAsia" w:ascii="宋体" w:hAnsi="宋体"/>
          <w:szCs w:val="21"/>
        </w:rPr>
        <w:t>45.2中标人如不按本通用条款第45</w:t>
      </w:r>
      <w:r>
        <w:rPr>
          <w:rFonts w:ascii="宋体" w:hAnsi="宋体"/>
          <w:szCs w:val="21"/>
        </w:rPr>
        <w:t>.1</w:t>
      </w:r>
      <w:r>
        <w:rPr>
          <w:rFonts w:hint="eastAsia" w:ascii="宋体" w:hAnsi="宋体"/>
          <w:szCs w:val="21"/>
        </w:rPr>
        <w:t>款的规定与采购人签订合同，</w:t>
      </w:r>
      <w:r>
        <w:rPr>
          <w:rFonts w:ascii="宋体" w:hAnsi="宋体" w:cs="宋体"/>
          <w:kern w:val="0"/>
          <w:szCs w:val="21"/>
        </w:rPr>
        <w:t>情节严重的，由</w:t>
      </w:r>
      <w:r>
        <w:rPr>
          <w:rFonts w:hint="eastAsia" w:ascii="宋体" w:hAnsi="宋体" w:cs="宋体"/>
          <w:kern w:val="0"/>
          <w:szCs w:val="21"/>
        </w:rPr>
        <w:t>同级财政</w:t>
      </w:r>
      <w:r>
        <w:rPr>
          <w:rFonts w:ascii="宋体" w:hAnsi="宋体" w:cs="宋体"/>
          <w:kern w:val="0"/>
          <w:szCs w:val="21"/>
        </w:rPr>
        <w:t>部门记入供应商诚信档案，予以通报</w:t>
      </w:r>
      <w:r>
        <w:rPr>
          <w:rFonts w:hint="eastAsia" w:ascii="宋体" w:hAnsi="宋体"/>
          <w:szCs w:val="21"/>
        </w:rPr>
        <w:t>；</w:t>
      </w:r>
    </w:p>
    <w:p>
      <w:pPr>
        <w:ind w:firstLine="411" w:firstLineChars="196"/>
        <w:rPr>
          <w:rFonts w:ascii="宋体" w:hAnsi="宋体"/>
          <w:szCs w:val="21"/>
        </w:rPr>
      </w:pPr>
      <w:r>
        <w:rPr>
          <w:rFonts w:hint="eastAsia" w:ascii="宋体" w:hAnsi="宋体"/>
          <w:szCs w:val="21"/>
        </w:rPr>
        <w:t>45.3中标人应当按照合同约定履行义务，完成中标项目，不得将中标项目转让（转包）给他人。</w:t>
      </w:r>
    </w:p>
    <w:p>
      <w:pPr>
        <w:rPr>
          <w:rFonts w:ascii="黑体" w:hAnsi="宋体" w:eastAsia="黑体"/>
          <w:sz w:val="24"/>
        </w:rPr>
      </w:pPr>
      <w:bookmarkStart w:id="202" w:name="_Toc73521590"/>
      <w:bookmarkStart w:id="203" w:name="_Toc73517683"/>
      <w:bookmarkStart w:id="204" w:name="_Toc73521678"/>
      <w:bookmarkStart w:id="205" w:name="_Toc100052411"/>
      <w:bookmarkStart w:id="206" w:name="_Toc73518161"/>
      <w:r>
        <w:rPr>
          <w:rFonts w:hint="eastAsia" w:ascii="黑体" w:hAnsi="宋体" w:eastAsia="黑体"/>
          <w:sz w:val="24"/>
        </w:rPr>
        <w:t>46．履约担保</w:t>
      </w:r>
      <w:bookmarkEnd w:id="202"/>
      <w:bookmarkEnd w:id="203"/>
      <w:bookmarkEnd w:id="204"/>
      <w:bookmarkEnd w:id="205"/>
      <w:bookmarkEnd w:id="206"/>
    </w:p>
    <w:p>
      <w:pPr>
        <w:ind w:firstLine="411" w:firstLineChars="196"/>
        <w:rPr>
          <w:rFonts w:ascii="宋体" w:hAnsi="宋体"/>
          <w:szCs w:val="21"/>
        </w:rPr>
      </w:pPr>
      <w:r>
        <w:rPr>
          <w:rFonts w:hint="eastAsia" w:ascii="宋体" w:hAnsi="宋体"/>
          <w:szCs w:val="21"/>
        </w:rPr>
        <w:t>46.1在签订项目合同的同时，中标人应按“对通用条款的补充内容”中规定的金额向采购人提交履约担保；</w:t>
      </w:r>
    </w:p>
    <w:p>
      <w:pPr>
        <w:ind w:firstLine="411" w:firstLineChars="196"/>
        <w:rPr>
          <w:rFonts w:ascii="宋体" w:hAnsi="宋体"/>
          <w:szCs w:val="21"/>
        </w:rPr>
      </w:pPr>
      <w:r>
        <w:rPr>
          <w:rFonts w:hint="eastAsia" w:ascii="宋体" w:hAnsi="宋体"/>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hAnsi="宋体" w:eastAsia="黑体"/>
          <w:sz w:val="24"/>
        </w:rPr>
      </w:pPr>
      <w:r>
        <w:rPr>
          <w:rFonts w:hint="eastAsia" w:ascii="黑体" w:hAnsi="宋体" w:eastAsia="黑体"/>
          <w:sz w:val="24"/>
        </w:rPr>
        <w:t>47. 合同备案</w:t>
      </w:r>
    </w:p>
    <w:p>
      <w:pPr>
        <w:ind w:firstLine="411" w:firstLineChars="196"/>
        <w:rPr>
          <w:rFonts w:ascii="宋体" w:hAnsi="宋体"/>
          <w:szCs w:val="21"/>
        </w:rPr>
      </w:pPr>
      <w:r>
        <w:rPr>
          <w:rFonts w:hint="eastAsia" w:ascii="宋体" w:hAnsi="宋体"/>
          <w:szCs w:val="21"/>
        </w:rPr>
        <w:t>采购人与中标人应于合同签订之日起十日内，由采购人或委托中标人将采购合同副本抄送合同备案工作实施机构备案。</w:t>
      </w:r>
    </w:p>
    <w:p>
      <w:pPr>
        <w:rPr>
          <w:rFonts w:ascii="黑体" w:hAnsi="宋体" w:eastAsia="黑体"/>
          <w:sz w:val="24"/>
        </w:rPr>
      </w:pPr>
      <w:r>
        <w:rPr>
          <w:rFonts w:hint="eastAsia" w:ascii="黑体" w:hAnsi="宋体" w:eastAsia="黑体"/>
          <w:sz w:val="24"/>
        </w:rPr>
        <w:t>48. 合同变更</w:t>
      </w:r>
    </w:p>
    <w:p>
      <w:pPr>
        <w:ind w:firstLine="411" w:firstLineChars="196"/>
        <w:rPr>
          <w:rFonts w:ascii="宋体" w:hAnsi="宋体"/>
          <w:szCs w:val="21"/>
        </w:rPr>
      </w:pPr>
      <w:r>
        <w:rPr>
          <w:rFonts w:hint="eastAsia" w:ascii="宋体" w:hAnsi="宋体"/>
          <w:szCs w:val="21"/>
        </w:rPr>
        <w:t>合同变更事宜按《深圳市财政局关于优化政府采购合同备案的通知》（深财发保〔2022〕2号）相关规定执行。</w:t>
      </w:r>
    </w:p>
    <w:p>
      <w:pPr>
        <w:rPr>
          <w:rFonts w:ascii="黑体" w:hAnsi="宋体" w:eastAsia="黑体"/>
          <w:sz w:val="24"/>
        </w:rPr>
      </w:pPr>
      <w:r>
        <w:rPr>
          <w:rFonts w:hint="eastAsia" w:ascii="黑体" w:hAnsi="宋体" w:eastAsia="黑体"/>
          <w:sz w:val="24"/>
        </w:rPr>
        <w:t>49. 项目验收</w:t>
      </w:r>
    </w:p>
    <w:p>
      <w:pPr>
        <w:widowControl/>
        <w:ind w:right="176" w:firstLine="420"/>
        <w:jc w:val="left"/>
        <w:rPr>
          <w:rFonts w:ascii="宋体" w:hAnsi="宋体"/>
        </w:rPr>
      </w:pPr>
      <w:r>
        <w:rPr>
          <w:rFonts w:hint="eastAsia" w:ascii="宋体" w:hAnsi="宋体"/>
        </w:rPr>
        <w:t>49.1采购人应当按照招标文件和合同规定的标准和方法，及时组织验收。</w:t>
      </w:r>
    </w:p>
    <w:p>
      <w:pPr>
        <w:rPr>
          <w:rFonts w:ascii="黑体" w:hAnsi="宋体" w:eastAsia="黑体"/>
          <w:sz w:val="24"/>
        </w:rPr>
      </w:pPr>
      <w:r>
        <w:rPr>
          <w:rFonts w:hint="eastAsia" w:ascii="黑体" w:hAnsi="宋体" w:eastAsia="黑体"/>
          <w:sz w:val="24"/>
        </w:rPr>
        <w:t>50. 宣传</w:t>
      </w:r>
    </w:p>
    <w:p>
      <w:pPr>
        <w:ind w:left="210" w:leftChars="100" w:firstLine="411" w:firstLineChars="196"/>
        <w:rPr>
          <w:rFonts w:ascii="宋体" w:hAnsi="宋体"/>
        </w:rPr>
      </w:pPr>
      <w:r>
        <w:rPr>
          <w:rFonts w:hint="eastAsia" w:ascii="宋体" w:hAnsi="宋体"/>
        </w:rPr>
        <w:t>凡与政府采购活动有关的宣传或广告，若当中提及政府采购，</w:t>
      </w:r>
      <w:r>
        <w:rPr>
          <w:rFonts w:ascii="宋体" w:hAnsi="宋体"/>
        </w:rPr>
        <w:t>必须事先将具体对外宣传方案报</w:t>
      </w:r>
      <w:r>
        <w:rPr>
          <w:rFonts w:hint="eastAsia" w:ascii="宋体" w:hAnsi="宋体"/>
        </w:rPr>
        <w:t>同级财政部门</w:t>
      </w:r>
      <w:r>
        <w:rPr>
          <w:rFonts w:ascii="宋体" w:hAnsi="宋体"/>
        </w:rPr>
        <w:t>和</w:t>
      </w:r>
      <w:r>
        <w:rPr>
          <w:rFonts w:hint="eastAsia" w:ascii="宋体" w:hAnsi="宋体"/>
        </w:rPr>
        <w:t>政府集中采购机构</w:t>
      </w:r>
      <w:r>
        <w:rPr>
          <w:rFonts w:ascii="宋体" w:hAnsi="宋体"/>
        </w:rPr>
        <w:t>，并征得其同意。对外市场宣传包括但不限于以下形式：</w:t>
      </w:r>
    </w:p>
    <w:p>
      <w:pPr>
        <w:ind w:left="210" w:leftChars="100" w:firstLine="411" w:firstLineChars="196"/>
        <w:rPr>
          <w:rFonts w:ascii="宋体" w:hAnsi="宋体"/>
        </w:rPr>
      </w:pPr>
      <w:r>
        <w:rPr>
          <w:rFonts w:ascii="宋体" w:hAnsi="宋体"/>
        </w:rPr>
        <w:t>a.名片、宣传册、广告标语等；</w:t>
      </w:r>
    </w:p>
    <w:p>
      <w:pPr>
        <w:ind w:left="210" w:leftChars="100" w:firstLine="411" w:firstLineChars="196"/>
        <w:rPr>
          <w:rFonts w:ascii="宋体" w:hAnsi="宋体"/>
        </w:rPr>
      </w:pPr>
      <w:r>
        <w:rPr>
          <w:rFonts w:ascii="宋体" w:hAnsi="宋体"/>
        </w:rPr>
        <w:t>b.案例介绍、推广等；</w:t>
      </w:r>
    </w:p>
    <w:p>
      <w:pPr>
        <w:ind w:left="210" w:leftChars="100" w:firstLine="411" w:firstLineChars="196"/>
        <w:rPr>
          <w:rFonts w:ascii="宋体" w:hAnsi="宋体"/>
        </w:rPr>
      </w:pPr>
      <w:r>
        <w:rPr>
          <w:rFonts w:hint="eastAsia" w:ascii="宋体" w:hAnsi="宋体"/>
        </w:rPr>
        <w:t>c.工作</w:t>
      </w:r>
      <w:r>
        <w:rPr>
          <w:rFonts w:ascii="宋体" w:hAnsi="宋体"/>
        </w:rPr>
        <w:t>人员向其他消费群体宣传。</w:t>
      </w:r>
    </w:p>
    <w:p>
      <w:pPr>
        <w:rPr>
          <w:rFonts w:ascii="黑体" w:hAnsi="宋体" w:eastAsia="黑体"/>
          <w:sz w:val="24"/>
        </w:rPr>
      </w:pPr>
      <w:r>
        <w:rPr>
          <w:rFonts w:hint="eastAsia" w:ascii="黑体" w:hAnsi="宋体" w:eastAsia="黑体"/>
          <w:sz w:val="24"/>
        </w:rPr>
        <w:t>51. 供应商违法责任</w:t>
      </w:r>
    </w:p>
    <w:p>
      <w:pPr>
        <w:ind w:firstLine="411" w:firstLineChars="196"/>
        <w:rPr>
          <w:rFonts w:ascii="宋体" w:hAnsi="宋体"/>
          <w:szCs w:val="21"/>
        </w:rPr>
      </w:pPr>
      <w:r>
        <w:rPr>
          <w:rFonts w:hint="eastAsia" w:ascii="宋体" w:hAnsi="宋体"/>
          <w:szCs w:val="21"/>
        </w:rPr>
        <w:t>5</w:t>
      </w:r>
      <w:r>
        <w:rPr>
          <w:rFonts w:ascii="宋体" w:hAnsi="宋体"/>
          <w:szCs w:val="21"/>
        </w:rPr>
        <w:t>1.1</w:t>
      </w:r>
      <w:r>
        <w:rPr>
          <w:rFonts w:hint="eastAsia" w:ascii="宋体" w:hAnsi="宋体"/>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1" w:firstLineChars="196"/>
        <w:rPr>
          <w:rFonts w:ascii="宋体" w:hAnsi="宋体"/>
          <w:szCs w:val="21"/>
        </w:rPr>
      </w:pPr>
      <w:r>
        <w:rPr>
          <w:rFonts w:hint="eastAsia" w:ascii="宋体" w:hAnsi="宋体"/>
          <w:szCs w:val="21"/>
        </w:rPr>
        <w:t>（1）在采购活动中应当回避而未回避的；</w:t>
      </w:r>
    </w:p>
    <w:p>
      <w:pPr>
        <w:ind w:firstLine="411" w:firstLineChars="196"/>
        <w:rPr>
          <w:rFonts w:ascii="宋体" w:hAnsi="宋体"/>
          <w:szCs w:val="21"/>
        </w:rPr>
      </w:pPr>
      <w:r>
        <w:rPr>
          <w:rFonts w:hint="eastAsia" w:ascii="宋体" w:hAnsi="宋体"/>
          <w:szCs w:val="21"/>
        </w:rPr>
        <w:t>（2）未按本条例规定签订、履行采购合同，造成严重后果的；</w:t>
      </w:r>
    </w:p>
    <w:p>
      <w:pPr>
        <w:ind w:firstLine="411" w:firstLineChars="196"/>
        <w:rPr>
          <w:rFonts w:ascii="宋体" w:hAnsi="宋体"/>
          <w:szCs w:val="21"/>
        </w:rPr>
      </w:pPr>
      <w:r>
        <w:rPr>
          <w:rFonts w:hint="eastAsia" w:ascii="宋体" w:hAnsi="宋体"/>
          <w:szCs w:val="21"/>
        </w:rPr>
        <w:t>（3）隐瞒真实情况，提供虚假资料的；</w:t>
      </w:r>
    </w:p>
    <w:p>
      <w:pPr>
        <w:ind w:firstLine="411" w:firstLineChars="196"/>
        <w:rPr>
          <w:rFonts w:ascii="宋体" w:hAnsi="宋体"/>
          <w:szCs w:val="21"/>
        </w:rPr>
      </w:pPr>
      <w:r>
        <w:rPr>
          <w:rFonts w:hint="eastAsia" w:ascii="宋体" w:hAnsi="宋体"/>
          <w:szCs w:val="21"/>
        </w:rPr>
        <w:t>（4）以非法手段排斥其他供应商参与竞争的；</w:t>
      </w:r>
    </w:p>
    <w:p>
      <w:pPr>
        <w:ind w:firstLine="411" w:firstLineChars="196"/>
        <w:rPr>
          <w:rFonts w:ascii="宋体" w:hAnsi="宋体"/>
          <w:szCs w:val="21"/>
        </w:rPr>
      </w:pPr>
      <w:r>
        <w:rPr>
          <w:rFonts w:hint="eastAsia" w:ascii="宋体" w:hAnsi="宋体"/>
          <w:szCs w:val="21"/>
        </w:rPr>
        <w:t>（5）与其他采购参加人串通投标的；</w:t>
      </w:r>
    </w:p>
    <w:p>
      <w:pPr>
        <w:ind w:firstLine="411" w:firstLineChars="196"/>
        <w:rPr>
          <w:rFonts w:ascii="宋体" w:hAnsi="宋体"/>
          <w:szCs w:val="21"/>
        </w:rPr>
      </w:pPr>
      <w:r>
        <w:rPr>
          <w:rFonts w:hint="eastAsia" w:ascii="宋体" w:hAnsi="宋体"/>
          <w:szCs w:val="21"/>
        </w:rPr>
        <w:t>（6）恶意投诉的；</w:t>
      </w:r>
    </w:p>
    <w:p>
      <w:pPr>
        <w:ind w:firstLine="411" w:firstLineChars="196"/>
        <w:rPr>
          <w:rFonts w:ascii="宋体" w:hAnsi="宋体"/>
          <w:szCs w:val="21"/>
        </w:rPr>
      </w:pPr>
      <w:r>
        <w:rPr>
          <w:rFonts w:hint="eastAsia" w:ascii="宋体" w:hAnsi="宋体"/>
          <w:szCs w:val="21"/>
        </w:rPr>
        <w:t>（7）向采购项目相关人行贿或者提供其他不当利益的；</w:t>
      </w:r>
    </w:p>
    <w:p>
      <w:pPr>
        <w:ind w:firstLine="411" w:firstLineChars="196"/>
        <w:rPr>
          <w:rFonts w:ascii="宋体" w:hAnsi="宋体"/>
          <w:szCs w:val="21"/>
        </w:rPr>
      </w:pPr>
      <w:r>
        <w:rPr>
          <w:rFonts w:hint="eastAsia" w:ascii="宋体" w:hAnsi="宋体"/>
          <w:szCs w:val="21"/>
        </w:rPr>
        <w:t>（8）阻碍、抗拒主管部门监督检查的；</w:t>
      </w:r>
    </w:p>
    <w:p>
      <w:pPr>
        <w:ind w:firstLine="411" w:firstLineChars="196"/>
        <w:rPr>
          <w:rFonts w:ascii="宋体" w:hAnsi="宋体"/>
          <w:szCs w:val="21"/>
        </w:rPr>
      </w:pPr>
      <w:r>
        <w:rPr>
          <w:rFonts w:hint="eastAsia" w:ascii="宋体" w:hAnsi="宋体"/>
          <w:szCs w:val="21"/>
        </w:rPr>
        <w:t>（9）其他违反本条例规定的行为。</w:t>
      </w:r>
    </w:p>
    <w:p>
      <w:pPr>
        <w:ind w:firstLine="411" w:firstLineChars="196"/>
        <w:rPr>
          <w:rFonts w:ascii="宋体" w:hAnsi="宋体"/>
          <w:szCs w:val="21"/>
        </w:rPr>
      </w:pPr>
      <w:r>
        <w:rPr>
          <w:rFonts w:hint="eastAsia" w:ascii="宋体" w:hAnsi="宋体"/>
          <w:szCs w:val="21"/>
        </w:rPr>
        <w:t>5</w:t>
      </w:r>
      <w:r>
        <w:rPr>
          <w:rFonts w:ascii="宋体" w:hAnsi="宋体"/>
          <w:szCs w:val="21"/>
        </w:rPr>
        <w:t xml:space="preserve">1.2 </w:t>
      </w:r>
      <w:r>
        <w:rPr>
          <w:rFonts w:hint="eastAsia" w:ascii="宋体" w:hAnsi="宋体"/>
          <w:szCs w:val="21"/>
        </w:rPr>
        <w:t>根据《深圳市财政局关于明确政府采购保证金管理工作的通知》（深财购[2019]42号）的要求，供应商在政府采购活动中出现《深圳经济特区政府采购条例实施细则》第八十四条所列情形的，</w:t>
      </w:r>
      <w:bookmarkStart w:id="207" w:name="_Hlk72440769"/>
      <w:r>
        <w:rPr>
          <w:rFonts w:hint="eastAsia" w:ascii="宋体" w:hAnsi="宋体"/>
          <w:szCs w:val="21"/>
        </w:rPr>
        <w:t>采购人或政府集中采购机构</w:t>
      </w:r>
      <w:bookmarkEnd w:id="207"/>
      <w:r>
        <w:rPr>
          <w:rFonts w:hint="eastAsia" w:ascii="宋体" w:hAnsi="宋体"/>
          <w:szCs w:val="21"/>
        </w:rPr>
        <w:t>可将有关情况报同级财政部门，由财政部门根据实际情况记入供应商诚信档案，予以通报：</w:t>
      </w:r>
    </w:p>
    <w:p>
      <w:pPr>
        <w:ind w:firstLine="411" w:firstLineChars="196"/>
        <w:rPr>
          <w:rFonts w:ascii="宋体" w:hAnsi="宋体"/>
          <w:szCs w:val="21"/>
        </w:rPr>
      </w:pPr>
      <w:r>
        <w:rPr>
          <w:rFonts w:hint="eastAsia" w:ascii="宋体" w:hAnsi="宋体"/>
          <w:szCs w:val="21"/>
        </w:rPr>
        <w:t>（1</w:t>
      </w:r>
      <w:r>
        <w:rPr>
          <w:rFonts w:ascii="宋体" w:hAnsi="宋体"/>
          <w:szCs w:val="21"/>
        </w:rPr>
        <w:t>）投标截止后，撤销投标的；</w:t>
      </w:r>
    </w:p>
    <w:p>
      <w:pPr>
        <w:ind w:firstLine="411" w:firstLineChars="196"/>
        <w:rPr>
          <w:rFonts w:ascii="宋体" w:hAnsi="宋体"/>
          <w:szCs w:val="21"/>
        </w:rPr>
      </w:pPr>
      <w:r>
        <w:rPr>
          <w:rFonts w:ascii="宋体" w:hAnsi="宋体"/>
          <w:szCs w:val="21"/>
        </w:rPr>
        <w:t>（</w:t>
      </w:r>
      <w:r>
        <w:rPr>
          <w:rFonts w:hint="eastAsia" w:ascii="宋体" w:hAnsi="宋体"/>
          <w:szCs w:val="21"/>
        </w:rPr>
        <w:t>2</w:t>
      </w:r>
      <w:r>
        <w:rPr>
          <w:rFonts w:ascii="宋体" w:hAnsi="宋体"/>
          <w:szCs w:val="21"/>
        </w:rPr>
        <w:t>）中标后无正当理由未在规定期限内签订合同的；</w:t>
      </w:r>
    </w:p>
    <w:p>
      <w:pPr>
        <w:ind w:firstLine="411" w:firstLineChars="196"/>
        <w:rPr>
          <w:rFonts w:ascii="宋体" w:hAnsi="宋体"/>
          <w:szCs w:val="21"/>
        </w:rPr>
      </w:pPr>
      <w:r>
        <w:rPr>
          <w:rFonts w:ascii="宋体" w:hAnsi="宋体"/>
          <w:szCs w:val="21"/>
        </w:rPr>
        <w:t>（</w:t>
      </w:r>
      <w:r>
        <w:rPr>
          <w:rFonts w:hint="eastAsia" w:ascii="宋体" w:hAnsi="宋体"/>
          <w:szCs w:val="21"/>
        </w:rPr>
        <w:t>3</w:t>
      </w:r>
      <w:r>
        <w:rPr>
          <w:rFonts w:ascii="宋体" w:hAnsi="宋体"/>
          <w:szCs w:val="21"/>
        </w:rPr>
        <w:t>）将中标项目转让给他人、或者在投标文件中未说明且未经采购人、采购招标机构同意，将中标项目分包给他人的；</w:t>
      </w:r>
    </w:p>
    <w:p>
      <w:pPr>
        <w:ind w:firstLine="411" w:firstLineChars="196"/>
        <w:rPr>
          <w:rFonts w:ascii="宋体" w:hAnsi="宋体"/>
          <w:szCs w:val="21"/>
        </w:rPr>
      </w:pPr>
      <w:r>
        <w:rPr>
          <w:rFonts w:ascii="宋体" w:hAnsi="宋体"/>
          <w:szCs w:val="21"/>
        </w:rPr>
        <w:t>（</w:t>
      </w:r>
      <w:r>
        <w:rPr>
          <w:rFonts w:hint="eastAsia" w:ascii="宋体" w:hAnsi="宋体"/>
          <w:szCs w:val="21"/>
        </w:rPr>
        <w:t>4</w:t>
      </w:r>
      <w:r>
        <w:rPr>
          <w:rFonts w:ascii="宋体" w:hAnsi="宋体"/>
          <w:szCs w:val="21"/>
        </w:rPr>
        <w:t>）拒绝履行合同义务的</w:t>
      </w:r>
      <w:r>
        <w:rPr>
          <w:rFonts w:hint="eastAsia" w:ascii="宋体" w:hAnsi="宋体"/>
          <w:szCs w:val="21"/>
        </w:rPr>
        <w:t>。</w:t>
      </w:r>
    </w:p>
    <w:bookmarkEnd w:id="191"/>
    <w:p>
      <w:pPr>
        <w:pStyle w:val="5"/>
        <w:numPr>
          <w:ilvl w:val="0"/>
          <w:numId w:val="12"/>
        </w:numPr>
        <w:spacing w:before="120" w:beforeLines="50" w:after="120" w:afterLines="50"/>
        <w:ind w:left="562" w:hanging="562"/>
        <w:rPr>
          <w:sz w:val="28"/>
          <w:szCs w:val="28"/>
        </w:rPr>
      </w:pPr>
      <w:r>
        <w:rPr>
          <w:rFonts w:hint="eastAsia"/>
          <w:sz w:val="28"/>
          <w:szCs w:val="28"/>
        </w:rPr>
        <w:t>质疑处理</w:t>
      </w:r>
    </w:p>
    <w:p>
      <w:pPr>
        <w:rPr>
          <w:rFonts w:ascii="黑体" w:hAnsi="宋体" w:eastAsia="黑体"/>
          <w:sz w:val="24"/>
        </w:rPr>
      </w:pPr>
      <w:bookmarkStart w:id="208" w:name="_Hlk72439706"/>
      <w:r>
        <w:rPr>
          <w:rFonts w:hint="eastAsia" w:ascii="黑体" w:hAnsi="宋体" w:eastAsia="黑体"/>
          <w:sz w:val="24"/>
        </w:rPr>
        <w:t>52.质疑提出与答复</w:t>
      </w:r>
    </w:p>
    <w:p>
      <w:pPr>
        <w:rPr>
          <w:rFonts w:ascii="宋体" w:hAnsi="宋体"/>
          <w:szCs w:val="21"/>
        </w:rPr>
      </w:pPr>
      <w:r>
        <w:rPr>
          <w:rFonts w:hint="eastAsia" w:ascii="宋体" w:hAnsi="宋体"/>
          <w:szCs w:val="21"/>
        </w:rPr>
        <w:t xml:space="preserve">    52.1提出质疑</w:t>
      </w:r>
    </w:p>
    <w:p>
      <w:pPr>
        <w:rPr>
          <w:rFonts w:ascii="宋体" w:hAnsi="宋体"/>
          <w:szCs w:val="21"/>
        </w:rPr>
      </w:pPr>
      <w:r>
        <w:rPr>
          <w:rFonts w:hint="eastAsia" w:ascii="宋体" w:hAnsi="宋体"/>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hint="eastAsia" w:ascii="宋体" w:hAnsi="宋体"/>
          <w:szCs w:val="21"/>
        </w:rPr>
        <w:t xml:space="preserve">    52.2</w:t>
      </w:r>
      <w:r>
        <w:rPr>
          <w:rFonts w:ascii="宋体" w:hAnsi="宋体"/>
          <w:szCs w:val="21"/>
        </w:rPr>
        <w:t>法律依据</w:t>
      </w:r>
    </w:p>
    <w:p>
      <w:pPr>
        <w:rPr>
          <w:rFonts w:ascii="宋体" w:hAnsi="宋体"/>
          <w:szCs w:val="21"/>
        </w:rPr>
      </w:pPr>
      <w:r>
        <w:rPr>
          <w:rFonts w:hint="eastAsia" w:ascii="宋体" w:hAnsi="宋体"/>
          <w:szCs w:val="21"/>
        </w:rPr>
        <w:t xml:space="preserve">    《中华人民共和国政府采购法》、《中华人民共和国政府采购法实施条例》、</w:t>
      </w:r>
      <w:r>
        <w:rPr>
          <w:rFonts w:ascii="宋体" w:hAnsi="宋体"/>
          <w:szCs w:val="21"/>
        </w:rPr>
        <w:t>《</w:t>
      </w:r>
      <w:r>
        <w:rPr>
          <w:rFonts w:hint="eastAsia" w:ascii="宋体" w:hAnsi="宋体"/>
          <w:szCs w:val="21"/>
        </w:rPr>
        <w:t>深圳经济特区政府采购</w:t>
      </w:r>
      <w:r>
        <w:rPr>
          <w:rFonts w:ascii="宋体" w:hAnsi="宋体"/>
          <w:szCs w:val="21"/>
        </w:rPr>
        <w:t>条例</w:t>
      </w:r>
      <w:r>
        <w:rPr>
          <w:rFonts w:hint="eastAsia" w:ascii="宋体" w:hAnsi="宋体"/>
          <w:szCs w:val="21"/>
        </w:rPr>
        <w:t>》、《深圳经济特区政府采购条例实施细则》、《政府采购质疑和投诉办法》（财政部令第94号）和其他有关法律法规规定。</w:t>
      </w:r>
    </w:p>
    <w:p>
      <w:pPr>
        <w:rPr>
          <w:rFonts w:ascii="宋体" w:hAnsi="宋体"/>
          <w:szCs w:val="21"/>
        </w:rPr>
      </w:pPr>
      <w:r>
        <w:rPr>
          <w:rFonts w:hint="eastAsia" w:ascii="宋体" w:hAnsi="宋体"/>
          <w:szCs w:val="21"/>
        </w:rPr>
        <w:t>52.3质疑条件</w:t>
      </w:r>
    </w:p>
    <w:p>
      <w:pPr>
        <w:rPr>
          <w:rFonts w:ascii="宋体" w:hAnsi="宋体"/>
          <w:szCs w:val="21"/>
        </w:rPr>
      </w:pPr>
      <w:r>
        <w:rPr>
          <w:rFonts w:hint="eastAsia" w:ascii="宋体" w:hAnsi="宋体"/>
          <w:szCs w:val="21"/>
        </w:rPr>
        <w:t xml:space="preserve">    52.3.1提出质疑的供应商应当是参与所质疑项目采购活动的供应商；</w:t>
      </w:r>
      <w:bookmarkStart w:id="209" w:name="_Hlk75374941"/>
      <w:r>
        <w:rPr>
          <w:rFonts w:hint="eastAsia" w:ascii="宋体" w:hAnsi="宋体"/>
          <w:szCs w:val="21"/>
        </w:rPr>
        <w:t>以联合体形式参与的，质疑应当由组成联合体的所有成员共同提出</w:t>
      </w:r>
      <w:bookmarkEnd w:id="209"/>
      <w:r>
        <w:rPr>
          <w:rFonts w:hint="eastAsia" w:ascii="宋体" w:hAnsi="宋体"/>
          <w:szCs w:val="21"/>
        </w:rPr>
        <w:t>；</w:t>
      </w:r>
    </w:p>
    <w:p>
      <w:pPr>
        <w:rPr>
          <w:rFonts w:ascii="宋体" w:hAnsi="宋体"/>
          <w:szCs w:val="21"/>
        </w:rPr>
      </w:pPr>
      <w:r>
        <w:rPr>
          <w:rFonts w:hint="eastAsia" w:ascii="宋体" w:hAnsi="宋体"/>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rPr>
      </w:pPr>
      <w:r>
        <w:rPr>
          <w:rFonts w:hint="eastAsia" w:ascii="宋体" w:hAnsi="宋体"/>
          <w:szCs w:val="21"/>
        </w:rPr>
        <w:t>52.3.3应提交书面质疑函，质疑函应当包括以下内容：</w:t>
      </w:r>
    </w:p>
    <w:p>
      <w:pPr>
        <w:ind w:firstLine="420"/>
        <w:rPr>
          <w:rFonts w:ascii="宋体" w:hAnsi="宋体"/>
          <w:szCs w:val="21"/>
        </w:rPr>
      </w:pPr>
      <w:r>
        <w:rPr>
          <w:rFonts w:hint="eastAsia" w:ascii="宋体" w:hAnsi="宋体"/>
          <w:szCs w:val="21"/>
        </w:rPr>
        <w:t>（1）供应商的名称（或者姓名）、地址、邮编、邮箱、联系人及联系电话；</w:t>
      </w:r>
    </w:p>
    <w:p>
      <w:pPr>
        <w:ind w:firstLine="420" w:firstLineChars="200"/>
        <w:rPr>
          <w:rFonts w:ascii="宋体" w:hAnsi="宋体"/>
          <w:szCs w:val="21"/>
        </w:rPr>
      </w:pPr>
      <w:r>
        <w:rPr>
          <w:rFonts w:hint="eastAsia" w:ascii="宋体" w:hAnsi="宋体"/>
          <w:szCs w:val="21"/>
        </w:rPr>
        <w:t>（2）质疑项目的名称、编号；</w:t>
      </w:r>
    </w:p>
    <w:p>
      <w:pPr>
        <w:ind w:firstLine="420" w:firstLineChars="200"/>
        <w:rPr>
          <w:rFonts w:ascii="宋体" w:hAnsi="宋体"/>
          <w:szCs w:val="21"/>
        </w:rPr>
      </w:pPr>
      <w:r>
        <w:rPr>
          <w:rFonts w:hint="eastAsia" w:ascii="宋体" w:hAnsi="宋体"/>
          <w:szCs w:val="21"/>
        </w:rPr>
        <w:t>（3）具体、明确的质疑对象、质疑事项和质疑请求；</w:t>
      </w:r>
    </w:p>
    <w:p>
      <w:pPr>
        <w:ind w:firstLine="420" w:firstLineChars="200"/>
        <w:rPr>
          <w:rFonts w:ascii="宋体" w:hAnsi="宋体"/>
          <w:szCs w:val="21"/>
        </w:rPr>
      </w:pPr>
      <w:r>
        <w:rPr>
          <w:rFonts w:hint="eastAsia" w:ascii="宋体" w:hAnsi="宋体"/>
          <w:szCs w:val="21"/>
        </w:rPr>
        <w:t>（4）因质疑事项而受损害的权益；</w:t>
      </w:r>
    </w:p>
    <w:p>
      <w:pPr>
        <w:ind w:firstLine="420" w:firstLineChars="200"/>
        <w:rPr>
          <w:rFonts w:ascii="宋体" w:hAnsi="宋体"/>
          <w:szCs w:val="21"/>
        </w:rPr>
      </w:pPr>
      <w:r>
        <w:rPr>
          <w:rFonts w:hint="eastAsia" w:ascii="宋体" w:hAnsi="宋体"/>
          <w:szCs w:val="21"/>
        </w:rPr>
        <w:t>（5）事实依据；</w:t>
      </w:r>
    </w:p>
    <w:p>
      <w:pPr>
        <w:ind w:firstLine="420" w:firstLineChars="200"/>
        <w:rPr>
          <w:rFonts w:ascii="宋体" w:hAnsi="宋体"/>
          <w:szCs w:val="21"/>
        </w:rPr>
      </w:pPr>
      <w:r>
        <w:rPr>
          <w:rFonts w:hint="eastAsia" w:ascii="宋体" w:hAnsi="宋体"/>
          <w:szCs w:val="21"/>
        </w:rPr>
        <w:t>（6）必要的法律依据；</w:t>
      </w:r>
    </w:p>
    <w:p>
      <w:pPr>
        <w:ind w:firstLine="420" w:firstLineChars="200"/>
        <w:rPr>
          <w:rFonts w:ascii="宋体" w:hAnsi="宋体"/>
          <w:szCs w:val="21"/>
        </w:rPr>
      </w:pPr>
      <w:r>
        <w:rPr>
          <w:rFonts w:hint="eastAsia" w:ascii="宋体" w:hAnsi="宋体"/>
          <w:szCs w:val="21"/>
        </w:rPr>
        <w:t>（7）提出质疑的日期。</w:t>
      </w:r>
    </w:p>
    <w:p>
      <w:pPr>
        <w:ind w:firstLine="420" w:firstLineChars="200"/>
        <w:rPr>
          <w:rFonts w:ascii="宋体" w:hAnsi="宋体"/>
          <w:szCs w:val="21"/>
        </w:rPr>
      </w:pPr>
      <w:r>
        <w:rPr>
          <w:rFonts w:hint="eastAsia" w:ascii="宋体" w:hAnsi="宋体"/>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hint="eastAsia" w:ascii="宋体" w:hAnsi="宋体"/>
          <w:szCs w:val="21"/>
        </w:rPr>
        <w:t>52.4提交</w:t>
      </w:r>
      <w:r>
        <w:rPr>
          <w:rFonts w:ascii="宋体" w:hAnsi="宋体"/>
          <w:szCs w:val="21"/>
        </w:rPr>
        <w:t>材料</w:t>
      </w:r>
    </w:p>
    <w:p>
      <w:pPr>
        <w:ind w:firstLine="420" w:firstLineChars="200"/>
        <w:rPr>
          <w:rFonts w:ascii="宋体" w:hAnsi="宋体"/>
          <w:szCs w:val="21"/>
        </w:rPr>
      </w:pPr>
      <w:r>
        <w:rPr>
          <w:rFonts w:hint="eastAsia" w:ascii="宋体" w:hAnsi="宋体"/>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hint="eastAsia" w:ascii="宋体" w:hAnsi="宋体"/>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hint="eastAsia" w:ascii="宋体" w:hAnsi="宋体"/>
          <w:szCs w:val="21"/>
        </w:rPr>
        <w:t>52.5提交方式</w:t>
      </w:r>
    </w:p>
    <w:p>
      <w:pPr>
        <w:ind w:firstLine="420"/>
        <w:rPr>
          <w:rFonts w:ascii="宋体" w:hAnsi="宋体"/>
          <w:szCs w:val="21"/>
        </w:rPr>
      </w:pPr>
      <w:r>
        <w:rPr>
          <w:rFonts w:hint="eastAsia" w:ascii="宋体" w:hAnsi="宋体"/>
          <w:szCs w:val="21"/>
        </w:rPr>
        <w:t>5</w:t>
      </w:r>
      <w:r>
        <w:rPr>
          <w:rFonts w:ascii="宋体" w:hAnsi="宋体"/>
          <w:szCs w:val="21"/>
        </w:rPr>
        <w:t>2.5.1</w:t>
      </w:r>
      <w:r>
        <w:rPr>
          <w:rFonts w:hint="eastAsia" w:ascii="宋体" w:hAnsi="宋体"/>
          <w:szCs w:val="21"/>
        </w:rPr>
        <w:t>供应商登录“深圳政府采购智慧平台用户网上办事子系统（http://zfcg.szggzy.com:8081/TPBidder/memberLogin）”，在“【我的项目】→【项目流程】→【质疑】”中提出质疑。</w:t>
      </w:r>
    </w:p>
    <w:p>
      <w:pPr>
        <w:ind w:firstLine="420" w:firstLineChars="200"/>
        <w:rPr>
          <w:rFonts w:ascii="宋体" w:hAnsi="宋体"/>
          <w:b/>
          <w:bCs/>
          <w:szCs w:val="21"/>
        </w:rPr>
      </w:pPr>
      <w:r>
        <w:rPr>
          <w:rFonts w:hint="eastAsia" w:ascii="宋体" w:hAnsi="宋体"/>
          <w:szCs w:val="21"/>
        </w:rPr>
        <w:t>5</w:t>
      </w:r>
      <w:r>
        <w:rPr>
          <w:rFonts w:ascii="宋体" w:hAnsi="宋体"/>
          <w:szCs w:val="21"/>
        </w:rPr>
        <w:t>2.5.2</w:t>
      </w:r>
      <w:r>
        <w:rPr>
          <w:rFonts w:hint="eastAsia" w:ascii="宋体" w:hAnsi="宋体"/>
          <w:szCs w:val="21"/>
        </w:rPr>
        <w:t>请质疑供应商根据深圳政府采购智慧平台（http://zfcg.szggzy.com:8081/）所发布的质疑指引、质疑函模板填写质疑函并提交质疑材料。</w:t>
      </w:r>
      <w:r>
        <w:rPr>
          <w:rFonts w:hint="eastAsia" w:ascii="宋体" w:hAnsi="宋体"/>
          <w:b/>
          <w:bCs/>
          <w:szCs w:val="21"/>
        </w:rPr>
        <w:t>地址：深圳市南山区沙河西路3185号南山智谷A座（深圳交易集团总部大楼）27楼，质疑咨询电话：0755-86500050。</w:t>
      </w:r>
    </w:p>
    <w:p>
      <w:pPr>
        <w:ind w:firstLine="420" w:firstLineChars="200"/>
        <w:rPr>
          <w:rFonts w:ascii="宋体" w:hAnsi="宋体"/>
          <w:szCs w:val="21"/>
        </w:rPr>
      </w:pPr>
      <w:r>
        <w:rPr>
          <w:rFonts w:hint="eastAsia" w:ascii="宋体" w:hAnsi="宋体"/>
          <w:szCs w:val="21"/>
        </w:rPr>
        <w:t>52.6收文办理</w:t>
      </w:r>
      <w:r>
        <w:rPr>
          <w:rFonts w:ascii="宋体" w:hAnsi="宋体"/>
          <w:szCs w:val="21"/>
        </w:rPr>
        <w:t>程序</w:t>
      </w:r>
    </w:p>
    <w:p>
      <w:pPr>
        <w:ind w:firstLine="420" w:firstLineChars="200"/>
        <w:rPr>
          <w:rFonts w:ascii="宋体" w:hAnsi="宋体"/>
          <w:szCs w:val="21"/>
        </w:rPr>
      </w:pPr>
      <w:r>
        <w:rPr>
          <w:rFonts w:hint="eastAsia" w:ascii="宋体" w:hAnsi="宋体"/>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hAnsi="仿宋" w:eastAsia="仿宋"/>
          <w:sz w:val="28"/>
          <w:szCs w:val="28"/>
        </w:rPr>
      </w:pPr>
      <w:r>
        <w:rPr>
          <w:rFonts w:hint="eastAsia" w:ascii="宋体" w:hAnsi="宋体"/>
          <w:szCs w:val="21"/>
        </w:rPr>
        <w:t>52.6.2供应商提交的质疑材料不符合质疑条件的，视情况处理：</w:t>
      </w:r>
    </w:p>
    <w:p>
      <w:pPr>
        <w:ind w:firstLine="420" w:firstLineChars="200"/>
        <w:rPr>
          <w:rFonts w:ascii="宋体" w:hAnsi="宋体"/>
          <w:szCs w:val="21"/>
        </w:rPr>
      </w:pPr>
      <w:r>
        <w:rPr>
          <w:rFonts w:hint="eastAsia" w:ascii="宋体" w:hAnsi="宋体"/>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hint="eastAsia" w:ascii="宋体" w:hAnsi="宋体"/>
          <w:szCs w:val="21"/>
        </w:rPr>
        <w:t>供应商提交的质疑存在下列情形之一的，不予受理：</w:t>
      </w:r>
    </w:p>
    <w:p>
      <w:pPr>
        <w:ind w:firstLine="420" w:firstLineChars="200"/>
        <w:rPr>
          <w:rFonts w:ascii="宋体" w:hAnsi="宋体"/>
          <w:szCs w:val="21"/>
        </w:rPr>
      </w:pPr>
      <w:r>
        <w:rPr>
          <w:rFonts w:hint="eastAsia" w:ascii="宋体" w:hAnsi="宋体"/>
          <w:szCs w:val="21"/>
        </w:rPr>
        <w:t>（1）质疑主体不满足要求的；</w:t>
      </w:r>
    </w:p>
    <w:p>
      <w:pPr>
        <w:ind w:firstLine="420" w:firstLineChars="200"/>
        <w:rPr>
          <w:rFonts w:ascii="宋体" w:hAnsi="宋体"/>
          <w:szCs w:val="21"/>
        </w:rPr>
      </w:pPr>
      <w:r>
        <w:rPr>
          <w:rFonts w:hint="eastAsia" w:ascii="宋体" w:hAnsi="宋体"/>
          <w:szCs w:val="21"/>
        </w:rPr>
        <w:t>（2）供应商自身权益未受到损害的；</w:t>
      </w:r>
    </w:p>
    <w:p>
      <w:pPr>
        <w:ind w:firstLine="420" w:firstLineChars="200"/>
        <w:rPr>
          <w:rFonts w:ascii="宋体" w:hAnsi="宋体"/>
          <w:szCs w:val="21"/>
        </w:rPr>
      </w:pPr>
      <w:r>
        <w:rPr>
          <w:rFonts w:hint="eastAsia" w:ascii="宋体" w:hAnsi="宋体"/>
          <w:szCs w:val="21"/>
        </w:rPr>
        <w:t>（3）供应商未在法定质疑期限内提出质疑的；</w:t>
      </w:r>
    </w:p>
    <w:p>
      <w:pPr>
        <w:ind w:firstLine="420" w:firstLineChars="200"/>
        <w:rPr>
          <w:rFonts w:ascii="宋体" w:hAnsi="宋体"/>
          <w:szCs w:val="21"/>
        </w:rPr>
      </w:pPr>
      <w:r>
        <w:rPr>
          <w:rFonts w:hint="eastAsia" w:ascii="宋体" w:hAnsi="宋体"/>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hint="eastAsia" w:ascii="宋体" w:hAnsi="宋体"/>
          <w:szCs w:val="21"/>
        </w:rPr>
        <w:t>（5）其他不符合受理条件情形的。</w:t>
      </w:r>
    </w:p>
    <w:p>
      <w:pPr>
        <w:ind w:firstLine="420" w:firstLineChars="200"/>
        <w:rPr>
          <w:rFonts w:ascii="宋体" w:hAnsi="宋体"/>
          <w:szCs w:val="21"/>
        </w:rPr>
      </w:pPr>
      <w:r>
        <w:rPr>
          <w:rFonts w:hint="eastAsia" w:ascii="宋体" w:hAnsi="宋体"/>
          <w:szCs w:val="21"/>
        </w:rPr>
        <w:t>质疑事项不予受理的，政府集中采购机构应当向供应商出具不符合质疑条件告知书。</w:t>
      </w:r>
    </w:p>
    <w:p>
      <w:pPr>
        <w:rPr>
          <w:rFonts w:ascii="宋体" w:hAnsi="宋体"/>
          <w:szCs w:val="21"/>
        </w:rPr>
      </w:pPr>
      <w:r>
        <w:rPr>
          <w:rFonts w:hint="eastAsia" w:ascii="宋体" w:hAnsi="宋体"/>
          <w:szCs w:val="21"/>
        </w:rPr>
        <w:t xml:space="preserve">  52.7质疑答复时限</w:t>
      </w:r>
    </w:p>
    <w:p>
      <w:pPr>
        <w:rPr>
          <w:rFonts w:ascii="宋体" w:hAnsi="宋体"/>
          <w:szCs w:val="21"/>
        </w:rPr>
      </w:pPr>
      <w:r>
        <w:rPr>
          <w:rFonts w:hint="eastAsia" w:ascii="宋体" w:hAnsi="宋体"/>
          <w:szCs w:val="21"/>
        </w:rPr>
        <w:t xml:space="preserve">    自收文之日起七个工作日内。</w:t>
      </w:r>
    </w:p>
    <w:p>
      <w:pPr>
        <w:rPr>
          <w:rFonts w:ascii="宋体" w:hAnsi="宋体"/>
          <w:szCs w:val="21"/>
        </w:rPr>
      </w:pPr>
      <w:r>
        <w:rPr>
          <w:rFonts w:hint="eastAsia" w:ascii="宋体" w:hAnsi="宋体"/>
          <w:szCs w:val="21"/>
        </w:rPr>
        <w:t xml:space="preserve">    52.8投诉</w:t>
      </w:r>
    </w:p>
    <w:p>
      <w:pPr>
        <w:rPr>
          <w:rFonts w:ascii="宋体" w:hAnsi="宋体"/>
          <w:szCs w:val="21"/>
        </w:rPr>
      </w:pPr>
      <w:r>
        <w:rPr>
          <w:rFonts w:hint="eastAsia" w:ascii="宋体" w:hAnsi="宋体"/>
          <w:szCs w:val="21"/>
        </w:rPr>
        <w:t xml:space="preserve">    对质疑答复不满意或者未在规定时间内答复的，提出质疑的供应商可以在答复期满后15个工作日内向同级财政部门投诉。</w:t>
      </w:r>
    </w:p>
    <w:p>
      <w:pPr>
        <w:rPr>
          <w:rFonts w:ascii="黑体" w:hAnsi="宋体" w:eastAsia="黑体"/>
          <w:sz w:val="24"/>
        </w:rPr>
      </w:pPr>
      <w:r>
        <w:rPr>
          <w:rFonts w:hint="eastAsia" w:ascii="黑体" w:hAnsi="宋体" w:eastAsia="黑体"/>
          <w:sz w:val="24"/>
        </w:rPr>
        <w:t>53. 质疑后续处理</w:t>
      </w:r>
    </w:p>
    <w:p>
      <w:pPr>
        <w:rPr>
          <w:rFonts w:ascii="宋体" w:hAnsi="宋体"/>
          <w:szCs w:val="21"/>
        </w:rPr>
      </w:pPr>
      <w:r>
        <w:rPr>
          <w:rFonts w:hint="eastAsia" w:ascii="宋体" w:hAnsi="宋体"/>
          <w:szCs w:val="21"/>
        </w:rPr>
        <w:t xml:space="preserve">    53.1供应商质疑不成立，或者成立但未对中标、成交结果构成影响的，继续开展采购活动。</w:t>
      </w:r>
    </w:p>
    <w:p>
      <w:pPr>
        <w:rPr>
          <w:rFonts w:ascii="宋体" w:hAnsi="宋体"/>
          <w:szCs w:val="21"/>
        </w:rPr>
      </w:pPr>
      <w:r>
        <w:rPr>
          <w:rFonts w:hint="eastAsia" w:ascii="宋体" w:hAnsi="宋体"/>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r>
        <w:t>---- END ----</w:t>
      </w:r>
      <w:bookmarkEnd w:id="208"/>
    </w:p>
    <w:sectPr>
      <w:pgSz w:w="11907" w:h="16840"/>
      <w:pgMar w:top="1440" w:right="1797" w:bottom="1440" w:left="1797" w:header="851" w:footer="992" w:gutter="0"/>
      <w:cols w:space="425" w:num="1"/>
      <w:titlePg/>
      <w:docGrid w:linePitch="46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王秀子" w:date="2023-06-27T21:50:59Z" w:initials="x">
    <w:p w14:paraId="1AF4106D">
      <w:pPr>
        <w:pStyle w:val="18"/>
        <w:rPr>
          <w:rFonts w:hint="default" w:eastAsia="宋体"/>
          <w:lang w:val="en-US" w:eastAsia="zh-CN"/>
        </w:rPr>
      </w:pPr>
      <w:r>
        <w:rPr>
          <w:rFonts w:hint="eastAsia"/>
          <w:lang w:val="en-US" w:eastAsia="zh-CN"/>
        </w:rPr>
        <w:t>该部分可以设置一些供应商体系认证，产品环境认证等评审内容。</w:t>
      </w:r>
    </w:p>
  </w:comment>
  <w:comment w:id="1" w:author="王秀子" w:date="2023-06-27T21:49:07Z" w:initials="x">
    <w:p w14:paraId="2CC0127C">
      <w:pPr>
        <w:pStyle w:val="18"/>
        <w:rPr>
          <w:rFonts w:hint="default" w:eastAsia="宋体"/>
          <w:lang w:val="en-US" w:eastAsia="zh-CN"/>
        </w:rPr>
      </w:pPr>
      <w:r>
        <w:rPr>
          <w:rFonts w:hint="eastAsia"/>
          <w:lang w:val="en-US" w:eastAsia="zh-CN"/>
        </w:rPr>
        <w:t>请明确近三年的起始时间</w:t>
      </w:r>
    </w:p>
  </w:comment>
  <w:comment w:id="2" w:author="王秀子" w:date="2023-06-27T21:49:50Z" w:initials="x">
    <w:p w14:paraId="2BCA48CC">
      <w:pPr>
        <w:pStyle w:val="18"/>
        <w:rPr>
          <w:rFonts w:hint="default" w:eastAsia="宋体"/>
          <w:lang w:val="en-US" w:eastAsia="zh-CN"/>
        </w:rPr>
      </w:pPr>
      <w:r>
        <w:rPr>
          <w:rFonts w:hint="eastAsia"/>
          <w:lang w:val="en-US" w:eastAsia="zh-CN"/>
        </w:rPr>
        <w:t>增加盖章要求，请确认。</w:t>
      </w:r>
    </w:p>
  </w:comment>
  <w:comment w:id="3" w:author="王秀子" w:date="2023-06-27T19:32:03Z" w:initials="x">
    <w:p w14:paraId="3131365D">
      <w:pPr>
        <w:pStyle w:val="18"/>
        <w:rPr>
          <w:rFonts w:hint="default" w:eastAsia="宋体"/>
          <w:highlight w:val="none"/>
          <w:lang w:val="en-US" w:eastAsia="zh-CN"/>
        </w:rPr>
      </w:pPr>
      <w:r>
        <w:rPr>
          <w:rFonts w:hint="eastAsia"/>
          <w:lang w:val="en-US" w:eastAsia="zh-CN"/>
        </w:rPr>
        <w:t>请确认本项目是否专门中小微企业采购。如是，则本项目</w:t>
      </w:r>
      <w:r>
        <w:rPr>
          <w:rFonts w:hint="eastAsia" w:ascii="宋体" w:hAnsi="宋体"/>
          <w:b/>
          <w:bCs/>
          <w:szCs w:val="21"/>
          <w:highlight w:val="none"/>
        </w:rPr>
        <w:t>投标人提供货物</w:t>
      </w:r>
      <w:r>
        <w:rPr>
          <w:rFonts w:hint="eastAsia" w:ascii="宋体" w:hAnsi="宋体"/>
          <w:b/>
          <w:bCs/>
          <w:szCs w:val="21"/>
          <w:highlight w:val="none"/>
        </w:rPr>
        <w:t>全部均应</w:t>
      </w:r>
      <w:r>
        <w:rPr>
          <w:rFonts w:hint="eastAsia" w:ascii="宋体" w:hAnsi="宋体"/>
          <w:b/>
          <w:bCs/>
          <w:szCs w:val="21"/>
          <w:highlight w:val="none"/>
        </w:rPr>
        <w:t>由中小</w:t>
      </w:r>
      <w:r>
        <w:rPr>
          <w:rFonts w:hint="eastAsia" w:ascii="宋体" w:hAnsi="宋体"/>
          <w:b/>
          <w:bCs/>
          <w:szCs w:val="21"/>
          <w:highlight w:val="none"/>
          <w:lang w:val="en-US" w:eastAsia="zh-CN"/>
        </w:rPr>
        <w:t>微</w:t>
      </w:r>
      <w:r>
        <w:rPr>
          <w:rFonts w:hint="eastAsia" w:ascii="宋体" w:hAnsi="宋体"/>
          <w:b/>
          <w:bCs/>
          <w:szCs w:val="21"/>
          <w:highlight w:val="none"/>
        </w:rPr>
        <w:t>企业制造</w:t>
      </w:r>
      <w:r>
        <w:rPr>
          <w:rFonts w:hint="eastAsia" w:ascii="宋体" w:hAnsi="宋体"/>
          <w:szCs w:val="21"/>
          <w:highlight w:val="none"/>
        </w:rPr>
        <w:t>，</w:t>
      </w:r>
      <w:r>
        <w:rPr>
          <w:rFonts w:ascii="宋体" w:hAnsi="宋体" w:cs="宋体"/>
          <w:sz w:val="24"/>
          <w:highlight w:val="none"/>
        </w:rPr>
        <w:t>即货物由中小</w:t>
      </w:r>
      <w:r>
        <w:rPr>
          <w:rFonts w:hint="eastAsia" w:ascii="宋体" w:hAnsi="宋体" w:cs="宋体"/>
          <w:sz w:val="24"/>
          <w:highlight w:val="none"/>
          <w:lang w:val="en-US" w:eastAsia="zh-CN"/>
        </w:rPr>
        <w:t>微</w:t>
      </w:r>
      <w:r>
        <w:rPr>
          <w:rFonts w:ascii="宋体" w:hAnsi="宋体" w:cs="宋体"/>
          <w:sz w:val="24"/>
          <w:highlight w:val="none"/>
        </w:rPr>
        <w:t>企业生产且使用该中小企业商号或者注册商标</w:t>
      </w:r>
      <w:r>
        <w:rPr>
          <w:rFonts w:hint="eastAsia" w:ascii="宋体" w:hAnsi="宋体" w:cs="宋体"/>
          <w:sz w:val="24"/>
          <w:highlight w:val="none"/>
        </w:rPr>
        <w:t>。</w:t>
      </w:r>
    </w:p>
  </w:comment>
  <w:comment w:id="4" w:author="政府采购业务分公司" w:date="2022-07-01T15:41:00Z" w:initials="陈">
    <w:p w14:paraId="5CF0117D">
      <w:pPr>
        <w:pStyle w:val="18"/>
      </w:pPr>
      <w:r>
        <w:rPr>
          <w:rFonts w:hint="eastAsia"/>
        </w:rPr>
        <w:t>如有分项限价可在此填写，如无，</w:t>
      </w:r>
      <w:r>
        <w:rPr>
          <w:rFonts w:hint="eastAsia"/>
          <w:color w:val="FF0000"/>
        </w:rPr>
        <w:t>则删除此列。</w:t>
      </w:r>
    </w:p>
  </w:comment>
  <w:comment w:id="5" w:author="王秀子" w:date="2023-06-27T19:43:42Z" w:initials="x">
    <w:p w14:paraId="1B4E597E">
      <w:pPr>
        <w:pStyle w:val="18"/>
        <w:rPr>
          <w:rFonts w:hint="default" w:eastAsia="宋体"/>
          <w:lang w:val="en-US" w:eastAsia="zh-CN"/>
        </w:rPr>
      </w:pPr>
      <w:r>
        <w:rPr>
          <w:rFonts w:hint="eastAsia"/>
          <w:lang w:val="en-US" w:eastAsia="zh-CN"/>
        </w:rPr>
        <w:t>是指</w:t>
      </w:r>
      <w:bookmarkStart w:id="210" w:name="OLE_LINK11"/>
      <w:r>
        <w:rPr>
          <w:rFonts w:hint="eastAsia" w:ascii="宋体" w:hAnsi="宋体" w:cs="宋体"/>
          <w:bCs/>
          <w:szCs w:val="21"/>
        </w:rPr>
        <w:t>公寓组合床</w:t>
      </w:r>
      <w:r>
        <w:rPr>
          <w:rFonts w:hint="eastAsia" w:ascii="宋体" w:hAnsi="宋体" w:cs="宋体"/>
          <w:bCs/>
          <w:szCs w:val="21"/>
          <w:lang w:val="en-US" w:eastAsia="zh-CN"/>
        </w:rPr>
        <w:t>+</w:t>
      </w:r>
      <w:r>
        <w:rPr>
          <w:rFonts w:hint="eastAsia"/>
          <w:bCs/>
          <w:szCs w:val="21"/>
        </w:rPr>
        <w:t>宿舍椅</w:t>
      </w:r>
      <w:bookmarkEnd w:id="210"/>
      <w:r>
        <w:rPr>
          <w:rFonts w:hint="eastAsia"/>
          <w:bCs/>
          <w:szCs w:val="21"/>
          <w:lang w:val="en-US" w:eastAsia="zh-CN"/>
        </w:rPr>
        <w:t>吗？数量和椅子的数量怎么对不上？</w:t>
      </w:r>
    </w:p>
  </w:comment>
  <w:comment w:id="6" w:author="王秀子" w:date="2023-06-27T19:46:09Z" w:initials="x">
    <w:p w14:paraId="0AD772E0">
      <w:pPr>
        <w:pStyle w:val="18"/>
        <w:rPr>
          <w:rFonts w:hint="default" w:eastAsia="宋体"/>
          <w:lang w:val="en-US" w:eastAsia="zh-CN"/>
        </w:rPr>
      </w:pPr>
      <w:r>
        <w:rPr>
          <w:rFonts w:hint="eastAsia" w:ascii="宋体" w:hAnsi="宋体" w:cs="宋体"/>
          <w:bCs/>
          <w:szCs w:val="21"/>
          <w:lang w:val="en-US" w:eastAsia="zh-CN"/>
        </w:rPr>
        <w:t>一套</w:t>
      </w:r>
      <w:r>
        <w:rPr>
          <w:rFonts w:hint="eastAsia" w:ascii="宋体" w:hAnsi="宋体" w:cs="宋体"/>
          <w:bCs/>
          <w:szCs w:val="21"/>
        </w:rPr>
        <w:t>单人床</w:t>
      </w:r>
      <w:r>
        <w:rPr>
          <w:rFonts w:hint="eastAsia" w:ascii="宋体" w:hAnsi="宋体" w:cs="宋体"/>
          <w:bCs/>
          <w:szCs w:val="21"/>
          <w:lang w:val="en-US" w:eastAsia="zh-CN"/>
        </w:rPr>
        <w:t>+</w:t>
      </w:r>
      <w:r>
        <w:rPr>
          <w:rFonts w:hint="eastAsia" w:ascii="宋体" w:hAnsi="宋体" w:cs="宋体"/>
          <w:bCs/>
          <w:szCs w:val="21"/>
        </w:rPr>
        <w:t>书桌</w:t>
      </w:r>
      <w:r>
        <w:rPr>
          <w:rFonts w:hint="eastAsia" w:ascii="宋体" w:hAnsi="宋体" w:cs="宋体"/>
          <w:bCs/>
          <w:szCs w:val="21"/>
          <w:lang w:val="en-US" w:eastAsia="zh-CN"/>
        </w:rPr>
        <w:t>+</w:t>
      </w:r>
      <w:r>
        <w:rPr>
          <w:rFonts w:hint="eastAsia" w:ascii="宋体" w:hAnsi="宋体" w:cs="宋体"/>
          <w:kern w:val="0"/>
          <w:szCs w:val="21"/>
          <w:lang w:bidi="ar"/>
        </w:rPr>
        <w:t>衣柜</w:t>
      </w:r>
      <w:r>
        <w:rPr>
          <w:rFonts w:hint="eastAsia" w:ascii="宋体" w:hAnsi="宋体" w:cs="宋体"/>
          <w:kern w:val="0"/>
          <w:szCs w:val="21"/>
          <w:lang w:val="en-US" w:eastAsia="zh-CN" w:bidi="ar"/>
        </w:rPr>
        <w:t>限价4300？</w:t>
      </w:r>
    </w:p>
  </w:comment>
  <w:comment w:id="7" w:author="王秀子" w:date="2023-06-27T19:47:55Z" w:initials="x">
    <w:p w14:paraId="2F2545E1">
      <w:pPr>
        <w:pStyle w:val="18"/>
        <w:rPr>
          <w:rFonts w:hint="eastAsia" w:eastAsia="宋体"/>
          <w:lang w:val="en-US" w:eastAsia="zh-CN"/>
        </w:rPr>
      </w:pPr>
      <w:r>
        <w:rPr>
          <w:rFonts w:hint="eastAsia"/>
          <w:sz w:val="28"/>
          <w:szCs w:val="28"/>
        </w:rPr>
        <w:t>实质性条款</w:t>
      </w:r>
      <w:r>
        <w:rPr>
          <w:rFonts w:hint="eastAsia"/>
          <w:lang w:val="en-US" w:eastAsia="zh-CN"/>
        </w:rPr>
        <w:t>请</w:t>
      </w:r>
      <w:r>
        <w:rPr>
          <w:rFonts w:hint="eastAsia" w:hAnsi="宋体"/>
          <w:kern w:val="0"/>
          <w:szCs w:val="21"/>
        </w:rPr>
        <w:t>标★</w:t>
      </w:r>
      <w:r>
        <w:rPr>
          <w:rFonts w:hint="eastAsia" w:hAnsi="宋体"/>
          <w:kern w:val="0"/>
          <w:szCs w:val="21"/>
          <w:lang w:eastAsia="zh-CN"/>
        </w:rPr>
        <w:t>。</w:t>
      </w:r>
    </w:p>
  </w:comment>
  <w:comment w:id="8" w:author="政府采购业务分公司" w:date="2021-08-31T14:23:00Z" w:initials="陈">
    <w:p w14:paraId="3F0B7A9F">
      <w:pPr>
        <w:pStyle w:val="18"/>
      </w:pPr>
      <w:r>
        <w:rPr>
          <w:rFonts w:hint="eastAsia"/>
        </w:rPr>
        <w:t>涉及区间的参数，请逐条核实。如不满足此要求，请修改此项描述或在参数中注明。</w:t>
      </w:r>
    </w:p>
    <w:p w14:paraId="10D2072B">
      <w:pPr>
        <w:pStyle w:val="18"/>
      </w:pPr>
      <w:r>
        <w:rPr>
          <w:rFonts w:hint="eastAsia"/>
        </w:rPr>
        <w:t>除这种情况，还有以下三种情况：</w:t>
      </w:r>
    </w:p>
    <w:p w14:paraId="7DAD2737">
      <w:pPr>
        <w:pStyle w:val="18"/>
      </w:pPr>
      <w:r>
        <w:rPr>
          <w:rFonts w:hint="eastAsia"/>
        </w:rPr>
        <w:t>1.涉及区间的参数除特别注明以外，产品参数区间不在招标要求区间范围内的视为负偏离。例：区间要求为5-20ML, 所投产品，范围最小值≥5ML，范围最大值≤20ML，即为满足该项技术要求。</w:t>
      </w:r>
    </w:p>
    <w:p w14:paraId="1D95524D">
      <w:pPr>
        <w:pStyle w:val="18"/>
      </w:pPr>
      <w:r>
        <w:rPr>
          <w:rFonts w:hint="eastAsia"/>
        </w:rPr>
        <w:t>2.涉及区间的技术要求，除特别注明以外，所投产品范围涵盖对应的区间即认定为满足该项技术要求。例：区间要求为5-20ML, 所投产品范围最小值≤5ML，范围最大值≥20ML，即为满足该项技术要求。</w:t>
      </w:r>
    </w:p>
    <w:p w14:paraId="07232CB4">
      <w:pPr>
        <w:pStyle w:val="18"/>
      </w:pPr>
      <w:r>
        <w:rPr>
          <w:rFonts w:hint="eastAsia"/>
        </w:rPr>
        <w:t>3. 涉及区间的技术要求，除特别注明以外，所投产品响应数值在招标文件要求的区间范围内即认定为满足该项技术要求。例：区间要求为5-20ML, 所投产品响应为5ML、10ML或20ML，即为满足该项技术要求。</w:t>
      </w:r>
    </w:p>
  </w:comment>
  <w:comment w:id="9" w:author="王秀子" w:date="2023-06-27T19:59:50Z" w:initials="x">
    <w:p w14:paraId="5B281063">
      <w:pPr>
        <w:pStyle w:val="18"/>
        <w:rPr>
          <w:rFonts w:hint="default" w:eastAsia="宋体"/>
          <w:lang w:val="en-US" w:eastAsia="zh-CN"/>
        </w:rPr>
      </w:pPr>
      <w:r>
        <w:rPr>
          <w:rFonts w:hint="eastAsia"/>
          <w:lang w:val="en-US" w:eastAsia="zh-CN"/>
        </w:rPr>
        <w:t>增加关于检测报告送检单位（委托单位）的要求，请确认。</w:t>
      </w:r>
    </w:p>
  </w:comment>
  <w:comment w:id="10" w:author="王秀子" w:date="2023-06-27T19:54:58Z" w:initials="x">
    <w:p w14:paraId="620E76BB">
      <w:pPr>
        <w:pStyle w:val="18"/>
        <w:rPr>
          <w:rFonts w:hint="eastAsia"/>
          <w:lang w:val="en-US" w:eastAsia="zh-CN"/>
        </w:rPr>
      </w:pPr>
      <w:r>
        <w:rPr>
          <w:rFonts w:hint="eastAsia"/>
          <w:lang w:val="en-US" w:eastAsia="zh-CN"/>
        </w:rPr>
        <w:t>根据近期的质疑，建议将此描述修改为“</w:t>
      </w:r>
      <w:r>
        <w:rPr>
          <w:rFonts w:hint="eastAsia"/>
        </w:rPr>
        <w:t>具有CMA和CNAS标识的检测报告扫描件</w:t>
      </w:r>
      <w:r>
        <w:rPr>
          <w:rFonts w:hint="eastAsia"/>
          <w:b w:val="0"/>
          <w:bCs w:val="0"/>
        </w:rPr>
        <w:t>（其中本检测项目应在该检测机构CMA和CNAS认可范围内）</w:t>
      </w:r>
      <w:r>
        <w:rPr>
          <w:rFonts w:hint="eastAsia"/>
        </w:rPr>
        <w:t>，原件备查</w:t>
      </w:r>
      <w:r>
        <w:rPr>
          <w:rFonts w:hint="eastAsia"/>
          <w:lang w:eastAsia="zh-CN"/>
        </w:rPr>
        <w:t>。</w:t>
      </w:r>
      <w:r>
        <w:rPr>
          <w:rFonts w:hint="eastAsia"/>
          <w:lang w:val="en-US" w:eastAsia="zh-CN"/>
        </w:rPr>
        <w:t>”</w:t>
      </w:r>
    </w:p>
    <w:p w14:paraId="714F10DC">
      <w:pPr>
        <w:pStyle w:val="18"/>
        <w:rPr>
          <w:rFonts w:hint="default"/>
          <w:lang w:val="en-US" w:eastAsia="zh-CN"/>
        </w:rPr>
      </w:pPr>
      <w:r>
        <w:rPr>
          <w:rFonts w:hint="eastAsia"/>
          <w:lang w:val="en-US" w:eastAsia="zh-CN"/>
        </w:rPr>
        <w:t>下同。</w:t>
      </w:r>
    </w:p>
  </w:comment>
  <w:comment w:id="11" w:author="王秀子" w:date="2023-06-27T19:57:36Z" w:initials="x">
    <w:p w14:paraId="417C0BCE">
      <w:pPr>
        <w:pStyle w:val="18"/>
        <w:rPr>
          <w:rFonts w:hint="default" w:eastAsia="宋体"/>
          <w:lang w:val="en-US" w:eastAsia="zh-CN"/>
        </w:rPr>
      </w:pPr>
      <w:r>
        <w:rPr>
          <w:rFonts w:hint="eastAsia"/>
          <w:lang w:val="en-US" w:eastAsia="zh-CN"/>
        </w:rPr>
        <w:t>微调了表述，请确认。</w:t>
      </w:r>
    </w:p>
  </w:comment>
  <w:comment w:id="12" w:author="王秀子" w:date="2023-06-27T20:02:02Z" w:initials="x">
    <w:p w14:paraId="61B026DC">
      <w:pPr>
        <w:pStyle w:val="4"/>
        <w:jc w:val="left"/>
        <w:rPr>
          <w:rFonts w:hint="eastAsia" w:ascii="宋体" w:hAnsi="宋体" w:eastAsia="宋体" w:cs="宋体"/>
          <w:sz w:val="21"/>
          <w:szCs w:val="21"/>
        </w:rPr>
      </w:pPr>
      <w:r>
        <w:rPr>
          <w:rFonts w:hint="eastAsia" w:ascii="宋体" w:hAnsi="宋体" w:eastAsia="宋体" w:cs="宋体"/>
          <w:sz w:val="21"/>
          <w:szCs w:val="21"/>
        </w:rPr>
        <w:t>根据</w:t>
      </w:r>
      <w:r>
        <w:rPr>
          <w:rFonts w:hint="eastAsia" w:ascii="宋体" w:hAnsi="宋体" w:eastAsia="宋体" w:cs="宋体"/>
          <w:sz w:val="21"/>
          <w:szCs w:val="21"/>
          <w:lang w:val="en-US" w:eastAsia="zh-CN"/>
        </w:rPr>
        <w:t>深圳</w:t>
      </w:r>
      <w:r>
        <w:rPr>
          <w:rFonts w:hint="eastAsia" w:ascii="宋体" w:hAnsi="宋体" w:eastAsia="宋体" w:cs="宋体"/>
          <w:sz w:val="21"/>
          <w:szCs w:val="21"/>
        </w:rPr>
        <w:t>市财政局发布招标文件编制指引2021，从招标文件发布时间至投标截止时间，需充分考虑准备检验检测报告的必要时间。</w:t>
      </w:r>
    </w:p>
    <w:p w14:paraId="1B6035CC">
      <w:pPr>
        <w:pStyle w:val="4"/>
        <w:jc w:val="left"/>
      </w:pPr>
      <w:r>
        <w:rPr>
          <w:rFonts w:hint="eastAsia" w:ascii="宋体" w:hAnsi="宋体" w:eastAsia="宋体" w:cs="宋体"/>
          <w:sz w:val="21"/>
          <w:szCs w:val="21"/>
        </w:rPr>
        <w:t>请核实此项检测时间。</w:t>
      </w:r>
    </w:p>
  </w:comment>
  <w:comment w:id="13" w:author="王秀子" w:date="2023-06-27T20:04:30Z" w:initials="x">
    <w:p w14:paraId="71E535DE">
      <w:pPr>
        <w:pStyle w:val="18"/>
        <w:rPr>
          <w:rFonts w:hint="eastAsia" w:eastAsia="宋体"/>
          <w:lang w:val="en-US" w:eastAsia="zh-CN"/>
        </w:rPr>
      </w:pPr>
      <w:r>
        <w:rPr>
          <w:rFonts w:hint="eastAsia"/>
          <w:lang w:val="en-US" w:eastAsia="zh-CN"/>
        </w:rPr>
        <w:t>同上</w:t>
      </w:r>
    </w:p>
  </w:comment>
  <w:comment w:id="14" w:author="王秀子" w:date="2023-06-27T20:10:28Z" w:initials="x">
    <w:p w14:paraId="033F13B7">
      <w:pPr>
        <w:pStyle w:val="18"/>
      </w:pPr>
      <w:r>
        <w:drawing>
          <wp:inline distT="0" distB="0" distL="114300" distR="114300">
            <wp:extent cx="5276215" cy="3517265"/>
            <wp:effectExtent l="0" t="0" r="12065" b="317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
                    <a:stretch>
                      <a:fillRect/>
                    </a:stretch>
                  </pic:blipFill>
                  <pic:spPr>
                    <a:xfrm>
                      <a:off x="0" y="0"/>
                      <a:ext cx="5276215" cy="3517265"/>
                    </a:xfrm>
                    <a:prstGeom prst="rect">
                      <a:avLst/>
                    </a:prstGeom>
                    <a:noFill/>
                    <a:ln>
                      <a:noFill/>
                    </a:ln>
                  </pic:spPr>
                </pic:pic>
              </a:graphicData>
            </a:graphic>
          </wp:inline>
        </w:drawing>
      </w:r>
    </w:p>
    <w:p w14:paraId="7BD0719E">
      <w:pPr>
        <w:pStyle w:val="18"/>
      </w:pPr>
      <w:r>
        <w:drawing>
          <wp:inline distT="0" distB="0" distL="114300" distR="114300">
            <wp:extent cx="5276215" cy="2553335"/>
            <wp:effectExtent l="0" t="0" r="12065" b="698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2"/>
                    <a:stretch>
                      <a:fillRect/>
                    </a:stretch>
                  </pic:blipFill>
                  <pic:spPr>
                    <a:xfrm>
                      <a:off x="0" y="0"/>
                      <a:ext cx="5276215" cy="2553335"/>
                    </a:xfrm>
                    <a:prstGeom prst="rect">
                      <a:avLst/>
                    </a:prstGeom>
                    <a:noFill/>
                    <a:ln>
                      <a:noFill/>
                    </a:ln>
                  </pic:spPr>
                </pic:pic>
              </a:graphicData>
            </a:graphic>
          </wp:inline>
        </w:drawing>
      </w:r>
    </w:p>
    <w:p w14:paraId="1D2B78BA">
      <w:pPr>
        <w:pStyle w:val="18"/>
        <w:rPr>
          <w:rFonts w:hint="default" w:eastAsia="宋体"/>
          <w:lang w:val="en-US" w:eastAsia="zh-CN"/>
        </w:rPr>
      </w:pPr>
      <w:r>
        <w:rPr>
          <w:rFonts w:hint="eastAsia"/>
          <w:lang w:val="en-US" w:eastAsia="zh-CN"/>
        </w:rPr>
        <w:t>经查阅GB 18583-2008《室内装饰装修材料胶粘剂中有害物质限量》，标准内对于胶粘剂的总挥发性有机物限量值都是小于等于几百，此处要求小于等于1.6，参数是否有误？</w:t>
      </w:r>
    </w:p>
  </w:comment>
  <w:comment w:id="15" w:author="王秀子" w:date="2023-06-27T20:12:10Z" w:initials="x">
    <w:p w14:paraId="182E5536">
      <w:pPr>
        <w:pStyle w:val="18"/>
        <w:rPr>
          <w:rFonts w:hint="default" w:eastAsia="宋体"/>
          <w:lang w:val="en-US" w:eastAsia="zh-CN"/>
        </w:rPr>
      </w:pPr>
      <w:r>
        <w:rPr>
          <w:rFonts w:hint="eastAsia"/>
          <w:lang w:val="en-US" w:eastAsia="zh-CN"/>
        </w:rPr>
        <w:t>检测依据是GB国家强制性标准，检测结果是与标准要求一致还是高于标准要求？如果高于标准要求，需设置为实质性条款。</w:t>
      </w:r>
    </w:p>
  </w:comment>
  <w:comment w:id="16" w:author="王秀子" w:date="2023-06-27T20:29:26Z" w:initials="x">
    <w:p w14:paraId="3CF53C6B">
      <w:pPr>
        <w:pStyle w:val="18"/>
        <w:rPr>
          <w:rFonts w:hint="default" w:eastAsia="宋体"/>
          <w:lang w:val="en-US" w:eastAsia="zh-CN"/>
        </w:rPr>
      </w:pPr>
      <w:r>
        <w:rPr>
          <w:rFonts w:hint="eastAsia"/>
          <w:lang w:val="en-US" w:eastAsia="zh-CN"/>
        </w:rPr>
        <w:t>公寓宿舍床的拉手为什么用实验室家具的检测标准？</w:t>
      </w:r>
    </w:p>
  </w:comment>
  <w:comment w:id="17" w:author="王秀子" w:date="2023-06-27T20:32:55Z" w:initials="x">
    <w:p w14:paraId="576F1587">
      <w:pPr>
        <w:pStyle w:val="18"/>
        <w:rPr>
          <w:rFonts w:hint="eastAsia"/>
          <w:lang w:val="en-US" w:eastAsia="zh-CN"/>
        </w:rPr>
      </w:pPr>
      <w:r>
        <w:rPr>
          <w:rFonts w:hint="eastAsia"/>
          <w:lang w:val="en-US" w:eastAsia="zh-CN"/>
        </w:rPr>
        <w:t>防霉性能的检测需要28天检测时间。</w:t>
      </w:r>
    </w:p>
    <w:p w14:paraId="059F604D">
      <w:pPr>
        <w:pStyle w:val="4"/>
        <w:jc w:val="left"/>
        <w:rPr>
          <w:rFonts w:hint="eastAsia" w:ascii="宋体" w:hAnsi="宋体" w:eastAsia="宋体" w:cs="宋体"/>
          <w:sz w:val="21"/>
          <w:szCs w:val="21"/>
        </w:rPr>
      </w:pPr>
      <w:r>
        <w:rPr>
          <w:rFonts w:hint="eastAsia" w:ascii="宋体" w:hAnsi="宋体" w:eastAsia="宋体" w:cs="宋体"/>
          <w:sz w:val="21"/>
          <w:szCs w:val="21"/>
        </w:rPr>
        <w:t>根据</w:t>
      </w:r>
      <w:r>
        <w:rPr>
          <w:rFonts w:hint="eastAsia" w:ascii="宋体" w:hAnsi="宋体" w:eastAsia="宋体" w:cs="宋体"/>
          <w:sz w:val="21"/>
          <w:szCs w:val="21"/>
          <w:lang w:val="en-US" w:eastAsia="zh-CN"/>
        </w:rPr>
        <w:t>深圳</w:t>
      </w:r>
      <w:r>
        <w:rPr>
          <w:rFonts w:hint="eastAsia" w:ascii="宋体" w:hAnsi="宋体" w:eastAsia="宋体" w:cs="宋体"/>
          <w:sz w:val="21"/>
          <w:szCs w:val="21"/>
        </w:rPr>
        <w:t>市财政局发布招标文件编制指引2021，从招标文件发布时间至投标截止时间，需充分考虑准备检验检测报告的必要时间。</w:t>
      </w:r>
    </w:p>
    <w:p w14:paraId="7CC612DA">
      <w:pPr>
        <w:pStyle w:val="18"/>
        <w:rPr>
          <w:rFonts w:hint="default"/>
          <w:lang w:val="en-US" w:eastAsia="zh-CN"/>
        </w:rPr>
      </w:pPr>
      <w:r>
        <w:rPr>
          <w:rFonts w:hint="eastAsia"/>
          <w:lang w:val="en-US" w:eastAsia="zh-CN"/>
        </w:rPr>
        <w:t>此处建议调整为其他检测。</w:t>
      </w:r>
    </w:p>
  </w:comment>
  <w:comment w:id="18" w:author="王秀子" w:date="2023-06-27T20:43:02Z" w:initials="x">
    <w:p w14:paraId="1D102E99">
      <w:pPr>
        <w:pStyle w:val="18"/>
        <w:rPr>
          <w:rFonts w:hint="default" w:eastAsia="宋体"/>
          <w:lang w:val="en-US" w:eastAsia="zh-CN"/>
        </w:rPr>
      </w:pPr>
      <w:r>
        <w:rPr>
          <w:rFonts w:hint="eastAsia"/>
          <w:lang w:val="en-US" w:eastAsia="zh-CN"/>
        </w:rPr>
        <w:t>检测数值请补充单位。</w:t>
      </w:r>
    </w:p>
  </w:comment>
  <w:comment w:id="19" w:author="王秀子" w:date="2023-06-27T20:45:10Z" w:initials="x">
    <w:p w14:paraId="6F7C0DC7">
      <w:pPr>
        <w:pStyle w:val="18"/>
        <w:rPr>
          <w:rFonts w:hint="default" w:eastAsia="宋体"/>
          <w:lang w:val="en-US" w:eastAsia="zh-CN"/>
        </w:rPr>
      </w:pPr>
      <w:r>
        <w:rPr>
          <w:rFonts w:hint="eastAsia"/>
          <w:lang w:val="en-US" w:eastAsia="zh-CN"/>
        </w:rPr>
        <w:t>该标准已废止，请核实。</w:t>
      </w:r>
    </w:p>
  </w:comment>
  <w:comment w:id="20" w:author="王秀子" w:date="2023-06-27T20:54:01Z" w:initials="x">
    <w:p w14:paraId="480B363E">
      <w:pPr>
        <w:pStyle w:val="18"/>
      </w:pPr>
      <w:r>
        <w:drawing>
          <wp:inline distT="0" distB="0" distL="114300" distR="114300">
            <wp:extent cx="5274310" cy="3158490"/>
            <wp:effectExtent l="0" t="0" r="13970" b="1143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3"/>
                    <a:stretch>
                      <a:fillRect/>
                    </a:stretch>
                  </pic:blipFill>
                  <pic:spPr>
                    <a:xfrm>
                      <a:off x="0" y="0"/>
                      <a:ext cx="5274310" cy="3158490"/>
                    </a:xfrm>
                    <a:prstGeom prst="rect">
                      <a:avLst/>
                    </a:prstGeom>
                    <a:noFill/>
                    <a:ln>
                      <a:noFill/>
                    </a:ln>
                  </pic:spPr>
                </pic:pic>
              </a:graphicData>
            </a:graphic>
          </wp:inline>
        </w:drawing>
      </w:r>
    </w:p>
    <w:p w14:paraId="56892357">
      <w:pPr>
        <w:pStyle w:val="18"/>
        <w:rPr>
          <w:rFonts w:hint="default" w:eastAsia="宋体"/>
          <w:lang w:val="en-US" w:eastAsia="zh-CN"/>
        </w:rPr>
      </w:pPr>
      <w:r>
        <w:rPr>
          <w:rFonts w:hint="eastAsia"/>
          <w:lang w:val="en-US" w:eastAsia="zh-CN"/>
        </w:rPr>
        <w:t>这个是对“金属喷漆（塑）涂层”的要求吗？经查阅标准，没有对该金属喷漆（塑）涂层的抗盐雾测试。</w:t>
      </w:r>
    </w:p>
  </w:comment>
  <w:comment w:id="21" w:author="王秀子" w:date="2023-06-27T21:14:15Z" w:initials="x">
    <w:p w14:paraId="02624826">
      <w:pPr>
        <w:pStyle w:val="18"/>
        <w:rPr>
          <w:rFonts w:hint="default" w:eastAsia="宋体"/>
          <w:lang w:val="en-US" w:eastAsia="zh-CN"/>
        </w:rPr>
      </w:pPr>
      <w:r>
        <w:rPr>
          <w:rFonts w:hint="eastAsia"/>
          <w:lang w:val="en-US" w:eastAsia="zh-CN"/>
        </w:rPr>
        <w:t>删除倾向性描述，建议参数化，可表述为符合……标准</w:t>
      </w:r>
    </w:p>
  </w:comment>
  <w:comment w:id="22" w:author="王秀子" w:date="2023-06-27T21:15:00Z" w:initials="x">
    <w:p w14:paraId="12655465">
      <w:pPr>
        <w:pStyle w:val="18"/>
        <w:rPr>
          <w:rFonts w:hint="default" w:eastAsia="宋体"/>
          <w:lang w:val="en-US" w:eastAsia="zh-CN"/>
        </w:rPr>
      </w:pPr>
      <w:r>
        <w:rPr>
          <w:rFonts w:hint="eastAsia"/>
          <w:lang w:val="en-US" w:eastAsia="zh-CN"/>
        </w:rPr>
        <w:t>删除没有评判标准的标室</w:t>
      </w:r>
    </w:p>
  </w:comment>
  <w:comment w:id="23" w:author="王秀子" w:date="2023-06-27T21:15:18Z" w:initials="x">
    <w:p w14:paraId="676759BB">
      <w:pPr>
        <w:pStyle w:val="18"/>
      </w:pPr>
      <w:r>
        <w:annotationRef/>
      </w:r>
    </w:p>
  </w:comment>
  <w:comment w:id="24" w:author="王秀子" w:date="2023-06-27T21:16:25Z" w:initials="x">
    <w:p w14:paraId="091C1C4A">
      <w:pPr>
        <w:pStyle w:val="18"/>
      </w:pPr>
      <w:r>
        <w:annotationRef/>
      </w:r>
    </w:p>
  </w:comment>
  <w:comment w:id="25" w:author="王秀子" w:date="2023-06-27T21:16:33Z" w:initials="x">
    <w:p w14:paraId="7EA470AA">
      <w:pPr>
        <w:pStyle w:val="18"/>
      </w:pPr>
      <w:r>
        <w:annotationRef/>
      </w:r>
    </w:p>
  </w:comment>
  <w:comment w:id="26" w:author="王秀子" w:date="2023-06-27T21:16:43Z" w:initials="x">
    <w:p w14:paraId="78A15AB9">
      <w:pPr>
        <w:pStyle w:val="18"/>
      </w:pPr>
      <w:r>
        <w:annotationRef/>
      </w:r>
    </w:p>
  </w:comment>
  <w:comment w:id="27" w:author="王秀子" w:date="2023-06-27T21:16:49Z" w:initials="x">
    <w:p w14:paraId="40CC7BE6">
      <w:pPr>
        <w:pStyle w:val="18"/>
      </w:pPr>
      <w:r>
        <w:annotationRef/>
      </w:r>
    </w:p>
  </w:comment>
  <w:comment w:id="28" w:author="王秀子" w:date="2023-06-27T21:29:32Z" w:initials="x">
    <w:p w14:paraId="436414E7">
      <w:pPr>
        <w:rPr>
          <w:rFonts w:hint="eastAsia" w:ascii="宋体" w:hAnsi="宋体" w:eastAsia="宋体" w:cs="宋体"/>
          <w:sz w:val="21"/>
          <w:szCs w:val="21"/>
        </w:rPr>
      </w:pPr>
      <w:r>
        <w:rPr>
          <w:rFonts w:hint="eastAsia" w:ascii="宋体" w:hAnsi="宋体" w:eastAsia="宋体" w:cs="宋体"/>
          <w:sz w:val="21"/>
          <w:szCs w:val="21"/>
        </w:rPr>
        <w:t>根据深圳经济特区政府采购条例实施细则第五十五条，</w:t>
      </w:r>
      <w:r>
        <w:rPr>
          <w:rFonts w:hint="eastAsia" w:ascii="宋体" w:hAnsi="宋体" w:eastAsia="宋体" w:cs="宋体"/>
          <w:color w:val="FF0000"/>
          <w:sz w:val="21"/>
          <w:szCs w:val="21"/>
        </w:rPr>
        <w:t>采购人应当组成验收小组对采购项目进行验收</w:t>
      </w:r>
      <w:r>
        <w:rPr>
          <w:rFonts w:hint="eastAsia" w:ascii="宋体" w:hAnsi="宋体" w:eastAsia="宋体" w:cs="宋体"/>
          <w:sz w:val="21"/>
          <w:szCs w:val="21"/>
        </w:rPr>
        <w:t>。验收小组的成员应当具备与采购项目相关的专业知识和实践经验。本单位无相关专业技术人员的，可以邀请国家认可的质量检测机构以及其他第三评审方参加验收。</w:t>
      </w:r>
      <w:r>
        <w:rPr>
          <w:rFonts w:hint="eastAsia" w:ascii="宋体" w:hAnsi="宋体" w:eastAsia="宋体" w:cs="宋体"/>
          <w:color w:val="FF0000"/>
          <w:sz w:val="21"/>
          <w:szCs w:val="21"/>
        </w:rPr>
        <w:t>因验收产生的费用由组织者承担</w:t>
      </w:r>
      <w:r>
        <w:rPr>
          <w:rFonts w:hint="eastAsia" w:ascii="宋体" w:hAnsi="宋体" w:eastAsia="宋体" w:cs="宋体"/>
          <w:sz w:val="21"/>
          <w:szCs w:val="21"/>
        </w:rPr>
        <w:t>；政府集中采购机构参与验收的，其费用由政府集中采购机构承担。</w:t>
      </w:r>
    </w:p>
    <w:p w14:paraId="68F13DF1">
      <w:pPr>
        <w:pStyle w:val="18"/>
        <w:rPr>
          <w:rFonts w:hint="default" w:eastAsia="宋体"/>
          <w:lang w:val="en-US" w:eastAsia="zh-CN"/>
        </w:rPr>
      </w:pPr>
      <w:r>
        <w:rPr>
          <w:rFonts w:hint="eastAsia"/>
          <w:lang w:val="en-US" w:eastAsia="zh-CN"/>
        </w:rPr>
        <w:t>建议将此描述调整到报价要求中，避免出现在验收内容里。</w:t>
      </w:r>
    </w:p>
  </w:comment>
  <w:comment w:id="29" w:author="王秀子" w:date="2023-06-27T21:25:06Z" w:initials="x">
    <w:p w14:paraId="6B2651EF">
      <w:pPr>
        <w:pStyle w:val="18"/>
        <w:rPr>
          <w:rFonts w:hint="default" w:eastAsia="宋体"/>
          <w:lang w:val="en-US" w:eastAsia="zh-CN"/>
        </w:rPr>
      </w:pPr>
      <w:r>
        <w:rPr>
          <w:rFonts w:hint="eastAsia"/>
          <w:lang w:val="en-US" w:eastAsia="zh-CN"/>
        </w:rPr>
        <w:t>投标时可能作负偏离响应，此描述建议修改为：</w:t>
      </w:r>
      <w:r>
        <w:rPr>
          <w:rFonts w:hint="eastAsia" w:ascii="Times New Roman" w:hAnsi="Times New Roman"/>
          <w:bCs/>
          <w:szCs w:val="21"/>
        </w:rPr>
        <w:t>货物符合招标文件</w:t>
      </w:r>
      <w:r>
        <w:rPr>
          <w:rFonts w:hint="eastAsia" w:ascii="Times New Roman" w:hAnsi="Times New Roman"/>
          <w:bCs/>
          <w:szCs w:val="21"/>
          <w:lang w:val="en-US" w:eastAsia="zh-CN"/>
        </w:rPr>
        <w:t>技术要求及投标文件响应</w:t>
      </w:r>
    </w:p>
  </w:comment>
  <w:comment w:id="30" w:author="王秀子" w:date="2023-06-27T21:26:20Z" w:initials="x">
    <w:p w14:paraId="65F62C57">
      <w:pPr>
        <w:pStyle w:val="18"/>
        <w:rPr>
          <w:rFonts w:hint="default" w:eastAsia="宋体"/>
          <w:lang w:val="en-US" w:eastAsia="zh-CN"/>
        </w:rPr>
      </w:pPr>
      <w:r>
        <w:rPr>
          <w:rFonts w:hint="eastAsia"/>
          <w:lang w:val="en-US" w:eastAsia="zh-CN"/>
        </w:rPr>
        <w:t>主管部门未有相关违约约定，建议明确违约责任，如偿付违约金，避免发生违约情形，无法追责。</w:t>
      </w:r>
    </w:p>
  </w:comment>
  <w:comment w:id="31" w:author="王秀子" w:date="2023-06-27T21:27:14Z" w:initials="x">
    <w:p w14:paraId="2E0C1676">
      <w:pPr>
        <w:pStyle w:val="18"/>
        <w:rPr>
          <w:rFonts w:hint="default" w:eastAsia="宋体"/>
          <w:lang w:val="en-US" w:eastAsia="zh-CN"/>
        </w:rPr>
      </w:pPr>
      <w:r>
        <w:rPr>
          <w:rFonts w:hint="eastAsia"/>
          <w:lang w:val="en-US" w:eastAsia="zh-CN"/>
        </w:rPr>
        <w:t>修改了描述，集采机构目前无履约评价职能。</w:t>
      </w:r>
    </w:p>
  </w:comment>
  <w:comment w:id="32" w:author="王秀子" w:date="2023-06-27T21:27:44Z" w:initials="x">
    <w:p w14:paraId="0048687B">
      <w:pPr>
        <w:pStyle w:val="18"/>
      </w:pPr>
      <w:r>
        <w:rPr>
          <w:rFonts w:hint="eastAsia" w:ascii="宋体" w:hAnsi="宋体" w:eastAsia="宋体" w:cs="宋体"/>
          <w:sz w:val="21"/>
          <w:szCs w:val="21"/>
          <w:lang w:val="en-US" w:eastAsia="zh-CN"/>
        </w:rPr>
        <w:t>根据招标文件编制指引2021，</w:t>
      </w:r>
      <w:r>
        <w:rPr>
          <w:rFonts w:hint="eastAsia" w:ascii="宋体" w:hAnsi="宋体" w:eastAsia="宋体" w:cs="宋体"/>
          <w:sz w:val="21"/>
          <w:szCs w:val="21"/>
        </w:rPr>
        <w:t>非实质性条款</w:t>
      </w:r>
      <w:r>
        <w:rPr>
          <w:rFonts w:hint="eastAsia" w:ascii="宋体" w:hAnsi="宋体" w:eastAsia="宋体" w:cs="宋体"/>
          <w:sz w:val="21"/>
          <w:szCs w:val="21"/>
          <w:lang w:val="en-US" w:eastAsia="zh-CN"/>
        </w:rPr>
        <w:t>避免</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必须</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等</w:t>
      </w:r>
      <w:r>
        <w:rPr>
          <w:rFonts w:hint="eastAsia" w:ascii="宋体" w:hAnsi="宋体" w:eastAsia="宋体" w:cs="宋体"/>
          <w:sz w:val="21"/>
          <w:szCs w:val="21"/>
        </w:rPr>
        <w:t>强制性表述。</w:t>
      </w:r>
      <w:r>
        <w:rPr>
          <w:rFonts w:hint="eastAsia" w:ascii="宋体" w:hAnsi="宋体" w:eastAsia="宋体" w:cs="宋体"/>
          <w:sz w:val="21"/>
          <w:szCs w:val="21"/>
          <w:lang w:val="en-US" w:eastAsia="zh-CN"/>
        </w:rPr>
        <w:t>此处建议删除或设置为实质性条款。</w:t>
      </w:r>
    </w:p>
  </w:comment>
  <w:comment w:id="33" w:author="王秀子" w:date="2023-06-27T21:28:01Z" w:initials="x">
    <w:p w14:paraId="79F3438A">
      <w:pPr>
        <w:pStyle w:val="18"/>
      </w:pPr>
      <w:r>
        <w:annotationRef/>
      </w:r>
    </w:p>
  </w:comment>
  <w:comment w:id="34" w:author="王秀子" w:date="2023-06-27T21:28:40Z" w:initials="x">
    <w:p w14:paraId="07C93595">
      <w:pPr>
        <w:pStyle w:val="18"/>
        <w:rPr>
          <w:rFonts w:hint="default" w:eastAsia="宋体"/>
          <w:lang w:val="en-US" w:eastAsia="zh-CN"/>
        </w:rPr>
      </w:pPr>
      <w:r>
        <w:rPr>
          <w:rFonts w:hint="eastAsia"/>
          <w:lang w:val="en-US" w:eastAsia="zh-CN"/>
        </w:rPr>
        <w:t>家具项目应不涉及</w:t>
      </w:r>
    </w:p>
  </w:comment>
  <w:comment w:id="35" w:author="王秀子" w:date="2023-06-27T21:30:20Z" w:initials="x">
    <w:p w14:paraId="2A045CD0">
      <w:pPr>
        <w:pStyle w:val="18"/>
        <w:rPr>
          <w:rFonts w:hint="default" w:eastAsia="宋体"/>
          <w:lang w:val="en-US" w:eastAsia="zh-CN"/>
        </w:rPr>
      </w:pPr>
      <w:r>
        <w:rPr>
          <w:rFonts w:hint="eastAsia"/>
          <w:lang w:val="en-US" w:eastAsia="zh-CN"/>
        </w:rPr>
        <w:t>同上，验收费用由组织者承担，此处建议删除“验收”字眼。</w:t>
      </w:r>
    </w:p>
  </w:comment>
  <w:comment w:id="36" w:author="王秀子" w:date="2023-06-27T21:41:07Z" w:initials="x">
    <w:p w14:paraId="1E0D0FFC">
      <w:pPr>
        <w:pStyle w:val="18"/>
      </w:pPr>
      <w:r>
        <w:drawing>
          <wp:inline distT="0" distB="0" distL="114300" distR="114300">
            <wp:extent cx="5113020" cy="1623060"/>
            <wp:effectExtent l="0" t="0" r="7620" b="762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4"/>
                    <a:stretch>
                      <a:fillRect/>
                    </a:stretch>
                  </pic:blipFill>
                  <pic:spPr>
                    <a:xfrm>
                      <a:off x="0" y="0"/>
                      <a:ext cx="5113020" cy="1623060"/>
                    </a:xfrm>
                    <a:prstGeom prst="rect">
                      <a:avLst/>
                    </a:prstGeom>
                    <a:noFill/>
                    <a:ln>
                      <a:noFill/>
                    </a:ln>
                  </pic:spPr>
                </pic:pic>
              </a:graphicData>
            </a:graphic>
          </wp:inline>
        </w:drawing>
      </w:r>
    </w:p>
    <w:p w14:paraId="428879DF">
      <w:pPr>
        <w:pStyle w:val="18"/>
        <w:rPr>
          <w:rFonts w:hint="eastAsia" w:eastAsia="宋体"/>
          <w:lang w:val="en-US" w:eastAsia="zh-CN"/>
        </w:rPr>
      </w:pPr>
      <w:r>
        <w:rPr>
          <w:rFonts w:hint="eastAsia"/>
          <w:lang w:val="en-US" w:eastAsia="zh-CN"/>
        </w:rPr>
        <w:t>是指甲醛释放量</w:t>
      </w:r>
      <w:r>
        <w:rPr>
          <w:rFonts w:hint="eastAsia"/>
          <w:szCs w:val="21"/>
        </w:rPr>
        <w:t>≤0</w:t>
      </w:r>
      <w:r>
        <w:rPr>
          <w:szCs w:val="21"/>
        </w:rPr>
        <w:t>.3mg/L</w:t>
      </w:r>
      <w:r>
        <w:rPr>
          <w:rFonts w:hint="eastAsia"/>
          <w:szCs w:val="21"/>
          <w:lang w:eastAsia="zh-CN"/>
        </w:rPr>
        <w:t>？</w:t>
      </w:r>
    </w:p>
  </w:comment>
  <w:comment w:id="37" w:author="王秀子" w:date="2023-06-27T21:21:38Z" w:initials="x">
    <w:p w14:paraId="70C949A1">
      <w:pPr>
        <w:pStyle w:val="18"/>
        <w:numPr>
          <w:ilvl w:val="0"/>
          <w:numId w:val="7"/>
        </w:numPr>
        <w:rPr>
          <w:rFonts w:hint="eastAsia"/>
          <w:lang w:val="en-US" w:eastAsia="zh-CN"/>
        </w:rPr>
      </w:pPr>
      <w:r>
        <w:rPr>
          <w:rFonts w:hint="eastAsia"/>
          <w:lang w:val="en-US" w:eastAsia="zh-CN"/>
        </w:rPr>
        <w:t>尺寸建议设置偏离值，如±5mm。</w:t>
      </w:r>
    </w:p>
    <w:p w14:paraId="1EFD66E7">
      <w:pPr>
        <w:pStyle w:val="18"/>
        <w:numPr>
          <w:ilvl w:val="0"/>
          <w:numId w:val="7"/>
        </w:numPr>
        <w:rPr>
          <w:rFonts w:hint="default"/>
          <w:lang w:val="en-US" w:eastAsia="zh-CN"/>
        </w:rPr>
      </w:pPr>
      <w:r>
        <w:rPr>
          <w:rFonts w:hint="eastAsia"/>
          <w:lang w:val="en-US" w:eastAsia="zh-CN"/>
        </w:rPr>
        <w:t>样品评审建议设置有些需要主观去感受的评审内容，不建议单设尺寸规格。</w:t>
      </w:r>
    </w:p>
  </w:comment>
  <w:comment w:id="38" w:author="王秀子" w:date="2023-06-27T21:20:24Z" w:initials="x">
    <w:p w14:paraId="78884FDC">
      <w:pPr>
        <w:pStyle w:val="18"/>
        <w:numPr>
          <w:ilvl w:val="0"/>
          <w:numId w:val="8"/>
        </w:numPr>
        <w:rPr>
          <w:rFonts w:hint="eastAsia" w:ascii="Times New Roman" w:hAnsi="Times New Roman"/>
          <w:szCs w:val="24"/>
          <w:lang w:val="en-US" w:eastAsia="zh-CN"/>
        </w:rPr>
      </w:pPr>
      <w:bookmarkStart w:id="211" w:name="OLE_LINK59"/>
      <w:r>
        <w:rPr>
          <w:rFonts w:hint="eastAsia"/>
          <w:lang w:val="en-US" w:eastAsia="zh-CN"/>
        </w:rPr>
        <w:t>是提供</w:t>
      </w:r>
      <w:bookmarkEnd w:id="211"/>
      <w:bookmarkStart w:id="212" w:name="OLE_LINK72"/>
      <w:r>
        <w:rPr>
          <w:rFonts w:hint="eastAsia" w:ascii="Times New Roman" w:hAnsi="Times New Roman"/>
        </w:rPr>
        <w:t>床头</w:t>
      </w:r>
      <w:bookmarkEnd w:id="212"/>
      <w:r>
        <w:rPr>
          <w:rFonts w:hint="eastAsia" w:ascii="Times New Roman" w:hAnsi="Times New Roman"/>
        </w:rPr>
        <w:t>、</w:t>
      </w:r>
      <w:bookmarkStart w:id="213" w:name="OLE_LINK73"/>
      <w:r>
        <w:rPr>
          <w:rFonts w:hint="eastAsia" w:ascii="Times New Roman" w:hAnsi="Times New Roman"/>
        </w:rPr>
        <w:t>床尾</w:t>
      </w:r>
      <w:bookmarkEnd w:id="213"/>
      <w:r>
        <w:rPr>
          <w:rFonts w:hint="eastAsia" w:ascii="Times New Roman" w:hAnsi="Times New Roman"/>
        </w:rPr>
        <w:t>小样</w:t>
      </w:r>
      <w:r>
        <w:rPr>
          <w:rFonts w:hint="eastAsia" w:ascii="Times New Roman" w:hAnsi="Times New Roman"/>
          <w:lang w:eastAsia="zh-CN"/>
        </w:rPr>
        <w:t>？</w:t>
      </w:r>
      <w:r>
        <w:rPr>
          <w:rFonts w:hint="eastAsia" w:ascii="Times New Roman" w:hAnsi="Times New Roman"/>
          <w:lang w:val="en-US" w:eastAsia="zh-CN"/>
        </w:rPr>
        <w:t>后面的板材、</w:t>
      </w:r>
      <w:r>
        <w:rPr>
          <w:rFonts w:hint="eastAsia" w:ascii="Times New Roman" w:hAnsi="Times New Roman"/>
          <w:szCs w:val="24"/>
        </w:rPr>
        <w:t>铝合金床框和立柱的连接件</w:t>
      </w:r>
      <w:r>
        <w:rPr>
          <w:rFonts w:hint="eastAsia" w:ascii="Times New Roman" w:hAnsi="Times New Roman"/>
          <w:szCs w:val="24"/>
          <w:lang w:val="en-US" w:eastAsia="zh-CN"/>
        </w:rPr>
        <w:t>属于床头、床尾部件？</w:t>
      </w:r>
    </w:p>
    <w:p w14:paraId="46693896">
      <w:pPr>
        <w:pStyle w:val="18"/>
        <w:numPr>
          <w:ilvl w:val="0"/>
          <w:numId w:val="8"/>
        </w:numPr>
        <w:rPr>
          <w:rFonts w:hint="eastAsia" w:ascii="Times New Roman" w:hAnsi="Times New Roman"/>
          <w:szCs w:val="24"/>
          <w:lang w:val="en-US" w:eastAsia="zh-CN"/>
        </w:rPr>
      </w:pPr>
      <w:r>
        <w:rPr>
          <w:rFonts w:hint="eastAsia" w:ascii="Times New Roman" w:hAnsi="Times New Roman"/>
        </w:rPr>
        <w:t>整体尺寸</w:t>
      </w:r>
      <w:r>
        <w:rPr>
          <w:rFonts w:hint="eastAsia" w:ascii="Times New Roman" w:hAnsi="Times New Roman"/>
          <w:lang w:val="en-US" w:eastAsia="zh-CN"/>
        </w:rPr>
        <w:t>是什么的尺寸？床？还是</w:t>
      </w:r>
      <w:r>
        <w:rPr>
          <w:rFonts w:hint="eastAsia" w:ascii="Times New Roman" w:hAnsi="Times New Roman"/>
        </w:rPr>
        <w:t>床头床尾</w:t>
      </w:r>
      <w:r>
        <w:rPr>
          <w:rFonts w:hint="eastAsia" w:ascii="Times New Roman" w:hAnsi="Times New Roman"/>
          <w:lang w:eastAsia="zh-CN"/>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AF4106D" w15:done="0"/>
  <w15:commentEx w15:paraId="2CC0127C" w15:done="0"/>
  <w15:commentEx w15:paraId="2BCA48CC" w15:done="0"/>
  <w15:commentEx w15:paraId="3131365D" w15:done="0"/>
  <w15:commentEx w15:paraId="5CF0117D" w15:done="0"/>
  <w15:commentEx w15:paraId="1B4E597E" w15:done="0"/>
  <w15:commentEx w15:paraId="0AD772E0" w15:done="0"/>
  <w15:commentEx w15:paraId="2F2545E1" w15:done="0"/>
  <w15:commentEx w15:paraId="07232CB4" w15:done="0"/>
  <w15:commentEx w15:paraId="5B281063" w15:done="0"/>
  <w15:commentEx w15:paraId="714F10DC" w15:done="0"/>
  <w15:commentEx w15:paraId="417C0BCE" w15:done="0"/>
  <w15:commentEx w15:paraId="1B6035CC" w15:done="0"/>
  <w15:commentEx w15:paraId="71E535DE" w15:done="0"/>
  <w15:commentEx w15:paraId="1D2B78BA" w15:done="0"/>
  <w15:commentEx w15:paraId="182E5536" w15:done="0"/>
  <w15:commentEx w15:paraId="3CF53C6B" w15:done="0"/>
  <w15:commentEx w15:paraId="7CC612DA" w15:done="0"/>
  <w15:commentEx w15:paraId="1D102E99" w15:done="0"/>
  <w15:commentEx w15:paraId="6F7C0DC7" w15:done="0"/>
  <w15:commentEx w15:paraId="56892357" w15:done="0"/>
  <w15:commentEx w15:paraId="02624826" w15:done="0"/>
  <w15:commentEx w15:paraId="12655465" w15:done="0"/>
  <w15:commentEx w15:paraId="676759BB" w15:done="0"/>
  <w15:commentEx w15:paraId="091C1C4A" w15:done="0"/>
  <w15:commentEx w15:paraId="7EA470AA" w15:done="0"/>
  <w15:commentEx w15:paraId="78A15AB9" w15:done="0"/>
  <w15:commentEx w15:paraId="40CC7BE6" w15:done="0"/>
  <w15:commentEx w15:paraId="68F13DF1" w15:done="0"/>
  <w15:commentEx w15:paraId="6B2651EF" w15:done="0"/>
  <w15:commentEx w15:paraId="65F62C57" w15:done="0"/>
  <w15:commentEx w15:paraId="2E0C1676" w15:done="0"/>
  <w15:commentEx w15:paraId="0048687B" w15:done="0"/>
  <w15:commentEx w15:paraId="79F3438A" w15:done="0"/>
  <w15:commentEx w15:paraId="07C93595" w15:done="0"/>
  <w15:commentEx w15:paraId="2A045CD0" w15:done="0"/>
  <w15:commentEx w15:paraId="428879DF" w15:done="0"/>
  <w15:commentEx w15:paraId="1EFD66E7" w15:done="0"/>
  <w15:commentEx w15:paraId="4669389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隶书">
    <w:panose1 w:val="0201050906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504020202020204"/>
    <w:charset w:val="00"/>
    <w:family w:val="swiss"/>
    <w:pitch w:val="default"/>
    <w:sig w:usb0="00000000" w:usb1="00000000" w:usb2="00000000" w:usb3="00000000" w:csb0="00000093"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roman"/>
    <w:pitch w:val="default"/>
    <w:sig w:usb0="00000000" w:usb1="00000000" w:usb2="00000000" w:usb3="00000000" w:csb0="00000000"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PMingLiU">
    <w:altName w:val="Microsoft JhengHei UI"/>
    <w:panose1 w:val="02010601000101010101"/>
    <w:charset w:val="88"/>
    <w:family w:val="roman"/>
    <w:pitch w:val="default"/>
    <w:sig w:usb0="00000000" w:usb1="00000000" w:usb2="00000016" w:usb3="00000000" w:csb0="00100001" w:csb1="00000000"/>
  </w:font>
  <w:font w:name="仿宋">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ActionIcon">
    <w:altName w:val="Segoe Print"/>
    <w:panose1 w:val="00000000000000000000"/>
    <w:charset w:val="00"/>
    <w:family w:val="auto"/>
    <w:pitch w:val="default"/>
    <w:sig w:usb0="00000000" w:usb1="00000000" w:usb2="00000000" w:usb3="00000000" w:csb0="00000000" w:csb1="00000000"/>
  </w:font>
  <w:font w:name="ModIcon">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Microsoft JhengHei UI">
    <w:panose1 w:val="020B0604030504040204"/>
    <w:charset w:val="88"/>
    <w:family w:val="auto"/>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8"/>
      <w:framePr w:wrap="around" w:vAnchor="text" w:hAnchor="margin" w:xAlign="center" w:y="1"/>
      <w:rPr>
        <w:rStyle w:val="48"/>
      </w:rPr>
    </w:pPr>
    <w:r>
      <w:t xml:space="preserve">- </w:t>
    </w:r>
    <w:r>
      <w:fldChar w:fldCharType="begin"/>
    </w:r>
    <w:r>
      <w:instrText xml:space="preserve"> PAGE </w:instrText>
    </w:r>
    <w:r>
      <w:fldChar w:fldCharType="separate"/>
    </w:r>
    <w:r>
      <w:t>4</w:t>
    </w:r>
    <w:r>
      <w:fldChar w:fldCharType="end"/>
    </w:r>
    <w:r>
      <w:t xml:space="preserve"> -</w:t>
    </w:r>
  </w:p>
  <w:p>
    <w:pPr>
      <w:pStyle w:val="2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8"/>
      <w:framePr w:wrap="around" w:vAnchor="text" w:hAnchor="margin" w:xAlign="center" w:y="1"/>
      <w:rPr>
        <w:rStyle w:val="48"/>
      </w:rPr>
    </w:pPr>
    <w:r>
      <w:rPr>
        <w:rStyle w:val="48"/>
      </w:rPr>
      <w:fldChar w:fldCharType="begin"/>
    </w:r>
    <w:r>
      <w:rPr>
        <w:rStyle w:val="48"/>
      </w:rPr>
      <w:instrText xml:space="preserve">PAGE  </w:instrText>
    </w:r>
    <w:r>
      <w:rPr>
        <w:rStyle w:val="48"/>
      </w:rPr>
      <w:fldChar w:fldCharType="separate"/>
    </w:r>
    <w:r>
      <w:rPr>
        <w:rStyle w:val="48"/>
      </w:rPr>
      <w:t>2</w:t>
    </w:r>
    <w:r>
      <w:rPr>
        <w:rStyle w:val="48"/>
      </w:rPr>
      <w:fldChar w:fldCharType="end"/>
    </w:r>
  </w:p>
  <w:p>
    <w:pPr>
      <w:pStyle w:val="2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FD759F"/>
    <w:multiLevelType w:val="singleLevel"/>
    <w:tmpl w:val="94FD759F"/>
    <w:lvl w:ilvl="0" w:tentative="0">
      <w:start w:val="3"/>
      <w:numFmt w:val="decimal"/>
      <w:suff w:val="space"/>
      <w:lvlText w:val="%1."/>
      <w:lvlJc w:val="left"/>
    </w:lvl>
  </w:abstractNum>
  <w:abstractNum w:abstractNumId="1">
    <w:nsid w:val="FFFFFF7C"/>
    <w:multiLevelType w:val="singleLevel"/>
    <w:tmpl w:val="FFFFFF7C"/>
    <w:lvl w:ilvl="0" w:tentative="0">
      <w:start w:val="1"/>
      <w:numFmt w:val="decimal"/>
      <w:pStyle w:val="67"/>
      <w:lvlText w:val="%1."/>
      <w:lvlJc w:val="left"/>
      <w:pPr>
        <w:tabs>
          <w:tab w:val="left" w:pos="7994"/>
        </w:tabs>
        <w:ind w:left="7994" w:leftChars="800" w:hanging="360" w:hangingChars="200"/>
      </w:pPr>
    </w:lvl>
  </w:abstractNum>
  <w:abstractNum w:abstractNumId="2">
    <w:nsid w:val="FFFFFF89"/>
    <w:multiLevelType w:val="singleLevel"/>
    <w:tmpl w:val="FFFFFF89"/>
    <w:lvl w:ilvl="0" w:tentative="0">
      <w:start w:val="1"/>
      <w:numFmt w:val="bullet"/>
      <w:pStyle w:val="16"/>
      <w:lvlText w:val=""/>
      <w:lvlJc w:val="left"/>
      <w:pPr>
        <w:tabs>
          <w:tab w:val="left" w:pos="360"/>
        </w:tabs>
        <w:ind w:left="360" w:hanging="360" w:hangingChars="200"/>
      </w:pPr>
      <w:rPr>
        <w:rFonts w:hint="default" w:ascii="Wingdings" w:hAnsi="Wingdings"/>
      </w:rPr>
    </w:lvl>
  </w:abstractNum>
  <w:abstractNum w:abstractNumId="3">
    <w:nsid w:val="06505E78"/>
    <w:multiLevelType w:val="multilevel"/>
    <w:tmpl w:val="06505E78"/>
    <w:lvl w:ilvl="0" w:tentative="0">
      <w:start w:val="1"/>
      <w:numFmt w:val="decimal"/>
      <w:suff w:val="nothing"/>
      <w:lvlText w:val="（%1）"/>
      <w:lvlJc w:val="left"/>
      <w:pPr>
        <w:ind w:left="420" w:hanging="420"/>
      </w:pPr>
      <w:rPr>
        <w:rFonts w:hint="default" w:ascii="Times New Roman" w:hAnsi="Times New Roman" w:cs="Times New Roman"/>
        <w:b w:val="0"/>
        <w:color w:val="auto"/>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4">
    <w:nsid w:val="09F81FD3"/>
    <w:multiLevelType w:val="multilevel"/>
    <w:tmpl w:val="09F81FD3"/>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1193571B"/>
    <w:multiLevelType w:val="singleLevel"/>
    <w:tmpl w:val="1193571B"/>
    <w:lvl w:ilvl="0" w:tentative="0">
      <w:start w:val="1"/>
      <w:numFmt w:val="decimal"/>
      <w:lvlText w:val="%1."/>
      <w:lvlJc w:val="left"/>
      <w:pPr>
        <w:tabs>
          <w:tab w:val="left" w:pos="312"/>
        </w:tabs>
      </w:pPr>
    </w:lvl>
  </w:abstractNum>
  <w:abstractNum w:abstractNumId="6">
    <w:nsid w:val="12503483"/>
    <w:multiLevelType w:val="multilevel"/>
    <w:tmpl w:val="12503483"/>
    <w:lvl w:ilvl="0" w:tentative="0">
      <w:start w:val="1"/>
      <w:numFmt w:val="bullet"/>
      <w:pStyle w:val="115"/>
      <w:lvlText w:val=""/>
      <w:lvlJc w:val="left"/>
      <w:pPr>
        <w:tabs>
          <w:tab w:val="left" w:pos="420"/>
        </w:tabs>
        <w:ind w:left="420" w:hanging="420"/>
      </w:pPr>
      <w:rPr>
        <w:rFonts w:hint="default" w:ascii="Wingdings" w:hAnsi="Wingdings"/>
      </w:rPr>
    </w:lvl>
    <w:lvl w:ilvl="1" w:tentative="0">
      <w:start w:val="1"/>
      <w:numFmt w:val="bullet"/>
      <w:pStyle w:val="114"/>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7">
    <w:nsid w:val="160D20D0"/>
    <w:multiLevelType w:val="multilevel"/>
    <w:tmpl w:val="160D20D0"/>
    <w:lvl w:ilvl="0" w:tentative="0">
      <w:start w:val="1"/>
      <w:numFmt w:val="bullet"/>
      <w:pStyle w:val="83"/>
      <w:lvlText w:val=""/>
      <w:lvlJc w:val="left"/>
      <w:pPr>
        <w:tabs>
          <w:tab w:val="left" w:pos="840"/>
        </w:tabs>
        <w:ind w:left="840" w:hanging="420"/>
      </w:pPr>
      <w:rPr>
        <w:rFonts w:hint="default" w:ascii="Wingdings" w:hAnsi="Wingdings"/>
      </w:rPr>
    </w:lvl>
    <w:lvl w:ilvl="1" w:tentative="0">
      <w:start w:val="1"/>
      <w:numFmt w:val="bullet"/>
      <w:pStyle w:val="84"/>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8">
    <w:nsid w:val="2F395B7B"/>
    <w:multiLevelType w:val="multilevel"/>
    <w:tmpl w:val="2F395B7B"/>
    <w:lvl w:ilvl="0" w:tentative="0">
      <w:start w:val="1"/>
      <w:numFmt w:val="bullet"/>
      <w:pStyle w:val="175"/>
      <w:lvlText w:val=""/>
      <w:lvlJc w:val="left"/>
      <w:pPr>
        <w:tabs>
          <w:tab w:val="left" w:pos="360"/>
        </w:tabs>
        <w:ind w:left="360" w:hanging="360"/>
      </w:pPr>
      <w:rPr>
        <w:rFonts w:hint="default" w:ascii="Symbol" w:hAnsi="Symbol"/>
      </w:rPr>
    </w:lvl>
    <w:lvl w:ilvl="1" w:tentative="0">
      <w:start w:val="1"/>
      <w:numFmt w:val="bullet"/>
      <w:lvlText w:val=""/>
      <w:lvlJc w:val="left"/>
      <w:pPr>
        <w:tabs>
          <w:tab w:val="left" w:pos="1140"/>
        </w:tabs>
        <w:ind w:left="1140" w:hanging="420"/>
      </w:pPr>
      <w:rPr>
        <w:rFonts w:hint="default" w:ascii="Wingdings" w:hAnsi="Wingdings"/>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9">
    <w:nsid w:val="4D034486"/>
    <w:multiLevelType w:val="singleLevel"/>
    <w:tmpl w:val="4D034486"/>
    <w:lvl w:ilvl="0" w:tentative="0">
      <w:start w:val="3"/>
      <w:numFmt w:val="chineseCounting"/>
      <w:suff w:val="space"/>
      <w:lvlText w:val="第%1条"/>
      <w:lvlJc w:val="left"/>
      <w:rPr>
        <w:rFonts w:hint="eastAsia"/>
      </w:rPr>
    </w:lvl>
  </w:abstractNum>
  <w:abstractNum w:abstractNumId="10">
    <w:nsid w:val="674F57CB"/>
    <w:multiLevelType w:val="singleLevel"/>
    <w:tmpl w:val="674F57CB"/>
    <w:lvl w:ilvl="0" w:tentative="0">
      <w:start w:val="1"/>
      <w:numFmt w:val="decimal"/>
      <w:lvlText w:val="%1."/>
      <w:lvlJc w:val="left"/>
      <w:pPr>
        <w:tabs>
          <w:tab w:val="left" w:pos="312"/>
        </w:tabs>
      </w:pPr>
    </w:lvl>
  </w:abstractNum>
  <w:abstractNum w:abstractNumId="11">
    <w:nsid w:val="7AEF7716"/>
    <w:multiLevelType w:val="multilevel"/>
    <w:tmpl w:val="7AEF7716"/>
    <w:lvl w:ilvl="0" w:tentative="0">
      <w:start w:val="1"/>
      <w:numFmt w:val="chineseCountingThousand"/>
      <w:pStyle w:val="128"/>
      <w:lvlText w:val="%1"/>
      <w:lvlJc w:val="left"/>
      <w:pPr>
        <w:tabs>
          <w:tab w:val="left" w:pos="1290"/>
        </w:tabs>
        <w:ind w:left="630" w:hanging="420"/>
      </w:pPr>
      <w:rPr>
        <w:rFonts w:hint="eastAsia"/>
        <w:sz w:val="32"/>
        <w:szCs w:val="32"/>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1"/>
  </w:num>
  <w:num w:numId="3">
    <w:abstractNumId w:val="7"/>
  </w:num>
  <w:num w:numId="4">
    <w:abstractNumId w:val="6"/>
  </w:num>
  <w:num w:numId="5">
    <w:abstractNumId w:val="11"/>
  </w:num>
  <w:num w:numId="6">
    <w:abstractNumId w:val="8"/>
  </w:num>
  <w:num w:numId="7">
    <w:abstractNumId w:val="5"/>
  </w:num>
  <w:num w:numId="8">
    <w:abstractNumId w:val="10"/>
  </w:num>
  <w:num w:numId="9">
    <w:abstractNumId w:val="0"/>
  </w:num>
  <w:num w:numId="10">
    <w:abstractNumId w:val="3"/>
  </w:num>
  <w:num w:numId="11">
    <w:abstractNumId w:val="9"/>
  </w:num>
  <w:num w:numId="12">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政府采购业务分公司">
    <w15:presenceInfo w15:providerId="None" w15:userId="政府采购业务分公司"/>
  </w15:person>
  <w15:person w15:author="王秀子">
    <w15:presenceInfo w15:providerId="None" w15:userId="王秀子"/>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hideSpellingErrors/>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FhNmU2MmMyNGQwMjEwYzhlMWFkMzdmNGJhNDIzNzQifQ=="/>
  </w:docVars>
  <w:rsids>
    <w:rsidRoot w:val="006C5683"/>
    <w:rsid w:val="000006EA"/>
    <w:rsid w:val="00000AD9"/>
    <w:rsid w:val="000043C0"/>
    <w:rsid w:val="00004F2D"/>
    <w:rsid w:val="000050CA"/>
    <w:rsid w:val="000051C6"/>
    <w:rsid w:val="00005215"/>
    <w:rsid w:val="00005A10"/>
    <w:rsid w:val="00005D3D"/>
    <w:rsid w:val="0000667D"/>
    <w:rsid w:val="00006F7B"/>
    <w:rsid w:val="00007951"/>
    <w:rsid w:val="00010063"/>
    <w:rsid w:val="00010102"/>
    <w:rsid w:val="0001019E"/>
    <w:rsid w:val="00011EA6"/>
    <w:rsid w:val="00012640"/>
    <w:rsid w:val="00012B21"/>
    <w:rsid w:val="0001300F"/>
    <w:rsid w:val="0001480D"/>
    <w:rsid w:val="00014A5C"/>
    <w:rsid w:val="00015388"/>
    <w:rsid w:val="0001716B"/>
    <w:rsid w:val="00017F81"/>
    <w:rsid w:val="000211EA"/>
    <w:rsid w:val="000234B2"/>
    <w:rsid w:val="00025AE4"/>
    <w:rsid w:val="0002684B"/>
    <w:rsid w:val="00026A57"/>
    <w:rsid w:val="00027645"/>
    <w:rsid w:val="000300AE"/>
    <w:rsid w:val="000300EE"/>
    <w:rsid w:val="000302B6"/>
    <w:rsid w:val="0003106D"/>
    <w:rsid w:val="00031700"/>
    <w:rsid w:val="00031F6E"/>
    <w:rsid w:val="0003277F"/>
    <w:rsid w:val="00032948"/>
    <w:rsid w:val="00032B0A"/>
    <w:rsid w:val="0003315D"/>
    <w:rsid w:val="00033DE7"/>
    <w:rsid w:val="0003541F"/>
    <w:rsid w:val="00036237"/>
    <w:rsid w:val="00036A2B"/>
    <w:rsid w:val="000379CB"/>
    <w:rsid w:val="00040D3C"/>
    <w:rsid w:val="00042C84"/>
    <w:rsid w:val="00043621"/>
    <w:rsid w:val="00043739"/>
    <w:rsid w:val="00043A89"/>
    <w:rsid w:val="00045739"/>
    <w:rsid w:val="00046D30"/>
    <w:rsid w:val="000510B6"/>
    <w:rsid w:val="00051133"/>
    <w:rsid w:val="00051F3F"/>
    <w:rsid w:val="000521D8"/>
    <w:rsid w:val="00052BC1"/>
    <w:rsid w:val="00053A89"/>
    <w:rsid w:val="0005582B"/>
    <w:rsid w:val="00055BD9"/>
    <w:rsid w:val="00056247"/>
    <w:rsid w:val="00056292"/>
    <w:rsid w:val="00056C11"/>
    <w:rsid w:val="00057302"/>
    <w:rsid w:val="00057332"/>
    <w:rsid w:val="00057D00"/>
    <w:rsid w:val="00060A3D"/>
    <w:rsid w:val="00060C1C"/>
    <w:rsid w:val="00061D20"/>
    <w:rsid w:val="0006267A"/>
    <w:rsid w:val="0006335B"/>
    <w:rsid w:val="00063C25"/>
    <w:rsid w:val="00064892"/>
    <w:rsid w:val="00066026"/>
    <w:rsid w:val="0006660A"/>
    <w:rsid w:val="0006670C"/>
    <w:rsid w:val="00067960"/>
    <w:rsid w:val="0007003A"/>
    <w:rsid w:val="00070210"/>
    <w:rsid w:val="000707BF"/>
    <w:rsid w:val="00072B70"/>
    <w:rsid w:val="00072CB4"/>
    <w:rsid w:val="000734CD"/>
    <w:rsid w:val="00074403"/>
    <w:rsid w:val="000750DC"/>
    <w:rsid w:val="00075497"/>
    <w:rsid w:val="0007583C"/>
    <w:rsid w:val="00075E26"/>
    <w:rsid w:val="00076057"/>
    <w:rsid w:val="00076D4B"/>
    <w:rsid w:val="000770EC"/>
    <w:rsid w:val="00080613"/>
    <w:rsid w:val="00081461"/>
    <w:rsid w:val="00082667"/>
    <w:rsid w:val="00082AD2"/>
    <w:rsid w:val="00083DC6"/>
    <w:rsid w:val="00084857"/>
    <w:rsid w:val="000849B8"/>
    <w:rsid w:val="000850AF"/>
    <w:rsid w:val="000852EB"/>
    <w:rsid w:val="000869D8"/>
    <w:rsid w:val="00086CA6"/>
    <w:rsid w:val="00090213"/>
    <w:rsid w:val="00092FC7"/>
    <w:rsid w:val="00093133"/>
    <w:rsid w:val="0009395E"/>
    <w:rsid w:val="00094C6E"/>
    <w:rsid w:val="000954D5"/>
    <w:rsid w:val="00095723"/>
    <w:rsid w:val="000959B5"/>
    <w:rsid w:val="00095A74"/>
    <w:rsid w:val="0009618D"/>
    <w:rsid w:val="0009709B"/>
    <w:rsid w:val="000975E3"/>
    <w:rsid w:val="000A1DD1"/>
    <w:rsid w:val="000A21A5"/>
    <w:rsid w:val="000A3908"/>
    <w:rsid w:val="000A4C29"/>
    <w:rsid w:val="000A5B36"/>
    <w:rsid w:val="000A6E2B"/>
    <w:rsid w:val="000A79D3"/>
    <w:rsid w:val="000B05E2"/>
    <w:rsid w:val="000B2568"/>
    <w:rsid w:val="000B41BB"/>
    <w:rsid w:val="000B5357"/>
    <w:rsid w:val="000B597F"/>
    <w:rsid w:val="000B634D"/>
    <w:rsid w:val="000B73D2"/>
    <w:rsid w:val="000B7465"/>
    <w:rsid w:val="000C14CB"/>
    <w:rsid w:val="000C18BC"/>
    <w:rsid w:val="000C1D03"/>
    <w:rsid w:val="000C1EE4"/>
    <w:rsid w:val="000C1FF9"/>
    <w:rsid w:val="000C4151"/>
    <w:rsid w:val="000C4425"/>
    <w:rsid w:val="000C4B12"/>
    <w:rsid w:val="000C5FA7"/>
    <w:rsid w:val="000C7E71"/>
    <w:rsid w:val="000D0BCE"/>
    <w:rsid w:val="000D16AA"/>
    <w:rsid w:val="000D1A7D"/>
    <w:rsid w:val="000D2309"/>
    <w:rsid w:val="000D2CCA"/>
    <w:rsid w:val="000D366B"/>
    <w:rsid w:val="000D37B4"/>
    <w:rsid w:val="000D38F9"/>
    <w:rsid w:val="000D5D6B"/>
    <w:rsid w:val="000D7A20"/>
    <w:rsid w:val="000E161C"/>
    <w:rsid w:val="000E2C39"/>
    <w:rsid w:val="000E355C"/>
    <w:rsid w:val="000E4445"/>
    <w:rsid w:val="000E470B"/>
    <w:rsid w:val="000E4DE8"/>
    <w:rsid w:val="000E4EF8"/>
    <w:rsid w:val="000E50F5"/>
    <w:rsid w:val="000E5E99"/>
    <w:rsid w:val="000E655B"/>
    <w:rsid w:val="000E6A66"/>
    <w:rsid w:val="000F0C3B"/>
    <w:rsid w:val="000F0E9F"/>
    <w:rsid w:val="000F1540"/>
    <w:rsid w:val="000F1D4A"/>
    <w:rsid w:val="000F2065"/>
    <w:rsid w:val="000F2A88"/>
    <w:rsid w:val="000F2C23"/>
    <w:rsid w:val="000F2D1B"/>
    <w:rsid w:val="000F3658"/>
    <w:rsid w:val="000F3B37"/>
    <w:rsid w:val="000F3C85"/>
    <w:rsid w:val="000F3F12"/>
    <w:rsid w:val="000F565B"/>
    <w:rsid w:val="000F5C6C"/>
    <w:rsid w:val="000F5F3F"/>
    <w:rsid w:val="000F64AD"/>
    <w:rsid w:val="00100570"/>
    <w:rsid w:val="00101CE5"/>
    <w:rsid w:val="00101DD0"/>
    <w:rsid w:val="00102555"/>
    <w:rsid w:val="0010291B"/>
    <w:rsid w:val="00102B4B"/>
    <w:rsid w:val="00103AB9"/>
    <w:rsid w:val="00103E80"/>
    <w:rsid w:val="00107187"/>
    <w:rsid w:val="00107272"/>
    <w:rsid w:val="00107D54"/>
    <w:rsid w:val="00110383"/>
    <w:rsid w:val="00110B62"/>
    <w:rsid w:val="00111581"/>
    <w:rsid w:val="00111CEB"/>
    <w:rsid w:val="0011245C"/>
    <w:rsid w:val="00112800"/>
    <w:rsid w:val="0011500F"/>
    <w:rsid w:val="00115A55"/>
    <w:rsid w:val="0011665D"/>
    <w:rsid w:val="00116AAC"/>
    <w:rsid w:val="00117D55"/>
    <w:rsid w:val="001204B2"/>
    <w:rsid w:val="001212EF"/>
    <w:rsid w:val="001217DC"/>
    <w:rsid w:val="00121F81"/>
    <w:rsid w:val="0012203F"/>
    <w:rsid w:val="00123CC6"/>
    <w:rsid w:val="00125689"/>
    <w:rsid w:val="00125C8A"/>
    <w:rsid w:val="001261FC"/>
    <w:rsid w:val="001306FE"/>
    <w:rsid w:val="00130827"/>
    <w:rsid w:val="001308A2"/>
    <w:rsid w:val="00131140"/>
    <w:rsid w:val="001317AD"/>
    <w:rsid w:val="00131FC3"/>
    <w:rsid w:val="0013281E"/>
    <w:rsid w:val="00132F1A"/>
    <w:rsid w:val="00132FD3"/>
    <w:rsid w:val="001339CF"/>
    <w:rsid w:val="0013673A"/>
    <w:rsid w:val="00136D81"/>
    <w:rsid w:val="001410EB"/>
    <w:rsid w:val="00141224"/>
    <w:rsid w:val="00143103"/>
    <w:rsid w:val="00143554"/>
    <w:rsid w:val="00143653"/>
    <w:rsid w:val="00143934"/>
    <w:rsid w:val="00143B3A"/>
    <w:rsid w:val="00143E43"/>
    <w:rsid w:val="00143FFC"/>
    <w:rsid w:val="00145760"/>
    <w:rsid w:val="00146ABB"/>
    <w:rsid w:val="00147338"/>
    <w:rsid w:val="00147A48"/>
    <w:rsid w:val="00150143"/>
    <w:rsid w:val="001509AB"/>
    <w:rsid w:val="00152E91"/>
    <w:rsid w:val="0015460B"/>
    <w:rsid w:val="00154736"/>
    <w:rsid w:val="00156CA9"/>
    <w:rsid w:val="00157465"/>
    <w:rsid w:val="00157E23"/>
    <w:rsid w:val="00157FC3"/>
    <w:rsid w:val="00160ACE"/>
    <w:rsid w:val="00161C4F"/>
    <w:rsid w:val="00161C84"/>
    <w:rsid w:val="00161F2A"/>
    <w:rsid w:val="00161FDF"/>
    <w:rsid w:val="001626BD"/>
    <w:rsid w:val="00162C33"/>
    <w:rsid w:val="0016340E"/>
    <w:rsid w:val="00164E23"/>
    <w:rsid w:val="0016595F"/>
    <w:rsid w:val="00166A2C"/>
    <w:rsid w:val="00166BF2"/>
    <w:rsid w:val="00166CC3"/>
    <w:rsid w:val="00170A9E"/>
    <w:rsid w:val="00170ED1"/>
    <w:rsid w:val="0017121A"/>
    <w:rsid w:val="00171401"/>
    <w:rsid w:val="0017141F"/>
    <w:rsid w:val="00171777"/>
    <w:rsid w:val="001719FB"/>
    <w:rsid w:val="00172B65"/>
    <w:rsid w:val="00172EF5"/>
    <w:rsid w:val="001732E1"/>
    <w:rsid w:val="0017486B"/>
    <w:rsid w:val="0017613E"/>
    <w:rsid w:val="00177167"/>
    <w:rsid w:val="00177753"/>
    <w:rsid w:val="00181A71"/>
    <w:rsid w:val="00182329"/>
    <w:rsid w:val="0018261B"/>
    <w:rsid w:val="001834A7"/>
    <w:rsid w:val="0018373B"/>
    <w:rsid w:val="00183C79"/>
    <w:rsid w:val="00183C8B"/>
    <w:rsid w:val="00183E75"/>
    <w:rsid w:val="001845CF"/>
    <w:rsid w:val="001865BB"/>
    <w:rsid w:val="00186EAE"/>
    <w:rsid w:val="00186F7A"/>
    <w:rsid w:val="00187518"/>
    <w:rsid w:val="00187743"/>
    <w:rsid w:val="00187F07"/>
    <w:rsid w:val="0019096C"/>
    <w:rsid w:val="00191EA7"/>
    <w:rsid w:val="00192164"/>
    <w:rsid w:val="00192883"/>
    <w:rsid w:val="00193AE9"/>
    <w:rsid w:val="00194C98"/>
    <w:rsid w:val="00194FB7"/>
    <w:rsid w:val="00195D28"/>
    <w:rsid w:val="00196B4E"/>
    <w:rsid w:val="001975A1"/>
    <w:rsid w:val="001A027A"/>
    <w:rsid w:val="001A08E4"/>
    <w:rsid w:val="001A0A6B"/>
    <w:rsid w:val="001A0D2C"/>
    <w:rsid w:val="001A12B5"/>
    <w:rsid w:val="001A1C72"/>
    <w:rsid w:val="001A3980"/>
    <w:rsid w:val="001A422B"/>
    <w:rsid w:val="001A440A"/>
    <w:rsid w:val="001A4A55"/>
    <w:rsid w:val="001A5C6F"/>
    <w:rsid w:val="001A6A4F"/>
    <w:rsid w:val="001A76B7"/>
    <w:rsid w:val="001B015C"/>
    <w:rsid w:val="001B1339"/>
    <w:rsid w:val="001B1B58"/>
    <w:rsid w:val="001B1CFC"/>
    <w:rsid w:val="001B1F55"/>
    <w:rsid w:val="001B2049"/>
    <w:rsid w:val="001B2934"/>
    <w:rsid w:val="001B4A37"/>
    <w:rsid w:val="001B5963"/>
    <w:rsid w:val="001B5CE9"/>
    <w:rsid w:val="001B6FAD"/>
    <w:rsid w:val="001C04B2"/>
    <w:rsid w:val="001C14C1"/>
    <w:rsid w:val="001C1FDE"/>
    <w:rsid w:val="001C2063"/>
    <w:rsid w:val="001C21E1"/>
    <w:rsid w:val="001C3426"/>
    <w:rsid w:val="001C4675"/>
    <w:rsid w:val="001C4768"/>
    <w:rsid w:val="001C5839"/>
    <w:rsid w:val="001C6AF6"/>
    <w:rsid w:val="001C7129"/>
    <w:rsid w:val="001C77E1"/>
    <w:rsid w:val="001C7ADA"/>
    <w:rsid w:val="001C7B48"/>
    <w:rsid w:val="001C7EA0"/>
    <w:rsid w:val="001D121D"/>
    <w:rsid w:val="001D3543"/>
    <w:rsid w:val="001D4151"/>
    <w:rsid w:val="001D58E5"/>
    <w:rsid w:val="001D7299"/>
    <w:rsid w:val="001E0FAB"/>
    <w:rsid w:val="001E2084"/>
    <w:rsid w:val="001E2502"/>
    <w:rsid w:val="001E292F"/>
    <w:rsid w:val="001E351C"/>
    <w:rsid w:val="001E474D"/>
    <w:rsid w:val="001E5194"/>
    <w:rsid w:val="001E5851"/>
    <w:rsid w:val="001E5A81"/>
    <w:rsid w:val="001E62FB"/>
    <w:rsid w:val="001E6A0B"/>
    <w:rsid w:val="001E77DA"/>
    <w:rsid w:val="001E7A2F"/>
    <w:rsid w:val="001E7AB0"/>
    <w:rsid w:val="001E7DD0"/>
    <w:rsid w:val="001F0349"/>
    <w:rsid w:val="001F077B"/>
    <w:rsid w:val="001F0B74"/>
    <w:rsid w:val="001F2648"/>
    <w:rsid w:val="001F3E37"/>
    <w:rsid w:val="001F41B9"/>
    <w:rsid w:val="001F4BE8"/>
    <w:rsid w:val="001F4EB8"/>
    <w:rsid w:val="001F560A"/>
    <w:rsid w:val="001F6270"/>
    <w:rsid w:val="001F6318"/>
    <w:rsid w:val="001F65B1"/>
    <w:rsid w:val="001F6B83"/>
    <w:rsid w:val="001F6F6A"/>
    <w:rsid w:val="001F7595"/>
    <w:rsid w:val="002000B8"/>
    <w:rsid w:val="002005CD"/>
    <w:rsid w:val="00200B4C"/>
    <w:rsid w:val="00202F46"/>
    <w:rsid w:val="00203267"/>
    <w:rsid w:val="00203897"/>
    <w:rsid w:val="0020391D"/>
    <w:rsid w:val="00205F9C"/>
    <w:rsid w:val="002060F7"/>
    <w:rsid w:val="00207BC6"/>
    <w:rsid w:val="00210771"/>
    <w:rsid w:val="00210EE2"/>
    <w:rsid w:val="00211885"/>
    <w:rsid w:val="00212864"/>
    <w:rsid w:val="00212ADF"/>
    <w:rsid w:val="002134CF"/>
    <w:rsid w:val="00213A60"/>
    <w:rsid w:val="0021429B"/>
    <w:rsid w:val="00215699"/>
    <w:rsid w:val="002159DE"/>
    <w:rsid w:val="00215E99"/>
    <w:rsid w:val="0021667D"/>
    <w:rsid w:val="002166A1"/>
    <w:rsid w:val="002166A6"/>
    <w:rsid w:val="00216BB6"/>
    <w:rsid w:val="0022039D"/>
    <w:rsid w:val="0022048B"/>
    <w:rsid w:val="0022175C"/>
    <w:rsid w:val="00221AE9"/>
    <w:rsid w:val="00222261"/>
    <w:rsid w:val="002227DF"/>
    <w:rsid w:val="00223AC8"/>
    <w:rsid w:val="00223C96"/>
    <w:rsid w:val="00224852"/>
    <w:rsid w:val="0022634D"/>
    <w:rsid w:val="00227512"/>
    <w:rsid w:val="0022766E"/>
    <w:rsid w:val="0022777A"/>
    <w:rsid w:val="002278D5"/>
    <w:rsid w:val="00227C13"/>
    <w:rsid w:val="00227D49"/>
    <w:rsid w:val="00227FC7"/>
    <w:rsid w:val="0023110A"/>
    <w:rsid w:val="00233A54"/>
    <w:rsid w:val="00234440"/>
    <w:rsid w:val="002347C9"/>
    <w:rsid w:val="00236E72"/>
    <w:rsid w:val="0023738E"/>
    <w:rsid w:val="002411BD"/>
    <w:rsid w:val="00242ED3"/>
    <w:rsid w:val="00244711"/>
    <w:rsid w:val="00244AE4"/>
    <w:rsid w:val="00245EBE"/>
    <w:rsid w:val="002472C1"/>
    <w:rsid w:val="002473F4"/>
    <w:rsid w:val="00247D64"/>
    <w:rsid w:val="00250EA1"/>
    <w:rsid w:val="00250F42"/>
    <w:rsid w:val="00252EBA"/>
    <w:rsid w:val="0025361A"/>
    <w:rsid w:val="002545EF"/>
    <w:rsid w:val="00254B44"/>
    <w:rsid w:val="00254E99"/>
    <w:rsid w:val="00255B9B"/>
    <w:rsid w:val="00256596"/>
    <w:rsid w:val="0026027A"/>
    <w:rsid w:val="00260533"/>
    <w:rsid w:val="002605CE"/>
    <w:rsid w:val="00261367"/>
    <w:rsid w:val="00261A54"/>
    <w:rsid w:val="00261C21"/>
    <w:rsid w:val="00261D37"/>
    <w:rsid w:val="00262D6B"/>
    <w:rsid w:val="00262ED0"/>
    <w:rsid w:val="00263607"/>
    <w:rsid w:val="002638EE"/>
    <w:rsid w:val="00264965"/>
    <w:rsid w:val="002656E1"/>
    <w:rsid w:val="00265CFF"/>
    <w:rsid w:val="002702CD"/>
    <w:rsid w:val="00270B4E"/>
    <w:rsid w:val="00271500"/>
    <w:rsid w:val="00272E57"/>
    <w:rsid w:val="00274663"/>
    <w:rsid w:val="00275641"/>
    <w:rsid w:val="0027569A"/>
    <w:rsid w:val="002767D9"/>
    <w:rsid w:val="00280382"/>
    <w:rsid w:val="00280F4B"/>
    <w:rsid w:val="002816D0"/>
    <w:rsid w:val="002821E9"/>
    <w:rsid w:val="002827D2"/>
    <w:rsid w:val="002835B7"/>
    <w:rsid w:val="00284C1F"/>
    <w:rsid w:val="002851AF"/>
    <w:rsid w:val="00285866"/>
    <w:rsid w:val="00286129"/>
    <w:rsid w:val="0028787B"/>
    <w:rsid w:val="00290263"/>
    <w:rsid w:val="002908A7"/>
    <w:rsid w:val="00291768"/>
    <w:rsid w:val="00291796"/>
    <w:rsid w:val="00292F66"/>
    <w:rsid w:val="0029315D"/>
    <w:rsid w:val="00293A33"/>
    <w:rsid w:val="0029449E"/>
    <w:rsid w:val="0029488D"/>
    <w:rsid w:val="0029530C"/>
    <w:rsid w:val="00296020"/>
    <w:rsid w:val="00296695"/>
    <w:rsid w:val="0029693F"/>
    <w:rsid w:val="002969C6"/>
    <w:rsid w:val="00296BE2"/>
    <w:rsid w:val="00296F46"/>
    <w:rsid w:val="00296F8A"/>
    <w:rsid w:val="002A11CE"/>
    <w:rsid w:val="002A13E2"/>
    <w:rsid w:val="002A180F"/>
    <w:rsid w:val="002A1B36"/>
    <w:rsid w:val="002A37E6"/>
    <w:rsid w:val="002A4DFC"/>
    <w:rsid w:val="002B18D6"/>
    <w:rsid w:val="002B22D4"/>
    <w:rsid w:val="002B3984"/>
    <w:rsid w:val="002B4BF3"/>
    <w:rsid w:val="002B55C8"/>
    <w:rsid w:val="002B5E4B"/>
    <w:rsid w:val="002B64E9"/>
    <w:rsid w:val="002B660D"/>
    <w:rsid w:val="002B7969"/>
    <w:rsid w:val="002C0031"/>
    <w:rsid w:val="002C0485"/>
    <w:rsid w:val="002C0762"/>
    <w:rsid w:val="002C257A"/>
    <w:rsid w:val="002C2BEC"/>
    <w:rsid w:val="002C30C0"/>
    <w:rsid w:val="002C4F4B"/>
    <w:rsid w:val="002C5233"/>
    <w:rsid w:val="002C6EC0"/>
    <w:rsid w:val="002C7258"/>
    <w:rsid w:val="002D0189"/>
    <w:rsid w:val="002D0356"/>
    <w:rsid w:val="002D07C0"/>
    <w:rsid w:val="002D0F98"/>
    <w:rsid w:val="002D1DFB"/>
    <w:rsid w:val="002D45BF"/>
    <w:rsid w:val="002D4A85"/>
    <w:rsid w:val="002D6162"/>
    <w:rsid w:val="002D64DF"/>
    <w:rsid w:val="002D750A"/>
    <w:rsid w:val="002E242E"/>
    <w:rsid w:val="002E2FEC"/>
    <w:rsid w:val="002E38DB"/>
    <w:rsid w:val="002E3BEB"/>
    <w:rsid w:val="002E441D"/>
    <w:rsid w:val="002E4AB1"/>
    <w:rsid w:val="002E4F11"/>
    <w:rsid w:val="002E4F8A"/>
    <w:rsid w:val="002E505D"/>
    <w:rsid w:val="002E6F69"/>
    <w:rsid w:val="002E7296"/>
    <w:rsid w:val="002E73B8"/>
    <w:rsid w:val="002F0545"/>
    <w:rsid w:val="002F0823"/>
    <w:rsid w:val="002F2471"/>
    <w:rsid w:val="002F2B7A"/>
    <w:rsid w:val="002F3105"/>
    <w:rsid w:val="002F59F2"/>
    <w:rsid w:val="002F5E6C"/>
    <w:rsid w:val="002F72FF"/>
    <w:rsid w:val="00300BF3"/>
    <w:rsid w:val="0030143F"/>
    <w:rsid w:val="00301A2B"/>
    <w:rsid w:val="00301BCD"/>
    <w:rsid w:val="00302988"/>
    <w:rsid w:val="00303ACF"/>
    <w:rsid w:val="0030463E"/>
    <w:rsid w:val="00304ED6"/>
    <w:rsid w:val="00305977"/>
    <w:rsid w:val="00306654"/>
    <w:rsid w:val="00306D5D"/>
    <w:rsid w:val="00306FF4"/>
    <w:rsid w:val="00310EE1"/>
    <w:rsid w:val="003122B0"/>
    <w:rsid w:val="00312390"/>
    <w:rsid w:val="003123F4"/>
    <w:rsid w:val="00313487"/>
    <w:rsid w:val="003138EB"/>
    <w:rsid w:val="00315880"/>
    <w:rsid w:val="00315A06"/>
    <w:rsid w:val="0031678B"/>
    <w:rsid w:val="0031683C"/>
    <w:rsid w:val="00317146"/>
    <w:rsid w:val="003176EA"/>
    <w:rsid w:val="00317D36"/>
    <w:rsid w:val="00321473"/>
    <w:rsid w:val="003225FB"/>
    <w:rsid w:val="00323A7C"/>
    <w:rsid w:val="00323BE9"/>
    <w:rsid w:val="00323C32"/>
    <w:rsid w:val="00323CC7"/>
    <w:rsid w:val="003247BA"/>
    <w:rsid w:val="00324A1D"/>
    <w:rsid w:val="00324C55"/>
    <w:rsid w:val="003250B4"/>
    <w:rsid w:val="00325742"/>
    <w:rsid w:val="00327224"/>
    <w:rsid w:val="00327AB3"/>
    <w:rsid w:val="00327F9E"/>
    <w:rsid w:val="00330527"/>
    <w:rsid w:val="00330C9F"/>
    <w:rsid w:val="003318A6"/>
    <w:rsid w:val="003321A8"/>
    <w:rsid w:val="00332EB1"/>
    <w:rsid w:val="00333E63"/>
    <w:rsid w:val="00334044"/>
    <w:rsid w:val="00334CB0"/>
    <w:rsid w:val="00335188"/>
    <w:rsid w:val="00335234"/>
    <w:rsid w:val="003373B8"/>
    <w:rsid w:val="003413F4"/>
    <w:rsid w:val="00342DC1"/>
    <w:rsid w:val="00342EF7"/>
    <w:rsid w:val="003432B6"/>
    <w:rsid w:val="003434E9"/>
    <w:rsid w:val="00343F41"/>
    <w:rsid w:val="00344BF3"/>
    <w:rsid w:val="00345CC1"/>
    <w:rsid w:val="00345EA7"/>
    <w:rsid w:val="0034652C"/>
    <w:rsid w:val="00346606"/>
    <w:rsid w:val="00346E73"/>
    <w:rsid w:val="00346F27"/>
    <w:rsid w:val="0035067B"/>
    <w:rsid w:val="00350681"/>
    <w:rsid w:val="00350B6E"/>
    <w:rsid w:val="00351A4A"/>
    <w:rsid w:val="00351D95"/>
    <w:rsid w:val="00351FB4"/>
    <w:rsid w:val="00353860"/>
    <w:rsid w:val="00354CD9"/>
    <w:rsid w:val="003556C1"/>
    <w:rsid w:val="00355EEE"/>
    <w:rsid w:val="00356FC1"/>
    <w:rsid w:val="00357883"/>
    <w:rsid w:val="00360494"/>
    <w:rsid w:val="00360C00"/>
    <w:rsid w:val="00361243"/>
    <w:rsid w:val="00361633"/>
    <w:rsid w:val="00361935"/>
    <w:rsid w:val="003626AE"/>
    <w:rsid w:val="0036292A"/>
    <w:rsid w:val="00362AF3"/>
    <w:rsid w:val="0036467D"/>
    <w:rsid w:val="00364BEE"/>
    <w:rsid w:val="0036508D"/>
    <w:rsid w:val="003651C8"/>
    <w:rsid w:val="00366321"/>
    <w:rsid w:val="00366419"/>
    <w:rsid w:val="003669F1"/>
    <w:rsid w:val="00366F10"/>
    <w:rsid w:val="003700A3"/>
    <w:rsid w:val="00370B40"/>
    <w:rsid w:val="00371A92"/>
    <w:rsid w:val="00371C15"/>
    <w:rsid w:val="00372CDF"/>
    <w:rsid w:val="00373411"/>
    <w:rsid w:val="00373D40"/>
    <w:rsid w:val="003741F6"/>
    <w:rsid w:val="00374A29"/>
    <w:rsid w:val="00374FA4"/>
    <w:rsid w:val="003756C6"/>
    <w:rsid w:val="00376E35"/>
    <w:rsid w:val="003773AC"/>
    <w:rsid w:val="00377F6C"/>
    <w:rsid w:val="00380094"/>
    <w:rsid w:val="00380256"/>
    <w:rsid w:val="0038165D"/>
    <w:rsid w:val="00383071"/>
    <w:rsid w:val="00383189"/>
    <w:rsid w:val="00385175"/>
    <w:rsid w:val="00385444"/>
    <w:rsid w:val="00385F39"/>
    <w:rsid w:val="00386070"/>
    <w:rsid w:val="00387DCF"/>
    <w:rsid w:val="00390006"/>
    <w:rsid w:val="003900A5"/>
    <w:rsid w:val="0039012D"/>
    <w:rsid w:val="003917AD"/>
    <w:rsid w:val="003917D1"/>
    <w:rsid w:val="00391FAB"/>
    <w:rsid w:val="00392539"/>
    <w:rsid w:val="00392677"/>
    <w:rsid w:val="00393431"/>
    <w:rsid w:val="00393633"/>
    <w:rsid w:val="003945E2"/>
    <w:rsid w:val="00394981"/>
    <w:rsid w:val="00395100"/>
    <w:rsid w:val="003953A8"/>
    <w:rsid w:val="003958E6"/>
    <w:rsid w:val="00395D76"/>
    <w:rsid w:val="00396F7B"/>
    <w:rsid w:val="00396FA3"/>
    <w:rsid w:val="0039788E"/>
    <w:rsid w:val="00397F0D"/>
    <w:rsid w:val="003A011D"/>
    <w:rsid w:val="003A0DC3"/>
    <w:rsid w:val="003A1675"/>
    <w:rsid w:val="003A1CA9"/>
    <w:rsid w:val="003A1CF5"/>
    <w:rsid w:val="003A2812"/>
    <w:rsid w:val="003A2D0C"/>
    <w:rsid w:val="003A3304"/>
    <w:rsid w:val="003A3551"/>
    <w:rsid w:val="003A38F0"/>
    <w:rsid w:val="003A443D"/>
    <w:rsid w:val="003A4DE4"/>
    <w:rsid w:val="003A6A5A"/>
    <w:rsid w:val="003A72E9"/>
    <w:rsid w:val="003B175A"/>
    <w:rsid w:val="003B3231"/>
    <w:rsid w:val="003B357A"/>
    <w:rsid w:val="003B499C"/>
    <w:rsid w:val="003B4CCD"/>
    <w:rsid w:val="003B53D4"/>
    <w:rsid w:val="003B56D7"/>
    <w:rsid w:val="003B7298"/>
    <w:rsid w:val="003C0FF8"/>
    <w:rsid w:val="003C1D0C"/>
    <w:rsid w:val="003C1F2E"/>
    <w:rsid w:val="003C42A3"/>
    <w:rsid w:val="003C49D5"/>
    <w:rsid w:val="003C4FD5"/>
    <w:rsid w:val="003C582B"/>
    <w:rsid w:val="003C6BFF"/>
    <w:rsid w:val="003C7930"/>
    <w:rsid w:val="003C796C"/>
    <w:rsid w:val="003D2333"/>
    <w:rsid w:val="003D2E1B"/>
    <w:rsid w:val="003D3241"/>
    <w:rsid w:val="003D39AE"/>
    <w:rsid w:val="003D4804"/>
    <w:rsid w:val="003D5413"/>
    <w:rsid w:val="003D7685"/>
    <w:rsid w:val="003D7E9A"/>
    <w:rsid w:val="003E0366"/>
    <w:rsid w:val="003E100C"/>
    <w:rsid w:val="003E1C0C"/>
    <w:rsid w:val="003E2FFE"/>
    <w:rsid w:val="003E37AA"/>
    <w:rsid w:val="003E4310"/>
    <w:rsid w:val="003E47DE"/>
    <w:rsid w:val="003E4FFA"/>
    <w:rsid w:val="003E6E11"/>
    <w:rsid w:val="003F0536"/>
    <w:rsid w:val="003F10D3"/>
    <w:rsid w:val="003F1548"/>
    <w:rsid w:val="003F2B3D"/>
    <w:rsid w:val="003F2FBA"/>
    <w:rsid w:val="003F3105"/>
    <w:rsid w:val="003F3C44"/>
    <w:rsid w:val="003F4172"/>
    <w:rsid w:val="003F4249"/>
    <w:rsid w:val="003F4768"/>
    <w:rsid w:val="003F4E3B"/>
    <w:rsid w:val="003F5086"/>
    <w:rsid w:val="003F5108"/>
    <w:rsid w:val="003F5C9D"/>
    <w:rsid w:val="003F5D2C"/>
    <w:rsid w:val="003F7679"/>
    <w:rsid w:val="00400C13"/>
    <w:rsid w:val="00401F48"/>
    <w:rsid w:val="00402311"/>
    <w:rsid w:val="0040239F"/>
    <w:rsid w:val="00402C97"/>
    <w:rsid w:val="00403364"/>
    <w:rsid w:val="0040415C"/>
    <w:rsid w:val="00404AA4"/>
    <w:rsid w:val="00404AF1"/>
    <w:rsid w:val="00404C61"/>
    <w:rsid w:val="004050C9"/>
    <w:rsid w:val="004051F0"/>
    <w:rsid w:val="00405C04"/>
    <w:rsid w:val="00406314"/>
    <w:rsid w:val="00406376"/>
    <w:rsid w:val="00406896"/>
    <w:rsid w:val="00411B37"/>
    <w:rsid w:val="0041244F"/>
    <w:rsid w:val="004125ED"/>
    <w:rsid w:val="0041353D"/>
    <w:rsid w:val="00413B39"/>
    <w:rsid w:val="0041450E"/>
    <w:rsid w:val="0041456E"/>
    <w:rsid w:val="00415370"/>
    <w:rsid w:val="00415781"/>
    <w:rsid w:val="00415846"/>
    <w:rsid w:val="00416485"/>
    <w:rsid w:val="00416F40"/>
    <w:rsid w:val="00417769"/>
    <w:rsid w:val="00417F0D"/>
    <w:rsid w:val="00420765"/>
    <w:rsid w:val="00421EF2"/>
    <w:rsid w:val="00422668"/>
    <w:rsid w:val="0042482B"/>
    <w:rsid w:val="00424946"/>
    <w:rsid w:val="0042602D"/>
    <w:rsid w:val="004261DA"/>
    <w:rsid w:val="00427004"/>
    <w:rsid w:val="00431540"/>
    <w:rsid w:val="00431AC1"/>
    <w:rsid w:val="00431DE1"/>
    <w:rsid w:val="004329C9"/>
    <w:rsid w:val="00432CD5"/>
    <w:rsid w:val="00432EF0"/>
    <w:rsid w:val="00433CDB"/>
    <w:rsid w:val="00434999"/>
    <w:rsid w:val="00435D29"/>
    <w:rsid w:val="004363FA"/>
    <w:rsid w:val="004364CC"/>
    <w:rsid w:val="00437141"/>
    <w:rsid w:val="004405B0"/>
    <w:rsid w:val="00440853"/>
    <w:rsid w:val="00441905"/>
    <w:rsid w:val="00441FF9"/>
    <w:rsid w:val="0044382F"/>
    <w:rsid w:val="00443B96"/>
    <w:rsid w:val="00443E1D"/>
    <w:rsid w:val="004442EB"/>
    <w:rsid w:val="00444FA3"/>
    <w:rsid w:val="004459DC"/>
    <w:rsid w:val="00445D15"/>
    <w:rsid w:val="00446553"/>
    <w:rsid w:val="00446A92"/>
    <w:rsid w:val="004501B4"/>
    <w:rsid w:val="0045082F"/>
    <w:rsid w:val="00450C00"/>
    <w:rsid w:val="0045135E"/>
    <w:rsid w:val="00452434"/>
    <w:rsid w:val="00452C53"/>
    <w:rsid w:val="004539C7"/>
    <w:rsid w:val="00454597"/>
    <w:rsid w:val="004548E6"/>
    <w:rsid w:val="0045543A"/>
    <w:rsid w:val="0045543C"/>
    <w:rsid w:val="004556FB"/>
    <w:rsid w:val="00455880"/>
    <w:rsid w:val="004561F9"/>
    <w:rsid w:val="0045637C"/>
    <w:rsid w:val="004563C4"/>
    <w:rsid w:val="004569A3"/>
    <w:rsid w:val="0045703B"/>
    <w:rsid w:val="004578ED"/>
    <w:rsid w:val="00457EFC"/>
    <w:rsid w:val="0046064C"/>
    <w:rsid w:val="004611B6"/>
    <w:rsid w:val="00461997"/>
    <w:rsid w:val="00463F8B"/>
    <w:rsid w:val="004644C2"/>
    <w:rsid w:val="004649AD"/>
    <w:rsid w:val="004650E7"/>
    <w:rsid w:val="0046687B"/>
    <w:rsid w:val="00466CB4"/>
    <w:rsid w:val="004701F0"/>
    <w:rsid w:val="00470418"/>
    <w:rsid w:val="004704EA"/>
    <w:rsid w:val="0047071D"/>
    <w:rsid w:val="004720F6"/>
    <w:rsid w:val="004727C4"/>
    <w:rsid w:val="00472F62"/>
    <w:rsid w:val="00473579"/>
    <w:rsid w:val="00473E50"/>
    <w:rsid w:val="0047430A"/>
    <w:rsid w:val="00474E5A"/>
    <w:rsid w:val="0047558F"/>
    <w:rsid w:val="00475FD5"/>
    <w:rsid w:val="00476FED"/>
    <w:rsid w:val="0047725A"/>
    <w:rsid w:val="004812F4"/>
    <w:rsid w:val="0048231B"/>
    <w:rsid w:val="004838D4"/>
    <w:rsid w:val="004845AC"/>
    <w:rsid w:val="00484C31"/>
    <w:rsid w:val="00485E3C"/>
    <w:rsid w:val="00486F09"/>
    <w:rsid w:val="004877FB"/>
    <w:rsid w:val="004906DB"/>
    <w:rsid w:val="00490C0F"/>
    <w:rsid w:val="00491FF2"/>
    <w:rsid w:val="004925EE"/>
    <w:rsid w:val="00492735"/>
    <w:rsid w:val="00493926"/>
    <w:rsid w:val="004945E8"/>
    <w:rsid w:val="00494FC9"/>
    <w:rsid w:val="00495228"/>
    <w:rsid w:val="004963B6"/>
    <w:rsid w:val="004A1AB1"/>
    <w:rsid w:val="004A2013"/>
    <w:rsid w:val="004A201B"/>
    <w:rsid w:val="004A2B7A"/>
    <w:rsid w:val="004A3EB3"/>
    <w:rsid w:val="004A4377"/>
    <w:rsid w:val="004A57EB"/>
    <w:rsid w:val="004A5824"/>
    <w:rsid w:val="004A59D3"/>
    <w:rsid w:val="004A6156"/>
    <w:rsid w:val="004A6D7C"/>
    <w:rsid w:val="004A6F11"/>
    <w:rsid w:val="004A74DD"/>
    <w:rsid w:val="004B00D1"/>
    <w:rsid w:val="004B0AC8"/>
    <w:rsid w:val="004B0B57"/>
    <w:rsid w:val="004B0BBE"/>
    <w:rsid w:val="004B0EB0"/>
    <w:rsid w:val="004B1246"/>
    <w:rsid w:val="004B1340"/>
    <w:rsid w:val="004B1CAB"/>
    <w:rsid w:val="004B2FF9"/>
    <w:rsid w:val="004B3506"/>
    <w:rsid w:val="004B36ED"/>
    <w:rsid w:val="004B40DB"/>
    <w:rsid w:val="004B4EF6"/>
    <w:rsid w:val="004B612E"/>
    <w:rsid w:val="004B623B"/>
    <w:rsid w:val="004B6554"/>
    <w:rsid w:val="004B6B22"/>
    <w:rsid w:val="004B6C50"/>
    <w:rsid w:val="004C0DA0"/>
    <w:rsid w:val="004C3E02"/>
    <w:rsid w:val="004C422D"/>
    <w:rsid w:val="004C440E"/>
    <w:rsid w:val="004C4CEB"/>
    <w:rsid w:val="004C5CBA"/>
    <w:rsid w:val="004C64D8"/>
    <w:rsid w:val="004C64F7"/>
    <w:rsid w:val="004C6C09"/>
    <w:rsid w:val="004C6EA3"/>
    <w:rsid w:val="004C7BCD"/>
    <w:rsid w:val="004C7E03"/>
    <w:rsid w:val="004D000F"/>
    <w:rsid w:val="004D055D"/>
    <w:rsid w:val="004D1240"/>
    <w:rsid w:val="004D12F6"/>
    <w:rsid w:val="004D1946"/>
    <w:rsid w:val="004D32ED"/>
    <w:rsid w:val="004D3E71"/>
    <w:rsid w:val="004D49EE"/>
    <w:rsid w:val="004D4AE0"/>
    <w:rsid w:val="004D4C0B"/>
    <w:rsid w:val="004D69FC"/>
    <w:rsid w:val="004D72BA"/>
    <w:rsid w:val="004D77BD"/>
    <w:rsid w:val="004D77DE"/>
    <w:rsid w:val="004D7BF4"/>
    <w:rsid w:val="004D7C92"/>
    <w:rsid w:val="004E295C"/>
    <w:rsid w:val="004E38B2"/>
    <w:rsid w:val="004E3936"/>
    <w:rsid w:val="004E490B"/>
    <w:rsid w:val="004E57F7"/>
    <w:rsid w:val="004E5D9C"/>
    <w:rsid w:val="004E6191"/>
    <w:rsid w:val="004E6707"/>
    <w:rsid w:val="004E6B8E"/>
    <w:rsid w:val="004F0543"/>
    <w:rsid w:val="004F0D33"/>
    <w:rsid w:val="004F2385"/>
    <w:rsid w:val="004F246C"/>
    <w:rsid w:val="004F3A97"/>
    <w:rsid w:val="004F5591"/>
    <w:rsid w:val="004F5D14"/>
    <w:rsid w:val="004F68DC"/>
    <w:rsid w:val="004F7F44"/>
    <w:rsid w:val="00500598"/>
    <w:rsid w:val="00500F7A"/>
    <w:rsid w:val="005012AD"/>
    <w:rsid w:val="005016E5"/>
    <w:rsid w:val="00501A56"/>
    <w:rsid w:val="00501B75"/>
    <w:rsid w:val="00502317"/>
    <w:rsid w:val="005027BB"/>
    <w:rsid w:val="00503415"/>
    <w:rsid w:val="005034C1"/>
    <w:rsid w:val="005037E1"/>
    <w:rsid w:val="00503B5C"/>
    <w:rsid w:val="0050456A"/>
    <w:rsid w:val="00505C46"/>
    <w:rsid w:val="005068E1"/>
    <w:rsid w:val="005070B6"/>
    <w:rsid w:val="005077C5"/>
    <w:rsid w:val="00510111"/>
    <w:rsid w:val="00510B80"/>
    <w:rsid w:val="0051168A"/>
    <w:rsid w:val="005117D2"/>
    <w:rsid w:val="005118A6"/>
    <w:rsid w:val="005122F4"/>
    <w:rsid w:val="0051405F"/>
    <w:rsid w:val="0051444F"/>
    <w:rsid w:val="005156A6"/>
    <w:rsid w:val="00516393"/>
    <w:rsid w:val="00516669"/>
    <w:rsid w:val="005179A5"/>
    <w:rsid w:val="00520B4F"/>
    <w:rsid w:val="005231D3"/>
    <w:rsid w:val="00524AD7"/>
    <w:rsid w:val="005254FD"/>
    <w:rsid w:val="005268A9"/>
    <w:rsid w:val="0052720F"/>
    <w:rsid w:val="00527421"/>
    <w:rsid w:val="005275C4"/>
    <w:rsid w:val="00527D36"/>
    <w:rsid w:val="00531076"/>
    <w:rsid w:val="00531D28"/>
    <w:rsid w:val="005328A8"/>
    <w:rsid w:val="005338EE"/>
    <w:rsid w:val="00533920"/>
    <w:rsid w:val="00535141"/>
    <w:rsid w:val="005351D9"/>
    <w:rsid w:val="00535324"/>
    <w:rsid w:val="00535504"/>
    <w:rsid w:val="005363B4"/>
    <w:rsid w:val="0053712D"/>
    <w:rsid w:val="005403F4"/>
    <w:rsid w:val="00540B60"/>
    <w:rsid w:val="00541076"/>
    <w:rsid w:val="00541136"/>
    <w:rsid w:val="0054216F"/>
    <w:rsid w:val="00542F18"/>
    <w:rsid w:val="0054343C"/>
    <w:rsid w:val="00544853"/>
    <w:rsid w:val="00544CA5"/>
    <w:rsid w:val="005450E2"/>
    <w:rsid w:val="00545B19"/>
    <w:rsid w:val="00545EE8"/>
    <w:rsid w:val="00547404"/>
    <w:rsid w:val="005474A2"/>
    <w:rsid w:val="00547520"/>
    <w:rsid w:val="0055035F"/>
    <w:rsid w:val="005507FD"/>
    <w:rsid w:val="005511C0"/>
    <w:rsid w:val="00551D4B"/>
    <w:rsid w:val="00551E3C"/>
    <w:rsid w:val="0055232C"/>
    <w:rsid w:val="0055278E"/>
    <w:rsid w:val="00555488"/>
    <w:rsid w:val="0055549A"/>
    <w:rsid w:val="00555B18"/>
    <w:rsid w:val="00555C9C"/>
    <w:rsid w:val="00556A4D"/>
    <w:rsid w:val="00557319"/>
    <w:rsid w:val="0055764E"/>
    <w:rsid w:val="00560528"/>
    <w:rsid w:val="00560699"/>
    <w:rsid w:val="00561503"/>
    <w:rsid w:val="00561923"/>
    <w:rsid w:val="005622F8"/>
    <w:rsid w:val="0056310A"/>
    <w:rsid w:val="0056336F"/>
    <w:rsid w:val="00565AF7"/>
    <w:rsid w:val="00566024"/>
    <w:rsid w:val="005671C3"/>
    <w:rsid w:val="0057060C"/>
    <w:rsid w:val="0057189C"/>
    <w:rsid w:val="00571BD2"/>
    <w:rsid w:val="00571CD7"/>
    <w:rsid w:val="00571D59"/>
    <w:rsid w:val="00572E3E"/>
    <w:rsid w:val="0057332B"/>
    <w:rsid w:val="0057364D"/>
    <w:rsid w:val="005737FC"/>
    <w:rsid w:val="0057420B"/>
    <w:rsid w:val="005746CF"/>
    <w:rsid w:val="0057593B"/>
    <w:rsid w:val="005762CE"/>
    <w:rsid w:val="00580280"/>
    <w:rsid w:val="00580B9E"/>
    <w:rsid w:val="00580DAB"/>
    <w:rsid w:val="0058135A"/>
    <w:rsid w:val="005817D9"/>
    <w:rsid w:val="00581F7C"/>
    <w:rsid w:val="00583358"/>
    <w:rsid w:val="005839BF"/>
    <w:rsid w:val="00584058"/>
    <w:rsid w:val="005844A5"/>
    <w:rsid w:val="005846B4"/>
    <w:rsid w:val="005850E5"/>
    <w:rsid w:val="005851E0"/>
    <w:rsid w:val="00585571"/>
    <w:rsid w:val="005856F9"/>
    <w:rsid w:val="00585B91"/>
    <w:rsid w:val="00586BB0"/>
    <w:rsid w:val="00586BF1"/>
    <w:rsid w:val="00587412"/>
    <w:rsid w:val="00587DC4"/>
    <w:rsid w:val="0059008F"/>
    <w:rsid w:val="005903E4"/>
    <w:rsid w:val="005907D5"/>
    <w:rsid w:val="005910C0"/>
    <w:rsid w:val="005913EE"/>
    <w:rsid w:val="00592461"/>
    <w:rsid w:val="005950D6"/>
    <w:rsid w:val="0059519C"/>
    <w:rsid w:val="00595524"/>
    <w:rsid w:val="005974F3"/>
    <w:rsid w:val="0059751C"/>
    <w:rsid w:val="00597919"/>
    <w:rsid w:val="005A0B9F"/>
    <w:rsid w:val="005A0EFC"/>
    <w:rsid w:val="005A44E7"/>
    <w:rsid w:val="005A5D8E"/>
    <w:rsid w:val="005A63D8"/>
    <w:rsid w:val="005A7420"/>
    <w:rsid w:val="005A7C14"/>
    <w:rsid w:val="005A7DBE"/>
    <w:rsid w:val="005B152C"/>
    <w:rsid w:val="005B1C64"/>
    <w:rsid w:val="005B1DE8"/>
    <w:rsid w:val="005B2294"/>
    <w:rsid w:val="005B271E"/>
    <w:rsid w:val="005B2807"/>
    <w:rsid w:val="005B3606"/>
    <w:rsid w:val="005B388D"/>
    <w:rsid w:val="005B3E08"/>
    <w:rsid w:val="005B49B6"/>
    <w:rsid w:val="005B56EE"/>
    <w:rsid w:val="005B63E1"/>
    <w:rsid w:val="005B672C"/>
    <w:rsid w:val="005B747D"/>
    <w:rsid w:val="005B7733"/>
    <w:rsid w:val="005B7A22"/>
    <w:rsid w:val="005C0602"/>
    <w:rsid w:val="005C0D5D"/>
    <w:rsid w:val="005C1415"/>
    <w:rsid w:val="005C191A"/>
    <w:rsid w:val="005C2AA9"/>
    <w:rsid w:val="005C330D"/>
    <w:rsid w:val="005C40C7"/>
    <w:rsid w:val="005C4114"/>
    <w:rsid w:val="005C4EFF"/>
    <w:rsid w:val="005C4F43"/>
    <w:rsid w:val="005C6E71"/>
    <w:rsid w:val="005C7363"/>
    <w:rsid w:val="005D0B55"/>
    <w:rsid w:val="005D46FC"/>
    <w:rsid w:val="005D4A04"/>
    <w:rsid w:val="005D4CF7"/>
    <w:rsid w:val="005D5347"/>
    <w:rsid w:val="005D5CC5"/>
    <w:rsid w:val="005D5FE6"/>
    <w:rsid w:val="005D61EA"/>
    <w:rsid w:val="005D74D8"/>
    <w:rsid w:val="005D787B"/>
    <w:rsid w:val="005E031D"/>
    <w:rsid w:val="005E03AC"/>
    <w:rsid w:val="005E04B5"/>
    <w:rsid w:val="005E0621"/>
    <w:rsid w:val="005E12BE"/>
    <w:rsid w:val="005E27AD"/>
    <w:rsid w:val="005E2C81"/>
    <w:rsid w:val="005E4D3C"/>
    <w:rsid w:val="005E7158"/>
    <w:rsid w:val="005E7ECB"/>
    <w:rsid w:val="005F0C00"/>
    <w:rsid w:val="005F1037"/>
    <w:rsid w:val="005F2BF8"/>
    <w:rsid w:val="005F2EA8"/>
    <w:rsid w:val="005F3094"/>
    <w:rsid w:val="005F3B04"/>
    <w:rsid w:val="005F5574"/>
    <w:rsid w:val="005F5D1D"/>
    <w:rsid w:val="005F60C9"/>
    <w:rsid w:val="005F64C6"/>
    <w:rsid w:val="006008F1"/>
    <w:rsid w:val="00601714"/>
    <w:rsid w:val="00601735"/>
    <w:rsid w:val="00602BD2"/>
    <w:rsid w:val="00604980"/>
    <w:rsid w:val="0060614D"/>
    <w:rsid w:val="00610871"/>
    <w:rsid w:val="00610E48"/>
    <w:rsid w:val="00610FE0"/>
    <w:rsid w:val="00613C47"/>
    <w:rsid w:val="00614176"/>
    <w:rsid w:val="00615086"/>
    <w:rsid w:val="00616201"/>
    <w:rsid w:val="00616225"/>
    <w:rsid w:val="00616BA2"/>
    <w:rsid w:val="0061705E"/>
    <w:rsid w:val="00617914"/>
    <w:rsid w:val="00617A8B"/>
    <w:rsid w:val="00621904"/>
    <w:rsid w:val="00622248"/>
    <w:rsid w:val="00622FEA"/>
    <w:rsid w:val="00623CDF"/>
    <w:rsid w:val="00623DB1"/>
    <w:rsid w:val="006245F3"/>
    <w:rsid w:val="0062485E"/>
    <w:rsid w:val="00624DBE"/>
    <w:rsid w:val="00625450"/>
    <w:rsid w:val="0062557A"/>
    <w:rsid w:val="0062624F"/>
    <w:rsid w:val="006319CA"/>
    <w:rsid w:val="00632A6C"/>
    <w:rsid w:val="00633B3E"/>
    <w:rsid w:val="00634EC0"/>
    <w:rsid w:val="0063627F"/>
    <w:rsid w:val="006376C4"/>
    <w:rsid w:val="006403E7"/>
    <w:rsid w:val="00642D72"/>
    <w:rsid w:val="006443CB"/>
    <w:rsid w:val="006448B8"/>
    <w:rsid w:val="00644F80"/>
    <w:rsid w:val="00645874"/>
    <w:rsid w:val="00647673"/>
    <w:rsid w:val="00650F81"/>
    <w:rsid w:val="00650FC7"/>
    <w:rsid w:val="00651F86"/>
    <w:rsid w:val="0065395E"/>
    <w:rsid w:val="00653C24"/>
    <w:rsid w:val="00653D68"/>
    <w:rsid w:val="00653E4E"/>
    <w:rsid w:val="00654275"/>
    <w:rsid w:val="0065446D"/>
    <w:rsid w:val="00654891"/>
    <w:rsid w:val="00654894"/>
    <w:rsid w:val="00655104"/>
    <w:rsid w:val="00656067"/>
    <w:rsid w:val="00660693"/>
    <w:rsid w:val="006611D6"/>
    <w:rsid w:val="0066127B"/>
    <w:rsid w:val="00661402"/>
    <w:rsid w:val="00661918"/>
    <w:rsid w:val="00662A5A"/>
    <w:rsid w:val="006636D0"/>
    <w:rsid w:val="00663834"/>
    <w:rsid w:val="00663BF1"/>
    <w:rsid w:val="006647D7"/>
    <w:rsid w:val="00664F1B"/>
    <w:rsid w:val="006653D7"/>
    <w:rsid w:val="00665BFF"/>
    <w:rsid w:val="006665BA"/>
    <w:rsid w:val="006668A8"/>
    <w:rsid w:val="00666A4F"/>
    <w:rsid w:val="00667477"/>
    <w:rsid w:val="006703D9"/>
    <w:rsid w:val="00672DFC"/>
    <w:rsid w:val="00672F5B"/>
    <w:rsid w:val="00673DEE"/>
    <w:rsid w:val="00674E69"/>
    <w:rsid w:val="0067738E"/>
    <w:rsid w:val="00677F23"/>
    <w:rsid w:val="0068055B"/>
    <w:rsid w:val="00680936"/>
    <w:rsid w:val="00680D8C"/>
    <w:rsid w:val="00680D99"/>
    <w:rsid w:val="006821B2"/>
    <w:rsid w:val="00682725"/>
    <w:rsid w:val="00682A1B"/>
    <w:rsid w:val="00682D73"/>
    <w:rsid w:val="00682ED3"/>
    <w:rsid w:val="00683126"/>
    <w:rsid w:val="00683993"/>
    <w:rsid w:val="006846E8"/>
    <w:rsid w:val="00684E79"/>
    <w:rsid w:val="00685EBD"/>
    <w:rsid w:val="006861C3"/>
    <w:rsid w:val="00686AF3"/>
    <w:rsid w:val="00690F1F"/>
    <w:rsid w:val="006915BD"/>
    <w:rsid w:val="006915F2"/>
    <w:rsid w:val="00692582"/>
    <w:rsid w:val="00692592"/>
    <w:rsid w:val="00692A2F"/>
    <w:rsid w:val="0069322C"/>
    <w:rsid w:val="00693652"/>
    <w:rsid w:val="006939E7"/>
    <w:rsid w:val="00693D3E"/>
    <w:rsid w:val="006942F7"/>
    <w:rsid w:val="006956FB"/>
    <w:rsid w:val="00697D85"/>
    <w:rsid w:val="006A1A71"/>
    <w:rsid w:val="006A1D3D"/>
    <w:rsid w:val="006A2150"/>
    <w:rsid w:val="006A2216"/>
    <w:rsid w:val="006A241D"/>
    <w:rsid w:val="006A3288"/>
    <w:rsid w:val="006A43E6"/>
    <w:rsid w:val="006A47EB"/>
    <w:rsid w:val="006A4AEE"/>
    <w:rsid w:val="006A5E74"/>
    <w:rsid w:val="006A6184"/>
    <w:rsid w:val="006A70BE"/>
    <w:rsid w:val="006A7290"/>
    <w:rsid w:val="006A7934"/>
    <w:rsid w:val="006A7BC8"/>
    <w:rsid w:val="006B0001"/>
    <w:rsid w:val="006B054B"/>
    <w:rsid w:val="006B059F"/>
    <w:rsid w:val="006B0E3A"/>
    <w:rsid w:val="006B2048"/>
    <w:rsid w:val="006B215A"/>
    <w:rsid w:val="006B2AD6"/>
    <w:rsid w:val="006B342E"/>
    <w:rsid w:val="006B3812"/>
    <w:rsid w:val="006B3B80"/>
    <w:rsid w:val="006B6EF0"/>
    <w:rsid w:val="006B6F32"/>
    <w:rsid w:val="006B7130"/>
    <w:rsid w:val="006B73CC"/>
    <w:rsid w:val="006B7695"/>
    <w:rsid w:val="006B76B9"/>
    <w:rsid w:val="006C0176"/>
    <w:rsid w:val="006C2994"/>
    <w:rsid w:val="006C35EC"/>
    <w:rsid w:val="006C4150"/>
    <w:rsid w:val="006C4382"/>
    <w:rsid w:val="006C4891"/>
    <w:rsid w:val="006C5683"/>
    <w:rsid w:val="006C5E33"/>
    <w:rsid w:val="006C5E48"/>
    <w:rsid w:val="006C6434"/>
    <w:rsid w:val="006C6CD8"/>
    <w:rsid w:val="006C70BB"/>
    <w:rsid w:val="006C7EB1"/>
    <w:rsid w:val="006D013F"/>
    <w:rsid w:val="006D017F"/>
    <w:rsid w:val="006D08BD"/>
    <w:rsid w:val="006D0F8E"/>
    <w:rsid w:val="006D1416"/>
    <w:rsid w:val="006D1C0D"/>
    <w:rsid w:val="006D1D3F"/>
    <w:rsid w:val="006D253B"/>
    <w:rsid w:val="006D325A"/>
    <w:rsid w:val="006D386A"/>
    <w:rsid w:val="006D4242"/>
    <w:rsid w:val="006D45F0"/>
    <w:rsid w:val="006D4C8F"/>
    <w:rsid w:val="006D52A0"/>
    <w:rsid w:val="006D57CB"/>
    <w:rsid w:val="006D5819"/>
    <w:rsid w:val="006D5E6F"/>
    <w:rsid w:val="006D693F"/>
    <w:rsid w:val="006D6CDD"/>
    <w:rsid w:val="006D7604"/>
    <w:rsid w:val="006D765E"/>
    <w:rsid w:val="006D76CB"/>
    <w:rsid w:val="006E0455"/>
    <w:rsid w:val="006E4238"/>
    <w:rsid w:val="006E4551"/>
    <w:rsid w:val="006E5F01"/>
    <w:rsid w:val="006E7033"/>
    <w:rsid w:val="006E7404"/>
    <w:rsid w:val="006E7B97"/>
    <w:rsid w:val="006F05B9"/>
    <w:rsid w:val="006F1972"/>
    <w:rsid w:val="006F1EA3"/>
    <w:rsid w:val="006F2627"/>
    <w:rsid w:val="006F2A57"/>
    <w:rsid w:val="006F3187"/>
    <w:rsid w:val="006F34B9"/>
    <w:rsid w:val="006F3568"/>
    <w:rsid w:val="006F40AD"/>
    <w:rsid w:val="006F53EB"/>
    <w:rsid w:val="006F6360"/>
    <w:rsid w:val="006F6436"/>
    <w:rsid w:val="006F65C5"/>
    <w:rsid w:val="006F687A"/>
    <w:rsid w:val="006F68EF"/>
    <w:rsid w:val="006F6D4C"/>
    <w:rsid w:val="006F6E67"/>
    <w:rsid w:val="006F7157"/>
    <w:rsid w:val="006F78E0"/>
    <w:rsid w:val="007023EA"/>
    <w:rsid w:val="00702B1B"/>
    <w:rsid w:val="007032B3"/>
    <w:rsid w:val="00704164"/>
    <w:rsid w:val="007063BD"/>
    <w:rsid w:val="00706A58"/>
    <w:rsid w:val="00707517"/>
    <w:rsid w:val="007078ED"/>
    <w:rsid w:val="00710187"/>
    <w:rsid w:val="007101D7"/>
    <w:rsid w:val="007110E1"/>
    <w:rsid w:val="00711B18"/>
    <w:rsid w:val="007126D1"/>
    <w:rsid w:val="00714394"/>
    <w:rsid w:val="00714C87"/>
    <w:rsid w:val="00714ED6"/>
    <w:rsid w:val="00715E8D"/>
    <w:rsid w:val="00721C26"/>
    <w:rsid w:val="00721F7E"/>
    <w:rsid w:val="00722E29"/>
    <w:rsid w:val="00723ECB"/>
    <w:rsid w:val="00724606"/>
    <w:rsid w:val="00724A36"/>
    <w:rsid w:val="00724A60"/>
    <w:rsid w:val="00724E85"/>
    <w:rsid w:val="0072525D"/>
    <w:rsid w:val="00726E58"/>
    <w:rsid w:val="00726E8A"/>
    <w:rsid w:val="00727047"/>
    <w:rsid w:val="00727A0E"/>
    <w:rsid w:val="00727C81"/>
    <w:rsid w:val="00730B33"/>
    <w:rsid w:val="00734462"/>
    <w:rsid w:val="00734510"/>
    <w:rsid w:val="00734887"/>
    <w:rsid w:val="007365B6"/>
    <w:rsid w:val="00737394"/>
    <w:rsid w:val="007401E2"/>
    <w:rsid w:val="00740205"/>
    <w:rsid w:val="00740217"/>
    <w:rsid w:val="007411E5"/>
    <w:rsid w:val="00741605"/>
    <w:rsid w:val="00742788"/>
    <w:rsid w:val="007436F2"/>
    <w:rsid w:val="00743B2E"/>
    <w:rsid w:val="0074436D"/>
    <w:rsid w:val="00746951"/>
    <w:rsid w:val="00746F65"/>
    <w:rsid w:val="007472C3"/>
    <w:rsid w:val="0074791E"/>
    <w:rsid w:val="00750948"/>
    <w:rsid w:val="00750A23"/>
    <w:rsid w:val="0075115D"/>
    <w:rsid w:val="00751A33"/>
    <w:rsid w:val="00753890"/>
    <w:rsid w:val="0075466D"/>
    <w:rsid w:val="007555DF"/>
    <w:rsid w:val="007569DC"/>
    <w:rsid w:val="0075711E"/>
    <w:rsid w:val="00757549"/>
    <w:rsid w:val="007579F2"/>
    <w:rsid w:val="00761434"/>
    <w:rsid w:val="00761FD5"/>
    <w:rsid w:val="00762BB6"/>
    <w:rsid w:val="0076341D"/>
    <w:rsid w:val="0076446D"/>
    <w:rsid w:val="007647EF"/>
    <w:rsid w:val="00765DD8"/>
    <w:rsid w:val="00766230"/>
    <w:rsid w:val="00766B33"/>
    <w:rsid w:val="00766D36"/>
    <w:rsid w:val="00767607"/>
    <w:rsid w:val="00767ACD"/>
    <w:rsid w:val="007705B5"/>
    <w:rsid w:val="0077270D"/>
    <w:rsid w:val="00773874"/>
    <w:rsid w:val="0077393B"/>
    <w:rsid w:val="00775D3B"/>
    <w:rsid w:val="0077615A"/>
    <w:rsid w:val="007806A0"/>
    <w:rsid w:val="00782346"/>
    <w:rsid w:val="007838CD"/>
    <w:rsid w:val="007839A9"/>
    <w:rsid w:val="007840F3"/>
    <w:rsid w:val="007849BE"/>
    <w:rsid w:val="00785491"/>
    <w:rsid w:val="007858C0"/>
    <w:rsid w:val="0078679A"/>
    <w:rsid w:val="00786BDC"/>
    <w:rsid w:val="007871FE"/>
    <w:rsid w:val="00787C89"/>
    <w:rsid w:val="007908ED"/>
    <w:rsid w:val="00790F74"/>
    <w:rsid w:val="00792014"/>
    <w:rsid w:val="007921CD"/>
    <w:rsid w:val="00792288"/>
    <w:rsid w:val="00792447"/>
    <w:rsid w:val="007928C6"/>
    <w:rsid w:val="00792E73"/>
    <w:rsid w:val="0079694C"/>
    <w:rsid w:val="007A0187"/>
    <w:rsid w:val="007A19AC"/>
    <w:rsid w:val="007A268F"/>
    <w:rsid w:val="007A29EC"/>
    <w:rsid w:val="007A31E2"/>
    <w:rsid w:val="007A4A53"/>
    <w:rsid w:val="007A4C93"/>
    <w:rsid w:val="007A4E17"/>
    <w:rsid w:val="007A7F6D"/>
    <w:rsid w:val="007B0FBD"/>
    <w:rsid w:val="007B10EC"/>
    <w:rsid w:val="007B1BAF"/>
    <w:rsid w:val="007B20C3"/>
    <w:rsid w:val="007B2FE8"/>
    <w:rsid w:val="007B35F7"/>
    <w:rsid w:val="007B3D39"/>
    <w:rsid w:val="007B4DD5"/>
    <w:rsid w:val="007B4F72"/>
    <w:rsid w:val="007B5148"/>
    <w:rsid w:val="007B5A16"/>
    <w:rsid w:val="007B71AA"/>
    <w:rsid w:val="007B7F09"/>
    <w:rsid w:val="007C03FE"/>
    <w:rsid w:val="007C0E04"/>
    <w:rsid w:val="007C17D3"/>
    <w:rsid w:val="007C1FA2"/>
    <w:rsid w:val="007C2827"/>
    <w:rsid w:val="007C3A26"/>
    <w:rsid w:val="007C4032"/>
    <w:rsid w:val="007C4CE1"/>
    <w:rsid w:val="007C537A"/>
    <w:rsid w:val="007C57D1"/>
    <w:rsid w:val="007C6B3E"/>
    <w:rsid w:val="007C7130"/>
    <w:rsid w:val="007C74E5"/>
    <w:rsid w:val="007C7F57"/>
    <w:rsid w:val="007D0348"/>
    <w:rsid w:val="007D0E43"/>
    <w:rsid w:val="007D13E7"/>
    <w:rsid w:val="007D1A3E"/>
    <w:rsid w:val="007D1E37"/>
    <w:rsid w:val="007D2335"/>
    <w:rsid w:val="007D358B"/>
    <w:rsid w:val="007D370E"/>
    <w:rsid w:val="007D4624"/>
    <w:rsid w:val="007D4A8F"/>
    <w:rsid w:val="007D563E"/>
    <w:rsid w:val="007D5A49"/>
    <w:rsid w:val="007D5FC1"/>
    <w:rsid w:val="007D6EB6"/>
    <w:rsid w:val="007D715A"/>
    <w:rsid w:val="007D76EE"/>
    <w:rsid w:val="007E002B"/>
    <w:rsid w:val="007E08DB"/>
    <w:rsid w:val="007E0B17"/>
    <w:rsid w:val="007E0D90"/>
    <w:rsid w:val="007E0E9E"/>
    <w:rsid w:val="007E12DC"/>
    <w:rsid w:val="007E1760"/>
    <w:rsid w:val="007E21FB"/>
    <w:rsid w:val="007E3B9D"/>
    <w:rsid w:val="007E420B"/>
    <w:rsid w:val="007E4932"/>
    <w:rsid w:val="007E4CAD"/>
    <w:rsid w:val="007E502C"/>
    <w:rsid w:val="007E516A"/>
    <w:rsid w:val="007E5BD7"/>
    <w:rsid w:val="007E6761"/>
    <w:rsid w:val="007E75F0"/>
    <w:rsid w:val="007E7968"/>
    <w:rsid w:val="007E79C4"/>
    <w:rsid w:val="007F013A"/>
    <w:rsid w:val="007F0730"/>
    <w:rsid w:val="007F1D54"/>
    <w:rsid w:val="007F2D90"/>
    <w:rsid w:val="007F3F6F"/>
    <w:rsid w:val="007F48A9"/>
    <w:rsid w:val="007F4E28"/>
    <w:rsid w:val="007F4F82"/>
    <w:rsid w:val="007F6758"/>
    <w:rsid w:val="007F6D96"/>
    <w:rsid w:val="00800D05"/>
    <w:rsid w:val="00801D7A"/>
    <w:rsid w:val="008020F2"/>
    <w:rsid w:val="00803F74"/>
    <w:rsid w:val="00804653"/>
    <w:rsid w:val="00804C48"/>
    <w:rsid w:val="0080505A"/>
    <w:rsid w:val="008060B3"/>
    <w:rsid w:val="00806639"/>
    <w:rsid w:val="008069FD"/>
    <w:rsid w:val="00806A84"/>
    <w:rsid w:val="008073A4"/>
    <w:rsid w:val="00807C6C"/>
    <w:rsid w:val="008115ED"/>
    <w:rsid w:val="0081254B"/>
    <w:rsid w:val="0081288C"/>
    <w:rsid w:val="0081340B"/>
    <w:rsid w:val="00815822"/>
    <w:rsid w:val="00815B93"/>
    <w:rsid w:val="00816585"/>
    <w:rsid w:val="0081760E"/>
    <w:rsid w:val="008179E8"/>
    <w:rsid w:val="00817BB4"/>
    <w:rsid w:val="00817E4F"/>
    <w:rsid w:val="00820F5B"/>
    <w:rsid w:val="00821021"/>
    <w:rsid w:val="008214BB"/>
    <w:rsid w:val="00821B58"/>
    <w:rsid w:val="00822D4E"/>
    <w:rsid w:val="00822FBA"/>
    <w:rsid w:val="0082398C"/>
    <w:rsid w:val="00824FF1"/>
    <w:rsid w:val="00825196"/>
    <w:rsid w:val="00826F4C"/>
    <w:rsid w:val="008303A6"/>
    <w:rsid w:val="008310B4"/>
    <w:rsid w:val="00831573"/>
    <w:rsid w:val="00831C7F"/>
    <w:rsid w:val="00833C51"/>
    <w:rsid w:val="00834577"/>
    <w:rsid w:val="008349A6"/>
    <w:rsid w:val="00835271"/>
    <w:rsid w:val="00835679"/>
    <w:rsid w:val="008377DA"/>
    <w:rsid w:val="00841F21"/>
    <w:rsid w:val="00842991"/>
    <w:rsid w:val="008429B0"/>
    <w:rsid w:val="00843900"/>
    <w:rsid w:val="00844C5B"/>
    <w:rsid w:val="00845A15"/>
    <w:rsid w:val="0084632F"/>
    <w:rsid w:val="008474A9"/>
    <w:rsid w:val="00851180"/>
    <w:rsid w:val="00852528"/>
    <w:rsid w:val="0085434F"/>
    <w:rsid w:val="008543F7"/>
    <w:rsid w:val="008545DC"/>
    <w:rsid w:val="00854A7E"/>
    <w:rsid w:val="00855B06"/>
    <w:rsid w:val="00856B95"/>
    <w:rsid w:val="00856D1A"/>
    <w:rsid w:val="00857D29"/>
    <w:rsid w:val="00861313"/>
    <w:rsid w:val="0086161C"/>
    <w:rsid w:val="008617AF"/>
    <w:rsid w:val="00861DB0"/>
    <w:rsid w:val="00861E83"/>
    <w:rsid w:val="0086225C"/>
    <w:rsid w:val="008629A8"/>
    <w:rsid w:val="00863225"/>
    <w:rsid w:val="00863ADA"/>
    <w:rsid w:val="00865BAA"/>
    <w:rsid w:val="00865C83"/>
    <w:rsid w:val="008677CB"/>
    <w:rsid w:val="0087026D"/>
    <w:rsid w:val="0087056E"/>
    <w:rsid w:val="00870CB6"/>
    <w:rsid w:val="00873177"/>
    <w:rsid w:val="008737AE"/>
    <w:rsid w:val="00873FEA"/>
    <w:rsid w:val="0087419B"/>
    <w:rsid w:val="008744CC"/>
    <w:rsid w:val="00874592"/>
    <w:rsid w:val="008751C1"/>
    <w:rsid w:val="00876C1B"/>
    <w:rsid w:val="00876E70"/>
    <w:rsid w:val="008804E1"/>
    <w:rsid w:val="008815B6"/>
    <w:rsid w:val="008818F6"/>
    <w:rsid w:val="00881D45"/>
    <w:rsid w:val="0088398E"/>
    <w:rsid w:val="00885182"/>
    <w:rsid w:val="008858B7"/>
    <w:rsid w:val="0088647E"/>
    <w:rsid w:val="00886D52"/>
    <w:rsid w:val="00887215"/>
    <w:rsid w:val="00887E02"/>
    <w:rsid w:val="00890382"/>
    <w:rsid w:val="0089046A"/>
    <w:rsid w:val="00891106"/>
    <w:rsid w:val="00892833"/>
    <w:rsid w:val="00892DCB"/>
    <w:rsid w:val="00893479"/>
    <w:rsid w:val="0089375D"/>
    <w:rsid w:val="008943CB"/>
    <w:rsid w:val="008946B9"/>
    <w:rsid w:val="008A0882"/>
    <w:rsid w:val="008A10C1"/>
    <w:rsid w:val="008A181A"/>
    <w:rsid w:val="008A183F"/>
    <w:rsid w:val="008A1C47"/>
    <w:rsid w:val="008A2289"/>
    <w:rsid w:val="008A34BA"/>
    <w:rsid w:val="008A3766"/>
    <w:rsid w:val="008A4F66"/>
    <w:rsid w:val="008A5290"/>
    <w:rsid w:val="008A593A"/>
    <w:rsid w:val="008A6A60"/>
    <w:rsid w:val="008A6C5A"/>
    <w:rsid w:val="008A6CCA"/>
    <w:rsid w:val="008B1B8C"/>
    <w:rsid w:val="008B2C59"/>
    <w:rsid w:val="008B2DF3"/>
    <w:rsid w:val="008B376A"/>
    <w:rsid w:val="008B444E"/>
    <w:rsid w:val="008B55D8"/>
    <w:rsid w:val="008B569F"/>
    <w:rsid w:val="008B7220"/>
    <w:rsid w:val="008C0669"/>
    <w:rsid w:val="008C0814"/>
    <w:rsid w:val="008C08A5"/>
    <w:rsid w:val="008C1DD7"/>
    <w:rsid w:val="008C26FA"/>
    <w:rsid w:val="008C2BC1"/>
    <w:rsid w:val="008C3F4B"/>
    <w:rsid w:val="008C4566"/>
    <w:rsid w:val="008C46B6"/>
    <w:rsid w:val="008C4935"/>
    <w:rsid w:val="008C522A"/>
    <w:rsid w:val="008C5E71"/>
    <w:rsid w:val="008C64E3"/>
    <w:rsid w:val="008C6A8B"/>
    <w:rsid w:val="008C77F7"/>
    <w:rsid w:val="008D00EA"/>
    <w:rsid w:val="008D0D1E"/>
    <w:rsid w:val="008D1175"/>
    <w:rsid w:val="008D1627"/>
    <w:rsid w:val="008D1DA0"/>
    <w:rsid w:val="008D2828"/>
    <w:rsid w:val="008D284E"/>
    <w:rsid w:val="008D4ED3"/>
    <w:rsid w:val="008D54BF"/>
    <w:rsid w:val="008D5DC6"/>
    <w:rsid w:val="008D6A11"/>
    <w:rsid w:val="008D7F62"/>
    <w:rsid w:val="008E0D4B"/>
    <w:rsid w:val="008E1C27"/>
    <w:rsid w:val="008E1E54"/>
    <w:rsid w:val="008E2057"/>
    <w:rsid w:val="008E31EC"/>
    <w:rsid w:val="008E3C88"/>
    <w:rsid w:val="008E488D"/>
    <w:rsid w:val="008E4E17"/>
    <w:rsid w:val="008E5337"/>
    <w:rsid w:val="008E610D"/>
    <w:rsid w:val="008E69A2"/>
    <w:rsid w:val="008E78F2"/>
    <w:rsid w:val="008E7B12"/>
    <w:rsid w:val="008F022C"/>
    <w:rsid w:val="008F152D"/>
    <w:rsid w:val="008F2A60"/>
    <w:rsid w:val="008F310D"/>
    <w:rsid w:val="008F3888"/>
    <w:rsid w:val="008F3B22"/>
    <w:rsid w:val="008F43C7"/>
    <w:rsid w:val="008F4823"/>
    <w:rsid w:val="008F606D"/>
    <w:rsid w:val="008F7150"/>
    <w:rsid w:val="008F71CC"/>
    <w:rsid w:val="008F721C"/>
    <w:rsid w:val="009002F2"/>
    <w:rsid w:val="00900662"/>
    <w:rsid w:val="00901953"/>
    <w:rsid w:val="00902166"/>
    <w:rsid w:val="00902AB3"/>
    <w:rsid w:val="00903C31"/>
    <w:rsid w:val="009040A1"/>
    <w:rsid w:val="0090473B"/>
    <w:rsid w:val="0090487F"/>
    <w:rsid w:val="00904A00"/>
    <w:rsid w:val="00904EAB"/>
    <w:rsid w:val="00904EAC"/>
    <w:rsid w:val="00905282"/>
    <w:rsid w:val="00905908"/>
    <w:rsid w:val="00906AD1"/>
    <w:rsid w:val="009075A4"/>
    <w:rsid w:val="009101AF"/>
    <w:rsid w:val="00911808"/>
    <w:rsid w:val="009145FB"/>
    <w:rsid w:val="0091555E"/>
    <w:rsid w:val="00915786"/>
    <w:rsid w:val="0091701B"/>
    <w:rsid w:val="0091746C"/>
    <w:rsid w:val="00917816"/>
    <w:rsid w:val="00917D06"/>
    <w:rsid w:val="009207DB"/>
    <w:rsid w:val="00921202"/>
    <w:rsid w:val="00922024"/>
    <w:rsid w:val="009222A3"/>
    <w:rsid w:val="009224EE"/>
    <w:rsid w:val="00922D24"/>
    <w:rsid w:val="00924853"/>
    <w:rsid w:val="009252E0"/>
    <w:rsid w:val="00925501"/>
    <w:rsid w:val="00926982"/>
    <w:rsid w:val="00926D4C"/>
    <w:rsid w:val="009270C4"/>
    <w:rsid w:val="0093083B"/>
    <w:rsid w:val="0093092B"/>
    <w:rsid w:val="009319D7"/>
    <w:rsid w:val="009325F7"/>
    <w:rsid w:val="00932BCF"/>
    <w:rsid w:val="00932E7E"/>
    <w:rsid w:val="00933396"/>
    <w:rsid w:val="00934D73"/>
    <w:rsid w:val="00935042"/>
    <w:rsid w:val="009354F5"/>
    <w:rsid w:val="0093740F"/>
    <w:rsid w:val="00937B4A"/>
    <w:rsid w:val="00937BE9"/>
    <w:rsid w:val="00937C1D"/>
    <w:rsid w:val="00940804"/>
    <w:rsid w:val="00940E9B"/>
    <w:rsid w:val="00940FC3"/>
    <w:rsid w:val="009410B3"/>
    <w:rsid w:val="0094131D"/>
    <w:rsid w:val="0094166C"/>
    <w:rsid w:val="00942120"/>
    <w:rsid w:val="00942292"/>
    <w:rsid w:val="0094245E"/>
    <w:rsid w:val="009425F7"/>
    <w:rsid w:val="00943BC0"/>
    <w:rsid w:val="00944BF0"/>
    <w:rsid w:val="00945EC2"/>
    <w:rsid w:val="00946136"/>
    <w:rsid w:val="00946CD9"/>
    <w:rsid w:val="00946E7C"/>
    <w:rsid w:val="00947046"/>
    <w:rsid w:val="00950297"/>
    <w:rsid w:val="009505F4"/>
    <w:rsid w:val="00951216"/>
    <w:rsid w:val="00951614"/>
    <w:rsid w:val="0095279B"/>
    <w:rsid w:val="009533C3"/>
    <w:rsid w:val="009535D3"/>
    <w:rsid w:val="00953807"/>
    <w:rsid w:val="00954282"/>
    <w:rsid w:val="00954427"/>
    <w:rsid w:val="0095611C"/>
    <w:rsid w:val="009564ED"/>
    <w:rsid w:val="00956CA2"/>
    <w:rsid w:val="0096079B"/>
    <w:rsid w:val="0096218D"/>
    <w:rsid w:val="00964509"/>
    <w:rsid w:val="0096501B"/>
    <w:rsid w:val="0096625E"/>
    <w:rsid w:val="0096662B"/>
    <w:rsid w:val="009666AF"/>
    <w:rsid w:val="00967180"/>
    <w:rsid w:val="0096797D"/>
    <w:rsid w:val="00970704"/>
    <w:rsid w:val="00970B65"/>
    <w:rsid w:val="00970D66"/>
    <w:rsid w:val="00971127"/>
    <w:rsid w:val="0097119E"/>
    <w:rsid w:val="009718E9"/>
    <w:rsid w:val="009734B8"/>
    <w:rsid w:val="00973514"/>
    <w:rsid w:val="009739F9"/>
    <w:rsid w:val="009741E7"/>
    <w:rsid w:val="00975C75"/>
    <w:rsid w:val="00977506"/>
    <w:rsid w:val="00977DFD"/>
    <w:rsid w:val="00981694"/>
    <w:rsid w:val="0098177A"/>
    <w:rsid w:val="00983583"/>
    <w:rsid w:val="00983EFD"/>
    <w:rsid w:val="009855B0"/>
    <w:rsid w:val="009859A8"/>
    <w:rsid w:val="00985F2F"/>
    <w:rsid w:val="00986257"/>
    <w:rsid w:val="00986564"/>
    <w:rsid w:val="0098658A"/>
    <w:rsid w:val="00986861"/>
    <w:rsid w:val="00987CBC"/>
    <w:rsid w:val="00991EB0"/>
    <w:rsid w:val="0099212B"/>
    <w:rsid w:val="0099245F"/>
    <w:rsid w:val="00993891"/>
    <w:rsid w:val="00995768"/>
    <w:rsid w:val="00995F21"/>
    <w:rsid w:val="00996203"/>
    <w:rsid w:val="00996326"/>
    <w:rsid w:val="009964FB"/>
    <w:rsid w:val="00996F95"/>
    <w:rsid w:val="00997B35"/>
    <w:rsid w:val="00997EA5"/>
    <w:rsid w:val="009A07D5"/>
    <w:rsid w:val="009A1FE7"/>
    <w:rsid w:val="009A2967"/>
    <w:rsid w:val="009A3274"/>
    <w:rsid w:val="009A36B7"/>
    <w:rsid w:val="009A3720"/>
    <w:rsid w:val="009A392B"/>
    <w:rsid w:val="009A3D58"/>
    <w:rsid w:val="009A42CF"/>
    <w:rsid w:val="009A44E8"/>
    <w:rsid w:val="009A581E"/>
    <w:rsid w:val="009A698D"/>
    <w:rsid w:val="009A6AB4"/>
    <w:rsid w:val="009B1DA5"/>
    <w:rsid w:val="009B1E1D"/>
    <w:rsid w:val="009B28FD"/>
    <w:rsid w:val="009B2AD6"/>
    <w:rsid w:val="009B3172"/>
    <w:rsid w:val="009B461D"/>
    <w:rsid w:val="009B4F1F"/>
    <w:rsid w:val="009B5594"/>
    <w:rsid w:val="009B59ED"/>
    <w:rsid w:val="009B6405"/>
    <w:rsid w:val="009B6D8D"/>
    <w:rsid w:val="009B729E"/>
    <w:rsid w:val="009B7498"/>
    <w:rsid w:val="009C007F"/>
    <w:rsid w:val="009C217C"/>
    <w:rsid w:val="009C264B"/>
    <w:rsid w:val="009C34F1"/>
    <w:rsid w:val="009C3B80"/>
    <w:rsid w:val="009C3D84"/>
    <w:rsid w:val="009C3F5A"/>
    <w:rsid w:val="009C48C6"/>
    <w:rsid w:val="009C5D76"/>
    <w:rsid w:val="009C5DFB"/>
    <w:rsid w:val="009C5FDE"/>
    <w:rsid w:val="009C623B"/>
    <w:rsid w:val="009C69E7"/>
    <w:rsid w:val="009C78D7"/>
    <w:rsid w:val="009C7B1D"/>
    <w:rsid w:val="009C7F10"/>
    <w:rsid w:val="009C7FF8"/>
    <w:rsid w:val="009D03F1"/>
    <w:rsid w:val="009D0921"/>
    <w:rsid w:val="009D101B"/>
    <w:rsid w:val="009D118E"/>
    <w:rsid w:val="009D1CF4"/>
    <w:rsid w:val="009D271A"/>
    <w:rsid w:val="009D380F"/>
    <w:rsid w:val="009D57A7"/>
    <w:rsid w:val="009D65EE"/>
    <w:rsid w:val="009D6865"/>
    <w:rsid w:val="009D6903"/>
    <w:rsid w:val="009E02F1"/>
    <w:rsid w:val="009E0525"/>
    <w:rsid w:val="009E199C"/>
    <w:rsid w:val="009E1F76"/>
    <w:rsid w:val="009E20A6"/>
    <w:rsid w:val="009E233F"/>
    <w:rsid w:val="009E323A"/>
    <w:rsid w:val="009E328B"/>
    <w:rsid w:val="009E68C1"/>
    <w:rsid w:val="009E6DD0"/>
    <w:rsid w:val="009E6DEE"/>
    <w:rsid w:val="009E700C"/>
    <w:rsid w:val="009F082A"/>
    <w:rsid w:val="009F0BD9"/>
    <w:rsid w:val="009F12B4"/>
    <w:rsid w:val="009F33FA"/>
    <w:rsid w:val="009F347C"/>
    <w:rsid w:val="009F3F14"/>
    <w:rsid w:val="009F4EC5"/>
    <w:rsid w:val="009F54D7"/>
    <w:rsid w:val="009F5B9D"/>
    <w:rsid w:val="009F6619"/>
    <w:rsid w:val="009F68FF"/>
    <w:rsid w:val="00A00E77"/>
    <w:rsid w:val="00A01A4C"/>
    <w:rsid w:val="00A01C1F"/>
    <w:rsid w:val="00A01C98"/>
    <w:rsid w:val="00A020F7"/>
    <w:rsid w:val="00A025E5"/>
    <w:rsid w:val="00A04B2F"/>
    <w:rsid w:val="00A054CB"/>
    <w:rsid w:val="00A05E8F"/>
    <w:rsid w:val="00A06A54"/>
    <w:rsid w:val="00A10423"/>
    <w:rsid w:val="00A10A6F"/>
    <w:rsid w:val="00A115B1"/>
    <w:rsid w:val="00A118B4"/>
    <w:rsid w:val="00A129C6"/>
    <w:rsid w:val="00A14BDD"/>
    <w:rsid w:val="00A15A52"/>
    <w:rsid w:val="00A169FE"/>
    <w:rsid w:val="00A1706F"/>
    <w:rsid w:val="00A1721D"/>
    <w:rsid w:val="00A20630"/>
    <w:rsid w:val="00A20956"/>
    <w:rsid w:val="00A210DB"/>
    <w:rsid w:val="00A21667"/>
    <w:rsid w:val="00A220FB"/>
    <w:rsid w:val="00A223A5"/>
    <w:rsid w:val="00A22946"/>
    <w:rsid w:val="00A23770"/>
    <w:rsid w:val="00A241FD"/>
    <w:rsid w:val="00A24BC5"/>
    <w:rsid w:val="00A2504C"/>
    <w:rsid w:val="00A26CA4"/>
    <w:rsid w:val="00A26D2E"/>
    <w:rsid w:val="00A26E5D"/>
    <w:rsid w:val="00A276A6"/>
    <w:rsid w:val="00A276FF"/>
    <w:rsid w:val="00A27A41"/>
    <w:rsid w:val="00A30C82"/>
    <w:rsid w:val="00A31A01"/>
    <w:rsid w:val="00A32211"/>
    <w:rsid w:val="00A33842"/>
    <w:rsid w:val="00A33A1E"/>
    <w:rsid w:val="00A33FDC"/>
    <w:rsid w:val="00A34114"/>
    <w:rsid w:val="00A34C81"/>
    <w:rsid w:val="00A34E19"/>
    <w:rsid w:val="00A35C90"/>
    <w:rsid w:val="00A362F9"/>
    <w:rsid w:val="00A36BE7"/>
    <w:rsid w:val="00A36F35"/>
    <w:rsid w:val="00A373CC"/>
    <w:rsid w:val="00A3760C"/>
    <w:rsid w:val="00A37704"/>
    <w:rsid w:val="00A378A0"/>
    <w:rsid w:val="00A37E59"/>
    <w:rsid w:val="00A40108"/>
    <w:rsid w:val="00A404AF"/>
    <w:rsid w:val="00A40D0C"/>
    <w:rsid w:val="00A41302"/>
    <w:rsid w:val="00A41C59"/>
    <w:rsid w:val="00A4350C"/>
    <w:rsid w:val="00A43644"/>
    <w:rsid w:val="00A4383B"/>
    <w:rsid w:val="00A44BB6"/>
    <w:rsid w:val="00A45734"/>
    <w:rsid w:val="00A45B90"/>
    <w:rsid w:val="00A462F7"/>
    <w:rsid w:val="00A46659"/>
    <w:rsid w:val="00A46F1A"/>
    <w:rsid w:val="00A47029"/>
    <w:rsid w:val="00A477C3"/>
    <w:rsid w:val="00A50299"/>
    <w:rsid w:val="00A5067A"/>
    <w:rsid w:val="00A50D10"/>
    <w:rsid w:val="00A533D5"/>
    <w:rsid w:val="00A5510E"/>
    <w:rsid w:val="00A559F4"/>
    <w:rsid w:val="00A56173"/>
    <w:rsid w:val="00A56547"/>
    <w:rsid w:val="00A57079"/>
    <w:rsid w:val="00A570E0"/>
    <w:rsid w:val="00A606A0"/>
    <w:rsid w:val="00A60943"/>
    <w:rsid w:val="00A60A2E"/>
    <w:rsid w:val="00A60A60"/>
    <w:rsid w:val="00A61263"/>
    <w:rsid w:val="00A614AD"/>
    <w:rsid w:val="00A61608"/>
    <w:rsid w:val="00A616BD"/>
    <w:rsid w:val="00A61886"/>
    <w:rsid w:val="00A61E92"/>
    <w:rsid w:val="00A63D89"/>
    <w:rsid w:val="00A63EF3"/>
    <w:rsid w:val="00A650F1"/>
    <w:rsid w:val="00A6526E"/>
    <w:rsid w:val="00A65DA4"/>
    <w:rsid w:val="00A66E04"/>
    <w:rsid w:val="00A67194"/>
    <w:rsid w:val="00A671B3"/>
    <w:rsid w:val="00A67864"/>
    <w:rsid w:val="00A70242"/>
    <w:rsid w:val="00A7040E"/>
    <w:rsid w:val="00A7286F"/>
    <w:rsid w:val="00A734F2"/>
    <w:rsid w:val="00A73517"/>
    <w:rsid w:val="00A73DEE"/>
    <w:rsid w:val="00A74678"/>
    <w:rsid w:val="00A75AEA"/>
    <w:rsid w:val="00A76063"/>
    <w:rsid w:val="00A767EB"/>
    <w:rsid w:val="00A771BF"/>
    <w:rsid w:val="00A77299"/>
    <w:rsid w:val="00A803C1"/>
    <w:rsid w:val="00A815B6"/>
    <w:rsid w:val="00A81953"/>
    <w:rsid w:val="00A823D7"/>
    <w:rsid w:val="00A827C9"/>
    <w:rsid w:val="00A8350D"/>
    <w:rsid w:val="00A85B31"/>
    <w:rsid w:val="00A861F3"/>
    <w:rsid w:val="00A86C48"/>
    <w:rsid w:val="00A90DB1"/>
    <w:rsid w:val="00A9147B"/>
    <w:rsid w:val="00A91BA8"/>
    <w:rsid w:val="00A91EF1"/>
    <w:rsid w:val="00A91EF2"/>
    <w:rsid w:val="00A9325C"/>
    <w:rsid w:val="00A93680"/>
    <w:rsid w:val="00A9430B"/>
    <w:rsid w:val="00A94483"/>
    <w:rsid w:val="00A94750"/>
    <w:rsid w:val="00A959CA"/>
    <w:rsid w:val="00A96FC6"/>
    <w:rsid w:val="00A97A16"/>
    <w:rsid w:val="00A97B61"/>
    <w:rsid w:val="00A97C2E"/>
    <w:rsid w:val="00A97CE3"/>
    <w:rsid w:val="00A97E0C"/>
    <w:rsid w:val="00AA01DA"/>
    <w:rsid w:val="00AA1178"/>
    <w:rsid w:val="00AA11BA"/>
    <w:rsid w:val="00AA2D62"/>
    <w:rsid w:val="00AA2E2C"/>
    <w:rsid w:val="00AA2E90"/>
    <w:rsid w:val="00AA3077"/>
    <w:rsid w:val="00AA375B"/>
    <w:rsid w:val="00AA38AF"/>
    <w:rsid w:val="00AA450C"/>
    <w:rsid w:val="00AA4B62"/>
    <w:rsid w:val="00AA5EB3"/>
    <w:rsid w:val="00AA6916"/>
    <w:rsid w:val="00AB040A"/>
    <w:rsid w:val="00AB110E"/>
    <w:rsid w:val="00AB11CF"/>
    <w:rsid w:val="00AB1287"/>
    <w:rsid w:val="00AB1CE8"/>
    <w:rsid w:val="00AB2016"/>
    <w:rsid w:val="00AB2E62"/>
    <w:rsid w:val="00AB2F06"/>
    <w:rsid w:val="00AB4FFF"/>
    <w:rsid w:val="00AB5190"/>
    <w:rsid w:val="00AB5513"/>
    <w:rsid w:val="00AB5A0C"/>
    <w:rsid w:val="00AB6070"/>
    <w:rsid w:val="00AB6DFC"/>
    <w:rsid w:val="00AB7354"/>
    <w:rsid w:val="00AB7C46"/>
    <w:rsid w:val="00AB7DD5"/>
    <w:rsid w:val="00AC05D0"/>
    <w:rsid w:val="00AC3637"/>
    <w:rsid w:val="00AC3D4F"/>
    <w:rsid w:val="00AC3DB7"/>
    <w:rsid w:val="00AC4699"/>
    <w:rsid w:val="00AC5650"/>
    <w:rsid w:val="00AC59DF"/>
    <w:rsid w:val="00AC72C7"/>
    <w:rsid w:val="00AC7899"/>
    <w:rsid w:val="00AD13D6"/>
    <w:rsid w:val="00AD347C"/>
    <w:rsid w:val="00AD4087"/>
    <w:rsid w:val="00AD4E84"/>
    <w:rsid w:val="00AD629C"/>
    <w:rsid w:val="00AD6A21"/>
    <w:rsid w:val="00AD6BE0"/>
    <w:rsid w:val="00AD752F"/>
    <w:rsid w:val="00AE0C8D"/>
    <w:rsid w:val="00AE0E2A"/>
    <w:rsid w:val="00AE1411"/>
    <w:rsid w:val="00AE19B4"/>
    <w:rsid w:val="00AE2330"/>
    <w:rsid w:val="00AE55BC"/>
    <w:rsid w:val="00AE62E7"/>
    <w:rsid w:val="00AE686D"/>
    <w:rsid w:val="00AE6B27"/>
    <w:rsid w:val="00AF0DC0"/>
    <w:rsid w:val="00AF0F96"/>
    <w:rsid w:val="00AF21D7"/>
    <w:rsid w:val="00AF28EB"/>
    <w:rsid w:val="00AF31BA"/>
    <w:rsid w:val="00AF36B6"/>
    <w:rsid w:val="00AF4803"/>
    <w:rsid w:val="00AF4D10"/>
    <w:rsid w:val="00AF58CB"/>
    <w:rsid w:val="00AF726F"/>
    <w:rsid w:val="00B00506"/>
    <w:rsid w:val="00B00ED5"/>
    <w:rsid w:val="00B0128C"/>
    <w:rsid w:val="00B0190C"/>
    <w:rsid w:val="00B01C3F"/>
    <w:rsid w:val="00B02315"/>
    <w:rsid w:val="00B02BF0"/>
    <w:rsid w:val="00B02EA8"/>
    <w:rsid w:val="00B034DD"/>
    <w:rsid w:val="00B03AB4"/>
    <w:rsid w:val="00B05B91"/>
    <w:rsid w:val="00B06ED4"/>
    <w:rsid w:val="00B077CC"/>
    <w:rsid w:val="00B07A28"/>
    <w:rsid w:val="00B102E7"/>
    <w:rsid w:val="00B12A63"/>
    <w:rsid w:val="00B13397"/>
    <w:rsid w:val="00B1400D"/>
    <w:rsid w:val="00B147C9"/>
    <w:rsid w:val="00B15BB2"/>
    <w:rsid w:val="00B16EBE"/>
    <w:rsid w:val="00B20E3B"/>
    <w:rsid w:val="00B21D0E"/>
    <w:rsid w:val="00B22C57"/>
    <w:rsid w:val="00B23C76"/>
    <w:rsid w:val="00B23EEE"/>
    <w:rsid w:val="00B27298"/>
    <w:rsid w:val="00B27384"/>
    <w:rsid w:val="00B276E4"/>
    <w:rsid w:val="00B27A6D"/>
    <w:rsid w:val="00B309F9"/>
    <w:rsid w:val="00B30DAD"/>
    <w:rsid w:val="00B31782"/>
    <w:rsid w:val="00B3402E"/>
    <w:rsid w:val="00B360B7"/>
    <w:rsid w:val="00B36928"/>
    <w:rsid w:val="00B37293"/>
    <w:rsid w:val="00B4076A"/>
    <w:rsid w:val="00B413EB"/>
    <w:rsid w:val="00B428F3"/>
    <w:rsid w:val="00B42C20"/>
    <w:rsid w:val="00B43287"/>
    <w:rsid w:val="00B43864"/>
    <w:rsid w:val="00B43AD9"/>
    <w:rsid w:val="00B443D5"/>
    <w:rsid w:val="00B44482"/>
    <w:rsid w:val="00B450D9"/>
    <w:rsid w:val="00B46FF2"/>
    <w:rsid w:val="00B51B75"/>
    <w:rsid w:val="00B52AD3"/>
    <w:rsid w:val="00B539EB"/>
    <w:rsid w:val="00B54B76"/>
    <w:rsid w:val="00B55ECC"/>
    <w:rsid w:val="00B560E5"/>
    <w:rsid w:val="00B5610F"/>
    <w:rsid w:val="00B576E1"/>
    <w:rsid w:val="00B6088D"/>
    <w:rsid w:val="00B608F1"/>
    <w:rsid w:val="00B60F79"/>
    <w:rsid w:val="00B61158"/>
    <w:rsid w:val="00B6252C"/>
    <w:rsid w:val="00B62CBE"/>
    <w:rsid w:val="00B62EFD"/>
    <w:rsid w:val="00B63999"/>
    <w:rsid w:val="00B63B4A"/>
    <w:rsid w:val="00B63E1F"/>
    <w:rsid w:val="00B641C5"/>
    <w:rsid w:val="00B64F8D"/>
    <w:rsid w:val="00B6533C"/>
    <w:rsid w:val="00B65388"/>
    <w:rsid w:val="00B6731A"/>
    <w:rsid w:val="00B673CA"/>
    <w:rsid w:val="00B70903"/>
    <w:rsid w:val="00B7108D"/>
    <w:rsid w:val="00B7117A"/>
    <w:rsid w:val="00B713F0"/>
    <w:rsid w:val="00B72053"/>
    <w:rsid w:val="00B733A9"/>
    <w:rsid w:val="00B73BEF"/>
    <w:rsid w:val="00B74530"/>
    <w:rsid w:val="00B7458C"/>
    <w:rsid w:val="00B74E4D"/>
    <w:rsid w:val="00B75D3F"/>
    <w:rsid w:val="00B75D4C"/>
    <w:rsid w:val="00B76F2C"/>
    <w:rsid w:val="00B77723"/>
    <w:rsid w:val="00B77863"/>
    <w:rsid w:val="00B801AC"/>
    <w:rsid w:val="00B815D3"/>
    <w:rsid w:val="00B8270D"/>
    <w:rsid w:val="00B827F1"/>
    <w:rsid w:val="00B82B33"/>
    <w:rsid w:val="00B8384C"/>
    <w:rsid w:val="00B843A1"/>
    <w:rsid w:val="00B8441F"/>
    <w:rsid w:val="00B854BE"/>
    <w:rsid w:val="00B85704"/>
    <w:rsid w:val="00B86421"/>
    <w:rsid w:val="00B866BF"/>
    <w:rsid w:val="00B868D6"/>
    <w:rsid w:val="00B86D0A"/>
    <w:rsid w:val="00B8748B"/>
    <w:rsid w:val="00B87B3F"/>
    <w:rsid w:val="00B90972"/>
    <w:rsid w:val="00B91818"/>
    <w:rsid w:val="00B922D6"/>
    <w:rsid w:val="00B92819"/>
    <w:rsid w:val="00B93E18"/>
    <w:rsid w:val="00B93E2C"/>
    <w:rsid w:val="00B94BE5"/>
    <w:rsid w:val="00B95B44"/>
    <w:rsid w:val="00B96069"/>
    <w:rsid w:val="00BA0A76"/>
    <w:rsid w:val="00BA11A9"/>
    <w:rsid w:val="00BA1642"/>
    <w:rsid w:val="00BA30C2"/>
    <w:rsid w:val="00BA31C6"/>
    <w:rsid w:val="00BA4B0A"/>
    <w:rsid w:val="00BA4FE7"/>
    <w:rsid w:val="00BA699B"/>
    <w:rsid w:val="00BA76AB"/>
    <w:rsid w:val="00BB0225"/>
    <w:rsid w:val="00BB0423"/>
    <w:rsid w:val="00BB1D73"/>
    <w:rsid w:val="00BB2CE4"/>
    <w:rsid w:val="00BB2D17"/>
    <w:rsid w:val="00BB2D1B"/>
    <w:rsid w:val="00BB42D2"/>
    <w:rsid w:val="00BB6ECF"/>
    <w:rsid w:val="00BB74B3"/>
    <w:rsid w:val="00BB777A"/>
    <w:rsid w:val="00BC06FE"/>
    <w:rsid w:val="00BC1765"/>
    <w:rsid w:val="00BC1FD6"/>
    <w:rsid w:val="00BC25D7"/>
    <w:rsid w:val="00BC320C"/>
    <w:rsid w:val="00BC4883"/>
    <w:rsid w:val="00BC5454"/>
    <w:rsid w:val="00BC5F7F"/>
    <w:rsid w:val="00BC74EE"/>
    <w:rsid w:val="00BC777E"/>
    <w:rsid w:val="00BD219A"/>
    <w:rsid w:val="00BD2C42"/>
    <w:rsid w:val="00BD2EF9"/>
    <w:rsid w:val="00BD2F1D"/>
    <w:rsid w:val="00BD3997"/>
    <w:rsid w:val="00BD5D7E"/>
    <w:rsid w:val="00BD6EF9"/>
    <w:rsid w:val="00BD754C"/>
    <w:rsid w:val="00BD764C"/>
    <w:rsid w:val="00BD78C6"/>
    <w:rsid w:val="00BE01E1"/>
    <w:rsid w:val="00BE07A5"/>
    <w:rsid w:val="00BE1494"/>
    <w:rsid w:val="00BE15DA"/>
    <w:rsid w:val="00BE19AD"/>
    <w:rsid w:val="00BE369C"/>
    <w:rsid w:val="00BE4117"/>
    <w:rsid w:val="00BE4FBC"/>
    <w:rsid w:val="00BE5B7C"/>
    <w:rsid w:val="00BE6DBE"/>
    <w:rsid w:val="00BE72FD"/>
    <w:rsid w:val="00BE733C"/>
    <w:rsid w:val="00BE73D4"/>
    <w:rsid w:val="00BE7AF2"/>
    <w:rsid w:val="00BF1EF8"/>
    <w:rsid w:val="00BF25A9"/>
    <w:rsid w:val="00BF2DE5"/>
    <w:rsid w:val="00BF4429"/>
    <w:rsid w:val="00BF45DB"/>
    <w:rsid w:val="00BF4C49"/>
    <w:rsid w:val="00BF4D1A"/>
    <w:rsid w:val="00BF5168"/>
    <w:rsid w:val="00BF51C9"/>
    <w:rsid w:val="00BF5A5B"/>
    <w:rsid w:val="00BF6338"/>
    <w:rsid w:val="00BF6D56"/>
    <w:rsid w:val="00BF7EB2"/>
    <w:rsid w:val="00C00D03"/>
    <w:rsid w:val="00C00D9C"/>
    <w:rsid w:val="00C01DFC"/>
    <w:rsid w:val="00C0270E"/>
    <w:rsid w:val="00C0282B"/>
    <w:rsid w:val="00C03262"/>
    <w:rsid w:val="00C047A4"/>
    <w:rsid w:val="00C05013"/>
    <w:rsid w:val="00C067E0"/>
    <w:rsid w:val="00C0773D"/>
    <w:rsid w:val="00C07B99"/>
    <w:rsid w:val="00C1025D"/>
    <w:rsid w:val="00C11733"/>
    <w:rsid w:val="00C12CC1"/>
    <w:rsid w:val="00C12D2D"/>
    <w:rsid w:val="00C12D93"/>
    <w:rsid w:val="00C12EE2"/>
    <w:rsid w:val="00C12EE5"/>
    <w:rsid w:val="00C1324B"/>
    <w:rsid w:val="00C139DE"/>
    <w:rsid w:val="00C13B55"/>
    <w:rsid w:val="00C13CB8"/>
    <w:rsid w:val="00C151CE"/>
    <w:rsid w:val="00C1561B"/>
    <w:rsid w:val="00C15BBB"/>
    <w:rsid w:val="00C16087"/>
    <w:rsid w:val="00C2092E"/>
    <w:rsid w:val="00C20F37"/>
    <w:rsid w:val="00C213FD"/>
    <w:rsid w:val="00C21C42"/>
    <w:rsid w:val="00C23520"/>
    <w:rsid w:val="00C24AE3"/>
    <w:rsid w:val="00C25082"/>
    <w:rsid w:val="00C2570A"/>
    <w:rsid w:val="00C265D4"/>
    <w:rsid w:val="00C26DC6"/>
    <w:rsid w:val="00C27447"/>
    <w:rsid w:val="00C275FC"/>
    <w:rsid w:val="00C30615"/>
    <w:rsid w:val="00C30715"/>
    <w:rsid w:val="00C30D84"/>
    <w:rsid w:val="00C3131B"/>
    <w:rsid w:val="00C317A7"/>
    <w:rsid w:val="00C33614"/>
    <w:rsid w:val="00C33AEC"/>
    <w:rsid w:val="00C357CB"/>
    <w:rsid w:val="00C35C8E"/>
    <w:rsid w:val="00C36B1D"/>
    <w:rsid w:val="00C3742C"/>
    <w:rsid w:val="00C410D2"/>
    <w:rsid w:val="00C41363"/>
    <w:rsid w:val="00C42A78"/>
    <w:rsid w:val="00C437D6"/>
    <w:rsid w:val="00C45C94"/>
    <w:rsid w:val="00C4601D"/>
    <w:rsid w:val="00C46612"/>
    <w:rsid w:val="00C509D2"/>
    <w:rsid w:val="00C518B0"/>
    <w:rsid w:val="00C51CCA"/>
    <w:rsid w:val="00C523ED"/>
    <w:rsid w:val="00C53131"/>
    <w:rsid w:val="00C54473"/>
    <w:rsid w:val="00C54789"/>
    <w:rsid w:val="00C55945"/>
    <w:rsid w:val="00C55D94"/>
    <w:rsid w:val="00C55DCB"/>
    <w:rsid w:val="00C55FBB"/>
    <w:rsid w:val="00C57582"/>
    <w:rsid w:val="00C608EF"/>
    <w:rsid w:val="00C60D60"/>
    <w:rsid w:val="00C612BB"/>
    <w:rsid w:val="00C612BF"/>
    <w:rsid w:val="00C61338"/>
    <w:rsid w:val="00C6207E"/>
    <w:rsid w:val="00C6324D"/>
    <w:rsid w:val="00C64FAE"/>
    <w:rsid w:val="00C66344"/>
    <w:rsid w:val="00C66EDC"/>
    <w:rsid w:val="00C674F7"/>
    <w:rsid w:val="00C67D05"/>
    <w:rsid w:val="00C714EE"/>
    <w:rsid w:val="00C731E1"/>
    <w:rsid w:val="00C73883"/>
    <w:rsid w:val="00C7443F"/>
    <w:rsid w:val="00C745D7"/>
    <w:rsid w:val="00C7702A"/>
    <w:rsid w:val="00C7732F"/>
    <w:rsid w:val="00C773C8"/>
    <w:rsid w:val="00C80A25"/>
    <w:rsid w:val="00C80E5E"/>
    <w:rsid w:val="00C82930"/>
    <w:rsid w:val="00C82C9E"/>
    <w:rsid w:val="00C841BF"/>
    <w:rsid w:val="00C84F61"/>
    <w:rsid w:val="00C8531E"/>
    <w:rsid w:val="00C85560"/>
    <w:rsid w:val="00C85A3E"/>
    <w:rsid w:val="00C85A50"/>
    <w:rsid w:val="00C85B6C"/>
    <w:rsid w:val="00C85ECE"/>
    <w:rsid w:val="00C86BFE"/>
    <w:rsid w:val="00C86D8A"/>
    <w:rsid w:val="00C86FF3"/>
    <w:rsid w:val="00C87E2F"/>
    <w:rsid w:val="00C900B0"/>
    <w:rsid w:val="00C9080B"/>
    <w:rsid w:val="00C90EA7"/>
    <w:rsid w:val="00C90EF9"/>
    <w:rsid w:val="00C9146C"/>
    <w:rsid w:val="00C91711"/>
    <w:rsid w:val="00C91A95"/>
    <w:rsid w:val="00C92931"/>
    <w:rsid w:val="00C92949"/>
    <w:rsid w:val="00C9312F"/>
    <w:rsid w:val="00C94499"/>
    <w:rsid w:val="00C9491A"/>
    <w:rsid w:val="00C94BE9"/>
    <w:rsid w:val="00C95DD7"/>
    <w:rsid w:val="00C95ED6"/>
    <w:rsid w:val="00C96BBB"/>
    <w:rsid w:val="00CA04D5"/>
    <w:rsid w:val="00CA1AC8"/>
    <w:rsid w:val="00CA1FB0"/>
    <w:rsid w:val="00CA24D1"/>
    <w:rsid w:val="00CA2AD9"/>
    <w:rsid w:val="00CA39CC"/>
    <w:rsid w:val="00CA3C11"/>
    <w:rsid w:val="00CA403D"/>
    <w:rsid w:val="00CA4743"/>
    <w:rsid w:val="00CA57FE"/>
    <w:rsid w:val="00CA5FF6"/>
    <w:rsid w:val="00CA6F32"/>
    <w:rsid w:val="00CA735E"/>
    <w:rsid w:val="00CB01B1"/>
    <w:rsid w:val="00CB138F"/>
    <w:rsid w:val="00CB13CF"/>
    <w:rsid w:val="00CB13E0"/>
    <w:rsid w:val="00CB1F09"/>
    <w:rsid w:val="00CB2282"/>
    <w:rsid w:val="00CB2F02"/>
    <w:rsid w:val="00CB3D0E"/>
    <w:rsid w:val="00CB44CC"/>
    <w:rsid w:val="00CB4522"/>
    <w:rsid w:val="00CB76B8"/>
    <w:rsid w:val="00CB7703"/>
    <w:rsid w:val="00CB77EE"/>
    <w:rsid w:val="00CB783B"/>
    <w:rsid w:val="00CB7AE2"/>
    <w:rsid w:val="00CC1C1E"/>
    <w:rsid w:val="00CC2611"/>
    <w:rsid w:val="00CC2803"/>
    <w:rsid w:val="00CC295E"/>
    <w:rsid w:val="00CC48D6"/>
    <w:rsid w:val="00CC4B7F"/>
    <w:rsid w:val="00CC544C"/>
    <w:rsid w:val="00CC559E"/>
    <w:rsid w:val="00CC707F"/>
    <w:rsid w:val="00CC708A"/>
    <w:rsid w:val="00CC79CD"/>
    <w:rsid w:val="00CD0365"/>
    <w:rsid w:val="00CD1447"/>
    <w:rsid w:val="00CD1841"/>
    <w:rsid w:val="00CD1BF1"/>
    <w:rsid w:val="00CD1C46"/>
    <w:rsid w:val="00CD1D2E"/>
    <w:rsid w:val="00CD27CD"/>
    <w:rsid w:val="00CD4BF8"/>
    <w:rsid w:val="00CD52CD"/>
    <w:rsid w:val="00CD652E"/>
    <w:rsid w:val="00CD6828"/>
    <w:rsid w:val="00CD685C"/>
    <w:rsid w:val="00CD68DD"/>
    <w:rsid w:val="00CD7B8B"/>
    <w:rsid w:val="00CE01F8"/>
    <w:rsid w:val="00CE0D43"/>
    <w:rsid w:val="00CE24B9"/>
    <w:rsid w:val="00CE2B04"/>
    <w:rsid w:val="00CE2CA1"/>
    <w:rsid w:val="00CE3E8B"/>
    <w:rsid w:val="00CE47DC"/>
    <w:rsid w:val="00CE4F3D"/>
    <w:rsid w:val="00CE5298"/>
    <w:rsid w:val="00CE5322"/>
    <w:rsid w:val="00CE58EB"/>
    <w:rsid w:val="00CE6939"/>
    <w:rsid w:val="00CE705F"/>
    <w:rsid w:val="00CE745E"/>
    <w:rsid w:val="00CF0041"/>
    <w:rsid w:val="00CF0D4B"/>
    <w:rsid w:val="00CF2605"/>
    <w:rsid w:val="00CF2804"/>
    <w:rsid w:val="00CF35B2"/>
    <w:rsid w:val="00CF36C4"/>
    <w:rsid w:val="00CF38D4"/>
    <w:rsid w:val="00CF5C07"/>
    <w:rsid w:val="00CF5CFC"/>
    <w:rsid w:val="00CF7EF6"/>
    <w:rsid w:val="00D00272"/>
    <w:rsid w:val="00D00AF5"/>
    <w:rsid w:val="00D00BD6"/>
    <w:rsid w:val="00D00E75"/>
    <w:rsid w:val="00D00EE2"/>
    <w:rsid w:val="00D01917"/>
    <w:rsid w:val="00D01EBC"/>
    <w:rsid w:val="00D036AC"/>
    <w:rsid w:val="00D03DE1"/>
    <w:rsid w:val="00D03EDD"/>
    <w:rsid w:val="00D03EEF"/>
    <w:rsid w:val="00D04F08"/>
    <w:rsid w:val="00D050BB"/>
    <w:rsid w:val="00D07010"/>
    <w:rsid w:val="00D07087"/>
    <w:rsid w:val="00D07A1B"/>
    <w:rsid w:val="00D07E2A"/>
    <w:rsid w:val="00D11666"/>
    <w:rsid w:val="00D11D07"/>
    <w:rsid w:val="00D138F2"/>
    <w:rsid w:val="00D1489F"/>
    <w:rsid w:val="00D159F8"/>
    <w:rsid w:val="00D15DD2"/>
    <w:rsid w:val="00D163E4"/>
    <w:rsid w:val="00D16E55"/>
    <w:rsid w:val="00D16ECF"/>
    <w:rsid w:val="00D17564"/>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5DF4"/>
    <w:rsid w:val="00D27131"/>
    <w:rsid w:val="00D31AD0"/>
    <w:rsid w:val="00D31BBD"/>
    <w:rsid w:val="00D34305"/>
    <w:rsid w:val="00D34E83"/>
    <w:rsid w:val="00D35189"/>
    <w:rsid w:val="00D352D0"/>
    <w:rsid w:val="00D37354"/>
    <w:rsid w:val="00D404B1"/>
    <w:rsid w:val="00D4104F"/>
    <w:rsid w:val="00D43988"/>
    <w:rsid w:val="00D4707E"/>
    <w:rsid w:val="00D47238"/>
    <w:rsid w:val="00D4762C"/>
    <w:rsid w:val="00D47867"/>
    <w:rsid w:val="00D47B4E"/>
    <w:rsid w:val="00D47EAF"/>
    <w:rsid w:val="00D50B2A"/>
    <w:rsid w:val="00D51517"/>
    <w:rsid w:val="00D52D4A"/>
    <w:rsid w:val="00D52D7F"/>
    <w:rsid w:val="00D53034"/>
    <w:rsid w:val="00D538B0"/>
    <w:rsid w:val="00D541A8"/>
    <w:rsid w:val="00D55A05"/>
    <w:rsid w:val="00D562A8"/>
    <w:rsid w:val="00D60960"/>
    <w:rsid w:val="00D61A9F"/>
    <w:rsid w:val="00D61EDD"/>
    <w:rsid w:val="00D6211B"/>
    <w:rsid w:val="00D628AF"/>
    <w:rsid w:val="00D6294B"/>
    <w:rsid w:val="00D63F63"/>
    <w:rsid w:val="00D654F8"/>
    <w:rsid w:val="00D66697"/>
    <w:rsid w:val="00D676B3"/>
    <w:rsid w:val="00D6787A"/>
    <w:rsid w:val="00D67ACA"/>
    <w:rsid w:val="00D67F69"/>
    <w:rsid w:val="00D71103"/>
    <w:rsid w:val="00D71213"/>
    <w:rsid w:val="00D713E4"/>
    <w:rsid w:val="00D72FAD"/>
    <w:rsid w:val="00D7314F"/>
    <w:rsid w:val="00D73259"/>
    <w:rsid w:val="00D732D3"/>
    <w:rsid w:val="00D73678"/>
    <w:rsid w:val="00D73AF1"/>
    <w:rsid w:val="00D73E64"/>
    <w:rsid w:val="00D74504"/>
    <w:rsid w:val="00D74639"/>
    <w:rsid w:val="00D74926"/>
    <w:rsid w:val="00D75407"/>
    <w:rsid w:val="00D75449"/>
    <w:rsid w:val="00D7563E"/>
    <w:rsid w:val="00D76E21"/>
    <w:rsid w:val="00D770D5"/>
    <w:rsid w:val="00D809B7"/>
    <w:rsid w:val="00D812A9"/>
    <w:rsid w:val="00D813B0"/>
    <w:rsid w:val="00D8141C"/>
    <w:rsid w:val="00D81A57"/>
    <w:rsid w:val="00D81A98"/>
    <w:rsid w:val="00D8269A"/>
    <w:rsid w:val="00D82962"/>
    <w:rsid w:val="00D82A4C"/>
    <w:rsid w:val="00D830B5"/>
    <w:rsid w:val="00D83A65"/>
    <w:rsid w:val="00D846CF"/>
    <w:rsid w:val="00D84999"/>
    <w:rsid w:val="00D85683"/>
    <w:rsid w:val="00D86D21"/>
    <w:rsid w:val="00D8772B"/>
    <w:rsid w:val="00D9031D"/>
    <w:rsid w:val="00D90824"/>
    <w:rsid w:val="00D90F8A"/>
    <w:rsid w:val="00D91621"/>
    <w:rsid w:val="00D9180B"/>
    <w:rsid w:val="00D925BC"/>
    <w:rsid w:val="00D9323B"/>
    <w:rsid w:val="00D94EB6"/>
    <w:rsid w:val="00D95111"/>
    <w:rsid w:val="00D954B6"/>
    <w:rsid w:val="00D9553A"/>
    <w:rsid w:val="00D958D2"/>
    <w:rsid w:val="00D95C5C"/>
    <w:rsid w:val="00D96B91"/>
    <w:rsid w:val="00D9740F"/>
    <w:rsid w:val="00D97545"/>
    <w:rsid w:val="00D9787B"/>
    <w:rsid w:val="00D97BA1"/>
    <w:rsid w:val="00DA09FC"/>
    <w:rsid w:val="00DA0A19"/>
    <w:rsid w:val="00DA16AA"/>
    <w:rsid w:val="00DA1DED"/>
    <w:rsid w:val="00DA28A7"/>
    <w:rsid w:val="00DA2BB0"/>
    <w:rsid w:val="00DA2FCA"/>
    <w:rsid w:val="00DA348E"/>
    <w:rsid w:val="00DA373A"/>
    <w:rsid w:val="00DA4A4E"/>
    <w:rsid w:val="00DA59D2"/>
    <w:rsid w:val="00DA5A9C"/>
    <w:rsid w:val="00DA5F60"/>
    <w:rsid w:val="00DA6E9D"/>
    <w:rsid w:val="00DA6FF3"/>
    <w:rsid w:val="00DB0066"/>
    <w:rsid w:val="00DB0F33"/>
    <w:rsid w:val="00DB1595"/>
    <w:rsid w:val="00DB297D"/>
    <w:rsid w:val="00DB2B7E"/>
    <w:rsid w:val="00DB2BA7"/>
    <w:rsid w:val="00DB2F6C"/>
    <w:rsid w:val="00DB345D"/>
    <w:rsid w:val="00DB5719"/>
    <w:rsid w:val="00DB624E"/>
    <w:rsid w:val="00DB65FF"/>
    <w:rsid w:val="00DB7C6B"/>
    <w:rsid w:val="00DC02EA"/>
    <w:rsid w:val="00DC035C"/>
    <w:rsid w:val="00DC1309"/>
    <w:rsid w:val="00DC16F9"/>
    <w:rsid w:val="00DC1CA6"/>
    <w:rsid w:val="00DC20CF"/>
    <w:rsid w:val="00DC3472"/>
    <w:rsid w:val="00DC4B44"/>
    <w:rsid w:val="00DC5C38"/>
    <w:rsid w:val="00DC61A3"/>
    <w:rsid w:val="00DC76E7"/>
    <w:rsid w:val="00DC7E69"/>
    <w:rsid w:val="00DD0467"/>
    <w:rsid w:val="00DD15EF"/>
    <w:rsid w:val="00DD1738"/>
    <w:rsid w:val="00DD190E"/>
    <w:rsid w:val="00DD1F66"/>
    <w:rsid w:val="00DD3316"/>
    <w:rsid w:val="00DD3E02"/>
    <w:rsid w:val="00DD45AF"/>
    <w:rsid w:val="00DD5654"/>
    <w:rsid w:val="00DD5E57"/>
    <w:rsid w:val="00DD60E3"/>
    <w:rsid w:val="00DD66C8"/>
    <w:rsid w:val="00DD7F9B"/>
    <w:rsid w:val="00DE1C74"/>
    <w:rsid w:val="00DE1CCF"/>
    <w:rsid w:val="00DE1D7B"/>
    <w:rsid w:val="00DE3385"/>
    <w:rsid w:val="00DE39C4"/>
    <w:rsid w:val="00DE3CA1"/>
    <w:rsid w:val="00DE4007"/>
    <w:rsid w:val="00DE4053"/>
    <w:rsid w:val="00DE4638"/>
    <w:rsid w:val="00DE4651"/>
    <w:rsid w:val="00DE4FEE"/>
    <w:rsid w:val="00DE51C1"/>
    <w:rsid w:val="00DE534A"/>
    <w:rsid w:val="00DE55FD"/>
    <w:rsid w:val="00DE60A8"/>
    <w:rsid w:val="00DE7265"/>
    <w:rsid w:val="00DE7525"/>
    <w:rsid w:val="00DE7C1C"/>
    <w:rsid w:val="00DF0111"/>
    <w:rsid w:val="00DF01E6"/>
    <w:rsid w:val="00DF14DF"/>
    <w:rsid w:val="00DF2247"/>
    <w:rsid w:val="00DF2353"/>
    <w:rsid w:val="00DF29FE"/>
    <w:rsid w:val="00DF3AB2"/>
    <w:rsid w:val="00DF4116"/>
    <w:rsid w:val="00DF5129"/>
    <w:rsid w:val="00DF5784"/>
    <w:rsid w:val="00DF58B8"/>
    <w:rsid w:val="00DF5FF8"/>
    <w:rsid w:val="00DF6EE5"/>
    <w:rsid w:val="00DF7E7E"/>
    <w:rsid w:val="00E0077B"/>
    <w:rsid w:val="00E00898"/>
    <w:rsid w:val="00E03634"/>
    <w:rsid w:val="00E04192"/>
    <w:rsid w:val="00E050B6"/>
    <w:rsid w:val="00E0557E"/>
    <w:rsid w:val="00E05980"/>
    <w:rsid w:val="00E05D14"/>
    <w:rsid w:val="00E0628E"/>
    <w:rsid w:val="00E06460"/>
    <w:rsid w:val="00E073CF"/>
    <w:rsid w:val="00E07997"/>
    <w:rsid w:val="00E07A6A"/>
    <w:rsid w:val="00E07EB8"/>
    <w:rsid w:val="00E107B2"/>
    <w:rsid w:val="00E10EB1"/>
    <w:rsid w:val="00E114CF"/>
    <w:rsid w:val="00E120E4"/>
    <w:rsid w:val="00E13636"/>
    <w:rsid w:val="00E149F4"/>
    <w:rsid w:val="00E14A90"/>
    <w:rsid w:val="00E1684C"/>
    <w:rsid w:val="00E17F53"/>
    <w:rsid w:val="00E20354"/>
    <w:rsid w:val="00E207DB"/>
    <w:rsid w:val="00E20BB5"/>
    <w:rsid w:val="00E21F5A"/>
    <w:rsid w:val="00E221D8"/>
    <w:rsid w:val="00E234F1"/>
    <w:rsid w:val="00E23ACB"/>
    <w:rsid w:val="00E23BDA"/>
    <w:rsid w:val="00E25124"/>
    <w:rsid w:val="00E261F8"/>
    <w:rsid w:val="00E26E25"/>
    <w:rsid w:val="00E27DF3"/>
    <w:rsid w:val="00E30D68"/>
    <w:rsid w:val="00E3110A"/>
    <w:rsid w:val="00E319DC"/>
    <w:rsid w:val="00E324AD"/>
    <w:rsid w:val="00E3342D"/>
    <w:rsid w:val="00E33683"/>
    <w:rsid w:val="00E33734"/>
    <w:rsid w:val="00E33F82"/>
    <w:rsid w:val="00E34AA9"/>
    <w:rsid w:val="00E36A4F"/>
    <w:rsid w:val="00E376C4"/>
    <w:rsid w:val="00E37D5F"/>
    <w:rsid w:val="00E429A0"/>
    <w:rsid w:val="00E42D39"/>
    <w:rsid w:val="00E44CD4"/>
    <w:rsid w:val="00E45B91"/>
    <w:rsid w:val="00E461B6"/>
    <w:rsid w:val="00E46804"/>
    <w:rsid w:val="00E46C57"/>
    <w:rsid w:val="00E5116E"/>
    <w:rsid w:val="00E513EE"/>
    <w:rsid w:val="00E5176B"/>
    <w:rsid w:val="00E527C9"/>
    <w:rsid w:val="00E528BA"/>
    <w:rsid w:val="00E52A91"/>
    <w:rsid w:val="00E53497"/>
    <w:rsid w:val="00E534DF"/>
    <w:rsid w:val="00E55A50"/>
    <w:rsid w:val="00E565C2"/>
    <w:rsid w:val="00E56C9D"/>
    <w:rsid w:val="00E5723E"/>
    <w:rsid w:val="00E57362"/>
    <w:rsid w:val="00E60269"/>
    <w:rsid w:val="00E60887"/>
    <w:rsid w:val="00E60C32"/>
    <w:rsid w:val="00E61619"/>
    <w:rsid w:val="00E61E25"/>
    <w:rsid w:val="00E6272B"/>
    <w:rsid w:val="00E627F6"/>
    <w:rsid w:val="00E62F1A"/>
    <w:rsid w:val="00E63F1D"/>
    <w:rsid w:val="00E646D5"/>
    <w:rsid w:val="00E64BB7"/>
    <w:rsid w:val="00E64EEE"/>
    <w:rsid w:val="00E66F49"/>
    <w:rsid w:val="00E721A9"/>
    <w:rsid w:val="00E73549"/>
    <w:rsid w:val="00E7484F"/>
    <w:rsid w:val="00E74861"/>
    <w:rsid w:val="00E74B50"/>
    <w:rsid w:val="00E74EC9"/>
    <w:rsid w:val="00E75572"/>
    <w:rsid w:val="00E75733"/>
    <w:rsid w:val="00E75895"/>
    <w:rsid w:val="00E75A9D"/>
    <w:rsid w:val="00E75E7E"/>
    <w:rsid w:val="00E77753"/>
    <w:rsid w:val="00E77754"/>
    <w:rsid w:val="00E80CF7"/>
    <w:rsid w:val="00E80FB4"/>
    <w:rsid w:val="00E81B8E"/>
    <w:rsid w:val="00E81ED7"/>
    <w:rsid w:val="00E8369B"/>
    <w:rsid w:val="00E8377F"/>
    <w:rsid w:val="00E83850"/>
    <w:rsid w:val="00E85244"/>
    <w:rsid w:val="00E85A96"/>
    <w:rsid w:val="00E86159"/>
    <w:rsid w:val="00E86741"/>
    <w:rsid w:val="00E87AE4"/>
    <w:rsid w:val="00E90A5A"/>
    <w:rsid w:val="00E90C1F"/>
    <w:rsid w:val="00E9124A"/>
    <w:rsid w:val="00E9222C"/>
    <w:rsid w:val="00E9296D"/>
    <w:rsid w:val="00E92AA5"/>
    <w:rsid w:val="00E94509"/>
    <w:rsid w:val="00E94A0D"/>
    <w:rsid w:val="00E9558B"/>
    <w:rsid w:val="00E95A44"/>
    <w:rsid w:val="00E95D1B"/>
    <w:rsid w:val="00E969A4"/>
    <w:rsid w:val="00E9735C"/>
    <w:rsid w:val="00EA0266"/>
    <w:rsid w:val="00EA234B"/>
    <w:rsid w:val="00EA274B"/>
    <w:rsid w:val="00EA2EFA"/>
    <w:rsid w:val="00EA3184"/>
    <w:rsid w:val="00EA3732"/>
    <w:rsid w:val="00EA3794"/>
    <w:rsid w:val="00EA3CDD"/>
    <w:rsid w:val="00EA4124"/>
    <w:rsid w:val="00EA42EB"/>
    <w:rsid w:val="00EA5028"/>
    <w:rsid w:val="00EA50D6"/>
    <w:rsid w:val="00EA5714"/>
    <w:rsid w:val="00EA5E70"/>
    <w:rsid w:val="00EA60EF"/>
    <w:rsid w:val="00EA6A30"/>
    <w:rsid w:val="00EA6A41"/>
    <w:rsid w:val="00EA7662"/>
    <w:rsid w:val="00EA7CC3"/>
    <w:rsid w:val="00EB016F"/>
    <w:rsid w:val="00EB04F4"/>
    <w:rsid w:val="00EB05E3"/>
    <w:rsid w:val="00EB212C"/>
    <w:rsid w:val="00EB2216"/>
    <w:rsid w:val="00EB27D1"/>
    <w:rsid w:val="00EB33F4"/>
    <w:rsid w:val="00EB3B9C"/>
    <w:rsid w:val="00EB40E0"/>
    <w:rsid w:val="00EB4C04"/>
    <w:rsid w:val="00EB6502"/>
    <w:rsid w:val="00EB7D9C"/>
    <w:rsid w:val="00EC01F0"/>
    <w:rsid w:val="00EC1406"/>
    <w:rsid w:val="00EC1526"/>
    <w:rsid w:val="00EC23F3"/>
    <w:rsid w:val="00EC2677"/>
    <w:rsid w:val="00EC2AB5"/>
    <w:rsid w:val="00EC36F2"/>
    <w:rsid w:val="00EC4B79"/>
    <w:rsid w:val="00EC4F33"/>
    <w:rsid w:val="00EC7E82"/>
    <w:rsid w:val="00ED0B81"/>
    <w:rsid w:val="00ED19B3"/>
    <w:rsid w:val="00ED1A64"/>
    <w:rsid w:val="00ED28DD"/>
    <w:rsid w:val="00ED421C"/>
    <w:rsid w:val="00ED43A6"/>
    <w:rsid w:val="00ED4E89"/>
    <w:rsid w:val="00ED502A"/>
    <w:rsid w:val="00ED69B3"/>
    <w:rsid w:val="00ED6AF3"/>
    <w:rsid w:val="00ED6FB9"/>
    <w:rsid w:val="00ED7371"/>
    <w:rsid w:val="00ED7E2F"/>
    <w:rsid w:val="00ED7EA8"/>
    <w:rsid w:val="00EE1162"/>
    <w:rsid w:val="00EE1313"/>
    <w:rsid w:val="00EE1F37"/>
    <w:rsid w:val="00EE2126"/>
    <w:rsid w:val="00EE3363"/>
    <w:rsid w:val="00EE3725"/>
    <w:rsid w:val="00EE3F3C"/>
    <w:rsid w:val="00EE4C7E"/>
    <w:rsid w:val="00EE556D"/>
    <w:rsid w:val="00EE60A2"/>
    <w:rsid w:val="00EE6184"/>
    <w:rsid w:val="00EE679C"/>
    <w:rsid w:val="00EE686B"/>
    <w:rsid w:val="00EE74C0"/>
    <w:rsid w:val="00EE7596"/>
    <w:rsid w:val="00EE7A2C"/>
    <w:rsid w:val="00EF06D3"/>
    <w:rsid w:val="00EF09D3"/>
    <w:rsid w:val="00EF108A"/>
    <w:rsid w:val="00EF1240"/>
    <w:rsid w:val="00EF1F75"/>
    <w:rsid w:val="00EF2240"/>
    <w:rsid w:val="00EF297A"/>
    <w:rsid w:val="00EF3069"/>
    <w:rsid w:val="00EF31A5"/>
    <w:rsid w:val="00EF3742"/>
    <w:rsid w:val="00EF3EB5"/>
    <w:rsid w:val="00EF57B9"/>
    <w:rsid w:val="00EF57DF"/>
    <w:rsid w:val="00EF632B"/>
    <w:rsid w:val="00EF6556"/>
    <w:rsid w:val="00EF689A"/>
    <w:rsid w:val="00F02BAD"/>
    <w:rsid w:val="00F0319D"/>
    <w:rsid w:val="00F07890"/>
    <w:rsid w:val="00F07A4C"/>
    <w:rsid w:val="00F07B03"/>
    <w:rsid w:val="00F115A2"/>
    <w:rsid w:val="00F11635"/>
    <w:rsid w:val="00F11928"/>
    <w:rsid w:val="00F12D86"/>
    <w:rsid w:val="00F131AA"/>
    <w:rsid w:val="00F131FD"/>
    <w:rsid w:val="00F1350B"/>
    <w:rsid w:val="00F13B05"/>
    <w:rsid w:val="00F13B5A"/>
    <w:rsid w:val="00F13EED"/>
    <w:rsid w:val="00F15AF2"/>
    <w:rsid w:val="00F21290"/>
    <w:rsid w:val="00F2299F"/>
    <w:rsid w:val="00F231F0"/>
    <w:rsid w:val="00F24787"/>
    <w:rsid w:val="00F25311"/>
    <w:rsid w:val="00F259A5"/>
    <w:rsid w:val="00F263E5"/>
    <w:rsid w:val="00F301E0"/>
    <w:rsid w:val="00F307CC"/>
    <w:rsid w:val="00F30BBA"/>
    <w:rsid w:val="00F31630"/>
    <w:rsid w:val="00F31A8F"/>
    <w:rsid w:val="00F320C0"/>
    <w:rsid w:val="00F32D63"/>
    <w:rsid w:val="00F33C8D"/>
    <w:rsid w:val="00F34012"/>
    <w:rsid w:val="00F343A3"/>
    <w:rsid w:val="00F34C99"/>
    <w:rsid w:val="00F3531A"/>
    <w:rsid w:val="00F353E8"/>
    <w:rsid w:val="00F35AB2"/>
    <w:rsid w:val="00F400FB"/>
    <w:rsid w:val="00F41DB0"/>
    <w:rsid w:val="00F43631"/>
    <w:rsid w:val="00F43947"/>
    <w:rsid w:val="00F439BB"/>
    <w:rsid w:val="00F43CEB"/>
    <w:rsid w:val="00F449D7"/>
    <w:rsid w:val="00F460C4"/>
    <w:rsid w:val="00F461AE"/>
    <w:rsid w:val="00F467F9"/>
    <w:rsid w:val="00F47426"/>
    <w:rsid w:val="00F50D6C"/>
    <w:rsid w:val="00F5184D"/>
    <w:rsid w:val="00F51B88"/>
    <w:rsid w:val="00F51CB2"/>
    <w:rsid w:val="00F534D3"/>
    <w:rsid w:val="00F5421D"/>
    <w:rsid w:val="00F55022"/>
    <w:rsid w:val="00F55184"/>
    <w:rsid w:val="00F5704A"/>
    <w:rsid w:val="00F60DF3"/>
    <w:rsid w:val="00F62057"/>
    <w:rsid w:val="00F62597"/>
    <w:rsid w:val="00F6264B"/>
    <w:rsid w:val="00F6290C"/>
    <w:rsid w:val="00F646C8"/>
    <w:rsid w:val="00F67988"/>
    <w:rsid w:val="00F67C01"/>
    <w:rsid w:val="00F70909"/>
    <w:rsid w:val="00F7114B"/>
    <w:rsid w:val="00F721EF"/>
    <w:rsid w:val="00F72AC2"/>
    <w:rsid w:val="00F72F17"/>
    <w:rsid w:val="00F73429"/>
    <w:rsid w:val="00F74168"/>
    <w:rsid w:val="00F742F1"/>
    <w:rsid w:val="00F7470C"/>
    <w:rsid w:val="00F74942"/>
    <w:rsid w:val="00F7534A"/>
    <w:rsid w:val="00F76037"/>
    <w:rsid w:val="00F761E0"/>
    <w:rsid w:val="00F76832"/>
    <w:rsid w:val="00F76B53"/>
    <w:rsid w:val="00F76DA6"/>
    <w:rsid w:val="00F7761D"/>
    <w:rsid w:val="00F77724"/>
    <w:rsid w:val="00F77839"/>
    <w:rsid w:val="00F77AF3"/>
    <w:rsid w:val="00F77CE6"/>
    <w:rsid w:val="00F77DD1"/>
    <w:rsid w:val="00F8023F"/>
    <w:rsid w:val="00F8032A"/>
    <w:rsid w:val="00F81A48"/>
    <w:rsid w:val="00F82021"/>
    <w:rsid w:val="00F82080"/>
    <w:rsid w:val="00F82A7B"/>
    <w:rsid w:val="00F8476C"/>
    <w:rsid w:val="00F850A1"/>
    <w:rsid w:val="00F85CBD"/>
    <w:rsid w:val="00F87810"/>
    <w:rsid w:val="00F905B8"/>
    <w:rsid w:val="00F91164"/>
    <w:rsid w:val="00F91292"/>
    <w:rsid w:val="00F9190B"/>
    <w:rsid w:val="00F91D47"/>
    <w:rsid w:val="00F92B0F"/>
    <w:rsid w:val="00F9354E"/>
    <w:rsid w:val="00F941FC"/>
    <w:rsid w:val="00F9464C"/>
    <w:rsid w:val="00F96D24"/>
    <w:rsid w:val="00F97093"/>
    <w:rsid w:val="00F97FF3"/>
    <w:rsid w:val="00FA0091"/>
    <w:rsid w:val="00FA0437"/>
    <w:rsid w:val="00FA1AA9"/>
    <w:rsid w:val="00FA2C8B"/>
    <w:rsid w:val="00FA3E0C"/>
    <w:rsid w:val="00FA4DBA"/>
    <w:rsid w:val="00FA4F73"/>
    <w:rsid w:val="00FA4FBA"/>
    <w:rsid w:val="00FA5580"/>
    <w:rsid w:val="00FA655A"/>
    <w:rsid w:val="00FA69C3"/>
    <w:rsid w:val="00FA6AAC"/>
    <w:rsid w:val="00FA6CBC"/>
    <w:rsid w:val="00FA6D48"/>
    <w:rsid w:val="00FA7027"/>
    <w:rsid w:val="00FA7775"/>
    <w:rsid w:val="00FA7EC0"/>
    <w:rsid w:val="00FB1729"/>
    <w:rsid w:val="00FB30A2"/>
    <w:rsid w:val="00FB4993"/>
    <w:rsid w:val="00FC072E"/>
    <w:rsid w:val="00FC1364"/>
    <w:rsid w:val="00FC1A1E"/>
    <w:rsid w:val="00FC4323"/>
    <w:rsid w:val="00FC51AE"/>
    <w:rsid w:val="00FC550A"/>
    <w:rsid w:val="00FC551E"/>
    <w:rsid w:val="00FC5790"/>
    <w:rsid w:val="00FC6275"/>
    <w:rsid w:val="00FC62C4"/>
    <w:rsid w:val="00FD039F"/>
    <w:rsid w:val="00FD053B"/>
    <w:rsid w:val="00FD0910"/>
    <w:rsid w:val="00FD0A92"/>
    <w:rsid w:val="00FD0AF0"/>
    <w:rsid w:val="00FD1234"/>
    <w:rsid w:val="00FD18F3"/>
    <w:rsid w:val="00FD194F"/>
    <w:rsid w:val="00FD1995"/>
    <w:rsid w:val="00FD2333"/>
    <w:rsid w:val="00FD25E1"/>
    <w:rsid w:val="00FD4A75"/>
    <w:rsid w:val="00FD54E6"/>
    <w:rsid w:val="00FD5688"/>
    <w:rsid w:val="00FD5725"/>
    <w:rsid w:val="00FD5E1C"/>
    <w:rsid w:val="00FD5F36"/>
    <w:rsid w:val="00FD6624"/>
    <w:rsid w:val="00FD7F6B"/>
    <w:rsid w:val="00FE0948"/>
    <w:rsid w:val="00FE1880"/>
    <w:rsid w:val="00FE27F6"/>
    <w:rsid w:val="00FE3256"/>
    <w:rsid w:val="00FE3F8E"/>
    <w:rsid w:val="00FE445D"/>
    <w:rsid w:val="00FE47ED"/>
    <w:rsid w:val="00FE5101"/>
    <w:rsid w:val="00FE61DC"/>
    <w:rsid w:val="00FE67D0"/>
    <w:rsid w:val="00FE689B"/>
    <w:rsid w:val="00FE7081"/>
    <w:rsid w:val="00FE79CE"/>
    <w:rsid w:val="00FF06FA"/>
    <w:rsid w:val="00FF081E"/>
    <w:rsid w:val="00FF145C"/>
    <w:rsid w:val="00FF26EE"/>
    <w:rsid w:val="00FF28EC"/>
    <w:rsid w:val="00FF47A3"/>
    <w:rsid w:val="00FF4B3F"/>
    <w:rsid w:val="00FF4B43"/>
    <w:rsid w:val="00FF574F"/>
    <w:rsid w:val="011E42FB"/>
    <w:rsid w:val="012146C6"/>
    <w:rsid w:val="0146655A"/>
    <w:rsid w:val="01B06F91"/>
    <w:rsid w:val="01B54B2B"/>
    <w:rsid w:val="05821997"/>
    <w:rsid w:val="05A515FE"/>
    <w:rsid w:val="05B81536"/>
    <w:rsid w:val="066418D7"/>
    <w:rsid w:val="06A116ED"/>
    <w:rsid w:val="08435AFA"/>
    <w:rsid w:val="090C7C1B"/>
    <w:rsid w:val="0A694FA2"/>
    <w:rsid w:val="0C0B527D"/>
    <w:rsid w:val="0C4C5587"/>
    <w:rsid w:val="0CA05B8A"/>
    <w:rsid w:val="0E5A3B85"/>
    <w:rsid w:val="0E614961"/>
    <w:rsid w:val="0E6E6F80"/>
    <w:rsid w:val="0E947D89"/>
    <w:rsid w:val="0F2B7FAC"/>
    <w:rsid w:val="0FE91BA3"/>
    <w:rsid w:val="0FF94323"/>
    <w:rsid w:val="108D4A90"/>
    <w:rsid w:val="11906ABF"/>
    <w:rsid w:val="11F8062F"/>
    <w:rsid w:val="124B25C4"/>
    <w:rsid w:val="12616D2B"/>
    <w:rsid w:val="13166FBF"/>
    <w:rsid w:val="139B3968"/>
    <w:rsid w:val="14E76E65"/>
    <w:rsid w:val="15973498"/>
    <w:rsid w:val="15FA2CEF"/>
    <w:rsid w:val="161A1EE6"/>
    <w:rsid w:val="16D72F09"/>
    <w:rsid w:val="17FF3F07"/>
    <w:rsid w:val="18661FE2"/>
    <w:rsid w:val="18B12304"/>
    <w:rsid w:val="18CA16E8"/>
    <w:rsid w:val="198E1224"/>
    <w:rsid w:val="1A8D5260"/>
    <w:rsid w:val="1A8E14B4"/>
    <w:rsid w:val="1B325F2A"/>
    <w:rsid w:val="1BD242F9"/>
    <w:rsid w:val="1CA13D9D"/>
    <w:rsid w:val="203912F4"/>
    <w:rsid w:val="219A1B7F"/>
    <w:rsid w:val="23AA6A32"/>
    <w:rsid w:val="24134CA3"/>
    <w:rsid w:val="25D868AC"/>
    <w:rsid w:val="25F11338"/>
    <w:rsid w:val="28184E76"/>
    <w:rsid w:val="28C7187B"/>
    <w:rsid w:val="29050F8C"/>
    <w:rsid w:val="2A426494"/>
    <w:rsid w:val="2B033371"/>
    <w:rsid w:val="2B2F595A"/>
    <w:rsid w:val="2C240F34"/>
    <w:rsid w:val="2C33223E"/>
    <w:rsid w:val="2C64115C"/>
    <w:rsid w:val="2D0B54A3"/>
    <w:rsid w:val="2D230138"/>
    <w:rsid w:val="2D945258"/>
    <w:rsid w:val="2E25414D"/>
    <w:rsid w:val="2ECB4CA9"/>
    <w:rsid w:val="2EE54B18"/>
    <w:rsid w:val="2F0B39FA"/>
    <w:rsid w:val="2F984DAB"/>
    <w:rsid w:val="300801AF"/>
    <w:rsid w:val="305B1986"/>
    <w:rsid w:val="3063463F"/>
    <w:rsid w:val="30662EDC"/>
    <w:rsid w:val="30D34570"/>
    <w:rsid w:val="31FC33CC"/>
    <w:rsid w:val="320D3A71"/>
    <w:rsid w:val="324B16F5"/>
    <w:rsid w:val="33B67A9F"/>
    <w:rsid w:val="34E60A39"/>
    <w:rsid w:val="37515F68"/>
    <w:rsid w:val="37D50947"/>
    <w:rsid w:val="38B34F5D"/>
    <w:rsid w:val="3B5129DA"/>
    <w:rsid w:val="3B9F52CB"/>
    <w:rsid w:val="3CC3151E"/>
    <w:rsid w:val="3CDF3135"/>
    <w:rsid w:val="3FB269C3"/>
    <w:rsid w:val="3FBA3465"/>
    <w:rsid w:val="40F1057F"/>
    <w:rsid w:val="410061AC"/>
    <w:rsid w:val="41571D6E"/>
    <w:rsid w:val="423637BF"/>
    <w:rsid w:val="423F5E22"/>
    <w:rsid w:val="42843695"/>
    <w:rsid w:val="446A710E"/>
    <w:rsid w:val="45EF32B4"/>
    <w:rsid w:val="47DA4083"/>
    <w:rsid w:val="48D43EA7"/>
    <w:rsid w:val="49FB336A"/>
    <w:rsid w:val="4AB10DA0"/>
    <w:rsid w:val="4B4E7EC4"/>
    <w:rsid w:val="4BF03461"/>
    <w:rsid w:val="4E352C84"/>
    <w:rsid w:val="4F0C350F"/>
    <w:rsid w:val="4FEC07C0"/>
    <w:rsid w:val="525C0F0C"/>
    <w:rsid w:val="53344EC1"/>
    <w:rsid w:val="53913A4D"/>
    <w:rsid w:val="53B57275"/>
    <w:rsid w:val="53DC50DF"/>
    <w:rsid w:val="546D3EF1"/>
    <w:rsid w:val="558E2DF0"/>
    <w:rsid w:val="55F04DAA"/>
    <w:rsid w:val="58236A15"/>
    <w:rsid w:val="58321EC6"/>
    <w:rsid w:val="586757C9"/>
    <w:rsid w:val="5952757D"/>
    <w:rsid w:val="5954396A"/>
    <w:rsid w:val="5AE4089D"/>
    <w:rsid w:val="5C463CBF"/>
    <w:rsid w:val="5D652999"/>
    <w:rsid w:val="5E643D94"/>
    <w:rsid w:val="5EA54320"/>
    <w:rsid w:val="5EEC4F2C"/>
    <w:rsid w:val="604D7180"/>
    <w:rsid w:val="60AF410C"/>
    <w:rsid w:val="62A25BF3"/>
    <w:rsid w:val="65B05485"/>
    <w:rsid w:val="664375E8"/>
    <w:rsid w:val="666B09B5"/>
    <w:rsid w:val="667D5860"/>
    <w:rsid w:val="66885224"/>
    <w:rsid w:val="6769551A"/>
    <w:rsid w:val="68D30AA0"/>
    <w:rsid w:val="68D357B0"/>
    <w:rsid w:val="695A1090"/>
    <w:rsid w:val="696A086B"/>
    <w:rsid w:val="69D4537F"/>
    <w:rsid w:val="6C517895"/>
    <w:rsid w:val="6CC05D86"/>
    <w:rsid w:val="6D0325B4"/>
    <w:rsid w:val="6E8506AC"/>
    <w:rsid w:val="6F827F9F"/>
    <w:rsid w:val="70843425"/>
    <w:rsid w:val="710140E2"/>
    <w:rsid w:val="728B1D53"/>
    <w:rsid w:val="72EB27F1"/>
    <w:rsid w:val="73393A7E"/>
    <w:rsid w:val="76091A83"/>
    <w:rsid w:val="76D10E3F"/>
    <w:rsid w:val="771F6F0D"/>
    <w:rsid w:val="7733288D"/>
    <w:rsid w:val="77901832"/>
    <w:rsid w:val="77E471E7"/>
    <w:rsid w:val="784840CF"/>
    <w:rsid w:val="786B73C0"/>
    <w:rsid w:val="78991D6F"/>
    <w:rsid w:val="78EC1071"/>
    <w:rsid w:val="7C6333F8"/>
    <w:rsid w:val="7D0B4B8D"/>
    <w:rsid w:val="7DB23C95"/>
    <w:rsid w:val="7E2070D2"/>
    <w:rsid w:val="7E461224"/>
    <w:rsid w:val="7F8873BD"/>
    <w:rsid w:val="7F9E730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qFormat="1"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4">
    <w:name w:val="heading 1"/>
    <w:basedOn w:val="1"/>
    <w:next w:val="1"/>
    <w:link w:val="64"/>
    <w:qFormat/>
    <w:uiPriority w:val="0"/>
    <w:pPr>
      <w:spacing w:before="340" w:after="330" w:line="360" w:lineRule="auto"/>
      <w:jc w:val="center"/>
      <w:outlineLvl w:val="0"/>
    </w:pPr>
    <w:rPr>
      <w:rFonts w:eastAsia="黑体"/>
      <w:kern w:val="44"/>
      <w:szCs w:val="44"/>
    </w:rPr>
  </w:style>
  <w:style w:type="paragraph" w:styleId="5">
    <w:name w:val="heading 2"/>
    <w:basedOn w:val="6"/>
    <w:next w:val="7"/>
    <w:link w:val="79"/>
    <w:qFormat/>
    <w:uiPriority w:val="0"/>
    <w:pPr>
      <w:adjustRightInd w:val="0"/>
      <w:jc w:val="center"/>
      <w:textAlignment w:val="baseline"/>
      <w:outlineLvl w:val="1"/>
    </w:pPr>
    <w:rPr>
      <w:kern w:val="0"/>
      <w:sz w:val="24"/>
      <w:szCs w:val="20"/>
    </w:rPr>
  </w:style>
  <w:style w:type="paragraph" w:styleId="6">
    <w:name w:val="heading 3"/>
    <w:basedOn w:val="7"/>
    <w:next w:val="1"/>
    <w:link w:val="63"/>
    <w:qFormat/>
    <w:uiPriority w:val="9"/>
    <w:pPr>
      <w:spacing w:before="260" w:after="260" w:line="240" w:lineRule="auto"/>
      <w:outlineLvl w:val="2"/>
    </w:pPr>
    <w:rPr>
      <w:rFonts w:ascii="宋体" w:hAnsi="宋体" w:eastAsia="宋体"/>
      <w:szCs w:val="32"/>
    </w:rPr>
  </w:style>
  <w:style w:type="paragraph" w:styleId="7">
    <w:name w:val="heading 4"/>
    <w:basedOn w:val="1"/>
    <w:next w:val="1"/>
    <w:link w:val="61"/>
    <w:qFormat/>
    <w:uiPriority w:val="9"/>
    <w:pPr>
      <w:keepNext/>
      <w:keepLines/>
      <w:spacing w:before="280" w:after="290" w:line="376" w:lineRule="auto"/>
      <w:outlineLvl w:val="3"/>
    </w:pPr>
    <w:rPr>
      <w:rFonts w:ascii="Arial" w:hAnsi="Arial" w:eastAsia="黑体"/>
      <w:b/>
      <w:bCs/>
      <w:sz w:val="28"/>
      <w:szCs w:val="28"/>
    </w:rPr>
  </w:style>
  <w:style w:type="paragraph" w:styleId="8">
    <w:name w:val="heading 5"/>
    <w:basedOn w:val="1"/>
    <w:next w:val="9"/>
    <w:link w:val="88"/>
    <w:qFormat/>
    <w:uiPriority w:val="0"/>
    <w:pPr>
      <w:keepNext/>
      <w:keepLines/>
      <w:spacing w:before="280" w:after="290" w:line="376" w:lineRule="auto"/>
      <w:outlineLvl w:val="4"/>
    </w:pPr>
    <w:rPr>
      <w:b/>
      <w:sz w:val="28"/>
      <w:szCs w:val="20"/>
    </w:rPr>
  </w:style>
  <w:style w:type="paragraph" w:styleId="10">
    <w:name w:val="heading 6"/>
    <w:basedOn w:val="1"/>
    <w:next w:val="9"/>
    <w:link w:val="91"/>
    <w:qFormat/>
    <w:uiPriority w:val="0"/>
    <w:pPr>
      <w:keepNext/>
      <w:keepLines/>
      <w:spacing w:before="240" w:after="64" w:line="320" w:lineRule="auto"/>
      <w:outlineLvl w:val="5"/>
    </w:pPr>
    <w:rPr>
      <w:rFonts w:ascii="Arial" w:hAnsi="Arial" w:eastAsia="黑体"/>
      <w:b/>
      <w:sz w:val="24"/>
      <w:szCs w:val="20"/>
    </w:rPr>
  </w:style>
  <w:style w:type="paragraph" w:styleId="11">
    <w:name w:val="heading 7"/>
    <w:basedOn w:val="1"/>
    <w:next w:val="9"/>
    <w:link w:val="92"/>
    <w:qFormat/>
    <w:uiPriority w:val="0"/>
    <w:pPr>
      <w:keepNext/>
      <w:keepLines/>
      <w:spacing w:before="240" w:after="64" w:line="320" w:lineRule="auto"/>
      <w:outlineLvl w:val="6"/>
    </w:pPr>
    <w:rPr>
      <w:b/>
      <w:sz w:val="24"/>
      <w:szCs w:val="20"/>
    </w:rPr>
  </w:style>
  <w:style w:type="paragraph" w:styleId="12">
    <w:name w:val="heading 8"/>
    <w:basedOn w:val="1"/>
    <w:next w:val="9"/>
    <w:link w:val="93"/>
    <w:qFormat/>
    <w:uiPriority w:val="0"/>
    <w:pPr>
      <w:keepNext/>
      <w:keepLines/>
      <w:spacing w:before="240" w:after="64" w:line="320" w:lineRule="auto"/>
      <w:outlineLvl w:val="7"/>
    </w:pPr>
    <w:rPr>
      <w:rFonts w:ascii="Arial" w:hAnsi="Arial" w:eastAsia="黑体"/>
      <w:sz w:val="24"/>
      <w:szCs w:val="20"/>
    </w:rPr>
  </w:style>
  <w:style w:type="paragraph" w:styleId="13">
    <w:name w:val="heading 9"/>
    <w:basedOn w:val="1"/>
    <w:next w:val="9"/>
    <w:link w:val="94"/>
    <w:qFormat/>
    <w:uiPriority w:val="0"/>
    <w:pPr>
      <w:keepNext/>
      <w:keepLines/>
      <w:spacing w:before="240" w:after="64" w:line="320" w:lineRule="auto"/>
      <w:outlineLvl w:val="8"/>
    </w:pPr>
    <w:rPr>
      <w:rFonts w:ascii="Arial" w:hAnsi="Arial" w:eastAsia="黑体"/>
      <w:szCs w:val="20"/>
    </w:rPr>
  </w:style>
  <w:style w:type="character" w:default="1" w:styleId="46">
    <w:name w:val="Default Paragraph Font"/>
    <w:semiHidden/>
    <w:unhideWhenUsed/>
    <w:qFormat/>
    <w:uiPriority w:val="1"/>
  </w:style>
  <w:style w:type="table" w:default="1" w:styleId="43">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3"/>
    <w:link w:val="100"/>
    <w:qFormat/>
    <w:uiPriority w:val="0"/>
    <w:pPr>
      <w:spacing w:line="360" w:lineRule="auto"/>
    </w:pPr>
    <w:rPr>
      <w:b/>
      <w:bCs/>
      <w:sz w:val="24"/>
    </w:rPr>
  </w:style>
  <w:style w:type="paragraph" w:styleId="3">
    <w:name w:val="Body Text 2"/>
    <w:basedOn w:val="1"/>
    <w:link w:val="104"/>
    <w:qFormat/>
    <w:uiPriority w:val="0"/>
    <w:pPr>
      <w:spacing w:line="360" w:lineRule="auto"/>
    </w:pPr>
    <w:rPr>
      <w:sz w:val="24"/>
    </w:rPr>
  </w:style>
  <w:style w:type="paragraph" w:styleId="9">
    <w:name w:val="Normal Indent"/>
    <w:basedOn w:val="1"/>
    <w:link w:val="65"/>
    <w:qFormat/>
    <w:uiPriority w:val="0"/>
    <w:pPr>
      <w:ind w:firstLine="420"/>
    </w:pPr>
    <w:rPr>
      <w:szCs w:val="20"/>
    </w:rPr>
  </w:style>
  <w:style w:type="paragraph" w:styleId="14">
    <w:name w:val="toc 7"/>
    <w:basedOn w:val="1"/>
    <w:next w:val="1"/>
    <w:semiHidden/>
    <w:qFormat/>
    <w:uiPriority w:val="0"/>
    <w:pPr>
      <w:ind w:left="1260"/>
      <w:jc w:val="left"/>
    </w:pPr>
    <w:rPr>
      <w:szCs w:val="21"/>
    </w:rPr>
  </w:style>
  <w:style w:type="paragraph" w:styleId="15">
    <w:name w:val="caption"/>
    <w:basedOn w:val="1"/>
    <w:next w:val="1"/>
    <w:qFormat/>
    <w:uiPriority w:val="0"/>
    <w:pPr>
      <w:widowControl/>
      <w:spacing w:line="360" w:lineRule="auto"/>
      <w:ind w:firstLine="1940" w:firstLineChars="920"/>
      <w:jc w:val="left"/>
    </w:pPr>
    <w:rPr>
      <w:rFonts w:ascii="宋体" w:hAnsi="宋体"/>
      <w:b/>
      <w:bCs/>
      <w:kern w:val="0"/>
      <w:sz w:val="20"/>
      <w:szCs w:val="20"/>
    </w:rPr>
  </w:style>
  <w:style w:type="paragraph" w:styleId="16">
    <w:name w:val="List Bullet"/>
    <w:basedOn w:val="1"/>
    <w:qFormat/>
    <w:uiPriority w:val="0"/>
    <w:pPr>
      <w:numPr>
        <w:ilvl w:val="0"/>
        <w:numId w:val="1"/>
      </w:numPr>
    </w:pPr>
    <w:rPr>
      <w:szCs w:val="20"/>
    </w:rPr>
  </w:style>
  <w:style w:type="paragraph" w:styleId="17">
    <w:name w:val="Document Map"/>
    <w:basedOn w:val="1"/>
    <w:semiHidden/>
    <w:qFormat/>
    <w:uiPriority w:val="0"/>
    <w:pPr>
      <w:shd w:val="clear" w:color="auto" w:fill="000080"/>
    </w:pPr>
  </w:style>
  <w:style w:type="paragraph" w:styleId="18">
    <w:name w:val="annotation text"/>
    <w:basedOn w:val="1"/>
    <w:link w:val="192"/>
    <w:qFormat/>
    <w:uiPriority w:val="0"/>
    <w:pPr>
      <w:autoSpaceDE w:val="0"/>
      <w:autoSpaceDN w:val="0"/>
      <w:adjustRightInd w:val="0"/>
      <w:jc w:val="left"/>
      <w:textAlignment w:val="baseline"/>
    </w:pPr>
    <w:rPr>
      <w:rFonts w:ascii="宋体"/>
      <w:kern w:val="0"/>
      <w:sz w:val="34"/>
      <w:szCs w:val="20"/>
    </w:rPr>
  </w:style>
  <w:style w:type="paragraph" w:styleId="19">
    <w:name w:val="Body Text 3"/>
    <w:basedOn w:val="1"/>
    <w:link w:val="106"/>
    <w:qFormat/>
    <w:uiPriority w:val="0"/>
    <w:pPr>
      <w:spacing w:after="120"/>
    </w:pPr>
    <w:rPr>
      <w:sz w:val="16"/>
      <w:szCs w:val="16"/>
    </w:rPr>
  </w:style>
  <w:style w:type="paragraph" w:styleId="20">
    <w:name w:val="Body Text Indent"/>
    <w:basedOn w:val="1"/>
    <w:link w:val="87"/>
    <w:qFormat/>
    <w:uiPriority w:val="0"/>
    <w:pPr>
      <w:spacing w:line="360" w:lineRule="auto"/>
      <w:ind w:firstLine="420" w:firstLineChars="200"/>
    </w:pPr>
  </w:style>
  <w:style w:type="paragraph" w:styleId="21">
    <w:name w:val="toc 5"/>
    <w:basedOn w:val="1"/>
    <w:next w:val="1"/>
    <w:semiHidden/>
    <w:qFormat/>
    <w:uiPriority w:val="0"/>
    <w:pPr>
      <w:ind w:left="840"/>
      <w:jc w:val="left"/>
    </w:pPr>
    <w:rPr>
      <w:szCs w:val="21"/>
    </w:rPr>
  </w:style>
  <w:style w:type="paragraph" w:styleId="22">
    <w:name w:val="toc 3"/>
    <w:basedOn w:val="1"/>
    <w:next w:val="1"/>
    <w:semiHidden/>
    <w:qFormat/>
    <w:uiPriority w:val="0"/>
    <w:pPr>
      <w:ind w:left="420"/>
      <w:jc w:val="left"/>
    </w:pPr>
    <w:rPr>
      <w:i/>
      <w:iCs/>
    </w:rPr>
  </w:style>
  <w:style w:type="paragraph" w:styleId="23">
    <w:name w:val="Plain Text"/>
    <w:basedOn w:val="1"/>
    <w:link w:val="98"/>
    <w:qFormat/>
    <w:uiPriority w:val="0"/>
    <w:rPr>
      <w:rFonts w:ascii="宋体" w:hAnsi="Courier New"/>
      <w:szCs w:val="20"/>
    </w:rPr>
  </w:style>
  <w:style w:type="paragraph" w:styleId="24">
    <w:name w:val="toc 8"/>
    <w:basedOn w:val="1"/>
    <w:next w:val="1"/>
    <w:semiHidden/>
    <w:qFormat/>
    <w:uiPriority w:val="0"/>
    <w:pPr>
      <w:ind w:left="1470"/>
      <w:jc w:val="left"/>
    </w:pPr>
    <w:rPr>
      <w:szCs w:val="21"/>
    </w:rPr>
  </w:style>
  <w:style w:type="paragraph" w:styleId="25">
    <w:name w:val="Date"/>
    <w:basedOn w:val="1"/>
    <w:next w:val="1"/>
    <w:link w:val="96"/>
    <w:qFormat/>
    <w:uiPriority w:val="0"/>
    <w:rPr>
      <w:rFonts w:ascii="宋体" w:hAnsi="Courier New"/>
      <w:sz w:val="32"/>
      <w:szCs w:val="20"/>
    </w:rPr>
  </w:style>
  <w:style w:type="paragraph" w:styleId="26">
    <w:name w:val="Body Text Indent 2"/>
    <w:basedOn w:val="1"/>
    <w:link w:val="101"/>
    <w:qFormat/>
    <w:uiPriority w:val="0"/>
    <w:pPr>
      <w:spacing w:beforeLines="50" w:afterLines="50" w:line="120" w:lineRule="auto"/>
      <w:ind w:firstLine="840" w:firstLineChars="400"/>
      <w:jc w:val="left"/>
    </w:pPr>
    <w:rPr>
      <w:rFonts w:ascii="宋体" w:hAnsi="宋体"/>
    </w:rPr>
  </w:style>
  <w:style w:type="paragraph" w:styleId="27">
    <w:name w:val="Balloon Text"/>
    <w:basedOn w:val="1"/>
    <w:link w:val="107"/>
    <w:semiHidden/>
    <w:qFormat/>
    <w:uiPriority w:val="99"/>
    <w:rPr>
      <w:sz w:val="18"/>
      <w:szCs w:val="18"/>
    </w:rPr>
  </w:style>
  <w:style w:type="paragraph" w:styleId="28">
    <w:name w:val="footer"/>
    <w:basedOn w:val="1"/>
    <w:link w:val="105"/>
    <w:qFormat/>
    <w:uiPriority w:val="0"/>
    <w:pPr>
      <w:tabs>
        <w:tab w:val="center" w:pos="4153"/>
        <w:tab w:val="right" w:pos="8306"/>
      </w:tabs>
      <w:snapToGrid w:val="0"/>
      <w:jc w:val="left"/>
    </w:pPr>
    <w:rPr>
      <w:sz w:val="18"/>
      <w:szCs w:val="18"/>
    </w:rPr>
  </w:style>
  <w:style w:type="paragraph" w:styleId="29">
    <w:name w:val="header"/>
    <w:basedOn w:val="1"/>
    <w:link w:val="102"/>
    <w:qFormat/>
    <w:uiPriority w:val="99"/>
    <w:pPr>
      <w:pBdr>
        <w:bottom w:val="single" w:color="auto" w:sz="6" w:space="1"/>
      </w:pBdr>
      <w:tabs>
        <w:tab w:val="center" w:pos="4153"/>
        <w:tab w:val="right" w:pos="8306"/>
      </w:tabs>
      <w:snapToGrid w:val="0"/>
      <w:jc w:val="center"/>
    </w:pPr>
    <w:rPr>
      <w:sz w:val="18"/>
      <w:szCs w:val="18"/>
    </w:rPr>
  </w:style>
  <w:style w:type="paragraph" w:styleId="30">
    <w:name w:val="toc 1"/>
    <w:basedOn w:val="1"/>
    <w:next w:val="1"/>
    <w:qFormat/>
    <w:uiPriority w:val="0"/>
    <w:pPr>
      <w:spacing w:before="120" w:after="120"/>
      <w:jc w:val="left"/>
    </w:pPr>
    <w:rPr>
      <w:b/>
      <w:bCs/>
      <w:caps/>
    </w:rPr>
  </w:style>
  <w:style w:type="paragraph" w:styleId="31">
    <w:name w:val="toc 4"/>
    <w:basedOn w:val="1"/>
    <w:next w:val="1"/>
    <w:semiHidden/>
    <w:qFormat/>
    <w:uiPriority w:val="0"/>
    <w:pPr>
      <w:ind w:left="630"/>
      <w:jc w:val="left"/>
    </w:pPr>
    <w:rPr>
      <w:szCs w:val="21"/>
    </w:rPr>
  </w:style>
  <w:style w:type="paragraph" w:styleId="32">
    <w:name w:val="Subtitle"/>
    <w:next w:val="1"/>
    <w:link w:val="317"/>
    <w:qFormat/>
    <w:uiPriority w:val="0"/>
    <w:pPr>
      <w:wordWrap w:val="0"/>
      <w:spacing w:after="60"/>
      <w:jc w:val="center"/>
    </w:pPr>
    <w:rPr>
      <w:rFonts w:ascii="Calibri" w:hAnsi="Calibri" w:eastAsia="宋体" w:cs="Times New Roman"/>
      <w:sz w:val="24"/>
      <w:lang w:val="en-US" w:eastAsia="zh-CN" w:bidi="ar-SA"/>
    </w:rPr>
  </w:style>
  <w:style w:type="paragraph" w:styleId="33">
    <w:name w:val="toc 6"/>
    <w:basedOn w:val="1"/>
    <w:next w:val="1"/>
    <w:semiHidden/>
    <w:qFormat/>
    <w:uiPriority w:val="0"/>
    <w:pPr>
      <w:ind w:left="1050"/>
      <w:jc w:val="left"/>
    </w:pPr>
    <w:rPr>
      <w:szCs w:val="21"/>
    </w:rPr>
  </w:style>
  <w:style w:type="paragraph" w:styleId="34">
    <w:name w:val="Body Text Indent 3"/>
    <w:basedOn w:val="1"/>
    <w:link w:val="103"/>
    <w:qFormat/>
    <w:uiPriority w:val="0"/>
    <w:pPr>
      <w:spacing w:line="360" w:lineRule="auto"/>
      <w:ind w:firstLine="482" w:firstLineChars="200"/>
    </w:pPr>
    <w:rPr>
      <w:rFonts w:ascii="宋体"/>
      <w:b/>
      <w:bCs/>
      <w:sz w:val="24"/>
    </w:rPr>
  </w:style>
  <w:style w:type="paragraph" w:styleId="35">
    <w:name w:val="toc 2"/>
    <w:basedOn w:val="1"/>
    <w:next w:val="1"/>
    <w:semiHidden/>
    <w:qFormat/>
    <w:uiPriority w:val="0"/>
    <w:pPr>
      <w:tabs>
        <w:tab w:val="right" w:leader="dot" w:pos="8296"/>
      </w:tabs>
      <w:ind w:left="210"/>
      <w:jc w:val="left"/>
    </w:pPr>
    <w:rPr>
      <w:smallCaps/>
    </w:rPr>
  </w:style>
  <w:style w:type="paragraph" w:styleId="36">
    <w:name w:val="toc 9"/>
    <w:basedOn w:val="1"/>
    <w:next w:val="1"/>
    <w:semiHidden/>
    <w:qFormat/>
    <w:uiPriority w:val="0"/>
    <w:pPr>
      <w:ind w:left="1680"/>
      <w:jc w:val="left"/>
    </w:pPr>
    <w:rPr>
      <w:szCs w:val="21"/>
    </w:rPr>
  </w:style>
  <w:style w:type="paragraph" w:styleId="37">
    <w:name w:val="HTML Preformatted"/>
    <w:basedOn w:val="1"/>
    <w:link w:val="97"/>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olor w:val="000000"/>
      <w:kern w:val="0"/>
      <w:sz w:val="20"/>
      <w:szCs w:val="20"/>
    </w:rPr>
  </w:style>
  <w:style w:type="paragraph" w:styleId="38">
    <w:name w:val="Normal (Web)"/>
    <w:basedOn w:val="1"/>
    <w:qFormat/>
    <w:uiPriority w:val="99"/>
    <w:pPr>
      <w:spacing w:beforeAutospacing="1" w:afterAutospacing="1"/>
      <w:jc w:val="left"/>
    </w:pPr>
    <w:rPr>
      <w:kern w:val="0"/>
      <w:sz w:val="24"/>
    </w:rPr>
  </w:style>
  <w:style w:type="paragraph" w:styleId="39">
    <w:name w:val="index 1"/>
    <w:basedOn w:val="1"/>
    <w:next w:val="1"/>
    <w:semiHidden/>
    <w:qFormat/>
    <w:uiPriority w:val="0"/>
    <w:pPr>
      <w:tabs>
        <w:tab w:val="left" w:pos="3360"/>
      </w:tabs>
      <w:spacing w:line="520" w:lineRule="exact"/>
      <w:ind w:left="419" w:leftChars="50" w:hanging="314" w:hangingChars="131"/>
      <w:jc w:val="center"/>
      <w:outlineLvl w:val="3"/>
    </w:pPr>
    <w:rPr>
      <w:rFonts w:ascii="宋体" w:hAnsi="宋体"/>
      <w:sz w:val="24"/>
    </w:rPr>
  </w:style>
  <w:style w:type="paragraph" w:styleId="40">
    <w:name w:val="Title"/>
    <w:basedOn w:val="1"/>
    <w:link w:val="95"/>
    <w:qFormat/>
    <w:uiPriority w:val="0"/>
    <w:pPr>
      <w:spacing w:before="240" w:after="60"/>
      <w:jc w:val="center"/>
      <w:outlineLvl w:val="0"/>
    </w:pPr>
    <w:rPr>
      <w:rFonts w:ascii="Arial" w:hAnsi="Arial" w:eastAsia="隶书" w:cs="Arial"/>
      <w:b/>
      <w:bCs/>
      <w:sz w:val="32"/>
      <w:szCs w:val="32"/>
    </w:rPr>
  </w:style>
  <w:style w:type="paragraph" w:styleId="41">
    <w:name w:val="annotation subject"/>
    <w:basedOn w:val="18"/>
    <w:next w:val="18"/>
    <w:link w:val="193"/>
    <w:qFormat/>
    <w:uiPriority w:val="99"/>
    <w:pPr>
      <w:autoSpaceDE/>
      <w:autoSpaceDN/>
      <w:adjustRightInd/>
      <w:textAlignment w:val="auto"/>
    </w:pPr>
    <w:rPr>
      <w:rFonts w:ascii="Times New Roman"/>
      <w:b/>
      <w:bCs/>
      <w:kern w:val="2"/>
      <w:sz w:val="21"/>
      <w:szCs w:val="24"/>
    </w:rPr>
  </w:style>
  <w:style w:type="paragraph" w:styleId="42">
    <w:name w:val="Body Text First Indent"/>
    <w:basedOn w:val="2"/>
    <w:link w:val="138"/>
    <w:qFormat/>
    <w:uiPriority w:val="0"/>
    <w:pPr>
      <w:spacing w:after="120" w:line="240" w:lineRule="auto"/>
      <w:ind w:firstLine="420" w:firstLineChars="100"/>
    </w:pPr>
    <w:rPr>
      <w:sz w:val="21"/>
    </w:rPr>
  </w:style>
  <w:style w:type="table" w:styleId="44">
    <w:name w:val="Table Grid"/>
    <w:basedOn w:val="4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5">
    <w:name w:val="Table Elegant"/>
    <w:basedOn w:val="43"/>
    <w:qFormat/>
    <w:uiPriority w:val="0"/>
    <w:pPr>
      <w:widowControl w:val="0"/>
      <w:jc w:val="both"/>
    </w:pPr>
    <w:rPr>
      <w:rFonts w:ascii="Calibri" w:hAnsi="Calibri"/>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47">
    <w:name w:val="Strong"/>
    <w:qFormat/>
    <w:uiPriority w:val="0"/>
    <w:rPr>
      <w:b/>
      <w:bCs/>
    </w:rPr>
  </w:style>
  <w:style w:type="character" w:styleId="48">
    <w:name w:val="page number"/>
    <w:basedOn w:val="46"/>
    <w:qFormat/>
    <w:uiPriority w:val="0"/>
  </w:style>
  <w:style w:type="character" w:styleId="49">
    <w:name w:val="FollowedHyperlink"/>
    <w:qFormat/>
    <w:uiPriority w:val="0"/>
    <w:rPr>
      <w:color w:val="800080"/>
      <w:u w:val="single"/>
    </w:rPr>
  </w:style>
  <w:style w:type="character" w:styleId="50">
    <w:name w:val="Emphasis"/>
    <w:basedOn w:val="46"/>
    <w:qFormat/>
    <w:uiPriority w:val="0"/>
    <w:rPr>
      <w:b/>
      <w:bCs/>
      <w:sz w:val="20"/>
    </w:rPr>
  </w:style>
  <w:style w:type="character" w:styleId="51">
    <w:name w:val="HTML Definition"/>
    <w:basedOn w:val="46"/>
    <w:semiHidden/>
    <w:unhideWhenUsed/>
    <w:uiPriority w:val="0"/>
  </w:style>
  <w:style w:type="character" w:styleId="52">
    <w:name w:val="HTML Typewriter"/>
    <w:basedOn w:val="46"/>
    <w:semiHidden/>
    <w:unhideWhenUsed/>
    <w:uiPriority w:val="0"/>
    <w:rPr>
      <w:rFonts w:hint="default" w:ascii="monospace" w:hAnsi="monospace" w:eastAsia="monospace" w:cs="monospace"/>
      <w:sz w:val="20"/>
    </w:rPr>
  </w:style>
  <w:style w:type="character" w:styleId="53">
    <w:name w:val="HTML Acronym"/>
    <w:basedOn w:val="46"/>
    <w:semiHidden/>
    <w:unhideWhenUsed/>
    <w:uiPriority w:val="0"/>
    <w:rPr>
      <w:bdr w:val="none" w:color="auto" w:sz="0" w:space="0"/>
    </w:rPr>
  </w:style>
  <w:style w:type="character" w:styleId="54">
    <w:name w:val="HTML Variable"/>
    <w:basedOn w:val="46"/>
    <w:semiHidden/>
    <w:unhideWhenUsed/>
    <w:uiPriority w:val="0"/>
  </w:style>
  <w:style w:type="character" w:styleId="55">
    <w:name w:val="Hyperlink"/>
    <w:qFormat/>
    <w:uiPriority w:val="99"/>
    <w:rPr>
      <w:color w:val="0000FF"/>
      <w:u w:val="single"/>
    </w:rPr>
  </w:style>
  <w:style w:type="character" w:styleId="56">
    <w:name w:val="HTML Code"/>
    <w:basedOn w:val="46"/>
    <w:semiHidden/>
    <w:unhideWhenUsed/>
    <w:uiPriority w:val="0"/>
    <w:rPr>
      <w:rFonts w:hint="default" w:ascii="monospace" w:hAnsi="monospace" w:eastAsia="monospace" w:cs="monospace"/>
      <w:sz w:val="20"/>
      <w:bdr w:val="none" w:color="auto" w:sz="0" w:space="0"/>
    </w:rPr>
  </w:style>
  <w:style w:type="character" w:styleId="57">
    <w:name w:val="annotation reference"/>
    <w:basedOn w:val="46"/>
    <w:qFormat/>
    <w:uiPriority w:val="99"/>
    <w:rPr>
      <w:sz w:val="21"/>
      <w:szCs w:val="21"/>
    </w:rPr>
  </w:style>
  <w:style w:type="character" w:styleId="58">
    <w:name w:val="HTML Cite"/>
    <w:basedOn w:val="46"/>
    <w:semiHidden/>
    <w:unhideWhenUsed/>
    <w:uiPriority w:val="0"/>
  </w:style>
  <w:style w:type="character" w:styleId="59">
    <w:name w:val="HTML Keyboard"/>
    <w:basedOn w:val="46"/>
    <w:semiHidden/>
    <w:unhideWhenUsed/>
    <w:uiPriority w:val="0"/>
    <w:rPr>
      <w:rFonts w:ascii="monospace" w:hAnsi="monospace" w:eastAsia="monospace" w:cs="monospace"/>
      <w:sz w:val="20"/>
    </w:rPr>
  </w:style>
  <w:style w:type="character" w:styleId="60">
    <w:name w:val="HTML Sample"/>
    <w:basedOn w:val="46"/>
    <w:semiHidden/>
    <w:unhideWhenUsed/>
    <w:uiPriority w:val="0"/>
    <w:rPr>
      <w:rFonts w:hint="default" w:ascii="monospace" w:hAnsi="monospace" w:eastAsia="monospace" w:cs="monospace"/>
    </w:rPr>
  </w:style>
  <w:style w:type="character" w:customStyle="1" w:styleId="61">
    <w:name w:val="标题 4 字符"/>
    <w:link w:val="7"/>
    <w:qFormat/>
    <w:uiPriority w:val="9"/>
    <w:rPr>
      <w:rFonts w:ascii="Arial" w:hAnsi="Arial" w:eastAsia="黑体"/>
      <w:b/>
      <w:bCs/>
      <w:kern w:val="2"/>
      <w:sz w:val="28"/>
      <w:szCs w:val="28"/>
      <w:lang w:val="en-US" w:eastAsia="zh-CN" w:bidi="ar-SA"/>
    </w:rPr>
  </w:style>
  <w:style w:type="paragraph" w:customStyle="1" w:styleId="62">
    <w:name w:val="Char"/>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63">
    <w:name w:val="标题 3 字符"/>
    <w:link w:val="6"/>
    <w:qFormat/>
    <w:uiPriority w:val="9"/>
    <w:rPr>
      <w:rFonts w:ascii="宋体" w:hAnsi="宋体" w:eastAsia="宋体"/>
      <w:b/>
      <w:bCs/>
      <w:kern w:val="2"/>
      <w:sz w:val="28"/>
      <w:szCs w:val="32"/>
      <w:lang w:val="en-US" w:eastAsia="zh-CN" w:bidi="ar-SA"/>
    </w:rPr>
  </w:style>
  <w:style w:type="character" w:customStyle="1" w:styleId="64">
    <w:name w:val="标题 1 字符"/>
    <w:link w:val="4"/>
    <w:qFormat/>
    <w:uiPriority w:val="0"/>
    <w:rPr>
      <w:rFonts w:ascii="宋体" w:hAnsi="宋体" w:eastAsia="黑体"/>
      <w:b/>
      <w:bCs/>
      <w:kern w:val="44"/>
      <w:sz w:val="28"/>
      <w:szCs w:val="44"/>
      <w:lang w:val="en-US" w:eastAsia="zh-CN" w:bidi="ar-SA"/>
    </w:rPr>
  </w:style>
  <w:style w:type="character" w:customStyle="1" w:styleId="65">
    <w:name w:val="正文缩进 字符"/>
    <w:link w:val="9"/>
    <w:qFormat/>
    <w:uiPriority w:val="0"/>
    <w:rPr>
      <w:rFonts w:eastAsia="宋体"/>
      <w:kern w:val="2"/>
      <w:sz w:val="21"/>
      <w:lang w:val="en-US" w:eastAsia="zh-CN" w:bidi="ar-SA"/>
    </w:rPr>
  </w:style>
  <w:style w:type="character" w:customStyle="1" w:styleId="66">
    <w:name w:val="标题 3 Char"/>
    <w:qFormat/>
    <w:uiPriority w:val="0"/>
    <w:rPr>
      <w:rFonts w:ascii="黑体" w:eastAsia="黑体"/>
      <w:bCs/>
      <w:sz w:val="30"/>
    </w:rPr>
  </w:style>
  <w:style w:type="paragraph" w:customStyle="1" w:styleId="67">
    <w:name w:val="样式41"/>
    <w:basedOn w:val="1"/>
    <w:qFormat/>
    <w:uiPriority w:val="0"/>
    <w:pPr>
      <w:numPr>
        <w:ilvl w:val="0"/>
        <w:numId w:val="2"/>
      </w:numPr>
      <w:tabs>
        <w:tab w:val="left" w:pos="945"/>
      </w:tabs>
      <w:spacing w:line="360" w:lineRule="auto"/>
    </w:pPr>
    <w:rPr>
      <w:b/>
      <w:color w:val="000000"/>
      <w:sz w:val="24"/>
      <w:szCs w:val="20"/>
    </w:rPr>
  </w:style>
  <w:style w:type="paragraph" w:customStyle="1" w:styleId="68">
    <w:name w:val="图"/>
    <w:basedOn w:val="1"/>
    <w:qFormat/>
    <w:uiPriority w:val="0"/>
    <w:pPr>
      <w:keepNext/>
      <w:adjustRightInd w:val="0"/>
      <w:snapToGrid w:val="0"/>
      <w:spacing w:before="60" w:after="60" w:line="300" w:lineRule="auto"/>
      <w:jc w:val="center"/>
    </w:pPr>
    <w:rPr>
      <w:spacing w:val="20"/>
      <w:kern w:val="0"/>
      <w:sz w:val="24"/>
      <w:szCs w:val="20"/>
    </w:rPr>
  </w:style>
  <w:style w:type="paragraph" w:customStyle="1" w:styleId="69">
    <w:name w:val="文档正文"/>
    <w:basedOn w:val="1"/>
    <w:qFormat/>
    <w:uiPriority w:val="0"/>
    <w:pPr>
      <w:adjustRightInd w:val="0"/>
      <w:spacing w:line="480" w:lineRule="atLeast"/>
      <w:ind w:firstLine="567" w:firstLineChars="200"/>
      <w:textAlignment w:val="baseline"/>
    </w:pPr>
    <w:rPr>
      <w:rFonts w:ascii="长城仿宋"/>
      <w:kern w:val="0"/>
      <w:szCs w:val="20"/>
    </w:rPr>
  </w:style>
  <w:style w:type="paragraph" w:customStyle="1" w:styleId="70">
    <w:name w:val="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71">
    <w:name w:val="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72">
    <w:name w:val="Char Char Char 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73">
    <w:name w:val="Table Contents"/>
    <w:basedOn w:val="1"/>
    <w:qFormat/>
    <w:uiPriority w:val="0"/>
    <w:pPr>
      <w:suppressAutoHyphens/>
      <w:autoSpaceDE w:val="0"/>
      <w:spacing w:after="120"/>
      <w:jc w:val="left"/>
    </w:pPr>
    <w:rPr>
      <w:rFonts w:ascii="Helvetica" w:hAnsi="Helvetica"/>
      <w:kern w:val="1"/>
      <w:sz w:val="20"/>
      <w:szCs w:val="20"/>
    </w:rPr>
  </w:style>
  <w:style w:type="paragraph" w:customStyle="1" w:styleId="74">
    <w:name w:val="自定义正文"/>
    <w:basedOn w:val="1"/>
    <w:qFormat/>
    <w:uiPriority w:val="0"/>
    <w:pPr>
      <w:spacing w:afterLines="50"/>
      <w:ind w:left="600" w:leftChars="600"/>
    </w:pPr>
  </w:style>
  <w:style w:type="paragraph" w:customStyle="1" w:styleId="75">
    <w:name w:val="Char Char Char Char Char"/>
    <w:basedOn w:val="1"/>
    <w:qFormat/>
    <w:uiPriority w:val="0"/>
    <w:rPr>
      <w:rFonts w:ascii="Tahoma" w:hAnsi="Tahoma"/>
      <w:sz w:val="24"/>
      <w:szCs w:val="20"/>
    </w:rPr>
  </w:style>
  <w:style w:type="paragraph" w:customStyle="1" w:styleId="76">
    <w:name w:val="小标题 1"/>
    <w:basedOn w:val="1"/>
    <w:qFormat/>
    <w:uiPriority w:val="0"/>
    <w:pPr>
      <w:autoSpaceDE w:val="0"/>
      <w:autoSpaceDN w:val="0"/>
      <w:adjustRightInd w:val="0"/>
      <w:spacing w:line="360" w:lineRule="atLeast"/>
    </w:pPr>
    <w:rPr>
      <w:rFonts w:ascii="文鼎粗黑" w:eastAsia="文鼎粗黑"/>
      <w:kern w:val="0"/>
      <w:sz w:val="22"/>
      <w:szCs w:val="20"/>
    </w:rPr>
  </w:style>
  <w:style w:type="paragraph" w:customStyle="1" w:styleId="77">
    <w:name w:val="Char Char"/>
    <w:basedOn w:val="1"/>
    <w:qFormat/>
    <w:uiPriority w:val="0"/>
    <w:rPr>
      <w:rFonts w:ascii="Tahoma" w:hAnsi="Tahoma"/>
      <w:sz w:val="24"/>
      <w:szCs w:val="20"/>
    </w:rPr>
  </w:style>
  <w:style w:type="paragraph" w:customStyle="1" w:styleId="78">
    <w:name w:val="È±Ê¡ÎÄ±¾"/>
    <w:basedOn w:val="1"/>
    <w:qFormat/>
    <w:uiPriority w:val="0"/>
    <w:pPr>
      <w:widowControl/>
      <w:overflowPunct w:val="0"/>
      <w:autoSpaceDE w:val="0"/>
      <w:autoSpaceDN w:val="0"/>
      <w:adjustRightInd w:val="0"/>
      <w:jc w:val="left"/>
      <w:textAlignment w:val="baseline"/>
    </w:pPr>
    <w:rPr>
      <w:kern w:val="0"/>
      <w:sz w:val="24"/>
      <w:szCs w:val="20"/>
    </w:rPr>
  </w:style>
  <w:style w:type="character" w:customStyle="1" w:styleId="79">
    <w:name w:val="标题 2 字符"/>
    <w:link w:val="5"/>
    <w:qFormat/>
    <w:uiPriority w:val="0"/>
    <w:rPr>
      <w:rFonts w:ascii="宋体" w:hAnsi="宋体" w:eastAsia="宋体"/>
      <w:b/>
      <w:bCs/>
      <w:sz w:val="24"/>
      <w:lang w:val="en-US" w:eastAsia="zh-CN" w:bidi="ar-SA"/>
    </w:rPr>
  </w:style>
  <w:style w:type="paragraph" w:customStyle="1" w:styleId="80">
    <w:name w:val="Char Char Char Char Char Char1 Char"/>
    <w:basedOn w:val="1"/>
    <w:qFormat/>
    <w:uiPriority w:val="0"/>
    <w:pPr>
      <w:widowControl/>
      <w:spacing w:after="160" w:line="240" w:lineRule="exact"/>
      <w:jc w:val="left"/>
    </w:pPr>
    <w:rPr>
      <w:rFonts w:ascii="Verdana" w:hAnsi="Verdana"/>
      <w:kern w:val="0"/>
      <w:szCs w:val="20"/>
      <w:lang w:eastAsia="en-US"/>
    </w:rPr>
  </w:style>
  <w:style w:type="paragraph" w:styleId="81">
    <w:name w:val="List Paragraph"/>
    <w:basedOn w:val="1"/>
    <w:qFormat/>
    <w:uiPriority w:val="0"/>
    <w:pPr>
      <w:ind w:firstLine="420" w:firstLineChars="200"/>
    </w:pPr>
    <w:rPr>
      <w:rFonts w:ascii="Calibri" w:hAnsi="Calibri"/>
      <w:szCs w:val="22"/>
    </w:rPr>
  </w:style>
  <w:style w:type="paragraph" w:customStyle="1" w:styleId="82">
    <w:name w:val="USE 1"/>
    <w:basedOn w:val="1"/>
    <w:qFormat/>
    <w:uiPriority w:val="0"/>
    <w:pPr>
      <w:spacing w:line="200" w:lineRule="atLeast"/>
      <w:jc w:val="left"/>
    </w:pPr>
    <w:rPr>
      <w:rFonts w:ascii="宋体" w:hAnsi="宋体"/>
      <w:b/>
      <w:sz w:val="24"/>
      <w:szCs w:val="28"/>
    </w:rPr>
  </w:style>
  <w:style w:type="paragraph" w:customStyle="1" w:styleId="83">
    <w:name w:val="RFI text from 3rd Level"/>
    <w:basedOn w:val="1"/>
    <w:qFormat/>
    <w:uiPriority w:val="0"/>
    <w:pPr>
      <w:widowControl/>
      <w:numPr>
        <w:ilvl w:val="0"/>
        <w:numId w:val="3"/>
      </w:numPr>
      <w:tabs>
        <w:tab w:val="left" w:pos="1080"/>
        <w:tab w:val="clear" w:pos="840"/>
      </w:tabs>
      <w:spacing w:beforeLines="50" w:line="360" w:lineRule="auto"/>
      <w:ind w:left="0" w:firstLine="0"/>
    </w:pPr>
    <w:rPr>
      <w:rFonts w:ascii="Arial (W1)" w:hAnsi="Arial (W1)"/>
      <w:bCs/>
      <w:kern w:val="0"/>
      <w:sz w:val="24"/>
      <w:lang w:val="en-GB"/>
    </w:rPr>
  </w:style>
  <w:style w:type="paragraph" w:customStyle="1" w:styleId="84">
    <w:name w:val="正文文字缩进项目"/>
    <w:basedOn w:val="20"/>
    <w:qFormat/>
    <w:uiPriority w:val="0"/>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85">
    <w:name w:val="样式 标题 2 + 段前: 13 磅 段后: 13 磅 行距: 单倍行距"/>
    <w:basedOn w:val="5"/>
    <w:qFormat/>
    <w:uiPriority w:val="0"/>
    <w:pPr>
      <w:adjustRightInd/>
      <w:spacing w:before="0" w:after="0"/>
      <w:jc w:val="both"/>
      <w:textAlignment w:val="auto"/>
    </w:pPr>
    <w:rPr>
      <w:rFonts w:ascii="Cambria" w:hAnsi="Cambria" w:cs="宋体"/>
      <w:kern w:val="2"/>
      <w:sz w:val="32"/>
    </w:rPr>
  </w:style>
  <w:style w:type="character" w:customStyle="1" w:styleId="86">
    <w:name w:val="H4 Char2"/>
    <w:qFormat/>
    <w:uiPriority w:val="0"/>
    <w:rPr>
      <w:rFonts w:ascii="Arial" w:hAnsi="Arial" w:eastAsia="黑体"/>
      <w:b/>
      <w:bCs/>
      <w:kern w:val="2"/>
      <w:sz w:val="28"/>
      <w:szCs w:val="28"/>
      <w:lang w:val="en-US" w:eastAsia="zh-CN" w:bidi="ar-SA"/>
    </w:rPr>
  </w:style>
  <w:style w:type="character" w:customStyle="1" w:styleId="87">
    <w:name w:val="正文文本缩进 字符"/>
    <w:link w:val="20"/>
    <w:qFormat/>
    <w:uiPriority w:val="0"/>
    <w:rPr>
      <w:rFonts w:eastAsia="宋体"/>
      <w:kern w:val="2"/>
      <w:sz w:val="21"/>
      <w:szCs w:val="24"/>
      <w:lang w:val="en-US" w:eastAsia="zh-CN" w:bidi="ar-SA"/>
    </w:rPr>
  </w:style>
  <w:style w:type="character" w:customStyle="1" w:styleId="88">
    <w:name w:val="标题 5 字符"/>
    <w:link w:val="8"/>
    <w:qFormat/>
    <w:uiPriority w:val="0"/>
    <w:rPr>
      <w:rFonts w:eastAsia="宋体"/>
      <w:b/>
      <w:kern w:val="2"/>
      <w:sz w:val="28"/>
      <w:lang w:val="en-US" w:eastAsia="zh-CN" w:bidi="ar-SA"/>
    </w:rPr>
  </w:style>
  <w:style w:type="character" w:customStyle="1" w:styleId="89">
    <w:name w:val="第*章 Char"/>
    <w:qFormat/>
    <w:uiPriority w:val="0"/>
    <w:rPr>
      <w:rFonts w:ascii="Arial" w:hAnsi="Arial" w:eastAsia="黑体"/>
      <w:b/>
      <w:bCs/>
      <w:kern w:val="2"/>
      <w:sz w:val="32"/>
      <w:szCs w:val="32"/>
    </w:rPr>
  </w:style>
  <w:style w:type="character" w:customStyle="1" w:styleId="90">
    <w:name w:val="章标题1 Char"/>
    <w:qFormat/>
    <w:uiPriority w:val="0"/>
    <w:rPr>
      <w:rFonts w:eastAsia="宋体"/>
      <w:b/>
      <w:bCs/>
      <w:kern w:val="2"/>
      <w:sz w:val="32"/>
      <w:szCs w:val="32"/>
      <w:lang w:val="en-US" w:eastAsia="zh-CN" w:bidi="ar-SA"/>
    </w:rPr>
  </w:style>
  <w:style w:type="character" w:customStyle="1" w:styleId="91">
    <w:name w:val="标题 6 字符"/>
    <w:link w:val="10"/>
    <w:qFormat/>
    <w:uiPriority w:val="0"/>
    <w:rPr>
      <w:rFonts w:ascii="Arial" w:hAnsi="Arial" w:eastAsia="黑体"/>
      <w:b/>
      <w:kern w:val="2"/>
      <w:sz w:val="24"/>
      <w:lang w:val="en-US" w:eastAsia="zh-CN" w:bidi="ar-SA"/>
    </w:rPr>
  </w:style>
  <w:style w:type="character" w:customStyle="1" w:styleId="92">
    <w:name w:val="标题 7 字符"/>
    <w:link w:val="11"/>
    <w:qFormat/>
    <w:uiPriority w:val="0"/>
    <w:rPr>
      <w:rFonts w:eastAsia="宋体"/>
      <w:b/>
      <w:kern w:val="2"/>
      <w:sz w:val="24"/>
      <w:lang w:val="en-US" w:eastAsia="zh-CN" w:bidi="ar-SA"/>
    </w:rPr>
  </w:style>
  <w:style w:type="character" w:customStyle="1" w:styleId="93">
    <w:name w:val="标题 8 字符"/>
    <w:link w:val="12"/>
    <w:qFormat/>
    <w:uiPriority w:val="0"/>
    <w:rPr>
      <w:rFonts w:ascii="Arial" w:hAnsi="Arial" w:eastAsia="黑体"/>
      <w:kern w:val="2"/>
      <w:sz w:val="24"/>
      <w:lang w:val="en-US" w:eastAsia="zh-CN" w:bidi="ar-SA"/>
    </w:rPr>
  </w:style>
  <w:style w:type="character" w:customStyle="1" w:styleId="94">
    <w:name w:val="标题 9 字符"/>
    <w:link w:val="13"/>
    <w:qFormat/>
    <w:uiPriority w:val="0"/>
    <w:rPr>
      <w:rFonts w:ascii="Arial" w:hAnsi="Arial" w:eastAsia="黑体"/>
      <w:kern w:val="2"/>
      <w:sz w:val="21"/>
      <w:lang w:val="en-US" w:eastAsia="zh-CN" w:bidi="ar-SA"/>
    </w:rPr>
  </w:style>
  <w:style w:type="character" w:customStyle="1" w:styleId="95">
    <w:name w:val="标题 字符"/>
    <w:link w:val="40"/>
    <w:qFormat/>
    <w:uiPriority w:val="0"/>
    <w:rPr>
      <w:rFonts w:ascii="Arial" w:hAnsi="Arial" w:eastAsia="隶书" w:cs="Arial"/>
      <w:b/>
      <w:bCs/>
      <w:kern w:val="2"/>
      <w:sz w:val="32"/>
      <w:szCs w:val="32"/>
      <w:lang w:val="en-US" w:eastAsia="zh-CN" w:bidi="ar-SA"/>
    </w:rPr>
  </w:style>
  <w:style w:type="character" w:customStyle="1" w:styleId="96">
    <w:name w:val="日期 字符"/>
    <w:link w:val="25"/>
    <w:qFormat/>
    <w:uiPriority w:val="0"/>
    <w:rPr>
      <w:rFonts w:ascii="宋体" w:hAnsi="Courier New" w:eastAsia="宋体"/>
      <w:kern w:val="2"/>
      <w:sz w:val="32"/>
      <w:lang w:val="en-US" w:eastAsia="zh-CN" w:bidi="ar-SA"/>
    </w:rPr>
  </w:style>
  <w:style w:type="character" w:customStyle="1" w:styleId="97">
    <w:name w:val="HTML 预设格式 字符"/>
    <w:link w:val="37"/>
    <w:qFormat/>
    <w:uiPriority w:val="0"/>
    <w:rPr>
      <w:rFonts w:ascii="Arial Unicode MS" w:hAnsi="Arial Unicode MS" w:eastAsia="Arial Unicode MS"/>
      <w:color w:val="000000"/>
      <w:lang w:val="en-US" w:eastAsia="zh-CN" w:bidi="ar-SA"/>
    </w:rPr>
  </w:style>
  <w:style w:type="character" w:customStyle="1" w:styleId="98">
    <w:name w:val="纯文本 字符"/>
    <w:link w:val="23"/>
    <w:qFormat/>
    <w:uiPriority w:val="0"/>
    <w:rPr>
      <w:rFonts w:ascii="宋体" w:hAnsi="Courier New" w:eastAsia="宋体"/>
      <w:kern w:val="2"/>
      <w:sz w:val="21"/>
      <w:lang w:val="en-US" w:eastAsia="zh-CN" w:bidi="ar-SA"/>
    </w:rPr>
  </w:style>
  <w:style w:type="character" w:customStyle="1" w:styleId="99">
    <w:name w:val="正文文字首行缩进 Char"/>
    <w:qFormat/>
    <w:uiPriority w:val="0"/>
    <w:rPr>
      <w:kern w:val="2"/>
      <w:sz w:val="21"/>
      <w:szCs w:val="24"/>
    </w:rPr>
  </w:style>
  <w:style w:type="character" w:customStyle="1" w:styleId="100">
    <w:name w:val="正文文本 字符"/>
    <w:link w:val="2"/>
    <w:qFormat/>
    <w:uiPriority w:val="0"/>
    <w:rPr>
      <w:rFonts w:eastAsia="宋体"/>
      <w:b/>
      <w:bCs/>
      <w:kern w:val="2"/>
      <w:sz w:val="24"/>
      <w:szCs w:val="24"/>
      <w:lang w:val="en-US" w:eastAsia="zh-CN" w:bidi="ar-SA"/>
    </w:rPr>
  </w:style>
  <w:style w:type="character" w:customStyle="1" w:styleId="101">
    <w:name w:val="正文文本缩进 2 字符"/>
    <w:link w:val="26"/>
    <w:qFormat/>
    <w:uiPriority w:val="0"/>
    <w:rPr>
      <w:rFonts w:ascii="宋体" w:hAnsi="宋体" w:eastAsia="宋体"/>
      <w:kern w:val="2"/>
      <w:sz w:val="21"/>
      <w:szCs w:val="24"/>
      <w:lang w:val="en-US" w:eastAsia="zh-CN" w:bidi="ar-SA"/>
    </w:rPr>
  </w:style>
  <w:style w:type="character" w:customStyle="1" w:styleId="102">
    <w:name w:val="页眉 字符"/>
    <w:link w:val="29"/>
    <w:qFormat/>
    <w:uiPriority w:val="99"/>
    <w:rPr>
      <w:rFonts w:eastAsia="宋体"/>
      <w:kern w:val="2"/>
      <w:sz w:val="18"/>
      <w:szCs w:val="18"/>
      <w:lang w:val="en-US" w:eastAsia="zh-CN" w:bidi="ar-SA"/>
    </w:rPr>
  </w:style>
  <w:style w:type="character" w:customStyle="1" w:styleId="103">
    <w:name w:val="正文文本缩进 3 字符"/>
    <w:link w:val="34"/>
    <w:qFormat/>
    <w:uiPriority w:val="0"/>
    <w:rPr>
      <w:rFonts w:ascii="宋体" w:eastAsia="宋体"/>
      <w:b/>
      <w:bCs/>
      <w:kern w:val="2"/>
      <w:sz w:val="24"/>
      <w:szCs w:val="24"/>
      <w:lang w:val="en-US" w:eastAsia="zh-CN" w:bidi="ar-SA"/>
    </w:rPr>
  </w:style>
  <w:style w:type="character" w:customStyle="1" w:styleId="104">
    <w:name w:val="正文文本 2 字符"/>
    <w:link w:val="3"/>
    <w:qFormat/>
    <w:uiPriority w:val="0"/>
    <w:rPr>
      <w:rFonts w:eastAsia="宋体"/>
      <w:kern w:val="2"/>
      <w:sz w:val="24"/>
      <w:szCs w:val="24"/>
      <w:lang w:val="en-US" w:eastAsia="zh-CN" w:bidi="ar-SA"/>
    </w:rPr>
  </w:style>
  <w:style w:type="character" w:customStyle="1" w:styleId="105">
    <w:name w:val="页脚 字符"/>
    <w:link w:val="28"/>
    <w:qFormat/>
    <w:uiPriority w:val="0"/>
    <w:rPr>
      <w:rFonts w:eastAsia="宋体"/>
      <w:kern w:val="2"/>
      <w:sz w:val="18"/>
      <w:szCs w:val="18"/>
      <w:lang w:val="en-US" w:eastAsia="zh-CN" w:bidi="ar-SA"/>
    </w:rPr>
  </w:style>
  <w:style w:type="character" w:customStyle="1" w:styleId="106">
    <w:name w:val="正文文本 3 字符"/>
    <w:link w:val="19"/>
    <w:qFormat/>
    <w:uiPriority w:val="0"/>
    <w:rPr>
      <w:rFonts w:eastAsia="宋体"/>
      <w:kern w:val="2"/>
      <w:sz w:val="16"/>
      <w:szCs w:val="16"/>
      <w:lang w:val="en-US" w:eastAsia="zh-CN" w:bidi="ar-SA"/>
    </w:rPr>
  </w:style>
  <w:style w:type="character" w:customStyle="1" w:styleId="107">
    <w:name w:val="批注框文本 字符"/>
    <w:link w:val="27"/>
    <w:semiHidden/>
    <w:qFormat/>
    <w:uiPriority w:val="99"/>
    <w:rPr>
      <w:rFonts w:eastAsia="宋体"/>
      <w:kern w:val="2"/>
      <w:sz w:val="18"/>
      <w:szCs w:val="18"/>
      <w:lang w:val="en-US" w:eastAsia="zh-CN" w:bidi="ar-SA"/>
    </w:rPr>
  </w:style>
  <w:style w:type="paragraph" w:customStyle="1" w:styleId="108">
    <w:name w:val="样式1"/>
    <w:basedOn w:val="40"/>
    <w:qFormat/>
    <w:uiPriority w:val="0"/>
    <w:pPr>
      <w:spacing w:before="120" w:after="120"/>
    </w:pPr>
    <w:rPr>
      <w:rFonts w:eastAsia="黑体"/>
      <w:b w:val="0"/>
      <w:sz w:val="30"/>
      <w:szCs w:val="21"/>
    </w:rPr>
  </w:style>
  <w:style w:type="paragraph" w:customStyle="1" w:styleId="109">
    <w:name w:val="样式2"/>
    <w:basedOn w:val="40"/>
    <w:next w:val="108"/>
    <w:qFormat/>
    <w:uiPriority w:val="0"/>
    <w:pPr>
      <w:spacing w:before="120" w:after="120"/>
    </w:pPr>
    <w:rPr>
      <w:rFonts w:eastAsia="黑体"/>
      <w:b w:val="0"/>
      <w:sz w:val="30"/>
      <w:szCs w:val="30"/>
    </w:rPr>
  </w:style>
  <w:style w:type="character" w:customStyle="1" w:styleId="110">
    <w:name w:val="标题 3 Char Char"/>
    <w:qFormat/>
    <w:uiPriority w:val="0"/>
    <w:rPr>
      <w:rFonts w:eastAsia="宋体"/>
      <w:b/>
      <w:bCs/>
      <w:kern w:val="2"/>
      <w:sz w:val="32"/>
      <w:szCs w:val="32"/>
      <w:lang w:val="en-US" w:eastAsia="zh-CN" w:bidi="ar-SA"/>
    </w:rPr>
  </w:style>
  <w:style w:type="paragraph" w:customStyle="1" w:styleId="111">
    <w:name w:val="Char Char Char Char Char Char1 Char Char Char Char Char Char Char 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12">
    <w:name w:val="cont"/>
    <w:basedOn w:val="1"/>
    <w:qFormat/>
    <w:uiPriority w:val="0"/>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113">
    <w:name w:val="--规划正文"/>
    <w:basedOn w:val="1"/>
    <w:qFormat/>
    <w:uiPriority w:val="0"/>
    <w:pPr>
      <w:spacing w:line="360" w:lineRule="auto"/>
      <w:ind w:firstLine="200" w:firstLineChars="200"/>
    </w:pPr>
    <w:rPr>
      <w:szCs w:val="20"/>
    </w:rPr>
  </w:style>
  <w:style w:type="paragraph" w:customStyle="1" w:styleId="114">
    <w:name w:val="设计依据"/>
    <w:basedOn w:val="2"/>
    <w:qFormat/>
    <w:uiPriority w:val="0"/>
    <w:pPr>
      <w:numPr>
        <w:ilvl w:val="1"/>
        <w:numId w:val="4"/>
      </w:numPr>
      <w:tabs>
        <w:tab w:val="left" w:pos="1440"/>
        <w:tab w:val="clear" w:pos="840"/>
      </w:tabs>
      <w:adjustRightInd w:val="0"/>
      <w:ind w:left="1440"/>
      <w:textAlignment w:val="baseline"/>
    </w:pPr>
    <w:rPr>
      <w:rFonts w:ascii="宋体" w:hAnsi="宋体"/>
      <w:b w:val="0"/>
      <w:kern w:val="0"/>
      <w:sz w:val="28"/>
      <w:szCs w:val="18"/>
    </w:rPr>
  </w:style>
  <w:style w:type="paragraph" w:customStyle="1" w:styleId="115">
    <w:name w:val="方案要点"/>
    <w:basedOn w:val="1"/>
    <w:qFormat/>
    <w:uiPriority w:val="0"/>
    <w:pPr>
      <w:numPr>
        <w:ilvl w:val="0"/>
        <w:numId w:val="4"/>
      </w:numPr>
      <w:spacing w:line="360" w:lineRule="auto"/>
    </w:pPr>
    <w:rPr>
      <w:rFonts w:ascii="仿宋_GB2312" w:hAnsi="宋体" w:eastAsia="仿宋_GB2312"/>
      <w:color w:val="000000"/>
      <w:sz w:val="28"/>
      <w:szCs w:val="28"/>
    </w:rPr>
  </w:style>
  <w:style w:type="paragraph" w:customStyle="1" w:styleId="116">
    <w:name w:val="样式4"/>
    <w:basedOn w:val="1"/>
    <w:qFormat/>
    <w:uiPriority w:val="0"/>
    <w:pPr>
      <w:tabs>
        <w:tab w:val="left" w:pos="842"/>
      </w:tabs>
      <w:spacing w:line="360" w:lineRule="auto"/>
      <w:ind w:left="842" w:hanging="420"/>
    </w:pPr>
    <w:rPr>
      <w:sz w:val="24"/>
    </w:rPr>
  </w:style>
  <w:style w:type="paragraph" w:customStyle="1" w:styleId="117">
    <w:name w:val="文字"/>
    <w:basedOn w:val="1"/>
    <w:qFormat/>
    <w:uiPriority w:val="0"/>
    <w:pPr>
      <w:tabs>
        <w:tab w:val="left" w:pos="8520"/>
      </w:tabs>
      <w:spacing w:line="312" w:lineRule="auto"/>
      <w:ind w:right="-210" w:firstLine="556"/>
    </w:pPr>
    <w:rPr>
      <w:rFonts w:ascii="宋体"/>
      <w:sz w:val="28"/>
      <w:szCs w:val="20"/>
    </w:rPr>
  </w:style>
  <w:style w:type="paragraph" w:customStyle="1" w:styleId="118">
    <w:name w:val="--规划-表格-居左"/>
    <w:basedOn w:val="113"/>
    <w:qFormat/>
    <w:uiPriority w:val="0"/>
    <w:pPr>
      <w:spacing w:line="240" w:lineRule="auto"/>
      <w:ind w:firstLine="0" w:firstLineChars="0"/>
    </w:pPr>
    <w:rPr>
      <w:sz w:val="20"/>
    </w:rPr>
  </w:style>
  <w:style w:type="paragraph" w:customStyle="1" w:styleId="119">
    <w:name w:val="--规划-表格-居中"/>
    <w:basedOn w:val="113"/>
    <w:qFormat/>
    <w:uiPriority w:val="0"/>
    <w:pPr>
      <w:spacing w:line="240" w:lineRule="auto"/>
      <w:ind w:firstLine="0" w:firstLineChars="0"/>
      <w:jc w:val="center"/>
    </w:pPr>
    <w:rPr>
      <w:sz w:val="20"/>
    </w:rPr>
  </w:style>
  <w:style w:type="paragraph" w:customStyle="1" w:styleId="120">
    <w:name w:val="--编号内缩进"/>
    <w:basedOn w:val="1"/>
    <w:qFormat/>
    <w:uiPriority w:val="0"/>
    <w:pPr>
      <w:spacing w:line="360" w:lineRule="auto"/>
      <w:ind w:left="420" w:firstLine="200" w:firstLineChars="200"/>
    </w:pPr>
    <w:rPr>
      <w:szCs w:val="21"/>
    </w:rPr>
  </w:style>
  <w:style w:type="paragraph" w:customStyle="1" w:styleId="121">
    <w:name w:val="--规划-题注"/>
    <w:basedOn w:val="1"/>
    <w:next w:val="113"/>
    <w:qFormat/>
    <w:uiPriority w:val="0"/>
    <w:pPr>
      <w:spacing w:line="360" w:lineRule="auto"/>
      <w:jc w:val="center"/>
    </w:pPr>
    <w:rPr>
      <w:rFonts w:eastAsia="黑体"/>
    </w:rPr>
  </w:style>
  <w:style w:type="paragraph" w:customStyle="1" w:styleId="122">
    <w:name w:val="--规划-图和表"/>
    <w:next w:val="113"/>
    <w:qFormat/>
    <w:uiPriority w:val="0"/>
    <w:pPr>
      <w:jc w:val="center"/>
    </w:pPr>
    <w:rPr>
      <w:rFonts w:ascii="Times New Roman" w:hAnsi="Times New Roman" w:eastAsia="宋体" w:cs="Times New Roman"/>
      <w:kern w:val="2"/>
      <w:sz w:val="21"/>
      <w:lang w:val="en-US" w:eastAsia="zh-CN" w:bidi="ar-SA"/>
    </w:rPr>
  </w:style>
  <w:style w:type="paragraph" w:customStyle="1" w:styleId="123">
    <w:name w:val="--规划-小标题"/>
    <w:basedOn w:val="1"/>
    <w:next w:val="113"/>
    <w:qFormat/>
    <w:uiPriority w:val="0"/>
    <w:pPr>
      <w:keepNext/>
      <w:keepLines/>
      <w:spacing w:line="360" w:lineRule="auto"/>
      <w:outlineLvl w:val="4"/>
    </w:pPr>
    <w:rPr>
      <w:rFonts w:eastAsia="黑体"/>
    </w:rPr>
  </w:style>
  <w:style w:type="paragraph" w:customStyle="1" w:styleId="124">
    <w:name w:val="--规划正文 Char"/>
    <w:basedOn w:val="1"/>
    <w:qFormat/>
    <w:uiPriority w:val="0"/>
    <w:pPr>
      <w:spacing w:line="360" w:lineRule="auto"/>
      <w:ind w:firstLine="200" w:firstLineChars="200"/>
    </w:pPr>
    <w:rPr>
      <w:sz w:val="24"/>
    </w:rPr>
  </w:style>
  <w:style w:type="paragraph" w:customStyle="1" w:styleId="125">
    <w:name w:val="缺省文本"/>
    <w:basedOn w:val="1"/>
    <w:qFormat/>
    <w:uiPriority w:val="0"/>
    <w:pPr>
      <w:autoSpaceDE w:val="0"/>
      <w:autoSpaceDN w:val="0"/>
      <w:adjustRightInd w:val="0"/>
      <w:jc w:val="left"/>
    </w:pPr>
    <w:rPr>
      <w:kern w:val="0"/>
    </w:rPr>
  </w:style>
  <w:style w:type="paragraph" w:customStyle="1" w:styleId="126">
    <w:name w:val="封面文档标题"/>
    <w:basedOn w:val="1"/>
    <w:qFormat/>
    <w:uiPriority w:val="0"/>
    <w:pPr>
      <w:autoSpaceDE w:val="0"/>
      <w:autoSpaceDN w:val="0"/>
      <w:adjustRightInd w:val="0"/>
      <w:spacing w:line="360" w:lineRule="auto"/>
      <w:jc w:val="center"/>
    </w:pPr>
    <w:rPr>
      <w:rFonts w:ascii="Arial" w:hAnsi="Arial"/>
      <w:b/>
      <w:kern w:val="0"/>
      <w:sz w:val="56"/>
    </w:rPr>
  </w:style>
  <w:style w:type="character" w:customStyle="1" w:styleId="127">
    <w:name w:val="--规划正文 Char Char"/>
    <w:qFormat/>
    <w:uiPriority w:val="0"/>
    <w:rPr>
      <w:rFonts w:eastAsia="宋体"/>
      <w:kern w:val="2"/>
      <w:sz w:val="24"/>
      <w:szCs w:val="24"/>
      <w:lang w:val="en-US" w:eastAsia="zh-CN" w:bidi="ar-SA"/>
    </w:rPr>
  </w:style>
  <w:style w:type="paragraph" w:customStyle="1" w:styleId="128">
    <w:name w:val="样式3"/>
    <w:basedOn w:val="4"/>
    <w:qFormat/>
    <w:uiPriority w:val="0"/>
    <w:pPr>
      <w:numPr>
        <w:ilvl w:val="0"/>
        <w:numId w:val="5"/>
      </w:numPr>
      <w:spacing w:before="240" w:after="240" w:line="480" w:lineRule="auto"/>
      <w:ind w:right="210" w:rightChars="100"/>
      <w:jc w:val="left"/>
    </w:pPr>
    <w:rPr>
      <w:rFonts w:ascii="Times New Roman" w:hAnsi="Times New Roman"/>
      <w:sz w:val="32"/>
    </w:rPr>
  </w:style>
  <w:style w:type="character" w:customStyle="1" w:styleId="129">
    <w:name w:val="--规划正文 Char1"/>
    <w:qFormat/>
    <w:uiPriority w:val="0"/>
    <w:rPr>
      <w:rFonts w:eastAsia="宋体"/>
      <w:kern w:val="2"/>
      <w:sz w:val="21"/>
      <w:lang w:val="en-US" w:eastAsia="zh-CN" w:bidi="ar-SA"/>
    </w:rPr>
  </w:style>
  <w:style w:type="paragraph" w:customStyle="1" w:styleId="130">
    <w:name w:val="word"/>
    <w:basedOn w:val="1"/>
    <w:qFormat/>
    <w:uiPriority w:val="0"/>
    <w:pPr>
      <w:widowControl/>
      <w:spacing w:before="100" w:beforeAutospacing="1" w:after="100" w:afterAutospacing="1" w:line="301" w:lineRule="atLeast"/>
      <w:jc w:val="left"/>
    </w:pPr>
    <w:rPr>
      <w:rFonts w:ascii="ˎ̥" w:hAnsi="ˎ̥"/>
      <w:color w:val="000000"/>
      <w:kern w:val="0"/>
      <w:sz w:val="20"/>
      <w:szCs w:val="20"/>
    </w:rPr>
  </w:style>
  <w:style w:type="paragraph" w:customStyle="1" w:styleId="131">
    <w:name w:val="列表项目"/>
    <w:basedOn w:val="1"/>
    <w:qFormat/>
    <w:uiPriority w:val="0"/>
    <w:pPr>
      <w:tabs>
        <w:tab w:val="left" w:pos="420"/>
        <w:tab w:val="left" w:pos="1080"/>
      </w:tabs>
      <w:spacing w:line="288" w:lineRule="auto"/>
      <w:ind w:left="1080" w:hanging="360"/>
    </w:pPr>
    <w:rPr>
      <w:sz w:val="24"/>
      <w:szCs w:val="20"/>
    </w:rPr>
  </w:style>
  <w:style w:type="character" w:customStyle="1" w:styleId="132">
    <w:name w:val="content1"/>
    <w:qFormat/>
    <w:uiPriority w:val="0"/>
    <w:rPr>
      <w:rFonts w:hint="default" w:ascii="??" w:hAnsi="??"/>
      <w:sz w:val="16"/>
      <w:szCs w:val="16"/>
      <w:u w:val="none"/>
    </w:rPr>
  </w:style>
  <w:style w:type="character" w:customStyle="1" w:styleId="133">
    <w:name w:val="unnamed4"/>
    <w:basedOn w:val="46"/>
    <w:qFormat/>
    <w:uiPriority w:val="0"/>
  </w:style>
  <w:style w:type="character" w:customStyle="1" w:styleId="134">
    <w:name w:val="font2"/>
    <w:basedOn w:val="46"/>
    <w:qFormat/>
    <w:uiPriority w:val="0"/>
  </w:style>
  <w:style w:type="character" w:customStyle="1" w:styleId="135">
    <w:name w:val="font41"/>
    <w:qFormat/>
    <w:uiPriority w:val="0"/>
    <w:rPr>
      <w:color w:val="000000"/>
      <w:spacing w:val="260"/>
      <w:sz w:val="18"/>
      <w:szCs w:val="18"/>
      <w:u w:val="none"/>
    </w:rPr>
  </w:style>
  <w:style w:type="paragraph" w:customStyle="1" w:styleId="136">
    <w:name w:val="正文(首行缩进)"/>
    <w:qFormat/>
    <w:uiPriority w:val="0"/>
    <w:pPr>
      <w:spacing w:line="360" w:lineRule="auto"/>
      <w:ind w:firstLine="488" w:firstLineChars="200"/>
      <w:jc w:val="both"/>
    </w:pPr>
    <w:rPr>
      <w:rFonts w:ascii="Times New Roman" w:hAnsi="Times New Roman" w:eastAsia="仿宋_GB2312" w:cs="Times New Roman"/>
      <w:spacing w:val="2"/>
      <w:sz w:val="24"/>
      <w:szCs w:val="24"/>
      <w:lang w:val="en-US" w:eastAsia="zh-CN" w:bidi="ar-SA"/>
    </w:rPr>
  </w:style>
  <w:style w:type="paragraph" w:customStyle="1" w:styleId="137">
    <w:name w:val="xl72"/>
    <w:basedOn w:val="1"/>
    <w:qFormat/>
    <w:uiPriority w:val="0"/>
    <w:pPr>
      <w:widowControl/>
      <w:spacing w:before="100" w:beforeAutospacing="1" w:after="100" w:afterAutospacing="1"/>
      <w:jc w:val="left"/>
    </w:pPr>
    <w:rPr>
      <w:rFonts w:ascii="宋体" w:hAnsi="宋体"/>
      <w:b/>
      <w:bCs/>
      <w:kern w:val="0"/>
      <w:sz w:val="28"/>
      <w:szCs w:val="28"/>
    </w:rPr>
  </w:style>
  <w:style w:type="character" w:customStyle="1" w:styleId="138">
    <w:name w:val="正文文本首行缩进 字符"/>
    <w:link w:val="42"/>
    <w:qFormat/>
    <w:uiPriority w:val="0"/>
    <w:rPr>
      <w:rFonts w:eastAsia="宋体"/>
      <w:b/>
      <w:bCs/>
      <w:kern w:val="2"/>
      <w:sz w:val="21"/>
      <w:szCs w:val="24"/>
      <w:lang w:val="en-US" w:eastAsia="zh-CN" w:bidi="ar-SA"/>
    </w:rPr>
  </w:style>
  <w:style w:type="paragraph" w:customStyle="1" w:styleId="139">
    <w:name w:val="正文(首行缩进) Char"/>
    <w:qFormat/>
    <w:uiPriority w:val="0"/>
    <w:pPr>
      <w:spacing w:before="120" w:after="60" w:line="360" w:lineRule="auto"/>
      <w:ind w:firstLine="200" w:firstLineChars="200"/>
    </w:pPr>
    <w:rPr>
      <w:rFonts w:ascii="Times New Roman" w:hAnsi="Times New Roman" w:eastAsia="仿宋_GB2312" w:cs="Times New Roman"/>
      <w:spacing w:val="2"/>
      <w:kern w:val="24"/>
      <w:sz w:val="24"/>
      <w:szCs w:val="24"/>
      <w:lang w:val="en-US" w:eastAsia="zh-CN" w:bidi="ar-SA"/>
    </w:rPr>
  </w:style>
  <w:style w:type="paragraph" w:customStyle="1" w:styleId="140">
    <w:name w:val="汉议细等线简8"/>
    <w:qFormat/>
    <w:uiPriority w:val="0"/>
    <w:pPr>
      <w:widowControl w:val="0"/>
      <w:autoSpaceDE w:val="0"/>
      <w:autoSpaceDN w:val="0"/>
      <w:adjustRightInd w:val="0"/>
      <w:spacing w:line="260" w:lineRule="atLeast"/>
      <w:jc w:val="both"/>
    </w:pPr>
    <w:rPr>
      <w:rFonts w:ascii="汉仪细等线简" w:hAnsi="Times New Roman" w:eastAsia="汉仪细等线简" w:cs="Times New Roman"/>
      <w:color w:val="000000"/>
      <w:sz w:val="16"/>
      <w:szCs w:val="16"/>
      <w:lang w:val="en-US" w:eastAsia="zh-CN" w:bidi="ar-SA"/>
    </w:rPr>
  </w:style>
  <w:style w:type="paragraph" w:customStyle="1" w:styleId="141">
    <w:name w:val="汉仪细等线简9BOLD"/>
    <w:basedOn w:val="1"/>
    <w:qFormat/>
    <w:uiPriority w:val="0"/>
    <w:pPr>
      <w:autoSpaceDE w:val="0"/>
      <w:autoSpaceDN w:val="0"/>
      <w:adjustRightInd w:val="0"/>
      <w:spacing w:line="240" w:lineRule="atLeast"/>
    </w:pPr>
    <w:rPr>
      <w:rFonts w:ascii="汉仪细等线简" w:eastAsia="汉仪细等线简"/>
      <w:b/>
      <w:bCs/>
      <w:kern w:val="0"/>
      <w:sz w:val="18"/>
      <w:szCs w:val="18"/>
    </w:rPr>
  </w:style>
  <w:style w:type="character" w:customStyle="1" w:styleId="142">
    <w:name w:val="mode"/>
    <w:basedOn w:val="46"/>
    <w:qFormat/>
    <w:uiPriority w:val="0"/>
  </w:style>
  <w:style w:type="paragraph" w:customStyle="1" w:styleId="143">
    <w:name w:val="9"/>
    <w:basedOn w:val="1"/>
    <w:next w:val="9"/>
    <w:qFormat/>
    <w:uiPriority w:val="0"/>
    <w:pPr>
      <w:autoSpaceDE w:val="0"/>
      <w:autoSpaceDN w:val="0"/>
      <w:adjustRightInd w:val="0"/>
      <w:ind w:firstLine="420"/>
      <w:jc w:val="left"/>
      <w:textAlignment w:val="baseline"/>
    </w:pPr>
    <w:rPr>
      <w:rFonts w:ascii="宋体"/>
      <w:kern w:val="0"/>
      <w:sz w:val="34"/>
      <w:szCs w:val="20"/>
    </w:rPr>
  </w:style>
  <w:style w:type="character" w:customStyle="1" w:styleId="144">
    <w:name w:val="unnamed3"/>
    <w:basedOn w:val="46"/>
    <w:qFormat/>
    <w:uiPriority w:val="0"/>
  </w:style>
  <w:style w:type="paragraph" w:customStyle="1" w:styleId="145">
    <w:name w:val="8"/>
    <w:basedOn w:val="1"/>
    <w:next w:val="20"/>
    <w:qFormat/>
    <w:uiPriority w:val="0"/>
    <w:pPr>
      <w:spacing w:after="120"/>
      <w:ind w:left="420" w:leftChars="200"/>
    </w:pPr>
  </w:style>
  <w:style w:type="paragraph" w:customStyle="1" w:styleId="146">
    <w:name w:val="7"/>
    <w:basedOn w:val="1"/>
    <w:qFormat/>
    <w:uiPriority w:val="0"/>
    <w:pPr>
      <w:autoSpaceDE w:val="0"/>
      <w:autoSpaceDN w:val="0"/>
      <w:adjustRightInd w:val="0"/>
      <w:spacing w:line="270" w:lineRule="atLeast"/>
      <w:jc w:val="left"/>
    </w:pPr>
    <w:rPr>
      <w:rFonts w:ascii="宋体"/>
      <w:kern w:val="0"/>
      <w:sz w:val="18"/>
      <w:szCs w:val="18"/>
    </w:rPr>
  </w:style>
  <w:style w:type="paragraph" w:customStyle="1" w:styleId="147">
    <w:name w:val="00"/>
    <w:basedOn w:val="1"/>
    <w:qFormat/>
    <w:uiPriority w:val="0"/>
    <w:pPr>
      <w:autoSpaceDE w:val="0"/>
      <w:autoSpaceDN w:val="0"/>
      <w:adjustRightInd w:val="0"/>
      <w:jc w:val="left"/>
    </w:pPr>
    <w:rPr>
      <w:rFonts w:ascii="黑体" w:eastAsia="黑体"/>
      <w:b/>
      <w:bCs/>
      <w:kern w:val="0"/>
      <w:sz w:val="20"/>
      <w:szCs w:val="20"/>
    </w:rPr>
  </w:style>
  <w:style w:type="paragraph" w:customStyle="1" w:styleId="148">
    <w:name w:val="5"/>
    <w:basedOn w:val="1"/>
    <w:qFormat/>
    <w:uiPriority w:val="0"/>
    <w:pPr>
      <w:autoSpaceDE w:val="0"/>
      <w:autoSpaceDN w:val="0"/>
      <w:adjustRightInd w:val="0"/>
      <w:jc w:val="left"/>
    </w:pPr>
    <w:rPr>
      <w:rFonts w:ascii="宋体"/>
      <w:b/>
      <w:bCs/>
      <w:kern w:val="0"/>
      <w:sz w:val="18"/>
      <w:szCs w:val="18"/>
    </w:rPr>
  </w:style>
  <w:style w:type="paragraph" w:customStyle="1" w:styleId="149">
    <w:name w:val="6"/>
    <w:basedOn w:val="148"/>
    <w:qFormat/>
    <w:uiPriority w:val="0"/>
    <w:pPr>
      <w:spacing w:line="270" w:lineRule="atLeast"/>
      <w:jc w:val="both"/>
    </w:pPr>
    <w:rPr>
      <w:b w:val="0"/>
      <w:bCs w:val="0"/>
    </w:rPr>
  </w:style>
  <w:style w:type="paragraph" w:customStyle="1" w:styleId="150">
    <w:name w:val="产品描述"/>
    <w:qFormat/>
    <w:uiPriority w:val="0"/>
    <w:pPr>
      <w:widowControl w:val="0"/>
      <w:autoSpaceDE w:val="0"/>
      <w:autoSpaceDN w:val="0"/>
      <w:adjustRightInd w:val="0"/>
      <w:spacing w:line="270" w:lineRule="atLeast"/>
      <w:ind w:firstLine="397"/>
      <w:jc w:val="both"/>
    </w:pPr>
    <w:rPr>
      <w:rFonts w:ascii="宋体" w:hAnsi="Times New Roman" w:eastAsia="宋体" w:cs="Times New Roman"/>
      <w:sz w:val="18"/>
      <w:szCs w:val="18"/>
      <w:lang w:val="en-US" w:eastAsia="zh-CN" w:bidi="ar-SA"/>
    </w:rPr>
  </w:style>
  <w:style w:type="paragraph" w:customStyle="1" w:styleId="151">
    <w:name w:val="姜文清定义的正文"/>
    <w:basedOn w:val="1"/>
    <w:qFormat/>
    <w:uiPriority w:val="0"/>
    <w:pPr>
      <w:spacing w:line="240" w:lineRule="atLeast"/>
      <w:ind w:firstLine="567"/>
    </w:pPr>
    <w:rPr>
      <w:szCs w:val="20"/>
    </w:rPr>
  </w:style>
  <w:style w:type="paragraph" w:customStyle="1" w:styleId="152">
    <w:name w:val="Default"/>
    <w:qFormat/>
    <w:uiPriority w:val="0"/>
    <w:pPr>
      <w:widowControl w:val="0"/>
      <w:autoSpaceDE w:val="0"/>
      <w:autoSpaceDN w:val="0"/>
      <w:adjustRightInd w:val="0"/>
    </w:pPr>
    <w:rPr>
      <w:rFonts w:ascii="H Yb 2gj" w:hAnsi="Times New Roman" w:eastAsia="H Yb 2gj" w:cs="H Yb 2gj"/>
      <w:color w:val="000000"/>
      <w:sz w:val="24"/>
      <w:szCs w:val="24"/>
      <w:lang w:val="en-US" w:eastAsia="zh-CN" w:bidi="ar-SA"/>
    </w:rPr>
  </w:style>
  <w:style w:type="paragraph" w:customStyle="1" w:styleId="153">
    <w:name w:val="CM2"/>
    <w:basedOn w:val="152"/>
    <w:next w:val="152"/>
    <w:qFormat/>
    <w:uiPriority w:val="0"/>
    <w:pPr>
      <w:spacing w:line="200" w:lineRule="atLeast"/>
    </w:pPr>
    <w:rPr>
      <w:rFonts w:ascii="Arial" w:hAnsi="Arial" w:eastAsia="宋体" w:cs="Times New Roman"/>
      <w:color w:val="auto"/>
    </w:rPr>
  </w:style>
  <w:style w:type="paragraph" w:customStyle="1" w:styleId="154">
    <w:name w:val="Normal Paragraph"/>
    <w:basedOn w:val="1"/>
    <w:qFormat/>
    <w:uiPriority w:val="0"/>
    <w:pPr>
      <w:widowControl/>
      <w:spacing w:before="120" w:line="360" w:lineRule="auto"/>
      <w:ind w:firstLine="425"/>
    </w:pPr>
    <w:rPr>
      <w:kern w:val="0"/>
      <w:sz w:val="24"/>
    </w:rPr>
  </w:style>
  <w:style w:type="character" w:customStyle="1" w:styleId="155">
    <w:name w:val="blue"/>
    <w:basedOn w:val="46"/>
    <w:qFormat/>
    <w:uiPriority w:val="0"/>
  </w:style>
  <w:style w:type="paragraph" w:customStyle="1" w:styleId="156">
    <w:name w:val="blue1"/>
    <w:basedOn w:val="1"/>
    <w:qFormat/>
    <w:uiPriority w:val="0"/>
    <w:pPr>
      <w:widowControl/>
      <w:spacing w:before="100" w:beforeAutospacing="1" w:after="100" w:afterAutospacing="1"/>
      <w:jc w:val="left"/>
    </w:pPr>
    <w:rPr>
      <w:rFonts w:ascii="宋体" w:hAnsi="宋体" w:cs="宋体"/>
      <w:kern w:val="0"/>
      <w:sz w:val="24"/>
    </w:rPr>
  </w:style>
  <w:style w:type="character" w:customStyle="1" w:styleId="157">
    <w:name w:val="font"/>
    <w:basedOn w:val="46"/>
    <w:qFormat/>
    <w:uiPriority w:val="0"/>
  </w:style>
  <w:style w:type="character" w:customStyle="1" w:styleId="158">
    <w:name w:val="font11"/>
    <w:qFormat/>
    <w:uiPriority w:val="0"/>
    <w:rPr>
      <w:rFonts w:hint="default" w:ascii="ˎ̥" w:hAnsi="ˎ̥"/>
    </w:rPr>
  </w:style>
  <w:style w:type="paragraph" w:customStyle="1" w:styleId="159">
    <w:name w:val="a14"/>
    <w:basedOn w:val="1"/>
    <w:qFormat/>
    <w:uiPriority w:val="0"/>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160">
    <w:name w:val="proddescription"/>
    <w:basedOn w:val="46"/>
    <w:qFormat/>
    <w:uiPriority w:val="0"/>
  </w:style>
  <w:style w:type="character" w:customStyle="1" w:styleId="161">
    <w:name w:val="prodheadlines"/>
    <w:basedOn w:val="46"/>
    <w:qFormat/>
    <w:uiPriority w:val="0"/>
  </w:style>
  <w:style w:type="character" w:customStyle="1" w:styleId="162">
    <w:name w:val="text"/>
    <w:basedOn w:val="46"/>
    <w:qFormat/>
    <w:uiPriority w:val="0"/>
  </w:style>
  <w:style w:type="paragraph" w:customStyle="1" w:styleId="163">
    <w:name w:val="text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4">
    <w:name w:val="z-窗体顶端1"/>
    <w:basedOn w:val="1"/>
    <w:next w:val="1"/>
    <w:hidden/>
    <w:qFormat/>
    <w:uiPriority w:val="0"/>
    <w:pPr>
      <w:widowControl/>
      <w:pBdr>
        <w:bottom w:val="single" w:color="auto" w:sz="6" w:space="1"/>
      </w:pBdr>
      <w:jc w:val="center"/>
    </w:pPr>
    <w:rPr>
      <w:rFonts w:ascii="Arial" w:hAnsi="Arial" w:cs="Arial"/>
      <w:vanish/>
      <w:kern w:val="0"/>
      <w:sz w:val="16"/>
      <w:szCs w:val="16"/>
    </w:rPr>
  </w:style>
  <w:style w:type="paragraph" w:customStyle="1" w:styleId="165">
    <w:name w:val="z-窗体底端1"/>
    <w:basedOn w:val="1"/>
    <w:next w:val="1"/>
    <w:hidden/>
    <w:qFormat/>
    <w:uiPriority w:val="0"/>
    <w:pPr>
      <w:widowControl/>
      <w:pBdr>
        <w:top w:val="single" w:color="auto" w:sz="6" w:space="1"/>
      </w:pBdr>
      <w:jc w:val="center"/>
    </w:pPr>
    <w:rPr>
      <w:rFonts w:ascii="Arial" w:hAnsi="Arial" w:cs="Arial"/>
      <w:vanish/>
      <w:kern w:val="0"/>
      <w:sz w:val="16"/>
      <w:szCs w:val="16"/>
    </w:rPr>
  </w:style>
  <w:style w:type="paragraph" w:customStyle="1" w:styleId="166">
    <w:name w:val="正文样式"/>
    <w:basedOn w:val="1"/>
    <w:qFormat/>
    <w:uiPriority w:val="0"/>
    <w:pPr>
      <w:adjustRightInd w:val="0"/>
      <w:spacing w:line="400" w:lineRule="atLeast"/>
      <w:ind w:firstLine="570" w:firstLineChars="203"/>
      <w:textAlignment w:val="baseline"/>
    </w:pPr>
    <w:rPr>
      <w:rFonts w:eastAsia="仿宋_GB2312"/>
      <w:kern w:val="0"/>
      <w:sz w:val="28"/>
      <w:szCs w:val="20"/>
    </w:rPr>
  </w:style>
  <w:style w:type="paragraph" w:customStyle="1" w:styleId="167">
    <w:name w:val="xl34"/>
    <w:basedOn w:val="1"/>
    <w:qFormat/>
    <w:uiPriority w:val="0"/>
    <w:pPr>
      <w:widowControl/>
      <w:pBdr>
        <w:left w:val="single" w:color="auto" w:sz="4" w:space="0"/>
      </w:pBdr>
      <w:spacing w:before="100" w:beforeAutospacing="1" w:after="100" w:afterAutospacing="1"/>
      <w:jc w:val="center"/>
      <w:textAlignment w:val="center"/>
    </w:pPr>
    <w:rPr>
      <w:rFonts w:ascii="宋体" w:hAnsi="宋体"/>
      <w:kern w:val="0"/>
      <w:sz w:val="24"/>
    </w:rPr>
  </w:style>
  <w:style w:type="paragraph" w:customStyle="1" w:styleId="168">
    <w:name w:val="段落正文"/>
    <w:basedOn w:val="23"/>
    <w:qFormat/>
    <w:uiPriority w:val="0"/>
    <w:pPr>
      <w:ind w:firstLine="560" w:firstLineChars="200"/>
    </w:pPr>
    <w:rPr>
      <w:sz w:val="28"/>
    </w:rPr>
  </w:style>
  <w:style w:type="character" w:customStyle="1" w:styleId="169">
    <w:name w:val="gray6"/>
    <w:basedOn w:val="46"/>
    <w:qFormat/>
    <w:uiPriority w:val="0"/>
  </w:style>
  <w:style w:type="character" w:customStyle="1" w:styleId="170">
    <w:name w:val="style9"/>
    <w:basedOn w:val="46"/>
    <w:qFormat/>
    <w:uiPriority w:val="0"/>
  </w:style>
  <w:style w:type="paragraph" w:customStyle="1" w:styleId="171">
    <w:name w:val="2册标题4"/>
    <w:basedOn w:val="1"/>
    <w:next w:val="1"/>
    <w:qFormat/>
    <w:uiPriority w:val="0"/>
    <w:pPr>
      <w:spacing w:beforeLines="50" w:afterLines="50" w:line="300" w:lineRule="auto"/>
      <w:ind w:left="420" w:leftChars="200"/>
      <w:outlineLvl w:val="3"/>
    </w:pPr>
    <w:rPr>
      <w:rFonts w:ascii="Arial" w:hAnsi="Arial" w:eastAsia="幼圆" w:cs="Arial"/>
      <w:b/>
      <w:sz w:val="24"/>
    </w:rPr>
  </w:style>
  <w:style w:type="character" w:customStyle="1" w:styleId="172">
    <w:name w:val="grame"/>
    <w:basedOn w:val="46"/>
    <w:qFormat/>
    <w:uiPriority w:val="0"/>
  </w:style>
  <w:style w:type="paragraph" w:customStyle="1" w:styleId="173">
    <w:name w:val="style2"/>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74">
    <w:name w:val="Char1"/>
    <w:basedOn w:val="1"/>
    <w:qFormat/>
    <w:uiPriority w:val="0"/>
    <w:pPr>
      <w:jc w:val="left"/>
    </w:pPr>
    <w:rPr>
      <w:rFonts w:ascii="Tahoma" w:hAnsi="Tahoma"/>
      <w:sz w:val="24"/>
      <w:szCs w:val="20"/>
    </w:rPr>
  </w:style>
  <w:style w:type="paragraph" w:customStyle="1" w:styleId="175">
    <w:name w:val="编号1"/>
    <w:basedOn w:val="1"/>
    <w:qFormat/>
    <w:uiPriority w:val="0"/>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176">
    <w:name w:val="Char Char Char Char Char Char Char Char Char Char Char Char Char Char Char Char Char Char Char Char Char Char"/>
    <w:basedOn w:val="1"/>
    <w:qFormat/>
    <w:uiPriority w:val="0"/>
    <w:pPr>
      <w:widowControl/>
      <w:spacing w:line="400" w:lineRule="exact"/>
      <w:jc w:val="center"/>
    </w:pPr>
    <w:rPr>
      <w:rFonts w:ascii="Verdana" w:hAnsi="Verdana"/>
      <w:kern w:val="0"/>
      <w:szCs w:val="20"/>
      <w:lang w:eastAsia="en-US"/>
    </w:rPr>
  </w:style>
  <w:style w:type="paragraph" w:customStyle="1" w:styleId="177">
    <w:name w:val="font0"/>
    <w:basedOn w:val="1"/>
    <w:qFormat/>
    <w:uiPriority w:val="0"/>
    <w:pPr>
      <w:widowControl/>
      <w:spacing w:before="100" w:beforeAutospacing="1" w:after="100" w:afterAutospacing="1"/>
      <w:jc w:val="left"/>
    </w:pPr>
    <w:rPr>
      <w:rFonts w:hint="eastAsia" w:ascii="宋体" w:hAnsi="宋体"/>
      <w:kern w:val="0"/>
      <w:sz w:val="24"/>
    </w:rPr>
  </w:style>
  <w:style w:type="paragraph" w:customStyle="1" w:styleId="178">
    <w:name w:val="font5"/>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79">
    <w:name w:val="font6"/>
    <w:basedOn w:val="1"/>
    <w:qFormat/>
    <w:uiPriority w:val="0"/>
    <w:pPr>
      <w:widowControl/>
      <w:spacing w:before="100" w:beforeAutospacing="1" w:after="100" w:afterAutospacing="1"/>
      <w:jc w:val="left"/>
    </w:pPr>
    <w:rPr>
      <w:kern w:val="0"/>
      <w:sz w:val="24"/>
    </w:rPr>
  </w:style>
  <w:style w:type="paragraph" w:customStyle="1" w:styleId="180">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24"/>
    </w:rPr>
  </w:style>
  <w:style w:type="paragraph" w:customStyle="1" w:styleId="181">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4"/>
    </w:rPr>
  </w:style>
  <w:style w:type="paragraph" w:customStyle="1" w:styleId="182">
    <w:name w:val="表格字"/>
    <w:basedOn w:val="1"/>
    <w:qFormat/>
    <w:uiPriority w:val="0"/>
    <w:pPr>
      <w:adjustRightInd w:val="0"/>
      <w:jc w:val="center"/>
    </w:pPr>
    <w:rPr>
      <w:rFonts w:ascii="宋体"/>
      <w:sz w:val="24"/>
      <w:szCs w:val="20"/>
    </w:rPr>
  </w:style>
  <w:style w:type="character" w:customStyle="1" w:styleId="183">
    <w:name w:val="样式 小三 加粗"/>
    <w:qFormat/>
    <w:uiPriority w:val="0"/>
    <w:rPr>
      <w:rFonts w:eastAsia="宋体"/>
      <w:b/>
      <w:bCs/>
      <w:sz w:val="32"/>
    </w:rPr>
  </w:style>
  <w:style w:type="paragraph" w:customStyle="1" w:styleId="184">
    <w:name w:val="xl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85">
    <w:name w:val="qw"/>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186">
    <w:name w:val="Char Char Char"/>
    <w:basedOn w:val="1"/>
    <w:qFormat/>
    <w:uiPriority w:val="0"/>
    <w:rPr>
      <w:rFonts w:ascii="Tahoma" w:hAnsi="Tahoma"/>
      <w:sz w:val="24"/>
      <w:szCs w:val="20"/>
    </w:rPr>
  </w:style>
  <w:style w:type="paragraph" w:customStyle="1" w:styleId="187">
    <w:name w:val="Char2"/>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188">
    <w:name w:val="info4"/>
    <w:basedOn w:val="46"/>
    <w:qFormat/>
    <w:uiPriority w:val="0"/>
  </w:style>
  <w:style w:type="paragraph" w:customStyle="1" w:styleId="189">
    <w:name w:val="缩进正文"/>
    <w:basedOn w:val="1"/>
    <w:link w:val="190"/>
    <w:qFormat/>
    <w:uiPriority w:val="0"/>
    <w:pPr>
      <w:ind w:firstLine="560" w:firstLineChars="200"/>
    </w:pPr>
    <w:rPr>
      <w:rFonts w:eastAsia="仿宋_GB2312" w:cs="宋体"/>
      <w:sz w:val="28"/>
      <w:szCs w:val="20"/>
    </w:rPr>
  </w:style>
  <w:style w:type="character" w:customStyle="1" w:styleId="190">
    <w:name w:val="缩进正文 Char"/>
    <w:link w:val="189"/>
    <w:qFormat/>
    <w:uiPriority w:val="0"/>
    <w:rPr>
      <w:rFonts w:eastAsia="仿宋_GB2312" w:cs="宋体"/>
      <w:kern w:val="2"/>
      <w:sz w:val="28"/>
      <w:lang w:val="en-US" w:eastAsia="zh-CN" w:bidi="ar-SA"/>
    </w:rPr>
  </w:style>
  <w:style w:type="paragraph" w:customStyle="1" w:styleId="191">
    <w:name w:val="列出段落1"/>
    <w:basedOn w:val="1"/>
    <w:qFormat/>
    <w:uiPriority w:val="0"/>
    <w:pPr>
      <w:ind w:firstLine="420" w:firstLineChars="200"/>
    </w:pPr>
    <w:rPr>
      <w:rFonts w:ascii="Calibri" w:hAnsi="Calibri" w:cs="Calibri"/>
      <w:szCs w:val="21"/>
    </w:rPr>
  </w:style>
  <w:style w:type="character" w:customStyle="1" w:styleId="192">
    <w:name w:val="批注文字 字符"/>
    <w:basedOn w:val="46"/>
    <w:link w:val="18"/>
    <w:qFormat/>
    <w:uiPriority w:val="0"/>
    <w:rPr>
      <w:rFonts w:ascii="宋体"/>
      <w:sz w:val="34"/>
    </w:rPr>
  </w:style>
  <w:style w:type="character" w:customStyle="1" w:styleId="193">
    <w:name w:val="批注主题 字符"/>
    <w:basedOn w:val="192"/>
    <w:link w:val="41"/>
    <w:qFormat/>
    <w:uiPriority w:val="99"/>
    <w:rPr>
      <w:rFonts w:ascii="宋体"/>
      <w:sz w:val="34"/>
    </w:rPr>
  </w:style>
  <w:style w:type="paragraph" w:customStyle="1" w:styleId="194">
    <w:name w:val="评价"/>
    <w:basedOn w:val="1"/>
    <w:qFormat/>
    <w:uiPriority w:val="0"/>
    <w:pPr>
      <w:spacing w:afterLines="20"/>
      <w:ind w:firstLine="1446" w:firstLineChars="200"/>
    </w:pPr>
    <w:rPr>
      <w:rFonts w:ascii="Calibri" w:hAnsi="Calibri"/>
      <w:sz w:val="24"/>
    </w:rPr>
  </w:style>
  <w:style w:type="paragraph" w:customStyle="1" w:styleId="195">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196">
    <w:name w:val="alt-edited1"/>
    <w:qFormat/>
    <w:uiPriority w:val="0"/>
    <w:rPr>
      <w:color w:val="4D90F0"/>
    </w:rPr>
  </w:style>
  <w:style w:type="paragraph" w:customStyle="1" w:styleId="197">
    <w:name w:val="toc 14"/>
    <w:next w:val="1"/>
    <w:qFormat/>
    <w:uiPriority w:val="0"/>
    <w:pPr>
      <w:wordWrap w:val="0"/>
      <w:jc w:val="both"/>
    </w:pPr>
    <w:rPr>
      <w:rFonts w:ascii="Calibri" w:hAnsi="Calibri" w:eastAsia="宋体" w:cs="Times New Roman"/>
      <w:sz w:val="21"/>
      <w:lang w:val="en-US" w:eastAsia="zh-CN" w:bidi="ar-SA"/>
    </w:rPr>
  </w:style>
  <w:style w:type="character" w:customStyle="1" w:styleId="198">
    <w:name w:val="文档结构图 Char1"/>
    <w:semiHidden/>
    <w:qFormat/>
    <w:uiPriority w:val="0"/>
    <w:rPr>
      <w:sz w:val="20"/>
    </w:rPr>
  </w:style>
  <w:style w:type="character" w:customStyle="1" w:styleId="199">
    <w:name w:val="文档结构图 Char"/>
    <w:semiHidden/>
    <w:qFormat/>
    <w:uiPriority w:val="0"/>
    <w:rPr>
      <w:sz w:val="20"/>
    </w:rPr>
  </w:style>
  <w:style w:type="character" w:customStyle="1" w:styleId="200">
    <w:name w:val="short_text"/>
    <w:basedOn w:val="46"/>
    <w:qFormat/>
    <w:uiPriority w:val="0"/>
    <w:rPr>
      <w:sz w:val="20"/>
    </w:rPr>
  </w:style>
  <w:style w:type="character" w:customStyle="1" w:styleId="201">
    <w:name w:val="标题 Char1"/>
    <w:qFormat/>
    <w:uiPriority w:val="0"/>
    <w:rPr>
      <w:b/>
      <w:sz w:val="20"/>
    </w:rPr>
  </w:style>
  <w:style w:type="character" w:customStyle="1" w:styleId="202">
    <w:name w:val="正文文本缩进 3 Char1"/>
    <w:semiHidden/>
    <w:qFormat/>
    <w:uiPriority w:val="0"/>
    <w:rPr>
      <w:sz w:val="20"/>
    </w:rPr>
  </w:style>
  <w:style w:type="character" w:customStyle="1" w:styleId="203">
    <w:name w:val="font21"/>
    <w:qFormat/>
    <w:uiPriority w:val="0"/>
    <w:rPr>
      <w:color w:val="FF0000"/>
      <w:sz w:val="20"/>
      <w:u w:val="none"/>
    </w:rPr>
  </w:style>
  <w:style w:type="character" w:customStyle="1" w:styleId="204">
    <w:name w:val="不明显强调1"/>
    <w:qFormat/>
    <w:uiPriority w:val="0"/>
    <w:rPr>
      <w:i/>
      <w:sz w:val="20"/>
    </w:rPr>
  </w:style>
  <w:style w:type="character" w:customStyle="1" w:styleId="205">
    <w:name w:val="font71"/>
    <w:qFormat/>
    <w:uiPriority w:val="0"/>
    <w:rPr>
      <w:sz w:val="20"/>
      <w:u w:val="none"/>
    </w:rPr>
  </w:style>
  <w:style w:type="character" w:customStyle="1" w:styleId="206">
    <w:name w:val="页眉 Char1"/>
    <w:semiHidden/>
    <w:qFormat/>
    <w:uiPriority w:val="0"/>
    <w:rPr>
      <w:sz w:val="20"/>
    </w:rPr>
  </w:style>
  <w:style w:type="character" w:customStyle="1" w:styleId="207">
    <w:name w:val="正文文本缩进 2 Char1"/>
    <w:semiHidden/>
    <w:qFormat/>
    <w:uiPriority w:val="0"/>
    <w:rPr>
      <w:sz w:val="20"/>
    </w:rPr>
  </w:style>
  <w:style w:type="character" w:customStyle="1" w:styleId="208">
    <w:name w:val="font61"/>
    <w:qFormat/>
    <w:uiPriority w:val="0"/>
    <w:rPr>
      <w:sz w:val="20"/>
      <w:u w:val="none"/>
    </w:rPr>
  </w:style>
  <w:style w:type="character" w:customStyle="1" w:styleId="209">
    <w:name w:val="纯文本 Char1"/>
    <w:semiHidden/>
    <w:qFormat/>
    <w:uiPriority w:val="0"/>
    <w:rPr>
      <w:sz w:val="20"/>
    </w:rPr>
  </w:style>
  <w:style w:type="character" w:customStyle="1" w:styleId="210">
    <w:name w:val="正文文本 3 Char1"/>
    <w:semiHidden/>
    <w:qFormat/>
    <w:uiPriority w:val="0"/>
    <w:rPr>
      <w:sz w:val="20"/>
    </w:rPr>
  </w:style>
  <w:style w:type="character" w:customStyle="1" w:styleId="211">
    <w:name w:val="正文文本缩进 Char1"/>
    <w:semiHidden/>
    <w:qFormat/>
    <w:uiPriority w:val="0"/>
    <w:rPr>
      <w:sz w:val="20"/>
    </w:rPr>
  </w:style>
  <w:style w:type="character" w:customStyle="1" w:styleId="212">
    <w:name w:val="明显参考1"/>
    <w:qFormat/>
    <w:uiPriority w:val="0"/>
    <w:rPr>
      <w:b/>
      <w:sz w:val="20"/>
    </w:rPr>
  </w:style>
  <w:style w:type="character" w:customStyle="1" w:styleId="213">
    <w:name w:val="apple-converted-space"/>
    <w:qFormat/>
    <w:uiPriority w:val="0"/>
    <w:rPr>
      <w:sz w:val="20"/>
    </w:rPr>
  </w:style>
  <w:style w:type="character" w:customStyle="1" w:styleId="214">
    <w:name w:val="书籍标题1"/>
    <w:qFormat/>
    <w:uiPriority w:val="0"/>
    <w:rPr>
      <w:b/>
      <w:i/>
      <w:sz w:val="20"/>
    </w:rPr>
  </w:style>
  <w:style w:type="character" w:customStyle="1" w:styleId="215">
    <w:name w:val="long_text"/>
    <w:qFormat/>
    <w:uiPriority w:val="0"/>
    <w:rPr>
      <w:sz w:val="20"/>
    </w:rPr>
  </w:style>
  <w:style w:type="character" w:customStyle="1" w:styleId="216">
    <w:name w:val="日期 Char1"/>
    <w:semiHidden/>
    <w:qFormat/>
    <w:uiPriority w:val="0"/>
    <w:rPr>
      <w:sz w:val="20"/>
    </w:rPr>
  </w:style>
  <w:style w:type="character" w:customStyle="1" w:styleId="217">
    <w:name w:val="批注文字 Char1"/>
    <w:semiHidden/>
    <w:qFormat/>
    <w:uiPriority w:val="0"/>
    <w:rPr>
      <w:sz w:val="20"/>
    </w:rPr>
  </w:style>
  <w:style w:type="character" w:customStyle="1" w:styleId="218">
    <w:name w:val="明显强调1"/>
    <w:qFormat/>
    <w:uiPriority w:val="0"/>
    <w:rPr>
      <w:i/>
      <w:sz w:val="20"/>
    </w:rPr>
  </w:style>
  <w:style w:type="character" w:customStyle="1" w:styleId="219">
    <w:name w:val="16"/>
    <w:qFormat/>
    <w:uiPriority w:val="0"/>
    <w:rPr>
      <w:b/>
      <w:color w:val="FF0356"/>
      <w:sz w:val="20"/>
    </w:rPr>
  </w:style>
  <w:style w:type="character" w:customStyle="1" w:styleId="220">
    <w:name w:val="批注主题 Char1"/>
    <w:semiHidden/>
    <w:qFormat/>
    <w:uiPriority w:val="0"/>
    <w:rPr>
      <w:b/>
      <w:sz w:val="20"/>
    </w:rPr>
  </w:style>
  <w:style w:type="character" w:customStyle="1" w:styleId="221">
    <w:name w:val="正文文本 2 Char1"/>
    <w:semiHidden/>
    <w:qFormat/>
    <w:uiPriority w:val="0"/>
    <w:rPr>
      <w:sz w:val="20"/>
    </w:rPr>
  </w:style>
  <w:style w:type="character" w:customStyle="1" w:styleId="222">
    <w:name w:val="font31"/>
    <w:qFormat/>
    <w:uiPriority w:val="0"/>
    <w:rPr>
      <w:color w:val="FF0000"/>
      <w:sz w:val="20"/>
      <w:u w:val="none"/>
      <w:vertAlign w:val="superscript"/>
    </w:rPr>
  </w:style>
  <w:style w:type="character" w:customStyle="1" w:styleId="223">
    <w:name w:val="不明显参考1"/>
    <w:qFormat/>
    <w:uiPriority w:val="0"/>
    <w:rPr>
      <w:sz w:val="20"/>
    </w:rPr>
  </w:style>
  <w:style w:type="character" w:customStyle="1" w:styleId="224">
    <w:name w:val="HTML 预设格式 Char1"/>
    <w:semiHidden/>
    <w:qFormat/>
    <w:uiPriority w:val="0"/>
    <w:rPr>
      <w:sz w:val="20"/>
    </w:rPr>
  </w:style>
  <w:style w:type="character" w:customStyle="1" w:styleId="225">
    <w:name w:val="font01"/>
    <w:basedOn w:val="46"/>
    <w:qFormat/>
    <w:uiPriority w:val="0"/>
    <w:rPr>
      <w:color w:val="FF0000"/>
      <w:sz w:val="20"/>
      <w:u w:val="none"/>
      <w:vertAlign w:val="superscript"/>
    </w:rPr>
  </w:style>
  <w:style w:type="character" w:customStyle="1" w:styleId="226">
    <w:name w:val="页脚 Char1"/>
    <w:semiHidden/>
    <w:qFormat/>
    <w:uiPriority w:val="0"/>
    <w:rPr>
      <w:sz w:val="20"/>
    </w:rPr>
  </w:style>
  <w:style w:type="character" w:customStyle="1" w:styleId="227">
    <w:name w:val="批注框文本 Char1"/>
    <w:semiHidden/>
    <w:qFormat/>
    <w:uiPriority w:val="0"/>
    <w:rPr>
      <w:sz w:val="20"/>
    </w:rPr>
  </w:style>
  <w:style w:type="paragraph" w:customStyle="1" w:styleId="228">
    <w:name w:val="列出段落2"/>
    <w:basedOn w:val="1"/>
    <w:next w:val="229"/>
    <w:qFormat/>
    <w:uiPriority w:val="0"/>
    <w:pPr>
      <w:ind w:firstLine="420"/>
    </w:pPr>
    <w:rPr>
      <w:rFonts w:hAnsi="Calibri"/>
      <w:kern w:val="0"/>
      <w:szCs w:val="20"/>
    </w:rPr>
  </w:style>
  <w:style w:type="paragraph" w:customStyle="1" w:styleId="229">
    <w:name w:val="toc 814"/>
    <w:next w:val="1"/>
    <w:qFormat/>
    <w:uiPriority w:val="0"/>
    <w:pPr>
      <w:wordWrap w:val="0"/>
      <w:ind w:left="2975"/>
      <w:jc w:val="both"/>
    </w:pPr>
    <w:rPr>
      <w:rFonts w:ascii="Calibri" w:hAnsi="Calibri" w:eastAsia="宋体" w:cs="Times New Roman"/>
      <w:sz w:val="21"/>
      <w:lang w:val="en-US" w:eastAsia="zh-CN" w:bidi="ar-SA"/>
    </w:rPr>
  </w:style>
  <w:style w:type="paragraph" w:customStyle="1" w:styleId="230">
    <w:name w:val="toc 62"/>
    <w:next w:val="1"/>
    <w:qFormat/>
    <w:uiPriority w:val="0"/>
    <w:pPr>
      <w:wordWrap w:val="0"/>
      <w:ind w:left="2125"/>
      <w:jc w:val="both"/>
    </w:pPr>
    <w:rPr>
      <w:rFonts w:ascii="Calibri" w:hAnsi="Calibri" w:eastAsia="宋体" w:cs="Times New Roman"/>
      <w:sz w:val="21"/>
      <w:lang w:val="en-US" w:eastAsia="zh-CN" w:bidi="ar-SA"/>
    </w:rPr>
  </w:style>
  <w:style w:type="paragraph" w:customStyle="1" w:styleId="231">
    <w:name w:val="toc 414"/>
    <w:next w:val="1"/>
    <w:qFormat/>
    <w:uiPriority w:val="0"/>
    <w:pPr>
      <w:wordWrap w:val="0"/>
      <w:ind w:left="1275"/>
      <w:jc w:val="both"/>
    </w:pPr>
    <w:rPr>
      <w:rFonts w:ascii="Calibri" w:hAnsi="Calibri" w:eastAsia="宋体" w:cs="Times New Roman"/>
      <w:sz w:val="21"/>
      <w:lang w:val="en-US" w:eastAsia="zh-CN" w:bidi="ar-SA"/>
    </w:rPr>
  </w:style>
  <w:style w:type="paragraph" w:customStyle="1" w:styleId="232">
    <w:name w:val="toc 411"/>
    <w:next w:val="1"/>
    <w:qFormat/>
    <w:uiPriority w:val="0"/>
    <w:pPr>
      <w:wordWrap w:val="0"/>
      <w:ind w:left="1275"/>
      <w:jc w:val="both"/>
    </w:pPr>
    <w:rPr>
      <w:rFonts w:ascii="Calibri" w:hAnsi="Calibri" w:eastAsia="宋体" w:cs="Times New Roman"/>
      <w:sz w:val="21"/>
      <w:lang w:val="en-US" w:eastAsia="zh-CN" w:bidi="ar-SA"/>
    </w:rPr>
  </w:style>
  <w:style w:type="paragraph" w:customStyle="1" w:styleId="233">
    <w:name w:val="xl86"/>
    <w:basedOn w:val="1"/>
    <w:next w:val="234"/>
    <w:qFormat/>
    <w:uiPriority w:val="0"/>
    <w:pPr>
      <w:widowControl/>
      <w:shd w:val="clear" w:color="000000" w:fill="FFFFFF"/>
      <w:spacing w:before="280" w:after="280"/>
      <w:jc w:val="center"/>
    </w:pPr>
    <w:rPr>
      <w:rFonts w:ascii="宋体" w:hAnsi="Calibri"/>
      <w:kern w:val="0"/>
      <w:sz w:val="20"/>
      <w:szCs w:val="20"/>
    </w:rPr>
  </w:style>
  <w:style w:type="paragraph" w:customStyle="1" w:styleId="234">
    <w:name w:val="toc 515"/>
    <w:next w:val="1"/>
    <w:qFormat/>
    <w:uiPriority w:val="0"/>
    <w:pPr>
      <w:wordWrap w:val="0"/>
      <w:ind w:left="1700"/>
      <w:jc w:val="both"/>
    </w:pPr>
    <w:rPr>
      <w:rFonts w:ascii="Calibri" w:hAnsi="Calibri" w:eastAsia="宋体" w:cs="Times New Roman"/>
      <w:sz w:val="21"/>
      <w:lang w:val="en-US" w:eastAsia="zh-CN" w:bidi="ar-SA"/>
    </w:rPr>
  </w:style>
  <w:style w:type="paragraph" w:customStyle="1" w:styleId="235">
    <w:name w:val="TOC Heading4"/>
    <w:next w:val="1"/>
    <w:qFormat/>
    <w:uiPriority w:val="0"/>
    <w:pPr>
      <w:wordWrap w:val="0"/>
    </w:pPr>
    <w:rPr>
      <w:rFonts w:ascii="Calibri" w:hAnsi="Calibri" w:eastAsia="宋体" w:cs="Times New Roman"/>
      <w:sz w:val="32"/>
      <w:lang w:val="en-US" w:eastAsia="zh-CN" w:bidi="ar-SA"/>
    </w:rPr>
  </w:style>
  <w:style w:type="paragraph" w:customStyle="1" w:styleId="236">
    <w:name w:val="toc 15"/>
    <w:next w:val="1"/>
    <w:qFormat/>
    <w:uiPriority w:val="0"/>
    <w:pPr>
      <w:wordWrap w:val="0"/>
      <w:jc w:val="both"/>
    </w:pPr>
    <w:rPr>
      <w:rFonts w:ascii="Calibri" w:hAnsi="Calibri" w:eastAsia="宋体" w:cs="Times New Roman"/>
      <w:sz w:val="21"/>
      <w:lang w:val="en-US" w:eastAsia="zh-CN" w:bidi="ar-SA"/>
    </w:rPr>
  </w:style>
  <w:style w:type="paragraph" w:customStyle="1" w:styleId="237">
    <w:name w:val="TOC Heading2"/>
    <w:next w:val="1"/>
    <w:qFormat/>
    <w:uiPriority w:val="0"/>
    <w:pPr>
      <w:wordWrap w:val="0"/>
    </w:pPr>
    <w:rPr>
      <w:rFonts w:ascii="Calibri" w:hAnsi="Calibri" w:eastAsia="宋体" w:cs="Times New Roman"/>
      <w:sz w:val="32"/>
      <w:lang w:val="en-US" w:eastAsia="zh-CN" w:bidi="ar-SA"/>
    </w:rPr>
  </w:style>
  <w:style w:type="paragraph" w:customStyle="1" w:styleId="238">
    <w:name w:val="TOC Heading1"/>
    <w:next w:val="1"/>
    <w:qFormat/>
    <w:uiPriority w:val="0"/>
    <w:pPr>
      <w:wordWrap w:val="0"/>
    </w:pPr>
    <w:rPr>
      <w:rFonts w:ascii="Calibri" w:hAnsi="Calibri" w:eastAsia="宋体" w:cs="Times New Roman"/>
      <w:sz w:val="32"/>
      <w:lang w:val="en-US" w:eastAsia="zh-CN" w:bidi="ar-SA"/>
    </w:rPr>
  </w:style>
  <w:style w:type="paragraph" w:customStyle="1" w:styleId="239">
    <w:name w:val="toc 73"/>
    <w:next w:val="1"/>
    <w:qFormat/>
    <w:uiPriority w:val="0"/>
    <w:pPr>
      <w:wordWrap w:val="0"/>
      <w:ind w:left="2550"/>
      <w:jc w:val="both"/>
    </w:pPr>
    <w:rPr>
      <w:rFonts w:ascii="Calibri" w:hAnsi="Calibri" w:eastAsia="宋体" w:cs="Times New Roman"/>
      <w:sz w:val="21"/>
      <w:lang w:val="en-US" w:eastAsia="zh-CN" w:bidi="ar-SA"/>
    </w:rPr>
  </w:style>
  <w:style w:type="paragraph" w:customStyle="1" w:styleId="240">
    <w:name w:val="font7"/>
    <w:basedOn w:val="1"/>
    <w:next w:val="241"/>
    <w:qFormat/>
    <w:uiPriority w:val="0"/>
    <w:pPr>
      <w:widowControl/>
      <w:spacing w:before="280" w:after="280"/>
    </w:pPr>
    <w:rPr>
      <w:rFonts w:ascii="Arial" w:hAnsi="Calibri"/>
      <w:kern w:val="0"/>
      <w:sz w:val="18"/>
      <w:szCs w:val="20"/>
    </w:rPr>
  </w:style>
  <w:style w:type="paragraph" w:customStyle="1" w:styleId="241">
    <w:name w:val="toc 810"/>
    <w:next w:val="1"/>
    <w:qFormat/>
    <w:uiPriority w:val="0"/>
    <w:pPr>
      <w:wordWrap w:val="0"/>
      <w:ind w:left="2975"/>
      <w:jc w:val="both"/>
    </w:pPr>
    <w:rPr>
      <w:rFonts w:ascii="Calibri" w:hAnsi="Calibri" w:eastAsia="宋体" w:cs="Times New Roman"/>
      <w:sz w:val="21"/>
      <w:lang w:val="en-US" w:eastAsia="zh-CN" w:bidi="ar-SA"/>
    </w:rPr>
  </w:style>
  <w:style w:type="paragraph" w:customStyle="1" w:styleId="242">
    <w:name w:val="xl113"/>
    <w:basedOn w:val="1"/>
    <w:next w:val="243"/>
    <w:qFormat/>
    <w:uiPriority w:val="0"/>
    <w:pPr>
      <w:widowControl/>
      <w:shd w:val="clear" w:color="000000" w:fill="FFFFFF"/>
      <w:spacing w:before="280" w:after="280"/>
      <w:jc w:val="center"/>
    </w:pPr>
    <w:rPr>
      <w:rFonts w:ascii="宋体" w:hAnsi="Calibri"/>
      <w:b/>
      <w:kern w:val="0"/>
      <w:sz w:val="20"/>
      <w:szCs w:val="20"/>
    </w:rPr>
  </w:style>
  <w:style w:type="paragraph" w:customStyle="1" w:styleId="243">
    <w:name w:val="TOC Heading10"/>
    <w:next w:val="1"/>
    <w:qFormat/>
    <w:uiPriority w:val="0"/>
    <w:pPr>
      <w:wordWrap w:val="0"/>
    </w:pPr>
    <w:rPr>
      <w:rFonts w:ascii="Calibri" w:hAnsi="Calibri" w:eastAsia="宋体" w:cs="Times New Roman"/>
      <w:sz w:val="32"/>
      <w:lang w:val="en-US" w:eastAsia="zh-CN" w:bidi="ar-SA"/>
    </w:rPr>
  </w:style>
  <w:style w:type="paragraph" w:customStyle="1" w:styleId="244">
    <w:name w:val="toc 89"/>
    <w:next w:val="1"/>
    <w:qFormat/>
    <w:uiPriority w:val="0"/>
    <w:pPr>
      <w:wordWrap w:val="0"/>
      <w:ind w:left="2975"/>
      <w:jc w:val="both"/>
    </w:pPr>
    <w:rPr>
      <w:rFonts w:ascii="Calibri" w:hAnsi="Calibri" w:eastAsia="宋体" w:cs="Times New Roman"/>
      <w:sz w:val="21"/>
      <w:lang w:val="en-US" w:eastAsia="zh-CN" w:bidi="ar-SA"/>
    </w:rPr>
  </w:style>
  <w:style w:type="paragraph" w:customStyle="1" w:styleId="245">
    <w:name w:val="xl73"/>
    <w:basedOn w:val="1"/>
    <w:next w:val="246"/>
    <w:qFormat/>
    <w:uiPriority w:val="0"/>
    <w:pPr>
      <w:widowControl/>
      <w:shd w:val="clear" w:color="000000" w:fill="FFFFFF"/>
      <w:spacing w:before="280" w:after="280"/>
      <w:jc w:val="center"/>
    </w:pPr>
    <w:rPr>
      <w:rFonts w:ascii="宋体" w:hAnsi="Calibri"/>
      <w:kern w:val="0"/>
      <w:sz w:val="20"/>
      <w:szCs w:val="20"/>
    </w:rPr>
  </w:style>
  <w:style w:type="paragraph" w:customStyle="1" w:styleId="246">
    <w:name w:val="toc 613"/>
    <w:next w:val="1"/>
    <w:qFormat/>
    <w:uiPriority w:val="0"/>
    <w:pPr>
      <w:wordWrap w:val="0"/>
      <w:ind w:left="2125"/>
      <w:jc w:val="both"/>
    </w:pPr>
    <w:rPr>
      <w:rFonts w:ascii="Calibri" w:hAnsi="Calibri" w:eastAsia="宋体" w:cs="Times New Roman"/>
      <w:sz w:val="21"/>
      <w:lang w:val="en-US" w:eastAsia="zh-CN" w:bidi="ar-SA"/>
    </w:rPr>
  </w:style>
  <w:style w:type="paragraph" w:customStyle="1" w:styleId="247">
    <w:name w:val="xl79"/>
    <w:basedOn w:val="1"/>
    <w:next w:val="248"/>
    <w:qFormat/>
    <w:uiPriority w:val="0"/>
    <w:pPr>
      <w:widowControl/>
      <w:shd w:val="clear" w:color="000000" w:fill="FFFFFF"/>
      <w:spacing w:before="280" w:after="280"/>
    </w:pPr>
    <w:rPr>
      <w:rFonts w:ascii="宋体" w:hAnsi="Calibri"/>
      <w:b/>
      <w:kern w:val="0"/>
      <w:sz w:val="20"/>
      <w:szCs w:val="20"/>
    </w:rPr>
  </w:style>
  <w:style w:type="paragraph" w:customStyle="1" w:styleId="248">
    <w:name w:val="toc 87"/>
    <w:next w:val="1"/>
    <w:qFormat/>
    <w:uiPriority w:val="0"/>
    <w:pPr>
      <w:wordWrap w:val="0"/>
      <w:ind w:left="2975"/>
      <w:jc w:val="both"/>
    </w:pPr>
    <w:rPr>
      <w:rFonts w:ascii="Calibri" w:hAnsi="Calibri" w:eastAsia="宋体" w:cs="Times New Roman"/>
      <w:sz w:val="21"/>
      <w:lang w:val="en-US" w:eastAsia="zh-CN" w:bidi="ar-SA"/>
    </w:rPr>
  </w:style>
  <w:style w:type="paragraph" w:customStyle="1" w:styleId="249">
    <w:name w:val="toc 11"/>
    <w:next w:val="1"/>
    <w:qFormat/>
    <w:uiPriority w:val="0"/>
    <w:pPr>
      <w:wordWrap w:val="0"/>
      <w:jc w:val="both"/>
    </w:pPr>
    <w:rPr>
      <w:rFonts w:ascii="Calibri" w:hAnsi="Calibri" w:eastAsia="宋体" w:cs="Times New Roman"/>
      <w:sz w:val="21"/>
      <w:lang w:val="en-US" w:eastAsia="zh-CN" w:bidi="ar-SA"/>
    </w:rPr>
  </w:style>
  <w:style w:type="paragraph" w:customStyle="1" w:styleId="250">
    <w:name w:val="toc 410"/>
    <w:next w:val="1"/>
    <w:qFormat/>
    <w:uiPriority w:val="0"/>
    <w:pPr>
      <w:wordWrap w:val="0"/>
      <w:ind w:left="1275"/>
      <w:jc w:val="both"/>
    </w:pPr>
    <w:rPr>
      <w:rFonts w:ascii="Calibri" w:hAnsi="Calibri" w:eastAsia="宋体" w:cs="Times New Roman"/>
      <w:sz w:val="21"/>
      <w:lang w:val="en-US" w:eastAsia="zh-CN" w:bidi="ar-SA"/>
    </w:rPr>
  </w:style>
  <w:style w:type="paragraph" w:customStyle="1" w:styleId="251">
    <w:name w:val="toc 611"/>
    <w:next w:val="1"/>
    <w:qFormat/>
    <w:uiPriority w:val="0"/>
    <w:pPr>
      <w:wordWrap w:val="0"/>
      <w:ind w:left="2125"/>
      <w:jc w:val="both"/>
    </w:pPr>
    <w:rPr>
      <w:rFonts w:ascii="Calibri" w:hAnsi="Calibri" w:eastAsia="宋体" w:cs="Times New Roman"/>
      <w:sz w:val="21"/>
      <w:lang w:val="en-US" w:eastAsia="zh-CN" w:bidi="ar-SA"/>
    </w:rPr>
  </w:style>
  <w:style w:type="paragraph" w:customStyle="1" w:styleId="252">
    <w:name w:val="xl112"/>
    <w:basedOn w:val="1"/>
    <w:next w:val="251"/>
    <w:qFormat/>
    <w:uiPriority w:val="0"/>
    <w:pPr>
      <w:widowControl/>
      <w:shd w:val="clear" w:color="000000" w:fill="FFFFFF"/>
      <w:spacing w:before="280" w:after="280"/>
      <w:jc w:val="center"/>
    </w:pPr>
    <w:rPr>
      <w:rFonts w:ascii="宋体" w:hAnsi="Calibri"/>
      <w:b/>
      <w:kern w:val="0"/>
      <w:sz w:val="20"/>
      <w:szCs w:val="20"/>
    </w:rPr>
  </w:style>
  <w:style w:type="paragraph" w:customStyle="1" w:styleId="253">
    <w:name w:val="toc 514"/>
    <w:next w:val="1"/>
    <w:qFormat/>
    <w:uiPriority w:val="0"/>
    <w:pPr>
      <w:wordWrap w:val="0"/>
      <w:ind w:left="1700"/>
      <w:jc w:val="both"/>
    </w:pPr>
    <w:rPr>
      <w:rFonts w:ascii="Calibri" w:hAnsi="Calibri" w:eastAsia="宋体" w:cs="Times New Roman"/>
      <w:sz w:val="21"/>
      <w:lang w:val="en-US" w:eastAsia="zh-CN" w:bidi="ar-SA"/>
    </w:rPr>
  </w:style>
  <w:style w:type="paragraph" w:customStyle="1" w:styleId="254">
    <w:name w:val="toc 44"/>
    <w:next w:val="1"/>
    <w:qFormat/>
    <w:uiPriority w:val="0"/>
    <w:pPr>
      <w:wordWrap w:val="0"/>
      <w:ind w:left="1275"/>
      <w:jc w:val="both"/>
    </w:pPr>
    <w:rPr>
      <w:rFonts w:ascii="Calibri" w:hAnsi="Calibri" w:eastAsia="宋体" w:cs="Times New Roman"/>
      <w:sz w:val="21"/>
      <w:lang w:val="en-US" w:eastAsia="zh-CN" w:bidi="ar-SA"/>
    </w:rPr>
  </w:style>
  <w:style w:type="paragraph" w:customStyle="1" w:styleId="255">
    <w:name w:val="toc 412"/>
    <w:next w:val="1"/>
    <w:qFormat/>
    <w:uiPriority w:val="0"/>
    <w:pPr>
      <w:wordWrap w:val="0"/>
      <w:ind w:left="1275"/>
      <w:jc w:val="both"/>
    </w:pPr>
    <w:rPr>
      <w:rFonts w:ascii="Calibri" w:hAnsi="Calibri" w:eastAsia="宋体" w:cs="Times New Roman"/>
      <w:sz w:val="21"/>
      <w:lang w:val="en-US" w:eastAsia="zh-CN" w:bidi="ar-SA"/>
    </w:rPr>
  </w:style>
  <w:style w:type="paragraph" w:customStyle="1" w:styleId="256">
    <w:name w:val="xl74"/>
    <w:basedOn w:val="1"/>
    <w:next w:val="257"/>
    <w:qFormat/>
    <w:uiPriority w:val="0"/>
    <w:pPr>
      <w:widowControl/>
      <w:shd w:val="clear" w:color="000000" w:fill="FFFFFF"/>
      <w:spacing w:before="280" w:after="280"/>
    </w:pPr>
    <w:rPr>
      <w:rFonts w:ascii="宋体" w:hAnsi="Calibri"/>
      <w:kern w:val="0"/>
      <w:sz w:val="20"/>
      <w:szCs w:val="20"/>
    </w:rPr>
  </w:style>
  <w:style w:type="paragraph" w:customStyle="1" w:styleId="257">
    <w:name w:val="toc 57"/>
    <w:next w:val="1"/>
    <w:qFormat/>
    <w:uiPriority w:val="0"/>
    <w:pPr>
      <w:wordWrap w:val="0"/>
      <w:ind w:left="1700"/>
      <w:jc w:val="both"/>
    </w:pPr>
    <w:rPr>
      <w:rFonts w:ascii="Calibri" w:hAnsi="Calibri" w:eastAsia="宋体" w:cs="Times New Roman"/>
      <w:sz w:val="21"/>
      <w:lang w:val="en-US" w:eastAsia="zh-CN" w:bidi="ar-SA"/>
    </w:rPr>
  </w:style>
  <w:style w:type="paragraph" w:customStyle="1" w:styleId="258">
    <w:name w:val="toc 912"/>
    <w:next w:val="1"/>
    <w:qFormat/>
    <w:uiPriority w:val="0"/>
    <w:pPr>
      <w:wordWrap w:val="0"/>
      <w:ind w:left="3400"/>
      <w:jc w:val="both"/>
    </w:pPr>
    <w:rPr>
      <w:rFonts w:ascii="Calibri" w:hAnsi="Calibri" w:eastAsia="宋体" w:cs="Times New Roman"/>
      <w:sz w:val="21"/>
      <w:lang w:val="en-US" w:eastAsia="zh-CN" w:bidi="ar-SA"/>
    </w:rPr>
  </w:style>
  <w:style w:type="paragraph" w:customStyle="1" w:styleId="259">
    <w:name w:val="toc 91"/>
    <w:next w:val="1"/>
    <w:qFormat/>
    <w:uiPriority w:val="0"/>
    <w:pPr>
      <w:wordWrap w:val="0"/>
      <w:ind w:left="3400"/>
      <w:jc w:val="both"/>
    </w:pPr>
    <w:rPr>
      <w:rFonts w:ascii="Calibri" w:hAnsi="Calibri" w:eastAsia="宋体" w:cs="Times New Roman"/>
      <w:sz w:val="21"/>
      <w:lang w:val="en-US" w:eastAsia="zh-CN" w:bidi="ar-SA"/>
    </w:rPr>
  </w:style>
  <w:style w:type="paragraph" w:customStyle="1" w:styleId="260">
    <w:name w:val="toc 38"/>
    <w:next w:val="1"/>
    <w:qFormat/>
    <w:uiPriority w:val="0"/>
    <w:pPr>
      <w:wordWrap w:val="0"/>
      <w:ind w:left="850"/>
      <w:jc w:val="both"/>
    </w:pPr>
    <w:rPr>
      <w:rFonts w:ascii="Calibri" w:hAnsi="Calibri" w:eastAsia="宋体" w:cs="Times New Roman"/>
      <w:sz w:val="21"/>
      <w:lang w:val="en-US" w:eastAsia="zh-CN" w:bidi="ar-SA"/>
    </w:rPr>
  </w:style>
  <w:style w:type="paragraph" w:customStyle="1" w:styleId="261">
    <w:name w:val="toc 95"/>
    <w:next w:val="1"/>
    <w:qFormat/>
    <w:uiPriority w:val="0"/>
    <w:pPr>
      <w:wordWrap w:val="0"/>
      <w:ind w:left="3400"/>
      <w:jc w:val="both"/>
    </w:pPr>
    <w:rPr>
      <w:rFonts w:ascii="Calibri" w:hAnsi="Calibri" w:eastAsia="宋体" w:cs="Times New Roman"/>
      <w:sz w:val="21"/>
      <w:lang w:val="en-US" w:eastAsia="zh-CN" w:bidi="ar-SA"/>
    </w:rPr>
  </w:style>
  <w:style w:type="paragraph" w:customStyle="1" w:styleId="262">
    <w:name w:val="列出段落5"/>
    <w:basedOn w:val="1"/>
    <w:next w:val="263"/>
    <w:qFormat/>
    <w:uiPriority w:val="0"/>
    <w:pPr>
      <w:ind w:firstLine="420"/>
    </w:pPr>
    <w:rPr>
      <w:rFonts w:hAnsi="Calibri"/>
      <w:kern w:val="0"/>
      <w:szCs w:val="20"/>
    </w:rPr>
  </w:style>
  <w:style w:type="paragraph" w:customStyle="1" w:styleId="263">
    <w:name w:val="toc 312"/>
    <w:next w:val="1"/>
    <w:qFormat/>
    <w:uiPriority w:val="0"/>
    <w:pPr>
      <w:wordWrap w:val="0"/>
      <w:ind w:left="850"/>
      <w:jc w:val="both"/>
    </w:pPr>
    <w:rPr>
      <w:rFonts w:ascii="Calibri" w:hAnsi="Calibri" w:eastAsia="宋体" w:cs="Times New Roman"/>
      <w:sz w:val="21"/>
      <w:lang w:val="en-US" w:eastAsia="zh-CN" w:bidi="ar-SA"/>
    </w:rPr>
  </w:style>
  <w:style w:type="paragraph" w:customStyle="1" w:styleId="264">
    <w:name w:val="xl66"/>
    <w:basedOn w:val="1"/>
    <w:next w:val="265"/>
    <w:qFormat/>
    <w:uiPriority w:val="0"/>
    <w:pPr>
      <w:widowControl/>
      <w:shd w:val="clear" w:color="000000" w:fill="FFFFFF"/>
      <w:spacing w:before="280" w:after="280"/>
    </w:pPr>
    <w:rPr>
      <w:rFonts w:ascii="宋体" w:hAnsi="Calibri"/>
      <w:kern w:val="0"/>
      <w:sz w:val="20"/>
      <w:szCs w:val="20"/>
    </w:rPr>
  </w:style>
  <w:style w:type="paragraph" w:customStyle="1" w:styleId="265">
    <w:name w:val="toc 56"/>
    <w:next w:val="1"/>
    <w:qFormat/>
    <w:uiPriority w:val="0"/>
    <w:pPr>
      <w:wordWrap w:val="0"/>
      <w:ind w:left="1700"/>
      <w:jc w:val="both"/>
    </w:pPr>
    <w:rPr>
      <w:rFonts w:ascii="Calibri" w:hAnsi="Calibri" w:eastAsia="宋体" w:cs="Times New Roman"/>
      <w:sz w:val="21"/>
      <w:lang w:val="en-US" w:eastAsia="zh-CN" w:bidi="ar-SA"/>
    </w:rPr>
  </w:style>
  <w:style w:type="paragraph" w:customStyle="1" w:styleId="266">
    <w:name w:val="TOC Heading3"/>
    <w:next w:val="1"/>
    <w:qFormat/>
    <w:uiPriority w:val="0"/>
    <w:pPr>
      <w:wordWrap w:val="0"/>
    </w:pPr>
    <w:rPr>
      <w:rFonts w:ascii="Calibri" w:hAnsi="Calibri" w:eastAsia="宋体" w:cs="Times New Roman"/>
      <w:sz w:val="32"/>
      <w:lang w:val="en-US" w:eastAsia="zh-CN" w:bidi="ar-SA"/>
    </w:rPr>
  </w:style>
  <w:style w:type="paragraph" w:customStyle="1" w:styleId="267">
    <w:name w:val="toc 65"/>
    <w:next w:val="1"/>
    <w:qFormat/>
    <w:uiPriority w:val="0"/>
    <w:pPr>
      <w:wordWrap w:val="0"/>
      <w:ind w:left="2125"/>
      <w:jc w:val="both"/>
    </w:pPr>
    <w:rPr>
      <w:rFonts w:ascii="Calibri" w:hAnsi="Calibri" w:eastAsia="宋体" w:cs="Times New Roman"/>
      <w:sz w:val="21"/>
      <w:lang w:val="en-US" w:eastAsia="zh-CN" w:bidi="ar-SA"/>
    </w:rPr>
  </w:style>
  <w:style w:type="paragraph" w:customStyle="1" w:styleId="268">
    <w:name w:val="toc 25"/>
    <w:next w:val="1"/>
    <w:qFormat/>
    <w:uiPriority w:val="0"/>
    <w:pPr>
      <w:wordWrap w:val="0"/>
      <w:ind w:left="425"/>
      <w:jc w:val="both"/>
    </w:pPr>
    <w:rPr>
      <w:rFonts w:ascii="Calibri" w:hAnsi="Calibri" w:eastAsia="宋体" w:cs="Times New Roman"/>
      <w:sz w:val="21"/>
      <w:lang w:val="en-US" w:eastAsia="zh-CN" w:bidi="ar-SA"/>
    </w:rPr>
  </w:style>
  <w:style w:type="paragraph" w:customStyle="1" w:styleId="269">
    <w:name w:val="xl84"/>
    <w:basedOn w:val="1"/>
    <w:next w:val="270"/>
    <w:qFormat/>
    <w:uiPriority w:val="0"/>
    <w:pPr>
      <w:widowControl/>
      <w:shd w:val="clear" w:color="000000" w:fill="FFFFFF"/>
      <w:spacing w:before="280" w:after="280"/>
      <w:jc w:val="center"/>
    </w:pPr>
    <w:rPr>
      <w:rFonts w:ascii="宋体" w:hAnsi="Calibri"/>
      <w:kern w:val="0"/>
      <w:sz w:val="20"/>
      <w:szCs w:val="20"/>
    </w:rPr>
  </w:style>
  <w:style w:type="paragraph" w:customStyle="1" w:styleId="270">
    <w:name w:val="toc 99"/>
    <w:next w:val="1"/>
    <w:qFormat/>
    <w:uiPriority w:val="0"/>
    <w:pPr>
      <w:wordWrap w:val="0"/>
      <w:ind w:left="3400"/>
      <w:jc w:val="both"/>
    </w:pPr>
    <w:rPr>
      <w:rFonts w:ascii="Calibri" w:hAnsi="Calibri" w:eastAsia="宋体" w:cs="Times New Roman"/>
      <w:sz w:val="21"/>
      <w:lang w:val="en-US" w:eastAsia="zh-CN" w:bidi="ar-SA"/>
    </w:rPr>
  </w:style>
  <w:style w:type="paragraph" w:customStyle="1" w:styleId="271">
    <w:name w:val="xl81"/>
    <w:basedOn w:val="1"/>
    <w:next w:val="272"/>
    <w:qFormat/>
    <w:uiPriority w:val="0"/>
    <w:pPr>
      <w:widowControl/>
      <w:shd w:val="clear" w:color="000000" w:fill="FFFFFF"/>
      <w:spacing w:before="280" w:after="280"/>
    </w:pPr>
    <w:rPr>
      <w:rFonts w:ascii="宋体" w:hAnsi="Calibri"/>
      <w:kern w:val="0"/>
      <w:sz w:val="20"/>
      <w:szCs w:val="20"/>
    </w:rPr>
  </w:style>
  <w:style w:type="paragraph" w:customStyle="1" w:styleId="272">
    <w:name w:val="toc 59"/>
    <w:next w:val="1"/>
    <w:qFormat/>
    <w:uiPriority w:val="0"/>
    <w:pPr>
      <w:wordWrap w:val="0"/>
      <w:ind w:left="1700"/>
      <w:jc w:val="both"/>
    </w:pPr>
    <w:rPr>
      <w:rFonts w:ascii="Calibri" w:hAnsi="Calibri" w:eastAsia="宋体" w:cs="Times New Roman"/>
      <w:sz w:val="21"/>
      <w:lang w:val="en-US" w:eastAsia="zh-CN" w:bidi="ar-SA"/>
    </w:rPr>
  </w:style>
  <w:style w:type="paragraph" w:customStyle="1" w:styleId="273">
    <w:name w:val="目录 11"/>
    <w:next w:val="1"/>
    <w:qFormat/>
    <w:uiPriority w:val="0"/>
    <w:pPr>
      <w:wordWrap w:val="0"/>
      <w:jc w:val="both"/>
    </w:pPr>
    <w:rPr>
      <w:rFonts w:ascii="Calibri" w:hAnsi="Calibri" w:eastAsia="宋体" w:cs="Times New Roman"/>
      <w:sz w:val="21"/>
      <w:lang w:val="en-US" w:eastAsia="zh-CN" w:bidi="ar-SA"/>
    </w:rPr>
  </w:style>
  <w:style w:type="paragraph" w:customStyle="1" w:styleId="274">
    <w:name w:val="toc 513"/>
    <w:next w:val="1"/>
    <w:qFormat/>
    <w:uiPriority w:val="0"/>
    <w:pPr>
      <w:wordWrap w:val="0"/>
      <w:ind w:left="1700"/>
      <w:jc w:val="both"/>
    </w:pPr>
    <w:rPr>
      <w:rFonts w:ascii="Calibri" w:hAnsi="Calibri" w:eastAsia="宋体" w:cs="Times New Roman"/>
      <w:sz w:val="21"/>
      <w:lang w:val="en-US" w:eastAsia="zh-CN" w:bidi="ar-SA"/>
    </w:rPr>
  </w:style>
  <w:style w:type="paragraph" w:customStyle="1" w:styleId="275">
    <w:name w:val="TOC Heading12"/>
    <w:next w:val="1"/>
    <w:qFormat/>
    <w:uiPriority w:val="0"/>
    <w:pPr>
      <w:wordWrap w:val="0"/>
    </w:pPr>
    <w:rPr>
      <w:rFonts w:ascii="Calibri" w:hAnsi="Calibri" w:eastAsia="宋体" w:cs="Times New Roman"/>
      <w:sz w:val="32"/>
      <w:lang w:val="en-US" w:eastAsia="zh-CN" w:bidi="ar-SA"/>
    </w:rPr>
  </w:style>
  <w:style w:type="paragraph" w:customStyle="1" w:styleId="276">
    <w:name w:val="TOC Heading8"/>
    <w:next w:val="1"/>
    <w:qFormat/>
    <w:uiPriority w:val="0"/>
    <w:pPr>
      <w:wordWrap w:val="0"/>
    </w:pPr>
    <w:rPr>
      <w:rFonts w:ascii="Calibri" w:hAnsi="Calibri" w:eastAsia="宋体" w:cs="Times New Roman"/>
      <w:sz w:val="32"/>
      <w:lang w:val="en-US" w:eastAsia="zh-CN" w:bidi="ar-SA"/>
    </w:rPr>
  </w:style>
  <w:style w:type="paragraph" w:customStyle="1" w:styleId="277">
    <w:name w:val="toc 711"/>
    <w:next w:val="1"/>
    <w:qFormat/>
    <w:uiPriority w:val="0"/>
    <w:pPr>
      <w:wordWrap w:val="0"/>
      <w:ind w:left="2550"/>
      <w:jc w:val="both"/>
    </w:pPr>
    <w:rPr>
      <w:rFonts w:ascii="Calibri" w:hAnsi="Calibri" w:eastAsia="宋体" w:cs="Times New Roman"/>
      <w:sz w:val="21"/>
      <w:lang w:val="en-US" w:eastAsia="zh-CN" w:bidi="ar-SA"/>
    </w:rPr>
  </w:style>
  <w:style w:type="paragraph" w:customStyle="1" w:styleId="278">
    <w:name w:val="toc 212"/>
    <w:next w:val="1"/>
    <w:qFormat/>
    <w:uiPriority w:val="0"/>
    <w:pPr>
      <w:wordWrap w:val="0"/>
      <w:ind w:left="425"/>
      <w:jc w:val="both"/>
    </w:pPr>
    <w:rPr>
      <w:rFonts w:ascii="Calibri" w:hAnsi="Calibri" w:eastAsia="宋体" w:cs="Times New Roman"/>
      <w:sz w:val="21"/>
      <w:lang w:val="en-US" w:eastAsia="zh-CN" w:bidi="ar-SA"/>
    </w:rPr>
  </w:style>
  <w:style w:type="paragraph" w:customStyle="1" w:styleId="279">
    <w:name w:val="目录 21"/>
    <w:next w:val="1"/>
    <w:qFormat/>
    <w:uiPriority w:val="0"/>
    <w:pPr>
      <w:wordWrap w:val="0"/>
      <w:ind w:left="425"/>
      <w:jc w:val="both"/>
    </w:pPr>
    <w:rPr>
      <w:rFonts w:ascii="Calibri" w:hAnsi="Calibri" w:eastAsia="宋体" w:cs="Times New Roman"/>
      <w:sz w:val="21"/>
      <w:lang w:val="en-US" w:eastAsia="zh-CN" w:bidi="ar-SA"/>
    </w:rPr>
  </w:style>
  <w:style w:type="paragraph" w:customStyle="1" w:styleId="280">
    <w:name w:val="toc 45"/>
    <w:next w:val="1"/>
    <w:qFormat/>
    <w:uiPriority w:val="0"/>
    <w:pPr>
      <w:wordWrap w:val="0"/>
      <w:ind w:left="1275"/>
      <w:jc w:val="both"/>
    </w:pPr>
    <w:rPr>
      <w:rFonts w:ascii="Calibri" w:hAnsi="Calibri" w:eastAsia="宋体" w:cs="Times New Roman"/>
      <w:sz w:val="21"/>
      <w:lang w:val="en-US" w:eastAsia="zh-CN" w:bidi="ar-SA"/>
    </w:rPr>
  </w:style>
  <w:style w:type="paragraph" w:customStyle="1" w:styleId="281">
    <w:name w:val="xl116"/>
    <w:basedOn w:val="1"/>
    <w:next w:val="282"/>
    <w:qFormat/>
    <w:uiPriority w:val="0"/>
    <w:pPr>
      <w:widowControl/>
      <w:shd w:val="clear" w:color="000000" w:fill="FFFFFF"/>
      <w:spacing w:before="280" w:after="280"/>
      <w:jc w:val="center"/>
    </w:pPr>
    <w:rPr>
      <w:rFonts w:ascii="Arial Narrow" w:hAnsi="Calibri"/>
      <w:kern w:val="0"/>
      <w:sz w:val="20"/>
      <w:szCs w:val="20"/>
    </w:rPr>
  </w:style>
  <w:style w:type="paragraph" w:customStyle="1" w:styleId="282">
    <w:name w:val="toc 78"/>
    <w:next w:val="1"/>
    <w:qFormat/>
    <w:uiPriority w:val="0"/>
    <w:pPr>
      <w:wordWrap w:val="0"/>
      <w:ind w:left="2550"/>
      <w:jc w:val="both"/>
    </w:pPr>
    <w:rPr>
      <w:rFonts w:ascii="Calibri" w:hAnsi="Calibri" w:eastAsia="宋体" w:cs="Times New Roman"/>
      <w:sz w:val="21"/>
      <w:lang w:val="en-US" w:eastAsia="zh-CN" w:bidi="ar-SA"/>
    </w:rPr>
  </w:style>
  <w:style w:type="paragraph" w:customStyle="1" w:styleId="283">
    <w:name w:val="font8"/>
    <w:basedOn w:val="1"/>
    <w:next w:val="284"/>
    <w:qFormat/>
    <w:uiPriority w:val="0"/>
    <w:pPr>
      <w:widowControl/>
      <w:spacing w:before="280" w:after="280"/>
    </w:pPr>
    <w:rPr>
      <w:rFonts w:ascii="Arial" w:hAnsi="Calibri"/>
      <w:kern w:val="0"/>
      <w:sz w:val="20"/>
      <w:szCs w:val="20"/>
    </w:rPr>
  </w:style>
  <w:style w:type="paragraph" w:customStyle="1" w:styleId="284">
    <w:name w:val="TOC Heading11"/>
    <w:next w:val="1"/>
    <w:qFormat/>
    <w:uiPriority w:val="0"/>
    <w:pPr>
      <w:wordWrap w:val="0"/>
    </w:pPr>
    <w:rPr>
      <w:rFonts w:ascii="Calibri" w:hAnsi="Calibri" w:eastAsia="宋体" w:cs="Times New Roman"/>
      <w:sz w:val="32"/>
      <w:lang w:val="en-US" w:eastAsia="zh-CN" w:bidi="ar-SA"/>
    </w:rPr>
  </w:style>
  <w:style w:type="paragraph" w:customStyle="1" w:styleId="285">
    <w:name w:val="xl69"/>
    <w:basedOn w:val="1"/>
    <w:next w:val="286"/>
    <w:qFormat/>
    <w:uiPriority w:val="0"/>
    <w:pPr>
      <w:widowControl/>
      <w:shd w:val="clear" w:color="000000" w:fill="FFFFFF"/>
      <w:spacing w:before="280" w:after="280"/>
    </w:pPr>
    <w:rPr>
      <w:rFonts w:ascii="宋体" w:hAnsi="Calibri"/>
      <w:b/>
      <w:kern w:val="0"/>
      <w:sz w:val="20"/>
      <w:szCs w:val="20"/>
    </w:rPr>
  </w:style>
  <w:style w:type="paragraph" w:customStyle="1" w:styleId="286">
    <w:name w:val="toc 48"/>
    <w:next w:val="1"/>
    <w:qFormat/>
    <w:uiPriority w:val="0"/>
    <w:pPr>
      <w:wordWrap w:val="0"/>
      <w:ind w:left="1275"/>
      <w:jc w:val="both"/>
    </w:pPr>
    <w:rPr>
      <w:rFonts w:ascii="Calibri" w:hAnsi="Calibri" w:eastAsia="宋体" w:cs="Times New Roman"/>
      <w:sz w:val="21"/>
      <w:lang w:val="en-US" w:eastAsia="zh-CN" w:bidi="ar-SA"/>
    </w:rPr>
  </w:style>
  <w:style w:type="paragraph" w:customStyle="1" w:styleId="287">
    <w:name w:val="toc 813"/>
    <w:next w:val="1"/>
    <w:qFormat/>
    <w:uiPriority w:val="0"/>
    <w:pPr>
      <w:wordWrap w:val="0"/>
      <w:ind w:left="2975"/>
      <w:jc w:val="both"/>
    </w:pPr>
    <w:rPr>
      <w:rFonts w:ascii="Calibri" w:hAnsi="Calibri" w:eastAsia="宋体" w:cs="Times New Roman"/>
      <w:sz w:val="21"/>
      <w:lang w:val="en-US" w:eastAsia="zh-CN" w:bidi="ar-SA"/>
    </w:rPr>
  </w:style>
  <w:style w:type="paragraph" w:customStyle="1" w:styleId="288">
    <w:name w:val="目录 91"/>
    <w:next w:val="1"/>
    <w:qFormat/>
    <w:uiPriority w:val="0"/>
    <w:pPr>
      <w:wordWrap w:val="0"/>
      <w:ind w:left="3400"/>
      <w:jc w:val="both"/>
    </w:pPr>
    <w:rPr>
      <w:rFonts w:ascii="Calibri" w:hAnsi="Calibri" w:eastAsia="宋体" w:cs="Times New Roman"/>
      <w:sz w:val="21"/>
      <w:lang w:val="en-US" w:eastAsia="zh-CN" w:bidi="ar-SA"/>
    </w:rPr>
  </w:style>
  <w:style w:type="paragraph" w:customStyle="1" w:styleId="289">
    <w:name w:val="列出段落3"/>
    <w:basedOn w:val="1"/>
    <w:next w:val="290"/>
    <w:qFormat/>
    <w:uiPriority w:val="0"/>
    <w:pPr>
      <w:ind w:firstLine="420"/>
    </w:pPr>
    <w:rPr>
      <w:rFonts w:hAnsi="Calibri"/>
      <w:kern w:val="0"/>
      <w:szCs w:val="20"/>
    </w:rPr>
  </w:style>
  <w:style w:type="paragraph" w:customStyle="1" w:styleId="290">
    <w:name w:val="toc 213"/>
    <w:next w:val="1"/>
    <w:qFormat/>
    <w:uiPriority w:val="0"/>
    <w:pPr>
      <w:wordWrap w:val="0"/>
      <w:ind w:left="425"/>
      <w:jc w:val="both"/>
    </w:pPr>
    <w:rPr>
      <w:rFonts w:ascii="Calibri" w:hAnsi="Calibri" w:eastAsia="宋体" w:cs="Times New Roman"/>
      <w:sz w:val="21"/>
      <w:lang w:val="en-US" w:eastAsia="zh-CN" w:bidi="ar-SA"/>
    </w:rPr>
  </w:style>
  <w:style w:type="paragraph" w:customStyle="1" w:styleId="291">
    <w:name w:val="TOC 标题1"/>
    <w:next w:val="1"/>
    <w:qFormat/>
    <w:uiPriority w:val="0"/>
    <w:pPr>
      <w:wordWrap w:val="0"/>
    </w:pPr>
    <w:rPr>
      <w:rFonts w:ascii="Calibri" w:hAnsi="Calibri" w:eastAsia="宋体" w:cs="Times New Roman"/>
      <w:sz w:val="32"/>
      <w:lang w:val="en-US" w:eastAsia="zh-CN" w:bidi="ar-SA"/>
    </w:rPr>
  </w:style>
  <w:style w:type="paragraph" w:customStyle="1" w:styleId="292">
    <w:name w:val="TOC Heading5"/>
    <w:next w:val="1"/>
    <w:qFormat/>
    <w:uiPriority w:val="0"/>
    <w:pPr>
      <w:wordWrap w:val="0"/>
    </w:pPr>
    <w:rPr>
      <w:rFonts w:ascii="Calibri" w:hAnsi="Calibri" w:eastAsia="宋体" w:cs="Times New Roman"/>
      <w:sz w:val="32"/>
      <w:lang w:val="en-US" w:eastAsia="zh-CN" w:bidi="ar-SA"/>
    </w:rPr>
  </w:style>
  <w:style w:type="paragraph" w:customStyle="1" w:styleId="293">
    <w:name w:val="toc 313"/>
    <w:next w:val="1"/>
    <w:qFormat/>
    <w:uiPriority w:val="0"/>
    <w:pPr>
      <w:wordWrap w:val="0"/>
      <w:ind w:left="850"/>
      <w:jc w:val="both"/>
    </w:pPr>
    <w:rPr>
      <w:rFonts w:ascii="Calibri" w:hAnsi="Calibri" w:eastAsia="宋体" w:cs="Times New Roman"/>
      <w:sz w:val="21"/>
      <w:lang w:val="en-US" w:eastAsia="zh-CN" w:bidi="ar-SA"/>
    </w:rPr>
  </w:style>
  <w:style w:type="paragraph" w:customStyle="1" w:styleId="294">
    <w:name w:val="toc 716"/>
    <w:next w:val="1"/>
    <w:qFormat/>
    <w:uiPriority w:val="0"/>
    <w:pPr>
      <w:wordWrap w:val="0"/>
      <w:ind w:left="2550"/>
      <w:jc w:val="both"/>
    </w:pPr>
    <w:rPr>
      <w:rFonts w:ascii="Calibri" w:hAnsi="Calibri" w:eastAsia="宋体" w:cs="Times New Roman"/>
      <w:sz w:val="21"/>
      <w:lang w:val="en-US" w:eastAsia="zh-CN" w:bidi="ar-SA"/>
    </w:rPr>
  </w:style>
  <w:style w:type="paragraph" w:customStyle="1" w:styleId="295">
    <w:name w:val="xl115"/>
    <w:basedOn w:val="1"/>
    <w:next w:val="296"/>
    <w:qFormat/>
    <w:uiPriority w:val="0"/>
    <w:pPr>
      <w:widowControl/>
      <w:shd w:val="clear" w:color="000000" w:fill="FFFFFF"/>
      <w:spacing w:before="280" w:after="280"/>
      <w:jc w:val="center"/>
    </w:pPr>
    <w:rPr>
      <w:rFonts w:ascii="宋体" w:hAnsi="Calibri"/>
      <w:b/>
      <w:kern w:val="0"/>
      <w:sz w:val="20"/>
      <w:szCs w:val="20"/>
    </w:rPr>
  </w:style>
  <w:style w:type="paragraph" w:customStyle="1" w:styleId="296">
    <w:name w:val="toc 712"/>
    <w:next w:val="1"/>
    <w:qFormat/>
    <w:uiPriority w:val="0"/>
    <w:pPr>
      <w:wordWrap w:val="0"/>
      <w:ind w:left="2550"/>
      <w:jc w:val="both"/>
    </w:pPr>
    <w:rPr>
      <w:rFonts w:ascii="Calibri" w:hAnsi="Calibri" w:eastAsia="宋体" w:cs="Times New Roman"/>
      <w:sz w:val="21"/>
      <w:lang w:val="en-US" w:eastAsia="zh-CN" w:bidi="ar-SA"/>
    </w:rPr>
  </w:style>
  <w:style w:type="paragraph" w:customStyle="1" w:styleId="297">
    <w:name w:val="toc 64"/>
    <w:next w:val="1"/>
    <w:qFormat/>
    <w:uiPriority w:val="0"/>
    <w:pPr>
      <w:wordWrap w:val="0"/>
      <w:ind w:left="2125"/>
      <w:jc w:val="both"/>
    </w:pPr>
    <w:rPr>
      <w:rFonts w:ascii="Calibri" w:hAnsi="Calibri" w:eastAsia="宋体" w:cs="Times New Roman"/>
      <w:sz w:val="21"/>
      <w:lang w:val="en-US" w:eastAsia="zh-CN" w:bidi="ar-SA"/>
    </w:rPr>
  </w:style>
  <w:style w:type="paragraph" w:customStyle="1" w:styleId="298">
    <w:name w:val="toc 24"/>
    <w:next w:val="1"/>
    <w:qFormat/>
    <w:uiPriority w:val="0"/>
    <w:pPr>
      <w:wordWrap w:val="0"/>
      <w:ind w:left="425"/>
      <w:jc w:val="both"/>
    </w:pPr>
    <w:rPr>
      <w:rFonts w:ascii="Calibri" w:hAnsi="Calibri" w:eastAsia="宋体" w:cs="Times New Roman"/>
      <w:sz w:val="21"/>
      <w:lang w:val="en-US" w:eastAsia="zh-CN" w:bidi="ar-SA"/>
    </w:rPr>
  </w:style>
  <w:style w:type="paragraph" w:customStyle="1" w:styleId="299">
    <w:name w:val="toc 54"/>
    <w:next w:val="1"/>
    <w:qFormat/>
    <w:uiPriority w:val="0"/>
    <w:pPr>
      <w:wordWrap w:val="0"/>
      <w:ind w:left="1700"/>
      <w:jc w:val="both"/>
    </w:pPr>
    <w:rPr>
      <w:rFonts w:ascii="Calibri" w:hAnsi="Calibri" w:eastAsia="宋体" w:cs="Times New Roman"/>
      <w:sz w:val="21"/>
      <w:lang w:val="en-US" w:eastAsia="zh-CN" w:bidi="ar-SA"/>
    </w:rPr>
  </w:style>
  <w:style w:type="paragraph" w:customStyle="1" w:styleId="300">
    <w:name w:val="xl93"/>
    <w:basedOn w:val="1"/>
    <w:next w:val="301"/>
    <w:qFormat/>
    <w:uiPriority w:val="0"/>
    <w:pPr>
      <w:widowControl/>
      <w:shd w:val="clear" w:color="000000" w:fill="FFFFFF"/>
      <w:spacing w:before="280" w:after="280"/>
      <w:jc w:val="center"/>
    </w:pPr>
    <w:rPr>
      <w:rFonts w:ascii="宋体" w:hAnsi="Calibri"/>
      <w:kern w:val="0"/>
      <w:sz w:val="20"/>
      <w:szCs w:val="20"/>
    </w:rPr>
  </w:style>
  <w:style w:type="paragraph" w:customStyle="1" w:styleId="301">
    <w:name w:val="toc 112"/>
    <w:next w:val="1"/>
    <w:qFormat/>
    <w:uiPriority w:val="0"/>
    <w:pPr>
      <w:wordWrap w:val="0"/>
      <w:jc w:val="both"/>
    </w:pPr>
    <w:rPr>
      <w:rFonts w:ascii="Calibri" w:hAnsi="Calibri" w:eastAsia="宋体" w:cs="Times New Roman"/>
      <w:sz w:val="21"/>
      <w:lang w:val="en-US" w:eastAsia="zh-CN" w:bidi="ar-SA"/>
    </w:rPr>
  </w:style>
  <w:style w:type="paragraph" w:customStyle="1" w:styleId="302">
    <w:name w:val="xl96"/>
    <w:basedOn w:val="1"/>
    <w:next w:val="253"/>
    <w:qFormat/>
    <w:uiPriority w:val="0"/>
    <w:pPr>
      <w:widowControl/>
      <w:shd w:val="clear" w:color="000000" w:fill="FFFFFF"/>
      <w:spacing w:before="280" w:after="280"/>
      <w:jc w:val="center"/>
    </w:pPr>
    <w:rPr>
      <w:rFonts w:ascii="宋体" w:hAnsi="Calibri"/>
      <w:kern w:val="0"/>
      <w:sz w:val="20"/>
      <w:szCs w:val="20"/>
    </w:rPr>
  </w:style>
  <w:style w:type="paragraph" w:customStyle="1" w:styleId="303">
    <w:name w:val="xl106"/>
    <w:basedOn w:val="1"/>
    <w:next w:val="287"/>
    <w:qFormat/>
    <w:uiPriority w:val="0"/>
    <w:pPr>
      <w:widowControl/>
      <w:shd w:val="clear" w:color="000000" w:fill="FFFFFF"/>
      <w:spacing w:before="280" w:after="280"/>
    </w:pPr>
    <w:rPr>
      <w:rFonts w:ascii="宋体" w:hAnsi="Calibri"/>
      <w:kern w:val="0"/>
      <w:sz w:val="20"/>
      <w:szCs w:val="20"/>
    </w:rPr>
  </w:style>
  <w:style w:type="paragraph" w:customStyle="1" w:styleId="304">
    <w:name w:val="toc 35"/>
    <w:next w:val="1"/>
    <w:qFormat/>
    <w:uiPriority w:val="0"/>
    <w:pPr>
      <w:wordWrap w:val="0"/>
      <w:ind w:left="850"/>
      <w:jc w:val="both"/>
    </w:pPr>
    <w:rPr>
      <w:rFonts w:ascii="Calibri" w:hAnsi="Calibri" w:eastAsia="宋体" w:cs="Times New Roman"/>
      <w:sz w:val="21"/>
      <w:lang w:val="en-US" w:eastAsia="zh-CN" w:bidi="ar-SA"/>
    </w:rPr>
  </w:style>
  <w:style w:type="paragraph" w:customStyle="1" w:styleId="305">
    <w:name w:val="TOC Heading14"/>
    <w:next w:val="1"/>
    <w:qFormat/>
    <w:uiPriority w:val="0"/>
    <w:pPr>
      <w:wordWrap w:val="0"/>
    </w:pPr>
    <w:rPr>
      <w:rFonts w:ascii="Calibri" w:hAnsi="Calibri" w:eastAsia="宋体" w:cs="Times New Roman"/>
      <w:sz w:val="32"/>
      <w:lang w:val="en-US" w:eastAsia="zh-CN" w:bidi="ar-SA"/>
    </w:rPr>
  </w:style>
  <w:style w:type="paragraph" w:customStyle="1" w:styleId="306">
    <w:name w:val="Char Char Char Char Char Char Char1"/>
    <w:basedOn w:val="1"/>
    <w:next w:val="307"/>
    <w:qFormat/>
    <w:uiPriority w:val="0"/>
    <w:pPr>
      <w:widowControl/>
      <w:spacing w:after="160" w:line="240" w:lineRule="exact"/>
    </w:pPr>
    <w:rPr>
      <w:rFonts w:hAnsi="Calibri"/>
      <w:kern w:val="0"/>
      <w:szCs w:val="20"/>
    </w:rPr>
  </w:style>
  <w:style w:type="paragraph" w:customStyle="1" w:styleId="307">
    <w:name w:val="toc 67"/>
    <w:next w:val="1"/>
    <w:qFormat/>
    <w:uiPriority w:val="0"/>
    <w:pPr>
      <w:wordWrap w:val="0"/>
      <w:ind w:left="2125"/>
      <w:jc w:val="both"/>
    </w:pPr>
    <w:rPr>
      <w:rFonts w:ascii="Calibri" w:hAnsi="Calibri" w:eastAsia="宋体" w:cs="Times New Roman"/>
      <w:sz w:val="21"/>
      <w:lang w:val="en-US" w:eastAsia="zh-CN" w:bidi="ar-SA"/>
    </w:rPr>
  </w:style>
  <w:style w:type="paragraph" w:customStyle="1" w:styleId="308">
    <w:name w:val="列出段落4"/>
    <w:basedOn w:val="1"/>
    <w:next w:val="309"/>
    <w:qFormat/>
    <w:uiPriority w:val="0"/>
    <w:pPr>
      <w:ind w:firstLine="420"/>
    </w:pPr>
    <w:rPr>
      <w:rFonts w:hAnsi="Calibri"/>
      <w:kern w:val="0"/>
      <w:szCs w:val="20"/>
    </w:rPr>
  </w:style>
  <w:style w:type="paragraph" w:customStyle="1" w:styleId="309">
    <w:name w:val="TOC Heading9"/>
    <w:next w:val="1"/>
    <w:qFormat/>
    <w:uiPriority w:val="0"/>
    <w:pPr>
      <w:wordWrap w:val="0"/>
    </w:pPr>
    <w:rPr>
      <w:rFonts w:ascii="Calibri" w:hAnsi="Calibri" w:eastAsia="宋体" w:cs="Times New Roman"/>
      <w:sz w:val="32"/>
      <w:lang w:val="en-US" w:eastAsia="zh-CN" w:bidi="ar-SA"/>
    </w:rPr>
  </w:style>
  <w:style w:type="paragraph" w:customStyle="1" w:styleId="310">
    <w:name w:val="xl71"/>
    <w:basedOn w:val="1"/>
    <w:next w:val="311"/>
    <w:qFormat/>
    <w:uiPriority w:val="0"/>
    <w:pPr>
      <w:widowControl/>
      <w:shd w:val="clear" w:color="000000" w:fill="FFFFFF"/>
      <w:spacing w:before="280" w:after="280"/>
    </w:pPr>
    <w:rPr>
      <w:rFonts w:ascii="宋体" w:hAnsi="Calibri"/>
      <w:kern w:val="0"/>
      <w:sz w:val="24"/>
      <w:szCs w:val="20"/>
    </w:rPr>
  </w:style>
  <w:style w:type="paragraph" w:customStyle="1" w:styleId="311">
    <w:name w:val="toc 115"/>
    <w:next w:val="1"/>
    <w:qFormat/>
    <w:uiPriority w:val="0"/>
    <w:pPr>
      <w:wordWrap w:val="0"/>
      <w:jc w:val="both"/>
    </w:pPr>
    <w:rPr>
      <w:rFonts w:ascii="Calibri" w:hAnsi="Calibri" w:eastAsia="宋体" w:cs="Times New Roman"/>
      <w:sz w:val="21"/>
      <w:lang w:val="en-US" w:eastAsia="zh-CN" w:bidi="ar-SA"/>
    </w:rPr>
  </w:style>
  <w:style w:type="paragraph" w:customStyle="1" w:styleId="312">
    <w:name w:val="toc 51"/>
    <w:next w:val="1"/>
    <w:qFormat/>
    <w:uiPriority w:val="0"/>
    <w:pPr>
      <w:wordWrap w:val="0"/>
      <w:ind w:left="1700"/>
      <w:jc w:val="both"/>
    </w:pPr>
    <w:rPr>
      <w:rFonts w:ascii="Calibri" w:hAnsi="Calibri" w:eastAsia="宋体" w:cs="Times New Roman"/>
      <w:sz w:val="21"/>
      <w:lang w:val="en-US" w:eastAsia="zh-CN" w:bidi="ar-SA"/>
    </w:rPr>
  </w:style>
  <w:style w:type="paragraph" w:customStyle="1" w:styleId="313">
    <w:name w:val="toc 47"/>
    <w:next w:val="1"/>
    <w:qFormat/>
    <w:uiPriority w:val="0"/>
    <w:pPr>
      <w:wordWrap w:val="0"/>
      <w:ind w:left="1275"/>
      <w:jc w:val="both"/>
    </w:pPr>
    <w:rPr>
      <w:rFonts w:ascii="Calibri" w:hAnsi="Calibri" w:eastAsia="宋体" w:cs="Times New Roman"/>
      <w:sz w:val="21"/>
      <w:lang w:val="en-US" w:eastAsia="zh-CN" w:bidi="ar-SA"/>
    </w:rPr>
  </w:style>
  <w:style w:type="paragraph" w:customStyle="1" w:styleId="314">
    <w:name w:val="xl108"/>
    <w:basedOn w:val="1"/>
    <w:next w:val="315"/>
    <w:qFormat/>
    <w:uiPriority w:val="0"/>
    <w:pPr>
      <w:widowControl/>
      <w:shd w:val="clear" w:color="000000" w:fill="FFFFFF"/>
      <w:spacing w:before="280" w:after="280"/>
    </w:pPr>
    <w:rPr>
      <w:rFonts w:ascii="宋体" w:hAnsi="Calibri"/>
      <w:kern w:val="0"/>
      <w:sz w:val="18"/>
      <w:szCs w:val="20"/>
    </w:rPr>
  </w:style>
  <w:style w:type="paragraph" w:customStyle="1" w:styleId="315">
    <w:name w:val="toc 18"/>
    <w:next w:val="1"/>
    <w:qFormat/>
    <w:uiPriority w:val="0"/>
    <w:pPr>
      <w:wordWrap w:val="0"/>
      <w:jc w:val="both"/>
    </w:pPr>
    <w:rPr>
      <w:rFonts w:ascii="Calibri" w:hAnsi="Calibri" w:eastAsia="宋体" w:cs="Times New Roman"/>
      <w:sz w:val="21"/>
      <w:lang w:val="en-US" w:eastAsia="zh-CN" w:bidi="ar-SA"/>
    </w:rPr>
  </w:style>
  <w:style w:type="paragraph" w:customStyle="1" w:styleId="316">
    <w:name w:val="TOC Heading7"/>
    <w:next w:val="1"/>
    <w:qFormat/>
    <w:uiPriority w:val="0"/>
    <w:pPr>
      <w:wordWrap w:val="0"/>
    </w:pPr>
    <w:rPr>
      <w:rFonts w:ascii="Calibri" w:hAnsi="Calibri" w:eastAsia="宋体" w:cs="Times New Roman"/>
      <w:sz w:val="32"/>
      <w:lang w:val="en-US" w:eastAsia="zh-CN" w:bidi="ar-SA"/>
    </w:rPr>
  </w:style>
  <w:style w:type="character" w:customStyle="1" w:styleId="317">
    <w:name w:val="副标题 字符"/>
    <w:basedOn w:val="46"/>
    <w:link w:val="32"/>
    <w:qFormat/>
    <w:uiPriority w:val="0"/>
    <w:rPr>
      <w:rFonts w:ascii="Calibri" w:hAnsi="Calibri"/>
      <w:sz w:val="24"/>
    </w:rPr>
  </w:style>
  <w:style w:type="paragraph" w:customStyle="1" w:styleId="318">
    <w:name w:val="目录 71"/>
    <w:next w:val="1"/>
    <w:qFormat/>
    <w:uiPriority w:val="0"/>
    <w:pPr>
      <w:wordWrap w:val="0"/>
      <w:ind w:left="2550"/>
      <w:jc w:val="both"/>
    </w:pPr>
    <w:rPr>
      <w:rFonts w:ascii="Calibri" w:hAnsi="Calibri" w:eastAsia="宋体" w:cs="Times New Roman"/>
      <w:sz w:val="21"/>
      <w:lang w:val="en-US" w:eastAsia="zh-CN" w:bidi="ar-SA"/>
    </w:rPr>
  </w:style>
  <w:style w:type="paragraph" w:customStyle="1" w:styleId="319">
    <w:name w:val="toc 413"/>
    <w:next w:val="1"/>
    <w:qFormat/>
    <w:uiPriority w:val="0"/>
    <w:pPr>
      <w:wordWrap w:val="0"/>
      <w:ind w:left="1275"/>
      <w:jc w:val="both"/>
    </w:pPr>
    <w:rPr>
      <w:rFonts w:ascii="Calibri" w:hAnsi="Calibri" w:eastAsia="宋体" w:cs="Times New Roman"/>
      <w:sz w:val="21"/>
      <w:lang w:val="en-US" w:eastAsia="zh-CN" w:bidi="ar-SA"/>
    </w:rPr>
  </w:style>
  <w:style w:type="paragraph" w:customStyle="1" w:styleId="320">
    <w:name w:val="toc 85"/>
    <w:next w:val="1"/>
    <w:qFormat/>
    <w:uiPriority w:val="0"/>
    <w:pPr>
      <w:wordWrap w:val="0"/>
      <w:ind w:left="2975"/>
      <w:jc w:val="both"/>
    </w:pPr>
    <w:rPr>
      <w:rFonts w:ascii="Calibri" w:hAnsi="Calibri" w:eastAsia="宋体" w:cs="Times New Roman"/>
      <w:sz w:val="21"/>
      <w:lang w:val="en-US" w:eastAsia="zh-CN" w:bidi="ar-SA"/>
    </w:rPr>
  </w:style>
  <w:style w:type="paragraph" w:customStyle="1" w:styleId="321">
    <w:name w:val="列出段落6"/>
    <w:basedOn w:val="1"/>
    <w:next w:val="322"/>
    <w:qFormat/>
    <w:uiPriority w:val="0"/>
    <w:pPr>
      <w:ind w:firstLine="420"/>
    </w:pPr>
    <w:rPr>
      <w:rFonts w:hAnsi="Calibri"/>
      <w:kern w:val="0"/>
      <w:szCs w:val="20"/>
    </w:rPr>
  </w:style>
  <w:style w:type="paragraph" w:customStyle="1" w:styleId="322">
    <w:name w:val="toc 86"/>
    <w:next w:val="1"/>
    <w:qFormat/>
    <w:uiPriority w:val="0"/>
    <w:pPr>
      <w:wordWrap w:val="0"/>
      <w:ind w:left="2975"/>
      <w:jc w:val="both"/>
    </w:pPr>
    <w:rPr>
      <w:rFonts w:ascii="Calibri" w:hAnsi="Calibri" w:eastAsia="宋体" w:cs="Times New Roman"/>
      <w:sz w:val="21"/>
      <w:lang w:val="en-US" w:eastAsia="zh-CN" w:bidi="ar-SA"/>
    </w:rPr>
  </w:style>
  <w:style w:type="paragraph" w:customStyle="1" w:styleId="323">
    <w:name w:val="xl80"/>
    <w:basedOn w:val="1"/>
    <w:next w:val="324"/>
    <w:qFormat/>
    <w:uiPriority w:val="0"/>
    <w:pPr>
      <w:widowControl/>
      <w:shd w:val="clear" w:color="000000" w:fill="FFFFFF"/>
      <w:spacing w:before="280" w:after="280"/>
      <w:jc w:val="center"/>
    </w:pPr>
    <w:rPr>
      <w:rFonts w:ascii="宋体" w:hAnsi="Calibri"/>
      <w:b/>
      <w:kern w:val="0"/>
      <w:sz w:val="20"/>
      <w:szCs w:val="20"/>
    </w:rPr>
  </w:style>
  <w:style w:type="paragraph" w:customStyle="1" w:styleId="324">
    <w:name w:val="toc 49"/>
    <w:next w:val="1"/>
    <w:qFormat/>
    <w:uiPriority w:val="0"/>
    <w:pPr>
      <w:wordWrap w:val="0"/>
      <w:ind w:left="1275"/>
      <w:jc w:val="both"/>
    </w:pPr>
    <w:rPr>
      <w:rFonts w:ascii="Calibri" w:hAnsi="Calibri" w:eastAsia="宋体" w:cs="Times New Roman"/>
      <w:sz w:val="21"/>
      <w:lang w:val="en-US" w:eastAsia="zh-CN" w:bidi="ar-SA"/>
    </w:rPr>
  </w:style>
  <w:style w:type="paragraph" w:customStyle="1" w:styleId="325">
    <w:name w:val="Char Char Char Char1"/>
    <w:basedOn w:val="1"/>
    <w:next w:val="326"/>
    <w:qFormat/>
    <w:uiPriority w:val="0"/>
    <w:pPr>
      <w:widowControl/>
      <w:spacing w:after="160" w:line="240" w:lineRule="exact"/>
    </w:pPr>
    <w:rPr>
      <w:rFonts w:ascii="Verdana" w:hAnsi="Calibri" w:eastAsia="仿宋_GB2312"/>
      <w:kern w:val="0"/>
      <w:sz w:val="24"/>
      <w:szCs w:val="20"/>
    </w:rPr>
  </w:style>
  <w:style w:type="paragraph" w:customStyle="1" w:styleId="326">
    <w:name w:val="toc 713"/>
    <w:next w:val="1"/>
    <w:qFormat/>
    <w:uiPriority w:val="0"/>
    <w:pPr>
      <w:wordWrap w:val="0"/>
      <w:ind w:left="2550"/>
      <w:jc w:val="both"/>
    </w:pPr>
    <w:rPr>
      <w:rFonts w:ascii="Calibri" w:hAnsi="Calibri" w:eastAsia="宋体" w:cs="Times New Roman"/>
      <w:sz w:val="21"/>
      <w:lang w:val="en-US" w:eastAsia="zh-CN" w:bidi="ar-SA"/>
    </w:rPr>
  </w:style>
  <w:style w:type="paragraph" w:customStyle="1" w:styleId="327">
    <w:name w:val="xl102"/>
    <w:basedOn w:val="1"/>
    <w:next w:val="328"/>
    <w:qFormat/>
    <w:uiPriority w:val="0"/>
    <w:pPr>
      <w:widowControl/>
      <w:shd w:val="clear" w:color="000000" w:fill="FFFFFF"/>
      <w:spacing w:before="280" w:after="280"/>
      <w:jc w:val="right"/>
    </w:pPr>
    <w:rPr>
      <w:rFonts w:ascii="宋体" w:hAnsi="Calibri"/>
      <w:kern w:val="0"/>
      <w:sz w:val="20"/>
      <w:szCs w:val="20"/>
    </w:rPr>
  </w:style>
  <w:style w:type="paragraph" w:customStyle="1" w:styleId="328">
    <w:name w:val="toc 17"/>
    <w:next w:val="1"/>
    <w:qFormat/>
    <w:uiPriority w:val="0"/>
    <w:pPr>
      <w:wordWrap w:val="0"/>
      <w:jc w:val="both"/>
    </w:pPr>
    <w:rPr>
      <w:rFonts w:ascii="Calibri" w:hAnsi="Calibri" w:eastAsia="宋体" w:cs="Times New Roman"/>
      <w:sz w:val="21"/>
      <w:lang w:val="en-US" w:eastAsia="zh-CN" w:bidi="ar-SA"/>
    </w:rPr>
  </w:style>
  <w:style w:type="paragraph" w:customStyle="1" w:styleId="329">
    <w:name w:val="toc 46"/>
    <w:next w:val="1"/>
    <w:qFormat/>
    <w:uiPriority w:val="0"/>
    <w:pPr>
      <w:wordWrap w:val="0"/>
      <w:ind w:left="1275"/>
      <w:jc w:val="both"/>
    </w:pPr>
    <w:rPr>
      <w:rFonts w:ascii="Calibri" w:hAnsi="Calibri" w:eastAsia="宋体" w:cs="Times New Roman"/>
      <w:sz w:val="21"/>
      <w:lang w:val="en-US" w:eastAsia="zh-CN" w:bidi="ar-SA"/>
    </w:rPr>
  </w:style>
  <w:style w:type="paragraph" w:customStyle="1" w:styleId="330">
    <w:name w:val="toc 311"/>
    <w:next w:val="1"/>
    <w:qFormat/>
    <w:uiPriority w:val="0"/>
    <w:pPr>
      <w:wordWrap w:val="0"/>
      <w:ind w:left="850"/>
      <w:jc w:val="both"/>
    </w:pPr>
    <w:rPr>
      <w:rFonts w:ascii="Calibri" w:hAnsi="Calibri" w:eastAsia="宋体" w:cs="Times New Roman"/>
      <w:sz w:val="21"/>
      <w:lang w:val="en-US" w:eastAsia="zh-CN" w:bidi="ar-SA"/>
    </w:rPr>
  </w:style>
  <w:style w:type="paragraph" w:customStyle="1" w:styleId="331">
    <w:name w:val="xl65"/>
    <w:basedOn w:val="1"/>
    <w:next w:val="232"/>
    <w:qFormat/>
    <w:uiPriority w:val="0"/>
    <w:pPr>
      <w:widowControl/>
      <w:shd w:val="clear" w:color="000000" w:fill="FFFFFF"/>
      <w:spacing w:before="280" w:after="280"/>
      <w:jc w:val="center"/>
    </w:pPr>
    <w:rPr>
      <w:rFonts w:ascii="宋体" w:hAnsi="Calibri"/>
      <w:kern w:val="0"/>
      <w:sz w:val="20"/>
      <w:szCs w:val="20"/>
    </w:rPr>
  </w:style>
  <w:style w:type="paragraph" w:customStyle="1" w:styleId="332">
    <w:name w:val="toc 94"/>
    <w:next w:val="1"/>
    <w:qFormat/>
    <w:uiPriority w:val="0"/>
    <w:pPr>
      <w:wordWrap w:val="0"/>
      <w:ind w:left="3400"/>
      <w:jc w:val="both"/>
    </w:pPr>
    <w:rPr>
      <w:rFonts w:ascii="Calibri" w:hAnsi="Calibri" w:eastAsia="宋体" w:cs="Times New Roman"/>
      <w:sz w:val="21"/>
      <w:lang w:val="en-US" w:eastAsia="zh-CN" w:bidi="ar-SA"/>
    </w:rPr>
  </w:style>
  <w:style w:type="paragraph" w:customStyle="1" w:styleId="333">
    <w:name w:val="toc 55"/>
    <w:next w:val="1"/>
    <w:qFormat/>
    <w:uiPriority w:val="0"/>
    <w:pPr>
      <w:wordWrap w:val="0"/>
      <w:ind w:left="1700"/>
      <w:jc w:val="both"/>
    </w:pPr>
    <w:rPr>
      <w:rFonts w:ascii="Calibri" w:hAnsi="Calibri" w:eastAsia="宋体" w:cs="Times New Roman"/>
      <w:sz w:val="21"/>
      <w:lang w:val="en-US" w:eastAsia="zh-CN" w:bidi="ar-SA"/>
    </w:rPr>
  </w:style>
  <w:style w:type="paragraph" w:customStyle="1" w:styleId="334">
    <w:name w:val="toc 812"/>
    <w:next w:val="1"/>
    <w:qFormat/>
    <w:uiPriority w:val="0"/>
    <w:pPr>
      <w:wordWrap w:val="0"/>
      <w:ind w:left="2975"/>
      <w:jc w:val="both"/>
    </w:pPr>
    <w:rPr>
      <w:rFonts w:ascii="Calibri" w:hAnsi="Calibri" w:eastAsia="宋体" w:cs="Times New Roman"/>
      <w:sz w:val="21"/>
      <w:lang w:val="en-US" w:eastAsia="zh-CN" w:bidi="ar-SA"/>
    </w:rPr>
  </w:style>
  <w:style w:type="paragraph" w:customStyle="1" w:styleId="335">
    <w:name w:val="xl75"/>
    <w:basedOn w:val="1"/>
    <w:next w:val="336"/>
    <w:qFormat/>
    <w:uiPriority w:val="0"/>
    <w:pPr>
      <w:widowControl/>
      <w:shd w:val="clear" w:color="000000" w:fill="FFFFFF"/>
      <w:spacing w:before="280" w:after="280"/>
    </w:pPr>
    <w:rPr>
      <w:rFonts w:ascii="宋体" w:hAnsi="Calibri"/>
      <w:kern w:val="0"/>
      <w:sz w:val="20"/>
      <w:szCs w:val="20"/>
    </w:rPr>
  </w:style>
  <w:style w:type="paragraph" w:customStyle="1" w:styleId="336">
    <w:name w:val="toc 914"/>
    <w:next w:val="1"/>
    <w:qFormat/>
    <w:uiPriority w:val="0"/>
    <w:pPr>
      <w:wordWrap w:val="0"/>
      <w:ind w:left="3400"/>
      <w:jc w:val="both"/>
    </w:pPr>
    <w:rPr>
      <w:rFonts w:ascii="Calibri" w:hAnsi="Calibri" w:eastAsia="宋体" w:cs="Times New Roman"/>
      <w:sz w:val="21"/>
      <w:lang w:val="en-US" w:eastAsia="zh-CN" w:bidi="ar-SA"/>
    </w:rPr>
  </w:style>
  <w:style w:type="paragraph" w:customStyle="1" w:styleId="337">
    <w:name w:val="toc 19"/>
    <w:next w:val="1"/>
    <w:qFormat/>
    <w:uiPriority w:val="0"/>
    <w:pPr>
      <w:wordWrap w:val="0"/>
      <w:jc w:val="both"/>
    </w:pPr>
    <w:rPr>
      <w:rFonts w:ascii="Calibri" w:hAnsi="Calibri" w:eastAsia="宋体" w:cs="Times New Roman"/>
      <w:sz w:val="21"/>
      <w:lang w:val="en-US" w:eastAsia="zh-CN" w:bidi="ar-SA"/>
    </w:rPr>
  </w:style>
  <w:style w:type="paragraph" w:customStyle="1" w:styleId="338">
    <w:name w:val="TOC Heading6"/>
    <w:next w:val="1"/>
    <w:qFormat/>
    <w:uiPriority w:val="0"/>
    <w:pPr>
      <w:wordWrap w:val="0"/>
    </w:pPr>
    <w:rPr>
      <w:rFonts w:ascii="Calibri" w:hAnsi="Calibri" w:eastAsia="宋体" w:cs="Times New Roman"/>
      <w:sz w:val="32"/>
      <w:lang w:val="en-US" w:eastAsia="zh-CN" w:bidi="ar-SA"/>
    </w:rPr>
  </w:style>
  <w:style w:type="paragraph" w:customStyle="1" w:styleId="339">
    <w:name w:val="toc 52"/>
    <w:next w:val="1"/>
    <w:qFormat/>
    <w:uiPriority w:val="0"/>
    <w:pPr>
      <w:wordWrap w:val="0"/>
      <w:ind w:left="1700"/>
      <w:jc w:val="both"/>
    </w:pPr>
    <w:rPr>
      <w:rFonts w:ascii="Calibri" w:hAnsi="Calibri" w:eastAsia="宋体" w:cs="Times New Roman"/>
      <w:sz w:val="21"/>
      <w:lang w:val="en-US" w:eastAsia="zh-CN" w:bidi="ar-SA"/>
    </w:rPr>
  </w:style>
  <w:style w:type="paragraph" w:customStyle="1" w:styleId="340">
    <w:name w:val="toc 36"/>
    <w:next w:val="1"/>
    <w:qFormat/>
    <w:uiPriority w:val="0"/>
    <w:pPr>
      <w:wordWrap w:val="0"/>
      <w:ind w:left="850"/>
      <w:jc w:val="both"/>
    </w:pPr>
    <w:rPr>
      <w:rFonts w:ascii="Calibri" w:hAnsi="Calibri" w:eastAsia="宋体" w:cs="Times New Roman"/>
      <w:sz w:val="21"/>
      <w:lang w:val="en-US" w:eastAsia="zh-CN" w:bidi="ar-SA"/>
    </w:rPr>
  </w:style>
  <w:style w:type="paragraph" w:customStyle="1" w:styleId="341">
    <w:name w:val="toc 82"/>
    <w:next w:val="1"/>
    <w:qFormat/>
    <w:uiPriority w:val="0"/>
    <w:pPr>
      <w:wordWrap w:val="0"/>
      <w:ind w:left="2975"/>
      <w:jc w:val="both"/>
    </w:pPr>
    <w:rPr>
      <w:rFonts w:ascii="Calibri" w:hAnsi="Calibri" w:eastAsia="宋体" w:cs="Times New Roman"/>
      <w:sz w:val="21"/>
      <w:lang w:val="en-US" w:eastAsia="zh-CN" w:bidi="ar-SA"/>
    </w:rPr>
  </w:style>
  <w:style w:type="paragraph" w:customStyle="1" w:styleId="342">
    <w:name w:val="xl104"/>
    <w:basedOn w:val="1"/>
    <w:next w:val="343"/>
    <w:qFormat/>
    <w:uiPriority w:val="0"/>
    <w:pPr>
      <w:widowControl/>
      <w:shd w:val="clear" w:color="000000" w:fill="FFFFFF"/>
      <w:spacing w:before="280" w:after="280"/>
      <w:jc w:val="center"/>
    </w:pPr>
    <w:rPr>
      <w:rFonts w:ascii="宋体" w:hAnsi="Calibri"/>
      <w:kern w:val="0"/>
      <w:sz w:val="20"/>
      <w:szCs w:val="20"/>
    </w:rPr>
  </w:style>
  <w:style w:type="paragraph" w:customStyle="1" w:styleId="343">
    <w:name w:val="toc 210"/>
    <w:next w:val="1"/>
    <w:qFormat/>
    <w:uiPriority w:val="0"/>
    <w:pPr>
      <w:wordWrap w:val="0"/>
      <w:ind w:left="425"/>
      <w:jc w:val="both"/>
    </w:pPr>
    <w:rPr>
      <w:rFonts w:ascii="Calibri" w:hAnsi="Calibri" w:eastAsia="宋体" w:cs="Times New Roman"/>
      <w:sz w:val="21"/>
      <w:lang w:val="en-US" w:eastAsia="zh-CN" w:bidi="ar-SA"/>
    </w:rPr>
  </w:style>
  <w:style w:type="paragraph" w:customStyle="1" w:styleId="344">
    <w:name w:val="toc 110"/>
    <w:next w:val="1"/>
    <w:qFormat/>
    <w:uiPriority w:val="0"/>
    <w:pPr>
      <w:wordWrap w:val="0"/>
      <w:jc w:val="both"/>
    </w:pPr>
    <w:rPr>
      <w:rFonts w:ascii="Calibri" w:hAnsi="Calibri" w:eastAsia="宋体" w:cs="Times New Roman"/>
      <w:sz w:val="21"/>
      <w:lang w:val="en-US" w:eastAsia="zh-CN" w:bidi="ar-SA"/>
    </w:rPr>
  </w:style>
  <w:style w:type="paragraph" w:customStyle="1" w:styleId="345">
    <w:name w:val="toc 66"/>
    <w:next w:val="1"/>
    <w:qFormat/>
    <w:uiPriority w:val="0"/>
    <w:pPr>
      <w:wordWrap w:val="0"/>
      <w:ind w:left="2125"/>
      <w:jc w:val="both"/>
    </w:pPr>
    <w:rPr>
      <w:rFonts w:ascii="Calibri" w:hAnsi="Calibri" w:eastAsia="宋体" w:cs="Times New Roman"/>
      <w:sz w:val="21"/>
      <w:lang w:val="en-US" w:eastAsia="zh-CN" w:bidi="ar-SA"/>
    </w:rPr>
  </w:style>
  <w:style w:type="paragraph" w:customStyle="1" w:styleId="346">
    <w:name w:val="toc 31"/>
    <w:next w:val="1"/>
    <w:qFormat/>
    <w:uiPriority w:val="0"/>
    <w:pPr>
      <w:wordWrap w:val="0"/>
      <w:ind w:left="850"/>
      <w:jc w:val="both"/>
    </w:pPr>
    <w:rPr>
      <w:rFonts w:ascii="Calibri" w:hAnsi="Calibri" w:eastAsia="宋体" w:cs="Times New Roman"/>
      <w:sz w:val="21"/>
      <w:lang w:val="en-US" w:eastAsia="zh-CN" w:bidi="ar-SA"/>
    </w:rPr>
  </w:style>
  <w:style w:type="paragraph" w:customStyle="1" w:styleId="347">
    <w:name w:val="toc 93"/>
    <w:next w:val="1"/>
    <w:qFormat/>
    <w:uiPriority w:val="0"/>
    <w:pPr>
      <w:wordWrap w:val="0"/>
      <w:ind w:left="3400"/>
      <w:jc w:val="both"/>
    </w:pPr>
    <w:rPr>
      <w:rFonts w:ascii="Calibri" w:hAnsi="Calibri" w:eastAsia="宋体" w:cs="Times New Roman"/>
      <w:sz w:val="21"/>
      <w:lang w:val="en-US" w:eastAsia="zh-CN" w:bidi="ar-SA"/>
    </w:rPr>
  </w:style>
  <w:style w:type="paragraph" w:customStyle="1" w:styleId="348">
    <w:name w:val="toc 614"/>
    <w:next w:val="1"/>
    <w:qFormat/>
    <w:uiPriority w:val="0"/>
    <w:pPr>
      <w:wordWrap w:val="0"/>
      <w:ind w:left="2125"/>
      <w:jc w:val="both"/>
    </w:pPr>
    <w:rPr>
      <w:rFonts w:ascii="Calibri" w:hAnsi="Calibri" w:eastAsia="宋体" w:cs="Times New Roman"/>
      <w:sz w:val="21"/>
      <w:lang w:val="en-US" w:eastAsia="zh-CN" w:bidi="ar-SA"/>
    </w:rPr>
  </w:style>
  <w:style w:type="paragraph" w:customStyle="1" w:styleId="349">
    <w:name w:val="无间隔1"/>
    <w:next w:val="344"/>
    <w:qFormat/>
    <w:uiPriority w:val="0"/>
    <w:pPr>
      <w:widowControl w:val="0"/>
      <w:jc w:val="both"/>
    </w:pPr>
    <w:rPr>
      <w:rFonts w:ascii="Calibri" w:hAnsi="Calibri" w:eastAsia="宋体" w:cs="Times New Roman"/>
      <w:sz w:val="22"/>
      <w:lang w:val="en-US" w:eastAsia="zh-CN" w:bidi="ar-SA"/>
    </w:rPr>
  </w:style>
  <w:style w:type="paragraph" w:customStyle="1" w:styleId="350">
    <w:name w:val="目录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51">
    <w:name w:val="xl105"/>
    <w:basedOn w:val="1"/>
    <w:next w:val="352"/>
    <w:qFormat/>
    <w:uiPriority w:val="0"/>
    <w:pPr>
      <w:widowControl/>
      <w:shd w:val="clear" w:color="000000" w:fill="FFFFFF"/>
      <w:spacing w:before="280" w:after="280"/>
    </w:pPr>
    <w:rPr>
      <w:rFonts w:ascii="宋体" w:hAnsi="Calibri"/>
      <w:kern w:val="0"/>
      <w:sz w:val="18"/>
      <w:szCs w:val="20"/>
    </w:rPr>
  </w:style>
  <w:style w:type="paragraph" w:customStyle="1" w:styleId="352">
    <w:name w:val="toc 615"/>
    <w:next w:val="1"/>
    <w:qFormat/>
    <w:uiPriority w:val="0"/>
    <w:pPr>
      <w:wordWrap w:val="0"/>
      <w:ind w:left="2125"/>
      <w:jc w:val="both"/>
    </w:pPr>
    <w:rPr>
      <w:rFonts w:ascii="Calibri" w:hAnsi="Calibri" w:eastAsia="宋体" w:cs="Times New Roman"/>
      <w:sz w:val="21"/>
      <w:lang w:val="en-US" w:eastAsia="zh-CN" w:bidi="ar-SA"/>
    </w:rPr>
  </w:style>
  <w:style w:type="paragraph" w:customStyle="1" w:styleId="353">
    <w:name w:val="toc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54">
    <w:name w:val="toc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55">
    <w:name w:val="xl111"/>
    <w:basedOn w:val="1"/>
    <w:next w:val="356"/>
    <w:qFormat/>
    <w:uiPriority w:val="0"/>
    <w:pPr>
      <w:widowControl/>
      <w:shd w:val="clear" w:color="000000" w:fill="FFFFFF"/>
      <w:spacing w:before="280" w:after="280"/>
      <w:jc w:val="center"/>
    </w:pPr>
    <w:rPr>
      <w:rFonts w:ascii="宋体" w:hAnsi="Calibri"/>
      <w:b/>
      <w:kern w:val="0"/>
      <w:sz w:val="20"/>
      <w:szCs w:val="20"/>
    </w:rPr>
  </w:style>
  <w:style w:type="paragraph" w:customStyle="1" w:styleId="356">
    <w:name w:val="toc 88"/>
    <w:next w:val="1"/>
    <w:qFormat/>
    <w:uiPriority w:val="0"/>
    <w:pPr>
      <w:wordWrap w:val="0"/>
      <w:ind w:left="2975"/>
      <w:jc w:val="both"/>
    </w:pPr>
    <w:rPr>
      <w:rFonts w:ascii="Calibri" w:hAnsi="Calibri" w:eastAsia="宋体" w:cs="Times New Roman"/>
      <w:sz w:val="21"/>
      <w:lang w:val="en-US" w:eastAsia="zh-CN" w:bidi="ar-SA"/>
    </w:rPr>
  </w:style>
  <w:style w:type="paragraph" w:customStyle="1" w:styleId="357">
    <w:name w:val="toc 84"/>
    <w:next w:val="1"/>
    <w:qFormat/>
    <w:uiPriority w:val="0"/>
    <w:pPr>
      <w:wordWrap w:val="0"/>
      <w:ind w:left="2975"/>
      <w:jc w:val="both"/>
    </w:pPr>
    <w:rPr>
      <w:rFonts w:ascii="Calibri" w:hAnsi="Calibri" w:eastAsia="宋体" w:cs="Times New Roman"/>
      <w:sz w:val="21"/>
      <w:lang w:val="en-US" w:eastAsia="zh-CN" w:bidi="ar-SA"/>
    </w:rPr>
  </w:style>
  <w:style w:type="paragraph" w:customStyle="1" w:styleId="358">
    <w:name w:val="p0"/>
    <w:basedOn w:val="1"/>
    <w:next w:val="359"/>
    <w:qFormat/>
    <w:uiPriority w:val="0"/>
    <w:pPr>
      <w:widowControl/>
      <w:spacing w:before="280" w:after="280"/>
    </w:pPr>
    <w:rPr>
      <w:rFonts w:ascii="宋体" w:hAnsi="Calibri"/>
      <w:kern w:val="0"/>
      <w:sz w:val="24"/>
      <w:szCs w:val="20"/>
    </w:rPr>
  </w:style>
  <w:style w:type="paragraph" w:customStyle="1" w:styleId="359">
    <w:name w:val="toc 69"/>
    <w:next w:val="1"/>
    <w:qFormat/>
    <w:uiPriority w:val="0"/>
    <w:pPr>
      <w:wordWrap w:val="0"/>
      <w:ind w:left="2125"/>
      <w:jc w:val="both"/>
    </w:pPr>
    <w:rPr>
      <w:rFonts w:ascii="Calibri" w:hAnsi="Calibri" w:eastAsia="宋体" w:cs="Times New Roman"/>
      <w:sz w:val="21"/>
      <w:lang w:val="en-US" w:eastAsia="zh-CN" w:bidi="ar-SA"/>
    </w:rPr>
  </w:style>
  <w:style w:type="paragraph" w:customStyle="1" w:styleId="360">
    <w:name w:val="列出段落11"/>
    <w:basedOn w:val="1"/>
    <w:next w:val="361"/>
    <w:qFormat/>
    <w:uiPriority w:val="0"/>
    <w:pPr>
      <w:widowControl/>
      <w:spacing w:line="360" w:lineRule="auto"/>
      <w:ind w:firstLine="420"/>
    </w:pPr>
    <w:rPr>
      <w:rFonts w:hAnsi="Calibri" w:eastAsia="微软雅黑"/>
      <w:kern w:val="0"/>
      <w:sz w:val="24"/>
      <w:szCs w:val="20"/>
    </w:rPr>
  </w:style>
  <w:style w:type="paragraph" w:customStyle="1" w:styleId="361">
    <w:name w:val="toc 214"/>
    <w:next w:val="1"/>
    <w:qFormat/>
    <w:uiPriority w:val="0"/>
    <w:pPr>
      <w:wordWrap w:val="0"/>
      <w:ind w:left="425"/>
      <w:jc w:val="both"/>
    </w:pPr>
    <w:rPr>
      <w:rFonts w:ascii="Calibri" w:hAnsi="Calibri" w:eastAsia="宋体" w:cs="Times New Roman"/>
      <w:sz w:val="21"/>
      <w:lang w:val="en-US" w:eastAsia="zh-CN" w:bidi="ar-SA"/>
    </w:rPr>
  </w:style>
  <w:style w:type="paragraph" w:customStyle="1" w:styleId="362">
    <w:name w:val="toc 63"/>
    <w:next w:val="1"/>
    <w:qFormat/>
    <w:uiPriority w:val="0"/>
    <w:pPr>
      <w:wordWrap w:val="0"/>
      <w:ind w:left="2125"/>
      <w:jc w:val="both"/>
    </w:pPr>
    <w:rPr>
      <w:rFonts w:ascii="Calibri" w:hAnsi="Calibri" w:eastAsia="宋体" w:cs="Times New Roman"/>
      <w:sz w:val="21"/>
      <w:lang w:val="en-US" w:eastAsia="zh-CN" w:bidi="ar-SA"/>
    </w:rPr>
  </w:style>
  <w:style w:type="paragraph" w:customStyle="1" w:styleId="363">
    <w:name w:val="xl91"/>
    <w:basedOn w:val="1"/>
    <w:next w:val="260"/>
    <w:qFormat/>
    <w:uiPriority w:val="0"/>
    <w:pPr>
      <w:widowControl/>
      <w:shd w:val="clear" w:color="000000" w:fill="FFFFFF"/>
      <w:spacing w:before="280" w:after="280"/>
    </w:pPr>
    <w:rPr>
      <w:rFonts w:ascii="宋体" w:hAnsi="Calibri"/>
      <w:kern w:val="0"/>
      <w:sz w:val="20"/>
      <w:szCs w:val="20"/>
    </w:rPr>
  </w:style>
  <w:style w:type="paragraph" w:customStyle="1" w:styleId="364">
    <w:name w:val="toc 316"/>
    <w:next w:val="1"/>
    <w:qFormat/>
    <w:uiPriority w:val="0"/>
    <w:pPr>
      <w:wordWrap w:val="0"/>
      <w:ind w:left="850"/>
      <w:jc w:val="both"/>
    </w:pPr>
    <w:rPr>
      <w:rFonts w:ascii="Calibri" w:hAnsi="Calibri" w:eastAsia="宋体" w:cs="Times New Roman"/>
      <w:sz w:val="21"/>
      <w:lang w:val="en-US" w:eastAsia="zh-CN" w:bidi="ar-SA"/>
    </w:rPr>
  </w:style>
  <w:style w:type="paragraph" w:customStyle="1" w:styleId="365">
    <w:name w:val="_Style 1"/>
    <w:basedOn w:val="1"/>
    <w:next w:val="366"/>
    <w:qFormat/>
    <w:uiPriority w:val="0"/>
    <w:pPr>
      <w:ind w:firstLine="420"/>
    </w:pPr>
    <w:rPr>
      <w:rFonts w:hAnsi="Calibri"/>
      <w:kern w:val="0"/>
      <w:szCs w:val="20"/>
    </w:rPr>
  </w:style>
  <w:style w:type="paragraph" w:customStyle="1" w:styleId="366">
    <w:name w:val="TOC Heading13"/>
    <w:next w:val="1"/>
    <w:qFormat/>
    <w:uiPriority w:val="0"/>
    <w:pPr>
      <w:wordWrap w:val="0"/>
    </w:pPr>
    <w:rPr>
      <w:rFonts w:ascii="Calibri" w:hAnsi="Calibri" w:eastAsia="宋体" w:cs="Times New Roman"/>
      <w:sz w:val="32"/>
      <w:lang w:val="en-US" w:eastAsia="zh-CN" w:bidi="ar-SA"/>
    </w:rPr>
  </w:style>
  <w:style w:type="paragraph" w:customStyle="1" w:styleId="367">
    <w:name w:val="toc 116"/>
    <w:next w:val="1"/>
    <w:qFormat/>
    <w:uiPriority w:val="0"/>
    <w:pPr>
      <w:wordWrap w:val="0"/>
      <w:jc w:val="both"/>
    </w:pPr>
    <w:rPr>
      <w:rFonts w:ascii="Calibri" w:hAnsi="Calibri" w:eastAsia="宋体" w:cs="Times New Roman"/>
      <w:sz w:val="21"/>
      <w:lang w:val="en-US" w:eastAsia="zh-CN" w:bidi="ar-SA"/>
    </w:rPr>
  </w:style>
  <w:style w:type="paragraph" w:customStyle="1" w:styleId="368">
    <w:name w:val="toc 72"/>
    <w:next w:val="1"/>
    <w:qFormat/>
    <w:uiPriority w:val="0"/>
    <w:pPr>
      <w:wordWrap w:val="0"/>
      <w:ind w:left="2550"/>
      <w:jc w:val="both"/>
    </w:pPr>
    <w:rPr>
      <w:rFonts w:ascii="Calibri" w:hAnsi="Calibri" w:eastAsia="宋体" w:cs="Times New Roman"/>
      <w:sz w:val="21"/>
      <w:lang w:val="en-US" w:eastAsia="zh-CN" w:bidi="ar-SA"/>
    </w:rPr>
  </w:style>
  <w:style w:type="paragraph" w:customStyle="1" w:styleId="369">
    <w:name w:val="x_msonormal"/>
    <w:basedOn w:val="1"/>
    <w:next w:val="319"/>
    <w:qFormat/>
    <w:uiPriority w:val="0"/>
    <w:pPr>
      <w:widowControl/>
      <w:spacing w:before="280" w:after="280"/>
    </w:pPr>
    <w:rPr>
      <w:rFonts w:ascii="PMingLiU" w:hAnsi="Calibri" w:eastAsia="PMingLiU"/>
      <w:kern w:val="0"/>
      <w:sz w:val="24"/>
      <w:szCs w:val="20"/>
    </w:rPr>
  </w:style>
  <w:style w:type="paragraph" w:customStyle="1" w:styleId="370">
    <w:name w:val="toc 310"/>
    <w:next w:val="1"/>
    <w:qFormat/>
    <w:uiPriority w:val="0"/>
    <w:pPr>
      <w:wordWrap w:val="0"/>
      <w:ind w:left="850"/>
      <w:jc w:val="both"/>
    </w:pPr>
    <w:rPr>
      <w:rFonts w:ascii="Calibri" w:hAnsi="Calibri" w:eastAsia="宋体" w:cs="Times New Roman"/>
      <w:sz w:val="21"/>
      <w:lang w:val="en-US" w:eastAsia="zh-CN" w:bidi="ar-SA"/>
    </w:rPr>
  </w:style>
  <w:style w:type="paragraph" w:customStyle="1" w:styleId="371">
    <w:name w:val="toc 83"/>
    <w:next w:val="1"/>
    <w:qFormat/>
    <w:uiPriority w:val="0"/>
    <w:pPr>
      <w:wordWrap w:val="0"/>
      <w:ind w:left="2975"/>
      <w:jc w:val="both"/>
    </w:pPr>
    <w:rPr>
      <w:rFonts w:ascii="Calibri" w:hAnsi="Calibri" w:eastAsia="宋体" w:cs="Times New Roman"/>
      <w:sz w:val="21"/>
      <w:lang w:val="en-US" w:eastAsia="zh-CN" w:bidi="ar-SA"/>
    </w:rPr>
  </w:style>
  <w:style w:type="paragraph" w:customStyle="1" w:styleId="372">
    <w:name w:val="TOC Heading17"/>
    <w:next w:val="1"/>
    <w:qFormat/>
    <w:uiPriority w:val="0"/>
    <w:pPr>
      <w:wordWrap w:val="0"/>
    </w:pPr>
    <w:rPr>
      <w:rFonts w:ascii="Calibri" w:hAnsi="Calibri" w:eastAsia="宋体" w:cs="Times New Roman"/>
      <w:sz w:val="32"/>
      <w:lang w:val="en-US" w:eastAsia="zh-CN" w:bidi="ar-SA"/>
    </w:rPr>
  </w:style>
  <w:style w:type="paragraph" w:customStyle="1" w:styleId="373">
    <w:name w:val="toc 911"/>
    <w:next w:val="1"/>
    <w:qFormat/>
    <w:uiPriority w:val="0"/>
    <w:pPr>
      <w:wordWrap w:val="0"/>
      <w:ind w:left="3400"/>
      <w:jc w:val="both"/>
    </w:pPr>
    <w:rPr>
      <w:rFonts w:ascii="Calibri" w:hAnsi="Calibri" w:eastAsia="宋体" w:cs="Times New Roman"/>
      <w:sz w:val="21"/>
      <w:lang w:val="en-US" w:eastAsia="zh-CN" w:bidi="ar-SA"/>
    </w:rPr>
  </w:style>
  <w:style w:type="paragraph" w:customStyle="1" w:styleId="374">
    <w:name w:val="toc 811"/>
    <w:next w:val="1"/>
    <w:qFormat/>
    <w:uiPriority w:val="0"/>
    <w:pPr>
      <w:wordWrap w:val="0"/>
      <w:ind w:left="2975"/>
      <w:jc w:val="both"/>
    </w:pPr>
    <w:rPr>
      <w:rFonts w:ascii="Calibri" w:hAnsi="Calibri" w:eastAsia="宋体" w:cs="Times New Roman"/>
      <w:sz w:val="21"/>
      <w:lang w:val="en-US" w:eastAsia="zh-CN" w:bidi="ar-SA"/>
    </w:rPr>
  </w:style>
  <w:style w:type="paragraph" w:customStyle="1" w:styleId="375">
    <w:name w:val="目录 31"/>
    <w:next w:val="1"/>
    <w:qFormat/>
    <w:uiPriority w:val="0"/>
    <w:pPr>
      <w:wordWrap w:val="0"/>
      <w:ind w:left="850"/>
      <w:jc w:val="both"/>
    </w:pPr>
    <w:rPr>
      <w:rFonts w:ascii="Calibri" w:hAnsi="Calibri" w:eastAsia="宋体" w:cs="Times New Roman"/>
      <w:sz w:val="21"/>
      <w:lang w:val="en-US" w:eastAsia="zh-CN" w:bidi="ar-SA"/>
    </w:rPr>
  </w:style>
  <w:style w:type="paragraph" w:customStyle="1" w:styleId="376">
    <w:name w:val="xl118"/>
    <w:basedOn w:val="1"/>
    <w:next w:val="250"/>
    <w:qFormat/>
    <w:uiPriority w:val="0"/>
    <w:pPr>
      <w:widowControl/>
      <w:shd w:val="clear" w:color="000000" w:fill="FFFFFF"/>
      <w:spacing w:before="280" w:after="280"/>
      <w:jc w:val="center"/>
    </w:pPr>
    <w:rPr>
      <w:rFonts w:ascii="宋体" w:hAnsi="Calibri"/>
      <w:b/>
      <w:kern w:val="0"/>
      <w:sz w:val="20"/>
      <w:szCs w:val="20"/>
    </w:rPr>
  </w:style>
  <w:style w:type="paragraph" w:customStyle="1" w:styleId="377">
    <w:name w:val="xl83"/>
    <w:basedOn w:val="1"/>
    <w:next w:val="305"/>
    <w:qFormat/>
    <w:uiPriority w:val="0"/>
    <w:pPr>
      <w:widowControl/>
      <w:shd w:val="clear" w:color="000000" w:fill="FFFFFF"/>
      <w:spacing w:before="280" w:after="280"/>
    </w:pPr>
    <w:rPr>
      <w:rFonts w:ascii="宋体" w:hAnsi="Calibri"/>
      <w:kern w:val="0"/>
      <w:sz w:val="20"/>
      <w:szCs w:val="20"/>
    </w:rPr>
  </w:style>
  <w:style w:type="paragraph" w:customStyle="1" w:styleId="378">
    <w:name w:val="xl103"/>
    <w:basedOn w:val="1"/>
    <w:next w:val="379"/>
    <w:qFormat/>
    <w:uiPriority w:val="0"/>
    <w:pPr>
      <w:widowControl/>
      <w:shd w:val="clear" w:color="000000" w:fill="FFFFFF"/>
      <w:spacing w:before="280" w:after="280"/>
    </w:pPr>
    <w:rPr>
      <w:rFonts w:ascii="宋体" w:hAnsi="Calibri"/>
      <w:kern w:val="0"/>
      <w:sz w:val="20"/>
      <w:szCs w:val="20"/>
    </w:rPr>
  </w:style>
  <w:style w:type="paragraph" w:customStyle="1" w:styleId="379">
    <w:name w:val="toc 111"/>
    <w:next w:val="1"/>
    <w:qFormat/>
    <w:uiPriority w:val="0"/>
    <w:pPr>
      <w:wordWrap w:val="0"/>
      <w:jc w:val="both"/>
    </w:pPr>
    <w:rPr>
      <w:rFonts w:ascii="Calibri" w:hAnsi="Calibri" w:eastAsia="宋体" w:cs="Times New Roman"/>
      <w:sz w:val="21"/>
      <w:lang w:val="en-US" w:eastAsia="zh-CN" w:bidi="ar-SA"/>
    </w:rPr>
  </w:style>
  <w:style w:type="paragraph" w:customStyle="1" w:styleId="380">
    <w:name w:val="xl68"/>
    <w:basedOn w:val="1"/>
    <w:next w:val="381"/>
    <w:qFormat/>
    <w:uiPriority w:val="0"/>
    <w:pPr>
      <w:widowControl/>
      <w:shd w:val="clear" w:color="000000" w:fill="FFFFFF"/>
      <w:spacing w:before="280" w:after="280"/>
    </w:pPr>
    <w:rPr>
      <w:rFonts w:ascii="宋体" w:hAnsi="Calibri"/>
      <w:b/>
      <w:kern w:val="0"/>
      <w:sz w:val="20"/>
      <w:szCs w:val="20"/>
    </w:rPr>
  </w:style>
  <w:style w:type="paragraph" w:customStyle="1" w:styleId="381">
    <w:name w:val="TOC Heading16"/>
    <w:next w:val="1"/>
    <w:qFormat/>
    <w:uiPriority w:val="0"/>
    <w:pPr>
      <w:wordWrap w:val="0"/>
    </w:pPr>
    <w:rPr>
      <w:rFonts w:ascii="Calibri" w:hAnsi="Calibri" w:eastAsia="宋体" w:cs="Times New Roman"/>
      <w:sz w:val="32"/>
      <w:lang w:val="en-US" w:eastAsia="zh-CN" w:bidi="ar-SA"/>
    </w:rPr>
  </w:style>
  <w:style w:type="paragraph" w:customStyle="1" w:styleId="382">
    <w:name w:val="toc 113"/>
    <w:next w:val="1"/>
    <w:qFormat/>
    <w:uiPriority w:val="0"/>
    <w:pPr>
      <w:wordWrap w:val="0"/>
      <w:jc w:val="both"/>
    </w:pPr>
    <w:rPr>
      <w:rFonts w:ascii="Calibri" w:hAnsi="Calibri" w:eastAsia="宋体" w:cs="Times New Roman"/>
      <w:sz w:val="21"/>
      <w:lang w:val="en-US" w:eastAsia="zh-CN" w:bidi="ar-SA"/>
    </w:rPr>
  </w:style>
  <w:style w:type="paragraph" w:customStyle="1" w:styleId="383">
    <w:name w:val="xl94"/>
    <w:basedOn w:val="1"/>
    <w:next w:val="274"/>
    <w:qFormat/>
    <w:uiPriority w:val="0"/>
    <w:pPr>
      <w:widowControl/>
      <w:shd w:val="clear" w:color="000000" w:fill="FFFFFF"/>
      <w:spacing w:before="280" w:after="280"/>
      <w:jc w:val="center"/>
    </w:pPr>
    <w:rPr>
      <w:rFonts w:ascii="宋体" w:hAnsi="Calibri"/>
      <w:kern w:val="0"/>
      <w:sz w:val="20"/>
      <w:szCs w:val="20"/>
    </w:rPr>
  </w:style>
  <w:style w:type="paragraph" w:customStyle="1" w:styleId="384">
    <w:name w:val="toc 53"/>
    <w:next w:val="1"/>
    <w:qFormat/>
    <w:uiPriority w:val="0"/>
    <w:pPr>
      <w:wordWrap w:val="0"/>
      <w:ind w:left="1700"/>
      <w:jc w:val="both"/>
    </w:pPr>
    <w:rPr>
      <w:rFonts w:ascii="Calibri" w:hAnsi="Calibri" w:eastAsia="宋体" w:cs="Times New Roman"/>
      <w:sz w:val="21"/>
      <w:lang w:val="en-US" w:eastAsia="zh-CN" w:bidi="ar-SA"/>
    </w:rPr>
  </w:style>
  <w:style w:type="paragraph" w:customStyle="1" w:styleId="385">
    <w:name w:val="xl92"/>
    <w:basedOn w:val="1"/>
    <w:next w:val="386"/>
    <w:qFormat/>
    <w:uiPriority w:val="0"/>
    <w:pPr>
      <w:widowControl/>
      <w:shd w:val="clear" w:color="000000" w:fill="FFFFFF"/>
      <w:spacing w:before="280" w:after="280"/>
    </w:pPr>
    <w:rPr>
      <w:rFonts w:ascii="宋体" w:hAnsi="Calibri"/>
      <w:kern w:val="0"/>
      <w:sz w:val="20"/>
      <w:szCs w:val="20"/>
    </w:rPr>
  </w:style>
  <w:style w:type="paragraph" w:customStyle="1" w:styleId="386">
    <w:name w:val="toc 913"/>
    <w:next w:val="1"/>
    <w:qFormat/>
    <w:uiPriority w:val="0"/>
    <w:pPr>
      <w:wordWrap w:val="0"/>
      <w:ind w:left="3400"/>
      <w:jc w:val="both"/>
    </w:pPr>
    <w:rPr>
      <w:rFonts w:ascii="Calibri" w:hAnsi="Calibri" w:eastAsia="宋体" w:cs="Times New Roman"/>
      <w:sz w:val="21"/>
      <w:lang w:val="en-US" w:eastAsia="zh-CN" w:bidi="ar-SA"/>
    </w:rPr>
  </w:style>
  <w:style w:type="paragraph" w:customStyle="1" w:styleId="387">
    <w:name w:val="toc 512"/>
    <w:next w:val="1"/>
    <w:qFormat/>
    <w:uiPriority w:val="0"/>
    <w:pPr>
      <w:wordWrap w:val="0"/>
      <w:ind w:left="1700"/>
      <w:jc w:val="both"/>
    </w:pPr>
    <w:rPr>
      <w:rFonts w:ascii="Calibri" w:hAnsi="Calibri" w:eastAsia="宋体" w:cs="Times New Roman"/>
      <w:sz w:val="21"/>
      <w:lang w:val="en-US" w:eastAsia="zh-CN" w:bidi="ar-SA"/>
    </w:rPr>
  </w:style>
  <w:style w:type="paragraph" w:customStyle="1" w:styleId="388">
    <w:name w:val="目录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89">
    <w:name w:val="正文表标题"/>
    <w:next w:val="1"/>
    <w:qFormat/>
    <w:uiPriority w:val="0"/>
    <w:pPr>
      <w:ind w:left="630"/>
      <w:jc w:val="center"/>
    </w:pPr>
    <w:rPr>
      <w:rFonts w:ascii="黑体" w:hAnsi="Calibri" w:eastAsia="黑体" w:cs="Times New Roman"/>
      <w:sz w:val="21"/>
      <w:lang w:val="en-US" w:eastAsia="zh-CN" w:bidi="ar-SA"/>
    </w:rPr>
  </w:style>
  <w:style w:type="paragraph" w:customStyle="1" w:styleId="390">
    <w:name w:val="toc 28"/>
    <w:next w:val="1"/>
    <w:qFormat/>
    <w:uiPriority w:val="0"/>
    <w:pPr>
      <w:wordWrap w:val="0"/>
      <w:ind w:left="425"/>
      <w:jc w:val="both"/>
    </w:pPr>
    <w:rPr>
      <w:rFonts w:ascii="Calibri" w:hAnsi="Calibri" w:eastAsia="宋体" w:cs="Times New Roman"/>
      <w:sz w:val="21"/>
      <w:lang w:val="en-US" w:eastAsia="zh-CN" w:bidi="ar-SA"/>
    </w:rPr>
  </w:style>
  <w:style w:type="paragraph" w:customStyle="1" w:styleId="391">
    <w:name w:val="toc 79"/>
    <w:next w:val="1"/>
    <w:qFormat/>
    <w:uiPriority w:val="0"/>
    <w:pPr>
      <w:wordWrap w:val="0"/>
      <w:ind w:left="2550"/>
      <w:jc w:val="both"/>
    </w:pPr>
    <w:rPr>
      <w:rFonts w:ascii="Calibri" w:hAnsi="Calibri" w:eastAsia="宋体" w:cs="Times New Roman"/>
      <w:sz w:val="21"/>
      <w:lang w:val="en-US" w:eastAsia="zh-CN" w:bidi="ar-SA"/>
    </w:rPr>
  </w:style>
  <w:style w:type="paragraph" w:customStyle="1" w:styleId="392">
    <w:name w:val="xl110"/>
    <w:basedOn w:val="1"/>
    <w:next w:val="348"/>
    <w:qFormat/>
    <w:uiPriority w:val="0"/>
    <w:pPr>
      <w:widowControl/>
      <w:shd w:val="clear" w:color="000000" w:fill="FFFFFF"/>
      <w:spacing w:before="280" w:after="280"/>
      <w:jc w:val="center"/>
    </w:pPr>
    <w:rPr>
      <w:rFonts w:ascii="宋体" w:hAnsi="Calibri"/>
      <w:kern w:val="0"/>
      <w:sz w:val="20"/>
      <w:szCs w:val="20"/>
    </w:rPr>
  </w:style>
  <w:style w:type="paragraph" w:customStyle="1" w:styleId="393">
    <w:name w:val="toc 511"/>
    <w:next w:val="1"/>
    <w:qFormat/>
    <w:uiPriority w:val="0"/>
    <w:pPr>
      <w:wordWrap w:val="0"/>
      <w:ind w:left="1700"/>
      <w:jc w:val="both"/>
    </w:pPr>
    <w:rPr>
      <w:rFonts w:ascii="Calibri" w:hAnsi="Calibri" w:eastAsia="宋体" w:cs="Times New Roman"/>
      <w:sz w:val="21"/>
      <w:lang w:val="en-US" w:eastAsia="zh-CN" w:bidi="ar-SA"/>
    </w:rPr>
  </w:style>
  <w:style w:type="paragraph" w:customStyle="1" w:styleId="394">
    <w:name w:val="toc 416"/>
    <w:next w:val="1"/>
    <w:qFormat/>
    <w:uiPriority w:val="0"/>
    <w:pPr>
      <w:wordWrap w:val="0"/>
      <w:ind w:left="1275"/>
      <w:jc w:val="both"/>
    </w:pPr>
    <w:rPr>
      <w:rFonts w:ascii="Calibri" w:hAnsi="Calibri" w:eastAsia="宋体" w:cs="Times New Roman"/>
      <w:sz w:val="21"/>
      <w:lang w:val="en-US" w:eastAsia="zh-CN" w:bidi="ar-SA"/>
    </w:rPr>
  </w:style>
  <w:style w:type="paragraph" w:customStyle="1" w:styleId="395">
    <w:name w:val="xl85"/>
    <w:basedOn w:val="1"/>
    <w:next w:val="396"/>
    <w:qFormat/>
    <w:uiPriority w:val="0"/>
    <w:pPr>
      <w:widowControl/>
      <w:shd w:val="clear" w:color="000000" w:fill="FFFFFF"/>
      <w:spacing w:before="280" w:after="280"/>
      <w:jc w:val="center"/>
    </w:pPr>
    <w:rPr>
      <w:rFonts w:ascii="宋体" w:hAnsi="Calibri"/>
      <w:kern w:val="0"/>
      <w:sz w:val="20"/>
      <w:szCs w:val="20"/>
    </w:rPr>
  </w:style>
  <w:style w:type="paragraph" w:customStyle="1" w:styleId="396">
    <w:name w:val="toc 76"/>
    <w:next w:val="1"/>
    <w:qFormat/>
    <w:uiPriority w:val="0"/>
    <w:pPr>
      <w:wordWrap w:val="0"/>
      <w:ind w:left="2550"/>
      <w:jc w:val="both"/>
    </w:pPr>
    <w:rPr>
      <w:rFonts w:ascii="Calibri" w:hAnsi="Calibri" w:eastAsia="宋体" w:cs="Times New Roman"/>
      <w:sz w:val="21"/>
      <w:lang w:val="en-US" w:eastAsia="zh-CN" w:bidi="ar-SA"/>
    </w:rPr>
  </w:style>
  <w:style w:type="paragraph" w:customStyle="1" w:styleId="397">
    <w:name w:val="toc 27"/>
    <w:next w:val="1"/>
    <w:qFormat/>
    <w:uiPriority w:val="0"/>
    <w:pPr>
      <w:wordWrap w:val="0"/>
      <w:ind w:left="425"/>
      <w:jc w:val="both"/>
    </w:pPr>
    <w:rPr>
      <w:rFonts w:ascii="Calibri" w:hAnsi="Calibri" w:eastAsia="宋体" w:cs="Times New Roman"/>
      <w:sz w:val="21"/>
      <w:lang w:val="en-US" w:eastAsia="zh-CN" w:bidi="ar-SA"/>
    </w:rPr>
  </w:style>
  <w:style w:type="paragraph" w:customStyle="1" w:styleId="398">
    <w:name w:val="toc 916"/>
    <w:next w:val="1"/>
    <w:qFormat/>
    <w:uiPriority w:val="0"/>
    <w:pPr>
      <w:wordWrap w:val="0"/>
      <w:ind w:left="3400"/>
      <w:jc w:val="both"/>
    </w:pPr>
    <w:rPr>
      <w:rFonts w:ascii="Calibri" w:hAnsi="Calibri" w:eastAsia="宋体" w:cs="Times New Roman"/>
      <w:sz w:val="21"/>
      <w:lang w:val="en-US" w:eastAsia="zh-CN" w:bidi="ar-SA"/>
    </w:rPr>
  </w:style>
  <w:style w:type="paragraph" w:customStyle="1" w:styleId="399">
    <w:name w:val="toc 77"/>
    <w:next w:val="1"/>
    <w:qFormat/>
    <w:uiPriority w:val="0"/>
    <w:pPr>
      <w:wordWrap w:val="0"/>
      <w:ind w:left="2550"/>
      <w:jc w:val="both"/>
    </w:pPr>
    <w:rPr>
      <w:rFonts w:ascii="Calibri" w:hAnsi="Calibri" w:eastAsia="宋体" w:cs="Times New Roman"/>
      <w:sz w:val="21"/>
      <w:lang w:val="en-US" w:eastAsia="zh-CN" w:bidi="ar-SA"/>
    </w:rPr>
  </w:style>
  <w:style w:type="paragraph" w:customStyle="1" w:styleId="400">
    <w:name w:val="toc 211"/>
    <w:next w:val="1"/>
    <w:qFormat/>
    <w:uiPriority w:val="0"/>
    <w:pPr>
      <w:wordWrap w:val="0"/>
      <w:ind w:left="425"/>
      <w:jc w:val="both"/>
    </w:pPr>
    <w:rPr>
      <w:rFonts w:ascii="Calibri" w:hAnsi="Calibri" w:eastAsia="宋体" w:cs="Times New Roman"/>
      <w:sz w:val="21"/>
      <w:lang w:val="en-US" w:eastAsia="zh-CN" w:bidi="ar-SA"/>
    </w:rPr>
  </w:style>
  <w:style w:type="paragraph" w:customStyle="1" w:styleId="401">
    <w:name w:val="toc 815"/>
    <w:next w:val="1"/>
    <w:qFormat/>
    <w:uiPriority w:val="0"/>
    <w:pPr>
      <w:wordWrap w:val="0"/>
      <w:ind w:left="2975"/>
      <w:jc w:val="both"/>
    </w:pPr>
    <w:rPr>
      <w:rFonts w:ascii="Calibri" w:hAnsi="Calibri" w:eastAsia="宋体" w:cs="Times New Roman"/>
      <w:sz w:val="21"/>
      <w:lang w:val="en-US" w:eastAsia="zh-CN" w:bidi="ar-SA"/>
    </w:rPr>
  </w:style>
  <w:style w:type="paragraph" w:customStyle="1" w:styleId="402">
    <w:name w:val="xl99"/>
    <w:basedOn w:val="1"/>
    <w:next w:val="387"/>
    <w:qFormat/>
    <w:uiPriority w:val="0"/>
    <w:pPr>
      <w:widowControl/>
      <w:shd w:val="clear" w:color="000000" w:fill="FFFFFF"/>
      <w:spacing w:before="280" w:after="280"/>
    </w:pPr>
    <w:rPr>
      <w:rFonts w:ascii="宋体" w:hAnsi="Calibri"/>
      <w:kern w:val="0"/>
      <w:sz w:val="18"/>
      <w:szCs w:val="20"/>
    </w:rPr>
  </w:style>
  <w:style w:type="paragraph" w:customStyle="1" w:styleId="403">
    <w:name w:val="xl97"/>
    <w:basedOn w:val="1"/>
    <w:next w:val="275"/>
    <w:qFormat/>
    <w:uiPriority w:val="0"/>
    <w:pPr>
      <w:widowControl/>
      <w:shd w:val="clear" w:color="000000" w:fill="FFFFFF"/>
      <w:spacing w:before="280" w:after="280"/>
      <w:jc w:val="center"/>
    </w:pPr>
    <w:rPr>
      <w:rFonts w:ascii="宋体" w:hAnsi="Calibri"/>
      <w:kern w:val="0"/>
      <w:sz w:val="20"/>
      <w:szCs w:val="20"/>
    </w:rPr>
  </w:style>
  <w:style w:type="paragraph" w:customStyle="1" w:styleId="404">
    <w:name w:val="toc 612"/>
    <w:next w:val="1"/>
    <w:qFormat/>
    <w:uiPriority w:val="0"/>
    <w:pPr>
      <w:wordWrap w:val="0"/>
      <w:ind w:left="2125"/>
      <w:jc w:val="both"/>
    </w:pPr>
    <w:rPr>
      <w:rFonts w:ascii="Calibri" w:hAnsi="Calibri" w:eastAsia="宋体" w:cs="Times New Roman"/>
      <w:sz w:val="21"/>
      <w:lang w:val="en-US" w:eastAsia="zh-CN" w:bidi="ar-SA"/>
    </w:rPr>
  </w:style>
  <w:style w:type="paragraph" w:customStyle="1" w:styleId="405">
    <w:name w:val="toc 315"/>
    <w:next w:val="1"/>
    <w:qFormat/>
    <w:uiPriority w:val="0"/>
    <w:pPr>
      <w:wordWrap w:val="0"/>
      <w:ind w:left="850"/>
      <w:jc w:val="both"/>
    </w:pPr>
    <w:rPr>
      <w:rFonts w:ascii="Calibri" w:hAnsi="Calibri" w:eastAsia="宋体" w:cs="Times New Roman"/>
      <w:sz w:val="21"/>
      <w:lang w:val="en-US" w:eastAsia="zh-CN" w:bidi="ar-SA"/>
    </w:rPr>
  </w:style>
  <w:style w:type="paragraph" w:customStyle="1" w:styleId="406">
    <w:name w:val="TOC Heading15"/>
    <w:next w:val="1"/>
    <w:qFormat/>
    <w:uiPriority w:val="0"/>
    <w:pPr>
      <w:wordWrap w:val="0"/>
    </w:pPr>
    <w:rPr>
      <w:rFonts w:ascii="Calibri" w:hAnsi="Calibri" w:eastAsia="宋体" w:cs="Times New Roman"/>
      <w:sz w:val="32"/>
      <w:lang w:val="en-US" w:eastAsia="zh-CN" w:bidi="ar-SA"/>
    </w:rPr>
  </w:style>
  <w:style w:type="paragraph" w:customStyle="1" w:styleId="407">
    <w:name w:val="toc 915"/>
    <w:next w:val="1"/>
    <w:qFormat/>
    <w:uiPriority w:val="0"/>
    <w:pPr>
      <w:wordWrap w:val="0"/>
      <w:ind w:left="3400"/>
      <w:jc w:val="both"/>
    </w:pPr>
    <w:rPr>
      <w:rFonts w:ascii="Calibri" w:hAnsi="Calibri" w:eastAsia="宋体" w:cs="Times New Roman"/>
      <w:sz w:val="21"/>
      <w:lang w:val="en-US" w:eastAsia="zh-CN" w:bidi="ar-SA"/>
    </w:rPr>
  </w:style>
  <w:style w:type="paragraph" w:customStyle="1" w:styleId="408">
    <w:name w:val="toc 39"/>
    <w:next w:val="1"/>
    <w:qFormat/>
    <w:uiPriority w:val="0"/>
    <w:pPr>
      <w:wordWrap w:val="0"/>
      <w:ind w:left="850"/>
      <w:jc w:val="both"/>
    </w:pPr>
    <w:rPr>
      <w:rFonts w:ascii="Calibri" w:hAnsi="Calibri" w:eastAsia="宋体" w:cs="Times New Roman"/>
      <w:sz w:val="21"/>
      <w:lang w:val="en-US" w:eastAsia="zh-CN" w:bidi="ar-SA"/>
    </w:rPr>
  </w:style>
  <w:style w:type="paragraph" w:customStyle="1" w:styleId="409">
    <w:name w:val="toc 710"/>
    <w:next w:val="1"/>
    <w:qFormat/>
    <w:uiPriority w:val="0"/>
    <w:pPr>
      <w:wordWrap w:val="0"/>
      <w:ind w:left="2550"/>
      <w:jc w:val="both"/>
    </w:pPr>
    <w:rPr>
      <w:rFonts w:ascii="Calibri" w:hAnsi="Calibri" w:eastAsia="宋体" w:cs="Times New Roman"/>
      <w:sz w:val="21"/>
      <w:lang w:val="en-US" w:eastAsia="zh-CN" w:bidi="ar-SA"/>
    </w:rPr>
  </w:style>
  <w:style w:type="paragraph" w:customStyle="1" w:styleId="410">
    <w:name w:val="toc 12"/>
    <w:next w:val="1"/>
    <w:qFormat/>
    <w:uiPriority w:val="0"/>
    <w:pPr>
      <w:wordWrap w:val="0"/>
      <w:jc w:val="both"/>
    </w:pPr>
    <w:rPr>
      <w:rFonts w:ascii="Calibri" w:hAnsi="Calibri" w:eastAsia="宋体" w:cs="Times New Roman"/>
      <w:sz w:val="21"/>
      <w:lang w:val="en-US" w:eastAsia="zh-CN" w:bidi="ar-SA"/>
    </w:rPr>
  </w:style>
  <w:style w:type="paragraph" w:customStyle="1" w:styleId="411">
    <w:name w:val="xl95"/>
    <w:basedOn w:val="1"/>
    <w:next w:val="412"/>
    <w:qFormat/>
    <w:uiPriority w:val="0"/>
    <w:pPr>
      <w:widowControl/>
      <w:shd w:val="clear" w:color="000000" w:fill="FFFFFF"/>
      <w:spacing w:before="280" w:after="280"/>
    </w:pPr>
    <w:rPr>
      <w:rFonts w:ascii="宋体" w:hAnsi="Calibri"/>
      <w:kern w:val="0"/>
      <w:sz w:val="20"/>
      <w:szCs w:val="20"/>
    </w:rPr>
  </w:style>
  <w:style w:type="paragraph" w:customStyle="1" w:styleId="412">
    <w:name w:val="toc 415"/>
    <w:next w:val="1"/>
    <w:qFormat/>
    <w:uiPriority w:val="0"/>
    <w:pPr>
      <w:wordWrap w:val="0"/>
      <w:ind w:left="1275"/>
      <w:jc w:val="both"/>
    </w:pPr>
    <w:rPr>
      <w:rFonts w:ascii="Calibri" w:hAnsi="Calibri" w:eastAsia="宋体" w:cs="Times New Roman"/>
      <w:sz w:val="21"/>
      <w:lang w:val="en-US" w:eastAsia="zh-CN" w:bidi="ar-SA"/>
    </w:rPr>
  </w:style>
  <w:style w:type="paragraph" w:customStyle="1" w:styleId="413">
    <w:name w:val="toc 29"/>
    <w:next w:val="1"/>
    <w:qFormat/>
    <w:uiPriority w:val="0"/>
    <w:pPr>
      <w:wordWrap w:val="0"/>
      <w:ind w:left="425"/>
      <w:jc w:val="both"/>
    </w:pPr>
    <w:rPr>
      <w:rFonts w:ascii="Calibri" w:hAnsi="Calibri" w:eastAsia="宋体" w:cs="Times New Roman"/>
      <w:sz w:val="21"/>
      <w:lang w:val="en-US" w:eastAsia="zh-CN" w:bidi="ar-SA"/>
    </w:rPr>
  </w:style>
  <w:style w:type="paragraph" w:customStyle="1" w:styleId="414">
    <w:name w:val="xl67"/>
    <w:basedOn w:val="1"/>
    <w:next w:val="415"/>
    <w:qFormat/>
    <w:uiPriority w:val="0"/>
    <w:pPr>
      <w:widowControl/>
      <w:shd w:val="clear" w:color="000000" w:fill="FFFFFF"/>
      <w:spacing w:before="280" w:after="280"/>
      <w:jc w:val="center"/>
    </w:pPr>
    <w:rPr>
      <w:rFonts w:ascii="宋体" w:hAnsi="Calibri"/>
      <w:b/>
      <w:kern w:val="0"/>
      <w:sz w:val="20"/>
      <w:szCs w:val="20"/>
    </w:rPr>
  </w:style>
  <w:style w:type="paragraph" w:customStyle="1" w:styleId="415">
    <w:name w:val="toc 714"/>
    <w:next w:val="1"/>
    <w:qFormat/>
    <w:uiPriority w:val="0"/>
    <w:pPr>
      <w:wordWrap w:val="0"/>
      <w:ind w:left="2550"/>
      <w:jc w:val="both"/>
    </w:pPr>
    <w:rPr>
      <w:rFonts w:ascii="Calibri" w:hAnsi="Calibri" w:eastAsia="宋体" w:cs="Times New Roman"/>
      <w:sz w:val="21"/>
      <w:lang w:val="en-US" w:eastAsia="zh-CN" w:bidi="ar-SA"/>
    </w:rPr>
  </w:style>
  <w:style w:type="paragraph" w:customStyle="1" w:styleId="416">
    <w:name w:val="toc 21"/>
    <w:next w:val="1"/>
    <w:qFormat/>
    <w:uiPriority w:val="0"/>
    <w:pPr>
      <w:wordWrap w:val="0"/>
      <w:ind w:left="425"/>
      <w:jc w:val="both"/>
    </w:pPr>
    <w:rPr>
      <w:rFonts w:ascii="Calibri" w:hAnsi="Calibri" w:eastAsia="宋体" w:cs="Times New Roman"/>
      <w:sz w:val="21"/>
      <w:lang w:val="en-US" w:eastAsia="zh-CN" w:bidi="ar-SA"/>
    </w:rPr>
  </w:style>
  <w:style w:type="paragraph" w:customStyle="1" w:styleId="417">
    <w:name w:val="正文 A"/>
    <w:next w:val="334"/>
    <w:qFormat/>
    <w:uiPriority w:val="0"/>
    <w:rPr>
      <w:rFonts w:ascii="Arial" w:hAnsi="Calibri" w:eastAsia="Arial Unicode MS" w:cs="Times New Roman"/>
      <w:color w:val="000000"/>
      <w:sz w:val="21"/>
      <w:lang w:val="en-US" w:eastAsia="zh-CN" w:bidi="ar-SA"/>
    </w:rPr>
  </w:style>
  <w:style w:type="paragraph" w:customStyle="1" w:styleId="418">
    <w:name w:val="toc 68"/>
    <w:next w:val="1"/>
    <w:qFormat/>
    <w:uiPriority w:val="0"/>
    <w:pPr>
      <w:wordWrap w:val="0"/>
      <w:ind w:left="2125"/>
      <w:jc w:val="both"/>
    </w:pPr>
    <w:rPr>
      <w:rFonts w:ascii="Calibri" w:hAnsi="Calibri" w:eastAsia="宋体" w:cs="Times New Roman"/>
      <w:sz w:val="21"/>
      <w:lang w:val="en-US" w:eastAsia="zh-CN" w:bidi="ar-SA"/>
    </w:rPr>
  </w:style>
  <w:style w:type="paragraph" w:customStyle="1" w:styleId="419">
    <w:name w:val="toc 58"/>
    <w:next w:val="1"/>
    <w:qFormat/>
    <w:uiPriority w:val="0"/>
    <w:pPr>
      <w:wordWrap w:val="0"/>
      <w:ind w:left="1700"/>
      <w:jc w:val="both"/>
    </w:pPr>
    <w:rPr>
      <w:rFonts w:ascii="Calibri" w:hAnsi="Calibri" w:eastAsia="宋体" w:cs="Times New Roman"/>
      <w:sz w:val="21"/>
      <w:lang w:val="en-US" w:eastAsia="zh-CN" w:bidi="ar-SA"/>
    </w:rPr>
  </w:style>
  <w:style w:type="paragraph" w:customStyle="1" w:styleId="420">
    <w:name w:val="xl88"/>
    <w:basedOn w:val="1"/>
    <w:next w:val="406"/>
    <w:qFormat/>
    <w:uiPriority w:val="0"/>
    <w:pPr>
      <w:widowControl/>
      <w:shd w:val="clear" w:color="000000" w:fill="FFFFFF"/>
      <w:spacing w:before="280" w:after="280"/>
      <w:jc w:val="center"/>
    </w:pPr>
    <w:rPr>
      <w:rFonts w:ascii="宋体" w:hAnsi="Calibri"/>
      <w:kern w:val="0"/>
      <w:sz w:val="20"/>
      <w:szCs w:val="20"/>
    </w:rPr>
  </w:style>
  <w:style w:type="paragraph" w:customStyle="1" w:styleId="421">
    <w:name w:val="toc 71"/>
    <w:next w:val="1"/>
    <w:qFormat/>
    <w:uiPriority w:val="0"/>
    <w:pPr>
      <w:wordWrap w:val="0"/>
      <w:ind w:left="2550"/>
      <w:jc w:val="both"/>
    </w:pPr>
    <w:rPr>
      <w:rFonts w:ascii="Calibri" w:hAnsi="Calibri" w:eastAsia="宋体" w:cs="Times New Roman"/>
      <w:sz w:val="21"/>
      <w:lang w:val="en-US" w:eastAsia="zh-CN" w:bidi="ar-SA"/>
    </w:rPr>
  </w:style>
  <w:style w:type="paragraph" w:customStyle="1" w:styleId="422">
    <w:name w:val="xl100"/>
    <w:basedOn w:val="1"/>
    <w:next w:val="423"/>
    <w:qFormat/>
    <w:uiPriority w:val="0"/>
    <w:pPr>
      <w:widowControl/>
      <w:shd w:val="clear" w:color="000000" w:fill="FFFFFF"/>
      <w:spacing w:before="280" w:after="280"/>
    </w:pPr>
    <w:rPr>
      <w:rFonts w:ascii="宋体" w:hAnsi="Calibri"/>
      <w:kern w:val="0"/>
      <w:sz w:val="20"/>
      <w:szCs w:val="20"/>
    </w:rPr>
  </w:style>
  <w:style w:type="paragraph" w:customStyle="1" w:styleId="423">
    <w:name w:val="toc 510"/>
    <w:next w:val="1"/>
    <w:qFormat/>
    <w:uiPriority w:val="0"/>
    <w:pPr>
      <w:wordWrap w:val="0"/>
      <w:ind w:left="1700"/>
      <w:jc w:val="both"/>
    </w:pPr>
    <w:rPr>
      <w:rFonts w:ascii="Calibri" w:hAnsi="Calibri" w:eastAsia="宋体" w:cs="Times New Roman"/>
      <w:sz w:val="21"/>
      <w:lang w:val="en-US" w:eastAsia="zh-CN" w:bidi="ar-SA"/>
    </w:rPr>
  </w:style>
  <w:style w:type="paragraph" w:customStyle="1" w:styleId="424">
    <w:name w:val="toc 314"/>
    <w:next w:val="1"/>
    <w:qFormat/>
    <w:uiPriority w:val="0"/>
    <w:pPr>
      <w:wordWrap w:val="0"/>
      <w:ind w:left="850"/>
      <w:jc w:val="both"/>
    </w:pPr>
    <w:rPr>
      <w:rFonts w:ascii="Calibri" w:hAnsi="Calibri" w:eastAsia="宋体" w:cs="Times New Roman"/>
      <w:sz w:val="21"/>
      <w:lang w:val="en-US" w:eastAsia="zh-CN" w:bidi="ar-SA"/>
    </w:rPr>
  </w:style>
  <w:style w:type="paragraph" w:customStyle="1" w:styleId="425">
    <w:name w:val="xl114"/>
    <w:basedOn w:val="1"/>
    <w:next w:val="277"/>
    <w:qFormat/>
    <w:uiPriority w:val="0"/>
    <w:pPr>
      <w:widowControl/>
      <w:shd w:val="clear" w:color="000000" w:fill="FFFFFF"/>
      <w:spacing w:before="280" w:after="280"/>
      <w:jc w:val="center"/>
    </w:pPr>
    <w:rPr>
      <w:rFonts w:ascii="宋体" w:hAnsi="Calibri"/>
      <w:b/>
      <w:kern w:val="0"/>
      <w:sz w:val="20"/>
      <w:szCs w:val="20"/>
    </w:rPr>
  </w:style>
  <w:style w:type="paragraph" w:customStyle="1" w:styleId="426">
    <w:name w:val="xl107"/>
    <w:basedOn w:val="1"/>
    <w:next w:val="427"/>
    <w:qFormat/>
    <w:uiPriority w:val="0"/>
    <w:pPr>
      <w:widowControl/>
      <w:shd w:val="clear" w:color="000000" w:fill="FFFFFF"/>
      <w:spacing w:before="280" w:after="280"/>
    </w:pPr>
    <w:rPr>
      <w:rFonts w:ascii="宋体" w:hAnsi="Calibri"/>
      <w:kern w:val="0"/>
      <w:sz w:val="20"/>
      <w:szCs w:val="20"/>
    </w:rPr>
  </w:style>
  <w:style w:type="paragraph" w:customStyle="1" w:styleId="427">
    <w:name w:val="toc 610"/>
    <w:next w:val="1"/>
    <w:qFormat/>
    <w:uiPriority w:val="0"/>
    <w:pPr>
      <w:wordWrap w:val="0"/>
      <w:ind w:left="2125"/>
      <w:jc w:val="both"/>
    </w:pPr>
    <w:rPr>
      <w:rFonts w:ascii="Calibri" w:hAnsi="Calibri" w:eastAsia="宋体" w:cs="Times New Roman"/>
      <w:sz w:val="21"/>
      <w:lang w:val="en-US" w:eastAsia="zh-CN" w:bidi="ar-SA"/>
    </w:rPr>
  </w:style>
  <w:style w:type="paragraph" w:customStyle="1" w:styleId="428">
    <w:name w:val="toc 22"/>
    <w:next w:val="1"/>
    <w:qFormat/>
    <w:uiPriority w:val="0"/>
    <w:pPr>
      <w:wordWrap w:val="0"/>
      <w:ind w:left="425"/>
      <w:jc w:val="both"/>
    </w:pPr>
    <w:rPr>
      <w:rFonts w:ascii="Calibri" w:hAnsi="Calibri" w:eastAsia="宋体" w:cs="Times New Roman"/>
      <w:sz w:val="21"/>
      <w:lang w:val="en-US" w:eastAsia="zh-CN" w:bidi="ar-SA"/>
    </w:rPr>
  </w:style>
  <w:style w:type="paragraph" w:customStyle="1" w:styleId="429">
    <w:name w:val="xl90"/>
    <w:basedOn w:val="1"/>
    <w:next w:val="231"/>
    <w:qFormat/>
    <w:uiPriority w:val="0"/>
    <w:pPr>
      <w:widowControl/>
      <w:shd w:val="clear" w:color="000000" w:fill="FFFFFF"/>
      <w:spacing w:before="280" w:after="280"/>
    </w:pPr>
    <w:rPr>
      <w:rFonts w:ascii="宋体" w:hAnsi="Calibri"/>
      <w:kern w:val="0"/>
      <w:sz w:val="18"/>
      <w:szCs w:val="20"/>
    </w:rPr>
  </w:style>
  <w:style w:type="paragraph" w:customStyle="1" w:styleId="430">
    <w:name w:val="toc 616"/>
    <w:next w:val="1"/>
    <w:qFormat/>
    <w:uiPriority w:val="0"/>
    <w:pPr>
      <w:wordWrap w:val="0"/>
      <w:ind w:left="2125"/>
      <w:jc w:val="both"/>
    </w:pPr>
    <w:rPr>
      <w:rFonts w:ascii="Calibri" w:hAnsi="Calibri" w:eastAsia="宋体" w:cs="Times New Roman"/>
      <w:sz w:val="21"/>
      <w:lang w:val="en-US" w:eastAsia="zh-CN" w:bidi="ar-SA"/>
    </w:rPr>
  </w:style>
  <w:style w:type="paragraph" w:customStyle="1" w:styleId="431">
    <w:name w:val="toc 96"/>
    <w:next w:val="1"/>
    <w:qFormat/>
    <w:uiPriority w:val="0"/>
    <w:pPr>
      <w:wordWrap w:val="0"/>
      <w:ind w:left="3400"/>
      <w:jc w:val="both"/>
    </w:pPr>
    <w:rPr>
      <w:rFonts w:ascii="Calibri" w:hAnsi="Calibri" w:eastAsia="宋体" w:cs="Times New Roman"/>
      <w:sz w:val="21"/>
      <w:lang w:val="en-US" w:eastAsia="zh-CN" w:bidi="ar-SA"/>
    </w:rPr>
  </w:style>
  <w:style w:type="paragraph" w:customStyle="1" w:styleId="432">
    <w:name w:val="toc 42"/>
    <w:next w:val="1"/>
    <w:qFormat/>
    <w:uiPriority w:val="0"/>
    <w:pPr>
      <w:wordWrap w:val="0"/>
      <w:ind w:left="1275"/>
      <w:jc w:val="both"/>
    </w:pPr>
    <w:rPr>
      <w:rFonts w:ascii="Calibri" w:hAnsi="Calibri" w:eastAsia="宋体" w:cs="Times New Roman"/>
      <w:sz w:val="21"/>
      <w:lang w:val="en-US" w:eastAsia="zh-CN" w:bidi="ar-SA"/>
    </w:rPr>
  </w:style>
  <w:style w:type="paragraph" w:customStyle="1" w:styleId="433">
    <w:name w:val="xl117"/>
    <w:basedOn w:val="1"/>
    <w:next w:val="330"/>
    <w:qFormat/>
    <w:uiPriority w:val="0"/>
    <w:pPr>
      <w:widowControl/>
      <w:shd w:val="clear" w:color="000000" w:fill="FFFFFF"/>
      <w:spacing w:before="280" w:after="280"/>
      <w:jc w:val="center"/>
    </w:pPr>
    <w:rPr>
      <w:rFonts w:ascii="Arial Narrow" w:hAnsi="Calibri"/>
      <w:kern w:val="0"/>
      <w:sz w:val="24"/>
      <w:szCs w:val="20"/>
    </w:rPr>
  </w:style>
  <w:style w:type="paragraph" w:customStyle="1" w:styleId="434">
    <w:name w:val="p15"/>
    <w:basedOn w:val="1"/>
    <w:next w:val="255"/>
    <w:qFormat/>
    <w:uiPriority w:val="0"/>
    <w:pPr>
      <w:widowControl/>
      <w:ind w:firstLine="420"/>
    </w:pPr>
    <w:rPr>
      <w:rFonts w:hAnsi="Calibri"/>
      <w:kern w:val="0"/>
      <w:szCs w:val="20"/>
    </w:rPr>
  </w:style>
  <w:style w:type="paragraph" w:customStyle="1" w:styleId="435">
    <w:name w:val="xl87"/>
    <w:basedOn w:val="1"/>
    <w:next w:val="436"/>
    <w:qFormat/>
    <w:uiPriority w:val="0"/>
    <w:pPr>
      <w:widowControl/>
      <w:shd w:val="clear" w:color="000000" w:fill="FFFFFF"/>
      <w:spacing w:before="280" w:after="280"/>
    </w:pPr>
    <w:rPr>
      <w:rFonts w:ascii="Arial" w:hAnsi="Calibri"/>
      <w:kern w:val="0"/>
      <w:sz w:val="18"/>
      <w:szCs w:val="20"/>
    </w:rPr>
  </w:style>
  <w:style w:type="paragraph" w:customStyle="1" w:styleId="436">
    <w:name w:val="toc 98"/>
    <w:next w:val="1"/>
    <w:qFormat/>
    <w:uiPriority w:val="0"/>
    <w:pPr>
      <w:wordWrap w:val="0"/>
      <w:ind w:left="3400"/>
      <w:jc w:val="both"/>
    </w:pPr>
    <w:rPr>
      <w:rFonts w:ascii="Calibri" w:hAnsi="Calibri" w:eastAsia="宋体" w:cs="Times New Roman"/>
      <w:sz w:val="21"/>
      <w:lang w:val="en-US" w:eastAsia="zh-CN" w:bidi="ar-SA"/>
    </w:rPr>
  </w:style>
  <w:style w:type="paragraph" w:customStyle="1" w:styleId="437">
    <w:name w:val="列出段落7"/>
    <w:basedOn w:val="1"/>
    <w:next w:val="419"/>
    <w:qFormat/>
    <w:uiPriority w:val="0"/>
    <w:pPr>
      <w:ind w:firstLine="420"/>
    </w:pPr>
    <w:rPr>
      <w:rFonts w:hAnsi="Calibri"/>
      <w:kern w:val="0"/>
      <w:szCs w:val="20"/>
    </w:rPr>
  </w:style>
  <w:style w:type="paragraph" w:customStyle="1" w:styleId="438">
    <w:name w:val="xl78"/>
    <w:basedOn w:val="1"/>
    <w:next w:val="409"/>
    <w:qFormat/>
    <w:uiPriority w:val="0"/>
    <w:pPr>
      <w:widowControl/>
      <w:shd w:val="clear" w:color="000000" w:fill="FFFFFF"/>
      <w:spacing w:before="280" w:after="280"/>
    </w:pPr>
    <w:rPr>
      <w:rFonts w:ascii="宋体" w:hAnsi="Calibri"/>
      <w:b/>
      <w:kern w:val="0"/>
      <w:sz w:val="20"/>
      <w:szCs w:val="20"/>
    </w:rPr>
  </w:style>
  <w:style w:type="paragraph" w:customStyle="1" w:styleId="439">
    <w:name w:val="toc 516"/>
    <w:next w:val="1"/>
    <w:qFormat/>
    <w:uiPriority w:val="0"/>
    <w:pPr>
      <w:wordWrap w:val="0"/>
      <w:ind w:left="1700"/>
      <w:jc w:val="both"/>
    </w:pPr>
    <w:rPr>
      <w:rFonts w:ascii="Calibri" w:hAnsi="Calibri" w:eastAsia="宋体" w:cs="Times New Roman"/>
      <w:sz w:val="21"/>
      <w:lang w:val="en-US" w:eastAsia="zh-CN" w:bidi="ar-SA"/>
    </w:rPr>
  </w:style>
  <w:style w:type="paragraph" w:customStyle="1" w:styleId="440">
    <w:name w:val="xl89"/>
    <w:basedOn w:val="1"/>
    <w:next w:val="374"/>
    <w:qFormat/>
    <w:uiPriority w:val="0"/>
    <w:pPr>
      <w:widowControl/>
      <w:shd w:val="clear" w:color="000000" w:fill="FFFFFF"/>
      <w:spacing w:before="280" w:after="280"/>
    </w:pPr>
    <w:rPr>
      <w:rFonts w:ascii="宋体" w:hAnsi="Calibri"/>
      <w:kern w:val="0"/>
      <w:sz w:val="20"/>
      <w:szCs w:val="20"/>
    </w:rPr>
  </w:style>
  <w:style w:type="paragraph" w:customStyle="1" w:styleId="441">
    <w:name w:val="toc 910"/>
    <w:next w:val="1"/>
    <w:qFormat/>
    <w:uiPriority w:val="0"/>
    <w:pPr>
      <w:wordWrap w:val="0"/>
      <w:ind w:left="3400"/>
      <w:jc w:val="both"/>
    </w:pPr>
    <w:rPr>
      <w:rFonts w:ascii="Calibri" w:hAnsi="Calibri" w:eastAsia="宋体" w:cs="Times New Roman"/>
      <w:sz w:val="21"/>
      <w:lang w:val="en-US" w:eastAsia="zh-CN" w:bidi="ar-SA"/>
    </w:rPr>
  </w:style>
  <w:style w:type="paragraph" w:customStyle="1" w:styleId="442">
    <w:name w:val="toc 34"/>
    <w:next w:val="1"/>
    <w:qFormat/>
    <w:uiPriority w:val="0"/>
    <w:pPr>
      <w:wordWrap w:val="0"/>
      <w:ind w:left="850"/>
      <w:jc w:val="both"/>
    </w:pPr>
    <w:rPr>
      <w:rFonts w:ascii="Calibri" w:hAnsi="Calibri" w:eastAsia="宋体" w:cs="Times New Roman"/>
      <w:sz w:val="21"/>
      <w:lang w:val="en-US" w:eastAsia="zh-CN" w:bidi="ar-SA"/>
    </w:rPr>
  </w:style>
  <w:style w:type="paragraph" w:customStyle="1" w:styleId="443">
    <w:name w:val="toc 816"/>
    <w:next w:val="1"/>
    <w:qFormat/>
    <w:uiPriority w:val="0"/>
    <w:pPr>
      <w:wordWrap w:val="0"/>
      <w:ind w:left="2975"/>
      <w:jc w:val="both"/>
    </w:pPr>
    <w:rPr>
      <w:rFonts w:ascii="Calibri" w:hAnsi="Calibri" w:eastAsia="宋体" w:cs="Times New Roman"/>
      <w:sz w:val="21"/>
      <w:lang w:val="en-US" w:eastAsia="zh-CN" w:bidi="ar-SA"/>
    </w:rPr>
  </w:style>
  <w:style w:type="paragraph" w:customStyle="1" w:styleId="444">
    <w:name w:val="toc 43"/>
    <w:next w:val="1"/>
    <w:qFormat/>
    <w:uiPriority w:val="0"/>
    <w:pPr>
      <w:wordWrap w:val="0"/>
      <w:ind w:left="1275"/>
      <w:jc w:val="both"/>
    </w:pPr>
    <w:rPr>
      <w:rFonts w:ascii="Calibri" w:hAnsi="Calibri" w:eastAsia="宋体" w:cs="Times New Roman"/>
      <w:sz w:val="21"/>
      <w:lang w:val="en-US" w:eastAsia="zh-CN" w:bidi="ar-SA"/>
    </w:rPr>
  </w:style>
  <w:style w:type="paragraph" w:customStyle="1" w:styleId="445">
    <w:name w:val="toc 16"/>
    <w:next w:val="1"/>
    <w:qFormat/>
    <w:uiPriority w:val="0"/>
    <w:pPr>
      <w:wordWrap w:val="0"/>
      <w:jc w:val="both"/>
    </w:pPr>
    <w:rPr>
      <w:rFonts w:ascii="Calibri" w:hAnsi="Calibri" w:eastAsia="宋体" w:cs="Times New Roman"/>
      <w:sz w:val="21"/>
      <w:lang w:val="en-US" w:eastAsia="zh-CN" w:bidi="ar-SA"/>
    </w:rPr>
  </w:style>
  <w:style w:type="paragraph" w:styleId="446">
    <w:name w:val="Quote"/>
    <w:next w:val="1"/>
    <w:link w:val="447"/>
    <w:qFormat/>
    <w:uiPriority w:val="0"/>
    <w:pPr>
      <w:wordWrap w:val="0"/>
      <w:spacing w:before="200" w:after="160"/>
      <w:ind w:left="864" w:right="864"/>
      <w:jc w:val="center"/>
    </w:pPr>
    <w:rPr>
      <w:rFonts w:ascii="Calibri" w:hAnsi="Calibri" w:eastAsia="宋体" w:cs="Times New Roman"/>
      <w:i/>
      <w:sz w:val="21"/>
      <w:lang w:val="en-US" w:eastAsia="zh-CN" w:bidi="ar-SA"/>
    </w:rPr>
  </w:style>
  <w:style w:type="character" w:customStyle="1" w:styleId="447">
    <w:name w:val="引用 字符"/>
    <w:basedOn w:val="46"/>
    <w:link w:val="446"/>
    <w:qFormat/>
    <w:uiPriority w:val="0"/>
    <w:rPr>
      <w:rFonts w:ascii="Calibri" w:hAnsi="Calibri"/>
      <w:i/>
      <w:sz w:val="21"/>
    </w:rPr>
  </w:style>
  <w:style w:type="paragraph" w:customStyle="1" w:styleId="448">
    <w:name w:val="toc 114"/>
    <w:next w:val="1"/>
    <w:qFormat/>
    <w:uiPriority w:val="0"/>
    <w:pPr>
      <w:wordWrap w:val="0"/>
      <w:jc w:val="both"/>
    </w:pPr>
    <w:rPr>
      <w:rFonts w:ascii="Calibri" w:hAnsi="Calibri" w:eastAsia="宋体" w:cs="Times New Roman"/>
      <w:sz w:val="21"/>
      <w:lang w:val="en-US" w:eastAsia="zh-CN" w:bidi="ar-SA"/>
    </w:rPr>
  </w:style>
  <w:style w:type="paragraph" w:customStyle="1" w:styleId="449">
    <w:name w:val="xl119"/>
    <w:basedOn w:val="1"/>
    <w:next w:val="424"/>
    <w:qFormat/>
    <w:uiPriority w:val="0"/>
    <w:pPr>
      <w:widowControl/>
      <w:shd w:val="clear" w:color="000000" w:fill="FFFFFF"/>
      <w:spacing w:before="280" w:after="280"/>
      <w:jc w:val="center"/>
    </w:pPr>
    <w:rPr>
      <w:rFonts w:ascii="宋体" w:hAnsi="Calibri"/>
      <w:b/>
      <w:kern w:val="0"/>
      <w:sz w:val="20"/>
      <w:szCs w:val="20"/>
    </w:rPr>
  </w:style>
  <w:style w:type="paragraph" w:customStyle="1" w:styleId="450">
    <w:name w:val="toc 37"/>
    <w:next w:val="1"/>
    <w:qFormat/>
    <w:uiPriority w:val="0"/>
    <w:pPr>
      <w:wordWrap w:val="0"/>
      <w:ind w:left="850"/>
      <w:jc w:val="both"/>
    </w:pPr>
    <w:rPr>
      <w:rFonts w:ascii="Calibri" w:hAnsi="Calibri" w:eastAsia="宋体" w:cs="Times New Roman"/>
      <w:sz w:val="21"/>
      <w:lang w:val="en-US" w:eastAsia="zh-CN" w:bidi="ar-SA"/>
    </w:rPr>
  </w:style>
  <w:style w:type="paragraph" w:customStyle="1" w:styleId="451">
    <w:name w:val="xl109"/>
    <w:basedOn w:val="1"/>
    <w:next w:val="397"/>
    <w:qFormat/>
    <w:uiPriority w:val="0"/>
    <w:pPr>
      <w:widowControl/>
      <w:shd w:val="clear" w:color="000000" w:fill="FFFFFF"/>
      <w:spacing w:before="280" w:after="280"/>
    </w:pPr>
    <w:rPr>
      <w:rFonts w:ascii="宋体" w:hAnsi="Calibri"/>
      <w:kern w:val="0"/>
      <w:sz w:val="20"/>
      <w:szCs w:val="20"/>
    </w:rPr>
  </w:style>
  <w:style w:type="paragraph" w:customStyle="1" w:styleId="452">
    <w:name w:val="toc 215"/>
    <w:next w:val="1"/>
    <w:qFormat/>
    <w:uiPriority w:val="0"/>
    <w:pPr>
      <w:wordWrap w:val="0"/>
      <w:ind w:left="425"/>
      <w:jc w:val="both"/>
    </w:pPr>
    <w:rPr>
      <w:rFonts w:ascii="Calibri" w:hAnsi="Calibri" w:eastAsia="宋体" w:cs="Times New Roman"/>
      <w:sz w:val="21"/>
      <w:lang w:val="en-US" w:eastAsia="zh-CN" w:bidi="ar-SA"/>
    </w:rPr>
  </w:style>
  <w:style w:type="paragraph" w:customStyle="1" w:styleId="453">
    <w:name w:val="xl76"/>
    <w:basedOn w:val="1"/>
    <w:next w:val="405"/>
    <w:qFormat/>
    <w:uiPriority w:val="0"/>
    <w:pPr>
      <w:widowControl/>
      <w:shd w:val="clear" w:color="000000" w:fill="FFFFFF"/>
      <w:spacing w:before="280" w:after="280"/>
      <w:jc w:val="center"/>
    </w:pPr>
    <w:rPr>
      <w:rFonts w:ascii="宋体" w:hAnsi="Calibri"/>
      <w:b/>
      <w:kern w:val="0"/>
      <w:sz w:val="20"/>
      <w:szCs w:val="20"/>
    </w:rPr>
  </w:style>
  <w:style w:type="paragraph" w:customStyle="1" w:styleId="454">
    <w:name w:val="toc 92"/>
    <w:next w:val="1"/>
    <w:qFormat/>
    <w:uiPriority w:val="0"/>
    <w:pPr>
      <w:wordWrap w:val="0"/>
      <w:ind w:left="3400"/>
      <w:jc w:val="both"/>
    </w:pPr>
    <w:rPr>
      <w:rFonts w:ascii="Calibri" w:hAnsi="Calibri" w:eastAsia="宋体" w:cs="Times New Roman"/>
      <w:sz w:val="21"/>
      <w:lang w:val="en-US" w:eastAsia="zh-CN" w:bidi="ar-SA"/>
    </w:rPr>
  </w:style>
  <w:style w:type="paragraph" w:customStyle="1" w:styleId="455">
    <w:name w:val="toc 216"/>
    <w:next w:val="1"/>
    <w:qFormat/>
    <w:uiPriority w:val="0"/>
    <w:pPr>
      <w:wordWrap w:val="0"/>
      <w:ind w:left="425"/>
      <w:jc w:val="both"/>
    </w:pPr>
    <w:rPr>
      <w:rFonts w:ascii="Calibri" w:hAnsi="Calibri" w:eastAsia="宋体" w:cs="Times New Roman"/>
      <w:sz w:val="21"/>
      <w:lang w:val="en-US" w:eastAsia="zh-CN" w:bidi="ar-SA"/>
    </w:rPr>
  </w:style>
  <w:style w:type="paragraph" w:customStyle="1" w:styleId="456">
    <w:name w:val="xl70"/>
    <w:basedOn w:val="1"/>
    <w:next w:val="382"/>
    <w:qFormat/>
    <w:uiPriority w:val="0"/>
    <w:pPr>
      <w:widowControl/>
      <w:shd w:val="clear" w:color="000000" w:fill="FFFFFF"/>
      <w:spacing w:before="280" w:after="280"/>
    </w:pPr>
    <w:rPr>
      <w:rFonts w:ascii="宋体" w:hAnsi="Calibri"/>
      <w:kern w:val="0"/>
      <w:sz w:val="20"/>
      <w:szCs w:val="20"/>
    </w:rPr>
  </w:style>
  <w:style w:type="paragraph" w:customStyle="1" w:styleId="457">
    <w:name w:val="toc 33"/>
    <w:next w:val="1"/>
    <w:qFormat/>
    <w:uiPriority w:val="0"/>
    <w:pPr>
      <w:wordWrap w:val="0"/>
      <w:ind w:left="850"/>
      <w:jc w:val="both"/>
    </w:pPr>
    <w:rPr>
      <w:rFonts w:ascii="Calibri" w:hAnsi="Calibri" w:eastAsia="宋体" w:cs="Times New Roman"/>
      <w:sz w:val="21"/>
      <w:lang w:val="en-US" w:eastAsia="zh-CN" w:bidi="ar-SA"/>
    </w:rPr>
  </w:style>
  <w:style w:type="paragraph" w:customStyle="1" w:styleId="458">
    <w:name w:val="toc 61"/>
    <w:next w:val="1"/>
    <w:qFormat/>
    <w:uiPriority w:val="0"/>
    <w:pPr>
      <w:wordWrap w:val="0"/>
      <w:ind w:left="2125"/>
      <w:jc w:val="both"/>
    </w:pPr>
    <w:rPr>
      <w:rFonts w:ascii="Calibri" w:hAnsi="Calibri" w:eastAsia="宋体" w:cs="Times New Roman"/>
      <w:sz w:val="21"/>
      <w:lang w:val="en-US" w:eastAsia="zh-CN" w:bidi="ar-SA"/>
    </w:rPr>
  </w:style>
  <w:style w:type="paragraph" w:customStyle="1" w:styleId="459">
    <w:name w:val="xl98"/>
    <w:basedOn w:val="1"/>
    <w:next w:val="400"/>
    <w:qFormat/>
    <w:uiPriority w:val="0"/>
    <w:pPr>
      <w:widowControl/>
      <w:shd w:val="clear" w:color="000000" w:fill="FFFFFF"/>
      <w:spacing w:before="280" w:after="280"/>
      <w:jc w:val="center"/>
    </w:pPr>
    <w:rPr>
      <w:rFonts w:ascii="宋体" w:hAnsi="Calibri"/>
      <w:kern w:val="0"/>
      <w:sz w:val="20"/>
      <w:szCs w:val="20"/>
    </w:rPr>
  </w:style>
  <w:style w:type="paragraph" w:customStyle="1" w:styleId="460">
    <w:name w:val="toc 26"/>
    <w:next w:val="1"/>
    <w:qFormat/>
    <w:uiPriority w:val="0"/>
    <w:pPr>
      <w:wordWrap w:val="0"/>
      <w:ind w:left="425"/>
      <w:jc w:val="both"/>
    </w:pPr>
    <w:rPr>
      <w:rFonts w:ascii="Calibri" w:hAnsi="Calibri" w:eastAsia="宋体" w:cs="Times New Roman"/>
      <w:sz w:val="21"/>
      <w:lang w:val="en-US" w:eastAsia="zh-CN" w:bidi="ar-SA"/>
    </w:rPr>
  </w:style>
  <w:style w:type="paragraph" w:customStyle="1" w:styleId="461">
    <w:name w:val="toc 13"/>
    <w:next w:val="1"/>
    <w:qFormat/>
    <w:uiPriority w:val="0"/>
    <w:pPr>
      <w:wordWrap w:val="0"/>
      <w:jc w:val="both"/>
    </w:pPr>
    <w:rPr>
      <w:rFonts w:ascii="Calibri" w:hAnsi="Calibri" w:eastAsia="宋体" w:cs="Times New Roman"/>
      <w:sz w:val="21"/>
      <w:lang w:val="en-US" w:eastAsia="zh-CN" w:bidi="ar-SA"/>
    </w:rPr>
  </w:style>
  <w:style w:type="paragraph" w:customStyle="1" w:styleId="462">
    <w:name w:val="目录 51"/>
    <w:next w:val="1"/>
    <w:qFormat/>
    <w:uiPriority w:val="0"/>
    <w:pPr>
      <w:wordWrap w:val="0"/>
      <w:ind w:left="1700"/>
      <w:jc w:val="both"/>
    </w:pPr>
    <w:rPr>
      <w:rFonts w:ascii="Calibri" w:hAnsi="Calibri" w:eastAsia="宋体" w:cs="Times New Roman"/>
      <w:sz w:val="21"/>
      <w:lang w:val="en-US" w:eastAsia="zh-CN" w:bidi="ar-SA"/>
    </w:rPr>
  </w:style>
  <w:style w:type="paragraph" w:customStyle="1" w:styleId="463">
    <w:name w:val="xl101"/>
    <w:basedOn w:val="1"/>
    <w:next w:val="431"/>
    <w:qFormat/>
    <w:uiPriority w:val="0"/>
    <w:pPr>
      <w:widowControl/>
      <w:spacing w:before="280" w:after="280"/>
    </w:pPr>
    <w:rPr>
      <w:rFonts w:ascii="宋体" w:hAnsi="Calibri"/>
      <w:kern w:val="0"/>
      <w:sz w:val="20"/>
      <w:szCs w:val="20"/>
    </w:rPr>
  </w:style>
  <w:style w:type="paragraph" w:customStyle="1" w:styleId="464">
    <w:name w:val="toc 75"/>
    <w:next w:val="1"/>
    <w:qFormat/>
    <w:uiPriority w:val="0"/>
    <w:pPr>
      <w:wordWrap w:val="0"/>
      <w:ind w:left="2550"/>
      <w:jc w:val="both"/>
    </w:pPr>
    <w:rPr>
      <w:rFonts w:ascii="Calibri" w:hAnsi="Calibri" w:eastAsia="宋体" w:cs="Times New Roman"/>
      <w:sz w:val="21"/>
      <w:lang w:val="en-US" w:eastAsia="zh-CN" w:bidi="ar-SA"/>
    </w:rPr>
  </w:style>
  <w:style w:type="paragraph" w:customStyle="1" w:styleId="465">
    <w:name w:val="toc 715"/>
    <w:next w:val="1"/>
    <w:qFormat/>
    <w:uiPriority w:val="0"/>
    <w:pPr>
      <w:wordWrap w:val="0"/>
      <w:ind w:left="2550"/>
      <w:jc w:val="both"/>
    </w:pPr>
    <w:rPr>
      <w:rFonts w:ascii="Calibri" w:hAnsi="Calibri" w:eastAsia="宋体" w:cs="Times New Roman"/>
      <w:sz w:val="21"/>
      <w:lang w:val="en-US" w:eastAsia="zh-CN" w:bidi="ar-SA"/>
    </w:rPr>
  </w:style>
  <w:style w:type="paragraph" w:styleId="466">
    <w:name w:val="Intense Quote"/>
    <w:next w:val="1"/>
    <w:link w:val="467"/>
    <w:qFormat/>
    <w:uiPriority w:val="0"/>
    <w:pPr>
      <w:wordWrap w:val="0"/>
      <w:spacing w:before="360" w:after="360"/>
      <w:ind w:left="950" w:right="950"/>
      <w:jc w:val="center"/>
    </w:pPr>
    <w:rPr>
      <w:rFonts w:ascii="Calibri" w:hAnsi="Calibri" w:eastAsia="宋体" w:cs="Times New Roman"/>
      <w:i/>
      <w:sz w:val="21"/>
      <w:lang w:val="en-US" w:eastAsia="zh-CN" w:bidi="ar-SA"/>
    </w:rPr>
  </w:style>
  <w:style w:type="character" w:customStyle="1" w:styleId="467">
    <w:name w:val="明显引用 字符"/>
    <w:basedOn w:val="46"/>
    <w:link w:val="466"/>
    <w:qFormat/>
    <w:uiPriority w:val="0"/>
    <w:rPr>
      <w:rFonts w:ascii="Calibri" w:hAnsi="Calibri"/>
      <w:i/>
      <w:sz w:val="21"/>
    </w:rPr>
  </w:style>
  <w:style w:type="paragraph" w:customStyle="1" w:styleId="468">
    <w:name w:val="Char Char Char Char Char Char Char"/>
    <w:basedOn w:val="1"/>
    <w:next w:val="452"/>
    <w:qFormat/>
    <w:uiPriority w:val="0"/>
    <w:pPr>
      <w:widowControl/>
      <w:spacing w:after="160" w:line="240" w:lineRule="exact"/>
    </w:pPr>
    <w:rPr>
      <w:rFonts w:hAnsi="Calibri"/>
      <w:kern w:val="0"/>
      <w:szCs w:val="20"/>
    </w:rPr>
  </w:style>
  <w:style w:type="paragraph" w:customStyle="1" w:styleId="469">
    <w:name w:val="toc 23"/>
    <w:next w:val="1"/>
    <w:qFormat/>
    <w:uiPriority w:val="0"/>
    <w:pPr>
      <w:wordWrap w:val="0"/>
      <w:ind w:left="425"/>
      <w:jc w:val="both"/>
    </w:pPr>
    <w:rPr>
      <w:rFonts w:ascii="Calibri" w:hAnsi="Calibri" w:eastAsia="宋体" w:cs="Times New Roman"/>
      <w:sz w:val="21"/>
      <w:lang w:val="en-US" w:eastAsia="zh-CN" w:bidi="ar-SA"/>
    </w:rPr>
  </w:style>
  <w:style w:type="paragraph" w:customStyle="1" w:styleId="470">
    <w:name w:val="目录 61"/>
    <w:next w:val="1"/>
    <w:qFormat/>
    <w:uiPriority w:val="0"/>
    <w:pPr>
      <w:wordWrap w:val="0"/>
      <w:ind w:left="2125"/>
      <w:jc w:val="both"/>
    </w:pPr>
    <w:rPr>
      <w:rFonts w:ascii="Calibri" w:hAnsi="Calibri" w:eastAsia="宋体" w:cs="Times New Roman"/>
      <w:sz w:val="21"/>
      <w:lang w:val="en-US" w:eastAsia="zh-CN" w:bidi="ar-SA"/>
    </w:rPr>
  </w:style>
  <w:style w:type="paragraph" w:customStyle="1" w:styleId="471">
    <w:name w:val="toc 97"/>
    <w:next w:val="1"/>
    <w:qFormat/>
    <w:uiPriority w:val="0"/>
    <w:pPr>
      <w:wordWrap w:val="0"/>
      <w:ind w:left="3400"/>
      <w:jc w:val="both"/>
    </w:pPr>
    <w:rPr>
      <w:rFonts w:ascii="Calibri" w:hAnsi="Calibri" w:eastAsia="宋体" w:cs="Times New Roman"/>
      <w:sz w:val="21"/>
      <w:lang w:val="en-US" w:eastAsia="zh-CN" w:bidi="ar-SA"/>
    </w:rPr>
  </w:style>
  <w:style w:type="paragraph" w:customStyle="1" w:styleId="472">
    <w:name w:val="toc 74"/>
    <w:next w:val="1"/>
    <w:qFormat/>
    <w:uiPriority w:val="0"/>
    <w:pPr>
      <w:wordWrap w:val="0"/>
      <w:ind w:left="2550"/>
      <w:jc w:val="both"/>
    </w:pPr>
    <w:rPr>
      <w:rFonts w:ascii="Calibri" w:hAnsi="Calibri" w:eastAsia="宋体" w:cs="Times New Roman"/>
      <w:sz w:val="21"/>
      <w:lang w:val="en-US" w:eastAsia="zh-CN" w:bidi="ar-SA"/>
    </w:rPr>
  </w:style>
  <w:style w:type="paragraph" w:customStyle="1" w:styleId="473">
    <w:name w:val="xl64"/>
    <w:basedOn w:val="1"/>
    <w:next w:val="448"/>
    <w:qFormat/>
    <w:uiPriority w:val="0"/>
    <w:pPr>
      <w:widowControl/>
      <w:shd w:val="clear" w:color="000000" w:fill="FFFFFF"/>
      <w:spacing w:before="280" w:after="280"/>
    </w:pPr>
    <w:rPr>
      <w:rFonts w:ascii="宋体" w:hAnsi="Calibri"/>
      <w:kern w:val="0"/>
      <w:sz w:val="20"/>
      <w:szCs w:val="20"/>
    </w:rPr>
  </w:style>
  <w:style w:type="paragraph" w:customStyle="1" w:styleId="474">
    <w:name w:val="xl82"/>
    <w:basedOn w:val="1"/>
    <w:next w:val="293"/>
    <w:qFormat/>
    <w:uiPriority w:val="0"/>
    <w:pPr>
      <w:widowControl/>
      <w:shd w:val="clear" w:color="000000" w:fill="FFFFFF"/>
      <w:spacing w:before="280" w:after="280"/>
    </w:pPr>
    <w:rPr>
      <w:rFonts w:ascii="宋体" w:hAnsi="Calibri"/>
      <w:kern w:val="0"/>
      <w:sz w:val="20"/>
      <w:szCs w:val="20"/>
    </w:rPr>
  </w:style>
  <w:style w:type="paragraph" w:customStyle="1" w:styleId="475">
    <w:name w:val="toc 32"/>
    <w:next w:val="1"/>
    <w:qFormat/>
    <w:uiPriority w:val="0"/>
    <w:pPr>
      <w:wordWrap w:val="0"/>
      <w:ind w:left="850"/>
      <w:jc w:val="both"/>
    </w:pPr>
    <w:rPr>
      <w:rFonts w:ascii="Calibri" w:hAnsi="Calibri" w:eastAsia="宋体" w:cs="Times New Roman"/>
      <w:sz w:val="21"/>
      <w:lang w:val="en-US" w:eastAsia="zh-CN" w:bidi="ar-SA"/>
    </w:rPr>
  </w:style>
  <w:style w:type="paragraph" w:customStyle="1" w:styleId="476">
    <w:name w:val="xl77"/>
    <w:basedOn w:val="1"/>
    <w:next w:val="441"/>
    <w:qFormat/>
    <w:uiPriority w:val="0"/>
    <w:pPr>
      <w:widowControl/>
      <w:shd w:val="clear" w:color="000000" w:fill="FFFFFF"/>
      <w:spacing w:before="280" w:after="280"/>
      <w:jc w:val="center"/>
    </w:pPr>
    <w:rPr>
      <w:rFonts w:ascii="宋体" w:hAnsi="Calibri"/>
      <w:kern w:val="0"/>
      <w:sz w:val="20"/>
      <w:szCs w:val="20"/>
    </w:rPr>
  </w:style>
  <w:style w:type="character" w:customStyle="1" w:styleId="477">
    <w:name w:val="正文缩进 Char1"/>
    <w:qFormat/>
    <w:uiPriority w:val="0"/>
    <w:rPr>
      <w:rFonts w:eastAsia="宋体"/>
      <w:kern w:val="2"/>
      <w:sz w:val="21"/>
      <w:lang w:val="en-US" w:eastAsia="zh-CN" w:bidi="ar-SA"/>
    </w:rPr>
  </w:style>
  <w:style w:type="character" w:customStyle="1" w:styleId="478">
    <w:name w:val="fielderror"/>
    <w:basedOn w:val="46"/>
    <w:qFormat/>
    <w:uiPriority w:val="0"/>
    <w:rPr>
      <w:color w:val="800000"/>
    </w:rPr>
  </w:style>
  <w:style w:type="character" w:customStyle="1" w:styleId="479">
    <w:name w:val="hilite6"/>
    <w:basedOn w:val="46"/>
    <w:qFormat/>
    <w:uiPriority w:val="0"/>
    <w:rPr>
      <w:color w:val="000000"/>
    </w:rPr>
  </w:style>
  <w:style w:type="character" w:customStyle="1" w:styleId="480">
    <w:name w:val="active6"/>
    <w:basedOn w:val="46"/>
    <w:qFormat/>
    <w:uiPriority w:val="0"/>
    <w:rPr>
      <w:color w:val="FFFFFF"/>
    </w:rPr>
  </w:style>
  <w:style w:type="character" w:customStyle="1" w:styleId="481">
    <w:name w:val="inline-help"/>
    <w:basedOn w:val="46"/>
    <w:qFormat/>
    <w:uiPriority w:val="0"/>
  </w:style>
  <w:style w:type="character" w:customStyle="1" w:styleId="482">
    <w:name w:val="active"/>
    <w:basedOn w:val="46"/>
    <w:qFormat/>
    <w:uiPriority w:val="0"/>
    <w:rPr>
      <w:color w:val="FFFFFF"/>
    </w:rPr>
  </w:style>
  <w:style w:type="character" w:customStyle="1" w:styleId="483">
    <w:name w:val="未处理的提及1"/>
    <w:basedOn w:val="46"/>
    <w:semiHidden/>
    <w:unhideWhenUsed/>
    <w:qFormat/>
    <w:uiPriority w:val="99"/>
    <w:rPr>
      <w:color w:val="605E5C"/>
      <w:shd w:val="clear" w:color="auto" w:fill="E1DFDD"/>
    </w:rPr>
  </w:style>
  <w:style w:type="paragraph" w:customStyle="1" w:styleId="484">
    <w:name w:val="修订2"/>
    <w:hidden/>
    <w:semiHidden/>
    <w:qFormat/>
    <w:uiPriority w:val="99"/>
    <w:rPr>
      <w:rFonts w:ascii="Times New Roman" w:hAnsi="Times New Roman" w:eastAsia="宋体" w:cs="Times New Roman"/>
      <w:kern w:val="2"/>
      <w:sz w:val="21"/>
      <w:szCs w:val="24"/>
      <w:lang w:val="en-US" w:eastAsia="zh-CN" w:bidi="ar-SA"/>
    </w:rPr>
  </w:style>
  <w:style w:type="character" w:customStyle="1" w:styleId="485">
    <w:name w:val="hover1"/>
    <w:basedOn w:val="46"/>
    <w:uiPriority w:val="0"/>
    <w:rPr>
      <w:color w:val="2590EB"/>
    </w:rPr>
  </w:style>
  <w:style w:type="character" w:customStyle="1" w:styleId="486">
    <w:name w:val="hover2"/>
    <w:basedOn w:val="46"/>
    <w:uiPriority w:val="0"/>
    <w:rPr>
      <w:color w:val="2590EB"/>
    </w:rPr>
  </w:style>
  <w:style w:type="character" w:customStyle="1" w:styleId="487">
    <w:name w:val="hover3"/>
    <w:basedOn w:val="46"/>
    <w:uiPriority w:val="0"/>
    <w:rPr>
      <w:bdr w:val="none" w:color="AFD1EE" w:sz="0" w:space="0"/>
    </w:rPr>
  </w:style>
  <w:style w:type="character" w:customStyle="1" w:styleId="488">
    <w:name w:val="hover4"/>
    <w:basedOn w:val="46"/>
    <w:uiPriority w:val="0"/>
    <w:rPr>
      <w:color w:val="2590EB"/>
      <w:shd w:val="clear" w:fill="E9F4FD"/>
    </w:rPr>
  </w:style>
  <w:style w:type="character" w:customStyle="1" w:styleId="489">
    <w:name w:val="mini-outputtext1"/>
    <w:basedOn w:val="46"/>
    <w:uiPriority w:val="0"/>
  </w:style>
  <w:style w:type="character" w:customStyle="1" w:styleId="490">
    <w:name w:val="hover"/>
    <w:basedOn w:val="46"/>
    <w:uiPriority w:val="0"/>
    <w:rPr>
      <w:color w:val="2590EB"/>
      <w:shd w:val="clear" w:fill="E9F4FD"/>
    </w:rPr>
  </w:style>
  <w:style w:type="paragraph" w:customStyle="1" w:styleId="491">
    <w:name w:val="表格文字"/>
    <w:basedOn w:val="1"/>
    <w:qFormat/>
    <w:uiPriority w:val="99"/>
    <w:pPr>
      <w:spacing w:before="25" w:after="25"/>
    </w:pPr>
    <w:rPr>
      <w:spacing w:val="10"/>
      <w:sz w:val="24"/>
    </w:rPr>
  </w:style>
</w:styles>
</file>

<file path=word/_rels/comments.xml.rels><?xml version="1.0" encoding="UTF-8" standalone="yes"?>
<Relationships xmlns="http://schemas.openxmlformats.org/package/2006/relationships"><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85A8C1-72DB-4217-B2D2-8AFEA9CC8305}">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56</Pages>
  <Words>46533</Words>
  <Characters>50198</Characters>
  <Lines>347</Lines>
  <Paragraphs>97</Paragraphs>
  <TotalTime>1</TotalTime>
  <ScaleCrop>false</ScaleCrop>
  <LinksUpToDate>false</LinksUpToDate>
  <CharactersWithSpaces>57175</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2022-04-25T08:36:00Z</dcterms:created>
  <dc:creator>thsware</dc:creator>
  <cp:lastModifiedBy>王秀子</cp:lastModifiedBy>
  <cp:lastPrinted>2021-05-16T11:04:00Z</cp:lastPrinted>
  <dcterms:modified xsi:type="dcterms:W3CDTF">2023-06-27T13:53:18Z</dcterms:modified>
  <dc:title>招  标　文　件</dc:title>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D44CAC78679F46D5B1B8244ACDA1C32C_13</vt:lpwstr>
  </property>
</Properties>
</file>